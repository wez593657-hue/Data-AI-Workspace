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7B3E2">
      <w:pPr>
        <w:spacing w:line="360" w:lineRule="auto"/>
        <w:rPr>
          <w:rFonts w:hint="default" w:ascii="仿宋" w:hAnsi="仿宋" w:eastAsia="仿宋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/>
          <w:sz w:val="24"/>
          <w:szCs w:val="24"/>
          <w:lang w:val="en-US" w:eastAsia="zh-CN"/>
        </w:rPr>
        <w:t>客户等级表</w:t>
      </w:r>
    </w:p>
    <w:tbl>
      <w:tblPr>
        <w:tblStyle w:val="5"/>
        <w:tblW w:w="86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5"/>
        <w:gridCol w:w="1720"/>
        <w:gridCol w:w="1450"/>
        <w:gridCol w:w="1820"/>
        <w:gridCol w:w="1500"/>
      </w:tblGrid>
      <w:tr w14:paraId="3BBC5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0" w:author="wanao" w:date="2026-07-08T09:43:05Z"/>
        </w:trPr>
        <w:tc>
          <w:tcPr>
            <w:tcW w:w="2195" w:type="dxa"/>
            <w:shd w:val="clear" w:color="auto" w:fill="F1F1F1" w:themeFill="background1" w:themeFillShade="F2"/>
            <w:vAlign w:val="center"/>
          </w:tcPr>
          <w:p w14:paraId="77D67BE2">
            <w:pPr>
              <w:spacing w:line="360" w:lineRule="auto"/>
              <w:jc w:val="center"/>
              <w:rPr>
                <w:ins w:id="1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上月客户AUM月日均</w:t>
            </w:r>
          </w:p>
        </w:tc>
        <w:tc>
          <w:tcPr>
            <w:tcW w:w="1720" w:type="dxa"/>
            <w:shd w:val="clear" w:color="auto" w:fill="F1F1F1" w:themeFill="background1" w:themeFillShade="F2"/>
            <w:vAlign w:val="center"/>
          </w:tcPr>
          <w:p w14:paraId="24BE544B">
            <w:pPr>
              <w:spacing w:line="360" w:lineRule="auto"/>
              <w:jc w:val="center"/>
              <w:rPr>
                <w:ins w:id="2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客户AUM等级</w:t>
            </w:r>
          </w:p>
        </w:tc>
        <w:tc>
          <w:tcPr>
            <w:tcW w:w="1450" w:type="dxa"/>
            <w:shd w:val="clear" w:color="auto" w:fill="F1F1F1" w:themeFill="background1" w:themeFillShade="F2"/>
            <w:vAlign w:val="center"/>
          </w:tcPr>
          <w:p w14:paraId="1F510403">
            <w:pPr>
              <w:spacing w:line="360" w:lineRule="auto"/>
              <w:jc w:val="center"/>
              <w:rPr>
                <w:ins w:id="3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客户AUM等级码值</w:t>
            </w:r>
          </w:p>
        </w:tc>
        <w:tc>
          <w:tcPr>
            <w:tcW w:w="1820" w:type="dxa"/>
            <w:shd w:val="clear" w:color="auto" w:fill="F1F1F1" w:themeFill="background1" w:themeFillShade="F2"/>
            <w:vAlign w:val="center"/>
          </w:tcPr>
          <w:p w14:paraId="223D9848">
            <w:pPr>
              <w:spacing w:line="360" w:lineRule="auto"/>
              <w:jc w:val="center"/>
              <w:rPr>
                <w:ins w:id="4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客户等级</w:t>
            </w:r>
          </w:p>
        </w:tc>
        <w:tc>
          <w:tcPr>
            <w:tcW w:w="1500" w:type="dxa"/>
            <w:shd w:val="clear" w:color="auto" w:fill="F1F1F1" w:themeFill="background1" w:themeFillShade="F2"/>
            <w:vAlign w:val="center"/>
          </w:tcPr>
          <w:p w14:paraId="10B8EE2C">
            <w:pPr>
              <w:spacing w:line="360" w:lineRule="auto"/>
              <w:jc w:val="center"/>
              <w:rPr>
                <w:ins w:id="5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客户等级编码</w:t>
            </w:r>
          </w:p>
        </w:tc>
      </w:tr>
      <w:tr w14:paraId="0D94E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5" w:type="dxa"/>
            <w:vAlign w:val="center"/>
          </w:tcPr>
          <w:p w14:paraId="43FF3AD9">
            <w:pPr>
              <w:spacing w:line="360" w:lineRule="auto"/>
              <w:jc w:val="center"/>
              <w:rPr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1720" w:type="dxa"/>
            <w:vAlign w:val="center"/>
          </w:tcPr>
          <w:p w14:paraId="373C69E6">
            <w:pPr>
              <w:spacing w:line="360" w:lineRule="auto"/>
              <w:jc w:val="center"/>
              <w:rPr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睡眠户</w:t>
            </w:r>
          </w:p>
        </w:tc>
        <w:tc>
          <w:tcPr>
            <w:tcW w:w="1450" w:type="dxa"/>
            <w:vAlign w:val="center"/>
          </w:tcPr>
          <w:p w14:paraId="5D26CC88">
            <w:pPr>
              <w:spacing w:line="360" w:lineRule="auto"/>
              <w:jc w:val="center"/>
              <w:rPr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1820" w:type="dxa"/>
            <w:vAlign w:val="center"/>
          </w:tcPr>
          <w:p w14:paraId="10FFCB88">
            <w:pPr>
              <w:spacing w:line="360" w:lineRule="auto"/>
              <w:jc w:val="center"/>
              <w:rPr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睡眠户</w:t>
            </w:r>
          </w:p>
        </w:tc>
        <w:tc>
          <w:tcPr>
            <w:tcW w:w="1500" w:type="dxa"/>
            <w:vAlign w:val="center"/>
          </w:tcPr>
          <w:p w14:paraId="6A789EB8">
            <w:pPr>
              <w:spacing w:line="360" w:lineRule="auto"/>
              <w:jc w:val="center"/>
              <w:rPr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540AD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6" w:author="wanao" w:date="2026-07-08T09:43:05Z"/>
        </w:trPr>
        <w:tc>
          <w:tcPr>
            <w:tcW w:w="2195" w:type="dxa"/>
            <w:vAlign w:val="center"/>
          </w:tcPr>
          <w:p w14:paraId="63B236E3">
            <w:pPr>
              <w:spacing w:line="360" w:lineRule="auto"/>
              <w:jc w:val="center"/>
              <w:rPr>
                <w:ins w:id="7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0-1万</w:t>
            </w:r>
          </w:p>
        </w:tc>
        <w:tc>
          <w:tcPr>
            <w:tcW w:w="1720" w:type="dxa"/>
            <w:vAlign w:val="center"/>
          </w:tcPr>
          <w:p w14:paraId="013DC96C">
            <w:pPr>
              <w:spacing w:line="360" w:lineRule="auto"/>
              <w:jc w:val="center"/>
              <w:rPr>
                <w:ins w:id="8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一级</w:t>
            </w:r>
          </w:p>
        </w:tc>
        <w:tc>
          <w:tcPr>
            <w:tcW w:w="1450" w:type="dxa"/>
            <w:vAlign w:val="center"/>
          </w:tcPr>
          <w:p w14:paraId="7349F5F1">
            <w:pPr>
              <w:spacing w:line="360" w:lineRule="auto"/>
              <w:jc w:val="center"/>
              <w:rPr>
                <w:ins w:id="9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</w:t>
            </w:r>
          </w:p>
        </w:tc>
        <w:tc>
          <w:tcPr>
            <w:tcW w:w="1820" w:type="dxa"/>
            <w:vAlign w:val="center"/>
          </w:tcPr>
          <w:p w14:paraId="1D34E03C">
            <w:pPr>
              <w:spacing w:line="360" w:lineRule="auto"/>
              <w:jc w:val="center"/>
              <w:rPr>
                <w:ins w:id="10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大众</w:t>
            </w:r>
          </w:p>
        </w:tc>
        <w:tc>
          <w:tcPr>
            <w:tcW w:w="1500" w:type="dxa"/>
            <w:vAlign w:val="center"/>
          </w:tcPr>
          <w:p w14:paraId="4B9121E8">
            <w:pPr>
              <w:spacing w:line="360" w:lineRule="auto"/>
              <w:jc w:val="center"/>
              <w:rPr>
                <w:ins w:id="11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48719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12" w:author="wanao" w:date="2026-07-08T09:43:05Z"/>
        </w:trPr>
        <w:tc>
          <w:tcPr>
            <w:tcW w:w="2195" w:type="dxa"/>
            <w:vAlign w:val="center"/>
          </w:tcPr>
          <w:p w14:paraId="316143A8">
            <w:pPr>
              <w:spacing w:line="360" w:lineRule="auto"/>
              <w:jc w:val="center"/>
              <w:rPr>
                <w:ins w:id="13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1万-3万</w:t>
            </w:r>
          </w:p>
        </w:tc>
        <w:tc>
          <w:tcPr>
            <w:tcW w:w="1720" w:type="dxa"/>
            <w:vAlign w:val="center"/>
          </w:tcPr>
          <w:p w14:paraId="6143D31E">
            <w:pPr>
              <w:spacing w:line="360" w:lineRule="auto"/>
              <w:jc w:val="center"/>
              <w:rPr>
                <w:ins w:id="14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二级</w:t>
            </w:r>
          </w:p>
        </w:tc>
        <w:tc>
          <w:tcPr>
            <w:tcW w:w="1450" w:type="dxa"/>
            <w:vAlign w:val="center"/>
          </w:tcPr>
          <w:p w14:paraId="3DA8D85F">
            <w:pPr>
              <w:spacing w:line="360" w:lineRule="auto"/>
              <w:jc w:val="center"/>
              <w:rPr>
                <w:ins w:id="15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02</w:t>
            </w:r>
          </w:p>
        </w:tc>
        <w:tc>
          <w:tcPr>
            <w:tcW w:w="1820" w:type="dxa"/>
            <w:vAlign w:val="center"/>
          </w:tcPr>
          <w:p w14:paraId="441E28AE">
            <w:pPr>
              <w:spacing w:line="360" w:lineRule="auto"/>
              <w:jc w:val="center"/>
              <w:rPr>
                <w:ins w:id="16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潜力</w:t>
            </w:r>
          </w:p>
        </w:tc>
        <w:tc>
          <w:tcPr>
            <w:tcW w:w="1500" w:type="dxa"/>
            <w:vAlign w:val="center"/>
          </w:tcPr>
          <w:p w14:paraId="28E82420">
            <w:pPr>
              <w:spacing w:line="360" w:lineRule="auto"/>
              <w:jc w:val="center"/>
              <w:rPr>
                <w:ins w:id="17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47933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18" w:author="wanao" w:date="2026-07-08T09:43:05Z"/>
        </w:trPr>
        <w:tc>
          <w:tcPr>
            <w:tcW w:w="2195" w:type="dxa"/>
            <w:vAlign w:val="center"/>
          </w:tcPr>
          <w:p w14:paraId="1DB2B029">
            <w:pPr>
              <w:spacing w:line="360" w:lineRule="auto"/>
              <w:jc w:val="center"/>
              <w:rPr>
                <w:ins w:id="19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3万-5万</w:t>
            </w:r>
          </w:p>
        </w:tc>
        <w:tc>
          <w:tcPr>
            <w:tcW w:w="1720" w:type="dxa"/>
            <w:vAlign w:val="center"/>
          </w:tcPr>
          <w:p w14:paraId="3D62A553">
            <w:pPr>
              <w:spacing w:line="360" w:lineRule="auto"/>
              <w:jc w:val="center"/>
              <w:rPr>
                <w:ins w:id="20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三级</w:t>
            </w:r>
          </w:p>
        </w:tc>
        <w:tc>
          <w:tcPr>
            <w:tcW w:w="1450" w:type="dxa"/>
            <w:vAlign w:val="center"/>
          </w:tcPr>
          <w:p w14:paraId="26A15612">
            <w:pPr>
              <w:spacing w:line="360" w:lineRule="auto"/>
              <w:jc w:val="center"/>
              <w:rPr>
                <w:ins w:id="21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03</w:t>
            </w:r>
          </w:p>
        </w:tc>
        <w:tc>
          <w:tcPr>
            <w:tcW w:w="1820" w:type="dxa"/>
            <w:vAlign w:val="center"/>
          </w:tcPr>
          <w:p w14:paraId="26E48C96">
            <w:pPr>
              <w:spacing w:line="360" w:lineRule="auto"/>
              <w:jc w:val="center"/>
              <w:rPr>
                <w:ins w:id="22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潜力</w:t>
            </w:r>
          </w:p>
        </w:tc>
        <w:tc>
          <w:tcPr>
            <w:tcW w:w="1500" w:type="dxa"/>
            <w:vAlign w:val="center"/>
          </w:tcPr>
          <w:p w14:paraId="679B85A3">
            <w:pPr>
              <w:spacing w:line="360" w:lineRule="auto"/>
              <w:jc w:val="center"/>
              <w:rPr>
                <w:ins w:id="23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6111B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24" w:author="wanao" w:date="2026-07-08T09:43:05Z"/>
        </w:trPr>
        <w:tc>
          <w:tcPr>
            <w:tcW w:w="2195" w:type="dxa"/>
            <w:vAlign w:val="center"/>
          </w:tcPr>
          <w:p w14:paraId="51D01EBE">
            <w:pPr>
              <w:spacing w:line="360" w:lineRule="auto"/>
              <w:jc w:val="center"/>
              <w:rPr>
                <w:ins w:id="25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5万-10万</w:t>
            </w:r>
          </w:p>
        </w:tc>
        <w:tc>
          <w:tcPr>
            <w:tcW w:w="1720" w:type="dxa"/>
            <w:vAlign w:val="center"/>
          </w:tcPr>
          <w:p w14:paraId="6F2FD704">
            <w:pPr>
              <w:spacing w:line="360" w:lineRule="auto"/>
              <w:jc w:val="center"/>
              <w:rPr>
                <w:ins w:id="26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四级</w:t>
            </w:r>
          </w:p>
        </w:tc>
        <w:tc>
          <w:tcPr>
            <w:tcW w:w="1450" w:type="dxa"/>
            <w:vAlign w:val="center"/>
          </w:tcPr>
          <w:p w14:paraId="16F8AC1E">
            <w:pPr>
              <w:spacing w:line="360" w:lineRule="auto"/>
              <w:jc w:val="center"/>
              <w:rPr>
                <w:ins w:id="27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04</w:t>
            </w:r>
          </w:p>
        </w:tc>
        <w:tc>
          <w:tcPr>
            <w:tcW w:w="1820" w:type="dxa"/>
            <w:vAlign w:val="center"/>
          </w:tcPr>
          <w:p w14:paraId="27A55C92">
            <w:pPr>
              <w:spacing w:line="360" w:lineRule="auto"/>
              <w:jc w:val="center"/>
              <w:rPr>
                <w:ins w:id="28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优质</w:t>
            </w:r>
          </w:p>
        </w:tc>
        <w:tc>
          <w:tcPr>
            <w:tcW w:w="1500" w:type="dxa"/>
            <w:vAlign w:val="center"/>
          </w:tcPr>
          <w:p w14:paraId="25B15268">
            <w:pPr>
              <w:spacing w:line="360" w:lineRule="auto"/>
              <w:jc w:val="center"/>
              <w:rPr>
                <w:ins w:id="29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1B617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30" w:author="wanao" w:date="2026-07-08T09:43:05Z"/>
        </w:trPr>
        <w:tc>
          <w:tcPr>
            <w:tcW w:w="2195" w:type="dxa"/>
            <w:vAlign w:val="center"/>
          </w:tcPr>
          <w:p w14:paraId="3574C779">
            <w:pPr>
              <w:spacing w:line="360" w:lineRule="auto"/>
              <w:jc w:val="center"/>
              <w:rPr>
                <w:ins w:id="31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10万-20万</w:t>
            </w:r>
          </w:p>
        </w:tc>
        <w:tc>
          <w:tcPr>
            <w:tcW w:w="1720" w:type="dxa"/>
            <w:vAlign w:val="center"/>
          </w:tcPr>
          <w:p w14:paraId="3A28437C">
            <w:pPr>
              <w:spacing w:line="360" w:lineRule="auto"/>
              <w:jc w:val="center"/>
              <w:rPr>
                <w:ins w:id="32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五级</w:t>
            </w:r>
          </w:p>
        </w:tc>
        <w:tc>
          <w:tcPr>
            <w:tcW w:w="1450" w:type="dxa"/>
            <w:vAlign w:val="center"/>
          </w:tcPr>
          <w:p w14:paraId="5627E5D5">
            <w:pPr>
              <w:spacing w:line="360" w:lineRule="auto"/>
              <w:jc w:val="center"/>
              <w:rPr>
                <w:ins w:id="33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05</w:t>
            </w:r>
          </w:p>
        </w:tc>
        <w:tc>
          <w:tcPr>
            <w:tcW w:w="1820" w:type="dxa"/>
            <w:vAlign w:val="center"/>
          </w:tcPr>
          <w:p w14:paraId="58861B8F">
            <w:pPr>
              <w:spacing w:line="360" w:lineRule="auto"/>
              <w:jc w:val="center"/>
              <w:rPr>
                <w:ins w:id="34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优质</w:t>
            </w:r>
          </w:p>
        </w:tc>
        <w:tc>
          <w:tcPr>
            <w:tcW w:w="1500" w:type="dxa"/>
            <w:vAlign w:val="center"/>
          </w:tcPr>
          <w:p w14:paraId="2871FA36">
            <w:pPr>
              <w:spacing w:line="360" w:lineRule="auto"/>
              <w:jc w:val="center"/>
              <w:rPr>
                <w:ins w:id="35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7791B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36" w:author="wanao" w:date="2026-07-08T09:43:05Z"/>
        </w:trPr>
        <w:tc>
          <w:tcPr>
            <w:tcW w:w="2195" w:type="dxa"/>
            <w:vAlign w:val="center"/>
          </w:tcPr>
          <w:p w14:paraId="605AA532">
            <w:pPr>
              <w:spacing w:line="360" w:lineRule="auto"/>
              <w:jc w:val="center"/>
              <w:rPr>
                <w:ins w:id="37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20万-30万</w:t>
            </w:r>
          </w:p>
        </w:tc>
        <w:tc>
          <w:tcPr>
            <w:tcW w:w="1720" w:type="dxa"/>
            <w:vAlign w:val="center"/>
          </w:tcPr>
          <w:p w14:paraId="30692FE8">
            <w:pPr>
              <w:spacing w:line="360" w:lineRule="auto"/>
              <w:jc w:val="center"/>
              <w:rPr>
                <w:ins w:id="38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六级</w:t>
            </w:r>
          </w:p>
        </w:tc>
        <w:tc>
          <w:tcPr>
            <w:tcW w:w="1450" w:type="dxa"/>
            <w:vAlign w:val="center"/>
          </w:tcPr>
          <w:p w14:paraId="793D72BB">
            <w:pPr>
              <w:spacing w:line="360" w:lineRule="auto"/>
              <w:jc w:val="center"/>
              <w:rPr>
                <w:ins w:id="39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06</w:t>
            </w:r>
          </w:p>
        </w:tc>
        <w:tc>
          <w:tcPr>
            <w:tcW w:w="1820" w:type="dxa"/>
            <w:vAlign w:val="center"/>
          </w:tcPr>
          <w:p w14:paraId="7B484203">
            <w:pPr>
              <w:spacing w:line="360" w:lineRule="auto"/>
              <w:jc w:val="center"/>
              <w:rPr>
                <w:ins w:id="40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优质</w:t>
            </w:r>
          </w:p>
        </w:tc>
        <w:tc>
          <w:tcPr>
            <w:tcW w:w="1500" w:type="dxa"/>
            <w:vAlign w:val="center"/>
          </w:tcPr>
          <w:p w14:paraId="1EA317BB">
            <w:pPr>
              <w:spacing w:line="360" w:lineRule="auto"/>
              <w:jc w:val="center"/>
              <w:rPr>
                <w:ins w:id="41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0B8F4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42" w:author="wanao" w:date="2026-07-08T09:43:05Z"/>
        </w:trPr>
        <w:tc>
          <w:tcPr>
            <w:tcW w:w="2195" w:type="dxa"/>
            <w:vAlign w:val="center"/>
          </w:tcPr>
          <w:p w14:paraId="3089ABFC">
            <w:pPr>
              <w:spacing w:line="360" w:lineRule="auto"/>
              <w:jc w:val="center"/>
              <w:rPr>
                <w:ins w:id="43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30万-50万</w:t>
            </w:r>
          </w:p>
        </w:tc>
        <w:tc>
          <w:tcPr>
            <w:tcW w:w="1720" w:type="dxa"/>
            <w:vAlign w:val="center"/>
          </w:tcPr>
          <w:p w14:paraId="6B9E8834">
            <w:pPr>
              <w:spacing w:line="360" w:lineRule="auto"/>
              <w:jc w:val="center"/>
              <w:rPr>
                <w:ins w:id="44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七级</w:t>
            </w:r>
          </w:p>
        </w:tc>
        <w:tc>
          <w:tcPr>
            <w:tcW w:w="1450" w:type="dxa"/>
            <w:vAlign w:val="center"/>
          </w:tcPr>
          <w:p w14:paraId="0630DAD9">
            <w:pPr>
              <w:spacing w:line="360" w:lineRule="auto"/>
              <w:jc w:val="center"/>
              <w:rPr>
                <w:ins w:id="45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07</w:t>
            </w:r>
          </w:p>
        </w:tc>
        <w:tc>
          <w:tcPr>
            <w:tcW w:w="1820" w:type="dxa"/>
            <w:vAlign w:val="center"/>
          </w:tcPr>
          <w:p w14:paraId="2A0E0067">
            <w:pPr>
              <w:spacing w:line="360" w:lineRule="auto"/>
              <w:jc w:val="center"/>
              <w:rPr>
                <w:ins w:id="46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财富1</w:t>
            </w:r>
          </w:p>
        </w:tc>
        <w:tc>
          <w:tcPr>
            <w:tcW w:w="1500" w:type="dxa"/>
            <w:vAlign w:val="center"/>
          </w:tcPr>
          <w:p w14:paraId="6AA2A6A6">
            <w:pPr>
              <w:spacing w:line="360" w:lineRule="auto"/>
              <w:jc w:val="center"/>
              <w:rPr>
                <w:ins w:id="47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2EE9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48" w:author="wanao" w:date="2026-07-08T09:43:05Z"/>
        </w:trPr>
        <w:tc>
          <w:tcPr>
            <w:tcW w:w="2195" w:type="dxa"/>
            <w:vAlign w:val="center"/>
          </w:tcPr>
          <w:p w14:paraId="0AD0CE3C">
            <w:pPr>
              <w:spacing w:line="360" w:lineRule="auto"/>
              <w:jc w:val="center"/>
              <w:rPr>
                <w:ins w:id="49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50万-100万</w:t>
            </w:r>
          </w:p>
        </w:tc>
        <w:tc>
          <w:tcPr>
            <w:tcW w:w="1720" w:type="dxa"/>
            <w:vAlign w:val="center"/>
          </w:tcPr>
          <w:p w14:paraId="0AE380F0">
            <w:pPr>
              <w:spacing w:line="360" w:lineRule="auto"/>
              <w:jc w:val="center"/>
              <w:rPr>
                <w:ins w:id="50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八级</w:t>
            </w:r>
          </w:p>
        </w:tc>
        <w:tc>
          <w:tcPr>
            <w:tcW w:w="1450" w:type="dxa"/>
            <w:vAlign w:val="center"/>
          </w:tcPr>
          <w:p w14:paraId="1BAD0D8E">
            <w:pPr>
              <w:spacing w:line="360" w:lineRule="auto"/>
              <w:jc w:val="center"/>
              <w:rPr>
                <w:ins w:id="51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08</w:t>
            </w:r>
          </w:p>
        </w:tc>
        <w:tc>
          <w:tcPr>
            <w:tcW w:w="1820" w:type="dxa"/>
            <w:vAlign w:val="center"/>
          </w:tcPr>
          <w:p w14:paraId="4EA5AB2C">
            <w:pPr>
              <w:spacing w:line="360" w:lineRule="auto"/>
              <w:jc w:val="center"/>
              <w:rPr>
                <w:ins w:id="52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财富2</w:t>
            </w:r>
          </w:p>
        </w:tc>
        <w:tc>
          <w:tcPr>
            <w:tcW w:w="1500" w:type="dxa"/>
            <w:vAlign w:val="center"/>
          </w:tcPr>
          <w:p w14:paraId="3A3C1E8F">
            <w:pPr>
              <w:spacing w:line="360" w:lineRule="auto"/>
              <w:jc w:val="center"/>
              <w:rPr>
                <w:ins w:id="53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37469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54" w:author="wanao" w:date="2026-07-08T09:43:05Z"/>
        </w:trPr>
        <w:tc>
          <w:tcPr>
            <w:tcW w:w="2195" w:type="dxa"/>
            <w:vAlign w:val="center"/>
          </w:tcPr>
          <w:p w14:paraId="4E9F2935">
            <w:pPr>
              <w:spacing w:line="360" w:lineRule="auto"/>
              <w:jc w:val="center"/>
              <w:rPr>
                <w:ins w:id="55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100万-300万</w:t>
            </w:r>
          </w:p>
        </w:tc>
        <w:tc>
          <w:tcPr>
            <w:tcW w:w="1720" w:type="dxa"/>
            <w:vAlign w:val="center"/>
          </w:tcPr>
          <w:p w14:paraId="2AF6D630">
            <w:pPr>
              <w:spacing w:line="360" w:lineRule="auto"/>
              <w:jc w:val="center"/>
              <w:rPr>
                <w:ins w:id="56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九级</w:t>
            </w:r>
          </w:p>
        </w:tc>
        <w:tc>
          <w:tcPr>
            <w:tcW w:w="1450" w:type="dxa"/>
            <w:vAlign w:val="center"/>
          </w:tcPr>
          <w:p w14:paraId="79355716">
            <w:pPr>
              <w:spacing w:line="360" w:lineRule="auto"/>
              <w:jc w:val="center"/>
              <w:rPr>
                <w:ins w:id="57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09</w:t>
            </w:r>
          </w:p>
        </w:tc>
        <w:tc>
          <w:tcPr>
            <w:tcW w:w="1820" w:type="dxa"/>
            <w:vAlign w:val="center"/>
          </w:tcPr>
          <w:p w14:paraId="79F5276E">
            <w:pPr>
              <w:spacing w:line="360" w:lineRule="auto"/>
              <w:jc w:val="center"/>
              <w:rPr>
                <w:ins w:id="58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贵宾</w:t>
            </w:r>
          </w:p>
        </w:tc>
        <w:tc>
          <w:tcPr>
            <w:tcW w:w="1500" w:type="dxa"/>
            <w:vAlign w:val="center"/>
          </w:tcPr>
          <w:p w14:paraId="1DAF265D">
            <w:pPr>
              <w:spacing w:line="360" w:lineRule="auto"/>
              <w:jc w:val="center"/>
              <w:rPr>
                <w:ins w:id="59" w:author="wanao" w:date="2026-07-08T09:43:05Z"/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  <w:tr w14:paraId="72674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5" w:type="dxa"/>
            <w:vAlign w:val="center"/>
          </w:tcPr>
          <w:p w14:paraId="5D18CE37">
            <w:pPr>
              <w:spacing w:line="360" w:lineRule="auto"/>
              <w:jc w:val="center"/>
              <w:rPr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300万以上</w:t>
            </w:r>
          </w:p>
        </w:tc>
        <w:tc>
          <w:tcPr>
            <w:tcW w:w="1720" w:type="dxa"/>
            <w:vAlign w:val="center"/>
          </w:tcPr>
          <w:p w14:paraId="2D4B1856">
            <w:pPr>
              <w:spacing w:line="360" w:lineRule="auto"/>
              <w:jc w:val="center"/>
              <w:rPr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十级</w:t>
            </w:r>
          </w:p>
        </w:tc>
        <w:tc>
          <w:tcPr>
            <w:tcW w:w="1450" w:type="dxa"/>
            <w:vAlign w:val="center"/>
          </w:tcPr>
          <w:p w14:paraId="2BF55E30">
            <w:pPr>
              <w:spacing w:line="360" w:lineRule="auto"/>
              <w:jc w:val="center"/>
              <w:rPr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820" w:type="dxa"/>
            <w:vAlign w:val="center"/>
          </w:tcPr>
          <w:p w14:paraId="7273C7A4">
            <w:pPr>
              <w:spacing w:line="360" w:lineRule="auto"/>
              <w:jc w:val="center"/>
              <w:rPr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私行</w:t>
            </w:r>
          </w:p>
        </w:tc>
        <w:tc>
          <w:tcPr>
            <w:tcW w:w="1500" w:type="dxa"/>
            <w:vAlign w:val="center"/>
          </w:tcPr>
          <w:p w14:paraId="61AB5BFF">
            <w:pPr>
              <w:spacing w:line="360" w:lineRule="auto"/>
              <w:jc w:val="center"/>
              <w:rPr>
                <w:rFonts w:hint="default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</w:tbl>
    <w:p w14:paraId="4335310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anao">
    <w15:presenceInfo w15:providerId="None" w15:userId="wana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635900"/>
    <w:rsid w:val="13833F28"/>
    <w:rsid w:val="2290390F"/>
    <w:rsid w:val="2AEE3AFE"/>
    <w:rsid w:val="35A3428A"/>
    <w:rsid w:val="3C6D114E"/>
    <w:rsid w:val="3D286638"/>
    <w:rsid w:val="470703F1"/>
    <w:rsid w:val="4A1E7F2C"/>
    <w:rsid w:val="56384123"/>
    <w:rsid w:val="5EF62DCD"/>
    <w:rsid w:val="65635900"/>
    <w:rsid w:val="6A935974"/>
    <w:rsid w:val="6D392803"/>
    <w:rsid w:val="7749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3">
    <w:name w:val="heading 5"/>
    <w:basedOn w:val="1"/>
    <w:next w:val="1"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snapToGrid w:val="0"/>
      <w:kern w:val="0"/>
      <w:sz w:val="26"/>
      <w:szCs w:val="26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2065</Words>
  <Characters>2209</Characters>
  <Lines>0</Lines>
  <Paragraphs>0</Paragraphs>
  <TotalTime>7</TotalTime>
  <ScaleCrop>false</ScaleCrop>
  <LinksUpToDate>false</LinksUpToDate>
  <CharactersWithSpaces>2229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2026-07-15T12:24:00Z</dcterms:created>
  <dc:creator>♞☜✘☞Τ</dc:creator>
  <cp:lastModifiedBy>♞☜✘☞Τ</cp:lastModifiedBy>
  <dcterms:modified xsi:type="dcterms:W3CDTF">2026-07-19T11:15:27Z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438FE5FD990D4D27A65194158D48A0B7_11</vt:lpwstr>
  </property>
  <property fmtid="{D5CDD505-2E9C-101B-9397-08002B2CF9AE}" pid="4" name="KSOTemplateDocerSaveRecord">
    <vt:lpwstr>eyJoZGlkIjoiMzFlODJmMmQ4ZDUwYjIyOWJjMjk2YmVmMDRmMWQ4NWUiLCJ1c2VySWQiOiIxMjc5NDU4NTQ1In0=</vt:lpwstr>
  </property>
</Properties>
</file>
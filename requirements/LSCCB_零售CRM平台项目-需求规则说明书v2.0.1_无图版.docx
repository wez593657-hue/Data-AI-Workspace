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643"/>
        <w:rPr>
          <w:rFonts w:ascii="仿宋" w:hAnsi="仿宋" w:eastAsia="仿宋"/>
          <w:b/>
        </w:rPr>
      </w:pPr>
    </w:p>
    <w:p>
      <w:pPr>
        <w:spacing w:line="360" w:lineRule="auto"/>
        <w:ind w:firstLine="643"/>
        <w:rPr>
          <w:rFonts w:ascii="仿宋" w:hAnsi="仿宋" w:eastAsia="仿宋"/>
          <w:b/>
        </w:rPr>
      </w:pPr>
    </w:p>
    <w:p>
      <w:pPr>
        <w:spacing w:line="360" w:lineRule="auto"/>
        <w:ind w:firstLine="643"/>
        <w:rPr>
          <w:rFonts w:ascii="仿宋" w:hAnsi="仿宋" w:eastAsia="仿宋"/>
          <w:b/>
        </w:rPr>
      </w:pPr>
    </w:p>
    <w:p>
      <w:pPr>
        <w:spacing w:line="360" w:lineRule="auto"/>
        <w:ind w:firstLine="643"/>
        <w:rPr>
          <w:rFonts w:ascii="仿宋" w:hAnsi="仿宋" w:eastAsia="仿宋"/>
          <w:b/>
        </w:rPr>
      </w:pPr>
    </w:p>
    <w:p>
      <w:pPr>
        <w:spacing w:line="360" w:lineRule="auto"/>
        <w:ind w:firstLine="643"/>
        <w:rPr>
          <w:rFonts w:ascii="仿宋" w:hAnsi="仿宋" w:eastAsia="仿宋"/>
          <w:b/>
        </w:rPr>
      </w:pPr>
    </w:p>
    <w:p>
      <w:pPr>
        <w:spacing w:line="360" w:lineRule="auto"/>
        <w:rPr>
          <w:rFonts w:ascii="仿宋" w:hAnsi="仿宋" w:eastAsia="仿宋"/>
          <w:b/>
        </w:rPr>
      </w:pPr>
      <w:r>
        <w:rPr>
          <w:rFonts w:ascii="仿宋" w:hAnsi="仿宋" w:eastAsia="仿宋"/>
          <w:b/>
        </w:rPr>
        <w:tab/>
      </w:r>
      <w:r>
        <w:rPr>
          <w:rFonts w:ascii="仿宋" w:hAnsi="仿宋" w:eastAsia="仿宋"/>
          <w:b/>
        </w:rPr>
        <w:t xml:space="preserve">  </w:t>
      </w:r>
    </w:p>
    <w:p>
      <w:pPr>
        <w:spacing w:line="360" w:lineRule="auto"/>
        <w:rPr>
          <w:rFonts w:ascii="仿宋" w:hAnsi="仿宋" w:eastAsia="仿宋"/>
          <w:b/>
        </w:rPr>
      </w:pPr>
      <w:r>
        <w:rPr>
          <w:rFonts w:ascii="仿宋" w:hAnsi="仿宋" w:eastAsia="仿宋"/>
          <w:b/>
        </w:rPr>
        <w:tab/>
      </w:r>
      <w:r>
        <w:rPr>
          <w:rFonts w:ascii="仿宋" w:hAnsi="仿宋" w:eastAsia="仿宋"/>
          <w:b/>
        </w:rPr>
        <w:t xml:space="preserve">  </w:t>
      </w:r>
    </w:p>
    <w:p>
      <w:pPr>
        <w:spacing w:line="360" w:lineRule="auto"/>
        <w:ind w:firstLine="880"/>
        <w:jc w:val="center"/>
        <w:rPr>
          <w:rFonts w:ascii="仿宋" w:hAnsi="仿宋" w:eastAsia="仿宋"/>
          <w:b/>
          <w:sz w:val="44"/>
          <w:szCs w:val="44"/>
        </w:rPr>
      </w:pPr>
      <w:r>
        <w:rPr>
          <w:rFonts w:ascii="仿宋" w:hAnsi="仿宋" w:eastAsia="仿宋"/>
          <w:b/>
          <w:sz w:val="44"/>
          <w:szCs w:val="44"/>
        </w:rPr>
        <w:t>乐山市商业银行</w:t>
      </w:r>
    </w:p>
    <w:p>
      <w:pPr>
        <w:spacing w:line="360" w:lineRule="auto"/>
        <w:ind w:firstLine="880"/>
        <w:jc w:val="center"/>
        <w:rPr>
          <w:rFonts w:ascii="仿宋" w:hAnsi="仿宋" w:eastAsia="仿宋"/>
          <w:b/>
          <w:sz w:val="44"/>
          <w:szCs w:val="44"/>
        </w:rPr>
      </w:pPr>
      <w:r>
        <w:rPr>
          <w:rFonts w:hint="eastAsia" w:ascii="仿宋" w:hAnsi="仿宋" w:eastAsia="仿宋"/>
          <w:b/>
          <w:sz w:val="44"/>
          <w:szCs w:val="44"/>
        </w:rPr>
        <w:t>零售客户关系管理系统</w:t>
      </w:r>
      <w:r>
        <w:rPr>
          <w:rFonts w:ascii="仿宋" w:hAnsi="仿宋" w:eastAsia="仿宋"/>
          <w:b/>
          <w:sz w:val="44"/>
          <w:szCs w:val="44"/>
        </w:rPr>
        <w:t>项目</w:t>
      </w:r>
    </w:p>
    <w:p>
      <w:pPr>
        <w:spacing w:line="360" w:lineRule="auto"/>
        <w:ind w:firstLine="880"/>
        <w:jc w:val="center"/>
        <w:rPr>
          <w:rFonts w:ascii="仿宋" w:hAnsi="仿宋" w:eastAsia="仿宋"/>
          <w:bCs/>
          <w:sz w:val="44"/>
          <w:szCs w:val="44"/>
        </w:rPr>
      </w:pPr>
      <w:r>
        <w:rPr>
          <w:rFonts w:ascii="仿宋" w:hAnsi="仿宋" w:eastAsia="仿宋"/>
          <w:b/>
          <w:sz w:val="44"/>
          <w:szCs w:val="44"/>
        </w:rPr>
        <w:t>需求规格说明书</w:t>
      </w:r>
    </w:p>
    <w:p>
      <w:pPr>
        <w:spacing w:line="360" w:lineRule="auto"/>
        <w:ind w:firstLine="720"/>
        <w:rPr>
          <w:rFonts w:ascii="仿宋" w:hAnsi="仿宋" w:eastAsia="仿宋"/>
          <w:bCs/>
          <w:sz w:val="36"/>
          <w:szCs w:val="36"/>
        </w:rPr>
      </w:pPr>
    </w:p>
    <w:p>
      <w:pPr>
        <w:spacing w:line="360" w:lineRule="auto"/>
        <w:ind w:firstLine="720"/>
        <w:rPr>
          <w:rFonts w:ascii="仿宋" w:hAnsi="仿宋" w:eastAsia="仿宋"/>
          <w:bCs/>
          <w:sz w:val="36"/>
          <w:szCs w:val="36"/>
        </w:rPr>
      </w:pPr>
    </w:p>
    <w:p>
      <w:pPr>
        <w:spacing w:line="360" w:lineRule="auto"/>
        <w:rPr>
          <w:rFonts w:ascii="仿宋" w:hAnsi="仿宋" w:eastAsia="仿宋"/>
          <w:sz w:val="28"/>
          <w:szCs w:val="28"/>
        </w:rPr>
      </w:pPr>
    </w:p>
    <w:p>
      <w:pPr>
        <w:spacing w:line="360" w:lineRule="auto"/>
        <w:ind w:firstLine="640"/>
        <w:rPr>
          <w:rFonts w:ascii="仿宋" w:hAnsi="仿宋" w:eastAsia="仿宋"/>
        </w:rPr>
      </w:pPr>
    </w:p>
    <w:p>
      <w:pPr>
        <w:adjustRightInd w:val="0"/>
        <w:spacing w:line="360" w:lineRule="auto"/>
        <w:ind w:firstLine="640"/>
        <w:jc w:val="center"/>
        <w:textAlignment w:val="baseline"/>
        <w:rPr>
          <w:rFonts w:ascii="仿宋" w:hAnsi="仿宋" w:eastAsia="仿宋"/>
          <w:sz w:val="32"/>
          <w:szCs w:val="32"/>
        </w:rPr>
      </w:pPr>
      <w:r>
        <w:rPr>
          <w:rFonts w:ascii="仿宋" w:hAnsi="仿宋" w:eastAsia="仿宋"/>
          <w:sz w:val="32"/>
          <w:szCs w:val="32"/>
        </w:rPr>
        <w:t>信息科技部</w:t>
      </w:r>
    </w:p>
    <w:p>
      <w:pPr>
        <w:pStyle w:val="31"/>
        <w:adjustRightInd w:val="0"/>
        <w:spacing w:line="360" w:lineRule="auto"/>
        <w:ind w:left="99" w:leftChars="47" w:firstLine="640"/>
        <w:jc w:val="center"/>
        <w:textAlignment w:val="baseline"/>
        <w:rPr>
          <w:rFonts w:ascii="仿宋" w:hAnsi="仿宋" w:eastAsia="仿宋"/>
          <w:sz w:val="30"/>
          <w:szCs w:val="30"/>
        </w:rPr>
      </w:pPr>
      <w:r>
        <w:rPr>
          <w:rFonts w:ascii="仿宋" w:hAnsi="仿宋" w:eastAsia="仿宋"/>
          <w:sz w:val="32"/>
          <w:szCs w:val="32"/>
        </w:rPr>
        <w:t>二〇</w:t>
      </w:r>
      <w:r>
        <w:rPr>
          <w:rFonts w:hint="eastAsia" w:ascii="仿宋" w:hAnsi="仿宋" w:eastAsia="仿宋"/>
          <w:sz w:val="32"/>
          <w:szCs w:val="32"/>
        </w:rPr>
        <w:t>二六</w:t>
      </w:r>
      <w:r>
        <w:rPr>
          <w:rFonts w:ascii="仿宋" w:hAnsi="仿宋" w:eastAsia="仿宋"/>
          <w:sz w:val="32"/>
          <w:szCs w:val="32"/>
        </w:rPr>
        <w:t>年</w:t>
      </w:r>
      <w:r>
        <w:rPr>
          <w:rFonts w:hint="eastAsia" w:ascii="仿宋" w:hAnsi="仿宋" w:eastAsia="仿宋"/>
          <w:sz w:val="32"/>
          <w:szCs w:val="32"/>
        </w:rPr>
        <w:t>五</w:t>
      </w:r>
      <w:r>
        <w:rPr>
          <w:rFonts w:ascii="仿宋" w:hAnsi="仿宋" w:eastAsia="仿宋"/>
          <w:sz w:val="32"/>
          <w:szCs w:val="32"/>
        </w:rPr>
        <w:t>月</w:t>
      </w:r>
    </w:p>
    <w:p>
      <w:pPr>
        <w:widowControl/>
        <w:spacing w:line="360" w:lineRule="auto"/>
        <w:ind w:firstLine="640"/>
        <w:jc w:val="left"/>
        <w:rPr>
          <w:rFonts w:ascii="仿宋" w:hAnsi="仿宋" w:eastAsia="仿宋"/>
        </w:rPr>
      </w:pPr>
      <w:r>
        <w:rPr>
          <w:rFonts w:ascii="仿宋" w:hAnsi="仿宋" w:eastAsia="仿宋"/>
        </w:rPr>
        <w:br w:type="page"/>
      </w:r>
    </w:p>
    <w:p>
      <w:pPr>
        <w:pStyle w:val="170"/>
        <w:adjustRightInd w:val="0"/>
        <w:spacing w:line="360" w:lineRule="auto"/>
        <w:ind w:firstLine="0"/>
        <w:jc w:val="center"/>
        <w:textAlignment w:val="baseline"/>
        <w:rPr>
          <w:rFonts w:ascii="仿宋" w:hAnsi="仿宋" w:eastAsia="仿宋" w:cs="方正黑体_GBK"/>
          <w:b/>
          <w:bCs/>
          <w:sz w:val="32"/>
          <w:szCs w:val="32"/>
        </w:rPr>
      </w:pPr>
      <w:r>
        <w:rPr>
          <w:rFonts w:hint="eastAsia" w:ascii="仿宋" w:hAnsi="仿宋" w:eastAsia="仿宋" w:cs="方正黑体_GBK"/>
          <w:b/>
          <w:bCs/>
          <w:sz w:val="32"/>
          <w:szCs w:val="32"/>
        </w:rPr>
        <w:t>文档修改记录表</w:t>
      </w:r>
    </w:p>
    <w:tbl>
      <w:tblPr>
        <w:tblStyle w:val="50"/>
        <w:tblW w:w="8567" w:type="dxa"/>
        <w:jc w:val="center"/>
        <w:tblInd w:w="0" w:type="dxa"/>
        <w:tblLayout w:type="fixed"/>
        <w:tblCellMar>
          <w:top w:w="0" w:type="dxa"/>
          <w:left w:w="108" w:type="dxa"/>
          <w:bottom w:w="0" w:type="dxa"/>
          <w:right w:w="108" w:type="dxa"/>
        </w:tblCellMar>
      </w:tblPr>
      <w:tblGrid>
        <w:gridCol w:w="858"/>
        <w:gridCol w:w="841"/>
        <w:gridCol w:w="4312"/>
        <w:gridCol w:w="975"/>
        <w:gridCol w:w="1581"/>
      </w:tblGrid>
      <w:tr>
        <w:tblPrEx>
          <w:tblLayout w:type="fixed"/>
          <w:tblCellMar>
            <w:top w:w="0" w:type="dxa"/>
            <w:left w:w="108" w:type="dxa"/>
            <w:bottom w:w="0" w:type="dxa"/>
            <w:right w:w="108" w:type="dxa"/>
          </w:tblCellMar>
        </w:tblPrEx>
        <w:trPr>
          <w:trHeight w:val="1035" w:hRule="atLeast"/>
          <w:jc w:val="center"/>
        </w:trPr>
        <w:tc>
          <w:tcPr>
            <w:tcW w:w="858" w:type="dxa"/>
            <w:tcBorders>
              <w:top w:val="single" w:color="auto" w:sz="6" w:space="0"/>
              <w:left w:val="single" w:color="auto" w:sz="6" w:space="0"/>
              <w:bottom w:val="single" w:color="auto" w:sz="6" w:space="0"/>
              <w:right w:val="single" w:color="auto" w:sz="6" w:space="0"/>
            </w:tcBorders>
            <w:shd w:val="clear" w:color="auto" w:fill="B3B3B3"/>
            <w:vAlign w:val="center"/>
          </w:tcPr>
          <w:p>
            <w:pPr>
              <w:autoSpaceDE w:val="0"/>
              <w:autoSpaceDN w:val="0"/>
              <w:spacing w:line="360" w:lineRule="auto"/>
              <w:jc w:val="center"/>
              <w:rPr>
                <w:rFonts w:ascii="仿宋" w:hAnsi="仿宋" w:eastAsia="仿宋"/>
                <w:b/>
                <w:bCs/>
                <w:color w:val="000000"/>
                <w:kern w:val="0"/>
                <w:sz w:val="24"/>
                <w:szCs w:val="24"/>
                <w:lang w:val="zh-CN" w:eastAsia="en-US"/>
              </w:rPr>
            </w:pPr>
            <w:r>
              <w:rPr>
                <w:rFonts w:hint="eastAsia" w:ascii="仿宋" w:hAnsi="仿宋" w:eastAsia="仿宋"/>
                <w:b/>
                <w:bCs/>
                <w:color w:val="000000"/>
                <w:kern w:val="0"/>
                <w:sz w:val="24"/>
                <w:szCs w:val="24"/>
                <w:lang w:val="zh-CN" w:eastAsia="en-US"/>
              </w:rPr>
              <w:t>序号</w:t>
            </w:r>
          </w:p>
        </w:tc>
        <w:tc>
          <w:tcPr>
            <w:tcW w:w="841" w:type="dxa"/>
            <w:tcBorders>
              <w:top w:val="single" w:color="auto" w:sz="6" w:space="0"/>
              <w:left w:val="single" w:color="auto" w:sz="6" w:space="0"/>
              <w:bottom w:val="single" w:color="auto" w:sz="6" w:space="0"/>
              <w:right w:val="single" w:color="auto" w:sz="6" w:space="0"/>
            </w:tcBorders>
            <w:shd w:val="clear" w:color="auto" w:fill="B3B3B3"/>
            <w:vAlign w:val="center"/>
          </w:tcPr>
          <w:p>
            <w:pPr>
              <w:autoSpaceDE w:val="0"/>
              <w:autoSpaceDN w:val="0"/>
              <w:spacing w:line="360" w:lineRule="auto"/>
              <w:jc w:val="center"/>
              <w:rPr>
                <w:rFonts w:ascii="仿宋" w:hAnsi="仿宋" w:eastAsia="仿宋"/>
                <w:b/>
                <w:bCs/>
                <w:color w:val="000000"/>
                <w:kern w:val="0"/>
                <w:sz w:val="24"/>
                <w:szCs w:val="24"/>
                <w:lang w:val="zh-CN"/>
              </w:rPr>
            </w:pPr>
            <w:r>
              <w:rPr>
                <w:rFonts w:hint="eastAsia" w:ascii="仿宋" w:hAnsi="仿宋" w:eastAsia="仿宋"/>
                <w:b/>
                <w:bCs/>
                <w:color w:val="000000"/>
                <w:kern w:val="0"/>
                <w:sz w:val="24"/>
                <w:szCs w:val="24"/>
                <w:lang w:val="zh-CN"/>
              </w:rPr>
              <w:t>版本</w:t>
            </w:r>
          </w:p>
        </w:tc>
        <w:tc>
          <w:tcPr>
            <w:tcW w:w="4312" w:type="dxa"/>
            <w:tcBorders>
              <w:top w:val="single" w:color="auto" w:sz="6" w:space="0"/>
              <w:left w:val="single" w:color="auto" w:sz="6" w:space="0"/>
              <w:bottom w:val="single" w:color="auto" w:sz="6" w:space="0"/>
              <w:right w:val="single" w:color="auto" w:sz="6" w:space="0"/>
            </w:tcBorders>
            <w:shd w:val="clear" w:color="auto" w:fill="B3B3B3"/>
            <w:vAlign w:val="center"/>
          </w:tcPr>
          <w:p>
            <w:pPr>
              <w:autoSpaceDE w:val="0"/>
              <w:autoSpaceDN w:val="0"/>
              <w:spacing w:line="360" w:lineRule="auto"/>
              <w:jc w:val="center"/>
              <w:rPr>
                <w:rFonts w:ascii="仿宋" w:hAnsi="仿宋" w:eastAsia="仿宋"/>
                <w:b/>
                <w:bCs/>
                <w:color w:val="000000"/>
                <w:kern w:val="0"/>
                <w:sz w:val="24"/>
                <w:szCs w:val="24"/>
                <w:lang w:val="zh-CN"/>
              </w:rPr>
            </w:pPr>
            <w:r>
              <w:rPr>
                <w:rFonts w:hint="eastAsia" w:ascii="仿宋" w:hAnsi="仿宋" w:eastAsia="仿宋"/>
                <w:b/>
                <w:bCs/>
                <w:color w:val="000000"/>
                <w:kern w:val="0"/>
                <w:sz w:val="24"/>
                <w:szCs w:val="24"/>
                <w:lang w:val="zh-CN"/>
              </w:rPr>
              <w:t>简要说明(变更内容、变更位置、变更原因和变更范围)</w:t>
            </w:r>
          </w:p>
        </w:tc>
        <w:tc>
          <w:tcPr>
            <w:tcW w:w="975" w:type="dxa"/>
            <w:tcBorders>
              <w:top w:val="single" w:color="auto" w:sz="6" w:space="0"/>
              <w:left w:val="single" w:color="auto" w:sz="6" w:space="0"/>
              <w:bottom w:val="single" w:color="auto" w:sz="6" w:space="0"/>
              <w:right w:val="single" w:color="auto" w:sz="6" w:space="0"/>
            </w:tcBorders>
            <w:shd w:val="clear" w:color="auto" w:fill="B3B3B3"/>
            <w:vAlign w:val="center"/>
          </w:tcPr>
          <w:p>
            <w:pPr>
              <w:autoSpaceDE w:val="0"/>
              <w:autoSpaceDN w:val="0"/>
              <w:spacing w:line="360" w:lineRule="auto"/>
              <w:jc w:val="center"/>
              <w:rPr>
                <w:rFonts w:ascii="仿宋" w:hAnsi="仿宋" w:eastAsia="仿宋"/>
                <w:b/>
                <w:bCs/>
                <w:color w:val="000000"/>
                <w:kern w:val="0"/>
                <w:sz w:val="24"/>
                <w:szCs w:val="24"/>
                <w:lang w:val="zh-CN" w:eastAsia="en-US"/>
              </w:rPr>
            </w:pPr>
            <w:r>
              <w:rPr>
                <w:rFonts w:hint="eastAsia" w:ascii="仿宋" w:hAnsi="仿宋" w:eastAsia="仿宋"/>
                <w:b/>
                <w:bCs/>
                <w:color w:val="000000"/>
                <w:kern w:val="0"/>
                <w:sz w:val="24"/>
                <w:szCs w:val="24"/>
                <w:lang w:val="zh-CN" w:eastAsia="en-US"/>
              </w:rPr>
              <w:t>变更人</w:t>
            </w:r>
          </w:p>
        </w:tc>
        <w:tc>
          <w:tcPr>
            <w:tcW w:w="1581" w:type="dxa"/>
            <w:tcBorders>
              <w:top w:val="single" w:color="auto" w:sz="6" w:space="0"/>
              <w:left w:val="single" w:color="auto" w:sz="6" w:space="0"/>
              <w:bottom w:val="single" w:color="auto" w:sz="6" w:space="0"/>
              <w:right w:val="single" w:color="auto" w:sz="6" w:space="0"/>
            </w:tcBorders>
            <w:shd w:val="clear" w:color="auto" w:fill="B3B3B3"/>
            <w:vAlign w:val="center"/>
          </w:tcPr>
          <w:p>
            <w:pPr>
              <w:autoSpaceDE w:val="0"/>
              <w:autoSpaceDN w:val="0"/>
              <w:spacing w:line="360" w:lineRule="auto"/>
              <w:jc w:val="center"/>
              <w:rPr>
                <w:rFonts w:ascii="仿宋" w:hAnsi="仿宋" w:eastAsia="仿宋"/>
                <w:b/>
                <w:bCs/>
                <w:color w:val="000000"/>
                <w:kern w:val="0"/>
                <w:sz w:val="24"/>
                <w:szCs w:val="24"/>
                <w:lang w:val="zh-CN"/>
              </w:rPr>
            </w:pPr>
            <w:r>
              <w:rPr>
                <w:rFonts w:hint="eastAsia" w:ascii="仿宋" w:hAnsi="仿宋" w:eastAsia="仿宋"/>
                <w:b/>
                <w:bCs/>
                <w:color w:val="000000"/>
                <w:kern w:val="0"/>
                <w:sz w:val="24"/>
                <w:szCs w:val="24"/>
                <w:lang w:val="zh-CN" w:eastAsia="en-US"/>
              </w:rPr>
              <w:t>变更日期</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ascii="仿宋" w:hAnsi="仿宋" w:eastAsia="仿宋"/>
                <w:bCs/>
                <w:color w:val="000000"/>
                <w:sz w:val="24"/>
                <w:szCs w:val="24"/>
              </w:rPr>
            </w:pPr>
            <w:r>
              <w:rPr>
                <w:rFonts w:hint="eastAsia" w:ascii="仿宋" w:hAnsi="仿宋" w:eastAsia="仿宋"/>
                <w:bCs/>
                <w:color w:val="000000"/>
                <w:sz w:val="24"/>
                <w:szCs w:val="24"/>
              </w:rPr>
              <w:t>1</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ascii="仿宋" w:hAnsi="仿宋" w:eastAsia="仿宋"/>
                <w:bCs/>
                <w:color w:val="000000"/>
                <w:sz w:val="24"/>
                <w:szCs w:val="24"/>
              </w:rPr>
              <w:t>1.0</w:t>
            </w:r>
          </w:p>
        </w:tc>
        <w:tc>
          <w:tcPr>
            <w:tcW w:w="4312"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left"/>
              <w:rPr>
                <w:rFonts w:ascii="仿宋" w:hAnsi="仿宋" w:eastAsia="仿宋"/>
                <w:bCs/>
                <w:color w:val="000000"/>
                <w:sz w:val="24"/>
                <w:szCs w:val="24"/>
                <w:lang w:val="zh-CN"/>
              </w:rPr>
            </w:pPr>
            <w:r>
              <w:rPr>
                <w:rFonts w:hint="eastAsia" w:ascii="仿宋" w:hAnsi="仿宋" w:eastAsia="仿宋"/>
                <w:bCs/>
                <w:color w:val="000000"/>
                <w:sz w:val="24"/>
                <w:szCs w:val="24"/>
                <w:lang w:val="zh-CN"/>
              </w:rPr>
              <w:t xml:space="preserve"> 客户管理模块、经营管理模块需求</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ascii="仿宋" w:hAnsi="仿宋" w:eastAsia="仿宋"/>
                <w:bCs/>
                <w:color w:val="000000"/>
                <w:sz w:val="24"/>
                <w:szCs w:val="24"/>
                <w:lang w:val="zh-CN"/>
              </w:rPr>
            </w:pPr>
            <w:r>
              <w:rPr>
                <w:rFonts w:hint="eastAsia" w:ascii="仿宋" w:hAnsi="仿宋" w:eastAsia="仿宋"/>
                <w:bCs/>
                <w:color w:val="000000"/>
                <w:sz w:val="24"/>
                <w:szCs w:val="24"/>
                <w:lang w:val="zh-CN"/>
              </w:rPr>
              <w:t>卢玉庆</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117" w:firstLineChars="49"/>
              <w:jc w:val="center"/>
              <w:rPr>
                <w:rFonts w:ascii="仿宋" w:hAnsi="仿宋" w:eastAsia="仿宋"/>
                <w:bCs/>
                <w:color w:val="000000"/>
                <w:sz w:val="24"/>
                <w:szCs w:val="24"/>
                <w:lang w:val="zh-CN"/>
              </w:rPr>
            </w:pPr>
            <w:r>
              <w:rPr>
                <w:rFonts w:hint="eastAsia" w:ascii="仿宋" w:hAnsi="仿宋" w:eastAsia="仿宋"/>
                <w:bCs/>
                <w:color w:val="000000"/>
                <w:sz w:val="24"/>
                <w:szCs w:val="24"/>
              </w:rPr>
              <w:t>2026-0</w:t>
            </w:r>
            <w:r>
              <w:rPr>
                <w:rFonts w:ascii="仿宋" w:hAnsi="仿宋" w:eastAsia="仿宋"/>
                <w:bCs/>
                <w:color w:val="000000"/>
                <w:sz w:val="24"/>
                <w:szCs w:val="24"/>
              </w:rPr>
              <w:t>5</w:t>
            </w:r>
            <w:r>
              <w:rPr>
                <w:rFonts w:hint="eastAsia" w:ascii="仿宋" w:hAnsi="仿宋" w:eastAsia="仿宋"/>
                <w:bCs/>
                <w:color w:val="000000"/>
                <w:sz w:val="24"/>
                <w:szCs w:val="24"/>
              </w:rPr>
              <w:t>-</w:t>
            </w:r>
            <w:r>
              <w:rPr>
                <w:rFonts w:ascii="仿宋" w:hAnsi="仿宋" w:eastAsia="仿宋"/>
                <w:bCs/>
                <w:color w:val="000000"/>
                <w:sz w:val="24"/>
                <w:szCs w:val="24"/>
              </w:rPr>
              <w:t>29</w:t>
            </w:r>
          </w:p>
        </w:tc>
      </w:tr>
      <w:tr>
        <w:tblPrEx>
          <w:tblLayout w:type="fixed"/>
          <w:tblCellMar>
            <w:top w:w="0" w:type="dxa"/>
            <w:left w:w="108" w:type="dxa"/>
            <w:bottom w:w="0" w:type="dxa"/>
            <w:right w:w="108" w:type="dxa"/>
          </w:tblCellMar>
        </w:tblPrEx>
        <w:trPr>
          <w:trHeight w:val="632"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ascii="仿宋" w:hAnsi="仿宋" w:eastAsia="仿宋"/>
                <w:bCs/>
                <w:color w:val="000000"/>
                <w:sz w:val="24"/>
                <w:szCs w:val="24"/>
              </w:rPr>
            </w:pPr>
            <w:r>
              <w:rPr>
                <w:rFonts w:hint="eastAsia" w:ascii="仿宋" w:hAnsi="仿宋" w:eastAsia="仿宋"/>
                <w:bCs/>
                <w:color w:val="000000"/>
                <w:sz w:val="24"/>
                <w:szCs w:val="24"/>
              </w:rPr>
              <w:t>2</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1.1</w:t>
            </w:r>
          </w:p>
        </w:tc>
        <w:tc>
          <w:tcPr>
            <w:tcW w:w="4312"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120" w:firstLineChars="50"/>
              <w:jc w:val="left"/>
              <w:rPr>
                <w:rFonts w:ascii="仿宋" w:hAnsi="仿宋" w:eastAsia="仿宋"/>
                <w:bCs/>
                <w:color w:val="000000"/>
                <w:sz w:val="24"/>
                <w:szCs w:val="24"/>
              </w:rPr>
            </w:pPr>
            <w:r>
              <w:rPr>
                <w:rFonts w:hint="eastAsia" w:ascii="仿宋" w:hAnsi="仿宋" w:eastAsia="仿宋"/>
                <w:bCs/>
                <w:color w:val="000000"/>
                <w:sz w:val="24"/>
                <w:szCs w:val="24"/>
              </w:rPr>
              <w:t>新增3.6.5目标任务管理，包含3.6.5.1目标任务管理、3.6.5.2机构目标任务、3.6.5.3我的目标任务</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ascii="仿宋" w:hAnsi="仿宋" w:eastAsia="仿宋"/>
                <w:bCs/>
                <w:color w:val="000000"/>
                <w:sz w:val="24"/>
                <w:szCs w:val="24"/>
              </w:rPr>
            </w:pPr>
            <w:r>
              <w:rPr>
                <w:rFonts w:hint="eastAsia" w:ascii="仿宋" w:hAnsi="仿宋" w:eastAsia="仿宋"/>
                <w:bCs/>
                <w:color w:val="000000"/>
                <w:sz w:val="24"/>
                <w:szCs w:val="24"/>
              </w:rPr>
              <w:t>万奥</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117" w:firstLineChars="49"/>
              <w:jc w:val="center"/>
              <w:rPr>
                <w:rFonts w:ascii="仿宋" w:hAnsi="仿宋" w:eastAsia="仿宋"/>
                <w:bCs/>
                <w:color w:val="000000"/>
                <w:sz w:val="24"/>
                <w:szCs w:val="24"/>
              </w:rPr>
            </w:pPr>
            <w:r>
              <w:rPr>
                <w:rFonts w:hint="eastAsia" w:ascii="仿宋" w:hAnsi="仿宋" w:eastAsia="仿宋"/>
                <w:bCs/>
                <w:color w:val="000000"/>
                <w:sz w:val="24"/>
                <w:szCs w:val="24"/>
              </w:rPr>
              <w:t>2026-06-04</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ascii="仿宋" w:hAnsi="仿宋" w:eastAsia="仿宋"/>
                <w:bCs/>
                <w:color w:val="000000"/>
                <w:sz w:val="24"/>
                <w:szCs w:val="24"/>
              </w:rPr>
            </w:pPr>
            <w:r>
              <w:rPr>
                <w:rFonts w:hint="eastAsia" w:ascii="仿宋" w:hAnsi="仿宋" w:eastAsia="仿宋"/>
                <w:bCs/>
                <w:color w:val="000000"/>
                <w:sz w:val="24"/>
                <w:szCs w:val="24"/>
              </w:rPr>
              <w:t>3</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1</w:t>
            </w:r>
            <w:r>
              <w:rPr>
                <w:rFonts w:ascii="仿宋" w:hAnsi="仿宋" w:eastAsia="仿宋"/>
                <w:bCs/>
                <w:color w:val="000000"/>
                <w:sz w:val="24"/>
                <w:szCs w:val="24"/>
              </w:rPr>
              <w:t>.2</w:t>
            </w:r>
          </w:p>
        </w:tc>
        <w:tc>
          <w:tcPr>
            <w:tcW w:w="4312"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left"/>
              <w:rPr>
                <w:rFonts w:ascii="仿宋" w:hAnsi="仿宋" w:eastAsia="仿宋"/>
                <w:bCs/>
                <w:color w:val="000000"/>
                <w:sz w:val="24"/>
                <w:szCs w:val="24"/>
                <w:lang w:val="zh-CN"/>
              </w:rPr>
            </w:pPr>
            <w:r>
              <w:rPr>
                <w:rFonts w:hint="eastAsia" w:ascii="仿宋" w:hAnsi="仿宋" w:eastAsia="仿宋"/>
                <w:bCs/>
                <w:color w:val="000000"/>
                <w:sz w:val="24"/>
                <w:szCs w:val="24"/>
                <w:lang w:val="zh-CN"/>
              </w:rPr>
              <w:t>1、新增营销管理模块中的营销活动管理功能</w:t>
            </w:r>
          </w:p>
          <w:p>
            <w:pPr>
              <w:autoSpaceDE w:val="0"/>
              <w:autoSpaceDN w:val="0"/>
              <w:spacing w:line="360" w:lineRule="auto"/>
              <w:jc w:val="left"/>
              <w:rPr>
                <w:rFonts w:ascii="仿宋" w:hAnsi="仿宋" w:eastAsia="仿宋"/>
                <w:bCs/>
                <w:color w:val="000000"/>
                <w:sz w:val="24"/>
                <w:szCs w:val="24"/>
                <w:lang w:val="zh-CN"/>
              </w:rPr>
            </w:pPr>
            <w:r>
              <w:rPr>
                <w:rFonts w:hint="eastAsia" w:ascii="仿宋" w:hAnsi="仿宋" w:eastAsia="仿宋"/>
                <w:bCs/>
                <w:color w:val="000000"/>
                <w:sz w:val="24"/>
                <w:szCs w:val="24"/>
                <w:lang w:val="zh-CN"/>
              </w:rPr>
              <w:t>2、补充经营管理从新客经营与睡眠户唤醒</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ascii="仿宋" w:hAnsi="仿宋" w:eastAsia="仿宋"/>
                <w:bCs/>
                <w:color w:val="000000"/>
                <w:sz w:val="24"/>
                <w:szCs w:val="24"/>
                <w:lang w:val="zh-CN"/>
              </w:rPr>
            </w:pPr>
            <w:r>
              <w:rPr>
                <w:rFonts w:hint="eastAsia" w:ascii="仿宋" w:hAnsi="仿宋" w:eastAsia="仿宋"/>
                <w:bCs/>
                <w:color w:val="000000"/>
                <w:sz w:val="24"/>
                <w:szCs w:val="24"/>
                <w:lang w:val="zh-CN"/>
              </w:rPr>
              <w:t>卢玉庆、董宣</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lang w:val="zh-CN"/>
              </w:rPr>
            </w:pPr>
            <w:r>
              <w:rPr>
                <w:rFonts w:hint="eastAsia" w:ascii="仿宋" w:hAnsi="仿宋" w:eastAsia="仿宋"/>
                <w:bCs/>
                <w:color w:val="000000"/>
                <w:sz w:val="24"/>
                <w:szCs w:val="24"/>
              </w:rPr>
              <w:t>2026-06-0</w:t>
            </w:r>
            <w:r>
              <w:rPr>
                <w:rFonts w:ascii="仿宋" w:hAnsi="仿宋" w:eastAsia="仿宋"/>
                <w:bCs/>
                <w:color w:val="000000"/>
                <w:sz w:val="24"/>
                <w:szCs w:val="24"/>
              </w:rPr>
              <w:t>5</w:t>
            </w:r>
          </w:p>
        </w:tc>
      </w:tr>
      <w:tr>
        <w:tblPrEx>
          <w:tblLayout w:type="fixed"/>
          <w:tblCellMar>
            <w:top w:w="0" w:type="dxa"/>
            <w:left w:w="108" w:type="dxa"/>
            <w:bottom w:w="0" w:type="dxa"/>
            <w:right w:w="108" w:type="dxa"/>
          </w:tblCellMar>
        </w:tblPrEx>
        <w:trPr>
          <w:trHeight w:val="532"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ascii="仿宋" w:hAnsi="仿宋" w:eastAsia="仿宋"/>
                <w:bCs/>
                <w:color w:val="000000"/>
                <w:kern w:val="0"/>
                <w:sz w:val="24"/>
                <w:szCs w:val="24"/>
              </w:rPr>
            </w:pPr>
            <w:r>
              <w:rPr>
                <w:rFonts w:hint="eastAsia" w:ascii="仿宋" w:hAnsi="仿宋" w:eastAsia="仿宋"/>
                <w:bCs/>
                <w:color w:val="000000"/>
                <w:kern w:val="0"/>
                <w:sz w:val="24"/>
                <w:szCs w:val="24"/>
              </w:rPr>
              <w:t>4</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kern w:val="0"/>
                <w:sz w:val="24"/>
                <w:szCs w:val="24"/>
              </w:rPr>
            </w:pPr>
            <w:r>
              <w:rPr>
                <w:rFonts w:hint="eastAsia" w:ascii="仿宋" w:hAnsi="仿宋" w:eastAsia="仿宋"/>
                <w:bCs/>
                <w:color w:val="000000"/>
                <w:kern w:val="0"/>
                <w:sz w:val="24"/>
                <w:szCs w:val="24"/>
              </w:rPr>
              <w:t>1.</w:t>
            </w:r>
            <w:r>
              <w:rPr>
                <w:rFonts w:ascii="仿宋" w:hAnsi="仿宋" w:eastAsia="仿宋"/>
                <w:bCs/>
                <w:color w:val="000000"/>
                <w:kern w:val="0"/>
                <w:sz w:val="24"/>
                <w:szCs w:val="24"/>
              </w:rPr>
              <w:t>3</w:t>
            </w:r>
          </w:p>
        </w:tc>
        <w:tc>
          <w:tcPr>
            <w:tcW w:w="4312"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left"/>
              <w:rPr>
                <w:rFonts w:ascii="仿宋" w:hAnsi="仿宋" w:eastAsia="仿宋"/>
                <w:bCs/>
                <w:color w:val="000000"/>
                <w:kern w:val="0"/>
                <w:sz w:val="24"/>
                <w:szCs w:val="24"/>
              </w:rPr>
            </w:pPr>
            <w:r>
              <w:rPr>
                <w:rFonts w:hint="eastAsia" w:ascii="仿宋" w:hAnsi="仿宋" w:eastAsia="仿宋"/>
                <w:bCs/>
                <w:color w:val="000000"/>
                <w:kern w:val="0"/>
                <w:sz w:val="24"/>
                <w:szCs w:val="24"/>
              </w:rPr>
              <w:t>1、新增产品管理模块</w:t>
            </w:r>
          </w:p>
          <w:p>
            <w:pPr>
              <w:autoSpaceDE w:val="0"/>
              <w:autoSpaceDN w:val="0"/>
              <w:spacing w:line="360" w:lineRule="auto"/>
              <w:jc w:val="left"/>
              <w:rPr>
                <w:rFonts w:ascii="仿宋" w:hAnsi="仿宋" w:eastAsia="仿宋"/>
                <w:bCs/>
                <w:color w:val="000000"/>
                <w:kern w:val="0"/>
                <w:sz w:val="24"/>
                <w:szCs w:val="24"/>
              </w:rPr>
            </w:pPr>
            <w:r>
              <w:rPr>
                <w:rFonts w:hint="eastAsia" w:ascii="仿宋" w:hAnsi="仿宋" w:eastAsia="仿宋"/>
                <w:bCs/>
                <w:color w:val="000000"/>
                <w:kern w:val="0"/>
                <w:sz w:val="24"/>
                <w:szCs w:val="24"/>
              </w:rPr>
              <w:t>2、新增转介管理模块</w:t>
            </w:r>
          </w:p>
          <w:p>
            <w:pPr>
              <w:autoSpaceDE w:val="0"/>
              <w:autoSpaceDN w:val="0"/>
              <w:spacing w:line="360" w:lineRule="auto"/>
              <w:jc w:val="left"/>
              <w:rPr>
                <w:rFonts w:ascii="仿宋" w:hAnsi="仿宋" w:eastAsia="仿宋"/>
                <w:bCs/>
                <w:color w:val="000000"/>
                <w:kern w:val="0"/>
                <w:sz w:val="24"/>
                <w:szCs w:val="24"/>
              </w:rPr>
            </w:pPr>
            <w:r>
              <w:rPr>
                <w:rFonts w:hint="eastAsia" w:ascii="仿宋" w:hAnsi="仿宋" w:eastAsia="仿宋"/>
                <w:bCs/>
                <w:color w:val="000000"/>
                <w:kern w:val="0"/>
                <w:sz w:val="24"/>
                <w:szCs w:val="24"/>
              </w:rPr>
              <w:t>3、新增高级查询与策略模块</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ascii="仿宋" w:hAnsi="仿宋" w:eastAsia="仿宋"/>
                <w:bCs/>
                <w:color w:val="000000"/>
                <w:kern w:val="0"/>
                <w:sz w:val="24"/>
                <w:szCs w:val="24"/>
              </w:rPr>
            </w:pPr>
            <w:r>
              <w:rPr>
                <w:rFonts w:hint="eastAsia" w:ascii="仿宋" w:hAnsi="仿宋" w:eastAsia="仿宋"/>
                <w:bCs/>
                <w:color w:val="000000"/>
                <w:kern w:val="0"/>
                <w:sz w:val="24"/>
                <w:szCs w:val="24"/>
              </w:rPr>
              <w:t>卢玉庆、董宣、万奥</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2026-06-08</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ascii="仿宋" w:hAnsi="仿宋" w:eastAsia="仿宋"/>
                <w:bCs/>
                <w:color w:val="000000"/>
                <w:sz w:val="24"/>
                <w:szCs w:val="24"/>
              </w:rPr>
            </w:pPr>
            <w:r>
              <w:rPr>
                <w:rFonts w:hint="eastAsia" w:ascii="仿宋" w:hAnsi="仿宋" w:eastAsia="仿宋"/>
                <w:bCs/>
                <w:color w:val="000000"/>
                <w:sz w:val="24"/>
                <w:szCs w:val="24"/>
              </w:rPr>
              <w:t>5</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1</w:t>
            </w:r>
            <w:r>
              <w:rPr>
                <w:rFonts w:ascii="仿宋" w:hAnsi="仿宋" w:eastAsia="仿宋"/>
                <w:bCs/>
                <w:color w:val="000000"/>
                <w:sz w:val="24"/>
                <w:szCs w:val="24"/>
              </w:rPr>
              <w:t>.3</w:t>
            </w:r>
          </w:p>
        </w:tc>
        <w:tc>
          <w:tcPr>
            <w:tcW w:w="4312"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left"/>
              <w:rPr>
                <w:rFonts w:ascii="仿宋" w:hAnsi="仿宋" w:eastAsia="仿宋"/>
                <w:bCs/>
                <w:color w:val="000000"/>
                <w:sz w:val="24"/>
                <w:szCs w:val="24"/>
                <w:lang w:val="zh-CN"/>
              </w:rPr>
            </w:pPr>
            <w:r>
              <w:rPr>
                <w:rFonts w:hint="eastAsia" w:ascii="仿宋" w:hAnsi="仿宋" w:eastAsia="仿宋"/>
                <w:bCs/>
                <w:color w:val="000000"/>
                <w:sz w:val="24"/>
                <w:szCs w:val="24"/>
                <w:lang w:val="zh-CN"/>
              </w:rPr>
              <w:t>1、新增短信模板设置</w:t>
            </w:r>
          </w:p>
          <w:p>
            <w:pPr>
              <w:autoSpaceDE w:val="0"/>
              <w:autoSpaceDN w:val="0"/>
              <w:spacing w:line="360" w:lineRule="auto"/>
              <w:jc w:val="left"/>
              <w:rPr>
                <w:rFonts w:ascii="仿宋" w:hAnsi="仿宋" w:eastAsia="仿宋"/>
                <w:bCs/>
                <w:color w:val="000000"/>
                <w:sz w:val="24"/>
                <w:szCs w:val="24"/>
                <w:lang w:val="zh-CN"/>
              </w:rPr>
            </w:pPr>
            <w:r>
              <w:rPr>
                <w:rFonts w:hint="eastAsia" w:ascii="仿宋" w:hAnsi="仿宋" w:eastAsia="仿宋"/>
                <w:bCs/>
                <w:color w:val="000000"/>
                <w:sz w:val="24"/>
                <w:szCs w:val="24"/>
                <w:lang w:val="zh-CN"/>
              </w:rPr>
              <w:t>2、新增客群管理模块</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ascii="仿宋" w:hAnsi="仿宋" w:eastAsia="仿宋"/>
                <w:bCs/>
                <w:color w:val="000000"/>
                <w:sz w:val="24"/>
                <w:szCs w:val="24"/>
                <w:lang w:val="zh-CN"/>
              </w:rPr>
            </w:pPr>
            <w:r>
              <w:rPr>
                <w:rFonts w:hint="eastAsia" w:ascii="仿宋" w:hAnsi="仿宋" w:eastAsia="仿宋"/>
                <w:bCs/>
                <w:color w:val="000000"/>
                <w:sz w:val="24"/>
                <w:szCs w:val="24"/>
                <w:lang w:val="zh-CN"/>
              </w:rPr>
              <w:t>卢玉庆</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lang w:val="zh-CN"/>
              </w:rPr>
            </w:pPr>
            <w:r>
              <w:rPr>
                <w:rFonts w:hint="eastAsia" w:ascii="仿宋" w:hAnsi="仿宋" w:eastAsia="仿宋"/>
                <w:bCs/>
                <w:color w:val="000000"/>
                <w:sz w:val="24"/>
                <w:szCs w:val="24"/>
              </w:rPr>
              <w:t>2026-06-0</w:t>
            </w:r>
            <w:r>
              <w:rPr>
                <w:rFonts w:ascii="仿宋" w:hAnsi="仿宋" w:eastAsia="仿宋"/>
                <w:bCs/>
                <w:color w:val="000000"/>
                <w:sz w:val="24"/>
                <w:szCs w:val="24"/>
              </w:rPr>
              <w:t>9</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ascii="仿宋" w:hAnsi="仿宋" w:eastAsia="仿宋"/>
                <w:bCs/>
                <w:color w:val="000000"/>
                <w:sz w:val="24"/>
                <w:szCs w:val="24"/>
              </w:rPr>
            </w:pPr>
            <w:r>
              <w:rPr>
                <w:rFonts w:hint="eastAsia" w:ascii="仿宋" w:hAnsi="仿宋" w:eastAsia="仿宋"/>
                <w:bCs/>
                <w:color w:val="000000"/>
                <w:sz w:val="24"/>
                <w:szCs w:val="24"/>
              </w:rPr>
              <w:t>6</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1</w:t>
            </w:r>
            <w:r>
              <w:rPr>
                <w:rFonts w:ascii="仿宋" w:hAnsi="仿宋" w:eastAsia="仿宋"/>
                <w:bCs/>
                <w:color w:val="000000"/>
                <w:sz w:val="24"/>
                <w:szCs w:val="24"/>
              </w:rPr>
              <w:t>.3</w:t>
            </w:r>
          </w:p>
        </w:tc>
        <w:tc>
          <w:tcPr>
            <w:tcW w:w="4312"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left"/>
              <w:rPr>
                <w:rFonts w:ascii="仿宋" w:hAnsi="仿宋" w:eastAsia="仿宋"/>
                <w:bCs/>
                <w:color w:val="000000"/>
                <w:sz w:val="24"/>
                <w:szCs w:val="24"/>
                <w:lang w:val="zh-CN"/>
              </w:rPr>
            </w:pPr>
            <w:r>
              <w:rPr>
                <w:rFonts w:hint="eastAsia" w:ascii="仿宋" w:hAnsi="仿宋" w:eastAsia="仿宋"/>
                <w:bCs/>
                <w:color w:val="000000"/>
                <w:sz w:val="24"/>
                <w:szCs w:val="24"/>
                <w:lang w:val="zh-CN"/>
              </w:rPr>
              <w:t>1、新增沙龙活动管理</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ascii="仿宋" w:hAnsi="仿宋" w:eastAsia="仿宋"/>
                <w:bCs/>
                <w:color w:val="000000"/>
                <w:sz w:val="24"/>
                <w:szCs w:val="24"/>
                <w:lang w:val="zh-CN"/>
              </w:rPr>
            </w:pPr>
            <w:r>
              <w:rPr>
                <w:rFonts w:hint="eastAsia" w:ascii="仿宋" w:hAnsi="仿宋" w:eastAsia="仿宋"/>
                <w:bCs/>
                <w:color w:val="000000"/>
                <w:sz w:val="24"/>
                <w:szCs w:val="24"/>
                <w:lang w:val="zh-CN"/>
              </w:rPr>
              <w:t>韩波</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2026-06-</w:t>
            </w:r>
            <w:r>
              <w:rPr>
                <w:rFonts w:ascii="仿宋" w:hAnsi="仿宋" w:eastAsia="仿宋"/>
                <w:bCs/>
                <w:color w:val="000000"/>
                <w:sz w:val="24"/>
                <w:szCs w:val="24"/>
              </w:rPr>
              <w:t>10</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ascii="仿宋" w:hAnsi="仿宋" w:eastAsia="仿宋"/>
                <w:bCs/>
                <w:color w:val="000000"/>
                <w:sz w:val="24"/>
                <w:szCs w:val="24"/>
              </w:rPr>
            </w:pPr>
            <w:r>
              <w:rPr>
                <w:rFonts w:hint="eastAsia" w:ascii="仿宋" w:hAnsi="仿宋" w:eastAsia="仿宋"/>
                <w:bCs/>
                <w:color w:val="000000"/>
                <w:sz w:val="24"/>
                <w:szCs w:val="24"/>
              </w:rPr>
              <w:t>7</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1</w:t>
            </w:r>
            <w:r>
              <w:rPr>
                <w:rFonts w:ascii="仿宋" w:hAnsi="仿宋" w:eastAsia="仿宋"/>
                <w:bCs/>
                <w:color w:val="000000"/>
                <w:sz w:val="24"/>
                <w:szCs w:val="24"/>
              </w:rPr>
              <w:t>.4</w:t>
            </w:r>
          </w:p>
        </w:tc>
        <w:tc>
          <w:tcPr>
            <w:tcW w:w="4312"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left"/>
              <w:rPr>
                <w:rFonts w:ascii="仿宋" w:hAnsi="仿宋" w:eastAsia="仿宋"/>
                <w:bCs/>
                <w:color w:val="000000"/>
                <w:sz w:val="24"/>
                <w:szCs w:val="24"/>
                <w:lang w:val="zh-CN"/>
              </w:rPr>
            </w:pPr>
            <w:r>
              <w:rPr>
                <w:rFonts w:hint="eastAsia" w:ascii="仿宋" w:hAnsi="仿宋" w:eastAsia="仿宋"/>
                <w:bCs/>
                <w:color w:val="000000"/>
                <w:sz w:val="24"/>
                <w:szCs w:val="24"/>
                <w:lang w:val="zh-CN"/>
              </w:rPr>
              <w:t>1、调整转介管理模块，分为手机银行端的客户转介与CRM端的营销跟进</w:t>
            </w:r>
          </w:p>
          <w:p>
            <w:pPr>
              <w:autoSpaceDE w:val="0"/>
              <w:autoSpaceDN w:val="0"/>
              <w:spacing w:line="360" w:lineRule="auto"/>
              <w:jc w:val="left"/>
              <w:rPr>
                <w:rFonts w:ascii="仿宋" w:hAnsi="仿宋" w:eastAsia="仿宋"/>
                <w:bCs/>
                <w:color w:val="000000"/>
                <w:sz w:val="24"/>
                <w:szCs w:val="24"/>
                <w:lang w:val="zh-CN"/>
              </w:rPr>
            </w:pPr>
            <w:r>
              <w:rPr>
                <w:rFonts w:hint="eastAsia" w:ascii="仿宋" w:hAnsi="仿宋" w:eastAsia="仿宋"/>
                <w:bCs/>
                <w:color w:val="000000"/>
                <w:sz w:val="24"/>
                <w:szCs w:val="24"/>
                <w:lang w:val="zh-CN"/>
              </w:rPr>
              <w:t>2、新增公共功能：营销反馈、打电话、面访、企微的共性需求描述</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ascii="仿宋" w:hAnsi="仿宋" w:eastAsia="仿宋"/>
                <w:bCs/>
                <w:color w:val="000000"/>
                <w:sz w:val="24"/>
                <w:szCs w:val="24"/>
                <w:lang w:val="zh-CN"/>
              </w:rPr>
            </w:pPr>
            <w:r>
              <w:rPr>
                <w:rFonts w:hint="eastAsia" w:ascii="仿宋" w:hAnsi="仿宋" w:eastAsia="仿宋"/>
                <w:bCs/>
                <w:color w:val="000000"/>
                <w:sz w:val="24"/>
                <w:szCs w:val="24"/>
                <w:lang w:val="zh-CN"/>
              </w:rPr>
              <w:t>卢玉庆</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2026-06-</w:t>
            </w:r>
            <w:r>
              <w:rPr>
                <w:rFonts w:ascii="仿宋" w:hAnsi="仿宋" w:eastAsia="仿宋"/>
                <w:bCs/>
                <w:color w:val="000000"/>
                <w:sz w:val="24"/>
                <w:szCs w:val="24"/>
              </w:rPr>
              <w:t>11</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ascii="仿宋" w:hAnsi="仿宋" w:eastAsia="仿宋"/>
                <w:bCs/>
                <w:color w:val="000000"/>
                <w:sz w:val="24"/>
                <w:szCs w:val="24"/>
              </w:rPr>
            </w:pPr>
            <w:r>
              <w:rPr>
                <w:rFonts w:hint="eastAsia" w:ascii="仿宋" w:hAnsi="仿宋" w:eastAsia="仿宋"/>
                <w:bCs/>
                <w:color w:val="000000"/>
                <w:sz w:val="24"/>
                <w:szCs w:val="24"/>
              </w:rPr>
              <w:t>8</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1</w:t>
            </w:r>
            <w:r>
              <w:rPr>
                <w:rFonts w:ascii="仿宋" w:hAnsi="仿宋" w:eastAsia="仿宋"/>
                <w:bCs/>
                <w:color w:val="000000"/>
                <w:sz w:val="24"/>
                <w:szCs w:val="24"/>
              </w:rPr>
              <w:t>.4</w:t>
            </w:r>
          </w:p>
        </w:tc>
        <w:tc>
          <w:tcPr>
            <w:tcW w:w="4312"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left"/>
              <w:rPr>
                <w:rFonts w:ascii="仿宋" w:hAnsi="仿宋" w:eastAsia="仿宋"/>
                <w:bCs/>
                <w:color w:val="000000"/>
                <w:sz w:val="24"/>
                <w:szCs w:val="24"/>
                <w:lang w:val="zh-CN"/>
              </w:rPr>
            </w:pPr>
            <w:r>
              <w:rPr>
                <w:rFonts w:hint="eastAsia" w:ascii="仿宋" w:hAnsi="仿宋" w:eastAsia="仿宋"/>
                <w:bCs/>
                <w:color w:val="000000"/>
                <w:sz w:val="24"/>
                <w:szCs w:val="24"/>
                <w:lang w:val="zh-CN"/>
              </w:rPr>
              <w:t>1、新增工作台/全局驾驶舱、快捷入口、关注客户、活动量、工作日历模块</w:t>
            </w:r>
          </w:p>
          <w:p>
            <w:pPr>
              <w:autoSpaceDE w:val="0"/>
              <w:autoSpaceDN w:val="0"/>
              <w:spacing w:line="360" w:lineRule="auto"/>
              <w:jc w:val="left"/>
              <w:rPr>
                <w:rFonts w:ascii="仿宋" w:hAnsi="仿宋" w:eastAsia="仿宋"/>
                <w:bCs/>
                <w:color w:val="000000"/>
                <w:sz w:val="24"/>
                <w:szCs w:val="24"/>
                <w:lang w:val="zh-CN"/>
              </w:rPr>
            </w:pPr>
            <w:r>
              <w:rPr>
                <w:rFonts w:hint="eastAsia" w:ascii="仿宋" w:hAnsi="仿宋" w:eastAsia="仿宋"/>
                <w:bCs/>
                <w:color w:val="000000"/>
                <w:sz w:val="24"/>
                <w:szCs w:val="24"/>
                <w:lang w:val="zh-CN"/>
              </w:rPr>
              <w:t>2、新增工作台/待办与提醒事项</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ascii="仿宋" w:hAnsi="仿宋" w:eastAsia="仿宋"/>
                <w:bCs/>
                <w:color w:val="000000"/>
                <w:sz w:val="24"/>
                <w:szCs w:val="24"/>
                <w:lang w:val="zh-CN"/>
              </w:rPr>
            </w:pPr>
            <w:r>
              <w:rPr>
                <w:rFonts w:hint="eastAsia" w:ascii="仿宋" w:hAnsi="仿宋" w:eastAsia="仿宋"/>
                <w:bCs/>
                <w:color w:val="000000"/>
                <w:sz w:val="24"/>
                <w:szCs w:val="24"/>
                <w:lang w:val="zh-CN"/>
              </w:rPr>
              <w:t>卢玉庆、万奥、韩波</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2026-06-</w:t>
            </w:r>
            <w:r>
              <w:rPr>
                <w:rFonts w:ascii="仿宋" w:hAnsi="仿宋" w:eastAsia="仿宋"/>
                <w:bCs/>
                <w:color w:val="000000"/>
                <w:sz w:val="24"/>
                <w:szCs w:val="24"/>
              </w:rPr>
              <w:t>12</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ascii="仿宋" w:hAnsi="仿宋" w:eastAsia="仿宋"/>
                <w:bCs/>
                <w:color w:val="000000"/>
                <w:sz w:val="24"/>
                <w:szCs w:val="24"/>
              </w:rPr>
            </w:pPr>
            <w:r>
              <w:rPr>
                <w:rFonts w:hint="eastAsia" w:ascii="仿宋" w:hAnsi="仿宋" w:eastAsia="仿宋"/>
                <w:bCs/>
                <w:color w:val="000000"/>
                <w:sz w:val="24"/>
                <w:szCs w:val="24"/>
              </w:rPr>
              <w:t>9</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1</w:t>
            </w:r>
            <w:r>
              <w:rPr>
                <w:rFonts w:ascii="仿宋" w:hAnsi="仿宋" w:eastAsia="仿宋"/>
                <w:bCs/>
                <w:color w:val="000000"/>
                <w:sz w:val="24"/>
                <w:szCs w:val="24"/>
              </w:rPr>
              <w:t>.5</w:t>
            </w:r>
          </w:p>
        </w:tc>
        <w:tc>
          <w:tcPr>
            <w:tcW w:w="4312"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left"/>
              <w:rPr>
                <w:rFonts w:ascii="仿宋" w:hAnsi="仿宋" w:eastAsia="仿宋"/>
                <w:bCs/>
                <w:color w:val="000000"/>
                <w:sz w:val="24"/>
                <w:szCs w:val="24"/>
                <w:lang w:val="zh-CN"/>
              </w:rPr>
            </w:pPr>
            <w:r>
              <w:rPr>
                <w:rFonts w:hint="eastAsia" w:ascii="仿宋" w:hAnsi="仿宋" w:eastAsia="仿宋"/>
                <w:bCs/>
                <w:color w:val="000000"/>
                <w:sz w:val="24"/>
                <w:szCs w:val="24"/>
                <w:lang w:val="zh-CN"/>
              </w:rPr>
              <w:t>1、新增系统管理模块</w:t>
            </w:r>
          </w:p>
          <w:p>
            <w:pPr>
              <w:autoSpaceDE w:val="0"/>
              <w:autoSpaceDN w:val="0"/>
              <w:spacing w:line="360" w:lineRule="auto"/>
              <w:jc w:val="left"/>
              <w:rPr>
                <w:rFonts w:ascii="仿宋" w:hAnsi="仿宋" w:eastAsia="仿宋"/>
                <w:bCs/>
                <w:color w:val="000000"/>
                <w:sz w:val="24"/>
                <w:szCs w:val="24"/>
                <w:lang w:val="zh-CN"/>
              </w:rPr>
            </w:pPr>
            <w:r>
              <w:rPr>
                <w:rFonts w:hint="eastAsia" w:ascii="仿宋" w:hAnsi="仿宋" w:eastAsia="仿宋"/>
                <w:bCs/>
                <w:color w:val="000000"/>
                <w:sz w:val="24"/>
                <w:szCs w:val="24"/>
                <w:lang w:val="zh-CN"/>
              </w:rPr>
              <w:t>2、新增移动端需求</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ascii="仿宋" w:hAnsi="仿宋" w:eastAsia="仿宋"/>
                <w:bCs/>
                <w:color w:val="000000"/>
                <w:sz w:val="24"/>
                <w:szCs w:val="24"/>
                <w:lang w:val="zh-CN"/>
              </w:rPr>
            </w:pPr>
            <w:r>
              <w:rPr>
                <w:rFonts w:hint="eastAsia" w:ascii="仿宋" w:hAnsi="仿宋" w:eastAsia="仿宋"/>
                <w:bCs/>
                <w:color w:val="000000"/>
                <w:sz w:val="24"/>
                <w:szCs w:val="24"/>
                <w:lang w:val="zh-CN"/>
              </w:rPr>
              <w:t>卢玉庆、万奥、韩波</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2026-06-</w:t>
            </w:r>
            <w:r>
              <w:rPr>
                <w:rFonts w:ascii="仿宋" w:hAnsi="仿宋" w:eastAsia="仿宋"/>
                <w:bCs/>
                <w:color w:val="000000"/>
                <w:sz w:val="24"/>
                <w:szCs w:val="24"/>
              </w:rPr>
              <w:t>16</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ascii="仿宋" w:hAnsi="仿宋" w:eastAsia="仿宋"/>
                <w:bCs/>
                <w:color w:val="000000"/>
                <w:sz w:val="24"/>
                <w:szCs w:val="24"/>
              </w:rPr>
            </w:pPr>
            <w:r>
              <w:rPr>
                <w:rFonts w:hint="eastAsia" w:ascii="仿宋" w:hAnsi="仿宋" w:eastAsia="仿宋"/>
                <w:bCs/>
                <w:color w:val="000000"/>
                <w:sz w:val="24"/>
                <w:szCs w:val="24"/>
              </w:rPr>
              <w:t>10</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1.6</w:t>
            </w:r>
          </w:p>
        </w:tc>
        <w:tc>
          <w:tcPr>
            <w:tcW w:w="4312" w:type="dxa"/>
            <w:tcBorders>
              <w:top w:val="single" w:color="auto" w:sz="6" w:space="0"/>
              <w:left w:val="single" w:color="auto" w:sz="6" w:space="0"/>
              <w:bottom w:val="single" w:color="auto" w:sz="6" w:space="0"/>
              <w:right w:val="single" w:color="auto" w:sz="6" w:space="0"/>
            </w:tcBorders>
            <w:vAlign w:val="center"/>
          </w:tcPr>
          <w:p>
            <w:pPr>
              <w:numPr>
                <w:ilvl w:val="0"/>
                <w:numId w:val="8"/>
              </w:num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存款计算器、贷款计算器、理财计算器补充计算公式</w:t>
            </w:r>
          </w:p>
          <w:p>
            <w:pPr>
              <w:numPr>
                <w:ilvl w:val="0"/>
                <w:numId w:val="8"/>
              </w:num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客户360视图/客户资产/总览，输出章节的“保险余额”字段改为“保费金额”，并在 客户管理/我的客户/客户盘点 的处理章节补充保费金额的口径</w:t>
            </w:r>
          </w:p>
          <w:p>
            <w:pPr>
              <w:numPr>
                <w:ilvl w:val="0"/>
                <w:numId w:val="8"/>
              </w:num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补充PC端功能需求各章节下“输入输出的界面”的原型图</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ascii="仿宋" w:hAnsi="仿宋" w:eastAsia="仿宋"/>
                <w:bCs/>
                <w:color w:val="000000"/>
                <w:sz w:val="24"/>
                <w:szCs w:val="24"/>
              </w:rPr>
            </w:pPr>
            <w:r>
              <w:rPr>
                <w:rFonts w:hint="eastAsia" w:ascii="仿宋" w:hAnsi="仿宋" w:eastAsia="仿宋"/>
                <w:bCs/>
                <w:color w:val="000000"/>
                <w:sz w:val="24"/>
                <w:szCs w:val="24"/>
              </w:rPr>
              <w:t>万奥</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2026-06-17</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ascii="仿宋" w:hAnsi="仿宋" w:eastAsia="仿宋"/>
                <w:bCs/>
                <w:color w:val="000000"/>
                <w:sz w:val="24"/>
                <w:szCs w:val="24"/>
              </w:rPr>
            </w:pPr>
            <w:r>
              <w:rPr>
                <w:rFonts w:hint="eastAsia" w:ascii="仿宋" w:hAnsi="仿宋" w:eastAsia="仿宋"/>
                <w:bCs/>
                <w:color w:val="000000"/>
                <w:sz w:val="24"/>
                <w:szCs w:val="24"/>
              </w:rPr>
              <w:t>11</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1.7</w:t>
            </w:r>
          </w:p>
        </w:tc>
        <w:tc>
          <w:tcPr>
            <w:tcW w:w="4312" w:type="dxa"/>
            <w:tcBorders>
              <w:top w:val="single" w:color="auto" w:sz="6" w:space="0"/>
              <w:left w:val="single" w:color="auto" w:sz="6" w:space="0"/>
              <w:bottom w:val="single" w:color="auto" w:sz="6" w:space="0"/>
              <w:right w:val="single" w:color="auto" w:sz="6" w:space="0"/>
            </w:tcBorders>
            <w:vAlign w:val="center"/>
          </w:tcPr>
          <w:p>
            <w:pPr>
              <w:numPr>
                <w:ilvl w:val="0"/>
                <w:numId w:val="9"/>
              </w:num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新增非功能需求模块</w:t>
            </w:r>
          </w:p>
          <w:p>
            <w:pPr>
              <w:numPr>
                <w:ilvl w:val="0"/>
                <w:numId w:val="9"/>
              </w:num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PC端功能需求/客户管理/客户360视图/客户负债，输出项确认了授信明细、贷款账户列表、借据明细的字段</w:t>
            </w:r>
          </w:p>
          <w:p>
            <w:pPr>
              <w:numPr>
                <w:ilvl w:val="0"/>
                <w:numId w:val="9"/>
              </w:num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PC端功能需求/产品管理/产品视图/产品简介，输出项确认了贷款产品需要展示的基础信息</w:t>
            </w:r>
          </w:p>
          <w:p>
            <w:pPr>
              <w:numPr>
                <w:ilvl w:val="0"/>
                <w:numId w:val="9"/>
              </w:num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PC端功能需求/系统管理/审批流程管理的输入章节，将“机构类型”改为“申请类型”</w:t>
            </w:r>
          </w:p>
          <w:p>
            <w:pPr>
              <w:numPr>
                <w:ilvl w:val="0"/>
                <w:numId w:val="9"/>
              </w:num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PC端功能需求/工作台/待办及提醒事项 补充部分章节“输入输出的界面”的原型图</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ascii="仿宋" w:hAnsi="仿宋" w:eastAsia="仿宋"/>
                <w:bCs/>
                <w:color w:val="000000"/>
                <w:sz w:val="24"/>
                <w:szCs w:val="24"/>
              </w:rPr>
            </w:pPr>
            <w:r>
              <w:rPr>
                <w:rFonts w:hint="eastAsia" w:ascii="仿宋" w:hAnsi="仿宋" w:eastAsia="仿宋"/>
                <w:bCs/>
                <w:color w:val="000000"/>
                <w:sz w:val="24"/>
                <w:szCs w:val="24"/>
              </w:rPr>
              <w:t>万奥</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2026-06-22</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ascii="仿宋" w:hAnsi="仿宋" w:eastAsia="仿宋"/>
                <w:bCs/>
                <w:color w:val="000000"/>
                <w:sz w:val="24"/>
                <w:szCs w:val="24"/>
              </w:rPr>
            </w:pPr>
            <w:r>
              <w:rPr>
                <w:rFonts w:hint="eastAsia" w:ascii="仿宋" w:hAnsi="仿宋" w:eastAsia="仿宋"/>
                <w:bCs/>
                <w:color w:val="000000"/>
                <w:sz w:val="24"/>
                <w:szCs w:val="24"/>
              </w:rPr>
              <w:t>12</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1.8</w:t>
            </w:r>
          </w:p>
        </w:tc>
        <w:tc>
          <w:tcPr>
            <w:tcW w:w="4312"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1、PC端功能需求/工作台/待办及提醒事项/到期提醒 将“贷款授信到期”改名为“贷款合同到期”</w:t>
            </w:r>
          </w:p>
          <w:p>
            <w:pPr>
              <w:autoSpaceDE w:val="0"/>
              <w:autoSpaceDN w:val="0"/>
              <w:spacing w:line="360" w:lineRule="auto"/>
              <w:jc w:val="left"/>
              <w:rPr>
                <w:rFonts w:ascii="仿宋" w:hAnsi="仿宋" w:eastAsia="仿宋"/>
                <w:color w:val="000000"/>
                <w:kern w:val="0"/>
                <w:sz w:val="24"/>
                <w:szCs w:val="22"/>
              </w:rPr>
            </w:pPr>
            <w:r>
              <w:rPr>
                <w:rFonts w:hint="eastAsia" w:ascii="仿宋" w:hAnsi="仿宋" w:eastAsia="仿宋"/>
                <w:bCs/>
                <w:color w:val="000000"/>
                <w:sz w:val="24"/>
                <w:szCs w:val="24"/>
              </w:rPr>
              <w:t>2、PC端功能需求/工作台/待办及提醒事项/到期提醒 规则与约束新增第6条：</w:t>
            </w:r>
            <w:r>
              <w:rPr>
                <w:rFonts w:hint="eastAsia" w:ascii="仿宋" w:hAnsi="仿宋" w:eastAsia="仿宋"/>
                <w:color w:val="000000"/>
                <w:kern w:val="0"/>
                <w:sz w:val="24"/>
                <w:szCs w:val="22"/>
              </w:rPr>
              <w:t>提醒的已读、未读状态根据当前登录岗位判断。客户关怀、信息提醒、活动提醒、转介提醒的已读、未读规则同此条</w:t>
            </w:r>
          </w:p>
          <w:p>
            <w:pPr>
              <w:autoSpaceDE w:val="0"/>
              <w:autoSpaceDN w:val="0"/>
              <w:spacing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w:t>
            </w:r>
            <w:r>
              <w:rPr>
                <w:rFonts w:hint="eastAsia" w:ascii="仿宋" w:hAnsi="仿宋" w:eastAsia="仿宋"/>
                <w:bCs/>
                <w:color w:val="000000"/>
                <w:sz w:val="24"/>
                <w:szCs w:val="24"/>
              </w:rPr>
              <w:t>PC端功能需求/工作台/待办及提醒事项/信息提醒 确定收单商户长期无交易提醒的口径</w:t>
            </w:r>
          </w:p>
          <w:p>
            <w:pPr>
              <w:autoSpaceDE w:val="0"/>
              <w:autoSpaceDN w:val="0"/>
              <w:spacing w:line="360" w:lineRule="auto"/>
              <w:jc w:val="left"/>
              <w:rPr>
                <w:rFonts w:ascii="仿宋" w:hAnsi="仿宋" w:eastAsia="仿宋"/>
                <w:bCs/>
                <w:color w:val="000000"/>
                <w:sz w:val="24"/>
                <w:szCs w:val="24"/>
              </w:rPr>
            </w:pPr>
            <w:r>
              <w:rPr>
                <w:rFonts w:hint="eastAsia" w:ascii="仿宋" w:hAnsi="仿宋" w:eastAsia="仿宋"/>
                <w:color w:val="000000"/>
                <w:kern w:val="0"/>
                <w:sz w:val="24"/>
                <w:szCs w:val="22"/>
              </w:rPr>
              <w:t>4、</w:t>
            </w:r>
            <w:r>
              <w:rPr>
                <w:rFonts w:hint="eastAsia" w:ascii="仿宋" w:hAnsi="仿宋" w:eastAsia="仿宋"/>
                <w:bCs/>
                <w:color w:val="000000"/>
                <w:sz w:val="24"/>
                <w:szCs w:val="24"/>
              </w:rPr>
              <w:t>PC端功能需求/客户管理/我的客户/客户盘点 贷款构成分析补充贷款类型为：经营性贷款、消费性贷款、住房贷款</w:t>
            </w:r>
          </w:p>
          <w:p>
            <w:p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5、PC端功能需求/客户管理/客户视图/客户概览/信息提醒 补充了风险事件的类型</w:t>
            </w:r>
          </w:p>
          <w:p>
            <w:p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6、工作台/待办及提醒事项/信息提醒 确定了贷款逾期提醒、贷款欠息提醒、贷款还款余额不足提醒、收单商户长期无交易提醒、销户提醒的口径</w:t>
            </w:r>
          </w:p>
          <w:p>
            <w:p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7、PC端功能需求/客户管理/客户视图/营销推动/联络信息 补充“来源”字段的说明：展示来源渠道（PC或移动端）</w:t>
            </w:r>
          </w:p>
          <w:p>
            <w:p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8、新增 非功能需求/安全性需求/数据安全设计/数据生命周期安全要求 模块</w:t>
            </w:r>
          </w:p>
          <w:p>
            <w:pPr>
              <w:autoSpaceDE w:val="0"/>
              <w:autoSpaceDN w:val="0"/>
              <w:spacing w:line="360" w:lineRule="auto"/>
              <w:jc w:val="left"/>
              <w:rPr>
                <w:rFonts w:ascii="仿宋" w:hAnsi="仿宋" w:eastAsia="仿宋"/>
                <w:bCs/>
                <w:color w:val="000000"/>
                <w:sz w:val="24"/>
                <w:szCs w:val="24"/>
              </w:rPr>
            </w:pPr>
            <w:r>
              <w:rPr>
                <w:rFonts w:hint="eastAsia" w:ascii="仿宋" w:hAnsi="仿宋" w:eastAsia="仿宋"/>
                <w:bCs/>
                <w:color w:val="000000"/>
                <w:sz w:val="24"/>
                <w:szCs w:val="24"/>
              </w:rPr>
              <w:t>9、PC端功能需求/营销管理/营销活动管理/新增/选择指标 补充说明，页面展示指标名称、指标口径</w:t>
            </w:r>
          </w:p>
          <w:p>
            <w:pPr>
              <w:autoSpaceDE w:val="0"/>
              <w:autoSpaceDN w:val="0"/>
              <w:spacing w:line="360" w:lineRule="auto"/>
              <w:jc w:val="left"/>
              <w:rPr>
                <w:rFonts w:ascii="仿宋" w:hAnsi="仿宋" w:eastAsia="仿宋" w:cs="仿宋"/>
                <w:bCs/>
                <w:color w:val="000000"/>
                <w:kern w:val="0"/>
                <w:sz w:val="24"/>
              </w:rPr>
            </w:pPr>
            <w:r>
              <w:rPr>
                <w:rFonts w:hint="eastAsia" w:ascii="仿宋" w:hAnsi="仿宋" w:eastAsia="仿宋"/>
                <w:bCs/>
                <w:color w:val="000000"/>
                <w:sz w:val="24"/>
                <w:szCs w:val="24"/>
              </w:rPr>
              <w:t>10、PC端功能需求/营销管理/营销活动管理/营销活动视图/任务监控分析 输出项补充说明，表头分为两行，</w:t>
            </w:r>
            <w:r>
              <w:rPr>
                <w:rFonts w:hint="eastAsia" w:ascii="仿宋" w:hAnsi="仿宋" w:eastAsia="仿宋" w:cs="仿宋"/>
                <w:bCs/>
                <w:color w:val="000000"/>
                <w:kern w:val="0"/>
                <w:sz w:val="24"/>
              </w:rPr>
              <w:t>第一行展示指标名称，第二行展示该指标的基准值、当前值、增量、增长率</w:t>
            </w:r>
          </w:p>
          <w:p>
            <w:pPr>
              <w:autoSpaceDE w:val="0"/>
              <w:autoSpaceDN w:val="0"/>
              <w:spacing w:line="360" w:lineRule="auto"/>
              <w:jc w:val="left"/>
              <w:rPr>
                <w:rFonts w:ascii="仿宋" w:hAnsi="仿宋" w:eastAsia="仿宋" w:cs="仿宋"/>
                <w:bCs/>
                <w:color w:val="000000"/>
                <w:kern w:val="0"/>
                <w:sz w:val="24"/>
              </w:rPr>
            </w:pPr>
            <w:r>
              <w:rPr>
                <w:rFonts w:hint="eastAsia" w:ascii="仿宋" w:hAnsi="仿宋" w:eastAsia="仿宋" w:cs="仿宋"/>
                <w:bCs/>
                <w:color w:val="000000"/>
                <w:kern w:val="0"/>
                <w:sz w:val="24"/>
              </w:rPr>
              <w:t>11、</w:t>
            </w:r>
            <w:r>
              <w:rPr>
                <w:rFonts w:hint="eastAsia" w:ascii="仿宋" w:hAnsi="仿宋" w:eastAsia="仿宋"/>
                <w:bCs/>
                <w:color w:val="000000"/>
                <w:sz w:val="24"/>
                <w:szCs w:val="24"/>
              </w:rPr>
              <w:t>PC端功能需求/</w:t>
            </w:r>
            <w:r>
              <w:rPr>
                <w:rFonts w:hint="eastAsia" w:ascii="仿宋" w:hAnsi="仿宋" w:eastAsia="仿宋" w:cs="仿宋"/>
                <w:bCs/>
                <w:color w:val="000000"/>
                <w:kern w:val="0"/>
                <w:sz w:val="24"/>
              </w:rPr>
              <w:t>营销管理/沙龙活动管理/活动视图/客户明细 输出项改为核心客户号、客户姓名、拨号日期及时间</w:t>
            </w:r>
          </w:p>
          <w:p>
            <w:pPr>
              <w:autoSpaceDE w:val="0"/>
              <w:autoSpaceDN w:val="0"/>
              <w:spacing w:line="360" w:lineRule="auto"/>
              <w:jc w:val="left"/>
              <w:rPr>
                <w:rFonts w:hint="eastAsia" w:ascii="仿宋" w:hAnsi="仿宋" w:eastAsia="仿宋" w:cs="仿宋"/>
                <w:bCs/>
                <w:color w:val="000000"/>
                <w:kern w:val="0"/>
                <w:sz w:val="24"/>
              </w:rPr>
            </w:pPr>
            <w:r>
              <w:rPr>
                <w:rFonts w:hint="eastAsia" w:ascii="仿宋" w:hAnsi="仿宋" w:eastAsia="仿宋" w:cs="仿宋"/>
                <w:bCs/>
                <w:color w:val="000000"/>
                <w:kern w:val="0"/>
                <w:sz w:val="24"/>
              </w:rPr>
              <w:t>1</w:t>
            </w:r>
            <w:r>
              <w:rPr>
                <w:rFonts w:ascii="仿宋" w:hAnsi="仿宋" w:eastAsia="仿宋" w:cs="仿宋"/>
                <w:bCs/>
                <w:color w:val="000000"/>
                <w:kern w:val="0"/>
                <w:sz w:val="24"/>
              </w:rPr>
              <w:t>2</w:t>
            </w:r>
            <w:r>
              <w:rPr>
                <w:rFonts w:hint="eastAsia" w:ascii="仿宋" w:hAnsi="仿宋" w:eastAsia="仿宋" w:cs="仿宋"/>
                <w:bCs/>
                <w:color w:val="000000"/>
                <w:kern w:val="0"/>
                <w:sz w:val="24"/>
              </w:rPr>
              <w:t>、在工作台/全局驾驶舱、营销活动、目标任务模块补充了指标清单</w:t>
            </w:r>
          </w:p>
          <w:p>
            <w:p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13、在权限矩阵模块补充系统岗位权限初始化表格</w:t>
            </w:r>
          </w:p>
          <w:p>
            <w:pPr>
              <w:autoSpaceDE w:val="0"/>
              <w:autoSpaceDN w:val="0"/>
              <w:spacing w:line="360" w:lineRule="auto"/>
              <w:jc w:val="left"/>
              <w:rPr>
                <w:rFonts w:hint="default"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14、关系系统模块删除“精准营销平台”，标签改为由CRM系统加工，新增ESB，调手机银行相关接口</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ascii="仿宋" w:hAnsi="仿宋" w:eastAsia="仿宋"/>
                <w:bCs/>
                <w:color w:val="000000"/>
                <w:sz w:val="24"/>
                <w:szCs w:val="24"/>
              </w:rPr>
            </w:pPr>
            <w:r>
              <w:rPr>
                <w:rFonts w:hint="eastAsia" w:ascii="仿宋" w:hAnsi="仿宋" w:eastAsia="仿宋"/>
                <w:bCs/>
                <w:color w:val="000000"/>
                <w:sz w:val="24"/>
                <w:szCs w:val="24"/>
              </w:rPr>
              <w:t>万奥、卢玉庆</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ascii="仿宋" w:hAnsi="仿宋" w:eastAsia="仿宋"/>
                <w:bCs/>
                <w:color w:val="000000"/>
                <w:sz w:val="24"/>
                <w:szCs w:val="24"/>
              </w:rPr>
            </w:pPr>
            <w:r>
              <w:rPr>
                <w:rFonts w:hint="eastAsia" w:ascii="仿宋" w:hAnsi="仿宋" w:eastAsia="仿宋"/>
                <w:bCs/>
                <w:color w:val="000000"/>
                <w:sz w:val="24"/>
                <w:szCs w:val="24"/>
              </w:rPr>
              <w:t>2026-06-24</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hint="default" w:ascii="仿宋" w:hAnsi="仿宋" w:eastAsia="仿宋"/>
                <w:bCs/>
                <w:color w:val="000000"/>
                <w:sz w:val="24"/>
                <w:szCs w:val="24"/>
                <w:lang w:val="en-US" w:eastAsia="zh-CN"/>
              </w:rPr>
            </w:pPr>
            <w:r>
              <w:rPr>
                <w:rFonts w:hint="eastAsia" w:ascii="仿宋" w:hAnsi="仿宋" w:eastAsia="仿宋"/>
                <w:bCs/>
                <w:color w:val="000000"/>
                <w:sz w:val="24"/>
                <w:szCs w:val="24"/>
                <w:lang w:val="en-US" w:eastAsia="zh-CN"/>
              </w:rPr>
              <w:t>13</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hint="default" w:ascii="仿宋" w:hAnsi="仿宋" w:eastAsia="仿宋"/>
                <w:bCs/>
                <w:color w:val="000000"/>
                <w:sz w:val="24"/>
                <w:szCs w:val="24"/>
                <w:lang w:val="en-US" w:eastAsia="zh-CN"/>
              </w:rPr>
            </w:pPr>
            <w:r>
              <w:rPr>
                <w:rFonts w:hint="eastAsia" w:ascii="仿宋" w:hAnsi="仿宋" w:eastAsia="仿宋"/>
                <w:bCs/>
                <w:color w:val="000000"/>
                <w:sz w:val="24"/>
                <w:szCs w:val="24"/>
                <w:lang w:val="en-US" w:eastAsia="zh-CN"/>
              </w:rPr>
              <w:t>1.9</w:t>
            </w:r>
          </w:p>
        </w:tc>
        <w:tc>
          <w:tcPr>
            <w:tcW w:w="4312"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需求评审版本</w:t>
            </w:r>
          </w:p>
          <w:p>
            <w:pPr>
              <w:numPr>
                <w:ilvl w:val="0"/>
                <w:numId w:val="1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工作台/待办及提醒事项/转介提醒 去掉接收、退回的描述</w:t>
            </w:r>
          </w:p>
          <w:p>
            <w:pPr>
              <w:numPr>
                <w:ilvl w:val="0"/>
                <w:numId w:val="10"/>
              </w:numPr>
              <w:autoSpaceDE w:val="0"/>
              <w:autoSpaceDN w:val="0"/>
              <w:spacing w:line="360" w:lineRule="auto"/>
              <w:jc w:val="left"/>
              <w:rPr>
                <w:rFonts w:hint="default" w:ascii="仿宋" w:hAnsi="仿宋" w:eastAsia="仿宋" w:cs="仿宋"/>
                <w:bCs/>
                <w:color w:val="000000"/>
                <w:kern w:val="0"/>
                <w:sz w:val="24"/>
                <w:lang w:val="en-US" w:eastAsia="zh-CN"/>
              </w:rPr>
            </w:pPr>
            <w:r>
              <w:rPr>
                <w:rFonts w:hint="default" w:ascii="仿宋" w:hAnsi="仿宋" w:eastAsia="仿宋" w:cs="仿宋"/>
                <w:bCs/>
                <w:color w:val="000000"/>
                <w:kern w:val="0"/>
                <w:sz w:val="24"/>
                <w:lang w:val="en-US" w:eastAsia="zh-CN"/>
              </w:rPr>
              <w:t>营销管理/营销活动管理/提交审核 删除提交审核章节，营销活动不需要审批</w:t>
            </w:r>
          </w:p>
          <w:p>
            <w:pPr>
              <w:numPr>
                <w:ilvl w:val="0"/>
                <w:numId w:val="10"/>
              </w:numPr>
              <w:autoSpaceDE w:val="0"/>
              <w:autoSpaceDN w:val="0"/>
              <w:spacing w:line="360" w:lineRule="auto"/>
              <w:jc w:val="left"/>
              <w:rPr>
                <w:rFonts w:hint="default" w:ascii="仿宋" w:hAnsi="仿宋" w:eastAsia="仿宋" w:cs="仿宋"/>
                <w:bCs/>
                <w:color w:val="000000"/>
                <w:kern w:val="0"/>
                <w:sz w:val="24"/>
                <w:lang w:val="en-US" w:eastAsia="zh-CN"/>
              </w:rPr>
            </w:pPr>
            <w:r>
              <w:rPr>
                <w:rFonts w:hint="default" w:ascii="仿宋" w:hAnsi="仿宋" w:eastAsia="仿宋" w:cs="仿宋"/>
                <w:bCs/>
                <w:color w:val="000000"/>
                <w:kern w:val="0"/>
                <w:sz w:val="24"/>
                <w:lang w:val="en-US" w:eastAsia="zh-CN"/>
              </w:rPr>
              <w:t>工作台/待办及提醒事项/我的申请或待办审批，申请类型的码值去掉 营销活动，申请详情页/审批详情页去掉营销活动</w:t>
            </w:r>
          </w:p>
          <w:p>
            <w:pPr>
              <w:numPr>
                <w:ilvl w:val="0"/>
                <w:numId w:val="10"/>
              </w:numPr>
              <w:autoSpaceDE w:val="0"/>
              <w:autoSpaceDN w:val="0"/>
              <w:spacing w:line="360" w:lineRule="auto"/>
              <w:jc w:val="left"/>
              <w:rPr>
                <w:rFonts w:hint="default" w:ascii="仿宋" w:hAnsi="仿宋" w:eastAsia="仿宋" w:cs="仿宋"/>
                <w:bCs/>
                <w:color w:val="000000"/>
                <w:kern w:val="0"/>
                <w:sz w:val="24"/>
                <w:lang w:val="en-US" w:eastAsia="zh-CN"/>
              </w:rPr>
            </w:pPr>
            <w:r>
              <w:rPr>
                <w:rFonts w:hint="default" w:ascii="仿宋" w:hAnsi="仿宋" w:eastAsia="仿宋" w:cs="仿宋"/>
                <w:bCs/>
                <w:color w:val="000000"/>
                <w:kern w:val="0"/>
                <w:sz w:val="24"/>
                <w:lang w:val="en-US" w:eastAsia="zh-CN"/>
              </w:rPr>
              <w:t>产品管理模块去掉银行卡产品</w:t>
            </w:r>
          </w:p>
          <w:p>
            <w:pPr>
              <w:numPr>
                <w:ilvl w:val="0"/>
                <w:numId w:val="10"/>
              </w:numPr>
              <w:autoSpaceDE w:val="0"/>
              <w:autoSpaceDN w:val="0"/>
              <w:spacing w:line="360" w:lineRule="auto"/>
              <w:jc w:val="left"/>
              <w:rPr>
                <w:rFonts w:hint="default"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因无活期理财，已将文档中所有的活期理财 统一替换为 开放式理财</w:t>
            </w:r>
          </w:p>
          <w:p>
            <w:pPr>
              <w:numPr>
                <w:ilvl w:val="0"/>
                <w:numId w:val="10"/>
              </w:numPr>
              <w:autoSpaceDE w:val="0"/>
              <w:autoSpaceDN w:val="0"/>
              <w:spacing w:line="360" w:lineRule="auto"/>
              <w:jc w:val="left"/>
              <w:rPr>
                <w:rFonts w:hint="default"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系统管理，新增岗位管理模块</w:t>
            </w:r>
          </w:p>
          <w:p>
            <w:pPr>
              <w:numPr>
                <w:ilvl w:val="0"/>
                <w:numId w:val="10"/>
              </w:numPr>
              <w:autoSpaceDE w:val="0"/>
              <w:autoSpaceDN w:val="0"/>
              <w:spacing w:line="360" w:lineRule="auto"/>
              <w:jc w:val="left"/>
              <w:rPr>
                <w:rFonts w:hint="default"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非功能需求，按需求评审会议要求修订</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hint="eastAsia" w:ascii="仿宋" w:hAnsi="仿宋" w:eastAsia="仿宋"/>
                <w:bCs/>
                <w:color w:val="000000"/>
                <w:sz w:val="24"/>
                <w:szCs w:val="24"/>
                <w:lang w:val="en-US" w:eastAsia="zh-CN"/>
              </w:rPr>
            </w:pPr>
            <w:r>
              <w:rPr>
                <w:rFonts w:hint="eastAsia" w:ascii="仿宋" w:hAnsi="仿宋" w:eastAsia="仿宋"/>
                <w:bCs/>
                <w:color w:val="000000"/>
                <w:sz w:val="24"/>
                <w:szCs w:val="24"/>
                <w:lang w:val="en-US" w:eastAsia="zh-CN"/>
              </w:rPr>
              <w:t>万奥</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hint="default" w:ascii="仿宋" w:hAnsi="仿宋" w:eastAsia="仿宋"/>
                <w:bCs/>
                <w:color w:val="000000"/>
                <w:sz w:val="24"/>
                <w:szCs w:val="24"/>
                <w:lang w:val="en-US" w:eastAsia="zh-CN"/>
              </w:rPr>
            </w:pPr>
            <w:r>
              <w:rPr>
                <w:rFonts w:hint="eastAsia" w:ascii="仿宋" w:hAnsi="仿宋" w:eastAsia="仿宋"/>
                <w:bCs/>
                <w:color w:val="000000"/>
                <w:sz w:val="24"/>
                <w:szCs w:val="24"/>
                <w:lang w:val="en-US" w:eastAsia="zh-CN"/>
              </w:rPr>
              <w:t>2026-06-29</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hint="default" w:ascii="仿宋" w:hAnsi="仿宋" w:eastAsia="仿宋"/>
                <w:bCs/>
                <w:color w:val="000000"/>
                <w:sz w:val="24"/>
                <w:szCs w:val="24"/>
                <w:lang w:val="en-US" w:eastAsia="zh-CN"/>
              </w:rPr>
            </w:pPr>
            <w:r>
              <w:rPr>
                <w:rFonts w:hint="eastAsia" w:ascii="仿宋" w:hAnsi="仿宋" w:eastAsia="仿宋"/>
                <w:bCs/>
                <w:color w:val="000000"/>
                <w:sz w:val="24"/>
                <w:szCs w:val="24"/>
                <w:lang w:val="en-US" w:eastAsia="zh-CN"/>
              </w:rPr>
              <w:t>14</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hint="default" w:ascii="仿宋" w:hAnsi="仿宋" w:eastAsia="仿宋"/>
                <w:bCs/>
                <w:color w:val="000000"/>
                <w:sz w:val="24"/>
                <w:szCs w:val="24"/>
                <w:lang w:val="en-US" w:eastAsia="zh-CN"/>
              </w:rPr>
            </w:pPr>
            <w:r>
              <w:rPr>
                <w:rFonts w:hint="eastAsia" w:ascii="仿宋" w:hAnsi="仿宋" w:eastAsia="仿宋"/>
                <w:bCs/>
                <w:color w:val="000000"/>
                <w:sz w:val="24"/>
                <w:szCs w:val="24"/>
                <w:lang w:val="en-US" w:eastAsia="zh-CN"/>
              </w:rPr>
              <w:t>2.0</w:t>
            </w:r>
          </w:p>
        </w:tc>
        <w:tc>
          <w:tcPr>
            <w:tcW w:w="4312" w:type="dxa"/>
            <w:tcBorders>
              <w:top w:val="single" w:color="auto" w:sz="6" w:space="0"/>
              <w:left w:val="single" w:color="auto" w:sz="6" w:space="0"/>
              <w:bottom w:val="single" w:color="auto" w:sz="6" w:space="0"/>
              <w:right w:val="single" w:color="auto" w:sz="6" w:space="0"/>
            </w:tcBorders>
            <w:vAlign w:val="center"/>
          </w:tcPr>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1、系统管理/用户管理：将“岗位”改名为“职位”；新增“锁定状态”字段及规则；新增“职位机构”字段；员工状态码值定为在职、离职、劳务派遣、退休；“新增用户”页面删除“身份证号码”字段；“重置密码”新增规则：密码重置后将锁定状态改为“正常”</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2、系统管理/机构管理：去掉机构的新增、编辑、删除功能；列表去掉“机构简称”、“地区”字段</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3、系统管理/角色管理：删除“角色机构级别”、“角色类型”、“所属条线”字段</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系统管理新增“岗位管理”模块</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4、系统管理/数据字典：删除“法人行号”字段；“字典ID”改名为“字典值”</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5、系统管理/操作日志：删除“日志类型”字段；删除日志导出功能；列表新增“操作类型”、“操作内容”字段</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6、系统管理/审批流程管理：列表将“申请类型”改名为“策略类型”；新增“审批类型”字段；“新建审批策略”页面删除“场景名称”字段，新增“策略类型”、“审批类型”字段</w:t>
            </w:r>
          </w:p>
          <w:p>
            <w:pPr>
              <w:numPr>
                <w:ilvl w:val="0"/>
                <w:numId w:val="0"/>
              </w:numPr>
              <w:autoSpaceDE w:val="0"/>
              <w:autoSpaceDN w:val="0"/>
              <w:spacing w:line="360" w:lineRule="auto"/>
              <w:jc w:val="left"/>
              <w:rPr>
                <w:rFonts w:hint="default"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7、工作台/全局驾驶舱：首页指标更新，指标口径待定</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hint="default" w:ascii="仿宋" w:hAnsi="仿宋" w:eastAsia="仿宋"/>
                <w:bCs/>
                <w:color w:val="000000"/>
                <w:sz w:val="24"/>
                <w:szCs w:val="24"/>
                <w:lang w:val="en-US" w:eastAsia="zh-CN"/>
              </w:rPr>
            </w:pPr>
            <w:r>
              <w:rPr>
                <w:rFonts w:hint="eastAsia" w:ascii="仿宋" w:hAnsi="仿宋" w:eastAsia="仿宋"/>
                <w:bCs/>
                <w:color w:val="000000"/>
                <w:sz w:val="24"/>
                <w:szCs w:val="24"/>
                <w:lang w:val="en-US" w:eastAsia="zh-CN"/>
              </w:rPr>
              <w:t>万奥</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hint="default" w:ascii="仿宋" w:hAnsi="仿宋" w:eastAsia="仿宋"/>
                <w:bCs/>
                <w:color w:val="000000"/>
                <w:sz w:val="24"/>
                <w:szCs w:val="24"/>
                <w:lang w:val="en-US" w:eastAsia="zh-CN"/>
              </w:rPr>
            </w:pPr>
            <w:r>
              <w:rPr>
                <w:rFonts w:hint="eastAsia" w:ascii="仿宋" w:hAnsi="仿宋" w:eastAsia="仿宋"/>
                <w:bCs/>
                <w:color w:val="000000"/>
                <w:sz w:val="24"/>
                <w:szCs w:val="24"/>
                <w:lang w:val="en-US" w:eastAsia="zh-CN"/>
              </w:rPr>
              <w:t>2026-07-03</w:t>
            </w:r>
          </w:p>
        </w:tc>
      </w:tr>
      <w:tr>
        <w:tblPrEx>
          <w:tblLayout w:type="fixed"/>
          <w:tblCellMar>
            <w:top w:w="0" w:type="dxa"/>
            <w:left w:w="108" w:type="dxa"/>
            <w:bottom w:w="0" w:type="dxa"/>
            <w:right w:w="108" w:type="dxa"/>
          </w:tblCellMar>
        </w:tblPrEx>
        <w:trPr>
          <w:trHeight w:val="504" w:hRule="atLeast"/>
          <w:jc w:val="center"/>
        </w:trPr>
        <w:tc>
          <w:tcPr>
            <w:tcW w:w="858"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ind w:firstLine="360"/>
              <w:rPr>
                <w:rFonts w:hint="default" w:ascii="仿宋" w:hAnsi="仿宋" w:eastAsia="仿宋"/>
                <w:bCs/>
                <w:color w:val="000000"/>
                <w:sz w:val="24"/>
                <w:szCs w:val="24"/>
                <w:lang w:val="en-US" w:eastAsia="zh-CN"/>
              </w:rPr>
            </w:pPr>
            <w:r>
              <w:rPr>
                <w:rFonts w:hint="eastAsia" w:ascii="仿宋" w:hAnsi="仿宋" w:eastAsia="仿宋"/>
                <w:bCs/>
                <w:color w:val="000000"/>
                <w:sz w:val="24"/>
                <w:szCs w:val="24"/>
                <w:lang w:val="en-US" w:eastAsia="zh-CN"/>
              </w:rPr>
              <w:t>15</w:t>
            </w:r>
          </w:p>
        </w:tc>
        <w:tc>
          <w:tcPr>
            <w:tcW w:w="84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hint="default" w:ascii="仿宋" w:hAnsi="仿宋" w:eastAsia="仿宋"/>
                <w:bCs/>
                <w:color w:val="000000"/>
                <w:sz w:val="24"/>
                <w:szCs w:val="24"/>
                <w:lang w:val="en-US" w:eastAsia="zh-CN"/>
              </w:rPr>
            </w:pPr>
            <w:r>
              <w:rPr>
                <w:rFonts w:hint="eastAsia" w:ascii="仿宋" w:hAnsi="仿宋" w:eastAsia="仿宋"/>
                <w:bCs/>
                <w:color w:val="000000"/>
                <w:sz w:val="24"/>
                <w:szCs w:val="24"/>
                <w:lang w:val="en-US" w:eastAsia="zh-CN"/>
              </w:rPr>
              <w:t>2.0.1</w:t>
            </w:r>
          </w:p>
        </w:tc>
        <w:tc>
          <w:tcPr>
            <w:tcW w:w="4312" w:type="dxa"/>
            <w:tcBorders>
              <w:top w:val="single" w:color="auto" w:sz="6" w:space="0"/>
              <w:left w:val="single" w:color="auto" w:sz="6" w:space="0"/>
              <w:bottom w:val="single" w:color="auto" w:sz="6" w:space="0"/>
              <w:right w:val="single" w:color="auto" w:sz="6" w:space="0"/>
            </w:tcBorders>
            <w:vAlign w:val="center"/>
          </w:tcPr>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1、业绩战报，输出章节补充“客户经理层级”的内容</w:t>
            </w:r>
            <w:bookmarkStart w:id="238" w:name="_GoBack"/>
            <w:bookmarkEnd w:id="238"/>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2、公共功能/客户联络/发送短信，发送短信页面新增“发送时间”字段，系统定时发送；新增短信发送审批功能，审批通过后系统才执行发送</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3、工作台/待办及提醒事项/我的申请或待办审批，新增申请类型“短信发送”</w:t>
            </w:r>
          </w:p>
          <w:p>
            <w:pPr>
              <w:numPr>
                <w:ilvl w:val="0"/>
                <w:numId w:val="0"/>
              </w:numPr>
              <w:autoSpaceDE w:val="0"/>
              <w:autoSpaceDN w:val="0"/>
              <w:spacing w:line="360" w:lineRule="auto"/>
              <w:jc w:val="left"/>
              <w:rPr>
                <w:rFonts w:hint="default"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4、工作台/待办及提醒事项/信息提醒，提醒类型新增“短信未发送”，提醒文案：您设置{发送时间}发送的短信，因审批通过超时，系统未执行</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5、系统管理/用户管理/职位管理，输入项删除“业务条线”字段，所有职位的业务条线均为零售条线</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6、工作台/全局驾驶舱，补充首页指标的口径</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7、业务规则章节补充客户等级规则，并将系统内客户等级、客户AUM等级的码值做了明确</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8、用户管理/职位管理，编辑职位时改为可编辑职位</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9、经营管理/短信模板设置/列表，发布开关的默认状态改为“关闭”</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10、新增 系统管理/交易策略设置 章节</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11、系统管理/菜单管理/新增菜单，新增是否显示、是否新窗口打开、是否缓存、是否内嵌、第三方页面等5个字段</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12、系统管理/字典管理，新增字典项页面，新增“状态”字段，选项：启用、禁用</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13、系统管理/参数配置，筛选项新增“所属应用”字段</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14、经营管理/重点经营视图/到期承接，输出项将“存款到期承接统计指标”改名为““全部”到期承接统计指标”</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15、工作台/信息提醒，更新了提醒类型的码值</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16、移动端（企微）功能需求/客户/客户360视图/功能区/产品推荐，“处理”章节新增规则，确定分享产品页面的背景图取“PC端功能需求/产品管理/产品视图/营销设置/产品海报-移动端”设置的海报</w:t>
            </w:r>
          </w:p>
          <w:p>
            <w:pPr>
              <w:numPr>
                <w:ilvl w:val="0"/>
                <w:numId w:val="0"/>
              </w:numPr>
              <w:autoSpaceDE w:val="0"/>
              <w:autoSpaceDN w:val="0"/>
              <w:spacing w:line="360" w:lineRule="auto"/>
              <w:jc w:val="left"/>
              <w:rPr>
                <w:rFonts w:hint="eastAsia" w:ascii="仿宋" w:hAnsi="仿宋" w:eastAsia="仿宋" w:cs="仿宋"/>
                <w:bCs/>
                <w:color w:val="000000"/>
                <w:kern w:val="0"/>
                <w:sz w:val="24"/>
                <w:lang w:val="en-US" w:eastAsia="zh-CN"/>
              </w:rPr>
            </w:pPr>
            <w:r>
              <w:rPr>
                <w:rFonts w:hint="eastAsia" w:ascii="仿宋" w:hAnsi="仿宋" w:eastAsia="仿宋" w:cs="仿宋"/>
                <w:bCs/>
                <w:color w:val="000000"/>
                <w:kern w:val="0"/>
                <w:sz w:val="24"/>
                <w:lang w:val="en-US" w:eastAsia="zh-CN"/>
              </w:rPr>
              <w:t>17、产品管理/产品列表，去掉“发布机构”字段；“产品类型”字段补充说明“取产品的二级目录”</w:t>
            </w:r>
          </w:p>
        </w:tc>
        <w:tc>
          <w:tcPr>
            <w:tcW w:w="975"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rPr>
                <w:rFonts w:hint="default" w:ascii="仿宋" w:hAnsi="仿宋" w:eastAsia="仿宋"/>
                <w:bCs/>
                <w:color w:val="000000"/>
                <w:sz w:val="24"/>
                <w:szCs w:val="24"/>
                <w:lang w:val="en-US" w:eastAsia="zh-CN"/>
              </w:rPr>
            </w:pPr>
            <w:r>
              <w:rPr>
                <w:rFonts w:hint="eastAsia" w:ascii="仿宋" w:hAnsi="仿宋" w:eastAsia="仿宋"/>
                <w:bCs/>
                <w:color w:val="000000"/>
                <w:sz w:val="24"/>
                <w:szCs w:val="24"/>
                <w:lang w:val="en-US" w:eastAsia="zh-CN"/>
              </w:rPr>
              <w:t>万奥</w:t>
            </w:r>
          </w:p>
        </w:tc>
        <w:tc>
          <w:tcPr>
            <w:tcW w:w="1581" w:type="dxa"/>
            <w:tcBorders>
              <w:top w:val="single" w:color="auto" w:sz="6" w:space="0"/>
              <w:left w:val="single" w:color="auto" w:sz="6" w:space="0"/>
              <w:bottom w:val="single" w:color="auto" w:sz="6" w:space="0"/>
              <w:right w:val="single" w:color="auto" w:sz="6" w:space="0"/>
            </w:tcBorders>
            <w:vAlign w:val="center"/>
          </w:tcPr>
          <w:p>
            <w:pPr>
              <w:autoSpaceDE w:val="0"/>
              <w:autoSpaceDN w:val="0"/>
              <w:spacing w:line="360" w:lineRule="auto"/>
              <w:jc w:val="center"/>
              <w:rPr>
                <w:rFonts w:hint="default" w:ascii="仿宋" w:hAnsi="仿宋" w:eastAsia="仿宋"/>
                <w:bCs/>
                <w:color w:val="000000"/>
                <w:sz w:val="24"/>
                <w:szCs w:val="24"/>
                <w:lang w:val="en-US" w:eastAsia="zh-CN"/>
              </w:rPr>
            </w:pPr>
            <w:r>
              <w:rPr>
                <w:rFonts w:hint="eastAsia" w:ascii="仿宋" w:hAnsi="仿宋" w:eastAsia="仿宋"/>
                <w:bCs/>
                <w:color w:val="000000"/>
                <w:sz w:val="24"/>
                <w:szCs w:val="24"/>
                <w:lang w:val="en-US" w:eastAsia="zh-CN"/>
              </w:rPr>
              <w:t>2026-07-15</w:t>
            </w:r>
          </w:p>
        </w:tc>
      </w:tr>
    </w:tbl>
    <w:p>
      <w:pPr>
        <w:spacing w:line="360" w:lineRule="auto"/>
        <w:ind w:firstLine="643"/>
        <w:rPr>
          <w:rFonts w:ascii="仿宋" w:hAnsi="仿宋" w:eastAsia="仿宋"/>
          <w:b/>
          <w:szCs w:val="20"/>
        </w:rPr>
      </w:pPr>
    </w:p>
    <w:p>
      <w:pPr>
        <w:widowControl/>
        <w:spacing w:line="360" w:lineRule="auto"/>
        <w:ind w:firstLine="643"/>
        <w:jc w:val="left"/>
        <w:rPr>
          <w:rFonts w:ascii="仿宋" w:hAnsi="仿宋" w:eastAsia="仿宋"/>
          <w:b/>
          <w:szCs w:val="20"/>
        </w:rPr>
      </w:pPr>
      <w:r>
        <w:rPr>
          <w:rFonts w:ascii="仿宋" w:hAnsi="仿宋" w:eastAsia="仿宋"/>
          <w:b/>
          <w:szCs w:val="20"/>
        </w:rPr>
        <w:br w:type="page"/>
      </w:r>
    </w:p>
    <w:p>
      <w:pPr>
        <w:adjustRightInd w:val="0"/>
        <w:spacing w:before="156" w:beforeLines="50" w:after="156" w:afterLines="50" w:line="360" w:lineRule="auto"/>
        <w:ind w:firstLine="640"/>
        <w:jc w:val="center"/>
        <w:textAlignment w:val="baseline"/>
        <w:rPr>
          <w:rFonts w:ascii="仿宋" w:hAnsi="仿宋" w:eastAsia="仿宋"/>
          <w:sz w:val="32"/>
          <w:szCs w:val="32"/>
        </w:rPr>
      </w:pPr>
      <w:r>
        <w:rPr>
          <w:rFonts w:ascii="仿宋" w:hAnsi="仿宋" w:eastAsia="仿宋"/>
          <w:sz w:val="32"/>
          <w:szCs w:val="32"/>
        </w:rPr>
        <w:t>目  录</w:t>
      </w:r>
    </w:p>
    <w:p>
      <w:pPr>
        <w:pStyle w:val="35"/>
        <w:tabs>
          <w:tab w:val="left" w:pos="420"/>
          <w:tab w:val="right" w:leader="dot" w:pos="8834"/>
        </w:tabs>
        <w:rPr>
          <w:rFonts w:asciiTheme="minorHAnsi" w:hAnsiTheme="minorHAnsi" w:eastAsiaTheme="minorEastAsia" w:cstheme="minorBidi"/>
          <w:sz w:val="22"/>
          <w:szCs w:val="24"/>
          <w14:ligatures w14:val="standardContextual"/>
        </w:rPr>
      </w:pPr>
      <w:r>
        <w:rPr>
          <w:rFonts w:ascii="仿宋" w:hAnsi="仿宋" w:eastAsia="仿宋"/>
          <w:sz w:val="32"/>
          <w:szCs w:val="32"/>
        </w:rPr>
        <w:fldChar w:fldCharType="begin"/>
      </w:r>
      <w:r>
        <w:rPr>
          <w:rFonts w:ascii="仿宋" w:hAnsi="仿宋" w:eastAsia="仿宋"/>
          <w:sz w:val="32"/>
          <w:szCs w:val="32"/>
        </w:rPr>
        <w:instrText xml:space="preserve"> TOC \o "1-3" \h \z </w:instrText>
      </w:r>
      <w:r>
        <w:rPr>
          <w:rFonts w:ascii="仿宋" w:hAnsi="仿宋" w:eastAsia="仿宋"/>
          <w:sz w:val="32"/>
          <w:szCs w:val="32"/>
        </w:rPr>
        <w:fldChar w:fldCharType="separate"/>
      </w:r>
      <w:r>
        <w:fldChar w:fldCharType="begin"/>
      </w:r>
      <w:r>
        <w:instrText xml:space="preserve"> HYPERLINK \l "_Toc233295808" </w:instrText>
      </w:r>
      <w:r>
        <w:fldChar w:fldCharType="separate"/>
      </w:r>
      <w:r>
        <w:rPr>
          <w:rStyle w:val="154"/>
          <w:kern w:val="0"/>
          <w:lang w:val="zh-CN"/>
        </w:rPr>
        <w:t>1</w:t>
      </w:r>
      <w:r>
        <w:rPr>
          <w:rFonts w:asciiTheme="minorHAnsi" w:hAnsiTheme="minorHAnsi" w:eastAsiaTheme="minorEastAsia" w:cstheme="minorBidi"/>
          <w:sz w:val="22"/>
          <w:szCs w:val="24"/>
          <w14:ligatures w14:val="standardContextual"/>
        </w:rPr>
        <w:tab/>
      </w:r>
      <w:r>
        <w:rPr>
          <w:rStyle w:val="154"/>
          <w:kern w:val="0"/>
          <w:lang w:val="zh-CN"/>
        </w:rPr>
        <w:t>引言</w:t>
      </w:r>
      <w:r>
        <w:tab/>
      </w:r>
      <w:r>
        <w:fldChar w:fldCharType="begin"/>
      </w:r>
      <w:r>
        <w:instrText xml:space="preserve"> PAGEREF _Toc233295808 \h </w:instrText>
      </w:r>
      <w:r>
        <w:fldChar w:fldCharType="separate"/>
      </w:r>
      <w:r>
        <w:t>11</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"_Toc233295809" </w:instrText>
      </w:r>
      <w:r>
        <w:fldChar w:fldCharType="separate"/>
      </w:r>
      <w:r>
        <w:rPr>
          <w:rStyle w:val="154"/>
          <w:rFonts w:ascii="宋体" w:hAnsi="宋体" w:cs="宋体"/>
        </w:rPr>
        <w:t>1.1</w:t>
      </w:r>
      <w:r>
        <w:rPr>
          <w:rFonts w:asciiTheme="minorHAnsi" w:hAnsiTheme="minorHAnsi" w:eastAsiaTheme="minorEastAsia" w:cstheme="minorBidi"/>
          <w:sz w:val="22"/>
          <w:szCs w:val="24"/>
          <w14:ligatures w14:val="standardContextual"/>
        </w:rPr>
        <w:tab/>
      </w:r>
      <w:r>
        <w:rPr>
          <w:rStyle w:val="154"/>
        </w:rPr>
        <w:t>编写目的</w:t>
      </w:r>
      <w:r>
        <w:tab/>
      </w:r>
      <w:r>
        <w:fldChar w:fldCharType="begin"/>
      </w:r>
      <w:r>
        <w:instrText xml:space="preserve"> PAGEREF _Toc233295809 \h </w:instrText>
      </w:r>
      <w:r>
        <w:fldChar w:fldCharType="separate"/>
      </w:r>
      <w:r>
        <w:t>11</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"_Toc233295810" </w:instrText>
      </w:r>
      <w:r>
        <w:fldChar w:fldCharType="separate"/>
      </w:r>
      <w:r>
        <w:rPr>
          <w:rStyle w:val="154"/>
          <w:rFonts w:ascii="宋体" w:hAnsi="宋体" w:cs="宋体"/>
        </w:rPr>
        <w:t>1.2</w:t>
      </w:r>
      <w:r>
        <w:rPr>
          <w:rFonts w:asciiTheme="minorHAnsi" w:hAnsiTheme="minorHAnsi" w:eastAsiaTheme="minorEastAsia" w:cstheme="minorBidi"/>
          <w:sz w:val="22"/>
          <w:szCs w:val="24"/>
          <w14:ligatures w14:val="standardContextual"/>
        </w:rPr>
        <w:tab/>
      </w:r>
      <w:r>
        <w:rPr>
          <w:rStyle w:val="154"/>
        </w:rPr>
        <w:t>术语、缩略词解释</w:t>
      </w:r>
      <w:r>
        <w:tab/>
      </w:r>
      <w:r>
        <w:fldChar w:fldCharType="begin"/>
      </w:r>
      <w:r>
        <w:instrText xml:space="preserve"> PAGEREF _Toc233295810 \h </w:instrText>
      </w:r>
      <w:r>
        <w:fldChar w:fldCharType="separate"/>
      </w:r>
      <w:r>
        <w:t>11</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"_Toc233295811" </w:instrText>
      </w:r>
      <w:r>
        <w:fldChar w:fldCharType="separate"/>
      </w:r>
      <w:r>
        <w:rPr>
          <w:rStyle w:val="154"/>
          <w:rFonts w:ascii="宋体" w:hAnsi="宋体" w:cs="宋体"/>
        </w:rPr>
        <w:t>1.3</w:t>
      </w:r>
      <w:r>
        <w:rPr>
          <w:rFonts w:asciiTheme="minorHAnsi" w:hAnsiTheme="minorHAnsi" w:eastAsiaTheme="minorEastAsia" w:cstheme="minorBidi"/>
          <w:sz w:val="22"/>
          <w:szCs w:val="24"/>
          <w14:ligatures w14:val="standardContextual"/>
        </w:rPr>
        <w:tab/>
      </w:r>
      <w:r>
        <w:rPr>
          <w:rStyle w:val="154"/>
        </w:rPr>
        <w:t>参考资料</w:t>
      </w:r>
      <w:r>
        <w:tab/>
      </w:r>
      <w:r>
        <w:fldChar w:fldCharType="begin"/>
      </w:r>
      <w:r>
        <w:instrText xml:space="preserve"> PAGEREF _Toc233295811 \h </w:instrText>
      </w:r>
      <w:r>
        <w:fldChar w:fldCharType="separate"/>
      </w:r>
      <w:r>
        <w:t>11</w:t>
      </w:r>
      <w:r>
        <w:fldChar w:fldCharType="end"/>
      </w:r>
      <w:r>
        <w:fldChar w:fldCharType="end"/>
      </w:r>
    </w:p>
    <w:p>
      <w:pPr>
        <w:pStyle w:val="35"/>
        <w:tabs>
          <w:tab w:val="left" w:pos="42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"_Toc233295812" </w:instrText>
      </w:r>
      <w:r>
        <w:fldChar w:fldCharType="separate"/>
      </w:r>
      <w:r>
        <w:rPr>
          <w:rStyle w:val="154"/>
        </w:rPr>
        <w:t>2</w:t>
      </w:r>
      <w:r>
        <w:rPr>
          <w:rFonts w:asciiTheme="minorHAnsi" w:hAnsiTheme="minorHAnsi" w:eastAsiaTheme="minorEastAsia" w:cstheme="minorBidi"/>
          <w:sz w:val="22"/>
          <w:szCs w:val="24"/>
          <w14:ligatures w14:val="standardContextual"/>
        </w:rPr>
        <w:tab/>
      </w:r>
      <w:r>
        <w:rPr>
          <w:rStyle w:val="154"/>
          <w:kern w:val="0"/>
          <w:lang w:val="zh-CN"/>
        </w:rPr>
        <w:t>需求综述</w:t>
      </w:r>
      <w:r>
        <w:tab/>
      </w:r>
      <w:r>
        <w:fldChar w:fldCharType="begin"/>
      </w:r>
      <w:r>
        <w:instrText xml:space="preserve"> PAGEREF _Toc233295812 \h </w:instrText>
      </w:r>
      <w:r>
        <w:fldChar w:fldCharType="separate"/>
      </w:r>
      <w:r>
        <w:t>13</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"_Toc233295813" </w:instrText>
      </w:r>
      <w:r>
        <w:fldChar w:fldCharType="separate"/>
      </w:r>
      <w:r>
        <w:rPr>
          <w:rStyle w:val="154"/>
        </w:rPr>
        <w:t>2.1</w:t>
      </w:r>
      <w:r>
        <w:rPr>
          <w:rFonts w:asciiTheme="minorHAnsi" w:hAnsiTheme="minorHAnsi" w:eastAsiaTheme="minorEastAsia" w:cstheme="minorBidi"/>
          <w:sz w:val="22"/>
          <w:szCs w:val="24"/>
          <w14:ligatures w14:val="standardContextual"/>
        </w:rPr>
        <w:tab/>
      </w:r>
      <w:r>
        <w:rPr>
          <w:rStyle w:val="154"/>
        </w:rPr>
        <w:t>需求背景</w:t>
      </w:r>
      <w:r>
        <w:tab/>
      </w:r>
      <w:r>
        <w:fldChar w:fldCharType="begin"/>
      </w:r>
      <w:r>
        <w:instrText xml:space="preserve"> PAGEREF _Toc233295813 \h </w:instrText>
      </w:r>
      <w:r>
        <w:fldChar w:fldCharType="separate"/>
      </w:r>
      <w:r>
        <w:t>13</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"_Toc233295814" </w:instrText>
      </w:r>
      <w:r>
        <w:fldChar w:fldCharType="separate"/>
      </w:r>
      <w:r>
        <w:rPr>
          <w:rStyle w:val="154"/>
        </w:rPr>
        <w:t>2.2</w:t>
      </w:r>
      <w:r>
        <w:rPr>
          <w:rFonts w:asciiTheme="minorHAnsi" w:hAnsiTheme="minorHAnsi" w:eastAsiaTheme="minorEastAsia" w:cstheme="minorBidi"/>
          <w:sz w:val="22"/>
          <w:szCs w:val="24"/>
          <w14:ligatures w14:val="standardContextual"/>
        </w:rPr>
        <w:tab/>
      </w:r>
      <w:r>
        <w:rPr>
          <w:rStyle w:val="154"/>
        </w:rPr>
        <w:t>需求目标</w:t>
      </w:r>
      <w:r>
        <w:tab/>
      </w:r>
      <w:r>
        <w:fldChar w:fldCharType="begin"/>
      </w:r>
      <w:r>
        <w:instrText xml:space="preserve"> PAGEREF _Toc233295814 \h </w:instrText>
      </w:r>
      <w:r>
        <w:fldChar w:fldCharType="separate"/>
      </w:r>
      <w:r>
        <w:t>13</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"_Toc233295815" </w:instrText>
      </w:r>
      <w:r>
        <w:fldChar w:fldCharType="separate"/>
      </w:r>
      <w:r>
        <w:rPr>
          <w:rStyle w:val="154"/>
        </w:rPr>
        <w:t>2.3</w:t>
      </w:r>
      <w:r>
        <w:rPr>
          <w:rFonts w:asciiTheme="minorHAnsi" w:hAnsiTheme="minorHAnsi" w:eastAsiaTheme="minorEastAsia" w:cstheme="minorBidi"/>
          <w:sz w:val="22"/>
          <w:szCs w:val="24"/>
          <w14:ligatures w14:val="standardContextual"/>
        </w:rPr>
        <w:tab/>
      </w:r>
      <w:r>
        <w:rPr>
          <w:rStyle w:val="154"/>
        </w:rPr>
        <w:t>业务规则</w:t>
      </w:r>
      <w:r>
        <w:tab/>
      </w:r>
      <w:r>
        <w:fldChar w:fldCharType="begin"/>
      </w:r>
      <w:r>
        <w:instrText xml:space="preserve"> PAGEREF _Toc233295815 \h </w:instrText>
      </w:r>
      <w:r>
        <w:fldChar w:fldCharType="separate"/>
      </w:r>
      <w:r>
        <w:t>13</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"_Toc233295816" </w:instrText>
      </w:r>
      <w:r>
        <w:fldChar w:fldCharType="separate"/>
      </w:r>
      <w:r>
        <w:rPr>
          <w:rStyle w:val="154"/>
        </w:rPr>
        <w:t>2.4</w:t>
      </w:r>
      <w:r>
        <w:rPr>
          <w:rFonts w:asciiTheme="minorHAnsi" w:hAnsiTheme="minorHAnsi" w:eastAsiaTheme="minorEastAsia" w:cstheme="minorBidi"/>
          <w:sz w:val="22"/>
          <w:szCs w:val="24"/>
          <w14:ligatures w14:val="standardContextual"/>
        </w:rPr>
        <w:tab/>
      </w:r>
      <w:r>
        <w:rPr>
          <w:rStyle w:val="154"/>
        </w:rPr>
        <w:t>权限矩阵</w:t>
      </w:r>
      <w:r>
        <w:tab/>
      </w:r>
      <w:r>
        <w:fldChar w:fldCharType="begin"/>
      </w:r>
      <w:r>
        <w:instrText xml:space="preserve"> PAGEREF _Toc233295816 \h </w:instrText>
      </w:r>
      <w:r>
        <w:fldChar w:fldCharType="separate"/>
      </w:r>
      <w:r>
        <w:t>14</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"_Toc233295817" </w:instrText>
      </w:r>
      <w:r>
        <w:fldChar w:fldCharType="separate"/>
      </w:r>
      <w:r>
        <w:rPr>
          <w:rStyle w:val="154"/>
        </w:rPr>
        <w:t>2.5</w:t>
      </w:r>
      <w:r>
        <w:rPr>
          <w:rFonts w:asciiTheme="minorHAnsi" w:hAnsiTheme="minorHAnsi" w:eastAsiaTheme="minorEastAsia" w:cstheme="minorBidi"/>
          <w:sz w:val="22"/>
          <w:szCs w:val="24"/>
          <w14:ligatures w14:val="standardContextual"/>
        </w:rPr>
        <w:tab/>
      </w:r>
      <w:r>
        <w:rPr>
          <w:rStyle w:val="154"/>
        </w:rPr>
        <w:t>关联系统</w:t>
      </w:r>
      <w:r>
        <w:tab/>
      </w:r>
      <w:r>
        <w:fldChar w:fldCharType="begin"/>
      </w:r>
      <w:r>
        <w:instrText xml:space="preserve"> PAGEREF _Toc233295817 \h </w:instrText>
      </w:r>
      <w:r>
        <w:fldChar w:fldCharType="separate"/>
      </w:r>
      <w:r>
        <w:t>14</w:t>
      </w:r>
      <w:r>
        <w:fldChar w:fldCharType="end"/>
      </w:r>
      <w:r>
        <w:fldChar w:fldCharType="end"/>
      </w:r>
    </w:p>
    <w:p>
      <w:pPr>
        <w:pStyle w:val="35"/>
        <w:tabs>
          <w:tab w:val="left" w:pos="42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"_Toc233295818" </w:instrText>
      </w:r>
      <w:r>
        <w:fldChar w:fldCharType="separate"/>
      </w:r>
      <w:r>
        <w:rPr>
          <w:rStyle w:val="154"/>
        </w:rPr>
        <w:t>3</w:t>
      </w:r>
      <w:r>
        <w:rPr>
          <w:rFonts w:asciiTheme="minorHAnsi" w:hAnsiTheme="minorHAnsi" w:eastAsiaTheme="minorEastAsia" w:cstheme="minorBidi"/>
          <w:sz w:val="22"/>
          <w:szCs w:val="24"/>
          <w14:ligatures w14:val="standardContextual"/>
        </w:rPr>
        <w:tab/>
      </w:r>
      <w:r>
        <w:rPr>
          <w:rStyle w:val="154"/>
          <w:kern w:val="0"/>
        </w:rPr>
        <w:t>PC端功能需求</w:t>
      </w:r>
      <w:r>
        <w:tab/>
      </w:r>
      <w:r>
        <w:fldChar w:fldCharType="begin"/>
      </w:r>
      <w:r>
        <w:instrText xml:space="preserve"> PAGEREF _Toc233295818 \h </w:instrText>
      </w:r>
      <w:r>
        <w:fldChar w:fldCharType="separate"/>
      </w:r>
      <w:r>
        <w:t>15</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"_Toc233295819" </w:instrText>
      </w:r>
      <w:r>
        <w:fldChar w:fldCharType="separate"/>
      </w:r>
      <w:r>
        <w:rPr>
          <w:rStyle w:val="154"/>
        </w:rPr>
        <w:t>3.1.</w:t>
      </w:r>
      <w:r>
        <w:rPr>
          <w:rFonts w:asciiTheme="minorHAnsi" w:hAnsiTheme="minorHAnsi" w:eastAsiaTheme="minorEastAsia" w:cstheme="minorBidi"/>
          <w:sz w:val="22"/>
          <w:szCs w:val="24"/>
          <w14:ligatures w14:val="standardContextual"/>
        </w:rPr>
        <w:tab/>
      </w:r>
      <w:r>
        <w:rPr>
          <w:rStyle w:val="154"/>
        </w:rPr>
        <w:t>系统业务流程图</w:t>
      </w:r>
      <w:r>
        <w:tab/>
      </w:r>
      <w:r>
        <w:fldChar w:fldCharType="begin"/>
      </w:r>
      <w:r>
        <w:instrText xml:space="preserve"> PAGEREF _Toc233295819 \h </w:instrText>
      </w:r>
      <w:r>
        <w:fldChar w:fldCharType="separate"/>
      </w:r>
      <w:r>
        <w:t>15</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"_Toc233295820" </w:instrText>
      </w:r>
      <w:r>
        <w:fldChar w:fldCharType="separate"/>
      </w:r>
      <w:r>
        <w:rPr>
          <w:rStyle w:val="154"/>
        </w:rPr>
        <w:t>3.2.</w:t>
      </w:r>
      <w:r>
        <w:rPr>
          <w:rFonts w:asciiTheme="minorHAnsi" w:hAnsiTheme="minorHAnsi" w:eastAsiaTheme="minorEastAsia" w:cstheme="minorBidi"/>
          <w:sz w:val="22"/>
          <w:szCs w:val="24"/>
          <w14:ligatures w14:val="standardContextual"/>
        </w:rPr>
        <w:tab/>
      </w:r>
      <w:r>
        <w:rPr>
          <w:rStyle w:val="154"/>
        </w:rPr>
        <w:t>公共功能</w:t>
      </w:r>
      <w:r>
        <w:tab/>
      </w:r>
      <w:r>
        <w:fldChar w:fldCharType="begin"/>
      </w:r>
      <w:r>
        <w:instrText xml:space="preserve"> PAGEREF _Toc233295820 \h </w:instrText>
      </w:r>
      <w:r>
        <w:fldChar w:fldCharType="separate"/>
      </w:r>
      <w:r>
        <w:t>15</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"_Toc233295821" </w:instrText>
      </w:r>
      <w:r>
        <w:fldChar w:fldCharType="separate"/>
      </w:r>
      <w:r>
        <w:rPr>
          <w:rStyle w:val="154"/>
        </w:rPr>
        <w:t>3.2.1.</w:t>
      </w:r>
      <w:r>
        <w:rPr>
          <w:rFonts w:asciiTheme="minorHAnsi" w:hAnsiTheme="minorHAnsi" w:eastAsiaTheme="minorEastAsia" w:cstheme="minorBidi"/>
          <w:sz w:val="22"/>
          <w:szCs w:val="24"/>
          <w14:ligatures w14:val="standardContextual"/>
        </w:rPr>
        <w:tab/>
      </w:r>
      <w:r>
        <w:rPr>
          <w:rStyle w:val="154"/>
        </w:rPr>
        <w:t>智能搜索</w:t>
      </w:r>
      <w:r>
        <w:tab/>
      </w:r>
      <w:r>
        <w:fldChar w:fldCharType="begin"/>
      </w:r>
      <w:r>
        <w:instrText xml:space="preserve"> PAGEREF _Toc233295821 \h </w:instrText>
      </w:r>
      <w:r>
        <w:fldChar w:fldCharType="separate"/>
      </w:r>
      <w:r>
        <w:t>15</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"_Toc233295822" </w:instrText>
      </w:r>
      <w:r>
        <w:fldChar w:fldCharType="separate"/>
      </w:r>
      <w:r>
        <w:rPr>
          <w:rStyle w:val="154"/>
        </w:rPr>
        <w:t>3.2.2.</w:t>
      </w:r>
      <w:r>
        <w:rPr>
          <w:rFonts w:asciiTheme="minorHAnsi" w:hAnsiTheme="minorHAnsi" w:eastAsiaTheme="minorEastAsia" w:cstheme="minorBidi"/>
          <w:sz w:val="22"/>
          <w:szCs w:val="24"/>
          <w14:ligatures w14:val="standardContextual"/>
        </w:rPr>
        <w:tab/>
      </w:r>
      <w:r>
        <w:rPr>
          <w:rStyle w:val="154"/>
        </w:rPr>
        <w:t>机构树</w:t>
      </w:r>
      <w:r>
        <w:tab/>
      </w:r>
      <w:r>
        <w:fldChar w:fldCharType="begin"/>
      </w:r>
      <w:r>
        <w:instrText xml:space="preserve"> PAGEREF _Toc233295822 \h </w:instrText>
      </w:r>
      <w:r>
        <w:fldChar w:fldCharType="separate"/>
      </w:r>
      <w:r>
        <w:t>19</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"_Toc233295823" </w:instrText>
      </w:r>
      <w:r>
        <w:fldChar w:fldCharType="separate"/>
      </w:r>
      <w:r>
        <w:rPr>
          <w:rStyle w:val="154"/>
        </w:rPr>
        <w:t>3.2.3.</w:t>
      </w:r>
      <w:r>
        <w:rPr>
          <w:rFonts w:asciiTheme="minorHAnsi" w:hAnsiTheme="minorHAnsi" w:eastAsiaTheme="minorEastAsia" w:cstheme="minorBidi"/>
          <w:sz w:val="22"/>
          <w:szCs w:val="24"/>
          <w14:ligatures w14:val="standardContextual"/>
        </w:rPr>
        <w:tab/>
      </w:r>
      <w:r>
        <w:rPr>
          <w:rStyle w:val="154"/>
        </w:rPr>
        <w:t>分页组件</w:t>
      </w:r>
      <w:r>
        <w:tab/>
      </w:r>
      <w:r>
        <w:fldChar w:fldCharType="begin"/>
      </w:r>
      <w:r>
        <w:instrText xml:space="preserve"> PAGEREF _Toc233295823 \h </w:instrText>
      </w:r>
      <w:r>
        <w:fldChar w:fldCharType="separate"/>
      </w:r>
      <w:r>
        <w:t>22</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"_Toc233295824" </w:instrText>
      </w:r>
      <w:r>
        <w:fldChar w:fldCharType="separate"/>
      </w:r>
      <w:r>
        <w:rPr>
          <w:rStyle w:val="154"/>
        </w:rPr>
        <w:t>3.2.4.</w:t>
      </w:r>
      <w:r>
        <w:rPr>
          <w:rFonts w:asciiTheme="minorHAnsi" w:hAnsiTheme="minorHAnsi" w:eastAsiaTheme="minorEastAsia" w:cstheme="minorBidi"/>
          <w:sz w:val="22"/>
          <w:szCs w:val="24"/>
          <w14:ligatures w14:val="standardContextual"/>
        </w:rPr>
        <w:tab/>
      </w:r>
      <w:r>
        <w:rPr>
          <w:rStyle w:val="154"/>
        </w:rPr>
        <w:t>列设置</w:t>
      </w:r>
      <w:r>
        <w:tab/>
      </w:r>
      <w:r>
        <w:fldChar w:fldCharType="begin"/>
      </w:r>
      <w:r>
        <w:instrText xml:space="preserve"> PAGEREF _Toc233295824 \h </w:instrText>
      </w:r>
      <w:r>
        <w:fldChar w:fldCharType="separate"/>
      </w:r>
      <w:r>
        <w:t>26</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"_Toc233295825" </w:instrText>
      </w:r>
      <w:r>
        <w:fldChar w:fldCharType="separate"/>
      </w:r>
      <w:r>
        <w:rPr>
          <w:rStyle w:val="154"/>
        </w:rPr>
        <w:t>3.2.5.</w:t>
      </w:r>
      <w:r>
        <w:rPr>
          <w:rFonts w:asciiTheme="minorHAnsi" w:hAnsiTheme="minorHAnsi" w:eastAsiaTheme="minorEastAsia" w:cstheme="minorBidi"/>
          <w:sz w:val="22"/>
          <w:szCs w:val="24"/>
          <w14:ligatures w14:val="standardContextual"/>
        </w:rPr>
        <w:tab/>
      </w:r>
      <w:r>
        <w:rPr>
          <w:rStyle w:val="154"/>
        </w:rPr>
        <w:t>客户联络</w:t>
      </w:r>
      <w:r>
        <w:tab/>
      </w:r>
      <w:r>
        <w:fldChar w:fldCharType="begin"/>
      </w:r>
      <w:r>
        <w:instrText xml:space="preserve"> PAGEREF _Toc233295825 \h </w:instrText>
      </w:r>
      <w:r>
        <w:fldChar w:fldCharType="separate"/>
      </w:r>
      <w:r>
        <w:t>28</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"_Toc233295826" </w:instrText>
      </w:r>
      <w:r>
        <w:fldChar w:fldCharType="separate"/>
      </w:r>
      <w:r>
        <w:rPr>
          <w:rStyle w:val="154"/>
        </w:rPr>
        <w:t>3.3.</w:t>
      </w:r>
      <w:r>
        <w:rPr>
          <w:rFonts w:asciiTheme="minorHAnsi" w:hAnsiTheme="minorHAnsi" w:eastAsiaTheme="minorEastAsia" w:cstheme="minorBidi"/>
          <w:sz w:val="22"/>
          <w:szCs w:val="24"/>
          <w14:ligatures w14:val="standardContextual"/>
        </w:rPr>
        <w:tab/>
      </w:r>
      <w:r>
        <w:rPr>
          <w:rStyle w:val="154"/>
        </w:rPr>
        <w:t>工作台</w:t>
      </w:r>
      <w:r>
        <w:tab/>
      </w:r>
      <w:r>
        <w:fldChar w:fldCharType="begin"/>
      </w:r>
      <w:r>
        <w:instrText xml:space="preserve"> PAGEREF _Toc233295826 \h </w:instrText>
      </w:r>
      <w:r>
        <w:fldChar w:fldCharType="separate"/>
      </w:r>
      <w:r>
        <w:t>37</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"_Toc233295827" </w:instrText>
      </w:r>
      <w:r>
        <w:fldChar w:fldCharType="separate"/>
      </w:r>
      <w:r>
        <w:rPr>
          <w:rStyle w:val="154"/>
        </w:rPr>
        <w:t>3.3.1.</w:t>
      </w:r>
      <w:r>
        <w:rPr>
          <w:rFonts w:asciiTheme="minorHAnsi" w:hAnsiTheme="minorHAnsi" w:eastAsiaTheme="minorEastAsia" w:cstheme="minorBidi"/>
          <w:sz w:val="22"/>
          <w:szCs w:val="24"/>
          <w14:ligatures w14:val="standardContextual"/>
        </w:rPr>
        <w:tab/>
      </w:r>
      <w:r>
        <w:rPr>
          <w:rStyle w:val="154"/>
        </w:rPr>
        <w:t>待办及提醒事项</w:t>
      </w:r>
      <w:r>
        <w:tab/>
      </w:r>
      <w:r>
        <w:fldChar w:fldCharType="begin"/>
      </w:r>
      <w:r>
        <w:instrText xml:space="preserve"> PAGEREF _Toc233295827 \h </w:instrText>
      </w:r>
      <w:r>
        <w:fldChar w:fldCharType="separate"/>
      </w:r>
      <w:r>
        <w:t>37</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"_Toc233295828" </w:instrText>
      </w:r>
      <w:r>
        <w:fldChar w:fldCharType="separate"/>
      </w:r>
      <w:r>
        <w:rPr>
          <w:rStyle w:val="154"/>
        </w:rPr>
        <w:t>3.3.2.</w:t>
      </w:r>
      <w:r>
        <w:rPr>
          <w:rFonts w:asciiTheme="minorHAnsi" w:hAnsiTheme="minorHAnsi" w:eastAsiaTheme="minorEastAsia" w:cstheme="minorBidi"/>
          <w:sz w:val="22"/>
          <w:szCs w:val="24"/>
          <w14:ligatures w14:val="standardContextual"/>
        </w:rPr>
        <w:tab/>
      </w:r>
      <w:r>
        <w:rPr>
          <w:rStyle w:val="154"/>
        </w:rPr>
        <w:t>全局驾驶舱</w:t>
      </w:r>
      <w:r>
        <w:tab/>
      </w:r>
      <w:r>
        <w:fldChar w:fldCharType="begin"/>
      </w:r>
      <w:r>
        <w:instrText xml:space="preserve"> PAGEREF _Toc233295828 \h </w:instrText>
      </w:r>
      <w:r>
        <w:fldChar w:fldCharType="separate"/>
      </w:r>
      <w:r>
        <w:t>84</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"_Toc233295829" </w:instrText>
      </w:r>
      <w:r>
        <w:fldChar w:fldCharType="separate"/>
      </w:r>
      <w:r>
        <w:rPr>
          <w:rStyle w:val="154"/>
        </w:rPr>
        <w:t>3.3.3.</w:t>
      </w:r>
      <w:r>
        <w:rPr>
          <w:rFonts w:asciiTheme="minorHAnsi" w:hAnsiTheme="minorHAnsi" w:eastAsiaTheme="minorEastAsia" w:cstheme="minorBidi"/>
          <w:sz w:val="22"/>
          <w:szCs w:val="24"/>
          <w14:ligatures w14:val="standardContextual"/>
        </w:rPr>
        <w:tab/>
      </w:r>
      <w:r>
        <w:rPr>
          <w:rStyle w:val="154"/>
        </w:rPr>
        <w:t>快捷入口</w:t>
      </w:r>
      <w:r>
        <w:tab/>
      </w:r>
      <w:r>
        <w:fldChar w:fldCharType="begin"/>
      </w:r>
      <w:r>
        <w:instrText xml:space="preserve"> PAGEREF _Toc233295829 \h </w:instrText>
      </w:r>
      <w:r>
        <w:fldChar w:fldCharType="separate"/>
      </w:r>
      <w:r>
        <w:t>89</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"_Toc233295830" </w:instrText>
      </w:r>
      <w:r>
        <w:fldChar w:fldCharType="separate"/>
      </w:r>
      <w:r>
        <w:rPr>
          <w:rStyle w:val="154"/>
        </w:rPr>
        <w:t>3.3.4.</w:t>
      </w:r>
      <w:r>
        <w:rPr>
          <w:rFonts w:asciiTheme="minorHAnsi" w:hAnsiTheme="minorHAnsi" w:eastAsiaTheme="minorEastAsia" w:cstheme="minorBidi"/>
          <w:sz w:val="22"/>
          <w:szCs w:val="24"/>
          <w14:ligatures w14:val="standardContextual"/>
        </w:rPr>
        <w:tab/>
      </w:r>
      <w:r>
        <w:rPr>
          <w:rStyle w:val="154"/>
        </w:rPr>
        <w:t>关注客户</w:t>
      </w:r>
      <w:r>
        <w:tab/>
      </w:r>
      <w:r>
        <w:fldChar w:fldCharType="begin"/>
      </w:r>
      <w:r>
        <w:instrText xml:space="preserve"> PAGEREF _Toc233295830 \h </w:instrText>
      </w:r>
      <w:r>
        <w:fldChar w:fldCharType="separate"/>
      </w:r>
      <w:r>
        <w:t>93</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"_Toc233295831" </w:instrText>
      </w:r>
      <w:r>
        <w:fldChar w:fldCharType="separate"/>
      </w:r>
      <w:r>
        <w:rPr>
          <w:rStyle w:val="154"/>
        </w:rPr>
        <w:t>3.3.5.</w:t>
      </w:r>
      <w:r>
        <w:rPr>
          <w:rFonts w:asciiTheme="minorHAnsi" w:hAnsiTheme="minorHAnsi" w:eastAsiaTheme="minorEastAsia" w:cstheme="minorBidi"/>
          <w:sz w:val="22"/>
          <w:szCs w:val="24"/>
          <w14:ligatures w14:val="standardContextual"/>
        </w:rPr>
        <w:tab/>
      </w:r>
      <w:r>
        <w:rPr>
          <w:rStyle w:val="154"/>
        </w:rPr>
        <w:t>活动量</w:t>
      </w:r>
      <w:r>
        <w:tab/>
      </w:r>
      <w:r>
        <w:fldChar w:fldCharType="begin"/>
      </w:r>
      <w:r>
        <w:instrText xml:space="preserve"> PAGEREF _Toc233295831 \h </w:instrText>
      </w:r>
      <w:r>
        <w:fldChar w:fldCharType="separate"/>
      </w:r>
      <w:r>
        <w:t>96</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"_Toc233295832" </w:instrText>
      </w:r>
      <w:r>
        <w:fldChar w:fldCharType="separate"/>
      </w:r>
      <w:r>
        <w:rPr>
          <w:rStyle w:val="154"/>
        </w:rPr>
        <w:t>3.3.6.</w:t>
      </w:r>
      <w:r>
        <w:rPr>
          <w:rFonts w:asciiTheme="minorHAnsi" w:hAnsiTheme="minorHAnsi" w:eastAsiaTheme="minorEastAsia" w:cstheme="minorBidi"/>
          <w:sz w:val="22"/>
          <w:szCs w:val="24"/>
          <w14:ligatures w14:val="standardContextual"/>
        </w:rPr>
        <w:tab/>
      </w:r>
      <w:r>
        <w:rPr>
          <w:rStyle w:val="154"/>
        </w:rPr>
        <w:t>工作日历</w:t>
      </w:r>
      <w:r>
        <w:tab/>
      </w:r>
      <w:r>
        <w:fldChar w:fldCharType="begin"/>
      </w:r>
      <w:r>
        <w:instrText xml:space="preserve"> PAGEREF _Toc233295832 \h </w:instrText>
      </w:r>
      <w:r>
        <w:fldChar w:fldCharType="separate"/>
      </w:r>
      <w:r>
        <w:t>104</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"_Toc233295833" </w:instrText>
      </w:r>
      <w:r>
        <w:fldChar w:fldCharType="separate"/>
      </w:r>
      <w:r>
        <w:rPr>
          <w:rStyle w:val="154"/>
        </w:rPr>
        <w:t>3.4.</w:t>
      </w:r>
      <w:r>
        <w:rPr>
          <w:rFonts w:asciiTheme="minorHAnsi" w:hAnsiTheme="minorHAnsi" w:eastAsiaTheme="minorEastAsia" w:cstheme="minorBidi"/>
          <w:sz w:val="22"/>
          <w:szCs w:val="24"/>
          <w14:ligatures w14:val="standardContextual"/>
        </w:rPr>
        <w:tab/>
      </w:r>
      <w:r>
        <w:rPr>
          <w:rStyle w:val="154"/>
        </w:rPr>
        <w:t>客户管理</w:t>
      </w:r>
      <w:r>
        <w:tab/>
      </w:r>
      <w:r>
        <w:fldChar w:fldCharType="begin"/>
      </w:r>
      <w:r>
        <w:instrText xml:space="preserve"> PAGEREF _Toc233295833 \h </w:instrText>
      </w:r>
      <w:r>
        <w:fldChar w:fldCharType="separate"/>
      </w:r>
      <w:r>
        <w:t>108</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"_Toc233295834" </w:instrText>
      </w:r>
      <w:r>
        <w:fldChar w:fldCharType="separate"/>
      </w:r>
      <w:r>
        <w:rPr>
          <w:rStyle w:val="154"/>
        </w:rPr>
        <w:t>3.4.1.</w:t>
      </w:r>
      <w:r>
        <w:rPr>
          <w:rFonts w:asciiTheme="minorHAnsi" w:hAnsiTheme="minorHAnsi" w:eastAsiaTheme="minorEastAsia" w:cstheme="minorBidi"/>
          <w:sz w:val="22"/>
          <w:szCs w:val="24"/>
          <w14:ligatures w14:val="standardContextual"/>
        </w:rPr>
        <w:tab/>
      </w:r>
      <w:r>
        <w:rPr>
          <w:rStyle w:val="154"/>
        </w:rPr>
        <w:t>我的客户</w:t>
      </w:r>
      <w:r>
        <w:tab/>
      </w:r>
      <w:r>
        <w:fldChar w:fldCharType="begin"/>
      </w:r>
      <w:r>
        <w:instrText xml:space="preserve"> PAGEREF _Toc233295834 \h </w:instrText>
      </w:r>
      <w:r>
        <w:fldChar w:fldCharType="separate"/>
      </w:r>
      <w:r>
        <w:t>108</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"_Toc233295835" </w:instrText>
      </w:r>
      <w:r>
        <w:fldChar w:fldCharType="separate"/>
      </w:r>
      <w:r>
        <w:rPr>
          <w:rStyle w:val="154"/>
        </w:rPr>
        <w:t>3.4.2.</w:t>
      </w:r>
      <w:r>
        <w:rPr>
          <w:rFonts w:asciiTheme="minorHAnsi" w:hAnsiTheme="minorHAnsi" w:eastAsiaTheme="minorEastAsia" w:cstheme="minorBidi"/>
          <w:sz w:val="22"/>
          <w:szCs w:val="24"/>
          <w14:ligatures w14:val="standardContextual"/>
        </w:rPr>
        <w:tab/>
      </w:r>
      <w:r>
        <w:rPr>
          <w:rStyle w:val="154"/>
        </w:rPr>
        <w:t>机构未分配客户</w:t>
      </w:r>
      <w:r>
        <w:tab/>
      </w:r>
      <w:r>
        <w:fldChar w:fldCharType="begin"/>
      </w:r>
      <w:r>
        <w:instrText xml:space="preserve"> PAGEREF _Toc233295835 \h </w:instrText>
      </w:r>
      <w:r>
        <w:fldChar w:fldCharType="separate"/>
      </w:r>
      <w:r>
        <w:t>126</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"_Toc233295836" </w:instrText>
      </w:r>
      <w:r>
        <w:fldChar w:fldCharType="separate"/>
      </w:r>
      <w:r>
        <w:rPr>
          <w:rStyle w:val="154"/>
        </w:rPr>
        <w:t>3.4.3.</w:t>
      </w:r>
      <w:r>
        <w:rPr>
          <w:rFonts w:asciiTheme="minorHAnsi" w:hAnsiTheme="minorHAnsi" w:eastAsiaTheme="minorEastAsia" w:cstheme="minorBidi"/>
          <w:sz w:val="22"/>
          <w:szCs w:val="24"/>
          <w14:ligatures w14:val="standardContextual"/>
        </w:rPr>
        <w:tab/>
      </w:r>
      <w:r>
        <w:rPr>
          <w:rStyle w:val="154"/>
        </w:rPr>
        <w:t>机构客户</w:t>
      </w:r>
      <w:r>
        <w:tab/>
      </w:r>
      <w:r>
        <w:fldChar w:fldCharType="begin"/>
      </w:r>
      <w:r>
        <w:instrText xml:space="preserve"> PAGEREF _Toc233295836 \h </w:instrText>
      </w:r>
      <w:r>
        <w:fldChar w:fldCharType="separate"/>
      </w:r>
      <w:r>
        <w:t>132</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"_Toc233295837" </w:instrText>
      </w:r>
      <w:r>
        <w:fldChar w:fldCharType="separate"/>
      </w:r>
      <w:r>
        <w:rPr>
          <w:rStyle w:val="154"/>
        </w:rPr>
        <w:t>3.4.4.</w:t>
      </w:r>
      <w:r>
        <w:rPr>
          <w:rFonts w:asciiTheme="minorHAnsi" w:hAnsiTheme="minorHAnsi" w:eastAsiaTheme="minorEastAsia" w:cstheme="minorBidi"/>
          <w:sz w:val="22"/>
          <w:szCs w:val="24"/>
          <w14:ligatures w14:val="standardContextual"/>
        </w:rPr>
        <w:tab/>
      </w:r>
      <w:r>
        <w:rPr>
          <w:rStyle w:val="154"/>
        </w:rPr>
        <w:t>客户360视图</w:t>
      </w:r>
      <w:r>
        <w:tab/>
      </w:r>
      <w:r>
        <w:fldChar w:fldCharType="begin"/>
      </w:r>
      <w:r>
        <w:instrText xml:space="preserve"> PAGEREF _Toc233295837 \h </w:instrText>
      </w:r>
      <w:r>
        <w:fldChar w:fldCharType="separate"/>
      </w:r>
      <w:r>
        <w:t>143</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"_Toc233295838" </w:instrText>
      </w:r>
      <w:r>
        <w:fldChar w:fldCharType="separate"/>
      </w:r>
      <w:r>
        <w:rPr>
          <w:rStyle w:val="154"/>
        </w:rPr>
        <w:t>3.4.5.</w:t>
      </w:r>
      <w:r>
        <w:rPr>
          <w:rFonts w:asciiTheme="minorHAnsi" w:hAnsiTheme="minorHAnsi" w:eastAsiaTheme="minorEastAsia" w:cstheme="minorBidi"/>
          <w:sz w:val="22"/>
          <w:szCs w:val="24"/>
          <w14:ligatures w14:val="standardContextual"/>
        </w:rPr>
        <w:tab/>
      </w:r>
      <w:r>
        <w:rPr>
          <w:rStyle w:val="154"/>
        </w:rPr>
        <w:t>潜在客户管理</w:t>
      </w:r>
      <w:r>
        <w:tab/>
      </w:r>
      <w:r>
        <w:fldChar w:fldCharType="begin"/>
      </w:r>
      <w:r>
        <w:instrText xml:space="preserve"> PAGEREF _Toc233295838 \h </w:instrText>
      </w:r>
      <w:r>
        <w:fldChar w:fldCharType="separate"/>
      </w:r>
      <w:r>
        <w:t>237</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"_Toc233295839" </w:instrText>
      </w:r>
      <w:r>
        <w:fldChar w:fldCharType="separate"/>
      </w:r>
      <w:r>
        <w:rPr>
          <w:rStyle w:val="154"/>
        </w:rPr>
        <w:t>3.4.6.</w:t>
      </w:r>
      <w:r>
        <w:rPr>
          <w:rFonts w:asciiTheme="minorHAnsi" w:hAnsiTheme="minorHAnsi" w:eastAsiaTheme="minorEastAsia" w:cstheme="minorBidi"/>
          <w:sz w:val="22"/>
          <w:szCs w:val="24"/>
          <w14:ligatures w14:val="standardContextual"/>
        </w:rPr>
        <w:tab/>
      </w:r>
      <w:r>
        <w:rPr>
          <w:rStyle w:val="154"/>
        </w:rPr>
        <w:t>高级查询与策略</w:t>
      </w:r>
      <w:r>
        <w:tab/>
      </w:r>
      <w:r>
        <w:fldChar w:fldCharType="begin"/>
      </w:r>
      <w:r>
        <w:instrText xml:space="preserve"> PAGEREF _Toc233295839 \h </w:instrText>
      </w:r>
      <w:r>
        <w:fldChar w:fldCharType="separate"/>
      </w:r>
      <w:r>
        <w:t>282</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"_Toc233295840" </w:instrText>
      </w:r>
      <w:r>
        <w:fldChar w:fldCharType="separate"/>
      </w:r>
      <w:r>
        <w:rPr>
          <w:rStyle w:val="154"/>
        </w:rPr>
        <w:t>3.4.7.</w:t>
      </w:r>
      <w:r>
        <w:rPr>
          <w:rFonts w:asciiTheme="minorHAnsi" w:hAnsiTheme="minorHAnsi" w:eastAsiaTheme="minorEastAsia" w:cstheme="minorBidi"/>
          <w:sz w:val="22"/>
          <w:szCs w:val="24"/>
          <w14:ligatures w14:val="standardContextual"/>
        </w:rPr>
        <w:tab/>
      </w:r>
      <w:r>
        <w:rPr>
          <w:rStyle w:val="154"/>
        </w:rPr>
        <w:t>客群管理</w:t>
      </w:r>
      <w:r>
        <w:tab/>
      </w:r>
      <w:r>
        <w:fldChar w:fldCharType="begin"/>
      </w:r>
      <w:r>
        <w:instrText xml:space="preserve"> PAGEREF _Toc233295840 \h </w:instrText>
      </w:r>
      <w:r>
        <w:fldChar w:fldCharType="separate"/>
      </w:r>
      <w:r>
        <w:t>294</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"_Toc233295841" </w:instrText>
      </w:r>
      <w:r>
        <w:fldChar w:fldCharType="separate"/>
      </w:r>
      <w:r>
        <w:rPr>
          <w:rStyle w:val="154"/>
        </w:rPr>
        <w:t>3.5.</w:t>
      </w:r>
      <w:r>
        <w:rPr>
          <w:rFonts w:asciiTheme="minorHAnsi" w:hAnsiTheme="minorHAnsi" w:eastAsiaTheme="minorEastAsia" w:cstheme="minorBidi"/>
          <w:sz w:val="22"/>
          <w:szCs w:val="24"/>
          <w14:ligatures w14:val="standardContextual"/>
        </w:rPr>
        <w:tab/>
      </w:r>
      <w:r>
        <w:rPr>
          <w:rStyle w:val="154"/>
        </w:rPr>
        <w:t>营销管理</w:t>
      </w:r>
      <w:r>
        <w:tab/>
      </w:r>
      <w:r>
        <w:fldChar w:fldCharType="begin"/>
      </w:r>
      <w:r>
        <w:instrText xml:space="preserve"> PAGEREF _Toc233295841 \h </w:instrText>
      </w:r>
      <w:r>
        <w:fldChar w:fldCharType="separate"/>
      </w:r>
      <w:r>
        <w:t>318</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"_Toc233295842" </w:instrText>
      </w:r>
      <w:r>
        <w:fldChar w:fldCharType="separate"/>
      </w:r>
      <w:r>
        <w:rPr>
          <w:rStyle w:val="154"/>
        </w:rPr>
        <w:t>3.5.1.</w:t>
      </w:r>
      <w:r>
        <w:rPr>
          <w:rFonts w:asciiTheme="minorHAnsi" w:hAnsiTheme="minorHAnsi" w:eastAsiaTheme="minorEastAsia" w:cstheme="minorBidi"/>
          <w:sz w:val="22"/>
          <w:szCs w:val="24"/>
          <w14:ligatures w14:val="standardContextual"/>
        </w:rPr>
        <w:tab/>
      </w:r>
      <w:r>
        <w:rPr>
          <w:rStyle w:val="154"/>
        </w:rPr>
        <w:t>营销活动管理</w:t>
      </w:r>
      <w:r>
        <w:tab/>
      </w:r>
      <w:r>
        <w:fldChar w:fldCharType="begin"/>
      </w:r>
      <w:r>
        <w:instrText xml:space="preserve"> PAGEREF _Toc233295842 \h </w:instrText>
      </w:r>
      <w:r>
        <w:fldChar w:fldCharType="separate"/>
      </w:r>
      <w:r>
        <w:t>318</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"_Toc233295843" </w:instrText>
      </w:r>
      <w:r>
        <w:fldChar w:fldCharType="separate"/>
      </w:r>
      <w:r>
        <w:rPr>
          <w:rStyle w:val="154"/>
        </w:rPr>
        <w:t>3.5.2.</w:t>
      </w:r>
      <w:r>
        <w:rPr>
          <w:rFonts w:asciiTheme="minorHAnsi" w:hAnsiTheme="minorHAnsi" w:eastAsiaTheme="minorEastAsia" w:cstheme="minorBidi"/>
          <w:sz w:val="22"/>
          <w:szCs w:val="24"/>
          <w14:ligatures w14:val="standardContextual"/>
        </w:rPr>
        <w:tab/>
      </w:r>
      <w:r>
        <w:rPr>
          <w:rStyle w:val="154"/>
        </w:rPr>
        <w:t>我的营销活动</w:t>
      </w:r>
      <w:r>
        <w:tab/>
      </w:r>
      <w:r>
        <w:fldChar w:fldCharType="begin"/>
      </w:r>
      <w:r>
        <w:instrText xml:space="preserve"> PAGEREF _Toc233295843 \h </w:instrText>
      </w:r>
      <w:r>
        <w:fldChar w:fldCharType="separate"/>
      </w:r>
      <w:r>
        <w:t>361</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"_Toc233295844" </w:instrText>
      </w:r>
      <w:r>
        <w:fldChar w:fldCharType="separate"/>
      </w:r>
      <w:r>
        <w:rPr>
          <w:rStyle w:val="154"/>
        </w:rPr>
        <w:t>3.5.3.</w:t>
      </w:r>
      <w:r>
        <w:rPr>
          <w:rFonts w:asciiTheme="minorHAnsi" w:hAnsiTheme="minorHAnsi" w:eastAsiaTheme="minorEastAsia" w:cstheme="minorBidi"/>
          <w:sz w:val="22"/>
          <w:szCs w:val="24"/>
          <w14:ligatures w14:val="standardContextual"/>
        </w:rPr>
        <w:tab/>
      </w:r>
      <w:r>
        <w:rPr>
          <w:rStyle w:val="154"/>
        </w:rPr>
        <w:t>转介管理（手机银行侧功能）</w:t>
      </w:r>
      <w:r>
        <w:tab/>
      </w:r>
      <w:r>
        <w:fldChar w:fldCharType="begin"/>
      </w:r>
      <w:r>
        <w:instrText xml:space="preserve"> PAGEREF _Toc233295844 \h </w:instrText>
      </w:r>
      <w:r>
        <w:fldChar w:fldCharType="separate"/>
      </w:r>
      <w:r>
        <w:t>374</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"_Toc233295845" </w:instrText>
      </w:r>
      <w:r>
        <w:fldChar w:fldCharType="separate"/>
      </w:r>
      <w:r>
        <w:rPr>
          <w:rStyle w:val="154"/>
        </w:rPr>
        <w:t>3.5.4.</w:t>
      </w:r>
      <w:r>
        <w:rPr>
          <w:rFonts w:asciiTheme="minorHAnsi" w:hAnsiTheme="minorHAnsi" w:eastAsiaTheme="minorEastAsia" w:cstheme="minorBidi"/>
          <w:sz w:val="22"/>
          <w:szCs w:val="24"/>
          <w14:ligatures w14:val="standardContextual"/>
        </w:rPr>
        <w:tab/>
      </w:r>
      <w:r>
        <w:rPr>
          <w:rStyle w:val="154"/>
        </w:rPr>
        <w:t>转介管理（CRM侧功能）</w:t>
      </w:r>
      <w:r>
        <w:tab/>
      </w:r>
      <w:r>
        <w:fldChar w:fldCharType="begin"/>
      </w:r>
      <w:r>
        <w:instrText xml:space="preserve"> PAGEREF _Toc233295845 \h </w:instrText>
      </w:r>
      <w:r>
        <w:fldChar w:fldCharType="separate"/>
      </w:r>
      <w:r>
        <w:t>382</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"_Toc233295846" </w:instrText>
      </w:r>
      <w:r>
        <w:fldChar w:fldCharType="separate"/>
      </w:r>
      <w:r>
        <w:rPr>
          <w:rStyle w:val="154"/>
        </w:rPr>
        <w:t>3.5.5.</w:t>
      </w:r>
      <w:r>
        <w:rPr>
          <w:rFonts w:asciiTheme="minorHAnsi" w:hAnsiTheme="minorHAnsi" w:eastAsiaTheme="minorEastAsia" w:cstheme="minorBidi"/>
          <w:sz w:val="22"/>
          <w:szCs w:val="24"/>
          <w14:ligatures w14:val="standardContextual"/>
        </w:rPr>
        <w:tab/>
      </w:r>
      <w:r>
        <w:rPr>
          <w:rStyle w:val="154"/>
        </w:rPr>
        <w:t>沙龙活动管理</w:t>
      </w:r>
      <w:r>
        <w:tab/>
      </w:r>
      <w:r>
        <w:fldChar w:fldCharType="begin"/>
      </w:r>
      <w:r>
        <w:instrText xml:space="preserve"> PAGEREF _Toc233295846 \h </w:instrText>
      </w:r>
      <w:r>
        <w:fldChar w:fldCharType="separate"/>
      </w:r>
      <w:r>
        <w:t>386</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"_Toc233295847" </w:instrText>
      </w:r>
      <w:r>
        <w:fldChar w:fldCharType="separate"/>
      </w:r>
      <w:r>
        <w:rPr>
          <w:rStyle w:val="154"/>
        </w:rPr>
        <w:t>3.6.</w:t>
      </w:r>
      <w:r>
        <w:rPr>
          <w:rFonts w:asciiTheme="minorHAnsi" w:hAnsiTheme="minorHAnsi" w:eastAsiaTheme="minorEastAsia" w:cstheme="minorBidi"/>
          <w:sz w:val="22"/>
          <w:szCs w:val="24"/>
          <w14:ligatures w14:val="standardContextual"/>
        </w:rPr>
        <w:tab/>
      </w:r>
      <w:r>
        <w:rPr>
          <w:rStyle w:val="154"/>
        </w:rPr>
        <w:t>经营管理</w:t>
      </w:r>
      <w:r>
        <w:tab/>
      </w:r>
      <w:r>
        <w:fldChar w:fldCharType="begin"/>
      </w:r>
      <w:r>
        <w:instrText xml:space="preserve"> PAGEREF _Toc233295847 \h </w:instrText>
      </w:r>
      <w:r>
        <w:fldChar w:fldCharType="separate"/>
      </w:r>
      <w:r>
        <w:t>418</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"_Toc233295848" </w:instrText>
      </w:r>
      <w:r>
        <w:fldChar w:fldCharType="separate"/>
      </w:r>
      <w:r>
        <w:rPr>
          <w:rStyle w:val="154"/>
        </w:rPr>
        <w:t>3.6.1.</w:t>
      </w:r>
      <w:r>
        <w:rPr>
          <w:rFonts w:asciiTheme="minorHAnsi" w:hAnsiTheme="minorHAnsi" w:eastAsiaTheme="minorEastAsia" w:cstheme="minorBidi"/>
          <w:sz w:val="22"/>
          <w:szCs w:val="24"/>
          <w14:ligatures w14:val="standardContextual"/>
        </w:rPr>
        <w:tab/>
      </w:r>
      <w:r>
        <w:rPr>
          <w:rStyle w:val="154"/>
        </w:rPr>
        <w:t>重点经营视图</w:t>
      </w:r>
      <w:r>
        <w:tab/>
      </w:r>
      <w:r>
        <w:fldChar w:fldCharType="begin"/>
      </w:r>
      <w:r>
        <w:instrText xml:space="preserve"> PAGEREF _Toc233295848 \h </w:instrText>
      </w:r>
      <w:r>
        <w:fldChar w:fldCharType="separate"/>
      </w:r>
      <w:r>
        <w:t>418</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"_Toc233295849" </w:instrText>
      </w:r>
      <w:r>
        <w:fldChar w:fldCharType="separate"/>
      </w:r>
      <w:r>
        <w:rPr>
          <w:rStyle w:val="154"/>
        </w:rPr>
        <w:t>3.6.2.</w:t>
      </w:r>
      <w:r>
        <w:rPr>
          <w:rFonts w:asciiTheme="minorHAnsi" w:hAnsiTheme="minorHAnsi" w:eastAsiaTheme="minorEastAsia" w:cstheme="minorBidi"/>
          <w:sz w:val="22"/>
          <w:szCs w:val="24"/>
          <w14:ligatures w14:val="standardContextual"/>
        </w:rPr>
        <w:tab/>
      </w:r>
      <w:r>
        <w:rPr>
          <w:rStyle w:val="154"/>
        </w:rPr>
        <w:t>业绩战报</w:t>
      </w:r>
      <w:r>
        <w:tab/>
      </w:r>
      <w:r>
        <w:fldChar w:fldCharType="begin"/>
      </w:r>
      <w:r>
        <w:instrText xml:space="preserve"> PAGEREF _Toc233295849 \h </w:instrText>
      </w:r>
      <w:r>
        <w:fldChar w:fldCharType="separate"/>
      </w:r>
      <w:r>
        <w:t>451</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"_Toc233295850" </w:instrText>
      </w:r>
      <w:r>
        <w:fldChar w:fldCharType="separate"/>
      </w:r>
      <w:r>
        <w:rPr>
          <w:rStyle w:val="154"/>
        </w:rPr>
        <w:t>3.6.3.</w:t>
      </w:r>
      <w:r>
        <w:rPr>
          <w:rFonts w:asciiTheme="minorHAnsi" w:hAnsiTheme="minorHAnsi" w:eastAsiaTheme="minorEastAsia" w:cstheme="minorBidi"/>
          <w:sz w:val="22"/>
          <w:szCs w:val="24"/>
          <w14:ligatures w14:val="standardContextual"/>
        </w:rPr>
        <w:tab/>
      </w:r>
      <w:r>
        <w:rPr>
          <w:rStyle w:val="154"/>
        </w:rPr>
        <w:t>英雄榜</w:t>
      </w:r>
      <w:r>
        <w:tab/>
      </w:r>
      <w:r>
        <w:fldChar w:fldCharType="begin"/>
      </w:r>
      <w:r>
        <w:instrText xml:space="preserve"> PAGEREF _Toc233295850 \h </w:instrText>
      </w:r>
      <w:r>
        <w:fldChar w:fldCharType="separate"/>
      </w:r>
      <w:r>
        <w:t>455</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"_Toc233295851" </w:instrText>
      </w:r>
      <w:r>
        <w:fldChar w:fldCharType="separate"/>
      </w:r>
      <w:r>
        <w:rPr>
          <w:rStyle w:val="154"/>
        </w:rPr>
        <w:t>3.6.4.</w:t>
      </w:r>
      <w:r>
        <w:rPr>
          <w:rFonts w:asciiTheme="minorHAnsi" w:hAnsiTheme="minorHAnsi" w:eastAsiaTheme="minorEastAsia" w:cstheme="minorBidi"/>
          <w:sz w:val="22"/>
          <w:szCs w:val="24"/>
          <w14:ligatures w14:val="standardContextual"/>
        </w:rPr>
        <w:tab/>
      </w:r>
      <w:r>
        <w:rPr>
          <w:rStyle w:val="154"/>
        </w:rPr>
        <w:t>指标管理</w:t>
      </w:r>
      <w:r>
        <w:tab/>
      </w:r>
      <w:r>
        <w:fldChar w:fldCharType="begin"/>
      </w:r>
      <w:r>
        <w:instrText xml:space="preserve"> PAGEREF _Toc233295851 \h </w:instrText>
      </w:r>
      <w:r>
        <w:fldChar w:fldCharType="separate"/>
      </w:r>
      <w:r>
        <w:t>461</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"_Toc233295852" </w:instrText>
      </w:r>
      <w:r>
        <w:fldChar w:fldCharType="separate"/>
      </w:r>
      <w:r>
        <w:rPr>
          <w:rStyle w:val="154"/>
        </w:rPr>
        <w:t>3.6.5.</w:t>
      </w:r>
      <w:r>
        <w:rPr>
          <w:rFonts w:asciiTheme="minorHAnsi" w:hAnsiTheme="minorHAnsi" w:eastAsiaTheme="minorEastAsia" w:cstheme="minorBidi"/>
          <w:sz w:val="22"/>
          <w:szCs w:val="24"/>
          <w14:ligatures w14:val="standardContextual"/>
        </w:rPr>
        <w:tab/>
      </w:r>
      <w:r>
        <w:rPr>
          <w:rStyle w:val="154"/>
        </w:rPr>
        <w:t>目标任务管理</w:t>
      </w:r>
      <w:r>
        <w:tab/>
      </w:r>
      <w:r>
        <w:fldChar w:fldCharType="begin"/>
      </w:r>
      <w:r>
        <w:instrText xml:space="preserve"> PAGEREF _Toc233295852 \h </w:instrText>
      </w:r>
      <w:r>
        <w:fldChar w:fldCharType="separate"/>
      </w:r>
      <w:r>
        <w:t>465</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"_Toc233295853" </w:instrText>
      </w:r>
      <w:r>
        <w:fldChar w:fldCharType="separate"/>
      </w:r>
      <w:r>
        <w:rPr>
          <w:rStyle w:val="154"/>
        </w:rPr>
        <w:t>3.6.6.</w:t>
      </w:r>
      <w:r>
        <w:rPr>
          <w:rFonts w:asciiTheme="minorHAnsi" w:hAnsiTheme="minorHAnsi" w:eastAsiaTheme="minorEastAsia" w:cstheme="minorBidi"/>
          <w:sz w:val="22"/>
          <w:szCs w:val="24"/>
          <w14:ligatures w14:val="standardContextual"/>
        </w:rPr>
        <w:tab/>
      </w:r>
      <w:r>
        <w:rPr>
          <w:rStyle w:val="154"/>
        </w:rPr>
        <w:t>预置标签</w:t>
      </w:r>
      <w:r>
        <w:tab/>
      </w:r>
      <w:r>
        <w:fldChar w:fldCharType="begin"/>
      </w:r>
      <w:r>
        <w:instrText xml:space="preserve"> PAGEREF _Toc233295853 \h </w:instrText>
      </w:r>
      <w:r>
        <w:fldChar w:fldCharType="separate"/>
      </w:r>
      <w:r>
        <w:t>496</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"_Toc233295854" </w:instrText>
      </w:r>
      <w:r>
        <w:fldChar w:fldCharType="separate"/>
      </w:r>
      <w:r>
        <w:rPr>
          <w:rStyle w:val="154"/>
        </w:rPr>
        <w:t>3.6.7.</w:t>
      </w:r>
      <w:r>
        <w:rPr>
          <w:rFonts w:asciiTheme="minorHAnsi" w:hAnsiTheme="minorHAnsi" w:eastAsiaTheme="minorEastAsia" w:cstheme="minorBidi"/>
          <w:sz w:val="22"/>
          <w:szCs w:val="24"/>
          <w14:ligatures w14:val="standardContextual"/>
        </w:rPr>
        <w:tab/>
      </w:r>
      <w:r>
        <w:rPr>
          <w:rStyle w:val="154"/>
        </w:rPr>
        <w:t>接触策略设置</w:t>
      </w:r>
      <w:r>
        <w:tab/>
      </w:r>
      <w:r>
        <w:fldChar w:fldCharType="begin"/>
      </w:r>
      <w:r>
        <w:instrText xml:space="preserve"> PAGEREF _Toc233295854 \h </w:instrText>
      </w:r>
      <w:r>
        <w:fldChar w:fldCharType="separate"/>
      </w:r>
      <w:r>
        <w:t>500</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"_Toc233295855" </w:instrText>
      </w:r>
      <w:r>
        <w:fldChar w:fldCharType="separate"/>
      </w:r>
      <w:r>
        <w:rPr>
          <w:rStyle w:val="154"/>
        </w:rPr>
        <w:t>3.6.8.</w:t>
      </w:r>
      <w:r>
        <w:rPr>
          <w:rFonts w:asciiTheme="minorHAnsi" w:hAnsiTheme="minorHAnsi" w:eastAsiaTheme="minorEastAsia" w:cstheme="minorBidi"/>
          <w:sz w:val="22"/>
          <w:szCs w:val="24"/>
          <w14:ligatures w14:val="standardContextual"/>
        </w:rPr>
        <w:tab/>
      </w:r>
      <w:r>
        <w:rPr>
          <w:rStyle w:val="154"/>
        </w:rPr>
        <w:t>提醒设置</w:t>
      </w:r>
      <w:r>
        <w:tab/>
      </w:r>
      <w:r>
        <w:fldChar w:fldCharType="begin"/>
      </w:r>
      <w:r>
        <w:instrText xml:space="preserve"> PAGEREF _Toc233295855 \h </w:instrText>
      </w:r>
      <w:r>
        <w:fldChar w:fldCharType="separate"/>
      </w:r>
      <w:r>
        <w:t>505</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"_Toc233295856" </w:instrText>
      </w:r>
      <w:r>
        <w:fldChar w:fldCharType="separate"/>
      </w:r>
      <w:r>
        <w:rPr>
          <w:rStyle w:val="154"/>
        </w:rPr>
        <w:t>3.6.9.</w:t>
      </w:r>
      <w:r>
        <w:rPr>
          <w:rFonts w:asciiTheme="minorHAnsi" w:hAnsiTheme="minorHAnsi" w:eastAsiaTheme="minorEastAsia" w:cstheme="minorBidi"/>
          <w:sz w:val="22"/>
          <w:szCs w:val="24"/>
          <w14:ligatures w14:val="standardContextual"/>
        </w:rPr>
        <w:tab/>
      </w:r>
      <w:r>
        <w:rPr>
          <w:rStyle w:val="154"/>
        </w:rPr>
        <w:t>短信模板设置</w:t>
      </w:r>
      <w:r>
        <w:tab/>
      </w:r>
      <w:r>
        <w:fldChar w:fldCharType="begin"/>
      </w:r>
      <w:r>
        <w:instrText xml:space="preserve"> PAGEREF _Toc233295856 \h </w:instrText>
      </w:r>
      <w:r>
        <w:fldChar w:fldCharType="separate"/>
      </w:r>
      <w:r>
        <w:t>512</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"_Toc233295857" </w:instrText>
      </w:r>
      <w:r>
        <w:fldChar w:fldCharType="separate"/>
      </w:r>
      <w:r>
        <w:rPr>
          <w:rStyle w:val="154"/>
        </w:rPr>
        <w:t>3.7.</w:t>
      </w:r>
      <w:r>
        <w:rPr>
          <w:rFonts w:asciiTheme="minorHAnsi" w:hAnsiTheme="minorHAnsi" w:eastAsiaTheme="minorEastAsia" w:cstheme="minorBidi"/>
          <w:sz w:val="22"/>
          <w:szCs w:val="24"/>
          <w14:ligatures w14:val="standardContextual"/>
        </w:rPr>
        <w:tab/>
      </w:r>
      <w:r>
        <w:rPr>
          <w:rStyle w:val="154"/>
        </w:rPr>
        <w:t>产品管理</w:t>
      </w:r>
      <w:r>
        <w:tab/>
      </w:r>
      <w:r>
        <w:fldChar w:fldCharType="begin"/>
      </w:r>
      <w:r>
        <w:instrText xml:space="preserve"> PAGEREF _Toc233295857 \h </w:instrText>
      </w:r>
      <w:r>
        <w:fldChar w:fldCharType="separate"/>
      </w:r>
      <w:r>
        <w:t>527</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"_Toc233295858" </w:instrText>
      </w:r>
      <w:r>
        <w:fldChar w:fldCharType="separate"/>
      </w:r>
      <w:r>
        <w:rPr>
          <w:rStyle w:val="154"/>
        </w:rPr>
        <w:t>3.7.1.</w:t>
      </w:r>
      <w:r>
        <w:rPr>
          <w:rFonts w:asciiTheme="minorHAnsi" w:hAnsiTheme="minorHAnsi" w:eastAsiaTheme="minorEastAsia" w:cstheme="minorBidi"/>
          <w:sz w:val="22"/>
          <w:szCs w:val="24"/>
          <w14:ligatures w14:val="standardContextual"/>
        </w:rPr>
        <w:tab/>
      </w:r>
      <w:r>
        <w:rPr>
          <w:rStyle w:val="154"/>
        </w:rPr>
        <w:t>产品管理-列表</w:t>
      </w:r>
      <w:r>
        <w:tab/>
      </w:r>
      <w:r>
        <w:fldChar w:fldCharType="begin"/>
      </w:r>
      <w:r>
        <w:instrText xml:space="preserve"> PAGEREF _Toc233295858 \h </w:instrText>
      </w:r>
      <w:r>
        <w:fldChar w:fldCharType="separate"/>
      </w:r>
      <w:r>
        <w:t>527</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"_Toc233295859" </w:instrText>
      </w:r>
      <w:r>
        <w:fldChar w:fldCharType="separate"/>
      </w:r>
      <w:r>
        <w:rPr>
          <w:rStyle w:val="154"/>
        </w:rPr>
        <w:t>3.7.2.</w:t>
      </w:r>
      <w:r>
        <w:rPr>
          <w:rFonts w:asciiTheme="minorHAnsi" w:hAnsiTheme="minorHAnsi" w:eastAsiaTheme="minorEastAsia" w:cstheme="minorBidi"/>
          <w:sz w:val="22"/>
          <w:szCs w:val="24"/>
          <w14:ligatures w14:val="standardContextual"/>
        </w:rPr>
        <w:tab/>
      </w:r>
      <w:r>
        <w:rPr>
          <w:rStyle w:val="154"/>
        </w:rPr>
        <w:t>产品上架/下架</w:t>
      </w:r>
      <w:r>
        <w:tab/>
      </w:r>
      <w:r>
        <w:fldChar w:fldCharType="begin"/>
      </w:r>
      <w:r>
        <w:instrText xml:space="preserve"> PAGEREF _Toc233295859 \h </w:instrText>
      </w:r>
      <w:r>
        <w:fldChar w:fldCharType="separate"/>
      </w:r>
      <w:r>
        <w:t>532</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"_Toc233295860" </w:instrText>
      </w:r>
      <w:r>
        <w:fldChar w:fldCharType="separate"/>
      </w:r>
      <w:r>
        <w:rPr>
          <w:rStyle w:val="154"/>
        </w:rPr>
        <w:t>3.7.3.</w:t>
      </w:r>
      <w:r>
        <w:rPr>
          <w:rFonts w:asciiTheme="minorHAnsi" w:hAnsiTheme="minorHAnsi" w:eastAsiaTheme="minorEastAsia" w:cstheme="minorBidi"/>
          <w:sz w:val="22"/>
          <w:szCs w:val="24"/>
          <w14:ligatures w14:val="standardContextual"/>
        </w:rPr>
        <w:tab/>
      </w:r>
      <w:r>
        <w:rPr>
          <w:rStyle w:val="154"/>
        </w:rPr>
        <w:t>产品视图</w:t>
      </w:r>
      <w:r>
        <w:tab/>
      </w:r>
      <w:r>
        <w:fldChar w:fldCharType="begin"/>
      </w:r>
      <w:r>
        <w:instrText xml:space="preserve"> PAGEREF _Toc233295860 \h </w:instrText>
      </w:r>
      <w:r>
        <w:fldChar w:fldCharType="separate"/>
      </w:r>
      <w:r>
        <w:t>534</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"_Toc233295861" </w:instrText>
      </w:r>
      <w:r>
        <w:fldChar w:fldCharType="separate"/>
      </w:r>
      <w:r>
        <w:rPr>
          <w:rStyle w:val="154"/>
        </w:rPr>
        <w:t>3.8.</w:t>
      </w:r>
      <w:r>
        <w:rPr>
          <w:rFonts w:asciiTheme="minorHAnsi" w:hAnsiTheme="minorHAnsi" w:eastAsiaTheme="minorEastAsia" w:cstheme="minorBidi"/>
          <w:sz w:val="22"/>
          <w:szCs w:val="24"/>
          <w14:ligatures w14:val="standardContextual"/>
        </w:rPr>
        <w:tab/>
      </w:r>
      <w:r>
        <w:rPr>
          <w:rStyle w:val="154"/>
        </w:rPr>
        <w:t>系统管理</w:t>
      </w:r>
      <w:r>
        <w:tab/>
      </w:r>
      <w:r>
        <w:fldChar w:fldCharType="begin"/>
      </w:r>
      <w:r>
        <w:instrText xml:space="preserve"> PAGEREF _Toc233295861 \h </w:instrText>
      </w:r>
      <w:r>
        <w:fldChar w:fldCharType="separate"/>
      </w:r>
      <w:r>
        <w:t>550</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"_Toc233295862" </w:instrText>
      </w:r>
      <w:r>
        <w:fldChar w:fldCharType="separate"/>
      </w:r>
      <w:r>
        <w:rPr>
          <w:rStyle w:val="154"/>
          <w:lang w:eastAsia="en-US"/>
        </w:rPr>
        <w:t>3.8.1.</w:t>
      </w:r>
      <w:r>
        <w:rPr>
          <w:rFonts w:asciiTheme="minorHAnsi" w:hAnsiTheme="minorHAnsi" w:eastAsiaTheme="minorEastAsia" w:cstheme="minorBidi"/>
          <w:sz w:val="22"/>
          <w:szCs w:val="24"/>
          <w14:ligatures w14:val="standardContextual"/>
        </w:rPr>
        <w:tab/>
      </w:r>
      <w:r>
        <w:rPr>
          <w:rStyle w:val="154"/>
          <w:lang w:eastAsia="en-US"/>
        </w:rPr>
        <w:t>用户管理</w:t>
      </w:r>
      <w:r>
        <w:tab/>
      </w:r>
      <w:r>
        <w:fldChar w:fldCharType="begin"/>
      </w:r>
      <w:r>
        <w:instrText xml:space="preserve"> PAGEREF _Toc233295862 \h </w:instrText>
      </w:r>
      <w:r>
        <w:fldChar w:fldCharType="separate"/>
      </w:r>
      <w:r>
        <w:t>550</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"_Toc233295863" </w:instrText>
      </w:r>
      <w:r>
        <w:fldChar w:fldCharType="separate"/>
      </w:r>
      <w:r>
        <w:rPr>
          <w:rStyle w:val="154"/>
          <w:lang w:eastAsia="en-US"/>
        </w:rPr>
        <w:t>3.8.2.</w:t>
      </w:r>
      <w:r>
        <w:rPr>
          <w:rFonts w:asciiTheme="minorHAnsi" w:hAnsiTheme="minorHAnsi" w:eastAsiaTheme="minorEastAsia" w:cstheme="minorBidi"/>
          <w:sz w:val="22"/>
          <w:szCs w:val="24"/>
          <w14:ligatures w14:val="standardContextual"/>
        </w:rPr>
        <w:tab/>
      </w:r>
      <w:r>
        <w:rPr>
          <w:rStyle w:val="154"/>
          <w:lang w:eastAsia="en-US"/>
        </w:rPr>
        <w:t>机构管理</w:t>
      </w:r>
      <w:r>
        <w:tab/>
      </w:r>
      <w:r>
        <w:fldChar w:fldCharType="begin"/>
      </w:r>
      <w:r>
        <w:instrText xml:space="preserve"> PAGEREF _Toc233295863 \h </w:instrText>
      </w:r>
      <w:r>
        <w:fldChar w:fldCharType="separate"/>
      </w:r>
      <w:r>
        <w:t>575</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"_Toc233295864" </w:instrText>
      </w:r>
      <w:r>
        <w:fldChar w:fldCharType="separate"/>
      </w:r>
      <w:r>
        <w:rPr>
          <w:rStyle w:val="154"/>
          <w:lang w:eastAsia="en-US"/>
        </w:rPr>
        <w:t>3.8.3.</w:t>
      </w:r>
      <w:r>
        <w:rPr>
          <w:rFonts w:asciiTheme="minorHAnsi" w:hAnsiTheme="minorHAnsi" w:eastAsiaTheme="minorEastAsia" w:cstheme="minorBidi"/>
          <w:sz w:val="22"/>
          <w:szCs w:val="24"/>
          <w14:ligatures w14:val="standardContextual"/>
        </w:rPr>
        <w:tab/>
      </w:r>
      <w:r>
        <w:rPr>
          <w:rStyle w:val="154"/>
          <w:lang w:eastAsia="en-US"/>
        </w:rPr>
        <w:t>菜单管理</w:t>
      </w:r>
      <w:r>
        <w:tab/>
      </w:r>
      <w:r>
        <w:fldChar w:fldCharType="begin"/>
      </w:r>
      <w:r>
        <w:instrText xml:space="preserve"> PAGEREF _Toc233295864 \h </w:instrText>
      </w:r>
      <w:r>
        <w:fldChar w:fldCharType="separate"/>
      </w:r>
      <w:r>
        <w:t>586</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"_Toc233295865" </w:instrText>
      </w:r>
      <w:r>
        <w:fldChar w:fldCharType="separate"/>
      </w:r>
      <w:r>
        <w:rPr>
          <w:rStyle w:val="154"/>
          <w:lang w:eastAsia="en-US"/>
        </w:rPr>
        <w:t>3.8.4.</w:t>
      </w:r>
      <w:r>
        <w:rPr>
          <w:rFonts w:asciiTheme="minorHAnsi" w:hAnsiTheme="minorHAnsi" w:eastAsiaTheme="minorEastAsia" w:cstheme="minorBidi"/>
          <w:sz w:val="22"/>
          <w:szCs w:val="24"/>
          <w14:ligatures w14:val="standardContextual"/>
        </w:rPr>
        <w:tab/>
      </w:r>
      <w:r>
        <w:rPr>
          <w:rStyle w:val="154"/>
          <w:lang w:eastAsia="en-US"/>
        </w:rPr>
        <w:t>功能管理</w:t>
      </w:r>
      <w:r>
        <w:tab/>
      </w:r>
      <w:r>
        <w:fldChar w:fldCharType="begin"/>
      </w:r>
      <w:r>
        <w:instrText xml:space="preserve"> PAGEREF _Toc233295865 \h </w:instrText>
      </w:r>
      <w:r>
        <w:fldChar w:fldCharType="separate"/>
      </w:r>
      <w:r>
        <w:t>596</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"_Toc233295866" </w:instrText>
      </w:r>
      <w:r>
        <w:fldChar w:fldCharType="separate"/>
      </w:r>
      <w:r>
        <w:rPr>
          <w:rStyle w:val="154"/>
          <w:lang w:eastAsia="en-US"/>
        </w:rPr>
        <w:t>3.8.5.</w:t>
      </w:r>
      <w:r>
        <w:rPr>
          <w:rFonts w:asciiTheme="minorHAnsi" w:hAnsiTheme="minorHAnsi" w:eastAsiaTheme="minorEastAsia" w:cstheme="minorBidi"/>
          <w:sz w:val="22"/>
          <w:szCs w:val="24"/>
          <w14:ligatures w14:val="standardContextual"/>
        </w:rPr>
        <w:tab/>
      </w:r>
      <w:r>
        <w:rPr>
          <w:rStyle w:val="154"/>
          <w:lang w:eastAsia="en-US"/>
        </w:rPr>
        <w:t>角色管理</w:t>
      </w:r>
      <w:r>
        <w:tab/>
      </w:r>
      <w:r>
        <w:fldChar w:fldCharType="begin"/>
      </w:r>
      <w:r>
        <w:instrText xml:space="preserve"> PAGEREF _Toc233295866 \h </w:instrText>
      </w:r>
      <w:r>
        <w:fldChar w:fldCharType="separate"/>
      </w:r>
      <w:r>
        <w:t>606</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"_Toc233295867" </w:instrText>
      </w:r>
      <w:r>
        <w:fldChar w:fldCharType="separate"/>
      </w:r>
      <w:r>
        <w:rPr>
          <w:rStyle w:val="154"/>
          <w:lang w:eastAsia="en-US"/>
        </w:rPr>
        <w:t>3.8.6.</w:t>
      </w:r>
      <w:r>
        <w:rPr>
          <w:rFonts w:asciiTheme="minorHAnsi" w:hAnsiTheme="minorHAnsi" w:eastAsiaTheme="minorEastAsia" w:cstheme="minorBidi"/>
          <w:sz w:val="22"/>
          <w:szCs w:val="24"/>
          <w14:ligatures w14:val="standardContextual"/>
        </w:rPr>
        <w:tab/>
      </w:r>
      <w:r>
        <w:rPr>
          <w:rStyle w:val="154"/>
          <w:lang w:eastAsia="en-US"/>
        </w:rPr>
        <w:t>数据字典</w:t>
      </w:r>
      <w:r>
        <w:tab/>
      </w:r>
      <w:r>
        <w:fldChar w:fldCharType="begin"/>
      </w:r>
      <w:r>
        <w:instrText xml:space="preserve"> PAGEREF _Toc233295867 \h </w:instrText>
      </w:r>
      <w:r>
        <w:fldChar w:fldCharType="separate"/>
      </w:r>
      <w:r>
        <w:t>620</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"_Toc233295868" </w:instrText>
      </w:r>
      <w:r>
        <w:fldChar w:fldCharType="separate"/>
      </w:r>
      <w:r>
        <w:rPr>
          <w:rStyle w:val="154"/>
          <w:lang w:eastAsia="en-US"/>
        </w:rPr>
        <w:t>3.8.7.</w:t>
      </w:r>
      <w:r>
        <w:rPr>
          <w:rFonts w:asciiTheme="minorHAnsi" w:hAnsiTheme="minorHAnsi" w:eastAsiaTheme="minorEastAsia" w:cstheme="minorBidi"/>
          <w:sz w:val="22"/>
          <w:szCs w:val="24"/>
          <w14:ligatures w14:val="standardContextual"/>
        </w:rPr>
        <w:tab/>
      </w:r>
      <w:r>
        <w:rPr>
          <w:rStyle w:val="154"/>
          <w:lang w:eastAsia="en-US"/>
        </w:rPr>
        <w:t>参数配置</w:t>
      </w:r>
      <w:r>
        <w:tab/>
      </w:r>
      <w:r>
        <w:fldChar w:fldCharType="begin"/>
      </w:r>
      <w:r>
        <w:instrText xml:space="preserve"> PAGEREF _Toc233295868 \h </w:instrText>
      </w:r>
      <w:r>
        <w:fldChar w:fldCharType="separate"/>
      </w:r>
      <w:r>
        <w:t>638</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"_Toc233295869" </w:instrText>
      </w:r>
      <w:r>
        <w:fldChar w:fldCharType="separate"/>
      </w:r>
      <w:r>
        <w:rPr>
          <w:rStyle w:val="154"/>
          <w:lang w:eastAsia="en-US"/>
        </w:rPr>
        <w:t>3.8.8.</w:t>
      </w:r>
      <w:r>
        <w:rPr>
          <w:rFonts w:asciiTheme="minorHAnsi" w:hAnsiTheme="minorHAnsi" w:eastAsiaTheme="minorEastAsia" w:cstheme="minorBidi"/>
          <w:sz w:val="22"/>
          <w:szCs w:val="24"/>
          <w14:ligatures w14:val="standardContextual"/>
        </w:rPr>
        <w:tab/>
      </w:r>
      <w:r>
        <w:rPr>
          <w:rStyle w:val="154"/>
          <w:lang w:eastAsia="en-US"/>
        </w:rPr>
        <w:t>操作日志</w:t>
      </w:r>
      <w:r>
        <w:tab/>
      </w:r>
      <w:r>
        <w:fldChar w:fldCharType="begin"/>
      </w:r>
      <w:r>
        <w:instrText xml:space="preserve"> PAGEREF _Toc233295869 \h </w:instrText>
      </w:r>
      <w:r>
        <w:fldChar w:fldCharType="separate"/>
      </w:r>
      <w:r>
        <w:t>649</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"_Toc233295870" </w:instrText>
      </w:r>
      <w:r>
        <w:fldChar w:fldCharType="separate"/>
      </w:r>
      <w:r>
        <w:rPr>
          <w:rStyle w:val="154"/>
          <w:lang w:eastAsia="en-US"/>
        </w:rPr>
        <w:t>3.8.9.</w:t>
      </w:r>
      <w:r>
        <w:rPr>
          <w:rFonts w:asciiTheme="minorHAnsi" w:hAnsiTheme="minorHAnsi" w:eastAsiaTheme="minorEastAsia" w:cstheme="minorBidi"/>
          <w:sz w:val="22"/>
          <w:szCs w:val="24"/>
          <w14:ligatures w14:val="standardContextual"/>
        </w:rPr>
        <w:tab/>
      </w:r>
      <w:r>
        <w:rPr>
          <w:rStyle w:val="154"/>
          <w:lang w:eastAsia="en-US"/>
        </w:rPr>
        <w:t>审批流程管理</w:t>
      </w:r>
      <w:r>
        <w:tab/>
      </w:r>
      <w:r>
        <w:fldChar w:fldCharType="begin"/>
      </w:r>
      <w:r>
        <w:instrText xml:space="preserve"> PAGEREF _Toc233295870 \h </w:instrText>
      </w:r>
      <w:r>
        <w:fldChar w:fldCharType="separate"/>
      </w:r>
      <w:r>
        <w:t>654</w:t>
      </w:r>
      <w:r>
        <w:fldChar w:fldCharType="end"/>
      </w:r>
      <w:r>
        <w:fldChar w:fldCharType="end"/>
      </w:r>
    </w:p>
    <w:p>
      <w:pPr>
        <w:pStyle w:val="35"/>
        <w:tabs>
          <w:tab w:val="left" w:pos="42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"_Toc233295871" </w:instrText>
      </w:r>
      <w:r>
        <w:fldChar w:fldCharType="separate"/>
      </w:r>
      <w:r>
        <w:rPr>
          <w:rStyle w:val="154"/>
        </w:rPr>
        <w:t>4</w:t>
      </w:r>
      <w:r>
        <w:rPr>
          <w:rFonts w:asciiTheme="minorHAnsi" w:hAnsiTheme="minorHAnsi" w:eastAsiaTheme="minorEastAsia" w:cstheme="minorBidi"/>
          <w:sz w:val="22"/>
          <w:szCs w:val="24"/>
          <w14:ligatures w14:val="standardContextual"/>
        </w:rPr>
        <w:tab/>
      </w:r>
      <w:r>
        <w:rPr>
          <w:rStyle w:val="154"/>
          <w:kern w:val="0"/>
        </w:rPr>
        <w:t>移动端</w:t>
      </w:r>
      <w:r>
        <w:rPr>
          <w:rStyle w:val="154"/>
        </w:rPr>
        <w:t>（企微）功能需求</w:t>
      </w:r>
      <w:r>
        <w:tab/>
      </w:r>
      <w:r>
        <w:fldChar w:fldCharType="begin"/>
      </w:r>
      <w:r>
        <w:instrText xml:space="preserve"> PAGEREF _Toc233295871 \h </w:instrText>
      </w:r>
      <w:r>
        <w:fldChar w:fldCharType="separate"/>
      </w:r>
      <w:r>
        <w:t>668</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"_Toc233295872" </w:instrText>
      </w:r>
      <w:r>
        <w:fldChar w:fldCharType="separate"/>
      </w:r>
      <w:r>
        <w:rPr>
          <w:rStyle w:val="154"/>
        </w:rPr>
        <w:t>4.1.</w:t>
      </w:r>
      <w:r>
        <w:rPr>
          <w:rFonts w:asciiTheme="minorHAnsi" w:hAnsiTheme="minorHAnsi" w:eastAsiaTheme="minorEastAsia" w:cstheme="minorBidi"/>
          <w:sz w:val="22"/>
          <w:szCs w:val="24"/>
          <w14:ligatures w14:val="standardContextual"/>
        </w:rPr>
        <w:tab/>
      </w:r>
      <w:r>
        <w:rPr>
          <w:rStyle w:val="154"/>
        </w:rPr>
        <w:t>首页</w:t>
      </w:r>
      <w:r>
        <w:tab/>
      </w:r>
      <w:r>
        <w:fldChar w:fldCharType="begin"/>
      </w:r>
      <w:r>
        <w:instrText xml:space="preserve"> PAGEREF _Toc233295872 \h </w:instrText>
      </w:r>
      <w:r>
        <w:fldChar w:fldCharType="separate"/>
      </w:r>
      <w:r>
        <w:t>668</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"_Toc233295873" </w:instrText>
      </w:r>
      <w:r>
        <w:fldChar w:fldCharType="separate"/>
      </w:r>
      <w:r>
        <w:rPr>
          <w:rStyle w:val="154"/>
        </w:rPr>
        <w:t>4.1.1.</w:t>
      </w:r>
      <w:r>
        <w:rPr>
          <w:rFonts w:asciiTheme="minorHAnsi" w:hAnsiTheme="minorHAnsi" w:eastAsiaTheme="minorEastAsia" w:cstheme="minorBidi"/>
          <w:sz w:val="22"/>
          <w:szCs w:val="24"/>
          <w14:ligatures w14:val="standardContextual"/>
        </w:rPr>
        <w:tab/>
      </w:r>
      <w:r>
        <w:rPr>
          <w:rStyle w:val="154"/>
        </w:rPr>
        <w:t>智能搜索</w:t>
      </w:r>
      <w:r>
        <w:tab/>
      </w:r>
      <w:r>
        <w:fldChar w:fldCharType="begin"/>
      </w:r>
      <w:r>
        <w:instrText xml:space="preserve"> PAGEREF _Toc233295873 \h </w:instrText>
      </w:r>
      <w:r>
        <w:fldChar w:fldCharType="separate"/>
      </w:r>
      <w:r>
        <w:t>669</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"_Toc233295874" </w:instrText>
      </w:r>
      <w:r>
        <w:fldChar w:fldCharType="separate"/>
      </w:r>
      <w:r>
        <w:rPr>
          <w:rStyle w:val="154"/>
        </w:rPr>
        <w:t>4.1.2.</w:t>
      </w:r>
      <w:r>
        <w:rPr>
          <w:rFonts w:asciiTheme="minorHAnsi" w:hAnsiTheme="minorHAnsi" w:eastAsiaTheme="minorEastAsia" w:cstheme="minorBidi"/>
          <w:sz w:val="22"/>
          <w:szCs w:val="24"/>
          <w14:ligatures w14:val="standardContextual"/>
        </w:rPr>
        <w:tab/>
      </w:r>
      <w:r>
        <w:rPr>
          <w:rStyle w:val="154"/>
        </w:rPr>
        <w:t>消息</w:t>
      </w:r>
      <w:r>
        <w:tab/>
      </w:r>
      <w:r>
        <w:fldChar w:fldCharType="begin"/>
      </w:r>
      <w:r>
        <w:instrText xml:space="preserve"> PAGEREF _Toc233295874 \h </w:instrText>
      </w:r>
      <w:r>
        <w:fldChar w:fldCharType="separate"/>
      </w:r>
      <w:r>
        <w:t>672</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"_Toc233295875" </w:instrText>
      </w:r>
      <w:r>
        <w:fldChar w:fldCharType="separate"/>
      </w:r>
      <w:r>
        <w:rPr>
          <w:rStyle w:val="154"/>
        </w:rPr>
        <w:t>4.1.3.</w:t>
      </w:r>
      <w:r>
        <w:rPr>
          <w:rFonts w:asciiTheme="minorHAnsi" w:hAnsiTheme="minorHAnsi" w:eastAsiaTheme="minorEastAsia" w:cstheme="minorBidi"/>
          <w:sz w:val="22"/>
          <w:szCs w:val="24"/>
          <w14:ligatures w14:val="standardContextual"/>
        </w:rPr>
        <w:tab/>
      </w:r>
      <w:r>
        <w:rPr>
          <w:rStyle w:val="154"/>
        </w:rPr>
        <w:t>工作日历</w:t>
      </w:r>
      <w:r>
        <w:tab/>
      </w:r>
      <w:r>
        <w:fldChar w:fldCharType="begin"/>
      </w:r>
      <w:r>
        <w:instrText xml:space="preserve"> PAGEREF _Toc233295875 \h </w:instrText>
      </w:r>
      <w:r>
        <w:fldChar w:fldCharType="separate"/>
      </w:r>
      <w:r>
        <w:t>714</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"_Toc233295876" </w:instrText>
      </w:r>
      <w:r>
        <w:fldChar w:fldCharType="separate"/>
      </w:r>
      <w:r>
        <w:rPr>
          <w:rStyle w:val="154"/>
        </w:rPr>
        <w:t>4.1.4.</w:t>
      </w:r>
      <w:r>
        <w:rPr>
          <w:rFonts w:asciiTheme="minorHAnsi" w:hAnsiTheme="minorHAnsi" w:eastAsiaTheme="minorEastAsia" w:cstheme="minorBidi"/>
          <w:sz w:val="22"/>
          <w:szCs w:val="24"/>
          <w14:ligatures w14:val="standardContextual"/>
        </w:rPr>
        <w:tab/>
      </w:r>
      <w:r>
        <w:rPr>
          <w:rStyle w:val="154"/>
        </w:rPr>
        <w:t>功能区</w:t>
      </w:r>
      <w:r>
        <w:tab/>
      </w:r>
      <w:r>
        <w:fldChar w:fldCharType="begin"/>
      </w:r>
      <w:r>
        <w:instrText xml:space="preserve"> PAGEREF _Toc233295876 \h </w:instrText>
      </w:r>
      <w:r>
        <w:fldChar w:fldCharType="separate"/>
      </w:r>
      <w:r>
        <w:t>718</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"_Toc233295877" </w:instrText>
      </w:r>
      <w:r>
        <w:fldChar w:fldCharType="separate"/>
      </w:r>
      <w:r>
        <w:rPr>
          <w:rStyle w:val="154"/>
        </w:rPr>
        <w:t>4.1.5.</w:t>
      </w:r>
      <w:r>
        <w:rPr>
          <w:rFonts w:asciiTheme="minorHAnsi" w:hAnsiTheme="minorHAnsi" w:eastAsiaTheme="minorEastAsia" w:cstheme="minorBidi"/>
          <w:sz w:val="22"/>
          <w:szCs w:val="24"/>
          <w14:ligatures w14:val="standardContextual"/>
        </w:rPr>
        <w:tab/>
      </w:r>
      <w:r>
        <w:rPr>
          <w:rStyle w:val="154"/>
        </w:rPr>
        <w:t>业绩战报</w:t>
      </w:r>
      <w:r>
        <w:tab/>
      </w:r>
      <w:r>
        <w:fldChar w:fldCharType="begin"/>
      </w:r>
      <w:r>
        <w:instrText xml:space="preserve"> PAGEREF _Toc233295877 \h </w:instrText>
      </w:r>
      <w:r>
        <w:fldChar w:fldCharType="separate"/>
      </w:r>
      <w:r>
        <w:t>722</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"_Toc233295878" </w:instrText>
      </w:r>
      <w:r>
        <w:fldChar w:fldCharType="separate"/>
      </w:r>
      <w:r>
        <w:rPr>
          <w:rStyle w:val="154"/>
        </w:rPr>
        <w:t>4.1.6.</w:t>
      </w:r>
      <w:r>
        <w:rPr>
          <w:rFonts w:asciiTheme="minorHAnsi" w:hAnsiTheme="minorHAnsi" w:eastAsiaTheme="minorEastAsia" w:cstheme="minorBidi"/>
          <w:sz w:val="22"/>
          <w:szCs w:val="24"/>
          <w14:ligatures w14:val="standardContextual"/>
        </w:rPr>
        <w:tab/>
      </w:r>
      <w:r>
        <w:rPr>
          <w:rStyle w:val="154"/>
        </w:rPr>
        <w:t>活动量</w:t>
      </w:r>
      <w:r>
        <w:tab/>
      </w:r>
      <w:r>
        <w:fldChar w:fldCharType="begin"/>
      </w:r>
      <w:r>
        <w:instrText xml:space="preserve"> PAGEREF _Toc233295878 \h </w:instrText>
      </w:r>
      <w:r>
        <w:fldChar w:fldCharType="separate"/>
      </w:r>
      <w:r>
        <w:t>726</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"_Toc233295879" </w:instrText>
      </w:r>
      <w:r>
        <w:fldChar w:fldCharType="separate"/>
      </w:r>
      <w:r>
        <w:rPr>
          <w:rStyle w:val="154"/>
        </w:rPr>
        <w:t>4.2.</w:t>
      </w:r>
      <w:r>
        <w:rPr>
          <w:rFonts w:asciiTheme="minorHAnsi" w:hAnsiTheme="minorHAnsi" w:eastAsiaTheme="minorEastAsia" w:cstheme="minorBidi"/>
          <w:sz w:val="22"/>
          <w:szCs w:val="24"/>
          <w14:ligatures w14:val="standardContextual"/>
        </w:rPr>
        <w:tab/>
      </w:r>
      <w:r>
        <w:rPr>
          <w:rStyle w:val="154"/>
        </w:rPr>
        <w:t>客户</w:t>
      </w:r>
      <w:r>
        <w:tab/>
      </w:r>
      <w:r>
        <w:fldChar w:fldCharType="begin"/>
      </w:r>
      <w:r>
        <w:instrText xml:space="preserve"> PAGEREF _Toc233295879 \h </w:instrText>
      </w:r>
      <w:r>
        <w:fldChar w:fldCharType="separate"/>
      </w:r>
      <w:r>
        <w:t>731</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"_Toc233295880" </w:instrText>
      </w:r>
      <w:r>
        <w:fldChar w:fldCharType="separate"/>
      </w:r>
      <w:r>
        <w:rPr>
          <w:rStyle w:val="154"/>
        </w:rPr>
        <w:t>4.2.1.</w:t>
      </w:r>
      <w:r>
        <w:rPr>
          <w:rFonts w:asciiTheme="minorHAnsi" w:hAnsiTheme="minorHAnsi" w:eastAsiaTheme="minorEastAsia" w:cstheme="minorBidi"/>
          <w:sz w:val="22"/>
          <w:szCs w:val="24"/>
          <w14:ligatures w14:val="standardContextual"/>
        </w:rPr>
        <w:tab/>
      </w:r>
      <w:r>
        <w:rPr>
          <w:rStyle w:val="154"/>
        </w:rPr>
        <w:t>客户列表</w:t>
      </w:r>
      <w:r>
        <w:tab/>
      </w:r>
      <w:r>
        <w:fldChar w:fldCharType="begin"/>
      </w:r>
      <w:r>
        <w:instrText xml:space="preserve"> PAGEREF _Toc233295880 \h </w:instrText>
      </w:r>
      <w:r>
        <w:fldChar w:fldCharType="separate"/>
      </w:r>
      <w:r>
        <w:t>731</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"_Toc233295881" </w:instrText>
      </w:r>
      <w:r>
        <w:fldChar w:fldCharType="separate"/>
      </w:r>
      <w:r>
        <w:rPr>
          <w:rStyle w:val="154"/>
        </w:rPr>
        <w:t>4.2.2.</w:t>
      </w:r>
      <w:r>
        <w:rPr>
          <w:rFonts w:asciiTheme="minorHAnsi" w:hAnsiTheme="minorHAnsi" w:eastAsiaTheme="minorEastAsia" w:cstheme="minorBidi"/>
          <w:sz w:val="22"/>
          <w:szCs w:val="24"/>
          <w14:ligatures w14:val="standardContextual"/>
        </w:rPr>
        <w:tab/>
      </w:r>
      <w:r>
        <w:rPr>
          <w:rStyle w:val="154"/>
        </w:rPr>
        <w:t>客户盘点</w:t>
      </w:r>
      <w:r>
        <w:tab/>
      </w:r>
      <w:r>
        <w:fldChar w:fldCharType="begin"/>
      </w:r>
      <w:r>
        <w:instrText xml:space="preserve"> PAGEREF _Toc233295881 \h </w:instrText>
      </w:r>
      <w:r>
        <w:fldChar w:fldCharType="separate"/>
      </w:r>
      <w:r>
        <w:t>745</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"_Toc233295882" </w:instrText>
      </w:r>
      <w:r>
        <w:fldChar w:fldCharType="separate"/>
      </w:r>
      <w:r>
        <w:rPr>
          <w:rStyle w:val="154"/>
        </w:rPr>
        <w:t>4.2.3.</w:t>
      </w:r>
      <w:r>
        <w:rPr>
          <w:rFonts w:asciiTheme="minorHAnsi" w:hAnsiTheme="minorHAnsi" w:eastAsiaTheme="minorEastAsia" w:cstheme="minorBidi"/>
          <w:sz w:val="22"/>
          <w:szCs w:val="24"/>
          <w14:ligatures w14:val="standardContextual"/>
        </w:rPr>
        <w:tab/>
      </w:r>
      <w:r>
        <w:rPr>
          <w:rStyle w:val="154"/>
        </w:rPr>
        <w:t>客户360视图</w:t>
      </w:r>
      <w:r>
        <w:tab/>
      </w:r>
      <w:r>
        <w:fldChar w:fldCharType="begin"/>
      </w:r>
      <w:r>
        <w:instrText xml:space="preserve"> PAGEREF _Toc233295882 \h </w:instrText>
      </w:r>
      <w:r>
        <w:fldChar w:fldCharType="separate"/>
      </w:r>
      <w:r>
        <w:t>746</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"_Toc233295883" </w:instrText>
      </w:r>
      <w:r>
        <w:fldChar w:fldCharType="separate"/>
      </w:r>
      <w:r>
        <w:rPr>
          <w:rStyle w:val="154"/>
        </w:rPr>
        <w:t>4.3.</w:t>
      </w:r>
      <w:r>
        <w:rPr>
          <w:rFonts w:asciiTheme="minorHAnsi" w:hAnsiTheme="minorHAnsi" w:eastAsiaTheme="minorEastAsia" w:cstheme="minorBidi"/>
          <w:sz w:val="22"/>
          <w:szCs w:val="24"/>
          <w14:ligatures w14:val="standardContextual"/>
        </w:rPr>
        <w:tab/>
      </w:r>
      <w:r>
        <w:rPr>
          <w:rStyle w:val="154"/>
        </w:rPr>
        <w:t>营销</w:t>
      </w:r>
      <w:r>
        <w:tab/>
      </w:r>
      <w:r>
        <w:fldChar w:fldCharType="begin"/>
      </w:r>
      <w:r>
        <w:instrText xml:space="preserve"> PAGEREF _Toc233295883 \h </w:instrText>
      </w:r>
      <w:r>
        <w:fldChar w:fldCharType="separate"/>
      </w:r>
      <w:r>
        <w:t>795</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"_Toc233295884" </w:instrText>
      </w:r>
      <w:r>
        <w:fldChar w:fldCharType="separate"/>
      </w:r>
      <w:r>
        <w:rPr>
          <w:rStyle w:val="154"/>
        </w:rPr>
        <w:t>4.3.1.</w:t>
      </w:r>
      <w:r>
        <w:rPr>
          <w:rFonts w:asciiTheme="minorHAnsi" w:hAnsiTheme="minorHAnsi" w:eastAsiaTheme="minorEastAsia" w:cstheme="minorBidi"/>
          <w:sz w:val="22"/>
          <w:szCs w:val="24"/>
          <w14:ligatures w14:val="standardContextual"/>
        </w:rPr>
        <w:tab/>
      </w:r>
      <w:r>
        <w:rPr>
          <w:rStyle w:val="154"/>
        </w:rPr>
        <w:t>潜在客户管理</w:t>
      </w:r>
      <w:r>
        <w:tab/>
      </w:r>
      <w:r>
        <w:fldChar w:fldCharType="begin"/>
      </w:r>
      <w:r>
        <w:instrText xml:space="preserve"> PAGEREF _Toc233295884 \h </w:instrText>
      </w:r>
      <w:r>
        <w:fldChar w:fldCharType="separate"/>
      </w:r>
      <w:r>
        <w:t>796</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"_Toc233295885" </w:instrText>
      </w:r>
      <w:r>
        <w:fldChar w:fldCharType="separate"/>
      </w:r>
      <w:r>
        <w:rPr>
          <w:rStyle w:val="154"/>
        </w:rPr>
        <w:t>4.3.2.</w:t>
      </w:r>
      <w:r>
        <w:rPr>
          <w:rFonts w:asciiTheme="minorHAnsi" w:hAnsiTheme="minorHAnsi" w:eastAsiaTheme="minorEastAsia" w:cstheme="minorBidi"/>
          <w:sz w:val="22"/>
          <w:szCs w:val="24"/>
          <w14:ligatures w14:val="standardContextual"/>
        </w:rPr>
        <w:tab/>
      </w:r>
      <w:r>
        <w:rPr>
          <w:rStyle w:val="154"/>
        </w:rPr>
        <w:t>营销转介</w:t>
      </w:r>
      <w:r>
        <w:tab/>
      </w:r>
      <w:r>
        <w:fldChar w:fldCharType="begin"/>
      </w:r>
      <w:r>
        <w:instrText xml:space="preserve"> PAGEREF _Toc233295885 \h </w:instrText>
      </w:r>
      <w:r>
        <w:fldChar w:fldCharType="separate"/>
      </w:r>
      <w:r>
        <w:t>830</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"_Toc233295886" </w:instrText>
      </w:r>
      <w:r>
        <w:fldChar w:fldCharType="separate"/>
      </w:r>
      <w:r>
        <w:rPr>
          <w:rStyle w:val="154"/>
        </w:rPr>
        <w:t>4.3.3.</w:t>
      </w:r>
      <w:r>
        <w:rPr>
          <w:rFonts w:asciiTheme="minorHAnsi" w:hAnsiTheme="minorHAnsi" w:eastAsiaTheme="minorEastAsia" w:cstheme="minorBidi"/>
          <w:sz w:val="22"/>
          <w:szCs w:val="24"/>
          <w14:ligatures w14:val="standardContextual"/>
        </w:rPr>
        <w:tab/>
      </w:r>
      <w:r>
        <w:rPr>
          <w:rStyle w:val="154"/>
        </w:rPr>
        <w:t>营销活动管理</w:t>
      </w:r>
      <w:r>
        <w:tab/>
      </w:r>
      <w:r>
        <w:fldChar w:fldCharType="begin"/>
      </w:r>
      <w:r>
        <w:instrText xml:space="preserve"> PAGEREF _Toc233295886 \h </w:instrText>
      </w:r>
      <w:r>
        <w:fldChar w:fldCharType="separate"/>
      </w:r>
      <w:r>
        <w:t>834</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"_Toc233295887" </w:instrText>
      </w:r>
      <w:r>
        <w:fldChar w:fldCharType="separate"/>
      </w:r>
      <w:r>
        <w:rPr>
          <w:rStyle w:val="154"/>
        </w:rPr>
        <w:t>4.3.4.</w:t>
      </w:r>
      <w:r>
        <w:rPr>
          <w:rFonts w:asciiTheme="minorHAnsi" w:hAnsiTheme="minorHAnsi" w:eastAsiaTheme="minorEastAsia" w:cstheme="minorBidi"/>
          <w:sz w:val="22"/>
          <w:szCs w:val="24"/>
          <w14:ligatures w14:val="standardContextual"/>
        </w:rPr>
        <w:tab/>
      </w:r>
      <w:r>
        <w:rPr>
          <w:rStyle w:val="154"/>
        </w:rPr>
        <w:t>我的营销活动</w:t>
      </w:r>
      <w:r>
        <w:tab/>
      </w:r>
      <w:r>
        <w:fldChar w:fldCharType="begin"/>
      </w:r>
      <w:r>
        <w:instrText xml:space="preserve"> PAGEREF _Toc233295887 \h </w:instrText>
      </w:r>
      <w:r>
        <w:fldChar w:fldCharType="separate"/>
      </w:r>
      <w:r>
        <w:t>853</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"_Toc233295888" </w:instrText>
      </w:r>
      <w:r>
        <w:fldChar w:fldCharType="separate"/>
      </w:r>
      <w:r>
        <w:rPr>
          <w:rStyle w:val="154"/>
        </w:rPr>
        <w:t>4.4.</w:t>
      </w:r>
      <w:r>
        <w:rPr>
          <w:rFonts w:asciiTheme="minorHAnsi" w:hAnsiTheme="minorHAnsi" w:eastAsiaTheme="minorEastAsia" w:cstheme="minorBidi"/>
          <w:sz w:val="22"/>
          <w:szCs w:val="24"/>
          <w14:ligatures w14:val="standardContextual"/>
        </w:rPr>
        <w:tab/>
      </w:r>
      <w:r>
        <w:rPr>
          <w:rStyle w:val="154"/>
        </w:rPr>
        <w:t>业绩</w:t>
      </w:r>
      <w:r>
        <w:tab/>
      </w:r>
      <w:r>
        <w:fldChar w:fldCharType="begin"/>
      </w:r>
      <w:r>
        <w:instrText xml:space="preserve"> PAGEREF _Toc233295888 \h </w:instrText>
      </w:r>
      <w:r>
        <w:fldChar w:fldCharType="separate"/>
      </w:r>
      <w:r>
        <w:t>863</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"_Toc233295889" </w:instrText>
      </w:r>
      <w:r>
        <w:fldChar w:fldCharType="separate"/>
      </w:r>
      <w:r>
        <w:rPr>
          <w:rStyle w:val="154"/>
        </w:rPr>
        <w:t>4.4.1.</w:t>
      </w:r>
      <w:r>
        <w:rPr>
          <w:rFonts w:asciiTheme="minorHAnsi" w:hAnsiTheme="minorHAnsi" w:eastAsiaTheme="minorEastAsia" w:cstheme="minorBidi"/>
          <w:sz w:val="22"/>
          <w:szCs w:val="24"/>
          <w14:ligatures w14:val="standardContextual"/>
        </w:rPr>
        <w:tab/>
      </w:r>
      <w:r>
        <w:rPr>
          <w:rStyle w:val="154"/>
        </w:rPr>
        <w:t>业绩战报</w:t>
      </w:r>
      <w:r>
        <w:tab/>
      </w:r>
      <w:r>
        <w:fldChar w:fldCharType="begin"/>
      </w:r>
      <w:r>
        <w:instrText xml:space="preserve"> PAGEREF _Toc233295889 \h </w:instrText>
      </w:r>
      <w:r>
        <w:fldChar w:fldCharType="separate"/>
      </w:r>
      <w:r>
        <w:t>863</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"_Toc233295890" </w:instrText>
      </w:r>
      <w:r>
        <w:fldChar w:fldCharType="separate"/>
      </w:r>
      <w:r>
        <w:rPr>
          <w:rStyle w:val="154"/>
        </w:rPr>
        <w:t>4.4.2.</w:t>
      </w:r>
      <w:r>
        <w:rPr>
          <w:rFonts w:asciiTheme="minorHAnsi" w:hAnsiTheme="minorHAnsi" w:eastAsiaTheme="minorEastAsia" w:cstheme="minorBidi"/>
          <w:sz w:val="22"/>
          <w:szCs w:val="24"/>
          <w14:ligatures w14:val="standardContextual"/>
        </w:rPr>
        <w:tab/>
      </w:r>
      <w:r>
        <w:rPr>
          <w:rStyle w:val="154"/>
        </w:rPr>
        <w:t>英雄榜</w:t>
      </w:r>
      <w:r>
        <w:tab/>
      </w:r>
      <w:r>
        <w:fldChar w:fldCharType="begin"/>
      </w:r>
      <w:r>
        <w:instrText xml:space="preserve"> PAGEREF _Toc233295890 \h </w:instrText>
      </w:r>
      <w:r>
        <w:fldChar w:fldCharType="separate"/>
      </w:r>
      <w:r>
        <w:t>867</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"_Toc233295891" </w:instrText>
      </w:r>
      <w:r>
        <w:fldChar w:fldCharType="separate"/>
      </w:r>
      <w:r>
        <w:rPr>
          <w:rStyle w:val="154"/>
        </w:rPr>
        <w:t>4.5.</w:t>
      </w:r>
      <w:r>
        <w:rPr>
          <w:rFonts w:asciiTheme="minorHAnsi" w:hAnsiTheme="minorHAnsi" w:eastAsiaTheme="minorEastAsia" w:cstheme="minorBidi"/>
          <w:sz w:val="22"/>
          <w:szCs w:val="24"/>
          <w14:ligatures w14:val="standardContextual"/>
        </w:rPr>
        <w:tab/>
      </w:r>
      <w:r>
        <w:rPr>
          <w:rStyle w:val="154"/>
        </w:rPr>
        <w:t>工具</w:t>
      </w:r>
      <w:r>
        <w:tab/>
      </w:r>
      <w:r>
        <w:fldChar w:fldCharType="begin"/>
      </w:r>
      <w:r>
        <w:instrText xml:space="preserve"> PAGEREF _Toc233295891 \h </w:instrText>
      </w:r>
      <w:r>
        <w:fldChar w:fldCharType="separate"/>
      </w:r>
      <w:r>
        <w:t>874</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"_Toc233295892" </w:instrText>
      </w:r>
      <w:r>
        <w:fldChar w:fldCharType="separate"/>
      </w:r>
      <w:r>
        <w:rPr>
          <w:rStyle w:val="154"/>
        </w:rPr>
        <w:t>4.5.1.</w:t>
      </w:r>
      <w:r>
        <w:rPr>
          <w:rFonts w:asciiTheme="minorHAnsi" w:hAnsiTheme="minorHAnsi" w:eastAsiaTheme="minorEastAsia" w:cstheme="minorBidi"/>
          <w:sz w:val="22"/>
          <w:szCs w:val="24"/>
          <w14:ligatures w14:val="standardContextual"/>
        </w:rPr>
        <w:tab/>
      </w:r>
      <w:r>
        <w:rPr>
          <w:rStyle w:val="154"/>
        </w:rPr>
        <w:t>产品专区</w:t>
      </w:r>
      <w:r>
        <w:tab/>
      </w:r>
      <w:r>
        <w:fldChar w:fldCharType="begin"/>
      </w:r>
      <w:r>
        <w:instrText xml:space="preserve"> PAGEREF _Toc233295892 \h </w:instrText>
      </w:r>
      <w:r>
        <w:fldChar w:fldCharType="separate"/>
      </w:r>
      <w:r>
        <w:t>874</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"_Toc233295893" </w:instrText>
      </w:r>
      <w:r>
        <w:fldChar w:fldCharType="separate"/>
      </w:r>
      <w:r>
        <w:rPr>
          <w:rStyle w:val="154"/>
        </w:rPr>
        <w:t>4.5.2.</w:t>
      </w:r>
      <w:r>
        <w:rPr>
          <w:rFonts w:asciiTheme="minorHAnsi" w:hAnsiTheme="minorHAnsi" w:eastAsiaTheme="minorEastAsia" w:cstheme="minorBidi"/>
          <w:sz w:val="22"/>
          <w:szCs w:val="24"/>
          <w14:ligatures w14:val="standardContextual"/>
        </w:rPr>
        <w:tab/>
      </w:r>
      <w:r>
        <w:rPr>
          <w:rStyle w:val="154"/>
        </w:rPr>
        <w:t>金融工具</w:t>
      </w:r>
      <w:r>
        <w:tab/>
      </w:r>
      <w:r>
        <w:fldChar w:fldCharType="begin"/>
      </w:r>
      <w:r>
        <w:instrText xml:space="preserve"> PAGEREF _Toc233295893 \h </w:instrText>
      </w:r>
      <w:r>
        <w:fldChar w:fldCharType="separate"/>
      </w:r>
      <w:r>
        <w:t>884</w:t>
      </w:r>
      <w:r>
        <w:fldChar w:fldCharType="end"/>
      </w:r>
      <w:r>
        <w:fldChar w:fldCharType="end"/>
      </w:r>
    </w:p>
    <w:p>
      <w:pPr>
        <w:pStyle w:val="35"/>
        <w:tabs>
          <w:tab w:val="left" w:pos="42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"_Toc233295894" </w:instrText>
      </w:r>
      <w:r>
        <w:fldChar w:fldCharType="separate"/>
      </w:r>
      <w:r>
        <w:rPr>
          <w:rStyle w:val="154"/>
        </w:rPr>
        <w:t>5</w:t>
      </w:r>
      <w:r>
        <w:rPr>
          <w:rFonts w:asciiTheme="minorHAnsi" w:hAnsiTheme="minorHAnsi" w:eastAsiaTheme="minorEastAsia" w:cstheme="minorBidi"/>
          <w:sz w:val="22"/>
          <w:szCs w:val="24"/>
          <w14:ligatures w14:val="standardContextual"/>
        </w:rPr>
        <w:tab/>
      </w:r>
      <w:r>
        <w:rPr>
          <w:rStyle w:val="154"/>
          <w:kern w:val="0"/>
        </w:rPr>
        <w:t>非功能需求</w:t>
      </w:r>
      <w:r>
        <w:tab/>
      </w:r>
      <w:r>
        <w:fldChar w:fldCharType="begin"/>
      </w:r>
      <w:r>
        <w:instrText xml:space="preserve"> PAGEREF _Toc233295894 \h </w:instrText>
      </w:r>
      <w:r>
        <w:fldChar w:fldCharType="separate"/>
      </w:r>
      <w:r>
        <w:t>892</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"_Toc233295895" </w:instrText>
      </w:r>
      <w:r>
        <w:fldChar w:fldCharType="separate"/>
      </w:r>
      <w:r>
        <w:rPr>
          <w:rStyle w:val="154"/>
        </w:rPr>
        <w:t>5.1.</w:t>
      </w:r>
      <w:r>
        <w:rPr>
          <w:rFonts w:asciiTheme="minorHAnsi" w:hAnsiTheme="minorHAnsi" w:eastAsiaTheme="minorEastAsia" w:cstheme="minorBidi"/>
          <w:sz w:val="22"/>
          <w:szCs w:val="24"/>
          <w14:ligatures w14:val="standardContextual"/>
        </w:rPr>
        <w:tab/>
      </w:r>
      <w:r>
        <w:rPr>
          <w:rStyle w:val="154"/>
        </w:rPr>
        <w:t>系统性能需求</w:t>
      </w:r>
      <w:r>
        <w:tab/>
      </w:r>
      <w:r>
        <w:fldChar w:fldCharType="begin"/>
      </w:r>
      <w:r>
        <w:instrText xml:space="preserve"> PAGEREF _Toc233295895 \h </w:instrText>
      </w:r>
      <w:r>
        <w:fldChar w:fldCharType="separate"/>
      </w:r>
      <w:r>
        <w:t>892</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"_Toc233295896" </w:instrText>
      </w:r>
      <w:r>
        <w:fldChar w:fldCharType="separate"/>
      </w:r>
      <w:r>
        <w:rPr>
          <w:rStyle w:val="154"/>
        </w:rPr>
        <w:t>5.2.</w:t>
      </w:r>
      <w:r>
        <w:rPr>
          <w:rFonts w:asciiTheme="minorHAnsi" w:hAnsiTheme="minorHAnsi" w:eastAsiaTheme="minorEastAsia" w:cstheme="minorBidi"/>
          <w:sz w:val="22"/>
          <w:szCs w:val="24"/>
          <w14:ligatures w14:val="standardContextual"/>
        </w:rPr>
        <w:tab/>
      </w:r>
      <w:r>
        <w:rPr>
          <w:rStyle w:val="154"/>
        </w:rPr>
        <w:t>安全性需求</w:t>
      </w:r>
      <w:r>
        <w:tab/>
      </w:r>
      <w:r>
        <w:fldChar w:fldCharType="begin"/>
      </w:r>
      <w:r>
        <w:instrText xml:space="preserve"> PAGEREF _Toc233295896 \h </w:instrText>
      </w:r>
      <w:r>
        <w:fldChar w:fldCharType="separate"/>
      </w:r>
      <w:r>
        <w:t>892</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"_Toc233295897" </w:instrText>
      </w:r>
      <w:r>
        <w:fldChar w:fldCharType="separate"/>
      </w:r>
      <w:r>
        <w:rPr>
          <w:rStyle w:val="154"/>
        </w:rPr>
        <w:t>5.2.1.</w:t>
      </w:r>
      <w:r>
        <w:rPr>
          <w:rFonts w:asciiTheme="minorHAnsi" w:hAnsiTheme="minorHAnsi" w:eastAsiaTheme="minorEastAsia" w:cstheme="minorBidi"/>
          <w:sz w:val="22"/>
          <w:szCs w:val="24"/>
          <w14:ligatures w14:val="standardContextual"/>
        </w:rPr>
        <w:tab/>
      </w:r>
      <w:r>
        <w:rPr>
          <w:rStyle w:val="154"/>
        </w:rPr>
        <w:t>数据安全设计</w:t>
      </w:r>
      <w:r>
        <w:tab/>
      </w:r>
      <w:r>
        <w:fldChar w:fldCharType="begin"/>
      </w:r>
      <w:r>
        <w:instrText xml:space="preserve"> PAGEREF _Toc233295897 \h </w:instrText>
      </w:r>
      <w:r>
        <w:fldChar w:fldCharType="separate"/>
      </w:r>
      <w:r>
        <w:t>893</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"_Toc233295898" </w:instrText>
      </w:r>
      <w:r>
        <w:fldChar w:fldCharType="separate"/>
      </w:r>
      <w:r>
        <w:rPr>
          <w:rStyle w:val="154"/>
        </w:rPr>
        <w:t>5.2.2.</w:t>
      </w:r>
      <w:r>
        <w:rPr>
          <w:rFonts w:asciiTheme="minorHAnsi" w:hAnsiTheme="minorHAnsi" w:eastAsiaTheme="minorEastAsia" w:cstheme="minorBidi"/>
          <w:sz w:val="22"/>
          <w:szCs w:val="24"/>
          <w14:ligatures w14:val="standardContextual"/>
        </w:rPr>
        <w:tab/>
      </w:r>
      <w:r>
        <w:rPr>
          <w:rStyle w:val="154"/>
        </w:rPr>
        <w:t>应用安全设计</w:t>
      </w:r>
      <w:r>
        <w:tab/>
      </w:r>
      <w:r>
        <w:fldChar w:fldCharType="begin"/>
      </w:r>
      <w:r>
        <w:instrText xml:space="preserve"> PAGEREF _Toc233295898 \h </w:instrText>
      </w:r>
      <w:r>
        <w:fldChar w:fldCharType="separate"/>
      </w:r>
      <w:r>
        <w:t>895</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"_Toc233295899" </w:instrText>
      </w:r>
      <w:r>
        <w:fldChar w:fldCharType="separate"/>
      </w:r>
      <w:r>
        <w:rPr>
          <w:rStyle w:val="154"/>
        </w:rPr>
        <w:t>5.2.3.</w:t>
      </w:r>
      <w:r>
        <w:rPr>
          <w:rFonts w:asciiTheme="minorHAnsi" w:hAnsiTheme="minorHAnsi" w:eastAsiaTheme="minorEastAsia" w:cstheme="minorBidi"/>
          <w:sz w:val="22"/>
          <w:szCs w:val="24"/>
          <w14:ligatures w14:val="standardContextual"/>
        </w:rPr>
        <w:tab/>
      </w:r>
      <w:r>
        <w:rPr>
          <w:rStyle w:val="154"/>
        </w:rPr>
        <w:t>网络安全设计</w:t>
      </w:r>
      <w:r>
        <w:tab/>
      </w:r>
      <w:r>
        <w:fldChar w:fldCharType="begin"/>
      </w:r>
      <w:r>
        <w:instrText xml:space="preserve"> PAGEREF _Toc233295899 \h </w:instrText>
      </w:r>
      <w:r>
        <w:fldChar w:fldCharType="separate"/>
      </w:r>
      <w:r>
        <w:t>901</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"_Toc233295900" </w:instrText>
      </w:r>
      <w:r>
        <w:fldChar w:fldCharType="separate"/>
      </w:r>
      <w:r>
        <w:rPr>
          <w:rStyle w:val="154"/>
        </w:rPr>
        <w:t>5.2.4.</w:t>
      </w:r>
      <w:r>
        <w:rPr>
          <w:rFonts w:asciiTheme="minorHAnsi" w:hAnsiTheme="minorHAnsi" w:eastAsiaTheme="minorEastAsia" w:cstheme="minorBidi"/>
          <w:sz w:val="22"/>
          <w:szCs w:val="24"/>
          <w14:ligatures w14:val="standardContextual"/>
        </w:rPr>
        <w:tab/>
      </w:r>
      <w:r>
        <w:rPr>
          <w:rStyle w:val="154"/>
        </w:rPr>
        <w:t>国密加密设计</w:t>
      </w:r>
      <w:r>
        <w:tab/>
      </w:r>
      <w:r>
        <w:fldChar w:fldCharType="begin"/>
      </w:r>
      <w:r>
        <w:instrText xml:space="preserve"> PAGEREF _Toc233295900 \h </w:instrText>
      </w:r>
      <w:r>
        <w:fldChar w:fldCharType="separate"/>
      </w:r>
      <w:r>
        <w:t>902</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"_Toc233295901" </w:instrText>
      </w:r>
      <w:r>
        <w:fldChar w:fldCharType="separate"/>
      </w:r>
      <w:r>
        <w:rPr>
          <w:rStyle w:val="154"/>
        </w:rPr>
        <w:t>5.3.</w:t>
      </w:r>
      <w:r>
        <w:rPr>
          <w:rFonts w:asciiTheme="minorHAnsi" w:hAnsiTheme="minorHAnsi" w:eastAsiaTheme="minorEastAsia" w:cstheme="minorBidi"/>
          <w:sz w:val="22"/>
          <w:szCs w:val="24"/>
          <w14:ligatures w14:val="standardContextual"/>
        </w:rPr>
        <w:tab/>
      </w:r>
      <w:r>
        <w:rPr>
          <w:rStyle w:val="154"/>
        </w:rPr>
        <w:t>软硬件环境需求</w:t>
      </w:r>
      <w:r>
        <w:tab/>
      </w:r>
      <w:r>
        <w:fldChar w:fldCharType="begin"/>
      </w:r>
      <w:r>
        <w:instrText xml:space="preserve"> PAGEREF _Toc233295901 \h </w:instrText>
      </w:r>
      <w:r>
        <w:fldChar w:fldCharType="separate"/>
      </w:r>
      <w:r>
        <w:t>905</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"_Toc233295902" </w:instrText>
      </w:r>
      <w:r>
        <w:fldChar w:fldCharType="separate"/>
      </w:r>
      <w:r>
        <w:rPr>
          <w:rStyle w:val="154"/>
        </w:rPr>
        <w:t>5.3.1.</w:t>
      </w:r>
      <w:r>
        <w:rPr>
          <w:rFonts w:asciiTheme="minorHAnsi" w:hAnsiTheme="minorHAnsi" w:eastAsiaTheme="minorEastAsia" w:cstheme="minorBidi"/>
          <w:sz w:val="22"/>
          <w:szCs w:val="24"/>
          <w14:ligatures w14:val="standardContextual"/>
        </w:rPr>
        <w:tab/>
      </w:r>
      <w:r>
        <w:rPr>
          <w:rStyle w:val="154"/>
        </w:rPr>
        <w:t>硬件环境需求</w:t>
      </w:r>
      <w:r>
        <w:tab/>
      </w:r>
      <w:r>
        <w:fldChar w:fldCharType="begin"/>
      </w:r>
      <w:r>
        <w:instrText xml:space="preserve"> PAGEREF _Toc233295902 \h </w:instrText>
      </w:r>
      <w:r>
        <w:fldChar w:fldCharType="separate"/>
      </w:r>
      <w:r>
        <w:t>905</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"_Toc233295903" </w:instrText>
      </w:r>
      <w:r>
        <w:fldChar w:fldCharType="separate"/>
      </w:r>
      <w:r>
        <w:rPr>
          <w:rStyle w:val="154"/>
        </w:rPr>
        <w:t>5.3.2.</w:t>
      </w:r>
      <w:r>
        <w:rPr>
          <w:rFonts w:asciiTheme="minorHAnsi" w:hAnsiTheme="minorHAnsi" w:eastAsiaTheme="minorEastAsia" w:cstheme="minorBidi"/>
          <w:sz w:val="22"/>
          <w:szCs w:val="24"/>
          <w14:ligatures w14:val="standardContextual"/>
        </w:rPr>
        <w:tab/>
      </w:r>
      <w:r>
        <w:rPr>
          <w:rStyle w:val="154"/>
        </w:rPr>
        <w:t>软件运行需求</w:t>
      </w:r>
      <w:r>
        <w:tab/>
      </w:r>
      <w:r>
        <w:fldChar w:fldCharType="begin"/>
      </w:r>
      <w:r>
        <w:instrText xml:space="preserve"> PAGEREF _Toc233295903 \h </w:instrText>
      </w:r>
      <w:r>
        <w:fldChar w:fldCharType="separate"/>
      </w:r>
      <w:r>
        <w:t>906</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"_Toc233295904" </w:instrText>
      </w:r>
      <w:r>
        <w:fldChar w:fldCharType="separate"/>
      </w:r>
      <w:r>
        <w:rPr>
          <w:rStyle w:val="154"/>
        </w:rPr>
        <w:t>5.3.3.</w:t>
      </w:r>
      <w:r>
        <w:rPr>
          <w:rFonts w:asciiTheme="minorHAnsi" w:hAnsiTheme="minorHAnsi" w:eastAsiaTheme="minorEastAsia" w:cstheme="minorBidi"/>
          <w:sz w:val="22"/>
          <w:szCs w:val="24"/>
          <w14:ligatures w14:val="standardContextual"/>
        </w:rPr>
        <w:tab/>
      </w:r>
      <w:r>
        <w:rPr>
          <w:rStyle w:val="154"/>
        </w:rPr>
        <w:t>软件开发工具</w:t>
      </w:r>
      <w:r>
        <w:tab/>
      </w:r>
      <w:r>
        <w:fldChar w:fldCharType="begin"/>
      </w:r>
      <w:r>
        <w:instrText xml:space="preserve"> PAGEREF _Toc233295904 \h </w:instrText>
      </w:r>
      <w:r>
        <w:fldChar w:fldCharType="separate"/>
      </w:r>
      <w:r>
        <w:t>906</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"_Toc233295905" </w:instrText>
      </w:r>
      <w:r>
        <w:fldChar w:fldCharType="separate"/>
      </w:r>
      <w:r>
        <w:rPr>
          <w:rStyle w:val="154"/>
        </w:rPr>
        <w:t>5.4.</w:t>
      </w:r>
      <w:r>
        <w:rPr>
          <w:rFonts w:asciiTheme="minorHAnsi" w:hAnsiTheme="minorHAnsi" w:eastAsiaTheme="minorEastAsia" w:cstheme="minorBidi"/>
          <w:sz w:val="22"/>
          <w:szCs w:val="24"/>
          <w14:ligatures w14:val="standardContextual"/>
        </w:rPr>
        <w:tab/>
      </w:r>
      <w:r>
        <w:rPr>
          <w:rStyle w:val="154"/>
        </w:rPr>
        <w:t>可维护性需求</w:t>
      </w:r>
      <w:r>
        <w:tab/>
      </w:r>
      <w:r>
        <w:fldChar w:fldCharType="begin"/>
      </w:r>
      <w:r>
        <w:instrText xml:space="preserve"> PAGEREF _Toc233295905 \h </w:instrText>
      </w:r>
      <w:r>
        <w:fldChar w:fldCharType="separate"/>
      </w:r>
      <w:r>
        <w:t>907</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"_Toc233295906" </w:instrText>
      </w:r>
      <w:r>
        <w:fldChar w:fldCharType="separate"/>
      </w:r>
      <w:r>
        <w:rPr>
          <w:rStyle w:val="154"/>
        </w:rPr>
        <w:t>5.4.1.</w:t>
      </w:r>
      <w:r>
        <w:rPr>
          <w:rFonts w:asciiTheme="minorHAnsi" w:hAnsiTheme="minorHAnsi" w:eastAsiaTheme="minorEastAsia" w:cstheme="minorBidi"/>
          <w:sz w:val="22"/>
          <w:szCs w:val="24"/>
          <w14:ligatures w14:val="standardContextual"/>
        </w:rPr>
        <w:tab/>
      </w:r>
      <w:r>
        <w:rPr>
          <w:rStyle w:val="154"/>
        </w:rPr>
        <w:t>架构可拓展性</w:t>
      </w:r>
      <w:r>
        <w:tab/>
      </w:r>
      <w:r>
        <w:fldChar w:fldCharType="begin"/>
      </w:r>
      <w:r>
        <w:instrText xml:space="preserve"> PAGEREF _Toc233295906 \h </w:instrText>
      </w:r>
      <w:r>
        <w:fldChar w:fldCharType="separate"/>
      </w:r>
      <w:r>
        <w:t>907</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"_Toc233295907" </w:instrText>
      </w:r>
      <w:r>
        <w:fldChar w:fldCharType="separate"/>
      </w:r>
      <w:r>
        <w:rPr>
          <w:rStyle w:val="154"/>
        </w:rPr>
        <w:t>5.4.2.</w:t>
      </w:r>
      <w:r>
        <w:rPr>
          <w:rFonts w:asciiTheme="minorHAnsi" w:hAnsiTheme="minorHAnsi" w:eastAsiaTheme="minorEastAsia" w:cstheme="minorBidi"/>
          <w:sz w:val="22"/>
          <w:szCs w:val="24"/>
          <w14:ligatures w14:val="standardContextual"/>
        </w:rPr>
        <w:tab/>
      </w:r>
      <w:r>
        <w:rPr>
          <w:rStyle w:val="154"/>
        </w:rPr>
        <w:t>代码可维护性</w:t>
      </w:r>
      <w:r>
        <w:tab/>
      </w:r>
      <w:r>
        <w:fldChar w:fldCharType="begin"/>
      </w:r>
      <w:r>
        <w:instrText xml:space="preserve"> PAGEREF _Toc233295907 \h </w:instrText>
      </w:r>
      <w:r>
        <w:fldChar w:fldCharType="separate"/>
      </w:r>
      <w:r>
        <w:t>907</w:t>
      </w:r>
      <w:r>
        <w:fldChar w:fldCharType="end"/>
      </w:r>
      <w:r>
        <w:fldChar w:fldCharType="end"/>
      </w:r>
    </w:p>
    <w:p>
      <w:pPr>
        <w:pStyle w:val="29"/>
        <w:tabs>
          <w:tab w:val="left" w:pos="168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"_Toc233295908" </w:instrText>
      </w:r>
      <w:r>
        <w:fldChar w:fldCharType="separate"/>
      </w:r>
      <w:r>
        <w:rPr>
          <w:rStyle w:val="154"/>
        </w:rPr>
        <w:t>5.4.3.</w:t>
      </w:r>
      <w:r>
        <w:rPr>
          <w:rFonts w:asciiTheme="minorHAnsi" w:hAnsiTheme="minorHAnsi" w:eastAsiaTheme="minorEastAsia" w:cstheme="minorBidi"/>
          <w:sz w:val="22"/>
          <w:szCs w:val="24"/>
          <w14:ligatures w14:val="standardContextual"/>
        </w:rPr>
        <w:tab/>
      </w:r>
      <w:r>
        <w:rPr>
          <w:rStyle w:val="154"/>
        </w:rPr>
        <w:t>配置可视化维护能力</w:t>
      </w:r>
      <w:r>
        <w:tab/>
      </w:r>
      <w:r>
        <w:fldChar w:fldCharType="begin"/>
      </w:r>
      <w:r>
        <w:instrText xml:space="preserve"> PAGEREF _Toc233295908 \h </w:instrText>
      </w:r>
      <w:r>
        <w:fldChar w:fldCharType="separate"/>
      </w:r>
      <w:r>
        <w:t>907</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"_Toc233295909" </w:instrText>
      </w:r>
      <w:r>
        <w:fldChar w:fldCharType="separate"/>
      </w:r>
      <w:r>
        <w:rPr>
          <w:rStyle w:val="154"/>
        </w:rPr>
        <w:t>5.5.</w:t>
      </w:r>
      <w:r>
        <w:rPr>
          <w:rFonts w:asciiTheme="minorHAnsi" w:hAnsiTheme="minorHAnsi" w:eastAsiaTheme="minorEastAsia" w:cstheme="minorBidi"/>
          <w:sz w:val="22"/>
          <w:szCs w:val="24"/>
          <w14:ligatures w14:val="standardContextual"/>
        </w:rPr>
        <w:tab/>
      </w:r>
      <w:r>
        <w:rPr>
          <w:rStyle w:val="154"/>
        </w:rPr>
        <w:t>可移植性需求</w:t>
      </w:r>
      <w:r>
        <w:tab/>
      </w:r>
      <w:r>
        <w:fldChar w:fldCharType="begin"/>
      </w:r>
      <w:r>
        <w:instrText xml:space="preserve"> PAGEREF _Toc233295909 \h </w:instrText>
      </w:r>
      <w:r>
        <w:fldChar w:fldCharType="separate"/>
      </w:r>
      <w:r>
        <w:t>908</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"_Toc233295910" </w:instrText>
      </w:r>
      <w:r>
        <w:fldChar w:fldCharType="separate"/>
      </w:r>
      <w:r>
        <w:rPr>
          <w:rStyle w:val="154"/>
        </w:rPr>
        <w:t>5.6.</w:t>
      </w:r>
      <w:r>
        <w:rPr>
          <w:rFonts w:asciiTheme="minorHAnsi" w:hAnsiTheme="minorHAnsi" w:eastAsiaTheme="minorEastAsia" w:cstheme="minorBidi"/>
          <w:sz w:val="22"/>
          <w:szCs w:val="24"/>
          <w14:ligatures w14:val="standardContextual"/>
        </w:rPr>
        <w:tab/>
      </w:r>
      <w:r>
        <w:rPr>
          <w:rStyle w:val="154"/>
        </w:rPr>
        <w:t>扩展性需求</w:t>
      </w:r>
      <w:r>
        <w:tab/>
      </w:r>
      <w:r>
        <w:fldChar w:fldCharType="begin"/>
      </w:r>
      <w:r>
        <w:instrText xml:space="preserve"> PAGEREF _Toc233295910 \h </w:instrText>
      </w:r>
      <w:r>
        <w:fldChar w:fldCharType="separate"/>
      </w:r>
      <w:r>
        <w:t>909</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"_Toc233295911" </w:instrText>
      </w:r>
      <w:r>
        <w:fldChar w:fldCharType="separate"/>
      </w:r>
      <w:r>
        <w:rPr>
          <w:rStyle w:val="154"/>
          <w:kern w:val="0"/>
        </w:rPr>
        <w:t>5.7.</w:t>
      </w:r>
      <w:r>
        <w:rPr>
          <w:rFonts w:asciiTheme="minorHAnsi" w:hAnsiTheme="minorHAnsi" w:eastAsiaTheme="minorEastAsia" w:cstheme="minorBidi"/>
          <w:sz w:val="22"/>
          <w:szCs w:val="24"/>
          <w14:ligatures w14:val="standardContextual"/>
        </w:rPr>
        <w:tab/>
      </w:r>
      <w:r>
        <w:rPr>
          <w:rStyle w:val="154"/>
        </w:rPr>
        <w:t>兼容性需求</w:t>
      </w:r>
      <w:r>
        <w:tab/>
      </w:r>
      <w:r>
        <w:fldChar w:fldCharType="begin"/>
      </w:r>
      <w:r>
        <w:instrText xml:space="preserve"> PAGEREF _Toc233295911 \h </w:instrText>
      </w:r>
      <w:r>
        <w:fldChar w:fldCharType="separate"/>
      </w:r>
      <w:r>
        <w:t>909</w:t>
      </w:r>
      <w:r>
        <w:fldChar w:fldCharType="end"/>
      </w:r>
      <w:r>
        <w:fldChar w:fldCharType="end"/>
      </w:r>
    </w:p>
    <w:p>
      <w:pPr>
        <w:pStyle w:val="40"/>
        <w:tabs>
          <w:tab w:val="left" w:pos="1260"/>
          <w:tab w:val="right" w:leader="dot" w:pos="8834"/>
        </w:tabs>
        <w:rPr>
          <w:rFonts w:asciiTheme="minorHAnsi" w:hAnsiTheme="minorHAnsi" w:eastAsiaTheme="minorEastAsia" w:cstheme="minorBidi"/>
          <w:sz w:val="22"/>
          <w:szCs w:val="24"/>
          <w14:ligatures w14:val="standardContextual"/>
        </w:rPr>
      </w:pPr>
      <w:r>
        <w:fldChar w:fldCharType="begin"/>
      </w:r>
      <w:r>
        <w:instrText xml:space="preserve"> HYPERLINK \l "_Toc233295912" </w:instrText>
      </w:r>
      <w:r>
        <w:fldChar w:fldCharType="separate"/>
      </w:r>
      <w:r>
        <w:rPr>
          <w:rStyle w:val="154"/>
          <w:kern w:val="0"/>
        </w:rPr>
        <w:t>5.8.</w:t>
      </w:r>
      <w:r>
        <w:rPr>
          <w:rFonts w:asciiTheme="minorHAnsi" w:hAnsiTheme="minorHAnsi" w:eastAsiaTheme="minorEastAsia" w:cstheme="minorBidi"/>
          <w:sz w:val="22"/>
          <w:szCs w:val="24"/>
          <w14:ligatures w14:val="standardContextual"/>
        </w:rPr>
        <w:tab/>
      </w:r>
      <w:r>
        <w:rPr>
          <w:rStyle w:val="154"/>
        </w:rPr>
        <w:t>其他需求</w:t>
      </w:r>
      <w:r>
        <w:tab/>
      </w:r>
      <w:r>
        <w:fldChar w:fldCharType="begin"/>
      </w:r>
      <w:r>
        <w:instrText xml:space="preserve"> PAGEREF _Toc233295912 \h </w:instrText>
      </w:r>
      <w:r>
        <w:fldChar w:fldCharType="separate"/>
      </w:r>
      <w:r>
        <w:t>910</w:t>
      </w:r>
      <w:r>
        <w:fldChar w:fldCharType="end"/>
      </w:r>
      <w:r>
        <w:fldChar w:fldCharType="end"/>
      </w:r>
    </w:p>
    <w:p>
      <w:pPr>
        <w:spacing w:before="156" w:beforeLines="50" w:after="156" w:afterLines="50" w:line="360" w:lineRule="auto"/>
        <w:ind w:firstLine="640"/>
        <w:jc w:val="center"/>
        <w:rPr>
          <w:rFonts w:ascii="仿宋" w:hAnsi="仿宋" w:eastAsia="仿宋"/>
          <w:sz w:val="32"/>
          <w:szCs w:val="32"/>
        </w:rPr>
      </w:pPr>
      <w:r>
        <w:rPr>
          <w:rFonts w:ascii="仿宋" w:hAnsi="仿宋" w:eastAsia="仿宋"/>
          <w:sz w:val="32"/>
          <w:szCs w:val="32"/>
        </w:rPr>
        <w:fldChar w:fldCharType="end"/>
      </w:r>
    </w:p>
    <w:p>
      <w:pPr>
        <w:spacing w:before="156" w:beforeLines="50" w:after="156" w:afterLines="50" w:line="360" w:lineRule="auto"/>
        <w:ind w:firstLine="640"/>
        <w:jc w:val="center"/>
        <w:rPr>
          <w:rFonts w:ascii="仿宋" w:hAnsi="仿宋" w:eastAsia="仿宋"/>
          <w:sz w:val="32"/>
          <w:szCs w:val="32"/>
        </w:rPr>
      </w:pPr>
    </w:p>
    <w:p>
      <w:pPr>
        <w:spacing w:before="156" w:beforeLines="50" w:after="156" w:afterLines="50" w:line="360" w:lineRule="auto"/>
        <w:ind w:firstLine="640"/>
        <w:jc w:val="center"/>
        <w:rPr>
          <w:rFonts w:ascii="仿宋" w:hAnsi="仿宋" w:eastAsia="仿宋"/>
          <w:sz w:val="32"/>
          <w:szCs w:val="32"/>
        </w:rPr>
      </w:pPr>
    </w:p>
    <w:p>
      <w:pPr>
        <w:spacing w:before="156" w:beforeLines="50" w:after="156" w:afterLines="50" w:line="360" w:lineRule="auto"/>
        <w:ind w:firstLine="640"/>
        <w:jc w:val="center"/>
        <w:rPr>
          <w:rFonts w:ascii="仿宋" w:hAnsi="仿宋" w:eastAsia="仿宋"/>
          <w:sz w:val="32"/>
          <w:szCs w:val="32"/>
        </w:rPr>
      </w:pPr>
    </w:p>
    <w:p>
      <w:pPr>
        <w:spacing w:before="156" w:beforeLines="50" w:after="156" w:afterLines="50" w:line="360" w:lineRule="auto"/>
        <w:ind w:firstLine="640"/>
        <w:jc w:val="center"/>
        <w:rPr>
          <w:rFonts w:ascii="仿宋" w:hAnsi="仿宋" w:eastAsia="仿宋"/>
          <w:sz w:val="32"/>
          <w:szCs w:val="32"/>
        </w:rPr>
      </w:pPr>
    </w:p>
    <w:p>
      <w:pPr>
        <w:spacing w:before="156" w:beforeLines="50" w:after="156" w:afterLines="50" w:line="360" w:lineRule="auto"/>
        <w:ind w:firstLine="640"/>
        <w:jc w:val="center"/>
        <w:rPr>
          <w:rFonts w:ascii="仿宋" w:hAnsi="仿宋" w:eastAsia="仿宋"/>
          <w:sz w:val="32"/>
          <w:szCs w:val="32"/>
        </w:rPr>
      </w:pPr>
    </w:p>
    <w:p>
      <w:pPr>
        <w:spacing w:before="156" w:beforeLines="50" w:after="156" w:afterLines="50" w:line="360" w:lineRule="auto"/>
        <w:ind w:firstLine="640"/>
        <w:jc w:val="center"/>
        <w:rPr>
          <w:rFonts w:ascii="仿宋" w:hAnsi="仿宋" w:eastAsia="仿宋"/>
          <w:sz w:val="32"/>
          <w:szCs w:val="32"/>
        </w:rPr>
      </w:pPr>
    </w:p>
    <w:p>
      <w:pPr>
        <w:spacing w:before="156" w:beforeLines="50" w:after="156" w:afterLines="50" w:line="360" w:lineRule="auto"/>
        <w:ind w:firstLine="640"/>
        <w:jc w:val="center"/>
        <w:rPr>
          <w:rFonts w:ascii="仿宋" w:hAnsi="仿宋" w:eastAsia="仿宋"/>
          <w:sz w:val="32"/>
          <w:szCs w:val="32"/>
        </w:rPr>
      </w:pPr>
    </w:p>
    <w:p>
      <w:pPr>
        <w:spacing w:before="156" w:beforeLines="50" w:after="156" w:afterLines="50" w:line="360" w:lineRule="auto"/>
        <w:ind w:firstLine="640"/>
        <w:jc w:val="center"/>
        <w:rPr>
          <w:rFonts w:ascii="仿宋" w:hAnsi="仿宋" w:eastAsia="仿宋"/>
          <w:sz w:val="32"/>
          <w:szCs w:val="32"/>
        </w:rPr>
      </w:pPr>
    </w:p>
    <w:p>
      <w:pPr>
        <w:spacing w:before="156" w:beforeLines="50" w:after="156" w:afterLines="50" w:line="360" w:lineRule="auto"/>
        <w:ind w:firstLine="640"/>
        <w:jc w:val="center"/>
        <w:rPr>
          <w:rFonts w:ascii="仿宋" w:hAnsi="仿宋" w:eastAsia="仿宋"/>
          <w:sz w:val="32"/>
          <w:szCs w:val="32"/>
        </w:rPr>
      </w:pPr>
    </w:p>
    <w:p>
      <w:pPr>
        <w:spacing w:before="156" w:beforeLines="50" w:after="156" w:afterLines="50" w:line="360" w:lineRule="auto"/>
        <w:ind w:firstLine="640"/>
        <w:jc w:val="center"/>
        <w:rPr>
          <w:rFonts w:ascii="仿宋" w:hAnsi="仿宋" w:eastAsia="仿宋"/>
          <w:sz w:val="32"/>
          <w:szCs w:val="32"/>
        </w:rPr>
      </w:pPr>
    </w:p>
    <w:p>
      <w:pPr>
        <w:spacing w:before="156" w:beforeLines="50" w:after="156" w:afterLines="50" w:line="360" w:lineRule="auto"/>
        <w:rPr>
          <w:rFonts w:ascii="仿宋" w:hAnsi="仿宋" w:eastAsia="仿宋"/>
        </w:rPr>
      </w:pPr>
    </w:p>
    <w:p>
      <w:pPr>
        <w:pStyle w:val="3"/>
        <w:numPr>
          <w:ilvl w:val="0"/>
          <w:numId w:val="11"/>
        </w:numPr>
        <w:tabs>
          <w:tab w:val="left" w:pos="105"/>
          <w:tab w:val="left" w:pos="315"/>
        </w:tabs>
        <w:adjustRightInd w:val="0"/>
        <w:spacing w:before="0" w:line="360" w:lineRule="auto"/>
        <w:textAlignment w:val="baseline"/>
        <w:rPr>
          <w:kern w:val="0"/>
          <w:sz w:val="32"/>
          <w:szCs w:val="32"/>
          <w:lang w:val="zh-CN"/>
        </w:rPr>
      </w:pPr>
      <w:bookmarkStart w:id="0" w:name="_Toc436297423"/>
      <w:bookmarkStart w:id="1" w:name="_Toc233295808"/>
      <w:bookmarkStart w:id="2" w:name="_Toc47761737"/>
      <w:bookmarkStart w:id="3" w:name="_Toc436298687"/>
      <w:bookmarkStart w:id="4" w:name="_Toc436299410"/>
      <w:bookmarkStart w:id="5" w:name="_Toc65639769"/>
      <w:bookmarkStart w:id="6" w:name="_Toc436294712"/>
      <w:bookmarkStart w:id="7" w:name="_Toc436297770"/>
      <w:bookmarkStart w:id="8" w:name="_Toc436318445"/>
      <w:bookmarkStart w:id="9" w:name="_Toc65639698"/>
      <w:r>
        <w:rPr>
          <w:rFonts w:hint="eastAsia"/>
          <w:kern w:val="0"/>
          <w:sz w:val="32"/>
          <w:szCs w:val="32"/>
          <w:lang w:val="zh-CN"/>
        </w:rPr>
        <w:t>引言</w:t>
      </w:r>
      <w:bookmarkEnd w:id="0"/>
      <w:bookmarkEnd w:id="1"/>
      <w:bookmarkEnd w:id="2"/>
      <w:bookmarkEnd w:id="3"/>
      <w:bookmarkEnd w:id="4"/>
      <w:bookmarkEnd w:id="5"/>
      <w:bookmarkEnd w:id="6"/>
      <w:bookmarkEnd w:id="7"/>
      <w:bookmarkEnd w:id="8"/>
      <w:bookmarkEnd w:id="9"/>
    </w:p>
    <w:p>
      <w:pPr>
        <w:pStyle w:val="4"/>
        <w:numPr>
          <w:ilvl w:val="1"/>
          <w:numId w:val="12"/>
        </w:numPr>
        <w:spacing w:line="360" w:lineRule="auto"/>
        <w:ind w:left="578" w:hanging="578"/>
      </w:pPr>
      <w:bookmarkStart w:id="10" w:name="_Toc233295809"/>
      <w:r>
        <w:rPr>
          <w:rFonts w:hint="eastAsia"/>
          <w:szCs w:val="24"/>
        </w:rPr>
        <w:t>编写目的</w:t>
      </w:r>
      <w:bookmarkEnd w:id="10"/>
    </w:p>
    <w:p>
      <w:pPr>
        <w:tabs>
          <w:tab w:val="left" w:pos="1950"/>
        </w:tabs>
        <w:adjustRightInd w:val="0"/>
        <w:spacing w:line="360" w:lineRule="auto"/>
        <w:ind w:firstLine="480" w:firstLineChars="200"/>
        <w:textAlignment w:val="baseline"/>
        <w:rPr>
          <w:rFonts w:ascii="仿宋" w:hAnsi="仿宋" w:eastAsia="仿宋" w:cs="方正仿宋_GBK"/>
          <w:kern w:val="0"/>
          <w:sz w:val="32"/>
          <w:szCs w:val="32"/>
          <w:lang w:val="zh-CN"/>
        </w:rPr>
      </w:pPr>
      <w:r>
        <w:rPr>
          <w:rFonts w:hint="eastAsia" w:ascii="仿宋" w:hAnsi="仿宋" w:eastAsia="仿宋" w:cs="方正仿宋_GBK"/>
          <w:kern w:val="0"/>
          <w:sz w:val="24"/>
          <w:szCs w:val="24"/>
          <w:lang w:val="zh-CN"/>
        </w:rPr>
        <w:t>通过本文档，业务部门了解系统所能提供的功能，项目经理制定计划并预测进度安排、工作量和资源，软件开发理解将要开发的系统功能，测试制定测试计划和测试案例</w:t>
      </w:r>
      <w:r>
        <w:rPr>
          <w:rFonts w:hint="eastAsia" w:ascii="仿宋" w:hAnsi="仿宋" w:eastAsia="仿宋" w:cs="方正仿宋_GBK"/>
          <w:kern w:val="0"/>
          <w:sz w:val="32"/>
          <w:szCs w:val="32"/>
          <w:lang w:val="zh-CN"/>
        </w:rPr>
        <w:t>。</w:t>
      </w:r>
    </w:p>
    <w:p>
      <w:pPr>
        <w:pStyle w:val="4"/>
        <w:numPr>
          <w:ilvl w:val="1"/>
          <w:numId w:val="12"/>
        </w:numPr>
        <w:spacing w:line="360" w:lineRule="auto"/>
        <w:ind w:left="578" w:hanging="578"/>
      </w:pPr>
      <w:bookmarkStart w:id="11" w:name="_Toc436297427"/>
      <w:bookmarkStart w:id="12" w:name="_Toc436318449"/>
      <w:bookmarkStart w:id="13" w:name="_Toc436297774"/>
      <w:bookmarkStart w:id="14" w:name="_Toc436299414"/>
      <w:bookmarkStart w:id="15" w:name="_Toc436298691"/>
      <w:bookmarkStart w:id="16" w:name="_Toc436294716"/>
      <w:bookmarkStart w:id="17" w:name="_Toc233295810"/>
      <w:r>
        <w:rPr>
          <w:rFonts w:hint="eastAsia"/>
        </w:rPr>
        <w:t>术语</w:t>
      </w:r>
      <w:bookmarkEnd w:id="11"/>
      <w:bookmarkEnd w:id="12"/>
      <w:bookmarkEnd w:id="13"/>
      <w:bookmarkEnd w:id="14"/>
      <w:bookmarkEnd w:id="15"/>
      <w:bookmarkEnd w:id="16"/>
      <w:r>
        <w:rPr>
          <w:rFonts w:hint="eastAsia"/>
        </w:rPr>
        <w:t>、缩略词解释</w:t>
      </w:r>
      <w:bookmarkEnd w:id="17"/>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Pr>
          <w:p>
            <w:pPr>
              <w:spacing w:line="360" w:lineRule="auto"/>
              <w:jc w:val="center"/>
              <w:rPr>
                <w:rFonts w:ascii="仿宋" w:hAnsi="仿宋" w:eastAsia="仿宋"/>
                <w:b/>
              </w:rPr>
            </w:pPr>
            <w:r>
              <w:rPr>
                <w:rFonts w:ascii="仿宋" w:hAnsi="仿宋" w:eastAsia="仿宋"/>
                <w:b/>
              </w:rPr>
              <w:t>术语、缩略词</w:t>
            </w:r>
          </w:p>
        </w:tc>
        <w:tc>
          <w:tcPr>
            <w:tcW w:w="7251" w:type="dxa"/>
          </w:tcPr>
          <w:p>
            <w:pPr>
              <w:spacing w:line="360" w:lineRule="auto"/>
              <w:jc w:val="center"/>
              <w:rPr>
                <w:rFonts w:ascii="仿宋" w:hAnsi="仿宋" w:eastAsia="仿宋"/>
                <w:b/>
              </w:rPr>
            </w:pPr>
            <w:r>
              <w:rPr>
                <w:rFonts w:ascii="仿宋" w:hAnsi="仿宋" w:eastAsia="仿宋"/>
                <w:b/>
              </w:rPr>
              <w:t>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Pr>
          <w:p>
            <w:pPr>
              <w:spacing w:line="360" w:lineRule="auto"/>
              <w:rPr>
                <w:rFonts w:ascii="仿宋" w:hAnsi="仿宋" w:eastAsia="仿宋"/>
                <w:sz w:val="24"/>
                <w:szCs w:val="24"/>
              </w:rPr>
            </w:pPr>
            <w:r>
              <w:rPr>
                <w:rFonts w:ascii="仿宋" w:hAnsi="仿宋" w:eastAsia="仿宋" w:cs="Menlo"/>
                <w:color w:val="1A1C1F"/>
                <w:sz w:val="24"/>
                <w:szCs w:val="24"/>
              </w:rPr>
              <w:t>CRM</w:t>
            </w:r>
          </w:p>
        </w:tc>
        <w:tc>
          <w:tcPr>
            <w:tcW w:w="7251" w:type="dxa"/>
          </w:tcPr>
          <w:p>
            <w:pPr>
              <w:spacing w:line="360" w:lineRule="auto"/>
              <w:rPr>
                <w:rFonts w:ascii="仿宋" w:hAnsi="仿宋" w:eastAsia="仿宋"/>
                <w:sz w:val="24"/>
                <w:szCs w:val="24"/>
              </w:rPr>
            </w:pPr>
            <w:r>
              <w:rPr>
                <w:rFonts w:ascii="仿宋" w:hAnsi="仿宋" w:eastAsia="仿宋" w:cs="Segoe UI"/>
                <w:color w:val="1A1C1F"/>
                <w:sz w:val="24"/>
                <w:szCs w:val="24"/>
                <w:shd w:val="clear" w:color="auto" w:fill="FFFFFF"/>
              </w:rPr>
              <w:t>Customer Relationship Management，客户关系管理。指本项目中的零售客户经营与管理系统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Pr>
          <w:p>
            <w:pPr>
              <w:spacing w:line="360" w:lineRule="auto"/>
              <w:rPr>
                <w:rFonts w:ascii="仿宋" w:hAnsi="仿宋" w:eastAsia="仿宋"/>
                <w:sz w:val="24"/>
                <w:szCs w:val="24"/>
              </w:rPr>
            </w:pPr>
            <w:r>
              <w:rPr>
                <w:rFonts w:ascii="仿宋" w:hAnsi="仿宋" w:eastAsia="仿宋" w:cs="Menlo"/>
                <w:color w:val="1A1C1F"/>
                <w:sz w:val="24"/>
                <w:szCs w:val="24"/>
              </w:rPr>
              <w:t>KYC</w:t>
            </w:r>
          </w:p>
        </w:tc>
        <w:tc>
          <w:tcPr>
            <w:tcW w:w="7251" w:type="dxa"/>
          </w:tcPr>
          <w:p>
            <w:pPr>
              <w:spacing w:line="360" w:lineRule="auto"/>
              <w:rPr>
                <w:rFonts w:ascii="仿宋" w:hAnsi="仿宋" w:eastAsia="仿宋"/>
                <w:sz w:val="24"/>
                <w:szCs w:val="24"/>
              </w:rPr>
            </w:pPr>
            <w:r>
              <w:rPr>
                <w:rFonts w:ascii="仿宋" w:hAnsi="仿宋" w:eastAsia="仿宋" w:cs="Segoe UI"/>
                <w:color w:val="1A1C1F"/>
                <w:sz w:val="24"/>
                <w:szCs w:val="24"/>
                <w:shd w:val="clear" w:color="auto" w:fill="FFFFFF"/>
              </w:rPr>
              <w:t>Know Your Customer，了解你的客户。用于持续收集、维护和更新客户基础信息、风险特征、资产负债、偏好等资料的管理要求</w:t>
            </w:r>
          </w:p>
        </w:tc>
      </w:tr>
    </w:tbl>
    <w:p>
      <w:pPr>
        <w:spacing w:line="360" w:lineRule="auto"/>
        <w:rPr>
          <w:rFonts w:ascii="仿宋" w:hAnsi="仿宋" w:eastAsia="仿宋"/>
        </w:rPr>
      </w:pPr>
    </w:p>
    <w:p>
      <w:pPr>
        <w:pStyle w:val="4"/>
        <w:numPr>
          <w:ilvl w:val="1"/>
          <w:numId w:val="12"/>
        </w:numPr>
        <w:spacing w:line="360" w:lineRule="auto"/>
        <w:ind w:left="578" w:hanging="578"/>
      </w:pPr>
      <w:bookmarkStart w:id="18" w:name="_Toc436294717"/>
      <w:bookmarkStart w:id="19" w:name="_Toc436318450"/>
      <w:bookmarkStart w:id="20" w:name="_Toc436298692"/>
      <w:bookmarkStart w:id="21" w:name="_Toc436299415"/>
      <w:bookmarkStart w:id="22" w:name="_Toc233295811"/>
      <w:bookmarkStart w:id="23" w:name="_Toc436297428"/>
      <w:bookmarkStart w:id="24" w:name="_Toc436297775"/>
      <w:r>
        <w:rPr>
          <w:rFonts w:hint="eastAsia"/>
        </w:rPr>
        <w:t>参考资料</w:t>
      </w:r>
      <w:bookmarkEnd w:id="18"/>
      <w:bookmarkEnd w:id="19"/>
      <w:bookmarkEnd w:id="20"/>
      <w:bookmarkEnd w:id="21"/>
      <w:bookmarkEnd w:id="22"/>
      <w:bookmarkEnd w:id="23"/>
      <w:bookmarkEnd w:id="24"/>
    </w:p>
    <w:tbl>
      <w:tblPr>
        <w:tblStyle w:val="51"/>
        <w:tblW w:w="90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0"/>
        <w:gridCol w:w="4524"/>
        <w:gridCol w:w="2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10" w:type="dxa"/>
          </w:tcPr>
          <w:p>
            <w:pPr>
              <w:spacing w:line="360" w:lineRule="auto"/>
              <w:jc w:val="center"/>
              <w:rPr>
                <w:rFonts w:ascii="仿宋" w:hAnsi="仿宋" w:eastAsia="仿宋"/>
                <w:b/>
              </w:rPr>
            </w:pPr>
            <w:r>
              <w:rPr>
                <w:rFonts w:ascii="仿宋" w:hAnsi="仿宋" w:eastAsia="仿宋"/>
                <w:b/>
              </w:rPr>
              <w:t>序号</w:t>
            </w:r>
          </w:p>
        </w:tc>
        <w:tc>
          <w:tcPr>
            <w:tcW w:w="4524" w:type="dxa"/>
          </w:tcPr>
          <w:p>
            <w:pPr>
              <w:spacing w:line="360" w:lineRule="auto"/>
              <w:jc w:val="center"/>
              <w:rPr>
                <w:rFonts w:ascii="仿宋" w:hAnsi="仿宋" w:eastAsia="仿宋"/>
                <w:b/>
              </w:rPr>
            </w:pPr>
            <w:r>
              <w:rPr>
                <w:rFonts w:ascii="仿宋" w:hAnsi="仿宋" w:eastAsia="仿宋"/>
                <w:b/>
              </w:rPr>
              <w:t>资料名称</w:t>
            </w:r>
          </w:p>
        </w:tc>
        <w:tc>
          <w:tcPr>
            <w:tcW w:w="2977" w:type="dxa"/>
          </w:tcPr>
          <w:p>
            <w:pPr>
              <w:spacing w:line="360" w:lineRule="auto"/>
              <w:jc w:val="center"/>
              <w:rPr>
                <w:rFonts w:ascii="仿宋" w:hAnsi="仿宋" w:eastAsia="仿宋"/>
                <w:b/>
              </w:rPr>
            </w:pPr>
            <w:r>
              <w:rPr>
                <w:rFonts w:ascii="仿宋" w:hAnsi="仿宋" w:eastAsia="仿宋"/>
                <w:b/>
              </w:rPr>
              <w:t>资料来源部门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10" w:type="dxa"/>
          </w:tcPr>
          <w:p>
            <w:pPr>
              <w:spacing w:line="360" w:lineRule="auto"/>
              <w:rPr>
                <w:rFonts w:ascii="仿宋" w:hAnsi="仿宋" w:eastAsia="仿宋"/>
              </w:rPr>
            </w:pPr>
          </w:p>
        </w:tc>
        <w:tc>
          <w:tcPr>
            <w:tcW w:w="4524" w:type="dxa"/>
          </w:tcPr>
          <w:p>
            <w:pPr>
              <w:spacing w:line="360" w:lineRule="auto"/>
              <w:rPr>
                <w:rFonts w:ascii="仿宋" w:hAnsi="仿宋" w:eastAsia="仿宋"/>
              </w:rPr>
            </w:pPr>
          </w:p>
        </w:tc>
        <w:tc>
          <w:tcPr>
            <w:tcW w:w="2977" w:type="dxa"/>
          </w:tcPr>
          <w:p>
            <w:pPr>
              <w:spacing w:line="360" w:lineRule="auto"/>
              <w:rPr>
                <w:rFonts w:ascii="仿宋" w:hAnsi="仿宋" w:eastAsia="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10" w:type="dxa"/>
          </w:tcPr>
          <w:p>
            <w:pPr>
              <w:spacing w:line="360" w:lineRule="auto"/>
              <w:rPr>
                <w:rFonts w:ascii="仿宋" w:hAnsi="仿宋" w:eastAsia="仿宋"/>
              </w:rPr>
            </w:pPr>
          </w:p>
        </w:tc>
        <w:tc>
          <w:tcPr>
            <w:tcW w:w="4524" w:type="dxa"/>
          </w:tcPr>
          <w:p>
            <w:pPr>
              <w:spacing w:line="360" w:lineRule="auto"/>
              <w:rPr>
                <w:rFonts w:ascii="仿宋" w:hAnsi="仿宋" w:eastAsia="仿宋"/>
              </w:rPr>
            </w:pPr>
          </w:p>
        </w:tc>
        <w:tc>
          <w:tcPr>
            <w:tcW w:w="2977" w:type="dxa"/>
          </w:tcPr>
          <w:p>
            <w:pPr>
              <w:spacing w:line="360" w:lineRule="auto"/>
              <w:rPr>
                <w:rFonts w:ascii="仿宋" w:hAnsi="仿宋" w:eastAsia="仿宋"/>
              </w:rPr>
            </w:pPr>
          </w:p>
        </w:tc>
      </w:tr>
    </w:tbl>
    <w:p>
      <w:pPr>
        <w:widowControl/>
        <w:spacing w:line="360" w:lineRule="auto"/>
        <w:jc w:val="left"/>
        <w:rPr>
          <w:rFonts w:ascii="仿宋" w:hAnsi="仿宋" w:eastAsia="仿宋"/>
        </w:rPr>
      </w:pPr>
    </w:p>
    <w:p>
      <w:pPr>
        <w:widowControl/>
        <w:spacing w:line="360" w:lineRule="auto"/>
        <w:jc w:val="left"/>
        <w:rPr>
          <w:rFonts w:ascii="仿宋" w:hAnsi="仿宋" w:eastAsia="仿宋"/>
        </w:rPr>
      </w:pPr>
      <w:r>
        <w:rPr>
          <w:rFonts w:ascii="仿宋" w:hAnsi="仿宋" w:eastAsia="仿宋"/>
        </w:rPr>
        <w:br w:type="page"/>
      </w:r>
    </w:p>
    <w:p>
      <w:pPr>
        <w:pStyle w:val="3"/>
        <w:numPr>
          <w:ilvl w:val="0"/>
          <w:numId w:val="11"/>
        </w:numPr>
        <w:tabs>
          <w:tab w:val="left" w:pos="105"/>
          <w:tab w:val="left" w:pos="315"/>
        </w:tabs>
        <w:adjustRightInd w:val="0"/>
        <w:spacing w:before="0" w:line="360" w:lineRule="auto"/>
        <w:textAlignment w:val="baseline"/>
      </w:pPr>
      <w:bookmarkStart w:id="25" w:name="_Toc436299416"/>
      <w:bookmarkStart w:id="26" w:name="_Toc436298693"/>
      <w:bookmarkStart w:id="27" w:name="_Toc436294718"/>
      <w:bookmarkStart w:id="28" w:name="_Toc233295812"/>
      <w:bookmarkStart w:id="29" w:name="_Toc436318451"/>
      <w:bookmarkStart w:id="30" w:name="_Toc436297776"/>
      <w:bookmarkStart w:id="31" w:name="_Toc436297429"/>
      <w:r>
        <w:rPr>
          <w:rFonts w:hint="eastAsia"/>
          <w:kern w:val="0"/>
          <w:sz w:val="32"/>
          <w:szCs w:val="32"/>
          <w:lang w:val="zh-CN"/>
        </w:rPr>
        <w:t>需求综述</w:t>
      </w:r>
      <w:bookmarkEnd w:id="25"/>
      <w:bookmarkEnd w:id="26"/>
      <w:bookmarkEnd w:id="27"/>
      <w:bookmarkEnd w:id="28"/>
      <w:bookmarkEnd w:id="29"/>
      <w:bookmarkEnd w:id="30"/>
      <w:bookmarkEnd w:id="31"/>
    </w:p>
    <w:p>
      <w:pPr>
        <w:pStyle w:val="4"/>
        <w:numPr>
          <w:ilvl w:val="1"/>
          <w:numId w:val="13"/>
        </w:numPr>
        <w:spacing w:line="360" w:lineRule="auto"/>
        <w:ind w:left="567"/>
      </w:pPr>
      <w:bookmarkStart w:id="32" w:name="_Toc436297777"/>
      <w:bookmarkStart w:id="33" w:name="_Toc436294719"/>
      <w:bookmarkStart w:id="34" w:name="_Toc436318452"/>
      <w:bookmarkStart w:id="35" w:name="_Toc436299417"/>
      <w:bookmarkStart w:id="36" w:name="_Toc436298694"/>
      <w:bookmarkStart w:id="37" w:name="_Toc436297430"/>
      <w:bookmarkStart w:id="38" w:name="_Toc233295813"/>
      <w:r>
        <w:rPr>
          <w:rFonts w:hint="eastAsia"/>
        </w:rPr>
        <w:t>需求背景</w:t>
      </w:r>
      <w:bookmarkEnd w:id="32"/>
      <w:bookmarkEnd w:id="33"/>
      <w:bookmarkEnd w:id="34"/>
      <w:bookmarkEnd w:id="35"/>
      <w:bookmarkEnd w:id="36"/>
      <w:bookmarkEnd w:id="37"/>
      <w:bookmarkEnd w:id="38"/>
    </w:p>
    <w:p>
      <w:pPr>
        <w:adjustRightInd w:val="0"/>
        <w:spacing w:line="360" w:lineRule="auto"/>
        <w:ind w:firstLine="420"/>
        <w:textAlignment w:val="baseline"/>
        <w:rPr>
          <w:rFonts w:ascii="仿宋" w:hAnsi="仿宋" w:eastAsia="仿宋"/>
          <w:color w:val="000000"/>
          <w:sz w:val="24"/>
          <w:szCs w:val="24"/>
        </w:rPr>
      </w:pPr>
      <w:r>
        <w:rPr>
          <w:rFonts w:hint="eastAsia" w:ascii="仿宋" w:hAnsi="仿宋" w:eastAsia="仿宋"/>
          <w:color w:val="000000"/>
          <w:sz w:val="24"/>
          <w:szCs w:val="24"/>
        </w:rPr>
        <w:t>[说明]：描述该需求提出的业务背景。</w:t>
      </w:r>
    </w:p>
    <w:p>
      <w:pPr>
        <w:pStyle w:val="4"/>
        <w:numPr>
          <w:ilvl w:val="1"/>
          <w:numId w:val="13"/>
        </w:numPr>
        <w:spacing w:line="360" w:lineRule="auto"/>
        <w:ind w:left="567"/>
      </w:pPr>
      <w:bookmarkStart w:id="39" w:name="_Toc233295814"/>
      <w:r>
        <w:rPr>
          <w:rFonts w:hint="eastAsia"/>
        </w:rPr>
        <w:t>需求目标</w:t>
      </w:r>
      <w:bookmarkEnd w:id="39"/>
    </w:p>
    <w:p>
      <w:pPr>
        <w:spacing w:line="360" w:lineRule="auto"/>
        <w:ind w:left="420"/>
        <w:rPr>
          <w:rFonts w:ascii="仿宋" w:hAnsi="仿宋" w:eastAsia="仿宋"/>
          <w:sz w:val="18"/>
          <w:szCs w:val="18"/>
        </w:rPr>
      </w:pPr>
      <w:r>
        <w:rPr>
          <w:rFonts w:hint="eastAsia" w:ascii="仿宋" w:hAnsi="仿宋" w:eastAsia="仿宋"/>
          <w:color w:val="000000"/>
          <w:sz w:val="24"/>
          <w:szCs w:val="24"/>
        </w:rPr>
        <w:t>[说明]：描述该需求实现的目标</w:t>
      </w:r>
    </w:p>
    <w:p>
      <w:pPr>
        <w:pStyle w:val="4"/>
        <w:numPr>
          <w:ilvl w:val="1"/>
          <w:numId w:val="13"/>
        </w:numPr>
        <w:spacing w:line="360" w:lineRule="auto"/>
        <w:ind w:left="567"/>
      </w:pPr>
      <w:bookmarkStart w:id="40" w:name="_Toc233295815"/>
      <w:commentRangeStart w:id="0"/>
      <w:r>
        <w:rPr>
          <w:rFonts w:hint="eastAsia"/>
        </w:rPr>
        <w:t>业务规则</w:t>
      </w:r>
      <w:commentRangeEnd w:id="0"/>
      <w:r>
        <w:rPr>
          <w:rStyle w:val="155"/>
          <w:b w:val="0"/>
          <w:bCs w:val="0"/>
        </w:rPr>
        <w:commentReference w:id="0"/>
      </w:r>
      <w:bookmarkEnd w:id="40"/>
    </w:p>
    <w:p>
      <w:pPr>
        <w:spacing w:line="360" w:lineRule="auto"/>
        <w:ind w:firstLine="420"/>
        <w:rPr>
          <w:rFonts w:ascii="仿宋" w:hAnsi="仿宋" w:eastAsia="仿宋"/>
          <w:color w:val="000000" w:themeColor="text1"/>
          <w:sz w:val="24"/>
          <w:szCs w:val="22"/>
          <w14:textFill>
            <w14:solidFill>
              <w14:schemeClr w14:val="tx1"/>
            </w14:solidFill>
          </w14:textFill>
        </w:rPr>
      </w:pPr>
      <w:r>
        <w:rPr>
          <w:rFonts w:hint="eastAsia" w:ascii="仿宋" w:hAnsi="仿宋" w:eastAsia="仿宋"/>
          <w:color w:val="000000" w:themeColor="text1"/>
          <w:sz w:val="24"/>
          <w:szCs w:val="22"/>
          <w14:textFill>
            <w14:solidFill>
              <w14:schemeClr w14:val="tx1"/>
            </w14:solidFill>
          </w14:textFill>
        </w:rPr>
        <w:t>零售CRM（以下称：本系统）建设采用“机构+客户”为中心的模式，以“客户为中心”进行管户维护的同时，兼顾机构账户维度的数据统计（</w:t>
      </w:r>
      <w:r>
        <w:rPr>
          <w:rFonts w:hint="eastAsia" w:ascii="仿宋" w:hAnsi="仿宋" w:eastAsia="仿宋"/>
          <w:color w:val="FF0000"/>
          <w:sz w:val="24"/>
          <w:szCs w:val="22"/>
        </w:rPr>
        <w:t>在工作台的全局驾驶舱除了管户的指标外，也支持</w:t>
      </w:r>
      <w:r>
        <w:rPr>
          <w:rFonts w:hint="eastAsia" w:ascii="仿宋" w:hAnsi="仿宋" w:eastAsia="仿宋"/>
          <w:b/>
          <w:bCs/>
          <w:color w:val="FF0000"/>
          <w:sz w:val="24"/>
          <w:szCs w:val="22"/>
        </w:rPr>
        <w:t>目前报表的查询</w:t>
      </w:r>
      <w:r>
        <w:rPr>
          <w:rFonts w:hint="eastAsia" w:ascii="仿宋" w:hAnsi="仿宋" w:eastAsia="仿宋"/>
          <w:color w:val="000000" w:themeColor="text1"/>
          <w:sz w:val="24"/>
          <w:szCs w:val="22"/>
          <w14:textFill>
            <w14:solidFill>
              <w14:schemeClr w14:val="tx1"/>
            </w14:solidFill>
          </w14:textFill>
        </w:rPr>
        <w:t>）。</w:t>
      </w:r>
    </w:p>
    <w:p>
      <w:pPr>
        <w:spacing w:line="360" w:lineRule="auto"/>
        <w:ind w:firstLine="420"/>
        <w:rPr>
          <w:rFonts w:ascii="仿宋" w:hAnsi="仿宋" w:eastAsia="仿宋"/>
          <w:color w:val="000000" w:themeColor="text1"/>
          <w:sz w:val="24"/>
          <w:szCs w:val="22"/>
          <w14:textFill>
            <w14:solidFill>
              <w14:schemeClr w14:val="tx1"/>
            </w14:solidFill>
          </w14:textFill>
        </w:rPr>
      </w:pPr>
      <w:r>
        <w:rPr>
          <w:rFonts w:hint="eastAsia" w:ascii="仿宋" w:hAnsi="仿宋" w:eastAsia="仿宋"/>
          <w:color w:val="000000" w:themeColor="text1"/>
          <w:sz w:val="24"/>
          <w:szCs w:val="22"/>
          <w14:textFill>
            <w14:solidFill>
              <w14:schemeClr w14:val="tx1"/>
            </w14:solidFill>
          </w14:textFill>
        </w:rPr>
        <w:t>本系统的管户模式为分条线管户，一个客户同时有2个管户客户经理，即财富条线由理财经理管户，信贷条线由信贷客户经理管户。</w:t>
      </w:r>
    </w:p>
    <w:p>
      <w:pPr>
        <w:spacing w:line="360" w:lineRule="auto"/>
        <w:ind w:firstLine="420"/>
        <w:rPr>
          <w:rFonts w:ascii="仿宋" w:hAnsi="仿宋" w:eastAsia="仿宋"/>
          <w:color w:val="000000" w:themeColor="text1"/>
          <w:sz w:val="24"/>
          <w:szCs w:val="22"/>
          <w14:textFill>
            <w14:solidFill>
              <w14:schemeClr w14:val="tx1"/>
            </w14:solidFill>
          </w14:textFill>
        </w:rPr>
      </w:pPr>
      <w:r>
        <w:rPr>
          <w:rFonts w:hint="eastAsia" w:ascii="仿宋" w:hAnsi="仿宋" w:eastAsia="仿宋"/>
          <w:color w:val="000000" w:themeColor="text1"/>
          <w:sz w:val="24"/>
          <w:szCs w:val="22"/>
          <w14:textFill>
            <w14:solidFill>
              <w14:schemeClr w14:val="tx1"/>
            </w14:solidFill>
          </w14:textFill>
        </w:rPr>
        <w:t>新客按核心系统开户机构确定归属机构，存量客户（包括贷款客户）的财富条线按金融资产月日均最大化原则确定归属机构（</w:t>
      </w:r>
      <w:r>
        <w:rPr>
          <w:rFonts w:hint="eastAsia" w:ascii="仿宋" w:hAnsi="仿宋" w:eastAsia="仿宋"/>
          <w:color w:val="FF0000"/>
          <w:sz w:val="24"/>
          <w:szCs w:val="22"/>
        </w:rPr>
        <w:t>按I类账户及其下挂电子账户的归属机构按机构进行分组统计确定金融资产月日均最大化的机构。其中，柜</w:t>
      </w:r>
      <w:r>
        <w:rPr>
          <w:rFonts w:ascii="仿宋" w:hAnsi="仿宋" w:eastAsia="仿宋"/>
          <w:color w:val="FF0000"/>
          <w:sz w:val="24"/>
          <w:szCs w:val="22"/>
        </w:rPr>
        <w:t>面存款归属办理机构</w:t>
      </w:r>
      <w:r>
        <w:rPr>
          <w:rFonts w:hint="eastAsia" w:ascii="仿宋" w:hAnsi="仿宋" w:eastAsia="仿宋"/>
          <w:color w:val="FF0000"/>
          <w:sz w:val="24"/>
          <w:szCs w:val="22"/>
        </w:rPr>
        <w:t>（按定期存款电子账户的归属机构）</w:t>
      </w:r>
      <w:r>
        <w:rPr>
          <w:rFonts w:ascii="仿宋" w:hAnsi="仿宋" w:eastAsia="仿宋"/>
          <w:color w:val="FF0000"/>
          <w:sz w:val="24"/>
          <w:szCs w:val="22"/>
        </w:rPr>
        <w:t>，手机银行购买定期存款归属借记卡开户机构，智能柜员机购买定期存款归属</w:t>
      </w:r>
      <w:r>
        <w:rPr>
          <w:rFonts w:hint="eastAsia" w:ascii="仿宋" w:hAnsi="仿宋" w:eastAsia="仿宋"/>
          <w:color w:val="FF0000"/>
          <w:sz w:val="24"/>
          <w:szCs w:val="22"/>
        </w:rPr>
        <w:t>当前机构（</w:t>
      </w:r>
      <w:r>
        <w:rPr>
          <w:rFonts w:ascii="仿宋" w:hAnsi="仿宋" w:eastAsia="仿宋"/>
          <w:color w:val="FF0000"/>
          <w:sz w:val="24"/>
          <w:szCs w:val="22"/>
        </w:rPr>
        <w:t>布放网点</w:t>
      </w:r>
      <w:r>
        <w:rPr>
          <w:rFonts w:hint="eastAsia" w:ascii="仿宋" w:hAnsi="仿宋" w:eastAsia="仿宋"/>
          <w:color w:val="FF0000"/>
          <w:sz w:val="24"/>
          <w:szCs w:val="22"/>
        </w:rPr>
        <w:t>））</w:t>
      </w:r>
      <w:r>
        <w:rPr>
          <w:rFonts w:hint="eastAsia" w:ascii="仿宋" w:hAnsi="仿宋" w:eastAsia="仿宋"/>
          <w:color w:val="000000" w:themeColor="text1"/>
          <w:sz w:val="24"/>
          <w:szCs w:val="22"/>
          <w14:textFill>
            <w14:solidFill>
              <w14:schemeClr w14:val="tx1"/>
            </w14:solidFill>
          </w14:textFill>
        </w:rPr>
        <w:t>。</w:t>
      </w:r>
    </w:p>
    <w:p>
      <w:pPr>
        <w:spacing w:line="360" w:lineRule="auto"/>
        <w:ind w:firstLine="420"/>
        <w:rPr>
          <w:rFonts w:ascii="仿宋" w:hAnsi="仿宋" w:eastAsia="仿宋"/>
          <w:color w:val="000000" w:themeColor="text1"/>
          <w:sz w:val="24"/>
          <w:szCs w:val="22"/>
          <w14:textFill>
            <w14:solidFill>
              <w14:schemeClr w14:val="tx1"/>
            </w14:solidFill>
          </w14:textFill>
        </w:rPr>
      </w:pPr>
      <w:r>
        <w:rPr>
          <w:rFonts w:hint="eastAsia" w:ascii="仿宋" w:hAnsi="仿宋" w:eastAsia="仿宋"/>
          <w:color w:val="000000" w:themeColor="text1"/>
          <w:sz w:val="24"/>
          <w:szCs w:val="22"/>
          <w14:textFill>
            <w14:solidFill>
              <w14:schemeClr w14:val="tx1"/>
            </w14:solidFill>
          </w14:textFill>
        </w:rPr>
        <w:t>贷款客户的管户关系由本系统从信贷系统同步，本系统不变更贷款客户（即信贷条线）的管户关系（不在本系统内对贷款客户进行申领、分配、移交等操作）。</w:t>
      </w:r>
    </w:p>
    <w:p>
      <w:pPr>
        <w:spacing w:line="360" w:lineRule="auto"/>
        <w:ind w:firstLine="420"/>
        <w:rPr>
          <w:rFonts w:ascii="仿宋" w:hAnsi="仿宋" w:eastAsia="仿宋"/>
          <w:color w:val="FF0000"/>
          <w:sz w:val="24"/>
          <w:szCs w:val="22"/>
        </w:rPr>
      </w:pPr>
      <w:r>
        <w:rPr>
          <w:rFonts w:hint="eastAsia" w:ascii="仿宋" w:hAnsi="仿宋" w:eastAsia="仿宋"/>
          <w:color w:val="FF0000"/>
          <w:sz w:val="24"/>
          <w:szCs w:val="22"/>
        </w:rPr>
        <w:t>信贷类指标如贷款余额、授信额度、有贷户等指标口径，以信贷系统为准。</w:t>
      </w:r>
    </w:p>
    <w:p>
      <w:pPr>
        <w:spacing w:line="360" w:lineRule="auto"/>
        <w:ind w:firstLine="420"/>
        <w:rPr>
          <w:rFonts w:ascii="仿宋" w:hAnsi="仿宋" w:eastAsia="仿宋"/>
          <w:color w:val="000000" w:themeColor="text1"/>
          <w:sz w:val="24"/>
          <w:szCs w:val="22"/>
          <w14:textFill>
            <w14:solidFill>
              <w14:schemeClr w14:val="tx1"/>
            </w14:solidFill>
          </w14:textFill>
        </w:rPr>
      </w:pPr>
      <w:r>
        <w:rPr>
          <w:rFonts w:hint="eastAsia" w:ascii="仿宋" w:hAnsi="仿宋" w:eastAsia="仿宋"/>
          <w:color w:val="000000" w:themeColor="text1"/>
          <w:sz w:val="24"/>
          <w:szCs w:val="22"/>
          <w14:textFill>
            <w14:solidFill>
              <w14:schemeClr w14:val="tx1"/>
            </w14:solidFill>
          </w14:textFill>
        </w:rPr>
        <w:t>贷款客户即“有贷户”口径为：贷款余额大于0或存在有效授信额度，两者满足其一即可。</w:t>
      </w:r>
    </w:p>
    <w:p>
      <w:pPr>
        <w:spacing w:line="360" w:lineRule="auto"/>
        <w:ind w:firstLine="420"/>
        <w:rPr>
          <w:rFonts w:ascii="仿宋" w:hAnsi="仿宋" w:eastAsia="仿宋"/>
          <w:color w:val="000000" w:themeColor="text1"/>
          <w:sz w:val="24"/>
          <w:szCs w:val="22"/>
          <w14:textFill>
            <w14:solidFill>
              <w14:schemeClr w14:val="tx1"/>
            </w14:solidFill>
          </w14:textFill>
        </w:rPr>
      </w:pPr>
    </w:p>
    <w:p>
      <w:pPr>
        <w:spacing w:line="360" w:lineRule="auto"/>
        <w:ind w:firstLine="420"/>
        <w:rPr>
          <w:ins w:id="0" w:author="wanao" w:date="2026-07-08T09:33:35Z"/>
          <w:rFonts w:hint="eastAsia" w:ascii="仿宋" w:hAnsi="仿宋" w:eastAsia="仿宋"/>
          <w:color w:val="000000" w:themeColor="text1"/>
          <w:sz w:val="24"/>
          <w:szCs w:val="22"/>
          <w14:textFill>
            <w14:solidFill>
              <w14:schemeClr w14:val="tx1"/>
            </w14:solidFill>
          </w14:textFill>
        </w:rPr>
      </w:pPr>
      <w:r>
        <w:rPr>
          <w:rFonts w:hint="eastAsia" w:ascii="仿宋" w:hAnsi="仿宋" w:eastAsia="仿宋"/>
          <w:color w:val="000000" w:themeColor="text1"/>
          <w:sz w:val="24"/>
          <w:szCs w:val="22"/>
          <w14:textFill>
            <w14:solidFill>
              <w14:schemeClr w14:val="tx1"/>
            </w14:solidFill>
          </w14:textFill>
        </w:rPr>
        <w:t>本系统财富条线无管户的客户（除贷款客户）按金融资产月日均最大化原则进行归属机构的自动调配，初步按</w:t>
      </w:r>
      <w:r>
        <w:rPr>
          <w:rFonts w:hint="eastAsia" w:ascii="仿宋" w:hAnsi="仿宋" w:eastAsia="仿宋"/>
          <w:b/>
          <w:bCs/>
          <w:color w:val="FF0000"/>
          <w:sz w:val="24"/>
          <w:szCs w:val="22"/>
        </w:rPr>
        <w:t>80%阈值（待定）</w:t>
      </w:r>
      <w:r>
        <w:rPr>
          <w:rFonts w:hint="eastAsia" w:ascii="仿宋" w:hAnsi="仿宋" w:eastAsia="仿宋"/>
          <w:color w:val="000000" w:themeColor="text1"/>
          <w:sz w:val="24"/>
          <w:szCs w:val="22"/>
          <w14:textFill>
            <w14:solidFill>
              <w14:schemeClr w14:val="tx1"/>
            </w14:solidFill>
          </w14:textFill>
        </w:rPr>
        <w:t>（例如客户资产1万元，原来归属于A机构，目前客户A机构资产2000，B机构资产8000，则触发调配规则归属于B机构）控制并计划半年执行一次</w:t>
      </w:r>
      <w:r>
        <w:rPr>
          <w:rFonts w:hint="eastAsia" w:ascii="仿宋" w:hAnsi="仿宋" w:eastAsia="仿宋"/>
          <w:b/>
          <w:bCs/>
          <w:color w:val="FF0000"/>
          <w:sz w:val="24"/>
          <w:szCs w:val="22"/>
        </w:rPr>
        <w:t>（待定：5月末、10月末，不影响半年及年底考核）</w:t>
      </w:r>
      <w:r>
        <w:rPr>
          <w:rFonts w:hint="eastAsia" w:ascii="仿宋" w:hAnsi="仿宋" w:eastAsia="仿宋"/>
          <w:color w:val="000000" w:themeColor="text1"/>
          <w:sz w:val="24"/>
          <w:szCs w:val="22"/>
          <w14:textFill>
            <w14:solidFill>
              <w14:schemeClr w14:val="tx1"/>
            </w14:solidFill>
          </w14:textFill>
        </w:rPr>
        <w:t>。有管户客户经理的客户，如金融资产月日均最大的机构与当前归属机构不一致，则向金融资产月日均最大的网点负责人推送提醒（通过客户调配实现归属机构变更）。</w:t>
      </w:r>
    </w:p>
    <w:p>
      <w:pPr>
        <w:spacing w:line="360" w:lineRule="auto"/>
        <w:ind w:firstLine="420"/>
        <w:rPr>
          <w:ins w:id="1" w:author="wanao" w:date="2026-07-08T09:41:48Z"/>
          <w:rFonts w:hint="eastAsia" w:ascii="仿宋" w:hAnsi="仿宋" w:eastAsia="仿宋"/>
          <w:color w:val="000000" w:themeColor="text1"/>
          <w:sz w:val="24"/>
          <w:szCs w:val="22"/>
          <w:lang w:val="en-US" w:eastAsia="zh-CN"/>
          <w14:textFill>
            <w14:solidFill>
              <w14:schemeClr w14:val="tx1"/>
            </w14:solidFill>
          </w14:textFill>
        </w:rPr>
      </w:pPr>
      <w:ins w:id="2" w:author="wanao" w:date="2026-07-08T09:33:39Z">
        <w:r>
          <w:rPr>
            <w:rFonts w:hint="eastAsia" w:ascii="仿宋" w:hAnsi="仿宋" w:eastAsia="仿宋"/>
            <w:color w:val="000000" w:themeColor="text1"/>
            <w:sz w:val="24"/>
            <w:szCs w:val="22"/>
            <w:lang w:val="en-US" w:eastAsia="zh-CN"/>
            <w14:textFill>
              <w14:solidFill>
                <w14:schemeClr w14:val="tx1"/>
              </w14:solidFill>
            </w14:textFill>
          </w:rPr>
          <w:t>客户</w:t>
        </w:r>
      </w:ins>
      <w:ins w:id="3" w:author="wanao" w:date="2026-07-08T09:33:41Z">
        <w:r>
          <w:rPr>
            <w:rFonts w:hint="eastAsia" w:ascii="仿宋" w:hAnsi="仿宋" w:eastAsia="仿宋"/>
            <w:color w:val="000000" w:themeColor="text1"/>
            <w:sz w:val="24"/>
            <w:szCs w:val="22"/>
            <w:lang w:val="en-US" w:eastAsia="zh-CN"/>
            <w14:textFill>
              <w14:solidFill>
                <w14:schemeClr w14:val="tx1"/>
              </w14:solidFill>
            </w14:textFill>
          </w:rPr>
          <w:t>等级</w:t>
        </w:r>
      </w:ins>
      <w:ins w:id="4" w:author="wanao" w:date="2026-07-08T09:33:42Z">
        <w:r>
          <w:rPr>
            <w:rFonts w:hint="eastAsia" w:ascii="仿宋" w:hAnsi="仿宋" w:eastAsia="仿宋"/>
            <w:color w:val="000000" w:themeColor="text1"/>
            <w:sz w:val="24"/>
            <w:szCs w:val="22"/>
            <w:lang w:val="en-US" w:eastAsia="zh-CN"/>
            <w14:textFill>
              <w14:solidFill>
                <w14:schemeClr w14:val="tx1"/>
              </w14:solidFill>
            </w14:textFill>
          </w:rPr>
          <w:t>规则</w:t>
        </w:r>
      </w:ins>
      <w:ins w:id="5" w:author="wanao" w:date="2026-07-08T09:33:44Z">
        <w:r>
          <w:rPr>
            <w:rFonts w:hint="eastAsia" w:ascii="仿宋" w:hAnsi="仿宋" w:eastAsia="仿宋"/>
            <w:color w:val="000000" w:themeColor="text1"/>
            <w:sz w:val="24"/>
            <w:szCs w:val="22"/>
            <w:lang w:val="en-US" w:eastAsia="zh-CN"/>
            <w14:textFill>
              <w14:solidFill>
                <w14:schemeClr w14:val="tx1"/>
              </w14:solidFill>
            </w14:textFill>
          </w:rPr>
          <w:t>，</w:t>
        </w:r>
      </w:ins>
      <w:ins w:id="6" w:author="wanao" w:date="2026-07-08T09:37:14Z">
        <w:r>
          <w:rPr>
            <w:rFonts w:hint="eastAsia" w:ascii="仿宋" w:hAnsi="仿宋" w:eastAsia="仿宋"/>
            <w:color w:val="000000" w:themeColor="text1"/>
            <w:sz w:val="24"/>
            <w:szCs w:val="22"/>
            <w:lang w:val="en-US" w:eastAsia="zh-CN"/>
            <w14:textFill>
              <w14:solidFill>
                <w14:schemeClr w14:val="tx1"/>
              </w14:solidFill>
            </w14:textFill>
          </w:rPr>
          <w:t>客户</w:t>
        </w:r>
      </w:ins>
      <w:ins w:id="7" w:author="wanao" w:date="2026-07-08T09:37:18Z">
        <w:r>
          <w:rPr>
            <w:rFonts w:hint="eastAsia" w:ascii="仿宋" w:hAnsi="仿宋" w:eastAsia="仿宋"/>
            <w:color w:val="000000" w:themeColor="text1"/>
            <w:sz w:val="24"/>
            <w:szCs w:val="22"/>
            <w:lang w:val="en-US" w:eastAsia="zh-CN"/>
            <w14:textFill>
              <w14:solidFill>
                <w14:schemeClr w14:val="tx1"/>
              </w14:solidFill>
            </w14:textFill>
          </w:rPr>
          <w:t>按</w:t>
        </w:r>
      </w:ins>
      <w:ins w:id="8" w:author="wanao" w:date="2026-07-08T11:20:57Z">
        <w:r>
          <w:rPr>
            <w:rFonts w:hint="eastAsia" w:ascii="仿宋" w:hAnsi="仿宋" w:eastAsia="仿宋"/>
            <w:color w:val="000000" w:themeColor="text1"/>
            <w:sz w:val="24"/>
            <w:szCs w:val="22"/>
            <w:lang w:val="en-US" w:eastAsia="zh-CN"/>
            <w14:textFill>
              <w14:solidFill>
                <w14:schemeClr w14:val="tx1"/>
              </w14:solidFill>
            </w14:textFill>
          </w:rPr>
          <w:t>上月</w:t>
        </w:r>
      </w:ins>
      <w:ins w:id="9" w:author="wanao" w:date="2026-07-08T09:37:18Z">
        <w:r>
          <w:rPr>
            <w:rFonts w:hint="eastAsia" w:ascii="仿宋" w:hAnsi="仿宋" w:eastAsia="仿宋"/>
            <w:color w:val="000000" w:themeColor="text1"/>
            <w:sz w:val="24"/>
            <w:szCs w:val="22"/>
            <w:lang w:val="en-US" w:eastAsia="zh-CN"/>
            <w14:textFill>
              <w14:solidFill>
                <w14:schemeClr w14:val="tx1"/>
              </w14:solidFill>
            </w14:textFill>
          </w:rPr>
          <w:t>AU</w:t>
        </w:r>
      </w:ins>
      <w:ins w:id="10" w:author="wanao" w:date="2026-07-08T09:37:19Z">
        <w:r>
          <w:rPr>
            <w:rFonts w:hint="eastAsia" w:ascii="仿宋" w:hAnsi="仿宋" w:eastAsia="仿宋"/>
            <w:color w:val="000000" w:themeColor="text1"/>
            <w:sz w:val="24"/>
            <w:szCs w:val="22"/>
            <w:lang w:val="en-US" w:eastAsia="zh-CN"/>
            <w14:textFill>
              <w14:solidFill>
                <w14:schemeClr w14:val="tx1"/>
              </w14:solidFill>
            </w14:textFill>
          </w:rPr>
          <w:t>M</w:t>
        </w:r>
      </w:ins>
      <w:ins w:id="11" w:author="wanao" w:date="2026-07-08T11:21:04Z">
        <w:r>
          <w:rPr>
            <w:rFonts w:hint="eastAsia" w:ascii="仿宋" w:hAnsi="仿宋" w:eastAsia="仿宋"/>
            <w:color w:val="000000" w:themeColor="text1"/>
            <w:sz w:val="24"/>
            <w:szCs w:val="22"/>
            <w:lang w:val="en-US" w:eastAsia="zh-CN"/>
            <w14:textFill>
              <w14:solidFill>
                <w14:schemeClr w14:val="tx1"/>
              </w14:solidFill>
            </w14:textFill>
          </w:rPr>
          <w:t>月</w:t>
        </w:r>
      </w:ins>
      <w:ins w:id="12" w:author="wanao" w:date="2026-07-08T09:37:43Z">
        <w:r>
          <w:rPr>
            <w:rFonts w:hint="eastAsia" w:ascii="仿宋" w:hAnsi="仿宋" w:eastAsia="仿宋"/>
            <w:color w:val="000000" w:themeColor="text1"/>
            <w:sz w:val="24"/>
            <w:szCs w:val="22"/>
            <w:lang w:val="en-US" w:eastAsia="zh-CN"/>
            <w14:textFill>
              <w14:solidFill>
                <w14:schemeClr w14:val="tx1"/>
              </w14:solidFill>
            </w14:textFill>
          </w:rPr>
          <w:t>日均</w:t>
        </w:r>
      </w:ins>
      <w:ins w:id="13" w:author="wanao" w:date="2026-07-08T09:37:55Z">
        <w:r>
          <w:rPr>
            <w:rFonts w:hint="eastAsia" w:ascii="仿宋" w:hAnsi="仿宋" w:eastAsia="仿宋"/>
            <w:color w:val="000000" w:themeColor="text1"/>
            <w:sz w:val="24"/>
            <w:szCs w:val="22"/>
            <w:lang w:val="en-US" w:eastAsia="zh-CN"/>
            <w14:textFill>
              <w14:solidFill>
                <w14:schemeClr w14:val="tx1"/>
              </w14:solidFill>
            </w14:textFill>
          </w:rPr>
          <w:t>划分为</w:t>
        </w:r>
      </w:ins>
      <w:ins w:id="14" w:author="wanao" w:date="2026-07-08T09:38:36Z">
        <w:r>
          <w:rPr>
            <w:rFonts w:hint="eastAsia" w:ascii="仿宋" w:hAnsi="仿宋" w:eastAsia="仿宋"/>
            <w:color w:val="000000" w:themeColor="text1"/>
            <w:sz w:val="24"/>
            <w:szCs w:val="22"/>
            <w:lang w:val="en-US" w:eastAsia="zh-CN"/>
            <w14:textFill>
              <w14:solidFill>
                <w14:schemeClr w14:val="tx1"/>
              </w14:solidFill>
            </w14:textFill>
          </w:rPr>
          <w:t>十级，</w:t>
        </w:r>
      </w:ins>
      <w:ins w:id="15" w:author="wanao" w:date="2026-07-08T09:39:02Z">
        <w:r>
          <w:rPr>
            <w:rFonts w:hint="eastAsia" w:ascii="仿宋" w:hAnsi="仿宋" w:eastAsia="仿宋"/>
            <w:color w:val="000000" w:themeColor="text1"/>
            <w:sz w:val="24"/>
            <w:szCs w:val="22"/>
            <w:lang w:val="en-US" w:eastAsia="zh-CN"/>
            <w14:textFill>
              <w14:solidFill>
                <w14:schemeClr w14:val="tx1"/>
              </w14:solidFill>
            </w14:textFill>
          </w:rPr>
          <w:t>系统</w:t>
        </w:r>
      </w:ins>
      <w:ins w:id="16" w:author="wanao" w:date="2026-07-08T09:39:04Z">
        <w:r>
          <w:rPr>
            <w:rFonts w:hint="eastAsia" w:ascii="仿宋" w:hAnsi="仿宋" w:eastAsia="仿宋"/>
            <w:color w:val="000000" w:themeColor="text1"/>
            <w:sz w:val="24"/>
            <w:szCs w:val="22"/>
            <w:lang w:val="en-US" w:eastAsia="zh-CN"/>
            <w14:textFill>
              <w14:solidFill>
                <w14:schemeClr w14:val="tx1"/>
              </w14:solidFill>
            </w14:textFill>
          </w:rPr>
          <w:t>根据</w:t>
        </w:r>
      </w:ins>
      <w:ins w:id="17" w:author="wanao" w:date="2026-07-08T11:22:15Z">
        <w:r>
          <w:rPr>
            <w:rFonts w:hint="eastAsia" w:ascii="仿宋" w:hAnsi="仿宋" w:eastAsia="仿宋"/>
            <w:color w:val="000000" w:themeColor="text1"/>
            <w:sz w:val="24"/>
            <w:szCs w:val="22"/>
            <w:lang w:val="en-US" w:eastAsia="zh-CN"/>
            <w14:textFill>
              <w14:solidFill>
                <w14:schemeClr w14:val="tx1"/>
              </w14:solidFill>
            </w14:textFill>
          </w:rPr>
          <w:t>对应关系</w:t>
        </w:r>
      </w:ins>
      <w:ins w:id="18" w:author="wanao" w:date="2026-07-08T09:39:55Z">
        <w:r>
          <w:rPr>
            <w:rFonts w:hint="eastAsia" w:ascii="仿宋" w:hAnsi="仿宋" w:eastAsia="仿宋"/>
            <w:color w:val="000000" w:themeColor="text1"/>
            <w:sz w:val="24"/>
            <w:szCs w:val="22"/>
            <w:lang w:val="en-US" w:eastAsia="zh-CN"/>
            <w14:textFill>
              <w14:solidFill>
                <w14:schemeClr w14:val="tx1"/>
              </w14:solidFill>
            </w14:textFill>
          </w:rPr>
          <w:t>将</w:t>
        </w:r>
      </w:ins>
      <w:ins w:id="19" w:author="wanao" w:date="2026-07-08T09:39:56Z">
        <w:r>
          <w:rPr>
            <w:rFonts w:hint="eastAsia" w:ascii="仿宋" w:hAnsi="仿宋" w:eastAsia="仿宋"/>
            <w:color w:val="000000" w:themeColor="text1"/>
            <w:sz w:val="24"/>
            <w:szCs w:val="22"/>
            <w:lang w:val="en-US" w:eastAsia="zh-CN"/>
            <w14:textFill>
              <w14:solidFill>
                <w14:schemeClr w14:val="tx1"/>
              </w14:solidFill>
            </w14:textFill>
          </w:rPr>
          <w:t>客户</w:t>
        </w:r>
      </w:ins>
      <w:ins w:id="20" w:author="wanao" w:date="2026-07-08T09:39:57Z">
        <w:r>
          <w:rPr>
            <w:rFonts w:hint="eastAsia" w:ascii="仿宋" w:hAnsi="仿宋" w:eastAsia="仿宋"/>
            <w:color w:val="000000" w:themeColor="text1"/>
            <w:sz w:val="24"/>
            <w:szCs w:val="22"/>
            <w:lang w:val="en-US" w:eastAsia="zh-CN"/>
            <w14:textFill>
              <w14:solidFill>
                <w14:schemeClr w14:val="tx1"/>
              </w14:solidFill>
            </w14:textFill>
          </w:rPr>
          <w:t>等级</w:t>
        </w:r>
      </w:ins>
      <w:ins w:id="21" w:author="wanao" w:date="2026-07-08T09:39:59Z">
        <w:r>
          <w:rPr>
            <w:rFonts w:hint="eastAsia" w:ascii="仿宋" w:hAnsi="仿宋" w:eastAsia="仿宋"/>
            <w:color w:val="000000" w:themeColor="text1"/>
            <w:sz w:val="24"/>
            <w:szCs w:val="22"/>
            <w:lang w:val="en-US" w:eastAsia="zh-CN"/>
            <w14:textFill>
              <w14:solidFill>
                <w14:schemeClr w14:val="tx1"/>
              </w14:solidFill>
            </w14:textFill>
          </w:rPr>
          <w:t>分为</w:t>
        </w:r>
      </w:ins>
      <w:ins w:id="22" w:author="wanao" w:date="2026-07-08T09:40:07Z">
        <w:r>
          <w:rPr>
            <w:rFonts w:hint="eastAsia" w:ascii="仿宋" w:hAnsi="仿宋" w:eastAsia="仿宋"/>
            <w:color w:val="000000" w:themeColor="text1"/>
            <w:sz w:val="24"/>
            <w:szCs w:val="22"/>
            <w:lang w:val="en-US" w:eastAsia="zh-CN"/>
            <w14:textFill>
              <w14:solidFill>
                <w14:schemeClr w14:val="tx1"/>
              </w14:solidFill>
            </w14:textFill>
          </w:rPr>
          <w:t>睡眠、</w:t>
        </w:r>
      </w:ins>
      <w:ins w:id="23" w:author="wanao" w:date="2026-07-08T09:40:09Z">
        <w:r>
          <w:rPr>
            <w:rFonts w:hint="eastAsia" w:ascii="仿宋" w:hAnsi="仿宋" w:eastAsia="仿宋"/>
            <w:color w:val="000000" w:themeColor="text1"/>
            <w:sz w:val="24"/>
            <w:szCs w:val="22"/>
            <w:lang w:val="en-US" w:eastAsia="zh-CN"/>
            <w14:textFill>
              <w14:solidFill>
                <w14:schemeClr w14:val="tx1"/>
              </w14:solidFill>
            </w14:textFill>
          </w:rPr>
          <w:t>大众、</w:t>
        </w:r>
      </w:ins>
      <w:ins w:id="24" w:author="wanao" w:date="2026-07-08T09:40:11Z">
        <w:r>
          <w:rPr>
            <w:rFonts w:hint="eastAsia" w:ascii="仿宋" w:hAnsi="仿宋" w:eastAsia="仿宋"/>
            <w:color w:val="000000" w:themeColor="text1"/>
            <w:sz w:val="24"/>
            <w:szCs w:val="22"/>
            <w:lang w:val="en-US" w:eastAsia="zh-CN"/>
            <w14:textFill>
              <w14:solidFill>
                <w14:schemeClr w14:val="tx1"/>
              </w14:solidFill>
            </w14:textFill>
          </w:rPr>
          <w:t>潜力、</w:t>
        </w:r>
      </w:ins>
      <w:ins w:id="25" w:author="wanao" w:date="2026-07-08T09:40:18Z">
        <w:r>
          <w:rPr>
            <w:rFonts w:hint="eastAsia" w:ascii="仿宋" w:hAnsi="仿宋" w:eastAsia="仿宋"/>
            <w:color w:val="000000" w:themeColor="text1"/>
            <w:sz w:val="24"/>
            <w:szCs w:val="22"/>
            <w:lang w:val="en-US" w:eastAsia="zh-CN"/>
            <w14:textFill>
              <w14:solidFill>
                <w14:schemeClr w14:val="tx1"/>
              </w14:solidFill>
            </w14:textFill>
          </w:rPr>
          <w:t>优质</w:t>
        </w:r>
      </w:ins>
      <w:ins w:id="26" w:author="wanao" w:date="2026-07-08T09:40:19Z">
        <w:r>
          <w:rPr>
            <w:rFonts w:hint="eastAsia" w:ascii="仿宋" w:hAnsi="仿宋" w:eastAsia="仿宋"/>
            <w:color w:val="000000" w:themeColor="text1"/>
            <w:sz w:val="24"/>
            <w:szCs w:val="22"/>
            <w:lang w:val="en-US" w:eastAsia="zh-CN"/>
            <w14:textFill>
              <w14:solidFill>
                <w14:schemeClr w14:val="tx1"/>
              </w14:solidFill>
            </w14:textFill>
          </w:rPr>
          <w:t>、</w:t>
        </w:r>
      </w:ins>
      <w:ins w:id="27" w:author="wanao" w:date="2026-07-08T09:40:20Z">
        <w:r>
          <w:rPr>
            <w:rFonts w:hint="eastAsia" w:ascii="仿宋" w:hAnsi="仿宋" w:eastAsia="仿宋"/>
            <w:color w:val="000000" w:themeColor="text1"/>
            <w:sz w:val="24"/>
            <w:szCs w:val="22"/>
            <w:lang w:val="en-US" w:eastAsia="zh-CN"/>
            <w14:textFill>
              <w14:solidFill>
                <w14:schemeClr w14:val="tx1"/>
              </w14:solidFill>
            </w14:textFill>
          </w:rPr>
          <w:t>财富</w:t>
        </w:r>
      </w:ins>
      <w:ins w:id="28" w:author="wanao" w:date="2026-07-08T09:40:21Z">
        <w:r>
          <w:rPr>
            <w:rFonts w:hint="eastAsia" w:ascii="仿宋" w:hAnsi="仿宋" w:eastAsia="仿宋"/>
            <w:color w:val="000000" w:themeColor="text1"/>
            <w:sz w:val="24"/>
            <w:szCs w:val="22"/>
            <w:lang w:val="en-US" w:eastAsia="zh-CN"/>
            <w14:textFill>
              <w14:solidFill>
                <w14:schemeClr w14:val="tx1"/>
              </w14:solidFill>
            </w14:textFill>
          </w:rPr>
          <w:t>1</w:t>
        </w:r>
      </w:ins>
      <w:ins w:id="29" w:author="wanao" w:date="2026-07-08T09:40:22Z">
        <w:r>
          <w:rPr>
            <w:rFonts w:hint="eastAsia" w:ascii="仿宋" w:hAnsi="仿宋" w:eastAsia="仿宋"/>
            <w:color w:val="000000" w:themeColor="text1"/>
            <w:sz w:val="24"/>
            <w:szCs w:val="22"/>
            <w:lang w:val="en-US" w:eastAsia="zh-CN"/>
            <w14:textFill>
              <w14:solidFill>
                <w14:schemeClr w14:val="tx1"/>
              </w14:solidFill>
            </w14:textFill>
          </w:rPr>
          <w:t>、</w:t>
        </w:r>
      </w:ins>
      <w:ins w:id="30" w:author="wanao" w:date="2026-07-08T09:40:24Z">
        <w:r>
          <w:rPr>
            <w:rFonts w:hint="eastAsia" w:ascii="仿宋" w:hAnsi="仿宋" w:eastAsia="仿宋"/>
            <w:color w:val="000000" w:themeColor="text1"/>
            <w:sz w:val="24"/>
            <w:szCs w:val="22"/>
            <w:lang w:val="en-US" w:eastAsia="zh-CN"/>
            <w14:textFill>
              <w14:solidFill>
                <w14:schemeClr w14:val="tx1"/>
              </w14:solidFill>
            </w14:textFill>
          </w:rPr>
          <w:t>财富2</w:t>
        </w:r>
      </w:ins>
      <w:ins w:id="31" w:author="wanao" w:date="2026-07-08T09:40:25Z">
        <w:r>
          <w:rPr>
            <w:rFonts w:hint="eastAsia" w:ascii="仿宋" w:hAnsi="仿宋" w:eastAsia="仿宋"/>
            <w:color w:val="000000" w:themeColor="text1"/>
            <w:sz w:val="24"/>
            <w:szCs w:val="22"/>
            <w:lang w:val="en-US" w:eastAsia="zh-CN"/>
            <w14:textFill>
              <w14:solidFill>
                <w14:schemeClr w14:val="tx1"/>
              </w14:solidFill>
            </w14:textFill>
          </w:rPr>
          <w:t>、</w:t>
        </w:r>
      </w:ins>
      <w:ins w:id="32" w:author="wanao" w:date="2026-07-08T09:40:36Z">
        <w:r>
          <w:rPr>
            <w:rFonts w:hint="eastAsia" w:ascii="仿宋" w:hAnsi="仿宋" w:eastAsia="仿宋"/>
            <w:color w:val="000000" w:themeColor="text1"/>
            <w:sz w:val="24"/>
            <w:szCs w:val="22"/>
            <w:lang w:val="en-US" w:eastAsia="zh-CN"/>
            <w14:textFill>
              <w14:solidFill>
                <w14:schemeClr w14:val="tx1"/>
              </w14:solidFill>
            </w14:textFill>
          </w:rPr>
          <w:t>贵宾</w:t>
        </w:r>
      </w:ins>
      <w:ins w:id="33" w:author="wanao" w:date="2026-07-08T09:40:37Z">
        <w:r>
          <w:rPr>
            <w:rFonts w:hint="eastAsia" w:ascii="仿宋" w:hAnsi="仿宋" w:eastAsia="仿宋"/>
            <w:color w:val="000000" w:themeColor="text1"/>
            <w:sz w:val="24"/>
            <w:szCs w:val="22"/>
            <w:lang w:val="en-US" w:eastAsia="zh-CN"/>
            <w14:textFill>
              <w14:solidFill>
                <w14:schemeClr w14:val="tx1"/>
              </w14:solidFill>
            </w14:textFill>
          </w:rPr>
          <w:t>、</w:t>
        </w:r>
      </w:ins>
      <w:ins w:id="34" w:author="wanao" w:date="2026-07-08T09:40:41Z">
        <w:r>
          <w:rPr>
            <w:rFonts w:hint="eastAsia" w:ascii="仿宋" w:hAnsi="仿宋" w:eastAsia="仿宋"/>
            <w:color w:val="000000" w:themeColor="text1"/>
            <w:sz w:val="24"/>
            <w:szCs w:val="22"/>
            <w:lang w:val="en-US" w:eastAsia="zh-CN"/>
            <w14:textFill>
              <w14:solidFill>
                <w14:schemeClr w14:val="tx1"/>
              </w14:solidFill>
            </w14:textFill>
          </w:rPr>
          <w:t>私行</w:t>
        </w:r>
      </w:ins>
      <w:ins w:id="35" w:author="wanao" w:date="2026-07-08T09:40:44Z">
        <w:r>
          <w:rPr>
            <w:rFonts w:hint="eastAsia" w:ascii="仿宋" w:hAnsi="仿宋" w:eastAsia="仿宋"/>
            <w:color w:val="000000" w:themeColor="text1"/>
            <w:sz w:val="24"/>
            <w:szCs w:val="22"/>
            <w:lang w:val="en-US" w:eastAsia="zh-CN"/>
            <w14:textFill>
              <w14:solidFill>
                <w14:schemeClr w14:val="tx1"/>
              </w14:solidFill>
            </w14:textFill>
          </w:rPr>
          <w:t>，</w:t>
        </w:r>
      </w:ins>
      <w:ins w:id="36" w:author="wanao" w:date="2026-07-08T09:41:06Z">
        <w:r>
          <w:rPr>
            <w:rFonts w:hint="eastAsia" w:ascii="仿宋" w:hAnsi="仿宋" w:eastAsia="仿宋"/>
            <w:color w:val="000000" w:themeColor="text1"/>
            <w:sz w:val="24"/>
            <w:szCs w:val="22"/>
            <w:lang w:val="en-US" w:eastAsia="zh-CN"/>
            <w14:textFill>
              <w14:solidFill>
                <w14:schemeClr w14:val="tx1"/>
              </w14:solidFill>
            </w14:textFill>
          </w:rPr>
          <w:t>除特殊</w:t>
        </w:r>
      </w:ins>
      <w:ins w:id="37" w:author="wanao" w:date="2026-07-08T09:41:08Z">
        <w:r>
          <w:rPr>
            <w:rFonts w:hint="eastAsia" w:ascii="仿宋" w:hAnsi="仿宋" w:eastAsia="仿宋"/>
            <w:color w:val="000000" w:themeColor="text1"/>
            <w:sz w:val="24"/>
            <w:szCs w:val="22"/>
            <w:lang w:val="en-US" w:eastAsia="zh-CN"/>
            <w14:textFill>
              <w14:solidFill>
                <w14:schemeClr w14:val="tx1"/>
              </w14:solidFill>
            </w14:textFill>
          </w:rPr>
          <w:t>说明</w:t>
        </w:r>
      </w:ins>
      <w:ins w:id="38" w:author="wanao" w:date="2026-07-08T09:41:09Z">
        <w:r>
          <w:rPr>
            <w:rFonts w:hint="eastAsia" w:ascii="仿宋" w:hAnsi="仿宋" w:eastAsia="仿宋"/>
            <w:color w:val="000000" w:themeColor="text1"/>
            <w:sz w:val="24"/>
            <w:szCs w:val="22"/>
            <w:lang w:val="en-US" w:eastAsia="zh-CN"/>
            <w14:textFill>
              <w14:solidFill>
                <w14:schemeClr w14:val="tx1"/>
              </w14:solidFill>
            </w14:textFill>
          </w:rPr>
          <w:t>外</w:t>
        </w:r>
      </w:ins>
      <w:ins w:id="39" w:author="wanao" w:date="2026-07-08T09:41:11Z">
        <w:r>
          <w:rPr>
            <w:rFonts w:hint="eastAsia" w:ascii="仿宋" w:hAnsi="仿宋" w:eastAsia="仿宋"/>
            <w:color w:val="000000" w:themeColor="text1"/>
            <w:sz w:val="24"/>
            <w:szCs w:val="22"/>
            <w:lang w:val="en-US" w:eastAsia="zh-CN"/>
            <w14:textFill>
              <w14:solidFill>
                <w14:schemeClr w14:val="tx1"/>
              </w14:solidFill>
            </w14:textFill>
          </w:rPr>
          <w:t>前端</w:t>
        </w:r>
      </w:ins>
      <w:ins w:id="40" w:author="wanao" w:date="2026-07-08T09:41:25Z">
        <w:r>
          <w:rPr>
            <w:rFonts w:hint="eastAsia" w:ascii="仿宋" w:hAnsi="仿宋" w:eastAsia="仿宋"/>
            <w:color w:val="000000" w:themeColor="text1"/>
            <w:sz w:val="24"/>
            <w:szCs w:val="22"/>
            <w:lang w:val="en-US" w:eastAsia="zh-CN"/>
            <w14:textFill>
              <w14:solidFill>
                <w14:schemeClr w14:val="tx1"/>
              </w14:solidFill>
            </w14:textFill>
          </w:rPr>
          <w:t>页面的</w:t>
        </w:r>
      </w:ins>
      <w:ins w:id="41" w:author="wanao" w:date="2026-07-08T09:41:26Z">
        <w:r>
          <w:rPr>
            <w:rFonts w:hint="eastAsia" w:ascii="仿宋" w:hAnsi="仿宋" w:eastAsia="仿宋"/>
            <w:color w:val="000000" w:themeColor="text1"/>
            <w:sz w:val="24"/>
            <w:szCs w:val="22"/>
            <w:lang w:val="en-US" w:eastAsia="zh-CN"/>
            <w14:textFill>
              <w14:solidFill>
                <w14:schemeClr w14:val="tx1"/>
              </w14:solidFill>
            </w14:textFill>
          </w:rPr>
          <w:t>客户</w:t>
        </w:r>
      </w:ins>
      <w:ins w:id="42" w:author="wanao" w:date="2026-07-08T09:41:27Z">
        <w:r>
          <w:rPr>
            <w:rFonts w:hint="eastAsia" w:ascii="仿宋" w:hAnsi="仿宋" w:eastAsia="仿宋"/>
            <w:color w:val="000000" w:themeColor="text1"/>
            <w:sz w:val="24"/>
            <w:szCs w:val="22"/>
            <w:lang w:val="en-US" w:eastAsia="zh-CN"/>
            <w14:textFill>
              <w14:solidFill>
                <w14:schemeClr w14:val="tx1"/>
              </w14:solidFill>
            </w14:textFill>
          </w:rPr>
          <w:t>等级</w:t>
        </w:r>
      </w:ins>
      <w:ins w:id="43" w:author="wanao" w:date="2026-07-08T09:41:12Z">
        <w:r>
          <w:rPr>
            <w:rFonts w:hint="eastAsia" w:ascii="仿宋" w:hAnsi="仿宋" w:eastAsia="仿宋"/>
            <w:color w:val="000000" w:themeColor="text1"/>
            <w:sz w:val="24"/>
            <w:szCs w:val="22"/>
            <w:lang w:val="en-US" w:eastAsia="zh-CN"/>
            <w14:textFill>
              <w14:solidFill>
                <w14:schemeClr w14:val="tx1"/>
              </w14:solidFill>
            </w14:textFill>
          </w:rPr>
          <w:t>均</w:t>
        </w:r>
      </w:ins>
      <w:ins w:id="44" w:author="wanao" w:date="2026-07-08T09:41:14Z">
        <w:r>
          <w:rPr>
            <w:rFonts w:hint="eastAsia" w:ascii="仿宋" w:hAnsi="仿宋" w:eastAsia="仿宋"/>
            <w:color w:val="000000" w:themeColor="text1"/>
            <w:sz w:val="24"/>
            <w:szCs w:val="22"/>
            <w:lang w:val="en-US" w:eastAsia="zh-CN"/>
            <w14:textFill>
              <w14:solidFill>
                <w14:schemeClr w14:val="tx1"/>
              </w14:solidFill>
            </w14:textFill>
          </w:rPr>
          <w:t>展示</w:t>
        </w:r>
      </w:ins>
      <w:ins w:id="45" w:author="wanao" w:date="2026-07-08T09:41:15Z">
        <w:r>
          <w:rPr>
            <w:rFonts w:hint="eastAsia" w:ascii="仿宋" w:hAnsi="仿宋" w:eastAsia="仿宋"/>
            <w:color w:val="000000" w:themeColor="text1"/>
            <w:sz w:val="24"/>
            <w:szCs w:val="22"/>
            <w:lang w:val="en-US" w:eastAsia="zh-CN"/>
            <w14:textFill>
              <w14:solidFill>
                <w14:schemeClr w14:val="tx1"/>
              </w14:solidFill>
            </w14:textFill>
          </w:rPr>
          <w:t>为</w:t>
        </w:r>
      </w:ins>
      <w:ins w:id="46" w:author="wanao" w:date="2026-07-08T09:41:39Z">
        <w:r>
          <w:rPr>
            <w:rFonts w:hint="eastAsia" w:ascii="仿宋" w:hAnsi="仿宋" w:eastAsia="仿宋"/>
            <w:color w:val="000000" w:themeColor="text1"/>
            <w:sz w:val="24"/>
            <w:szCs w:val="22"/>
            <w:lang w:val="en-US" w:eastAsia="zh-CN"/>
            <w14:textFill>
              <w14:solidFill>
                <w14:schemeClr w14:val="tx1"/>
              </w14:solidFill>
            </w14:textFill>
          </w:rPr>
          <w:t>睡眠、大众、潜力、优质、财富1、财富2、贵宾、私行</w:t>
        </w:r>
      </w:ins>
      <w:ins w:id="47" w:author="wanao" w:date="2026-07-08T09:41:40Z">
        <w:r>
          <w:rPr>
            <w:rFonts w:hint="eastAsia" w:ascii="仿宋" w:hAnsi="仿宋" w:eastAsia="仿宋"/>
            <w:color w:val="000000" w:themeColor="text1"/>
            <w:sz w:val="24"/>
            <w:szCs w:val="22"/>
            <w:lang w:val="en-US" w:eastAsia="zh-CN"/>
            <w14:textFill>
              <w14:solidFill>
                <w14:schemeClr w14:val="tx1"/>
              </w14:solidFill>
            </w14:textFill>
          </w:rPr>
          <w:t>。</w:t>
        </w:r>
      </w:ins>
      <w:ins w:id="48" w:author="wanao" w:date="2026-07-08T09:41:44Z">
        <w:r>
          <w:rPr>
            <w:rFonts w:hint="eastAsia" w:ascii="仿宋" w:hAnsi="仿宋" w:eastAsia="仿宋"/>
            <w:color w:val="000000" w:themeColor="text1"/>
            <w:sz w:val="24"/>
            <w:szCs w:val="22"/>
            <w:lang w:val="en-US" w:eastAsia="zh-CN"/>
            <w14:textFill>
              <w14:solidFill>
                <w14:schemeClr w14:val="tx1"/>
              </w14:solidFill>
            </w14:textFill>
          </w:rPr>
          <w:t>对应</w:t>
        </w:r>
      </w:ins>
      <w:ins w:id="49" w:author="wanao" w:date="2026-07-08T09:41:45Z">
        <w:r>
          <w:rPr>
            <w:rFonts w:hint="eastAsia" w:ascii="仿宋" w:hAnsi="仿宋" w:eastAsia="仿宋"/>
            <w:color w:val="000000" w:themeColor="text1"/>
            <w:sz w:val="24"/>
            <w:szCs w:val="22"/>
            <w:lang w:val="en-US" w:eastAsia="zh-CN"/>
            <w14:textFill>
              <w14:solidFill>
                <w14:schemeClr w14:val="tx1"/>
              </w14:solidFill>
            </w14:textFill>
          </w:rPr>
          <w:t>关系</w:t>
        </w:r>
      </w:ins>
      <w:ins w:id="50" w:author="wanao" w:date="2026-07-08T09:41:46Z">
        <w:r>
          <w:rPr>
            <w:rFonts w:hint="eastAsia" w:ascii="仿宋" w:hAnsi="仿宋" w:eastAsia="仿宋"/>
            <w:color w:val="000000" w:themeColor="text1"/>
            <w:sz w:val="24"/>
            <w:szCs w:val="22"/>
            <w:lang w:val="en-US" w:eastAsia="zh-CN"/>
            <w14:textFill>
              <w14:solidFill>
                <w14:schemeClr w14:val="tx1"/>
              </w14:solidFill>
            </w14:textFill>
          </w:rPr>
          <w:t>如下</w:t>
        </w:r>
      </w:ins>
      <w:ins w:id="51" w:author="wanao" w:date="2026-07-08T09:41:47Z">
        <w:r>
          <w:rPr>
            <w:rFonts w:hint="eastAsia" w:ascii="仿宋" w:hAnsi="仿宋" w:eastAsia="仿宋"/>
            <w:color w:val="000000" w:themeColor="text1"/>
            <w:sz w:val="24"/>
            <w:szCs w:val="22"/>
            <w:lang w:val="en-US" w:eastAsia="zh-CN"/>
            <w14:textFill>
              <w14:solidFill>
                <w14:schemeClr w14:val="tx1"/>
              </w14:solidFill>
            </w14:textFill>
          </w:rPr>
          <w:t>：</w:t>
        </w:r>
      </w:ins>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0"/>
        <w:gridCol w:w="3020"/>
        <w:gridCol w:w="30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52" w:author="wanao" w:date="2026-07-08T09:43:05Z"/>
        </w:trPr>
        <w:tc>
          <w:tcPr>
            <w:tcW w:w="3020" w:type="dxa"/>
            <w:shd w:val="clear" w:color="auto" w:fill="F1F1F1" w:themeFill="background1" w:themeFillShade="F2"/>
            <w:vAlign w:val="center"/>
          </w:tcPr>
          <w:p>
            <w:pPr>
              <w:spacing w:line="360" w:lineRule="auto"/>
              <w:jc w:val="center"/>
              <w:rPr>
                <w:ins w:id="53"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上月客户AUM月日均</w:t>
            </w:r>
          </w:p>
        </w:tc>
        <w:tc>
          <w:tcPr>
            <w:tcW w:w="3020" w:type="dxa"/>
            <w:shd w:val="clear" w:color="auto" w:fill="F1F1F1" w:themeFill="background1" w:themeFillShade="F2"/>
            <w:vAlign w:val="center"/>
          </w:tcPr>
          <w:p>
            <w:pPr>
              <w:spacing w:line="360" w:lineRule="auto"/>
              <w:jc w:val="center"/>
              <w:rPr>
                <w:ins w:id="54"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客户AUM等级</w:t>
            </w:r>
          </w:p>
        </w:tc>
        <w:tc>
          <w:tcPr>
            <w:tcW w:w="3020" w:type="dxa"/>
            <w:shd w:val="clear" w:color="auto" w:fill="F1F1F1" w:themeFill="background1" w:themeFillShade="F2"/>
            <w:vAlign w:val="center"/>
          </w:tcPr>
          <w:p>
            <w:pPr>
              <w:spacing w:line="360" w:lineRule="auto"/>
              <w:jc w:val="center"/>
              <w:rPr>
                <w:ins w:id="55"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客户等级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020" w:type="dxa"/>
            <w:vAlign w:val="center"/>
          </w:tcPr>
          <w:p>
            <w:pPr>
              <w:spacing w:line="360" w:lineRule="auto"/>
              <w:jc w:val="center"/>
              <w:rPr>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w:t>
            </w:r>
          </w:p>
        </w:tc>
        <w:tc>
          <w:tcPr>
            <w:tcW w:w="3020" w:type="dxa"/>
            <w:vAlign w:val="center"/>
          </w:tcPr>
          <w:p>
            <w:pPr>
              <w:spacing w:line="360" w:lineRule="auto"/>
              <w:jc w:val="center"/>
              <w:rPr>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睡眠户</w:t>
            </w:r>
          </w:p>
        </w:tc>
        <w:tc>
          <w:tcPr>
            <w:tcW w:w="3020" w:type="dxa"/>
            <w:vAlign w:val="center"/>
          </w:tcPr>
          <w:p>
            <w:pPr>
              <w:spacing w:line="360" w:lineRule="auto"/>
              <w:jc w:val="center"/>
              <w:rPr>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睡眠户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56" w:author="wanao" w:date="2026-07-08T09:43:05Z"/>
        </w:trPr>
        <w:tc>
          <w:tcPr>
            <w:tcW w:w="3020" w:type="dxa"/>
            <w:vAlign w:val="center"/>
          </w:tcPr>
          <w:p>
            <w:pPr>
              <w:spacing w:line="360" w:lineRule="auto"/>
              <w:jc w:val="center"/>
              <w:rPr>
                <w:ins w:id="57"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0-1万</w:t>
            </w:r>
          </w:p>
        </w:tc>
        <w:tc>
          <w:tcPr>
            <w:tcW w:w="3020" w:type="dxa"/>
            <w:vAlign w:val="center"/>
          </w:tcPr>
          <w:p>
            <w:pPr>
              <w:spacing w:line="360" w:lineRule="auto"/>
              <w:jc w:val="center"/>
              <w:rPr>
                <w:ins w:id="58"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一级</w:t>
            </w:r>
          </w:p>
        </w:tc>
        <w:tc>
          <w:tcPr>
            <w:tcW w:w="3020" w:type="dxa"/>
            <w:vAlign w:val="center"/>
          </w:tcPr>
          <w:p>
            <w:pPr>
              <w:spacing w:line="360" w:lineRule="auto"/>
              <w:jc w:val="center"/>
              <w:rPr>
                <w:ins w:id="59"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大众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60" w:author="wanao" w:date="2026-07-08T09:43:05Z"/>
        </w:trPr>
        <w:tc>
          <w:tcPr>
            <w:tcW w:w="3020" w:type="dxa"/>
            <w:vAlign w:val="center"/>
          </w:tcPr>
          <w:p>
            <w:pPr>
              <w:spacing w:line="360" w:lineRule="auto"/>
              <w:jc w:val="center"/>
              <w:rPr>
                <w:ins w:id="61"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1万-3万</w:t>
            </w:r>
          </w:p>
        </w:tc>
        <w:tc>
          <w:tcPr>
            <w:tcW w:w="3020" w:type="dxa"/>
            <w:vAlign w:val="center"/>
          </w:tcPr>
          <w:p>
            <w:pPr>
              <w:spacing w:line="360" w:lineRule="auto"/>
              <w:jc w:val="center"/>
              <w:rPr>
                <w:ins w:id="62"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二级</w:t>
            </w:r>
          </w:p>
        </w:tc>
        <w:tc>
          <w:tcPr>
            <w:tcW w:w="3020" w:type="dxa"/>
            <w:vAlign w:val="center"/>
          </w:tcPr>
          <w:p>
            <w:pPr>
              <w:spacing w:line="360" w:lineRule="auto"/>
              <w:jc w:val="center"/>
              <w:rPr>
                <w:ins w:id="63"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潜力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64" w:author="wanao" w:date="2026-07-08T09:43:05Z"/>
        </w:trPr>
        <w:tc>
          <w:tcPr>
            <w:tcW w:w="3020" w:type="dxa"/>
            <w:vAlign w:val="center"/>
          </w:tcPr>
          <w:p>
            <w:pPr>
              <w:spacing w:line="360" w:lineRule="auto"/>
              <w:jc w:val="center"/>
              <w:rPr>
                <w:ins w:id="65"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3万-5万</w:t>
            </w:r>
          </w:p>
        </w:tc>
        <w:tc>
          <w:tcPr>
            <w:tcW w:w="3020" w:type="dxa"/>
            <w:vAlign w:val="center"/>
          </w:tcPr>
          <w:p>
            <w:pPr>
              <w:spacing w:line="360" w:lineRule="auto"/>
              <w:jc w:val="center"/>
              <w:rPr>
                <w:ins w:id="66"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三级</w:t>
            </w:r>
          </w:p>
        </w:tc>
        <w:tc>
          <w:tcPr>
            <w:tcW w:w="3020" w:type="dxa"/>
            <w:vAlign w:val="center"/>
          </w:tcPr>
          <w:p>
            <w:pPr>
              <w:spacing w:line="360" w:lineRule="auto"/>
              <w:jc w:val="center"/>
              <w:rPr>
                <w:ins w:id="67"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潜力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68" w:author="wanao" w:date="2026-07-08T09:43:05Z"/>
        </w:trPr>
        <w:tc>
          <w:tcPr>
            <w:tcW w:w="3020" w:type="dxa"/>
            <w:vAlign w:val="center"/>
          </w:tcPr>
          <w:p>
            <w:pPr>
              <w:spacing w:line="360" w:lineRule="auto"/>
              <w:jc w:val="center"/>
              <w:rPr>
                <w:ins w:id="69"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5万-10万</w:t>
            </w:r>
          </w:p>
        </w:tc>
        <w:tc>
          <w:tcPr>
            <w:tcW w:w="3020" w:type="dxa"/>
            <w:vAlign w:val="center"/>
          </w:tcPr>
          <w:p>
            <w:pPr>
              <w:spacing w:line="360" w:lineRule="auto"/>
              <w:jc w:val="center"/>
              <w:rPr>
                <w:ins w:id="70"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四级</w:t>
            </w:r>
          </w:p>
        </w:tc>
        <w:tc>
          <w:tcPr>
            <w:tcW w:w="3020" w:type="dxa"/>
            <w:vAlign w:val="center"/>
          </w:tcPr>
          <w:p>
            <w:pPr>
              <w:spacing w:line="360" w:lineRule="auto"/>
              <w:jc w:val="center"/>
              <w:rPr>
                <w:ins w:id="71"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优质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72" w:author="wanao" w:date="2026-07-08T09:43:05Z"/>
        </w:trPr>
        <w:tc>
          <w:tcPr>
            <w:tcW w:w="3020" w:type="dxa"/>
            <w:vAlign w:val="center"/>
          </w:tcPr>
          <w:p>
            <w:pPr>
              <w:spacing w:line="360" w:lineRule="auto"/>
              <w:jc w:val="center"/>
              <w:rPr>
                <w:ins w:id="73"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10万-20万</w:t>
            </w:r>
          </w:p>
        </w:tc>
        <w:tc>
          <w:tcPr>
            <w:tcW w:w="3020" w:type="dxa"/>
            <w:vAlign w:val="center"/>
          </w:tcPr>
          <w:p>
            <w:pPr>
              <w:spacing w:line="360" w:lineRule="auto"/>
              <w:jc w:val="center"/>
              <w:rPr>
                <w:ins w:id="74"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五级</w:t>
            </w:r>
          </w:p>
        </w:tc>
        <w:tc>
          <w:tcPr>
            <w:tcW w:w="3020" w:type="dxa"/>
            <w:vAlign w:val="center"/>
          </w:tcPr>
          <w:p>
            <w:pPr>
              <w:spacing w:line="360" w:lineRule="auto"/>
              <w:jc w:val="center"/>
              <w:rPr>
                <w:ins w:id="75"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优质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76" w:author="wanao" w:date="2026-07-08T09:43:05Z"/>
        </w:trPr>
        <w:tc>
          <w:tcPr>
            <w:tcW w:w="3020" w:type="dxa"/>
            <w:vAlign w:val="center"/>
          </w:tcPr>
          <w:p>
            <w:pPr>
              <w:spacing w:line="360" w:lineRule="auto"/>
              <w:jc w:val="center"/>
              <w:rPr>
                <w:ins w:id="77"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20万-30万</w:t>
            </w:r>
          </w:p>
        </w:tc>
        <w:tc>
          <w:tcPr>
            <w:tcW w:w="3020" w:type="dxa"/>
            <w:vAlign w:val="center"/>
          </w:tcPr>
          <w:p>
            <w:pPr>
              <w:spacing w:line="360" w:lineRule="auto"/>
              <w:jc w:val="center"/>
              <w:rPr>
                <w:ins w:id="78"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六级</w:t>
            </w:r>
          </w:p>
        </w:tc>
        <w:tc>
          <w:tcPr>
            <w:tcW w:w="3020" w:type="dxa"/>
            <w:vAlign w:val="center"/>
          </w:tcPr>
          <w:p>
            <w:pPr>
              <w:spacing w:line="360" w:lineRule="auto"/>
              <w:jc w:val="center"/>
              <w:rPr>
                <w:ins w:id="79"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优质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80" w:author="wanao" w:date="2026-07-08T09:43:05Z"/>
        </w:trPr>
        <w:tc>
          <w:tcPr>
            <w:tcW w:w="3020" w:type="dxa"/>
            <w:vAlign w:val="center"/>
          </w:tcPr>
          <w:p>
            <w:pPr>
              <w:spacing w:line="360" w:lineRule="auto"/>
              <w:jc w:val="center"/>
              <w:rPr>
                <w:ins w:id="81"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30万-50万</w:t>
            </w:r>
          </w:p>
        </w:tc>
        <w:tc>
          <w:tcPr>
            <w:tcW w:w="3020" w:type="dxa"/>
            <w:vAlign w:val="center"/>
          </w:tcPr>
          <w:p>
            <w:pPr>
              <w:spacing w:line="360" w:lineRule="auto"/>
              <w:jc w:val="center"/>
              <w:rPr>
                <w:ins w:id="82"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七级</w:t>
            </w:r>
          </w:p>
        </w:tc>
        <w:tc>
          <w:tcPr>
            <w:tcW w:w="3020" w:type="dxa"/>
            <w:vAlign w:val="center"/>
          </w:tcPr>
          <w:p>
            <w:pPr>
              <w:spacing w:line="360" w:lineRule="auto"/>
              <w:jc w:val="center"/>
              <w:rPr>
                <w:ins w:id="83"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财富1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84" w:author="wanao" w:date="2026-07-08T09:43:05Z"/>
        </w:trPr>
        <w:tc>
          <w:tcPr>
            <w:tcW w:w="3020" w:type="dxa"/>
            <w:vAlign w:val="center"/>
          </w:tcPr>
          <w:p>
            <w:pPr>
              <w:spacing w:line="360" w:lineRule="auto"/>
              <w:jc w:val="center"/>
              <w:rPr>
                <w:ins w:id="85"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50万-100万</w:t>
            </w:r>
          </w:p>
        </w:tc>
        <w:tc>
          <w:tcPr>
            <w:tcW w:w="3020" w:type="dxa"/>
            <w:vAlign w:val="center"/>
          </w:tcPr>
          <w:p>
            <w:pPr>
              <w:spacing w:line="360" w:lineRule="auto"/>
              <w:jc w:val="center"/>
              <w:rPr>
                <w:ins w:id="86"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八级</w:t>
            </w:r>
          </w:p>
        </w:tc>
        <w:tc>
          <w:tcPr>
            <w:tcW w:w="3020" w:type="dxa"/>
            <w:vAlign w:val="center"/>
          </w:tcPr>
          <w:p>
            <w:pPr>
              <w:spacing w:line="360" w:lineRule="auto"/>
              <w:jc w:val="center"/>
              <w:rPr>
                <w:ins w:id="87"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财富2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88" w:author="wanao" w:date="2026-07-08T09:43:05Z"/>
        </w:trPr>
        <w:tc>
          <w:tcPr>
            <w:tcW w:w="3020" w:type="dxa"/>
            <w:vAlign w:val="center"/>
          </w:tcPr>
          <w:p>
            <w:pPr>
              <w:spacing w:line="360" w:lineRule="auto"/>
              <w:jc w:val="center"/>
              <w:rPr>
                <w:ins w:id="89"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100万-300万</w:t>
            </w:r>
          </w:p>
        </w:tc>
        <w:tc>
          <w:tcPr>
            <w:tcW w:w="3020" w:type="dxa"/>
            <w:vAlign w:val="center"/>
          </w:tcPr>
          <w:p>
            <w:pPr>
              <w:spacing w:line="360" w:lineRule="auto"/>
              <w:jc w:val="center"/>
              <w:rPr>
                <w:ins w:id="90"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九级</w:t>
            </w:r>
          </w:p>
        </w:tc>
        <w:tc>
          <w:tcPr>
            <w:tcW w:w="3020" w:type="dxa"/>
            <w:vAlign w:val="center"/>
          </w:tcPr>
          <w:p>
            <w:pPr>
              <w:spacing w:line="360" w:lineRule="auto"/>
              <w:jc w:val="center"/>
              <w:rPr>
                <w:ins w:id="91" w:author="wanao" w:date="2026-07-08T09:43:05Z"/>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贵宾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020" w:type="dxa"/>
            <w:vAlign w:val="center"/>
          </w:tcPr>
          <w:p>
            <w:pPr>
              <w:spacing w:line="360" w:lineRule="auto"/>
              <w:jc w:val="center"/>
              <w:rPr>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300万以上</w:t>
            </w:r>
          </w:p>
        </w:tc>
        <w:tc>
          <w:tcPr>
            <w:tcW w:w="3020" w:type="dxa"/>
            <w:vAlign w:val="center"/>
          </w:tcPr>
          <w:p>
            <w:pPr>
              <w:spacing w:line="360" w:lineRule="auto"/>
              <w:jc w:val="center"/>
              <w:rPr>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十级</w:t>
            </w:r>
          </w:p>
        </w:tc>
        <w:tc>
          <w:tcPr>
            <w:tcW w:w="3020" w:type="dxa"/>
            <w:vAlign w:val="center"/>
          </w:tcPr>
          <w:p>
            <w:pPr>
              <w:spacing w:line="360" w:lineRule="auto"/>
              <w:jc w:val="center"/>
              <w:rPr>
                <w:rFonts w:hint="default" w:ascii="仿宋" w:hAnsi="仿宋" w:eastAsia="仿宋"/>
                <w:color w:val="000000" w:themeColor="text1"/>
                <w:sz w:val="24"/>
                <w:szCs w:val="22"/>
                <w:vertAlign w:val="baseline"/>
                <w:lang w:val="en-US" w:eastAsia="zh-CN"/>
                <w14:textFill>
                  <w14:solidFill>
                    <w14:schemeClr w14:val="tx1"/>
                  </w14:solidFill>
                </w14:textFill>
              </w:rPr>
            </w:pPr>
            <w:r>
              <w:rPr>
                <w:rFonts w:hint="eastAsia" w:ascii="仿宋" w:hAnsi="仿宋" w:eastAsia="仿宋"/>
                <w:color w:val="000000" w:themeColor="text1"/>
                <w:sz w:val="24"/>
                <w:szCs w:val="22"/>
                <w:vertAlign w:val="baseline"/>
                <w:lang w:val="en-US" w:eastAsia="zh-CN"/>
                <w14:textFill>
                  <w14:solidFill>
                    <w14:schemeClr w14:val="tx1"/>
                  </w14:solidFill>
                </w14:textFill>
              </w:rPr>
              <w:t>私行</w:t>
            </w:r>
          </w:p>
        </w:tc>
      </w:tr>
    </w:tbl>
    <w:p>
      <w:pPr>
        <w:spacing w:line="360" w:lineRule="auto"/>
        <w:ind w:firstLine="0"/>
        <w:jc w:val="center"/>
        <w:rPr>
          <w:rFonts w:hint="default" w:ascii="仿宋" w:hAnsi="仿宋" w:eastAsia="仿宋"/>
          <w:color w:val="000000" w:themeColor="text1"/>
          <w:sz w:val="24"/>
          <w:szCs w:val="22"/>
          <w:lang w:val="en-US" w:eastAsia="zh-CN"/>
          <w14:textFill>
            <w14:solidFill>
              <w14:schemeClr w14:val="tx1"/>
            </w14:solidFill>
          </w14:textFill>
        </w:rPr>
        <w:pPrChange w:id="92" w:author="wanao" w:date="2026-07-08T09:42:55Z">
          <w:pPr>
            <w:spacing w:line="360" w:lineRule="auto"/>
            <w:ind w:firstLine="420"/>
          </w:pPr>
        </w:pPrChange>
      </w:pPr>
    </w:p>
    <w:p>
      <w:pPr>
        <w:spacing w:line="360" w:lineRule="auto"/>
        <w:ind w:firstLine="420"/>
        <w:rPr>
          <w:rFonts w:ascii="仿宋" w:hAnsi="仿宋" w:eastAsia="仿宋"/>
          <w:color w:val="FF0000"/>
          <w:sz w:val="24"/>
          <w:szCs w:val="22"/>
        </w:rPr>
      </w:pPr>
      <w:r>
        <w:rPr>
          <w:rFonts w:hint="eastAsia" w:ascii="仿宋" w:hAnsi="仿宋" w:eastAsia="仿宋"/>
          <w:color w:val="000000" w:themeColor="text1"/>
          <w:sz w:val="24"/>
          <w:szCs w:val="22"/>
          <w14:textFill>
            <w14:solidFill>
              <w14:schemeClr w14:val="tx1"/>
            </w14:solidFill>
          </w14:textFill>
        </w:rPr>
        <w:t>本系统投产时，最初的管户关系应沿用原CRM系统的存量管户关系进行初始化，避免上线初期因强制重分配客户引发业务争议。</w:t>
      </w:r>
    </w:p>
    <w:p>
      <w:pPr>
        <w:pStyle w:val="4"/>
        <w:numPr>
          <w:ilvl w:val="1"/>
          <w:numId w:val="13"/>
        </w:numPr>
        <w:spacing w:line="360" w:lineRule="auto"/>
        <w:ind w:left="567"/>
      </w:pPr>
      <w:bookmarkStart w:id="41" w:name="_Toc233295816"/>
      <w:r>
        <w:rPr>
          <w:rFonts w:hint="eastAsia"/>
        </w:rPr>
        <w:t>权限矩阵</w:t>
      </w:r>
      <w:bookmarkEnd w:id="41"/>
    </w:p>
    <w:p>
      <w:pPr>
        <w:spacing w:line="360" w:lineRule="auto"/>
        <w:ind w:firstLine="420"/>
        <w:rPr>
          <w:rFonts w:hint="eastAsia" w:ascii="仿宋" w:hAnsi="仿宋" w:eastAsia="仿宋"/>
          <w:color w:val="000000" w:themeColor="text1"/>
          <w:sz w:val="24"/>
          <w:szCs w:val="22"/>
          <w:lang w:val="en-US" w:eastAsia="zh-CN"/>
          <w14:textFill>
            <w14:solidFill>
              <w14:schemeClr w14:val="tx1"/>
            </w14:solidFill>
          </w14:textFill>
        </w:rPr>
      </w:pPr>
      <w:r>
        <w:rPr>
          <w:rFonts w:hint="eastAsia" w:ascii="仿宋" w:hAnsi="仿宋" w:eastAsia="仿宋"/>
          <w:color w:val="000000" w:themeColor="text1"/>
          <w:sz w:val="24"/>
          <w:szCs w:val="22"/>
          <w:lang w:val="en-US" w:eastAsia="zh-CN"/>
          <w14:textFill>
            <w14:solidFill>
              <w14:schemeClr w14:val="tx1"/>
            </w14:solidFill>
          </w14:textFill>
        </w:rPr>
        <w:t>系统岗位权限初始化如下表：</w:t>
      </w:r>
    </w:p>
    <w:p>
      <w:pPr>
        <w:spacing w:line="360" w:lineRule="auto"/>
        <w:ind w:firstLine="420"/>
        <w:rPr>
          <w:rFonts w:hint="default" w:ascii="仿宋" w:hAnsi="仿宋" w:eastAsia="仿宋"/>
          <w:color w:val="000000" w:themeColor="text1"/>
          <w:sz w:val="24"/>
          <w:szCs w:val="22"/>
          <w:lang w:val="en-US" w:eastAsia="zh-CN"/>
          <w14:textFill>
            <w14:solidFill>
              <w14:schemeClr w14:val="tx1"/>
            </w14:solidFill>
          </w14:textFill>
        </w:rPr>
      </w:pPr>
      <w:r>
        <w:rPr>
          <w:rFonts w:hint="default" w:ascii="仿宋" w:hAnsi="仿宋" w:eastAsia="仿宋"/>
          <w:color w:val="000000" w:themeColor="text1"/>
          <w:sz w:val="24"/>
          <w:szCs w:val="22"/>
          <w:lang w:val="en-US" w:eastAsia="zh-CN"/>
          <w14:textFill>
            <w14:solidFill>
              <w14:schemeClr w14:val="tx1"/>
            </w14:solidFill>
          </w14:textFill>
        </w:rPr>
        <w:object>
          <v:shape id="_x0000_i1025" o:spt="75" type="#_x0000_t75" style="height:65.25pt;width:72.4pt;" o:ole="t" filled="f" o:preferrelative="t" stroked="f" coordsize="21600,21600">
            <v:path/>
            <v:fill on="f" focussize="0,0"/>
            <v:stroke on="f"/>
            <v:imagedata r:id="rId7" o:title=""/>
            <o:lock v:ext="edit" aspectratio="t"/>
            <w10:wrap type="none"/>
            <w10:anchorlock/>
          </v:shape>
          <o:OLEObject Type="Embed" ProgID="Excel.Sheet.12" ShapeID="_x0000_i1025" DrawAspect="Icon" ObjectID="_1468075725" r:id="rId6">
            <o:LockedField>false</o:LockedField>
          </o:OLEObject>
        </w:object>
      </w:r>
    </w:p>
    <w:p>
      <w:pPr>
        <w:pStyle w:val="4"/>
        <w:numPr>
          <w:ilvl w:val="1"/>
          <w:numId w:val="13"/>
        </w:numPr>
        <w:spacing w:line="360" w:lineRule="auto"/>
        <w:ind w:left="567"/>
      </w:pPr>
      <w:bookmarkStart w:id="42" w:name="_Toc233295817"/>
      <w:r>
        <w:rPr>
          <w:rFonts w:hint="eastAsia"/>
        </w:rPr>
        <w:t>关联系统</w:t>
      </w:r>
      <w:bookmarkEnd w:id="42"/>
      <w:bookmarkStart w:id="43" w:name="_Toc65639773"/>
      <w:bookmarkStart w:id="44" w:name="_Toc47761741"/>
      <w:bookmarkStart w:id="45" w:name="_Toc65639702"/>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843"/>
        <w:gridCol w:w="6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shd w:val="clear" w:color="auto" w:fill="FFFFFF"/>
          </w:tcPr>
          <w:p>
            <w:pPr>
              <w:spacing w:line="360" w:lineRule="auto"/>
              <w:rPr>
                <w:rFonts w:ascii="仿宋" w:hAnsi="仿宋" w:eastAsia="仿宋"/>
              </w:rPr>
            </w:pPr>
            <w:r>
              <w:rPr>
                <w:rFonts w:hint="eastAsia" w:ascii="仿宋" w:hAnsi="仿宋" w:eastAsia="仿宋"/>
                <w:b/>
                <w:color w:val="000000"/>
                <w:sz w:val="24"/>
              </w:rPr>
              <w:t>序号</w:t>
            </w:r>
          </w:p>
        </w:tc>
        <w:tc>
          <w:tcPr>
            <w:tcW w:w="1843" w:type="dxa"/>
            <w:shd w:val="clear" w:color="auto" w:fill="FFFFFF"/>
          </w:tcPr>
          <w:p>
            <w:pPr>
              <w:spacing w:line="360" w:lineRule="auto"/>
              <w:rPr>
                <w:rFonts w:ascii="仿宋" w:hAnsi="仿宋" w:eastAsia="仿宋"/>
              </w:rPr>
            </w:pPr>
            <w:r>
              <w:rPr>
                <w:rFonts w:hint="eastAsia" w:ascii="仿宋" w:hAnsi="仿宋" w:eastAsia="仿宋"/>
                <w:b/>
                <w:color w:val="000000"/>
                <w:sz w:val="24"/>
              </w:rPr>
              <w:t>关联系统名称</w:t>
            </w:r>
          </w:p>
        </w:tc>
        <w:tc>
          <w:tcPr>
            <w:tcW w:w="6400" w:type="dxa"/>
            <w:shd w:val="clear" w:color="auto" w:fill="FFFFFF"/>
          </w:tcPr>
          <w:p>
            <w:pPr>
              <w:spacing w:line="360" w:lineRule="auto"/>
              <w:rPr>
                <w:rFonts w:ascii="仿宋" w:hAnsi="仿宋" w:eastAsia="仿宋"/>
              </w:rPr>
            </w:pPr>
            <w:r>
              <w:rPr>
                <w:rFonts w:hint="eastAsia" w:ascii="仿宋" w:hAnsi="仿宋" w:eastAsia="仿宋"/>
                <w:b/>
                <w:color w:val="000000"/>
                <w:sz w:val="24"/>
              </w:rPr>
              <w:t>关联系统需求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tcPr>
          <w:p>
            <w:pPr>
              <w:spacing w:line="360" w:lineRule="auto"/>
              <w:jc w:val="center"/>
              <w:rPr>
                <w:rFonts w:ascii="仿宋" w:hAnsi="仿宋" w:eastAsia="仿宋"/>
                <w:sz w:val="24"/>
                <w:szCs w:val="24"/>
              </w:rPr>
            </w:pPr>
            <w:r>
              <w:rPr>
                <w:rFonts w:hint="eastAsia" w:ascii="仿宋" w:hAnsi="仿宋" w:eastAsia="仿宋"/>
                <w:sz w:val="24"/>
                <w:szCs w:val="24"/>
              </w:rPr>
              <w:t>1</w:t>
            </w:r>
          </w:p>
        </w:tc>
        <w:tc>
          <w:tcPr>
            <w:tcW w:w="1843" w:type="dxa"/>
          </w:tcPr>
          <w:p>
            <w:pPr>
              <w:spacing w:line="360" w:lineRule="auto"/>
              <w:rPr>
                <w:rFonts w:ascii="仿宋" w:hAnsi="仿宋" w:eastAsia="仿宋"/>
                <w:sz w:val="24"/>
                <w:szCs w:val="24"/>
              </w:rPr>
            </w:pPr>
            <w:r>
              <w:rPr>
                <w:rFonts w:hint="eastAsia" w:ascii="仿宋" w:hAnsi="仿宋" w:eastAsia="仿宋"/>
                <w:sz w:val="24"/>
                <w:szCs w:val="24"/>
              </w:rPr>
              <w:t>短信平台</w:t>
            </w:r>
          </w:p>
        </w:tc>
        <w:tc>
          <w:tcPr>
            <w:tcW w:w="6400" w:type="dxa"/>
          </w:tcPr>
          <w:p>
            <w:pPr>
              <w:spacing w:line="360" w:lineRule="auto"/>
              <w:rPr>
                <w:rFonts w:ascii="仿宋" w:hAnsi="仿宋" w:eastAsia="仿宋"/>
                <w:sz w:val="24"/>
                <w:szCs w:val="24"/>
              </w:rPr>
            </w:pPr>
            <w:r>
              <w:rPr>
                <w:rFonts w:hint="eastAsia" w:ascii="仿宋" w:hAnsi="仿宋" w:eastAsia="仿宋"/>
                <w:sz w:val="24"/>
                <w:szCs w:val="24"/>
              </w:rPr>
              <w:t>CRM系统调短信平台的短信发送接口，实现短信的发送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tcPr>
          <w:p>
            <w:pPr>
              <w:spacing w:line="360" w:lineRule="auto"/>
              <w:jc w:val="center"/>
              <w:rPr>
                <w:rFonts w:ascii="仿宋" w:hAnsi="仿宋" w:eastAsia="仿宋"/>
                <w:color w:val="000000"/>
                <w:sz w:val="24"/>
                <w:szCs w:val="24"/>
              </w:rPr>
            </w:pPr>
            <w:r>
              <w:rPr>
                <w:rFonts w:hint="eastAsia" w:ascii="仿宋" w:hAnsi="仿宋" w:eastAsia="仿宋"/>
                <w:color w:val="000000"/>
                <w:sz w:val="24"/>
                <w:szCs w:val="24"/>
              </w:rPr>
              <w:t>2</w:t>
            </w:r>
          </w:p>
        </w:tc>
        <w:tc>
          <w:tcPr>
            <w:tcW w:w="1843" w:type="dxa"/>
          </w:tcPr>
          <w:p>
            <w:pPr>
              <w:spacing w:line="360" w:lineRule="auto"/>
              <w:rPr>
                <w:rFonts w:hint="default" w:ascii="仿宋" w:hAnsi="仿宋" w:eastAsia="仿宋"/>
                <w:color w:val="000000"/>
                <w:sz w:val="24"/>
                <w:szCs w:val="24"/>
                <w:lang w:val="en-US" w:eastAsia="zh-CN"/>
              </w:rPr>
            </w:pPr>
            <w:r>
              <w:rPr>
                <w:rFonts w:hint="eastAsia" w:ascii="仿宋" w:hAnsi="仿宋" w:eastAsia="仿宋"/>
                <w:color w:val="000000"/>
                <w:sz w:val="24"/>
                <w:szCs w:val="24"/>
                <w:lang w:val="en-US" w:eastAsia="zh-CN"/>
              </w:rPr>
              <w:t>ESB</w:t>
            </w:r>
          </w:p>
        </w:tc>
        <w:tc>
          <w:tcPr>
            <w:tcW w:w="6400" w:type="dxa"/>
          </w:tcPr>
          <w:p>
            <w:pPr>
              <w:spacing w:line="360" w:lineRule="auto"/>
              <w:rPr>
                <w:rFonts w:hint="default" w:ascii="仿宋" w:hAnsi="仿宋" w:eastAsia="仿宋"/>
                <w:color w:val="000000"/>
                <w:sz w:val="24"/>
                <w:szCs w:val="24"/>
                <w:lang w:val="en-US" w:eastAsia="zh-CN"/>
              </w:rPr>
            </w:pPr>
            <w:r>
              <w:rPr>
                <w:rFonts w:hint="eastAsia" w:ascii="仿宋" w:hAnsi="仿宋" w:eastAsia="仿宋"/>
                <w:color w:val="000000"/>
                <w:sz w:val="24"/>
                <w:szCs w:val="24"/>
                <w:lang w:val="en-US" w:eastAsia="zh-CN"/>
              </w:rPr>
              <w:t>调ESB的手机银行相关接口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tcPr>
          <w:p>
            <w:pPr>
              <w:spacing w:line="360" w:lineRule="auto"/>
              <w:jc w:val="center"/>
              <w:rPr>
                <w:rFonts w:ascii="仿宋" w:hAnsi="仿宋" w:eastAsia="仿宋"/>
                <w:sz w:val="24"/>
                <w:szCs w:val="24"/>
              </w:rPr>
            </w:pPr>
            <w:r>
              <w:rPr>
                <w:rFonts w:hint="eastAsia" w:ascii="仿宋" w:hAnsi="仿宋" w:eastAsia="仿宋"/>
                <w:sz w:val="24"/>
                <w:szCs w:val="24"/>
              </w:rPr>
              <w:t>3</w:t>
            </w:r>
          </w:p>
        </w:tc>
        <w:tc>
          <w:tcPr>
            <w:tcW w:w="1843" w:type="dxa"/>
          </w:tcPr>
          <w:p>
            <w:pPr>
              <w:spacing w:line="360" w:lineRule="auto"/>
              <w:rPr>
                <w:rFonts w:ascii="仿宋" w:hAnsi="仿宋" w:eastAsia="仿宋"/>
                <w:sz w:val="24"/>
                <w:szCs w:val="24"/>
              </w:rPr>
            </w:pPr>
            <w:r>
              <w:rPr>
                <w:rFonts w:hint="eastAsia" w:ascii="仿宋" w:hAnsi="仿宋" w:eastAsia="仿宋"/>
                <w:sz w:val="24"/>
                <w:szCs w:val="24"/>
              </w:rPr>
              <w:t>大数据平台</w:t>
            </w:r>
          </w:p>
        </w:tc>
        <w:tc>
          <w:tcPr>
            <w:tcW w:w="6400" w:type="dxa"/>
          </w:tcPr>
          <w:p>
            <w:pPr>
              <w:spacing w:line="360" w:lineRule="auto"/>
              <w:rPr>
                <w:rFonts w:ascii="仿宋" w:hAnsi="仿宋" w:eastAsia="仿宋"/>
                <w:sz w:val="24"/>
                <w:szCs w:val="24"/>
              </w:rPr>
            </w:pPr>
            <w:r>
              <w:rPr>
                <w:rFonts w:hint="eastAsia" w:ascii="仿宋" w:hAnsi="仿宋" w:eastAsia="仿宋"/>
                <w:sz w:val="24"/>
                <w:szCs w:val="24"/>
              </w:rPr>
              <w:t>依赖大数据平台提供上游系统的数据文件与结果数据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tcPr>
          <w:p>
            <w:pPr>
              <w:spacing w:line="360" w:lineRule="auto"/>
              <w:jc w:val="center"/>
              <w:rPr>
                <w:rFonts w:ascii="仿宋" w:hAnsi="仿宋" w:eastAsia="仿宋"/>
                <w:sz w:val="24"/>
                <w:szCs w:val="24"/>
              </w:rPr>
            </w:pPr>
            <w:r>
              <w:rPr>
                <w:rFonts w:hint="eastAsia" w:ascii="仿宋" w:hAnsi="仿宋" w:eastAsia="仿宋"/>
                <w:sz w:val="24"/>
                <w:szCs w:val="24"/>
              </w:rPr>
              <w:t>4</w:t>
            </w:r>
          </w:p>
        </w:tc>
        <w:tc>
          <w:tcPr>
            <w:tcW w:w="1843" w:type="dxa"/>
          </w:tcPr>
          <w:p>
            <w:pPr>
              <w:spacing w:line="360" w:lineRule="auto"/>
              <w:rPr>
                <w:rFonts w:ascii="仿宋" w:hAnsi="仿宋" w:eastAsia="仿宋"/>
                <w:sz w:val="24"/>
                <w:szCs w:val="24"/>
              </w:rPr>
            </w:pPr>
            <w:r>
              <w:rPr>
                <w:rFonts w:hint="eastAsia" w:ascii="仿宋" w:hAnsi="仿宋" w:eastAsia="仿宋"/>
                <w:sz w:val="24"/>
                <w:szCs w:val="24"/>
              </w:rPr>
              <w:t>企业微信</w:t>
            </w:r>
          </w:p>
        </w:tc>
        <w:tc>
          <w:tcPr>
            <w:tcW w:w="6400" w:type="dxa"/>
          </w:tcPr>
          <w:p>
            <w:pPr>
              <w:spacing w:line="360" w:lineRule="auto"/>
              <w:rPr>
                <w:rFonts w:ascii="仿宋" w:hAnsi="仿宋" w:eastAsia="仿宋"/>
                <w:sz w:val="24"/>
                <w:szCs w:val="24"/>
              </w:rPr>
            </w:pPr>
            <w:r>
              <w:rPr>
                <w:rFonts w:hint="eastAsia" w:ascii="仿宋" w:hAnsi="仿宋" w:eastAsia="仿宋"/>
                <w:sz w:val="24"/>
                <w:szCs w:val="24"/>
              </w:rPr>
              <w:t>移动端载体，移动CRM</w:t>
            </w:r>
            <w:r>
              <w:rPr>
                <w:rFonts w:ascii="仿宋" w:hAnsi="仿宋" w:eastAsia="仿宋"/>
                <w:sz w:val="24"/>
                <w:szCs w:val="24"/>
              </w:rPr>
              <w:t xml:space="preserve"> </w:t>
            </w:r>
            <w:r>
              <w:rPr>
                <w:rFonts w:hint="eastAsia" w:ascii="仿宋" w:hAnsi="仿宋" w:eastAsia="仿宋"/>
                <w:sz w:val="24"/>
                <w:szCs w:val="24"/>
              </w:rPr>
              <w:t>H</w:t>
            </w:r>
            <w:r>
              <w:rPr>
                <w:rFonts w:ascii="仿宋" w:hAnsi="仿宋" w:eastAsia="仿宋"/>
                <w:sz w:val="24"/>
                <w:szCs w:val="24"/>
              </w:rPr>
              <w:t>5</w:t>
            </w:r>
            <w:r>
              <w:rPr>
                <w:rFonts w:hint="eastAsia" w:ascii="仿宋" w:hAnsi="仿宋" w:eastAsia="仿宋"/>
                <w:sz w:val="24"/>
                <w:szCs w:val="24"/>
              </w:rPr>
              <w:t>嵌入企微工作台，需要进行用户统一认证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tcPr>
          <w:p>
            <w:pPr>
              <w:spacing w:line="360" w:lineRule="auto"/>
              <w:jc w:val="center"/>
              <w:rPr>
                <w:rFonts w:ascii="仿宋" w:hAnsi="仿宋" w:eastAsia="仿宋"/>
                <w:sz w:val="24"/>
                <w:szCs w:val="24"/>
              </w:rPr>
            </w:pPr>
            <w:r>
              <w:rPr>
                <w:rFonts w:hint="eastAsia" w:ascii="仿宋" w:hAnsi="仿宋" w:eastAsia="仿宋"/>
                <w:sz w:val="24"/>
                <w:szCs w:val="24"/>
              </w:rPr>
              <w:t>5</w:t>
            </w:r>
          </w:p>
        </w:tc>
        <w:tc>
          <w:tcPr>
            <w:tcW w:w="1843" w:type="dxa"/>
          </w:tcPr>
          <w:p>
            <w:pPr>
              <w:spacing w:line="360" w:lineRule="auto"/>
              <w:rPr>
                <w:rFonts w:ascii="仿宋" w:hAnsi="仿宋" w:eastAsia="仿宋"/>
                <w:sz w:val="24"/>
                <w:szCs w:val="24"/>
              </w:rPr>
            </w:pPr>
            <w:r>
              <w:rPr>
                <w:rFonts w:hint="eastAsia" w:ascii="仿宋" w:hAnsi="仿宋" w:eastAsia="仿宋"/>
                <w:sz w:val="24"/>
                <w:szCs w:val="24"/>
              </w:rPr>
              <w:t>手机银行</w:t>
            </w:r>
          </w:p>
        </w:tc>
        <w:tc>
          <w:tcPr>
            <w:tcW w:w="6400" w:type="dxa"/>
          </w:tcPr>
          <w:p>
            <w:pPr>
              <w:spacing w:line="360" w:lineRule="auto"/>
              <w:rPr>
                <w:rFonts w:ascii="仿宋" w:hAnsi="仿宋" w:eastAsia="仿宋"/>
                <w:sz w:val="24"/>
                <w:szCs w:val="24"/>
              </w:rPr>
            </w:pPr>
            <w:r>
              <w:rPr>
                <w:rFonts w:hint="eastAsia" w:ascii="仿宋" w:hAnsi="仿宋" w:eastAsia="仿宋"/>
                <w:sz w:val="24"/>
                <w:szCs w:val="24"/>
              </w:rPr>
              <w:t>1、在企微端分享产品时，拉起手机银行直接在手机银行打开产品的购买页面，形成线上化的闭环。</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w:t>
            </w:r>
            <w:r>
              <w:rPr>
                <w:rFonts w:hint="eastAsia" w:ascii="仿宋" w:hAnsi="仿宋" w:eastAsia="仿宋"/>
                <w:color w:val="FF0000"/>
                <w:sz w:val="24"/>
                <w:szCs w:val="24"/>
              </w:rPr>
              <w:t>手机银行端要增加客户转介的入口，将转介客户对接到CRM系统</w:t>
            </w:r>
          </w:p>
        </w:tc>
      </w:tr>
    </w:tbl>
    <w:p>
      <w:pPr>
        <w:pStyle w:val="3"/>
        <w:numPr>
          <w:ilvl w:val="0"/>
          <w:numId w:val="11"/>
        </w:numPr>
        <w:tabs>
          <w:tab w:val="left" w:pos="105"/>
          <w:tab w:val="left" w:pos="315"/>
        </w:tabs>
        <w:adjustRightInd w:val="0"/>
        <w:spacing w:before="0" w:line="360" w:lineRule="auto"/>
        <w:textAlignment w:val="baseline"/>
      </w:pPr>
      <w:bookmarkStart w:id="46" w:name="_Toc436298705"/>
      <w:bookmarkStart w:id="47" w:name="_Toc436294730"/>
      <w:bookmarkStart w:id="48" w:name="_Toc436297441"/>
      <w:bookmarkStart w:id="49" w:name="_Toc233295818"/>
      <w:bookmarkStart w:id="50" w:name="_Toc436297788"/>
      <w:bookmarkStart w:id="51" w:name="_Toc436299428"/>
      <w:bookmarkStart w:id="52" w:name="_Toc436318463"/>
      <w:r>
        <w:rPr>
          <w:rFonts w:hint="eastAsia"/>
          <w:kern w:val="0"/>
          <w:sz w:val="32"/>
          <w:szCs w:val="32"/>
        </w:rPr>
        <w:t>PC端功能需求</w:t>
      </w:r>
      <w:bookmarkEnd w:id="46"/>
      <w:bookmarkEnd w:id="47"/>
      <w:bookmarkEnd w:id="48"/>
      <w:bookmarkEnd w:id="49"/>
      <w:bookmarkEnd w:id="50"/>
      <w:bookmarkEnd w:id="51"/>
      <w:bookmarkEnd w:id="52"/>
      <w:r>
        <w:rPr>
          <w:rFonts w:hint="eastAsia"/>
        </w:rPr>
        <w:tab/>
      </w:r>
    </w:p>
    <w:p>
      <w:pPr>
        <w:pStyle w:val="4"/>
        <w:numPr>
          <w:ilvl w:val="1"/>
          <w:numId w:val="14"/>
        </w:numPr>
        <w:spacing w:line="360" w:lineRule="auto"/>
      </w:pPr>
      <w:bookmarkStart w:id="53" w:name="_Toc436299429"/>
      <w:bookmarkStart w:id="54" w:name="_Toc436297789"/>
      <w:bookmarkStart w:id="55" w:name="_Toc436298706"/>
      <w:bookmarkStart w:id="56" w:name="_Toc436318464"/>
      <w:bookmarkStart w:id="57" w:name="_Toc436294731"/>
      <w:bookmarkStart w:id="58" w:name="_Toc436297442"/>
      <w:bookmarkStart w:id="59" w:name="_Toc233295819"/>
      <w:r>
        <w:rPr>
          <w:rFonts w:hint="eastAsia"/>
        </w:rPr>
        <w:t>系统</w:t>
      </w:r>
      <w:bookmarkEnd w:id="53"/>
      <w:bookmarkEnd w:id="54"/>
      <w:bookmarkEnd w:id="55"/>
      <w:bookmarkEnd w:id="56"/>
      <w:bookmarkEnd w:id="57"/>
      <w:bookmarkEnd w:id="58"/>
      <w:r>
        <w:rPr>
          <w:rFonts w:hint="eastAsia"/>
        </w:rPr>
        <w:t>业务流程图</w:t>
      </w:r>
      <w:bookmarkEnd w:id="59"/>
    </w:p>
    <w:p>
      <w:pPr>
        <w:pStyle w:val="172"/>
        <w:spacing w:line="360" w:lineRule="auto"/>
        <w:ind w:left="425" w:firstLine="0" w:firstLineChars="0"/>
        <w:rPr>
          <w:rFonts w:ascii="仿宋" w:hAnsi="仿宋" w:eastAsia="仿宋"/>
          <w:sz w:val="24"/>
          <w:szCs w:val="24"/>
        </w:rPr>
      </w:pPr>
      <w:r>
        <w:rPr>
          <w:rFonts w:hint="eastAsia" w:ascii="仿宋" w:hAnsi="仿宋" w:eastAsia="仿宋"/>
          <w:color w:val="000000"/>
          <w:sz w:val="24"/>
          <w:szCs w:val="24"/>
        </w:rPr>
        <w:t>[说明]：对该业务的处理流程进行详细描述，并辅以流程图。</w:t>
      </w:r>
    </w:p>
    <w:p>
      <w:pPr>
        <w:pStyle w:val="4"/>
        <w:numPr>
          <w:ilvl w:val="1"/>
          <w:numId w:val="14"/>
        </w:numPr>
        <w:spacing w:line="360" w:lineRule="auto"/>
      </w:pPr>
      <w:bookmarkStart w:id="60" w:name="_Toc233295820"/>
      <w:r>
        <w:rPr>
          <w:rFonts w:hint="eastAsia"/>
        </w:rPr>
        <w:t>公共功能</w:t>
      </w:r>
      <w:bookmarkEnd w:id="60"/>
    </w:p>
    <w:p>
      <w:pPr>
        <w:pStyle w:val="5"/>
        <w:numPr>
          <w:ilvl w:val="2"/>
          <w:numId w:val="14"/>
        </w:numPr>
        <w:spacing w:line="360" w:lineRule="auto"/>
        <w:ind w:left="993" w:hanging="993"/>
        <w:rPr>
          <w:sz w:val="28"/>
          <w:szCs w:val="28"/>
        </w:rPr>
      </w:pPr>
      <w:bookmarkStart w:id="61" w:name="_Toc233295821"/>
      <w:r>
        <w:rPr>
          <w:rFonts w:hint="eastAsia"/>
          <w:sz w:val="28"/>
          <w:szCs w:val="28"/>
        </w:rPr>
        <w:t>智能搜索</w:t>
      </w:r>
      <w:bookmarkEnd w:id="61"/>
    </w:p>
    <w:p>
      <w:pPr>
        <w:pStyle w:val="6"/>
        <w:numPr>
          <w:ilvl w:val="3"/>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支持用户通过</w:t>
      </w:r>
      <w:r>
        <w:rPr>
          <w:rFonts w:hint="eastAsia" w:ascii="仿宋" w:hAnsi="仿宋" w:eastAsia="仿宋"/>
          <w:color w:val="000000"/>
          <w:sz w:val="24"/>
        </w:rPr>
        <w:t>统一智能搜</w:t>
      </w:r>
      <w:r>
        <w:rPr>
          <w:rFonts w:ascii="仿宋" w:hAnsi="仿宋" w:eastAsia="仿宋"/>
          <w:color w:val="000000"/>
          <w:sz w:val="24"/>
        </w:rPr>
        <w:t>索入口快速检索权限范围内的客户信息，并</w:t>
      </w:r>
      <w:r>
        <w:rPr>
          <w:rFonts w:hint="eastAsia" w:ascii="仿宋" w:hAnsi="仿宋" w:eastAsia="仿宋"/>
          <w:color w:val="000000"/>
          <w:sz w:val="24"/>
        </w:rPr>
        <w:t>支持</w:t>
      </w:r>
      <w:r>
        <w:rPr>
          <w:rFonts w:ascii="仿宋" w:hAnsi="仿宋" w:eastAsia="仿宋"/>
          <w:color w:val="000000"/>
          <w:sz w:val="24"/>
        </w:rPr>
        <w:t>跳转</w:t>
      </w:r>
      <w:r>
        <w:rPr>
          <w:rFonts w:hint="eastAsia" w:ascii="仿宋" w:hAnsi="仿宋" w:eastAsia="仿宋"/>
          <w:color w:val="000000"/>
          <w:sz w:val="24"/>
        </w:rPr>
        <w:t>客户3</w:t>
      </w:r>
      <w:r>
        <w:rPr>
          <w:rFonts w:ascii="仿宋" w:hAnsi="仿宋" w:eastAsia="仿宋"/>
          <w:color w:val="000000"/>
          <w:sz w:val="24"/>
        </w:rPr>
        <w:t>60</w:t>
      </w:r>
      <w:r>
        <w:rPr>
          <w:rFonts w:hint="eastAsia" w:ascii="仿宋" w:hAnsi="仿宋" w:eastAsia="仿宋"/>
          <w:color w:val="000000"/>
          <w:sz w:val="24"/>
        </w:rPr>
        <w:t>视图</w:t>
      </w:r>
      <w:r>
        <w:rPr>
          <w:rFonts w:ascii="仿宋" w:hAnsi="仿宋" w:eastAsia="仿宋"/>
          <w:color w:val="000000"/>
          <w:sz w:val="24"/>
        </w:rPr>
        <w:t>，帮助用户提升客户查找访问效率</w:t>
      </w:r>
      <w:r>
        <w:rPr>
          <w:rFonts w:hint="eastAsia" w:ascii="仿宋" w:hAnsi="仿宋" w:eastAsia="仿宋"/>
          <w:color w:val="000000"/>
          <w:sz w:val="24"/>
        </w:rPr>
        <w:t>。</w:t>
      </w:r>
    </w:p>
    <w:p>
      <w:pPr>
        <w:pStyle w:val="6"/>
        <w:numPr>
          <w:ilvl w:val="3"/>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用户进入智能搜索入口后，系统默认进入客户搜索模式，并展示历史搜索记录。</w:t>
      </w:r>
    </w:p>
    <w:p>
      <w:pPr>
        <w:spacing w:line="360" w:lineRule="auto"/>
        <w:rPr>
          <w:rFonts w:ascii="仿宋" w:hAnsi="仿宋" w:eastAsia="仿宋"/>
        </w:rPr>
      </w:pPr>
      <w:r>
        <w:rPr>
          <w:rFonts w:ascii="仿宋" w:hAnsi="仿宋" w:eastAsia="仿宋"/>
          <w:color w:val="000000"/>
          <w:sz w:val="24"/>
        </w:rPr>
        <w:t>用户输入姓名、手机号或证件号等关键词后，系统返回符合条件的客户搜索结果。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搜索文本</w:t>
            </w:r>
          </w:p>
        </w:tc>
        <w:tc>
          <w:tcPr>
            <w:tcW w:w="2270" w:type="dxa"/>
          </w:tcPr>
          <w:p>
            <w:pPr>
              <w:spacing w:line="360" w:lineRule="auto"/>
              <w:rPr>
                <w:rFonts w:ascii="仿宋" w:hAnsi="仿宋" w:eastAsia="仿宋"/>
              </w:rPr>
            </w:pPr>
            <w:r>
              <w:rPr>
                <w:rFonts w:ascii="仿宋" w:hAnsi="仿宋" w:eastAsia="仿宋"/>
                <w:color w:val="000000"/>
                <w:sz w:val="24"/>
              </w:rPr>
              <w:t>非必输；支持模糊查询</w:t>
            </w:r>
          </w:p>
        </w:tc>
        <w:tc>
          <w:tcPr>
            <w:tcW w:w="2260" w:type="dxa"/>
          </w:tcPr>
          <w:p>
            <w:pPr>
              <w:spacing w:line="360" w:lineRule="auto"/>
              <w:rPr>
                <w:rFonts w:ascii="仿宋" w:hAnsi="仿宋" w:eastAsia="仿宋"/>
              </w:rPr>
            </w:pPr>
            <w:r>
              <w:rPr>
                <w:rFonts w:ascii="仿宋" w:hAnsi="仿宋" w:eastAsia="仿宋"/>
                <w:color w:val="000000"/>
                <w:sz w:val="24"/>
              </w:rPr>
              <w:t>文本</w:t>
            </w:r>
          </w:p>
        </w:tc>
        <w:tc>
          <w:tcPr>
            <w:tcW w:w="2270" w:type="dxa"/>
          </w:tcPr>
          <w:p>
            <w:pPr>
              <w:spacing w:line="360" w:lineRule="auto"/>
              <w:rPr>
                <w:rFonts w:ascii="仿宋" w:hAnsi="仿宋" w:eastAsia="仿宋"/>
              </w:rPr>
            </w:pPr>
            <w:r>
              <w:rPr>
                <w:rFonts w:ascii="仿宋" w:hAnsi="仿宋" w:eastAsia="仿宋"/>
                <w:color w:val="000000"/>
                <w:sz w:val="24"/>
              </w:rPr>
              <w:t>输入客户姓名、手机号、证件号等关键词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历史记录</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文本/按钮</w:t>
            </w:r>
          </w:p>
        </w:tc>
        <w:tc>
          <w:tcPr>
            <w:tcW w:w="2270" w:type="dxa"/>
          </w:tcPr>
          <w:p>
            <w:pPr>
              <w:spacing w:line="360" w:lineRule="auto"/>
              <w:rPr>
                <w:rFonts w:ascii="仿宋" w:hAnsi="仿宋" w:eastAsia="仿宋"/>
              </w:rPr>
            </w:pPr>
            <w:r>
              <w:rPr>
                <w:rFonts w:ascii="仿宋" w:hAnsi="仿宋" w:eastAsia="仿宋"/>
                <w:color w:val="000000"/>
                <w:sz w:val="24"/>
              </w:rPr>
              <w:t>点击历史记录后，按该关键词重新发起搜索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删除历史记录</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ascii="仿宋" w:hAnsi="仿宋" w:eastAsia="仿宋"/>
                <w:color w:val="000000"/>
                <w:sz w:val="24"/>
              </w:rPr>
              <w:t>删除单条历史记录</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用户进入智能搜索入口后，系统默认展示客户搜索界面。</w:t>
      </w:r>
    </w:p>
    <w:p>
      <w:pPr>
        <w:spacing w:line="360" w:lineRule="auto"/>
        <w:rPr>
          <w:rFonts w:ascii="仿宋" w:hAnsi="仿宋" w:eastAsia="仿宋"/>
          <w:sz w:val="24"/>
          <w:szCs w:val="24"/>
        </w:rPr>
      </w:pPr>
      <w:r>
        <w:rPr>
          <w:rFonts w:hint="eastAsia" w:ascii="仿宋" w:hAnsi="仿宋" w:eastAsia="仿宋"/>
          <w:sz w:val="24"/>
          <w:szCs w:val="24"/>
        </w:rPr>
        <w:t>2. 若存在历史搜索记录，系统在当前页面展示最近搜索记录列表。</w:t>
      </w:r>
    </w:p>
    <w:p>
      <w:pPr>
        <w:spacing w:line="360" w:lineRule="auto"/>
        <w:rPr>
          <w:rFonts w:ascii="仿宋" w:hAnsi="仿宋" w:eastAsia="仿宋"/>
          <w:sz w:val="24"/>
          <w:szCs w:val="24"/>
        </w:rPr>
      </w:pPr>
      <w:r>
        <w:rPr>
          <w:rFonts w:hint="eastAsia" w:ascii="仿宋" w:hAnsi="仿宋" w:eastAsia="仿宋"/>
          <w:sz w:val="24"/>
          <w:szCs w:val="24"/>
        </w:rPr>
        <w:t>3. 用户输入客户姓名、手机号码或证件号码后，点击“选择”或回车键，系统按关键词返回匹配的客户结果。点击“^”或“</w:t>
      </w:r>
      <w:r>
        <w:rPr>
          <w:rFonts w:ascii="仿宋" w:hAnsi="仿宋" w:eastAsia="仿宋"/>
        </w:rPr>
        <w:t>ˇ</w:t>
      </w:r>
      <w:r>
        <w:rPr>
          <w:rFonts w:hint="eastAsia" w:ascii="仿宋" w:hAnsi="仿宋" w:eastAsia="仿宋"/>
          <w:sz w:val="24"/>
          <w:szCs w:val="24"/>
        </w:rPr>
        <w:t>”切换按钮，向上或向下选择记录，点击“Esc”关闭按钮，关闭客户搜索界面。</w:t>
      </w:r>
    </w:p>
    <w:p>
      <w:pPr>
        <w:spacing w:line="360" w:lineRule="auto"/>
        <w:rPr>
          <w:rFonts w:ascii="仿宋" w:hAnsi="仿宋" w:eastAsia="仿宋"/>
          <w:sz w:val="24"/>
          <w:szCs w:val="24"/>
        </w:rPr>
      </w:pPr>
      <w:r>
        <w:rPr>
          <w:rFonts w:hint="eastAsia" w:ascii="仿宋" w:hAnsi="仿宋" w:eastAsia="仿宋"/>
          <w:sz w:val="24"/>
          <w:szCs w:val="24"/>
        </w:rPr>
        <w:t>4. 用户点击某条客户搜索结果的客户名称，系统跳转至对应客户360视图。</w:t>
      </w:r>
    </w:p>
    <w:p>
      <w:pPr>
        <w:spacing w:line="360" w:lineRule="auto"/>
        <w:rPr>
          <w:rFonts w:ascii="仿宋" w:hAnsi="仿宋" w:eastAsia="仿宋"/>
          <w:sz w:val="24"/>
          <w:szCs w:val="24"/>
        </w:rPr>
      </w:pPr>
      <w:r>
        <w:rPr>
          <w:rFonts w:hint="eastAsia" w:ascii="仿宋" w:hAnsi="仿宋" w:eastAsia="仿宋"/>
          <w:sz w:val="24"/>
          <w:szCs w:val="24"/>
        </w:rPr>
        <w:t>5. 用户点击某条历史记录后，系统按该记录内容重新执行搜索。</w:t>
      </w:r>
    </w:p>
    <w:p>
      <w:pPr>
        <w:spacing w:line="360" w:lineRule="auto"/>
        <w:rPr>
          <w:rFonts w:ascii="仿宋" w:hAnsi="仿宋" w:eastAsia="仿宋"/>
          <w:sz w:val="24"/>
          <w:szCs w:val="24"/>
        </w:rPr>
      </w:pPr>
      <w:r>
        <w:rPr>
          <w:rFonts w:hint="eastAsia" w:ascii="仿宋" w:hAnsi="仿宋" w:eastAsia="仿宋"/>
          <w:sz w:val="24"/>
          <w:szCs w:val="24"/>
        </w:rPr>
        <w:t>6. 用户点击删除角标后，系统直接删除对应历史搜索记录。</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智能搜索所有用户均可使用。</w:t>
      </w:r>
    </w:p>
    <w:p>
      <w:pPr>
        <w:spacing w:line="360" w:lineRule="auto"/>
        <w:rPr>
          <w:rFonts w:ascii="仿宋" w:hAnsi="仿宋" w:eastAsia="仿宋"/>
          <w:sz w:val="24"/>
          <w:szCs w:val="24"/>
        </w:rPr>
      </w:pPr>
      <w:r>
        <w:rPr>
          <w:rFonts w:hint="eastAsia" w:ascii="仿宋" w:hAnsi="仿宋" w:eastAsia="仿宋"/>
          <w:sz w:val="24"/>
          <w:szCs w:val="24"/>
        </w:rPr>
        <w:t>2. 本期实现客户搜索，客户搜索支持模糊查询。</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 搜索结果仅返回当前用户权限范围内可查看的客户数据。</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历史搜索记录最多保留最近 10 条（在输入文本框下每个搜索关键词一个小胶囊，共展示1</w:t>
      </w:r>
      <w:r>
        <w:rPr>
          <w:rFonts w:ascii="仿宋" w:hAnsi="仿宋" w:eastAsia="仿宋"/>
          <w:sz w:val="24"/>
          <w:szCs w:val="24"/>
        </w:rPr>
        <w:t>0</w:t>
      </w:r>
      <w:r>
        <w:rPr>
          <w:rFonts w:hint="eastAsia" w:ascii="仿宋" w:hAnsi="仿宋" w:eastAsia="仿宋"/>
          <w:sz w:val="24"/>
          <w:szCs w:val="24"/>
        </w:rPr>
        <w:t>个胶囊），若出现重复搜索项，仅保留最近一次搜索内容。</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删除历史记录时无需二次确认，点击胶囊右侧删除角标，后直接删除。</w:t>
      </w:r>
    </w:p>
    <w:p>
      <w:pPr>
        <w:spacing w:line="360" w:lineRule="auto"/>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 搜索结果中的手机号、证件号等敏感信息需按系统统一脱敏规则展示。</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用户仅可搜索并查看本人权限范围内的客户。</w:t>
      </w:r>
    </w:p>
    <w:p>
      <w:pPr>
        <w:spacing w:line="360" w:lineRule="auto"/>
        <w:rPr>
          <w:rFonts w:ascii="仿宋" w:hAnsi="仿宋" w:eastAsia="仿宋"/>
          <w:sz w:val="24"/>
          <w:szCs w:val="24"/>
        </w:rPr>
      </w:pPr>
      <w:r>
        <w:rPr>
          <w:rFonts w:hint="eastAsia" w:ascii="仿宋" w:hAnsi="仿宋" w:eastAsia="仿宋"/>
          <w:sz w:val="24"/>
          <w:szCs w:val="24"/>
        </w:rPr>
        <w:t>2. 智能搜索不突破原有客户数据权限边界。</w:t>
      </w:r>
    </w:p>
    <w:p>
      <w:pPr>
        <w:pStyle w:val="6"/>
        <w:numPr>
          <w:ilvl w:val="3"/>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系统输出客户搜索</w:t>
      </w:r>
      <w:r>
        <w:rPr>
          <w:rFonts w:hint="eastAsia" w:ascii="仿宋" w:hAnsi="仿宋" w:eastAsia="仿宋"/>
          <w:color w:val="000000"/>
          <w:sz w:val="24"/>
        </w:rPr>
        <w:t>界面</w:t>
      </w:r>
      <w:r>
        <w:rPr>
          <w:rFonts w:ascii="仿宋" w:hAnsi="仿宋" w:eastAsia="仿宋"/>
          <w:color w:val="000000"/>
          <w:sz w:val="24"/>
        </w:rPr>
        <w:t>、历史搜索记录</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历史记录</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文本/按钮</w:t>
            </w:r>
          </w:p>
        </w:tc>
        <w:tc>
          <w:tcPr>
            <w:tcW w:w="2270" w:type="dxa"/>
          </w:tcPr>
          <w:p>
            <w:pPr>
              <w:spacing w:line="360" w:lineRule="auto"/>
              <w:rPr>
                <w:rFonts w:ascii="仿宋" w:hAnsi="仿宋" w:eastAsia="仿宋"/>
              </w:rPr>
            </w:pPr>
            <w:r>
              <w:rPr>
                <w:rFonts w:ascii="仿宋" w:hAnsi="仿宋" w:eastAsia="仿宋"/>
                <w:color w:val="000000"/>
                <w:sz w:val="24"/>
              </w:rPr>
              <w:t>点击历史记录后，按该关键词重新发起搜索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删除历史记录</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ascii="仿宋" w:hAnsi="仿宋" w:eastAsia="仿宋"/>
                <w:color w:val="000000"/>
                <w:sz w:val="24"/>
              </w:rPr>
              <w:t>删除单条历史记录</w:t>
            </w:r>
          </w:p>
        </w:tc>
      </w:tr>
    </w:tbl>
    <w:p>
      <w:pPr>
        <w:spacing w:line="360" w:lineRule="auto"/>
        <w:rPr>
          <w:rFonts w:ascii="仿宋" w:hAnsi="仿宋" w:eastAsia="仿宋"/>
          <w:color w:val="000000"/>
          <w:sz w:val="24"/>
        </w:rPr>
      </w:pPr>
    </w:p>
    <w:p>
      <w:pPr>
        <w:spacing w:line="360" w:lineRule="auto"/>
        <w:rPr>
          <w:rFonts w:ascii="仿宋" w:hAnsi="仿宋" w:eastAsia="仿宋"/>
        </w:rPr>
      </w:pPr>
      <w:r>
        <w:rPr>
          <w:rFonts w:ascii="仿宋" w:hAnsi="仿宋" w:eastAsia="仿宋"/>
          <w:color w:val="000000"/>
          <w:sz w:val="24"/>
        </w:rPr>
        <w:t>系统输出客户搜索结果及对应跳转结果。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3"/>
        <w:gridCol w:w="2376"/>
        <w:gridCol w:w="2223"/>
        <w:gridCol w:w="2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76"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2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3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rPr>
            </w:pPr>
            <w:r>
              <w:rPr>
                <w:rFonts w:ascii="仿宋" w:hAnsi="仿宋" w:eastAsia="仿宋"/>
                <w:color w:val="000000"/>
                <w:sz w:val="24"/>
              </w:rPr>
              <w:t>客户姓名</w:t>
            </w:r>
          </w:p>
        </w:tc>
        <w:tc>
          <w:tcPr>
            <w:tcW w:w="2376" w:type="dxa"/>
          </w:tcPr>
          <w:p>
            <w:pPr>
              <w:spacing w:line="360" w:lineRule="auto"/>
              <w:rPr>
                <w:rFonts w:ascii="仿宋" w:hAnsi="仿宋" w:eastAsia="仿宋"/>
              </w:rPr>
            </w:pPr>
            <w:r>
              <w:rPr>
                <w:rFonts w:ascii="仿宋" w:hAnsi="仿宋" w:eastAsia="仿宋"/>
                <w:color w:val="000000"/>
                <w:sz w:val="24"/>
              </w:rPr>
              <w:t>反显</w:t>
            </w:r>
          </w:p>
        </w:tc>
        <w:tc>
          <w:tcPr>
            <w:tcW w:w="2223" w:type="dxa"/>
          </w:tcPr>
          <w:p>
            <w:pPr>
              <w:spacing w:line="360" w:lineRule="auto"/>
              <w:rPr>
                <w:rFonts w:ascii="仿宋" w:hAnsi="仿宋" w:eastAsia="仿宋"/>
              </w:rPr>
            </w:pPr>
            <w:r>
              <w:rPr>
                <w:rFonts w:ascii="仿宋" w:hAnsi="仿宋" w:eastAsia="仿宋"/>
                <w:color w:val="000000"/>
                <w:sz w:val="24"/>
              </w:rPr>
              <w:t>文本</w:t>
            </w:r>
          </w:p>
        </w:tc>
        <w:tc>
          <w:tcPr>
            <w:tcW w:w="2238" w:type="dxa"/>
          </w:tcPr>
          <w:p>
            <w:pPr>
              <w:spacing w:line="360" w:lineRule="auto"/>
              <w:rPr>
                <w:rFonts w:ascii="仿宋" w:hAnsi="仿宋" w:eastAsia="仿宋"/>
              </w:rPr>
            </w:pPr>
            <w:r>
              <w:rPr>
                <w:rFonts w:ascii="仿宋" w:hAnsi="仿宋" w:eastAsia="仿宋"/>
                <w:color w:val="000000"/>
                <w:sz w:val="24"/>
              </w:rPr>
              <w:t>展示搜索结果中的客户姓名</w:t>
            </w:r>
            <w:r>
              <w:rPr>
                <w:rFonts w:hint="eastAsia" w:ascii="仿宋" w:hAnsi="仿宋" w:eastAsia="仿宋"/>
                <w:color w:val="000000"/>
                <w:sz w:val="24"/>
              </w:rPr>
              <w:t>，支持跳转至客户3</w:t>
            </w:r>
            <w:r>
              <w:rPr>
                <w:rFonts w:ascii="仿宋" w:hAnsi="仿宋" w:eastAsia="仿宋"/>
                <w:color w:val="000000"/>
                <w:sz w:val="24"/>
              </w:rPr>
              <w:t>60</w:t>
            </w:r>
            <w:r>
              <w:rPr>
                <w:rFonts w:hint="eastAsia" w:ascii="仿宋" w:hAnsi="仿宋" w:eastAsia="仿宋"/>
                <w:color w:val="000000"/>
                <w:sz w:val="24"/>
              </w:rPr>
              <w:t>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rPr>
            </w:pPr>
            <w:r>
              <w:rPr>
                <w:rFonts w:ascii="仿宋" w:hAnsi="仿宋" w:eastAsia="仿宋"/>
                <w:color w:val="000000"/>
                <w:sz w:val="24"/>
              </w:rPr>
              <w:t>手机号码</w:t>
            </w:r>
          </w:p>
        </w:tc>
        <w:tc>
          <w:tcPr>
            <w:tcW w:w="2376" w:type="dxa"/>
          </w:tcPr>
          <w:p>
            <w:pPr>
              <w:spacing w:line="360" w:lineRule="auto"/>
              <w:rPr>
                <w:rFonts w:ascii="仿宋" w:hAnsi="仿宋" w:eastAsia="仿宋"/>
              </w:rPr>
            </w:pPr>
            <w:r>
              <w:rPr>
                <w:rFonts w:ascii="仿宋" w:hAnsi="仿宋" w:eastAsia="仿宋"/>
                <w:color w:val="000000"/>
                <w:sz w:val="24"/>
              </w:rPr>
              <w:t>反显、脱敏展示，如 138****1234</w:t>
            </w:r>
          </w:p>
        </w:tc>
        <w:tc>
          <w:tcPr>
            <w:tcW w:w="2223" w:type="dxa"/>
          </w:tcPr>
          <w:p>
            <w:pPr>
              <w:spacing w:line="360" w:lineRule="auto"/>
              <w:rPr>
                <w:rFonts w:ascii="仿宋" w:hAnsi="仿宋" w:eastAsia="仿宋"/>
              </w:rPr>
            </w:pPr>
            <w:r>
              <w:rPr>
                <w:rFonts w:ascii="仿宋" w:hAnsi="仿宋" w:eastAsia="仿宋"/>
                <w:color w:val="000000"/>
                <w:sz w:val="24"/>
              </w:rPr>
              <w:t>文本</w:t>
            </w:r>
          </w:p>
        </w:tc>
        <w:tc>
          <w:tcPr>
            <w:tcW w:w="2238" w:type="dxa"/>
          </w:tcPr>
          <w:p>
            <w:pPr>
              <w:spacing w:line="360" w:lineRule="auto"/>
              <w:rPr>
                <w:rFonts w:ascii="仿宋" w:hAnsi="仿宋" w:eastAsia="仿宋"/>
              </w:rPr>
            </w:pPr>
            <w:r>
              <w:rPr>
                <w:rFonts w:ascii="仿宋" w:hAnsi="仿宋" w:eastAsia="仿宋"/>
                <w:color w:val="000000"/>
                <w:sz w:val="24"/>
              </w:rPr>
              <w:t>展示客户手机号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vAlign w:val="center"/>
          </w:tcPr>
          <w:p>
            <w:pPr>
              <w:spacing w:line="360" w:lineRule="auto"/>
              <w:rPr>
                <w:rFonts w:ascii="仿宋" w:hAnsi="仿宋" w:eastAsia="仿宋"/>
              </w:rPr>
            </w:pPr>
            <w:r>
              <w:rPr>
                <w:rFonts w:ascii="仿宋" w:hAnsi="仿宋" w:eastAsia="仿宋"/>
                <w:sz w:val="24"/>
                <w:szCs w:val="24"/>
              </w:rPr>
              <w:t>证件号码</w:t>
            </w:r>
          </w:p>
        </w:tc>
        <w:tc>
          <w:tcPr>
            <w:tcW w:w="2376" w:type="dxa"/>
            <w:vAlign w:val="center"/>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w:t>
            </w:r>
            <w:r>
              <w:rPr>
                <w:rFonts w:ascii="仿宋" w:hAnsi="仿宋" w:eastAsia="仿宋"/>
                <w:sz w:val="24"/>
                <w:szCs w:val="24"/>
              </w:rPr>
              <w:t>脱敏显示，保留前6位和后4位，中间</w:t>
            </w:r>
            <w:r>
              <w:rPr>
                <w:rFonts w:hint="eastAsia" w:ascii="仿宋" w:hAnsi="仿宋" w:eastAsia="仿宋"/>
                <w:sz w:val="24"/>
                <w:szCs w:val="24"/>
              </w:rPr>
              <w:t>脱敏</w:t>
            </w:r>
            <w:r>
              <w:rPr>
                <w:rFonts w:ascii="仿宋" w:hAnsi="仿宋" w:eastAsia="仿宋"/>
                <w:sz w:val="24"/>
                <w:szCs w:val="24"/>
              </w:rPr>
              <w:t>如110101********1234</w:t>
            </w:r>
          </w:p>
        </w:tc>
        <w:tc>
          <w:tcPr>
            <w:tcW w:w="2223" w:type="dxa"/>
          </w:tcPr>
          <w:p>
            <w:pPr>
              <w:spacing w:line="360" w:lineRule="auto"/>
              <w:rPr>
                <w:rFonts w:ascii="仿宋" w:hAnsi="仿宋" w:eastAsia="仿宋"/>
              </w:rPr>
            </w:pPr>
            <w:r>
              <w:rPr>
                <w:rFonts w:ascii="仿宋" w:hAnsi="仿宋" w:eastAsia="仿宋"/>
                <w:color w:val="000000"/>
                <w:sz w:val="24"/>
              </w:rPr>
              <w:t>文本</w:t>
            </w:r>
          </w:p>
        </w:tc>
        <w:tc>
          <w:tcPr>
            <w:tcW w:w="2238" w:type="dxa"/>
          </w:tcPr>
          <w:p>
            <w:pPr>
              <w:spacing w:line="360" w:lineRule="auto"/>
              <w:rPr>
                <w:rFonts w:ascii="仿宋" w:hAnsi="仿宋" w:eastAsia="仿宋"/>
              </w:rPr>
            </w:pPr>
            <w:r>
              <w:rPr>
                <w:rFonts w:ascii="仿宋" w:hAnsi="仿宋" w:eastAsia="仿宋"/>
                <w:color w:val="000000"/>
                <w:sz w:val="24"/>
              </w:rPr>
              <w:t>展示客户证件号码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rPr>
            </w:pPr>
            <w:r>
              <w:rPr>
                <w:rFonts w:hint="eastAsia" w:ascii="仿宋" w:hAnsi="仿宋" w:eastAsia="仿宋"/>
                <w:sz w:val="24"/>
                <w:szCs w:val="24"/>
              </w:rPr>
              <w:t>客户等级</w:t>
            </w:r>
          </w:p>
        </w:tc>
        <w:tc>
          <w:tcPr>
            <w:tcW w:w="2376"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23"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8" w:type="dxa"/>
          </w:tcPr>
          <w:p>
            <w:pPr>
              <w:spacing w:line="360" w:lineRule="auto"/>
              <w:rPr>
                <w:rFonts w:ascii="仿宋" w:hAnsi="仿宋" w:eastAsia="仿宋"/>
              </w:rPr>
            </w:pPr>
            <w:r>
              <w:rPr>
                <w:rFonts w:hint="eastAsia" w:ascii="仿宋" w:hAnsi="仿宋" w:eastAsia="仿宋"/>
                <w:sz w:val="24"/>
                <w:szCs w:val="24"/>
              </w:rPr>
              <w:t>客户等级枚举：睡眠户、</w:t>
            </w:r>
            <w:ins w:id="93" w:author="wanao" w:date="2026-07-08T10:19:05Z">
              <w:r>
                <w:rPr>
                  <w:rFonts w:hint="eastAsia" w:ascii="仿宋" w:hAnsi="仿宋" w:eastAsia="仿宋"/>
                  <w:sz w:val="24"/>
                  <w:szCs w:val="24"/>
                  <w:lang w:val="en-US" w:eastAsia="zh-CN"/>
                </w:rPr>
                <w:t>潜力、</w:t>
              </w:r>
            </w:ins>
            <w:ins w:id="94" w:author="wanao" w:date="2026-07-08T10:19:07Z">
              <w:r>
                <w:rPr>
                  <w:rFonts w:hint="eastAsia" w:ascii="仿宋" w:hAnsi="仿宋" w:eastAsia="仿宋"/>
                  <w:sz w:val="24"/>
                  <w:szCs w:val="24"/>
                  <w:lang w:val="en-US" w:eastAsia="zh-CN"/>
                </w:rPr>
                <w:t>优质、</w:t>
              </w:r>
            </w:ins>
            <w:ins w:id="95" w:author="wanao" w:date="2026-07-08T10:19:15Z">
              <w:r>
                <w:rPr>
                  <w:rFonts w:hint="eastAsia" w:ascii="仿宋" w:hAnsi="仿宋" w:eastAsia="仿宋"/>
                  <w:sz w:val="24"/>
                  <w:szCs w:val="24"/>
                  <w:lang w:val="en-US" w:eastAsia="zh-CN"/>
                </w:rPr>
                <w:t>财富1</w:t>
              </w:r>
            </w:ins>
            <w:ins w:id="96" w:author="wanao" w:date="2026-07-08T10:19:16Z">
              <w:r>
                <w:rPr>
                  <w:rFonts w:hint="eastAsia" w:ascii="仿宋" w:hAnsi="仿宋" w:eastAsia="仿宋"/>
                  <w:sz w:val="24"/>
                  <w:szCs w:val="24"/>
                  <w:lang w:val="en-US" w:eastAsia="zh-CN"/>
                </w:rPr>
                <w:t>、</w:t>
              </w:r>
            </w:ins>
            <w:ins w:id="97" w:author="wanao" w:date="2026-07-08T10:19:17Z">
              <w:r>
                <w:rPr>
                  <w:rFonts w:hint="eastAsia" w:ascii="仿宋" w:hAnsi="仿宋" w:eastAsia="仿宋"/>
                  <w:sz w:val="24"/>
                  <w:szCs w:val="24"/>
                  <w:lang w:val="en-US" w:eastAsia="zh-CN"/>
                </w:rPr>
                <w:t>财富2</w:t>
              </w:r>
            </w:ins>
            <w:ins w:id="98" w:author="wanao" w:date="2026-07-08T10:19:18Z">
              <w:r>
                <w:rPr>
                  <w:rFonts w:hint="eastAsia" w:ascii="仿宋" w:hAnsi="仿宋" w:eastAsia="仿宋"/>
                  <w:sz w:val="24"/>
                  <w:szCs w:val="24"/>
                  <w:lang w:val="en-US" w:eastAsia="zh-CN"/>
                </w:rPr>
                <w:t>、</w:t>
              </w:r>
            </w:ins>
            <w:ins w:id="99" w:author="wanao" w:date="2026-07-08T10:19:35Z">
              <w:r>
                <w:rPr>
                  <w:rFonts w:hint="eastAsia" w:ascii="仿宋" w:hAnsi="仿宋" w:eastAsia="仿宋"/>
                  <w:sz w:val="24"/>
                  <w:szCs w:val="24"/>
                  <w:lang w:val="en-US" w:eastAsia="zh-CN"/>
                </w:rPr>
                <w:t>贵宾、</w:t>
              </w:r>
            </w:ins>
            <w:ins w:id="100" w:author="wanao" w:date="2026-07-08T10:19:37Z">
              <w:r>
                <w:rPr>
                  <w:rFonts w:hint="eastAsia" w:ascii="仿宋" w:hAnsi="仿宋" w:eastAsia="仿宋"/>
                  <w:sz w:val="24"/>
                  <w:szCs w:val="24"/>
                  <w:lang w:val="en-US" w:eastAsia="zh-CN"/>
                </w:rPr>
                <w:t>私行</w:t>
              </w:r>
            </w:ins>
            <w:del w:id="101" w:author="wanao" w:date="2026-07-08T10:18:57Z">
              <w:r>
                <w:rPr>
                  <w:rFonts w:hint="eastAsia" w:ascii="仿宋" w:hAnsi="仿宋" w:eastAsia="仿宋"/>
                  <w:sz w:val="24"/>
                  <w:szCs w:val="24"/>
                </w:rPr>
                <w:delText>一级、……、十级</w:delText>
              </w:r>
            </w:del>
          </w:p>
        </w:tc>
      </w:tr>
    </w:tbl>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r>
        <w:rPr>
          <w:rFonts w:hint="eastAsia"/>
          <w:sz w:val="28"/>
          <w:szCs w:val="28"/>
        </w:rPr>
        <w:t xml:space="preserve"> </w:t>
      </w:r>
      <w:bookmarkStart w:id="62" w:name="_Toc233295822"/>
      <w:r>
        <w:rPr>
          <w:rFonts w:hint="eastAsia"/>
          <w:sz w:val="28"/>
          <w:szCs w:val="28"/>
        </w:rPr>
        <w:t>机构树</w:t>
      </w:r>
      <w:bookmarkEnd w:id="62"/>
    </w:p>
    <w:p>
      <w:pPr>
        <w:pStyle w:val="6"/>
        <w:numPr>
          <w:ilvl w:val="3"/>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 PC 端各类页面统一使用机构树组件进行机构层级展示和机构选择，帮助用户在权限范围内快速定位目标机构并完成查询、分配或统计分析操作</w:t>
      </w:r>
      <w:r>
        <w:rPr>
          <w:rFonts w:hint="eastAsia" w:ascii="仿宋" w:hAnsi="仿宋" w:eastAsia="仿宋"/>
          <w:color w:val="000000"/>
          <w:sz w:val="24"/>
        </w:rPr>
        <w:t>。</w:t>
      </w:r>
    </w:p>
    <w:p>
      <w:pPr>
        <w:pStyle w:val="6"/>
        <w:numPr>
          <w:ilvl w:val="3"/>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业务页面加载机构选择能力时，系统根据当前用户的数据权限初始化机构树。</w:t>
      </w:r>
    </w:p>
    <w:p>
      <w:pPr>
        <w:spacing w:line="360" w:lineRule="auto"/>
        <w:rPr>
          <w:rFonts w:ascii="仿宋" w:hAnsi="仿宋" w:eastAsia="仿宋"/>
        </w:rPr>
      </w:pPr>
      <w:r>
        <w:rPr>
          <w:rFonts w:ascii="仿宋" w:hAnsi="仿宋" w:eastAsia="仿宋"/>
          <w:color w:val="000000"/>
          <w:sz w:val="24"/>
        </w:rPr>
        <w:t>用户可通过展开节点、输入机构名称关键词或直接勾选节点完成机构选择。</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color w:val="000000"/>
                <w:sz w:val="24"/>
              </w:rPr>
            </w:pPr>
            <w:r>
              <w:rPr>
                <w:rFonts w:ascii="仿宋" w:hAnsi="仿宋" w:eastAsia="仿宋"/>
                <w:color w:val="000000"/>
                <w:sz w:val="24"/>
              </w:rPr>
              <w:t>搜索关键词</w:t>
            </w:r>
          </w:p>
        </w:tc>
        <w:tc>
          <w:tcPr>
            <w:tcW w:w="2270" w:type="dxa"/>
          </w:tcPr>
          <w:p>
            <w:pPr>
              <w:spacing w:line="360" w:lineRule="auto"/>
              <w:rPr>
                <w:rFonts w:ascii="仿宋" w:hAnsi="仿宋" w:eastAsia="仿宋"/>
                <w:color w:val="000000"/>
                <w:sz w:val="24"/>
              </w:rPr>
            </w:pPr>
            <w:r>
              <w:rPr>
                <w:rFonts w:ascii="仿宋" w:hAnsi="仿宋" w:eastAsia="仿宋"/>
                <w:color w:val="000000"/>
                <w:sz w:val="24"/>
              </w:rPr>
              <w:t>非必输</w:t>
            </w:r>
          </w:p>
        </w:tc>
        <w:tc>
          <w:tcPr>
            <w:tcW w:w="2260"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70" w:type="dxa"/>
          </w:tcPr>
          <w:p>
            <w:pPr>
              <w:spacing w:line="360" w:lineRule="auto"/>
              <w:rPr>
                <w:rFonts w:ascii="仿宋" w:hAnsi="仿宋" w:eastAsia="仿宋"/>
                <w:color w:val="000000"/>
                <w:sz w:val="24"/>
              </w:rPr>
            </w:pPr>
            <w:r>
              <w:rPr>
                <w:rFonts w:ascii="仿宋" w:hAnsi="仿宋" w:eastAsia="仿宋"/>
                <w:color w:val="000000"/>
                <w:sz w:val="24"/>
              </w:rPr>
              <w:t>按机构名称或机构关键字模糊查询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机构树</w:t>
            </w:r>
            <w:r>
              <w:rPr>
                <w:rFonts w:hint="eastAsia" w:ascii="仿宋" w:hAnsi="仿宋" w:eastAsia="仿宋"/>
                <w:color w:val="000000"/>
                <w:sz w:val="24"/>
              </w:rPr>
              <w:t>结构</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hint="eastAsia" w:ascii="仿宋" w:hAnsi="仿宋" w:eastAsia="仿宋"/>
                <w:color w:val="000000"/>
                <w:sz w:val="24"/>
              </w:rPr>
              <w:t>机构树组件</w:t>
            </w:r>
          </w:p>
        </w:tc>
        <w:tc>
          <w:tcPr>
            <w:tcW w:w="2270" w:type="dxa"/>
          </w:tcPr>
          <w:p>
            <w:pPr>
              <w:spacing w:line="360" w:lineRule="auto"/>
              <w:rPr>
                <w:rFonts w:ascii="仿宋" w:hAnsi="仿宋" w:eastAsia="仿宋"/>
              </w:rPr>
            </w:pPr>
            <w:r>
              <w:rPr>
                <w:rFonts w:ascii="仿宋" w:hAnsi="仿宋" w:eastAsia="仿宋"/>
                <w:color w:val="000000"/>
                <w:sz w:val="24"/>
              </w:rPr>
              <w:t>用于展开、收起或选中机构</w:t>
            </w:r>
            <w:r>
              <w:rPr>
                <w:rFonts w:hint="eastAsia" w:ascii="仿宋" w:hAnsi="仿宋" w:eastAsia="仿宋"/>
                <w:color w:val="000000"/>
                <w:sz w:val="24"/>
              </w:rPr>
              <w:t>，支持</w:t>
            </w:r>
            <w:r>
              <w:rPr>
                <w:rFonts w:ascii="仿宋" w:hAnsi="仿宋" w:eastAsia="仿宋"/>
                <w:color w:val="000000"/>
                <w:sz w:val="24"/>
              </w:rPr>
              <w:t>单选/多选模式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确认选择</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ascii="仿宋" w:hAnsi="仿宋" w:eastAsia="仿宋"/>
                <w:color w:val="000000"/>
                <w:sz w:val="24"/>
              </w:rPr>
              <w:t>将当前选中的机构返回至业务页面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取消</w:t>
            </w:r>
            <w:r>
              <w:rPr>
                <w:rFonts w:ascii="仿宋" w:hAnsi="仿宋" w:eastAsia="仿宋"/>
                <w:color w:val="000000"/>
                <w:sz w:val="24"/>
              </w:rPr>
              <w:t>选择</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hint="eastAsia" w:ascii="仿宋" w:hAnsi="仿宋" w:eastAsia="仿宋"/>
                <w:color w:val="000000"/>
                <w:sz w:val="24"/>
              </w:rPr>
              <w:t>直接</w:t>
            </w:r>
            <w:r>
              <w:rPr>
                <w:rFonts w:ascii="仿宋" w:hAnsi="仿宋" w:eastAsia="仿宋"/>
                <w:color w:val="000000"/>
                <w:sz w:val="24"/>
              </w:rPr>
              <w:t>返回至业务页面</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业务页面加载机构树组件时，系统按当前用户岗位的数据权限（归属机构）初始化机构树根节点。</w:t>
      </w:r>
    </w:p>
    <w:p>
      <w:pPr>
        <w:spacing w:line="360" w:lineRule="auto"/>
        <w:rPr>
          <w:rFonts w:ascii="仿宋" w:hAnsi="仿宋" w:eastAsia="仿宋"/>
          <w:sz w:val="24"/>
          <w:szCs w:val="24"/>
        </w:rPr>
      </w:pPr>
      <w:r>
        <w:rPr>
          <w:rFonts w:hint="eastAsia" w:ascii="仿宋" w:hAnsi="仿宋" w:eastAsia="仿宋"/>
          <w:sz w:val="24"/>
          <w:szCs w:val="24"/>
        </w:rPr>
        <w:t>2. 用户可点击父级节点展开或收起下级机构。</w:t>
      </w:r>
    </w:p>
    <w:p>
      <w:pPr>
        <w:spacing w:line="360" w:lineRule="auto"/>
        <w:rPr>
          <w:rFonts w:ascii="仿宋" w:hAnsi="仿宋" w:eastAsia="仿宋"/>
          <w:sz w:val="24"/>
          <w:szCs w:val="24"/>
        </w:rPr>
      </w:pPr>
      <w:r>
        <w:rPr>
          <w:rFonts w:hint="eastAsia" w:ascii="仿宋" w:hAnsi="仿宋" w:eastAsia="仿宋"/>
          <w:sz w:val="24"/>
          <w:szCs w:val="24"/>
        </w:rPr>
        <w:t>3. 用户输入机构关键词后，系统在权限范围内按机构名称进行模糊匹配，并定位或过滤符合条件的机构节点。</w:t>
      </w:r>
    </w:p>
    <w:p>
      <w:pPr>
        <w:spacing w:line="360" w:lineRule="auto"/>
        <w:rPr>
          <w:rFonts w:ascii="仿宋" w:hAnsi="仿宋" w:eastAsia="仿宋"/>
          <w:sz w:val="24"/>
          <w:szCs w:val="24"/>
        </w:rPr>
      </w:pPr>
      <w:r>
        <w:rPr>
          <w:rFonts w:hint="eastAsia" w:ascii="仿宋" w:hAnsi="仿宋" w:eastAsia="仿宋"/>
          <w:sz w:val="24"/>
          <w:szCs w:val="24"/>
        </w:rPr>
        <w:t>4. 当页面为单选模式时，用户一次仅可选择一个机构节点。</w:t>
      </w:r>
    </w:p>
    <w:p>
      <w:pPr>
        <w:spacing w:line="360" w:lineRule="auto"/>
        <w:rPr>
          <w:rFonts w:ascii="仿宋" w:hAnsi="仿宋" w:eastAsia="仿宋"/>
          <w:sz w:val="24"/>
          <w:szCs w:val="24"/>
        </w:rPr>
      </w:pPr>
      <w:r>
        <w:rPr>
          <w:rFonts w:hint="eastAsia" w:ascii="仿宋" w:hAnsi="仿宋" w:eastAsia="仿宋"/>
          <w:sz w:val="24"/>
          <w:szCs w:val="24"/>
        </w:rPr>
        <w:t>5. 当页面为多选模式时，用户可同时选择多个机构节点，供后续查询、统计或目标下发使用。</w:t>
      </w:r>
    </w:p>
    <w:p>
      <w:pPr>
        <w:spacing w:line="360" w:lineRule="auto"/>
        <w:rPr>
          <w:rFonts w:ascii="仿宋" w:hAnsi="仿宋" w:eastAsia="仿宋"/>
          <w:sz w:val="24"/>
          <w:szCs w:val="24"/>
        </w:rPr>
      </w:pPr>
      <w:r>
        <w:rPr>
          <w:rFonts w:hint="eastAsia" w:ascii="仿宋" w:hAnsi="仿宋" w:eastAsia="仿宋"/>
          <w:sz w:val="24"/>
          <w:szCs w:val="24"/>
        </w:rPr>
        <w:t>6. 用户确认选择后，系统将所选机构结果返回业务页面，由页面继续执行查询、保存或分配动作。</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机构树根节点应根据当前用户的数据权限初始化，不得展示超出权限范围的机构。</w:t>
      </w:r>
    </w:p>
    <w:p>
      <w:pPr>
        <w:spacing w:line="360" w:lineRule="auto"/>
        <w:rPr>
          <w:rFonts w:ascii="仿宋" w:hAnsi="仿宋" w:eastAsia="仿宋"/>
          <w:sz w:val="24"/>
          <w:szCs w:val="24"/>
        </w:rPr>
      </w:pPr>
      <w:r>
        <w:rPr>
          <w:rFonts w:hint="eastAsia" w:ascii="仿宋" w:hAnsi="仿宋" w:eastAsia="仿宋"/>
          <w:sz w:val="24"/>
          <w:szCs w:val="24"/>
        </w:rPr>
        <w:t>2. 管理用户通常可查看其归属机构及下级机构；普通营销用户通常仅可查看本人权限范围内机构节点。</w:t>
      </w:r>
    </w:p>
    <w:p>
      <w:pPr>
        <w:spacing w:line="360" w:lineRule="auto"/>
        <w:rPr>
          <w:rFonts w:ascii="仿宋" w:hAnsi="仿宋" w:eastAsia="仿宋"/>
          <w:sz w:val="24"/>
          <w:szCs w:val="24"/>
        </w:rPr>
      </w:pPr>
      <w:r>
        <w:rPr>
          <w:rFonts w:hint="eastAsia" w:ascii="仿宋" w:hAnsi="仿宋" w:eastAsia="仿宋"/>
          <w:sz w:val="24"/>
          <w:szCs w:val="24"/>
        </w:rPr>
        <w:t>3. 机构树需支持展开/收起层级浏览。</w:t>
      </w:r>
    </w:p>
    <w:p>
      <w:pPr>
        <w:spacing w:line="360" w:lineRule="auto"/>
        <w:rPr>
          <w:rFonts w:ascii="仿宋" w:hAnsi="仿宋" w:eastAsia="仿宋"/>
          <w:sz w:val="24"/>
          <w:szCs w:val="24"/>
        </w:rPr>
      </w:pPr>
      <w:r>
        <w:rPr>
          <w:rFonts w:hint="eastAsia" w:ascii="仿宋" w:hAnsi="仿宋" w:eastAsia="仿宋"/>
          <w:sz w:val="24"/>
          <w:szCs w:val="24"/>
        </w:rPr>
        <w:t>4. 机构树需支持机构名称模糊查询。</w:t>
      </w:r>
    </w:p>
    <w:p>
      <w:pPr>
        <w:spacing w:line="360" w:lineRule="auto"/>
        <w:rPr>
          <w:rFonts w:ascii="仿宋" w:hAnsi="仿宋" w:eastAsia="仿宋"/>
          <w:sz w:val="24"/>
          <w:szCs w:val="24"/>
        </w:rPr>
      </w:pPr>
      <w:r>
        <w:rPr>
          <w:rFonts w:hint="eastAsia" w:ascii="仿宋" w:hAnsi="仿宋" w:eastAsia="仿宋"/>
          <w:sz w:val="24"/>
          <w:szCs w:val="24"/>
        </w:rPr>
        <w:t>5. 机构树选择模式应支持由接入页面配置为单选或多选。</w:t>
      </w:r>
    </w:p>
    <w:p>
      <w:pPr>
        <w:spacing w:line="360" w:lineRule="auto"/>
        <w:rPr>
          <w:rFonts w:ascii="仿宋" w:hAnsi="仿宋" w:eastAsia="仿宋"/>
          <w:sz w:val="24"/>
          <w:szCs w:val="24"/>
        </w:rPr>
      </w:pPr>
      <w:r>
        <w:rPr>
          <w:rFonts w:hint="eastAsia" w:ascii="仿宋" w:hAnsi="仿宋" w:eastAsia="仿宋"/>
          <w:sz w:val="24"/>
          <w:szCs w:val="24"/>
        </w:rPr>
        <w:t>6. 在查询类场景下，接入页面可根据业务规则限制仅允许选择一个机构；在目标下发、统计分析等场景下，可支持多选。</w:t>
      </w:r>
    </w:p>
    <w:p>
      <w:pPr>
        <w:spacing w:line="360" w:lineRule="auto"/>
        <w:rPr>
          <w:rFonts w:ascii="仿宋" w:hAnsi="仿宋" w:eastAsia="仿宋"/>
          <w:sz w:val="24"/>
          <w:szCs w:val="24"/>
        </w:rPr>
      </w:pPr>
      <w:r>
        <w:rPr>
          <w:rFonts w:hint="eastAsia" w:ascii="仿宋" w:hAnsi="仿宋" w:eastAsia="仿宋"/>
          <w:sz w:val="24"/>
          <w:szCs w:val="24"/>
        </w:rPr>
        <w:t>7. 多选模式下，是否允许同时勾选父级与子级机构，由接入页面业务规则决定；组件本身需预留兼容能力。</w:t>
      </w:r>
    </w:p>
    <w:p>
      <w:pPr>
        <w:spacing w:line="360" w:lineRule="auto"/>
        <w:rPr>
          <w:rFonts w:ascii="仿宋" w:hAnsi="仿宋" w:eastAsia="仿宋"/>
          <w:sz w:val="24"/>
          <w:szCs w:val="24"/>
        </w:rPr>
      </w:pPr>
      <w:r>
        <w:rPr>
          <w:rFonts w:hint="eastAsia" w:ascii="仿宋" w:hAnsi="仿宋" w:eastAsia="仿宋"/>
          <w:sz w:val="24"/>
          <w:szCs w:val="24"/>
        </w:rPr>
        <w:t>8. 机构树返回结果应同时包含机构名称和机构唯一标识，便于业务页面后续处理。</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机构树组件本身不单独定义业务权限，机构可见范围完全继承当前用户数据权限。</w:t>
      </w:r>
    </w:p>
    <w:p>
      <w:pPr>
        <w:spacing w:line="360" w:lineRule="auto"/>
        <w:rPr>
          <w:rFonts w:ascii="仿宋" w:hAnsi="仿宋" w:eastAsia="仿宋"/>
          <w:sz w:val="24"/>
          <w:szCs w:val="24"/>
        </w:rPr>
      </w:pPr>
      <w:r>
        <w:rPr>
          <w:rFonts w:hint="eastAsia" w:ascii="仿宋" w:hAnsi="仿宋" w:eastAsia="仿宋"/>
          <w:sz w:val="24"/>
          <w:szCs w:val="24"/>
        </w:rPr>
        <w:t>2. 用户仅可选择其权限范围内可见机构，不得通过搜索或展开方式获取越权机构。</w:t>
      </w:r>
    </w:p>
    <w:p>
      <w:pPr>
        <w:pStyle w:val="6"/>
        <w:numPr>
          <w:ilvl w:val="3"/>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系统输出用户权限范围内的机构树结构及当前选中的机构结果。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机构名称</w:t>
            </w:r>
          </w:p>
        </w:tc>
        <w:tc>
          <w:tcPr>
            <w:tcW w:w="2263"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，格式化：机构好+机构名称</w:t>
            </w:r>
          </w:p>
        </w:tc>
        <w:tc>
          <w:tcPr>
            <w:tcW w:w="2263" w:type="dxa"/>
          </w:tcPr>
          <w:p>
            <w:pPr>
              <w:spacing w:line="360" w:lineRule="auto"/>
              <w:rPr>
                <w:rFonts w:ascii="仿宋" w:hAnsi="仿宋" w:eastAsia="仿宋"/>
              </w:rPr>
            </w:pPr>
            <w:r>
              <w:rPr>
                <w:rFonts w:hint="eastAsia" w:ascii="仿宋" w:hAnsi="仿宋" w:eastAsia="仿宋"/>
                <w:color w:val="000000"/>
                <w:sz w:val="24"/>
              </w:rPr>
              <w:t>机构树组件</w:t>
            </w:r>
          </w:p>
        </w:tc>
        <w:tc>
          <w:tcPr>
            <w:tcW w:w="2272" w:type="dxa"/>
          </w:tcPr>
          <w:p>
            <w:pPr>
              <w:spacing w:line="360" w:lineRule="auto"/>
              <w:rPr>
                <w:rFonts w:ascii="仿宋" w:hAnsi="仿宋" w:eastAsia="仿宋"/>
              </w:rPr>
            </w:pPr>
            <w:r>
              <w:rPr>
                <w:rFonts w:ascii="仿宋" w:hAnsi="仿宋" w:eastAsia="仿宋"/>
                <w:color w:val="000000"/>
                <w:sz w:val="24"/>
              </w:rPr>
              <w:t>展示机构名称</w:t>
            </w:r>
            <w:r>
              <w:rPr>
                <w:rFonts w:hint="eastAsia" w:ascii="仿宋" w:hAnsi="仿宋" w:eastAsia="仿宋"/>
                <w:color w:val="000000"/>
                <w:sz w:val="24"/>
              </w:rPr>
              <w:t>，</w:t>
            </w:r>
            <w:r>
              <w:rPr>
                <w:rFonts w:ascii="仿宋" w:hAnsi="仿宋" w:eastAsia="仿宋"/>
                <w:color w:val="000000"/>
                <w:sz w:val="24"/>
              </w:rPr>
              <w:t>用于展开、收起或选中机构</w:t>
            </w:r>
            <w:r>
              <w:rPr>
                <w:rFonts w:hint="eastAsia" w:ascii="仿宋" w:hAnsi="仿宋" w:eastAsia="仿宋"/>
                <w:color w:val="000000"/>
                <w:sz w:val="24"/>
              </w:rPr>
              <w:t>，支持</w:t>
            </w:r>
            <w:r>
              <w:rPr>
                <w:rFonts w:ascii="仿宋" w:hAnsi="仿宋" w:eastAsia="仿宋"/>
                <w:color w:val="000000"/>
                <w:sz w:val="24"/>
              </w:rPr>
              <w:t>单选/多选模式</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63" w:name="_Toc233295823"/>
      <w:r>
        <w:rPr>
          <w:rFonts w:hint="eastAsia"/>
          <w:sz w:val="28"/>
          <w:szCs w:val="28"/>
        </w:rPr>
        <w:t>分页组件</w:t>
      </w:r>
      <w:bookmarkEnd w:id="63"/>
    </w:p>
    <w:p>
      <w:pPr>
        <w:pStyle w:val="6"/>
        <w:numPr>
          <w:ilvl w:val="3"/>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 PC 端各类列表页面统一使用分页组件进行结果浏览和跨页切换，帮助用户在大数据量场景下快速查看目标记录并保持交互体验一致</w:t>
      </w:r>
      <w:r>
        <w:rPr>
          <w:rFonts w:hint="eastAsia" w:ascii="仿宋" w:hAnsi="仿宋" w:eastAsia="仿宋"/>
          <w:color w:val="000000"/>
          <w:sz w:val="24"/>
        </w:rPr>
        <w:t>。</w:t>
      </w:r>
    </w:p>
    <w:p>
      <w:pPr>
        <w:pStyle w:val="6"/>
        <w:numPr>
          <w:ilvl w:val="3"/>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当页面查询结果超过单页展示上限时，系统在列表底部加载分页组件。</w:t>
      </w:r>
    </w:p>
    <w:p>
      <w:pPr>
        <w:spacing w:line="360" w:lineRule="auto"/>
        <w:rPr>
          <w:rFonts w:ascii="仿宋" w:hAnsi="仿宋" w:eastAsia="仿宋"/>
        </w:rPr>
      </w:pPr>
      <w:r>
        <w:rPr>
          <w:rFonts w:ascii="仿宋" w:hAnsi="仿宋" w:eastAsia="仿宋"/>
          <w:color w:val="000000"/>
          <w:sz w:val="24"/>
        </w:rPr>
        <w:t>用户可通过页码、上一页、下一页及每页条数等分页控件切换列表展示结果。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72"/>
        <w:gridCol w:w="2263"/>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上一页</w:t>
            </w:r>
          </w:p>
        </w:tc>
        <w:tc>
          <w:tcPr>
            <w:tcW w:w="2272" w:type="dxa"/>
          </w:tcPr>
          <w:p>
            <w:pPr>
              <w:spacing w:line="360" w:lineRule="auto"/>
              <w:rPr>
                <w:rFonts w:ascii="仿宋" w:hAnsi="仿宋" w:eastAsia="仿宋"/>
              </w:rPr>
            </w:pPr>
            <w:r>
              <w:rPr>
                <w:rFonts w:ascii="仿宋" w:hAnsi="仿宋" w:eastAsia="仿宋"/>
                <w:color w:val="000000"/>
                <w:sz w:val="24"/>
              </w:rPr>
              <w:t>点击触发</w:t>
            </w:r>
          </w:p>
        </w:tc>
        <w:tc>
          <w:tcPr>
            <w:tcW w:w="2263" w:type="dxa"/>
          </w:tcPr>
          <w:p>
            <w:pPr>
              <w:spacing w:line="360" w:lineRule="auto"/>
              <w:rPr>
                <w:rFonts w:ascii="仿宋" w:hAnsi="仿宋" w:eastAsia="仿宋"/>
              </w:rPr>
            </w:pPr>
            <w:r>
              <w:rPr>
                <w:rFonts w:ascii="仿宋" w:hAnsi="仿宋" w:eastAsia="仿宋"/>
                <w:color w:val="000000"/>
                <w:sz w:val="24"/>
              </w:rPr>
              <w:t>按钮</w:t>
            </w:r>
          </w:p>
        </w:tc>
        <w:tc>
          <w:tcPr>
            <w:tcW w:w="2263" w:type="dxa"/>
          </w:tcPr>
          <w:p>
            <w:pPr>
              <w:spacing w:line="360" w:lineRule="auto"/>
              <w:rPr>
                <w:rFonts w:ascii="仿宋" w:hAnsi="仿宋" w:eastAsia="仿宋"/>
              </w:rPr>
            </w:pPr>
            <w:r>
              <w:rPr>
                <w:rFonts w:ascii="仿宋" w:hAnsi="仿宋" w:eastAsia="仿宋"/>
                <w:color w:val="000000"/>
                <w:sz w:val="24"/>
              </w:rPr>
              <w:t>查看当前页前一页数据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color w:val="000000"/>
                <w:sz w:val="24"/>
              </w:rPr>
            </w:pPr>
            <w:r>
              <w:rPr>
                <w:rFonts w:ascii="仿宋" w:hAnsi="仿宋" w:eastAsia="仿宋"/>
                <w:color w:val="000000"/>
                <w:sz w:val="24"/>
              </w:rPr>
              <w:t>页码</w:t>
            </w:r>
          </w:p>
        </w:tc>
        <w:tc>
          <w:tcPr>
            <w:tcW w:w="2272" w:type="dxa"/>
          </w:tcPr>
          <w:p>
            <w:pPr>
              <w:spacing w:line="360" w:lineRule="auto"/>
              <w:rPr>
                <w:rFonts w:ascii="仿宋" w:hAnsi="仿宋" w:eastAsia="仿宋"/>
                <w:color w:val="000000"/>
                <w:sz w:val="24"/>
              </w:rPr>
            </w:pPr>
            <w:r>
              <w:rPr>
                <w:rFonts w:ascii="仿宋" w:hAnsi="仿宋" w:eastAsia="仿宋"/>
                <w:color w:val="000000"/>
                <w:sz w:val="24"/>
              </w:rPr>
              <w:t>点击触发</w:t>
            </w:r>
          </w:p>
        </w:tc>
        <w:tc>
          <w:tcPr>
            <w:tcW w:w="2263" w:type="dxa"/>
          </w:tcPr>
          <w:p>
            <w:pPr>
              <w:spacing w:line="360" w:lineRule="auto"/>
              <w:rPr>
                <w:rFonts w:ascii="仿宋" w:hAnsi="仿宋" w:eastAsia="仿宋"/>
                <w:color w:val="000000"/>
                <w:sz w:val="24"/>
              </w:rPr>
            </w:pPr>
            <w:r>
              <w:rPr>
                <w:rFonts w:ascii="仿宋" w:hAnsi="仿宋" w:eastAsia="仿宋"/>
                <w:color w:val="000000"/>
                <w:sz w:val="24"/>
              </w:rPr>
              <w:t>按钮</w:t>
            </w:r>
          </w:p>
        </w:tc>
        <w:tc>
          <w:tcPr>
            <w:tcW w:w="2263" w:type="dxa"/>
          </w:tcPr>
          <w:p>
            <w:pPr>
              <w:spacing w:line="360" w:lineRule="auto"/>
              <w:rPr>
                <w:rFonts w:ascii="仿宋" w:hAnsi="仿宋" w:eastAsia="仿宋"/>
                <w:color w:val="000000"/>
                <w:sz w:val="24"/>
              </w:rPr>
            </w:pPr>
            <w:r>
              <w:rPr>
                <w:rFonts w:ascii="仿宋" w:hAnsi="仿宋" w:eastAsia="仿宋"/>
                <w:color w:val="000000"/>
                <w:sz w:val="24"/>
              </w:rPr>
              <w:t>切换至指定页码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下一页</w:t>
            </w:r>
          </w:p>
        </w:tc>
        <w:tc>
          <w:tcPr>
            <w:tcW w:w="2272" w:type="dxa"/>
          </w:tcPr>
          <w:p>
            <w:pPr>
              <w:spacing w:line="360" w:lineRule="auto"/>
              <w:rPr>
                <w:rFonts w:ascii="仿宋" w:hAnsi="仿宋" w:eastAsia="仿宋"/>
              </w:rPr>
            </w:pPr>
            <w:r>
              <w:rPr>
                <w:rFonts w:ascii="仿宋" w:hAnsi="仿宋" w:eastAsia="仿宋"/>
                <w:color w:val="000000"/>
                <w:sz w:val="24"/>
              </w:rPr>
              <w:t>点击触发</w:t>
            </w:r>
          </w:p>
        </w:tc>
        <w:tc>
          <w:tcPr>
            <w:tcW w:w="2263" w:type="dxa"/>
          </w:tcPr>
          <w:p>
            <w:pPr>
              <w:spacing w:line="360" w:lineRule="auto"/>
              <w:rPr>
                <w:rFonts w:ascii="仿宋" w:hAnsi="仿宋" w:eastAsia="仿宋"/>
              </w:rPr>
            </w:pPr>
            <w:r>
              <w:rPr>
                <w:rFonts w:ascii="仿宋" w:hAnsi="仿宋" w:eastAsia="仿宋"/>
                <w:color w:val="000000"/>
                <w:sz w:val="24"/>
              </w:rPr>
              <w:t>按钮</w:t>
            </w:r>
          </w:p>
        </w:tc>
        <w:tc>
          <w:tcPr>
            <w:tcW w:w="2263" w:type="dxa"/>
          </w:tcPr>
          <w:p>
            <w:pPr>
              <w:spacing w:line="360" w:lineRule="auto"/>
              <w:rPr>
                <w:rFonts w:ascii="仿宋" w:hAnsi="仿宋" w:eastAsia="仿宋"/>
              </w:rPr>
            </w:pPr>
            <w:r>
              <w:rPr>
                <w:rFonts w:ascii="仿宋" w:hAnsi="仿宋" w:eastAsia="仿宋"/>
                <w:color w:val="000000"/>
                <w:sz w:val="24"/>
              </w:rPr>
              <w:t>查看当前页后一页数据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每页条数</w:t>
            </w:r>
          </w:p>
        </w:tc>
        <w:tc>
          <w:tcPr>
            <w:tcW w:w="2272" w:type="dxa"/>
          </w:tcPr>
          <w:p>
            <w:pPr>
              <w:spacing w:line="360" w:lineRule="auto"/>
              <w:rPr>
                <w:rFonts w:ascii="仿宋" w:hAnsi="仿宋" w:eastAsia="仿宋"/>
              </w:rPr>
            </w:pPr>
            <w:r>
              <w:rPr>
                <w:rFonts w:ascii="仿宋" w:hAnsi="仿宋" w:eastAsia="仿宋"/>
                <w:color w:val="000000"/>
                <w:sz w:val="24"/>
              </w:rPr>
              <w:t>必输</w:t>
            </w:r>
            <w:r>
              <w:rPr>
                <w:rFonts w:hint="eastAsia" w:ascii="仿宋" w:hAnsi="仿宋" w:eastAsia="仿宋"/>
                <w:color w:val="000000"/>
                <w:sz w:val="24"/>
              </w:rPr>
              <w:t>、默认：1</w:t>
            </w:r>
            <w:r>
              <w:rPr>
                <w:rFonts w:ascii="仿宋" w:hAnsi="仿宋" w:eastAsia="仿宋"/>
                <w:color w:val="000000"/>
                <w:sz w:val="24"/>
              </w:rPr>
              <w:t>0</w:t>
            </w:r>
            <w:r>
              <w:rPr>
                <w:rFonts w:hint="eastAsia" w:ascii="仿宋" w:hAnsi="仿宋" w:eastAsia="仿宋"/>
                <w:color w:val="000000"/>
                <w:sz w:val="24"/>
              </w:rPr>
              <w:t>条</w:t>
            </w:r>
          </w:p>
        </w:tc>
        <w:tc>
          <w:tcPr>
            <w:tcW w:w="2263" w:type="dxa"/>
          </w:tcPr>
          <w:p>
            <w:pPr>
              <w:spacing w:line="360" w:lineRule="auto"/>
              <w:rPr>
                <w:rFonts w:ascii="仿宋" w:hAnsi="仿宋" w:eastAsia="仿宋"/>
              </w:rPr>
            </w:pPr>
            <w:r>
              <w:rPr>
                <w:rFonts w:ascii="仿宋" w:hAnsi="仿宋" w:eastAsia="仿宋"/>
                <w:color w:val="000000"/>
                <w:sz w:val="24"/>
              </w:rPr>
              <w:t>下拉框</w:t>
            </w:r>
          </w:p>
        </w:tc>
        <w:tc>
          <w:tcPr>
            <w:tcW w:w="2263" w:type="dxa"/>
          </w:tcPr>
          <w:p>
            <w:pPr>
              <w:spacing w:line="360" w:lineRule="auto"/>
              <w:rPr>
                <w:rFonts w:ascii="仿宋" w:hAnsi="仿宋" w:eastAsia="仿宋"/>
              </w:rPr>
            </w:pPr>
            <w:r>
              <w:rPr>
                <w:rFonts w:ascii="仿宋" w:hAnsi="仿宋" w:eastAsia="仿宋"/>
                <w:color w:val="000000"/>
                <w:sz w:val="24"/>
              </w:rPr>
              <w:t>选择单页展示记录数</w:t>
            </w:r>
            <w:r>
              <w:rPr>
                <w:rFonts w:hint="eastAsia" w:ascii="仿宋" w:hAnsi="仿宋" w:eastAsia="仿宋"/>
                <w:color w:val="000000"/>
                <w:sz w:val="24"/>
              </w:rPr>
              <w:t>，枚举：1</w:t>
            </w:r>
            <w:r>
              <w:rPr>
                <w:rFonts w:ascii="仿宋" w:hAnsi="仿宋" w:eastAsia="仿宋"/>
                <w:color w:val="000000"/>
                <w:sz w:val="24"/>
              </w:rPr>
              <w:t>0</w:t>
            </w:r>
            <w:r>
              <w:rPr>
                <w:rFonts w:hint="eastAsia" w:ascii="仿宋" w:hAnsi="仿宋" w:eastAsia="仿宋"/>
                <w:color w:val="000000"/>
                <w:sz w:val="24"/>
              </w:rPr>
              <w:t>条、2</w:t>
            </w:r>
            <w:r>
              <w:rPr>
                <w:rFonts w:ascii="仿宋" w:hAnsi="仿宋" w:eastAsia="仿宋"/>
                <w:color w:val="000000"/>
                <w:sz w:val="24"/>
              </w:rPr>
              <w:t>0</w:t>
            </w:r>
            <w:r>
              <w:rPr>
                <w:rFonts w:hint="eastAsia" w:ascii="仿宋" w:hAnsi="仿宋" w:eastAsia="仿宋"/>
                <w:color w:val="000000"/>
                <w:sz w:val="24"/>
              </w:rPr>
              <w:t>条、3</w:t>
            </w:r>
            <w:r>
              <w:rPr>
                <w:rFonts w:ascii="仿宋" w:hAnsi="仿宋" w:eastAsia="仿宋"/>
                <w:color w:val="000000"/>
                <w:sz w:val="24"/>
              </w:rPr>
              <w:t>0</w:t>
            </w:r>
            <w:r>
              <w:rPr>
                <w:rFonts w:hint="eastAsia" w:ascii="仿宋" w:hAnsi="仿宋" w:eastAsia="仿宋"/>
                <w:color w:val="000000"/>
                <w:sz w:val="24"/>
              </w:rPr>
              <w:t>条、5</w:t>
            </w:r>
            <w:r>
              <w:rPr>
                <w:rFonts w:ascii="仿宋" w:hAnsi="仿宋" w:eastAsia="仿宋"/>
                <w:color w:val="000000"/>
                <w:sz w:val="24"/>
              </w:rPr>
              <w:t>0</w:t>
            </w:r>
            <w:r>
              <w:rPr>
                <w:rFonts w:hint="eastAsia" w:ascii="仿宋" w:hAnsi="仿宋" w:eastAsia="仿宋"/>
                <w:color w:val="000000"/>
                <w:sz w:val="24"/>
              </w:rPr>
              <w:t>条、1</w:t>
            </w:r>
            <w:r>
              <w:rPr>
                <w:rFonts w:ascii="仿宋" w:hAnsi="仿宋" w:eastAsia="仿宋"/>
                <w:color w:val="000000"/>
                <w:sz w:val="24"/>
              </w:rPr>
              <w:t>00</w:t>
            </w:r>
            <w:r>
              <w:rPr>
                <w:rFonts w:hint="eastAsia" w:ascii="仿宋" w:hAnsi="仿宋" w:eastAsia="仿宋"/>
                <w:color w:val="000000"/>
                <w:sz w:val="24"/>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color w:val="000000"/>
                <w:sz w:val="24"/>
              </w:rPr>
              <w:t>前往【  】页面</w:t>
            </w:r>
          </w:p>
        </w:tc>
        <w:tc>
          <w:tcPr>
            <w:tcW w:w="2272" w:type="dxa"/>
          </w:tcPr>
          <w:p>
            <w:pPr>
              <w:spacing w:line="360" w:lineRule="auto"/>
              <w:rPr>
                <w:rFonts w:ascii="仿宋" w:hAnsi="仿宋" w:eastAsia="仿宋"/>
              </w:rPr>
            </w:pPr>
            <w:r>
              <w:rPr>
                <w:rFonts w:ascii="仿宋" w:hAnsi="仿宋" w:eastAsia="仿宋"/>
                <w:color w:val="000000"/>
                <w:sz w:val="24"/>
              </w:rPr>
              <w:t>必输</w:t>
            </w:r>
            <w:r>
              <w:rPr>
                <w:rFonts w:hint="eastAsia" w:ascii="仿宋" w:hAnsi="仿宋" w:eastAsia="仿宋"/>
                <w:color w:val="000000"/>
                <w:sz w:val="24"/>
              </w:rPr>
              <w:t>、默认与当前页面一致，可输入页面直接跳转</w:t>
            </w:r>
          </w:p>
        </w:tc>
        <w:tc>
          <w:tcPr>
            <w:tcW w:w="2263" w:type="dxa"/>
          </w:tcPr>
          <w:p>
            <w:pPr>
              <w:spacing w:line="360" w:lineRule="auto"/>
              <w:rPr>
                <w:rFonts w:ascii="仿宋" w:hAnsi="仿宋" w:eastAsia="仿宋"/>
              </w:rPr>
            </w:pPr>
            <w:r>
              <w:rPr>
                <w:rFonts w:hint="eastAsia" w:ascii="仿宋" w:hAnsi="仿宋" w:eastAsia="仿宋"/>
                <w:color w:val="000000"/>
                <w:sz w:val="24"/>
              </w:rPr>
              <w:t>文本框</w:t>
            </w:r>
          </w:p>
        </w:tc>
        <w:tc>
          <w:tcPr>
            <w:tcW w:w="2263" w:type="dxa"/>
          </w:tcPr>
          <w:p>
            <w:pPr>
              <w:spacing w:line="360" w:lineRule="auto"/>
              <w:rPr>
                <w:rFonts w:ascii="仿宋" w:hAnsi="仿宋" w:eastAsia="仿宋"/>
              </w:rPr>
            </w:pPr>
            <w:r>
              <w:rPr>
                <w:rFonts w:hint="eastAsia" w:ascii="仿宋" w:hAnsi="仿宋" w:eastAsia="仿宋"/>
                <w:color w:val="000000"/>
                <w:sz w:val="24"/>
              </w:rPr>
              <w:t>输入前往的页码</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当列表查询结果超过单页展示上限时，系统在列表底部展示分页组件。</w:t>
      </w:r>
    </w:p>
    <w:p>
      <w:pPr>
        <w:spacing w:line="360" w:lineRule="auto"/>
        <w:rPr>
          <w:rFonts w:ascii="仿宋" w:hAnsi="仿宋" w:eastAsia="仿宋"/>
          <w:sz w:val="24"/>
          <w:szCs w:val="24"/>
        </w:rPr>
      </w:pPr>
      <w:r>
        <w:rPr>
          <w:rFonts w:hint="eastAsia" w:ascii="仿宋" w:hAnsi="仿宋" w:eastAsia="仿宋"/>
          <w:sz w:val="24"/>
          <w:szCs w:val="24"/>
        </w:rPr>
        <w:t>2. 系统默认加载第一页数据，并同步展示当前页、总页数和总记录数等分页信息。</w:t>
      </w:r>
    </w:p>
    <w:p>
      <w:pPr>
        <w:spacing w:line="360" w:lineRule="auto"/>
        <w:rPr>
          <w:rFonts w:ascii="仿宋" w:hAnsi="仿宋" w:eastAsia="仿宋"/>
          <w:sz w:val="24"/>
          <w:szCs w:val="24"/>
        </w:rPr>
      </w:pPr>
      <w:r>
        <w:rPr>
          <w:rFonts w:hint="eastAsia" w:ascii="仿宋" w:hAnsi="仿宋" w:eastAsia="仿宋"/>
          <w:sz w:val="24"/>
          <w:szCs w:val="24"/>
        </w:rPr>
        <w:t>3. 用户点击“上一页”时，系统加载当前页的前一页数据。</w:t>
      </w:r>
    </w:p>
    <w:p>
      <w:pPr>
        <w:spacing w:line="360" w:lineRule="auto"/>
        <w:rPr>
          <w:rFonts w:ascii="仿宋" w:hAnsi="仿宋" w:eastAsia="仿宋"/>
          <w:sz w:val="24"/>
          <w:szCs w:val="24"/>
        </w:rPr>
      </w:pPr>
      <w:r>
        <w:rPr>
          <w:rFonts w:hint="eastAsia" w:ascii="仿宋" w:hAnsi="仿宋" w:eastAsia="仿宋"/>
          <w:sz w:val="24"/>
          <w:szCs w:val="24"/>
        </w:rPr>
        <w:t>4. 用户点击“下一页”时，系统加载当前页的后一页数据。</w:t>
      </w:r>
    </w:p>
    <w:p>
      <w:pPr>
        <w:spacing w:line="360" w:lineRule="auto"/>
        <w:rPr>
          <w:rFonts w:ascii="仿宋" w:hAnsi="仿宋" w:eastAsia="仿宋"/>
          <w:sz w:val="24"/>
          <w:szCs w:val="24"/>
        </w:rPr>
      </w:pPr>
      <w:r>
        <w:rPr>
          <w:rFonts w:hint="eastAsia" w:ascii="仿宋" w:hAnsi="仿宋" w:eastAsia="仿宋"/>
          <w:sz w:val="24"/>
          <w:szCs w:val="24"/>
        </w:rPr>
        <w:t>5. 用户点击指定页码时，系统直接切换到对应页并刷新列表结果。</w:t>
      </w:r>
    </w:p>
    <w:p>
      <w:pPr>
        <w:spacing w:line="360" w:lineRule="auto"/>
        <w:rPr>
          <w:rFonts w:ascii="仿宋" w:hAnsi="仿宋" w:eastAsia="仿宋"/>
          <w:sz w:val="24"/>
          <w:szCs w:val="24"/>
        </w:rPr>
      </w:pPr>
      <w:r>
        <w:rPr>
          <w:rFonts w:hint="eastAsia" w:ascii="仿宋" w:hAnsi="仿宋" w:eastAsia="仿宋"/>
          <w:sz w:val="24"/>
          <w:szCs w:val="24"/>
        </w:rPr>
        <w:t>6. 用户切换“每页条数”后，系统按新的单页条数重新计算总页数，并从第一页重新加载数据。</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分页组件适用于结果集较大的列表场景；当数据量不足单页时，页面可不展示或弱化分页组件。</w:t>
      </w:r>
    </w:p>
    <w:p>
      <w:pPr>
        <w:spacing w:line="360" w:lineRule="auto"/>
        <w:rPr>
          <w:rFonts w:ascii="仿宋" w:hAnsi="仿宋" w:eastAsia="仿宋"/>
          <w:sz w:val="24"/>
          <w:szCs w:val="24"/>
        </w:rPr>
      </w:pPr>
      <w:r>
        <w:rPr>
          <w:rFonts w:hint="eastAsia" w:ascii="仿宋" w:hAnsi="仿宋" w:eastAsia="仿宋"/>
          <w:sz w:val="24"/>
          <w:szCs w:val="24"/>
        </w:rPr>
        <w:t>2. 分页应作用于完整查询结果集，不得仅对当前页局部排序后再分页。</w:t>
      </w:r>
    </w:p>
    <w:p>
      <w:pPr>
        <w:spacing w:line="360" w:lineRule="auto"/>
        <w:rPr>
          <w:rFonts w:ascii="仿宋" w:hAnsi="仿宋" w:eastAsia="仿宋"/>
          <w:sz w:val="24"/>
          <w:szCs w:val="24"/>
        </w:rPr>
      </w:pPr>
      <w:r>
        <w:rPr>
          <w:rFonts w:hint="eastAsia" w:ascii="仿宋" w:hAnsi="仿宋" w:eastAsia="仿宋"/>
          <w:sz w:val="24"/>
          <w:szCs w:val="24"/>
        </w:rPr>
        <w:t>3. 当列表已应用排序条件时，应先按全量结果完成排序，再执行分页切片。</w:t>
      </w:r>
    </w:p>
    <w:p>
      <w:pPr>
        <w:spacing w:line="360" w:lineRule="auto"/>
        <w:rPr>
          <w:rFonts w:ascii="仿宋" w:hAnsi="仿宋" w:eastAsia="仿宋"/>
          <w:sz w:val="24"/>
          <w:szCs w:val="24"/>
        </w:rPr>
      </w:pPr>
      <w:r>
        <w:rPr>
          <w:rFonts w:hint="eastAsia" w:ascii="仿宋" w:hAnsi="仿宋" w:eastAsia="仿宋"/>
          <w:sz w:val="24"/>
          <w:szCs w:val="24"/>
        </w:rPr>
        <w:t>4. 每页条数应支持统一配置，每页条</w:t>
      </w:r>
      <w:r>
        <w:rPr>
          <w:rFonts w:hint="eastAsia" w:ascii="仿宋" w:hAnsi="仿宋" w:eastAsia="仿宋"/>
          <w:color w:val="000000"/>
          <w:sz w:val="24"/>
        </w:rPr>
        <w:t>枚举值：1</w:t>
      </w:r>
      <w:r>
        <w:rPr>
          <w:rFonts w:ascii="仿宋" w:hAnsi="仿宋" w:eastAsia="仿宋"/>
          <w:color w:val="000000"/>
          <w:sz w:val="24"/>
        </w:rPr>
        <w:t>0</w:t>
      </w:r>
      <w:r>
        <w:rPr>
          <w:rFonts w:hint="eastAsia" w:ascii="仿宋" w:hAnsi="仿宋" w:eastAsia="仿宋"/>
          <w:color w:val="000000"/>
          <w:sz w:val="24"/>
        </w:rPr>
        <w:t>条、2</w:t>
      </w:r>
      <w:r>
        <w:rPr>
          <w:rFonts w:ascii="仿宋" w:hAnsi="仿宋" w:eastAsia="仿宋"/>
          <w:color w:val="000000"/>
          <w:sz w:val="24"/>
        </w:rPr>
        <w:t>0</w:t>
      </w:r>
      <w:r>
        <w:rPr>
          <w:rFonts w:hint="eastAsia" w:ascii="仿宋" w:hAnsi="仿宋" w:eastAsia="仿宋"/>
          <w:color w:val="000000"/>
          <w:sz w:val="24"/>
        </w:rPr>
        <w:t>条、3</w:t>
      </w:r>
      <w:r>
        <w:rPr>
          <w:rFonts w:ascii="仿宋" w:hAnsi="仿宋" w:eastAsia="仿宋"/>
          <w:color w:val="000000"/>
          <w:sz w:val="24"/>
        </w:rPr>
        <w:t>0</w:t>
      </w:r>
      <w:r>
        <w:rPr>
          <w:rFonts w:hint="eastAsia" w:ascii="仿宋" w:hAnsi="仿宋" w:eastAsia="仿宋"/>
          <w:color w:val="000000"/>
          <w:sz w:val="24"/>
        </w:rPr>
        <w:t>条、5</w:t>
      </w:r>
      <w:r>
        <w:rPr>
          <w:rFonts w:ascii="仿宋" w:hAnsi="仿宋" w:eastAsia="仿宋"/>
          <w:color w:val="000000"/>
          <w:sz w:val="24"/>
        </w:rPr>
        <w:t>0</w:t>
      </w:r>
      <w:r>
        <w:rPr>
          <w:rFonts w:hint="eastAsia" w:ascii="仿宋" w:hAnsi="仿宋" w:eastAsia="仿宋"/>
          <w:color w:val="000000"/>
          <w:sz w:val="24"/>
        </w:rPr>
        <w:t>条、1</w:t>
      </w:r>
      <w:r>
        <w:rPr>
          <w:rFonts w:ascii="仿宋" w:hAnsi="仿宋" w:eastAsia="仿宋"/>
          <w:color w:val="000000"/>
          <w:sz w:val="24"/>
        </w:rPr>
        <w:t>00</w:t>
      </w:r>
      <w:r>
        <w:rPr>
          <w:rFonts w:hint="eastAsia" w:ascii="仿宋" w:hAnsi="仿宋" w:eastAsia="仿宋"/>
          <w:color w:val="000000"/>
          <w:sz w:val="24"/>
        </w:rPr>
        <w:t>条</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5. 当用户切换查询条件、排序条件或筛选条件后，分页应重置到第一页。</w:t>
      </w:r>
    </w:p>
    <w:p>
      <w:pPr>
        <w:spacing w:line="360" w:lineRule="auto"/>
        <w:rPr>
          <w:rFonts w:ascii="仿宋" w:hAnsi="仿宋" w:eastAsia="仿宋"/>
          <w:sz w:val="24"/>
          <w:szCs w:val="24"/>
        </w:rPr>
      </w:pPr>
      <w:r>
        <w:rPr>
          <w:rFonts w:hint="eastAsia" w:ascii="仿宋" w:hAnsi="仿宋" w:eastAsia="仿宋"/>
          <w:sz w:val="24"/>
          <w:szCs w:val="24"/>
        </w:rPr>
        <w:t>6. 当前页已为第一页时，“上一页”不可继续向前翻页；当前页已为最后一页时，“下一页”不可继续向后翻页。</w:t>
      </w:r>
    </w:p>
    <w:p>
      <w:pPr>
        <w:spacing w:line="360" w:lineRule="auto"/>
        <w:rPr>
          <w:rFonts w:ascii="仿宋" w:hAnsi="仿宋" w:eastAsia="仿宋"/>
          <w:sz w:val="24"/>
          <w:szCs w:val="24"/>
        </w:rPr>
      </w:pPr>
      <w:r>
        <w:rPr>
          <w:rFonts w:hint="eastAsia" w:ascii="仿宋" w:hAnsi="仿宋" w:eastAsia="仿宋"/>
          <w:sz w:val="24"/>
          <w:szCs w:val="24"/>
        </w:rPr>
        <w:t>7. 分页切换仅刷新列表结果区域，不应导致整页重复初始化或清空已生效的查询条件。</w:t>
      </w:r>
    </w:p>
    <w:p>
      <w:pPr>
        <w:spacing w:line="360" w:lineRule="auto"/>
        <w:rPr>
          <w:rFonts w:ascii="仿宋" w:hAnsi="仿宋" w:eastAsia="仿宋"/>
          <w:sz w:val="24"/>
          <w:szCs w:val="24"/>
        </w:rPr>
      </w:pPr>
      <w:r>
        <w:rPr>
          <w:rFonts w:hint="eastAsia" w:ascii="仿宋" w:hAnsi="仿宋" w:eastAsia="仿宋"/>
          <w:sz w:val="24"/>
          <w:szCs w:val="24"/>
        </w:rPr>
        <w:t>8</w:t>
      </w:r>
      <w:r>
        <w:rPr>
          <w:rFonts w:ascii="仿宋" w:hAnsi="仿宋" w:eastAsia="仿宋"/>
          <w:sz w:val="24"/>
          <w:szCs w:val="24"/>
        </w:rPr>
        <w:t xml:space="preserve">. </w:t>
      </w:r>
      <w:r>
        <w:rPr>
          <w:rFonts w:hint="eastAsia" w:ascii="仿宋" w:hAnsi="仿宋" w:eastAsia="仿宋"/>
          <w:sz w:val="24"/>
          <w:szCs w:val="24"/>
        </w:rPr>
        <w:t>当输入前往X页，大于实际分页时，应跳转到分页的最后一页。</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分页组件本身不单独控制数据权限，数据权限沿用接入页面的业务权限规则。</w:t>
      </w:r>
    </w:p>
    <w:p>
      <w:pPr>
        <w:spacing w:line="360" w:lineRule="auto"/>
        <w:rPr>
          <w:rFonts w:ascii="仿宋" w:hAnsi="仿宋" w:eastAsia="仿宋"/>
          <w:sz w:val="24"/>
          <w:szCs w:val="24"/>
        </w:rPr>
      </w:pPr>
      <w:r>
        <w:rPr>
          <w:rFonts w:hint="eastAsia" w:ascii="仿宋" w:hAnsi="仿宋" w:eastAsia="仿宋"/>
          <w:sz w:val="24"/>
          <w:szCs w:val="24"/>
        </w:rPr>
        <w:t>2. 分页组件仅对当前用户有权查看的结果集执行分页，不得突破原有权限边界</w:t>
      </w:r>
    </w:p>
    <w:p>
      <w:pPr>
        <w:pStyle w:val="6"/>
        <w:numPr>
          <w:ilvl w:val="3"/>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系统输出分页状态信息并展示对应页的列表结果。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5"/>
        <w:gridCol w:w="2265"/>
        <w:gridCol w:w="2265"/>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color w:val="000000"/>
                <w:sz w:val="24"/>
              </w:rPr>
            </w:pPr>
            <w:r>
              <w:rPr>
                <w:rFonts w:ascii="仿宋" w:hAnsi="仿宋" w:eastAsia="仿宋"/>
                <w:color w:val="000000"/>
                <w:sz w:val="24"/>
              </w:rPr>
              <w:t>总记录数</w:t>
            </w:r>
          </w:p>
        </w:tc>
        <w:tc>
          <w:tcPr>
            <w:tcW w:w="226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65"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展示查询结果总记录数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color w:val="000000"/>
                <w:sz w:val="24"/>
              </w:rPr>
            </w:pPr>
            <w:r>
              <w:rPr>
                <w:rFonts w:ascii="仿宋" w:hAnsi="仿宋" w:eastAsia="仿宋"/>
                <w:color w:val="000000"/>
                <w:sz w:val="24"/>
              </w:rPr>
              <w:t>上一页</w:t>
            </w:r>
          </w:p>
        </w:tc>
        <w:tc>
          <w:tcPr>
            <w:tcW w:w="2265" w:type="dxa"/>
          </w:tcPr>
          <w:p>
            <w:pPr>
              <w:spacing w:line="360" w:lineRule="auto"/>
              <w:rPr>
                <w:rFonts w:ascii="仿宋" w:hAnsi="仿宋" w:eastAsia="仿宋"/>
                <w:color w:val="000000"/>
                <w:sz w:val="24"/>
              </w:rPr>
            </w:pPr>
            <w:r>
              <w:rPr>
                <w:rFonts w:ascii="仿宋" w:hAnsi="仿宋" w:eastAsia="仿宋"/>
                <w:color w:val="000000"/>
                <w:sz w:val="24"/>
              </w:rPr>
              <w:t>点击触发</w:t>
            </w:r>
          </w:p>
        </w:tc>
        <w:tc>
          <w:tcPr>
            <w:tcW w:w="2265" w:type="dxa"/>
          </w:tcPr>
          <w:p>
            <w:pPr>
              <w:spacing w:line="360" w:lineRule="auto"/>
              <w:rPr>
                <w:rFonts w:ascii="仿宋" w:hAnsi="仿宋" w:eastAsia="仿宋"/>
                <w:color w:val="000000"/>
                <w:sz w:val="24"/>
              </w:rPr>
            </w:pPr>
            <w:r>
              <w:rPr>
                <w:rFonts w:ascii="仿宋" w:hAnsi="仿宋" w:eastAsia="仿宋"/>
                <w:color w:val="000000"/>
                <w:sz w:val="24"/>
              </w:rPr>
              <w:t>按钮</w:t>
            </w:r>
          </w:p>
        </w:tc>
        <w:tc>
          <w:tcPr>
            <w:tcW w:w="2265" w:type="dxa"/>
          </w:tcPr>
          <w:p>
            <w:pPr>
              <w:spacing w:line="360" w:lineRule="auto"/>
              <w:rPr>
                <w:rFonts w:ascii="仿宋" w:hAnsi="仿宋" w:eastAsia="仿宋"/>
                <w:color w:val="000000"/>
                <w:sz w:val="24"/>
              </w:rPr>
            </w:pPr>
            <w:r>
              <w:rPr>
                <w:rFonts w:ascii="仿宋" w:hAnsi="仿宋" w:eastAsia="仿宋"/>
                <w:color w:val="000000"/>
                <w:sz w:val="24"/>
              </w:rPr>
              <w:t>查看当前页前一页数据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color w:val="000000"/>
                <w:sz w:val="24"/>
              </w:rPr>
            </w:pPr>
            <w:r>
              <w:rPr>
                <w:rFonts w:ascii="仿宋" w:hAnsi="仿宋" w:eastAsia="仿宋"/>
                <w:color w:val="000000"/>
                <w:sz w:val="24"/>
              </w:rPr>
              <w:t>当前页</w:t>
            </w:r>
          </w:p>
        </w:tc>
        <w:tc>
          <w:tcPr>
            <w:tcW w:w="226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65" w:type="dxa"/>
          </w:tcPr>
          <w:p>
            <w:pPr>
              <w:spacing w:line="360" w:lineRule="auto"/>
              <w:rPr>
                <w:rFonts w:ascii="仿宋" w:hAnsi="仿宋" w:eastAsia="仿宋"/>
                <w:color w:val="000000"/>
                <w:sz w:val="24"/>
              </w:rPr>
            </w:pPr>
            <w:r>
              <w:rPr>
                <w:rFonts w:ascii="仿宋" w:hAnsi="仿宋" w:eastAsia="仿宋"/>
                <w:color w:val="000000"/>
                <w:sz w:val="24"/>
              </w:rPr>
              <w:t>按钮</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展示当前正在浏览的页码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color w:val="000000"/>
                <w:sz w:val="24"/>
              </w:rPr>
            </w:pPr>
            <w:r>
              <w:rPr>
                <w:rFonts w:ascii="仿宋" w:hAnsi="仿宋" w:eastAsia="仿宋"/>
                <w:color w:val="000000"/>
                <w:sz w:val="24"/>
              </w:rPr>
              <w:t>下一页</w:t>
            </w:r>
          </w:p>
        </w:tc>
        <w:tc>
          <w:tcPr>
            <w:tcW w:w="2265" w:type="dxa"/>
          </w:tcPr>
          <w:p>
            <w:pPr>
              <w:spacing w:line="360" w:lineRule="auto"/>
              <w:rPr>
                <w:rFonts w:ascii="仿宋" w:hAnsi="仿宋" w:eastAsia="仿宋"/>
                <w:color w:val="000000"/>
                <w:sz w:val="24"/>
              </w:rPr>
            </w:pPr>
            <w:r>
              <w:rPr>
                <w:rFonts w:ascii="仿宋" w:hAnsi="仿宋" w:eastAsia="仿宋"/>
                <w:color w:val="000000"/>
                <w:sz w:val="24"/>
              </w:rPr>
              <w:t>点击触发</w:t>
            </w:r>
          </w:p>
        </w:tc>
        <w:tc>
          <w:tcPr>
            <w:tcW w:w="2265" w:type="dxa"/>
          </w:tcPr>
          <w:p>
            <w:pPr>
              <w:spacing w:line="360" w:lineRule="auto"/>
              <w:rPr>
                <w:rFonts w:ascii="仿宋" w:hAnsi="仿宋" w:eastAsia="仿宋"/>
                <w:color w:val="000000"/>
                <w:sz w:val="24"/>
              </w:rPr>
            </w:pPr>
            <w:r>
              <w:rPr>
                <w:rFonts w:ascii="仿宋" w:hAnsi="仿宋" w:eastAsia="仿宋"/>
                <w:color w:val="000000"/>
                <w:sz w:val="24"/>
              </w:rPr>
              <w:t>按钮</w:t>
            </w:r>
          </w:p>
        </w:tc>
        <w:tc>
          <w:tcPr>
            <w:tcW w:w="2265" w:type="dxa"/>
          </w:tcPr>
          <w:p>
            <w:pPr>
              <w:spacing w:line="360" w:lineRule="auto"/>
              <w:rPr>
                <w:rFonts w:ascii="仿宋" w:hAnsi="仿宋" w:eastAsia="仿宋"/>
                <w:color w:val="000000"/>
                <w:sz w:val="24"/>
              </w:rPr>
            </w:pPr>
            <w:r>
              <w:rPr>
                <w:rFonts w:ascii="仿宋" w:hAnsi="仿宋" w:eastAsia="仿宋"/>
                <w:color w:val="000000"/>
                <w:sz w:val="24"/>
              </w:rPr>
              <w:t>查看当前页后一页数据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rPr>
            </w:pPr>
            <w:r>
              <w:rPr>
                <w:rFonts w:ascii="仿宋" w:hAnsi="仿宋" w:eastAsia="仿宋"/>
                <w:color w:val="000000"/>
                <w:sz w:val="24"/>
              </w:rPr>
              <w:t>每页条数</w:t>
            </w:r>
          </w:p>
        </w:tc>
        <w:tc>
          <w:tcPr>
            <w:tcW w:w="2265" w:type="dxa"/>
          </w:tcPr>
          <w:p>
            <w:pPr>
              <w:spacing w:line="360" w:lineRule="auto"/>
              <w:rPr>
                <w:rFonts w:ascii="仿宋" w:hAnsi="仿宋" w:eastAsia="仿宋"/>
              </w:rPr>
            </w:pPr>
            <w:r>
              <w:rPr>
                <w:rFonts w:ascii="仿宋" w:hAnsi="仿宋" w:eastAsia="仿宋"/>
                <w:color w:val="000000"/>
                <w:sz w:val="24"/>
              </w:rPr>
              <w:t>反显</w:t>
            </w:r>
          </w:p>
        </w:tc>
        <w:tc>
          <w:tcPr>
            <w:tcW w:w="2265" w:type="dxa"/>
          </w:tcPr>
          <w:p>
            <w:pPr>
              <w:spacing w:line="360" w:lineRule="auto"/>
              <w:rPr>
                <w:rFonts w:ascii="仿宋" w:hAnsi="仿宋" w:eastAsia="仿宋"/>
              </w:rPr>
            </w:pPr>
            <w:r>
              <w:rPr>
                <w:rFonts w:ascii="仿宋" w:hAnsi="仿宋" w:eastAsia="仿宋"/>
                <w:color w:val="000000"/>
                <w:sz w:val="24"/>
              </w:rPr>
              <w:t>下拉框</w:t>
            </w:r>
          </w:p>
        </w:tc>
        <w:tc>
          <w:tcPr>
            <w:tcW w:w="2265" w:type="dxa"/>
          </w:tcPr>
          <w:p>
            <w:pPr>
              <w:spacing w:line="360" w:lineRule="auto"/>
              <w:rPr>
                <w:rFonts w:ascii="仿宋" w:hAnsi="仿宋" w:eastAsia="仿宋"/>
              </w:rPr>
            </w:pPr>
            <w:r>
              <w:rPr>
                <w:rFonts w:ascii="仿宋" w:hAnsi="仿宋" w:eastAsia="仿宋"/>
                <w:color w:val="000000"/>
                <w:sz w:val="24"/>
              </w:rPr>
              <w:t>选择单页展示记录数</w:t>
            </w:r>
            <w:r>
              <w:rPr>
                <w:rFonts w:hint="eastAsia" w:ascii="仿宋" w:hAnsi="仿宋" w:eastAsia="仿宋"/>
                <w:color w:val="000000"/>
                <w:sz w:val="24"/>
              </w:rPr>
              <w:t>，枚举：1</w:t>
            </w:r>
            <w:r>
              <w:rPr>
                <w:rFonts w:ascii="仿宋" w:hAnsi="仿宋" w:eastAsia="仿宋"/>
                <w:color w:val="000000"/>
                <w:sz w:val="24"/>
              </w:rPr>
              <w:t>0</w:t>
            </w:r>
            <w:r>
              <w:rPr>
                <w:rFonts w:hint="eastAsia" w:ascii="仿宋" w:hAnsi="仿宋" w:eastAsia="仿宋"/>
                <w:color w:val="000000"/>
                <w:sz w:val="24"/>
              </w:rPr>
              <w:t>条、2</w:t>
            </w:r>
            <w:r>
              <w:rPr>
                <w:rFonts w:ascii="仿宋" w:hAnsi="仿宋" w:eastAsia="仿宋"/>
                <w:color w:val="000000"/>
                <w:sz w:val="24"/>
              </w:rPr>
              <w:t>0</w:t>
            </w:r>
            <w:r>
              <w:rPr>
                <w:rFonts w:hint="eastAsia" w:ascii="仿宋" w:hAnsi="仿宋" w:eastAsia="仿宋"/>
                <w:color w:val="000000"/>
                <w:sz w:val="24"/>
              </w:rPr>
              <w:t>条、3</w:t>
            </w:r>
            <w:r>
              <w:rPr>
                <w:rFonts w:ascii="仿宋" w:hAnsi="仿宋" w:eastAsia="仿宋"/>
                <w:color w:val="000000"/>
                <w:sz w:val="24"/>
              </w:rPr>
              <w:t>0</w:t>
            </w:r>
            <w:r>
              <w:rPr>
                <w:rFonts w:hint="eastAsia" w:ascii="仿宋" w:hAnsi="仿宋" w:eastAsia="仿宋"/>
                <w:color w:val="000000"/>
                <w:sz w:val="24"/>
              </w:rPr>
              <w:t>条、5</w:t>
            </w:r>
            <w:r>
              <w:rPr>
                <w:rFonts w:ascii="仿宋" w:hAnsi="仿宋" w:eastAsia="仿宋"/>
                <w:color w:val="000000"/>
                <w:sz w:val="24"/>
              </w:rPr>
              <w:t>0</w:t>
            </w:r>
            <w:r>
              <w:rPr>
                <w:rFonts w:hint="eastAsia" w:ascii="仿宋" w:hAnsi="仿宋" w:eastAsia="仿宋"/>
                <w:color w:val="000000"/>
                <w:sz w:val="24"/>
              </w:rPr>
              <w:t>条、1</w:t>
            </w:r>
            <w:r>
              <w:rPr>
                <w:rFonts w:ascii="仿宋" w:hAnsi="仿宋" w:eastAsia="仿宋"/>
                <w:color w:val="000000"/>
                <w:sz w:val="24"/>
              </w:rPr>
              <w:t>00</w:t>
            </w:r>
            <w:r>
              <w:rPr>
                <w:rFonts w:hint="eastAsia" w:ascii="仿宋" w:hAnsi="仿宋" w:eastAsia="仿宋"/>
                <w:color w:val="000000"/>
                <w:sz w:val="24"/>
              </w:rPr>
              <w:t>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rPr>
            </w:pPr>
            <w:r>
              <w:rPr>
                <w:rFonts w:hint="eastAsia" w:ascii="仿宋" w:hAnsi="仿宋" w:eastAsia="仿宋"/>
                <w:color w:val="000000"/>
                <w:sz w:val="24"/>
              </w:rPr>
              <w:t>前往【  页面</w:t>
            </w:r>
          </w:p>
        </w:tc>
        <w:tc>
          <w:tcPr>
            <w:tcW w:w="2265"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、同“</w:t>
            </w:r>
            <w:r>
              <w:rPr>
                <w:rFonts w:ascii="仿宋" w:hAnsi="仿宋" w:eastAsia="仿宋"/>
                <w:color w:val="000000"/>
                <w:sz w:val="24"/>
              </w:rPr>
              <w:t>当前页</w:t>
            </w:r>
            <w:r>
              <w:rPr>
                <w:rFonts w:hint="eastAsia" w:ascii="仿宋" w:hAnsi="仿宋" w:eastAsia="仿宋"/>
                <w:color w:val="000000"/>
                <w:sz w:val="24"/>
              </w:rPr>
              <w:t>”</w:t>
            </w:r>
          </w:p>
        </w:tc>
        <w:tc>
          <w:tcPr>
            <w:tcW w:w="2265" w:type="dxa"/>
          </w:tcPr>
          <w:p>
            <w:pPr>
              <w:spacing w:line="360" w:lineRule="auto"/>
              <w:rPr>
                <w:rFonts w:ascii="仿宋" w:hAnsi="仿宋" w:eastAsia="仿宋"/>
              </w:rPr>
            </w:pPr>
            <w:r>
              <w:rPr>
                <w:rFonts w:hint="eastAsia" w:ascii="仿宋" w:hAnsi="仿宋" w:eastAsia="仿宋"/>
                <w:color w:val="000000"/>
                <w:sz w:val="24"/>
              </w:rPr>
              <w:t>文本框</w:t>
            </w:r>
          </w:p>
        </w:tc>
        <w:tc>
          <w:tcPr>
            <w:tcW w:w="2265" w:type="dxa"/>
          </w:tcPr>
          <w:p>
            <w:pPr>
              <w:spacing w:line="360" w:lineRule="auto"/>
              <w:rPr>
                <w:rFonts w:ascii="仿宋" w:hAnsi="仿宋" w:eastAsia="仿宋"/>
              </w:rPr>
            </w:pPr>
            <w:r>
              <w:rPr>
                <w:rFonts w:hint="eastAsia" w:ascii="仿宋" w:hAnsi="仿宋" w:eastAsia="仿宋"/>
                <w:color w:val="000000"/>
                <w:sz w:val="24"/>
              </w:rPr>
              <w:t>输入前往的页码</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spacing w:line="360" w:lineRule="auto"/>
        <w:rPr>
          <w:rFonts w:ascii="仿宋" w:hAnsi="仿宋" w:eastAsia="仿宋"/>
        </w:rPr>
      </w:pPr>
    </w:p>
    <w:p>
      <w:pPr>
        <w:pStyle w:val="5"/>
        <w:numPr>
          <w:ilvl w:val="2"/>
          <w:numId w:val="14"/>
        </w:numPr>
        <w:spacing w:line="360" w:lineRule="auto"/>
        <w:ind w:left="993" w:hanging="993"/>
        <w:rPr>
          <w:sz w:val="28"/>
          <w:szCs w:val="28"/>
        </w:rPr>
      </w:pPr>
      <w:bookmarkStart w:id="64" w:name="_Toc233295824"/>
      <w:r>
        <w:rPr>
          <w:rFonts w:hint="eastAsia"/>
          <w:sz w:val="28"/>
          <w:szCs w:val="28"/>
        </w:rPr>
        <w:t>列设置</w:t>
      </w:r>
      <w:bookmarkEnd w:id="64"/>
    </w:p>
    <w:p>
      <w:pPr>
        <w:pStyle w:val="6"/>
        <w:numPr>
          <w:ilvl w:val="3"/>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自定义我的客户</w:t>
      </w:r>
      <w:r>
        <w:rPr>
          <w:rFonts w:hint="eastAsia" w:ascii="仿宋" w:hAnsi="仿宋" w:eastAsia="仿宋"/>
          <w:color w:val="000000"/>
          <w:sz w:val="24"/>
        </w:rPr>
        <w:t>/辖内客户等客户</w:t>
      </w:r>
      <w:r>
        <w:rPr>
          <w:rFonts w:ascii="仿宋" w:hAnsi="仿宋" w:eastAsia="仿宋"/>
          <w:color w:val="000000"/>
          <w:sz w:val="24"/>
        </w:rPr>
        <w:t>列表的展示列和列顺序，并保存个人展示偏好，助力</w:t>
      </w:r>
      <w:r>
        <w:rPr>
          <w:rFonts w:hint="eastAsia" w:ascii="仿宋" w:hAnsi="仿宋" w:eastAsia="仿宋"/>
          <w:color w:val="000000"/>
          <w:sz w:val="24"/>
        </w:rPr>
        <w:t>用户</w:t>
      </w:r>
      <w:r>
        <w:rPr>
          <w:rFonts w:ascii="仿宋" w:hAnsi="仿宋" w:eastAsia="仿宋"/>
          <w:color w:val="000000"/>
          <w:sz w:val="24"/>
        </w:rPr>
        <w:t>按经营需要高效查看客户信息</w:t>
      </w:r>
      <w:r>
        <w:rPr>
          <w:rFonts w:hint="eastAsia" w:ascii="仿宋" w:hAnsi="仿宋" w:eastAsia="仿宋"/>
          <w:color w:val="000000"/>
          <w:sz w:val="24"/>
        </w:rPr>
        <w:t>。</w:t>
      </w:r>
    </w:p>
    <w:p>
      <w:pPr>
        <w:pStyle w:val="6"/>
        <w:numPr>
          <w:ilvl w:val="3"/>
          <w:numId w:val="14"/>
        </w:numPr>
        <w:spacing w:line="360" w:lineRule="auto"/>
        <w:rPr>
          <w:rFonts w:ascii="仿宋" w:hAnsi="仿宋" w:eastAsia="仿宋"/>
        </w:rPr>
      </w:pPr>
      <w:r>
        <w:rPr>
          <w:rFonts w:hint="eastAsia" w:ascii="仿宋" w:hAnsi="仿宋" w:eastAsia="仿宋"/>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color w:val="000000"/>
                <w:sz w:val="24"/>
              </w:rPr>
              <w:t>列（列表栏位）名称</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hint="eastAsia"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模糊查询</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用户在列表页右上角，点击“列设置”按钮后，下拉悬浮展示列设置界面。</w:t>
      </w:r>
    </w:p>
    <w:p>
      <w:pPr>
        <w:spacing w:line="360" w:lineRule="auto"/>
        <w:rPr>
          <w:rFonts w:ascii="仿宋" w:hAnsi="仿宋" w:eastAsia="仿宋"/>
          <w:sz w:val="24"/>
          <w:szCs w:val="24"/>
        </w:rPr>
      </w:pPr>
      <w:r>
        <w:rPr>
          <w:rFonts w:hint="eastAsia" w:ascii="仿宋" w:hAnsi="仿宋" w:eastAsia="仿宋"/>
          <w:sz w:val="24"/>
          <w:szCs w:val="24"/>
        </w:rPr>
        <w:t>2. 用户可勾选或取消勾选可展示字段，并调整已选字段的展示顺序，列表的展示栏位即时调整。</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color w:val="FF0000"/>
          <w:sz w:val="24"/>
          <w:szCs w:val="24"/>
        </w:rPr>
      </w:pPr>
      <w:r>
        <w:rPr>
          <w:rFonts w:hint="eastAsia" w:ascii="仿宋" w:hAnsi="仿宋" w:eastAsia="仿宋"/>
          <w:sz w:val="24"/>
          <w:szCs w:val="24"/>
        </w:rPr>
        <w:t>1. 列设置中的列表栏位选项来源于标签宽表中的标签：</w:t>
      </w:r>
      <w:r>
        <w:rPr>
          <w:rFonts w:hint="eastAsia" w:ascii="仿宋" w:hAnsi="仿宋" w:eastAsia="仿宋"/>
          <w:color w:val="000000" w:themeColor="text1"/>
          <w:sz w:val="24"/>
          <w:szCs w:val="24"/>
          <w14:textFill>
            <w14:solidFill>
              <w14:schemeClr w14:val="tx1"/>
            </w14:solidFill>
          </w14:textFill>
        </w:rPr>
        <w:t>核心客户号、客户名称、年龄、手机号码、客户等级、AUM余额、活期存款余额、定期存款余额、理财产品余额、贷款余额、社保卡、川工之家。</w:t>
      </w:r>
    </w:p>
    <w:p>
      <w:pPr>
        <w:spacing w:line="360" w:lineRule="auto"/>
        <w:rPr>
          <w:rFonts w:ascii="仿宋" w:hAnsi="仿宋" w:eastAsia="仿宋"/>
          <w:sz w:val="24"/>
          <w:szCs w:val="24"/>
        </w:rPr>
      </w:pPr>
      <w:r>
        <w:rPr>
          <w:rFonts w:hint="eastAsia" w:ascii="仿宋" w:hAnsi="仿宋" w:eastAsia="仿宋"/>
          <w:sz w:val="24"/>
          <w:szCs w:val="24"/>
        </w:rPr>
        <w:t>2. 列设置应仅影响当前用户个人的列表展示效果，不影响其他用户</w:t>
      </w:r>
      <w:r>
        <w:rPr>
          <w:rFonts w:hint="eastAsia" w:ascii="仿宋" w:hAnsi="仿宋" w:eastAsia="仿宋"/>
          <w:color w:val="000000" w:themeColor="text1"/>
          <w:sz w:val="24"/>
          <w:szCs w:val="24"/>
          <w14:textFill>
            <w14:solidFill>
              <w14:schemeClr w14:val="tx1"/>
            </w14:solidFill>
          </w14:textFill>
        </w:rPr>
        <w:t>（缓存在本地浏览器，不保存到数据库，重装浏览器/换其他浏览器/清除浏览器缓存后，需要重新设置列）。</w:t>
      </w:r>
    </w:p>
    <w:p>
      <w:pPr>
        <w:spacing w:line="360" w:lineRule="auto"/>
        <w:rPr>
          <w:rFonts w:ascii="仿宋" w:hAnsi="仿宋" w:eastAsia="仿宋"/>
          <w:sz w:val="24"/>
          <w:szCs w:val="24"/>
        </w:rPr>
      </w:pPr>
      <w:r>
        <w:rPr>
          <w:rFonts w:hint="eastAsia" w:ascii="仿宋" w:hAnsi="仿宋" w:eastAsia="仿宋"/>
          <w:sz w:val="24"/>
          <w:szCs w:val="24"/>
        </w:rPr>
        <w:t>3. 列设置支持展示列、拖动列进行列排序，若列表展示的列太多，支持横向滚动，且支持锁定操作列。</w:t>
      </w:r>
    </w:p>
    <w:p>
      <w:pPr>
        <w:spacing w:line="360" w:lineRule="auto"/>
        <w:rPr>
          <w:rFonts w:ascii="仿宋" w:hAnsi="仿宋" w:eastAsia="仿宋"/>
          <w:sz w:val="24"/>
          <w:szCs w:val="24"/>
        </w:rPr>
      </w:pPr>
      <w:r>
        <w:rPr>
          <w:rFonts w:hint="eastAsia" w:ascii="仿宋" w:hAnsi="仿宋" w:eastAsia="仿宋"/>
          <w:sz w:val="24"/>
          <w:szCs w:val="24"/>
        </w:rPr>
        <w:t>4. 已保存的列设置在用户下次进入列表时应自动生效。</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用户可维护本人使用范围内的客户列表列设置</w:t>
      </w:r>
    </w:p>
    <w:p>
      <w:pPr>
        <w:pStyle w:val="6"/>
        <w:numPr>
          <w:ilvl w:val="3"/>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列设置支持勾选可展示字段、调整列顺序，并通过确定或取消按钮完成本次配置。</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可选列</w:t>
            </w:r>
            <w:r>
              <w:rPr>
                <w:rFonts w:hint="eastAsia" w:ascii="仿宋" w:hAnsi="仿宋" w:eastAsia="仿宋"/>
                <w:color w:val="000000"/>
                <w:sz w:val="24"/>
              </w:rPr>
              <w:t>表栏位</w:t>
            </w:r>
            <w:r>
              <w:rPr>
                <w:rFonts w:ascii="仿宋" w:hAnsi="仿宋" w:eastAsia="仿宋"/>
                <w:color w:val="000000"/>
                <w:sz w:val="24"/>
              </w:rPr>
              <w:t>清单</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hint="eastAsia" w:ascii="仿宋" w:hAnsi="仿宋" w:eastAsia="仿宋"/>
                <w:color w:val="000000"/>
                <w:sz w:val="24"/>
              </w:rPr>
              <w:t>列表</w:t>
            </w:r>
          </w:p>
        </w:tc>
        <w:tc>
          <w:tcPr>
            <w:tcW w:w="2272" w:type="dxa"/>
          </w:tcPr>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多</w:t>
            </w:r>
            <w:r>
              <w:rPr>
                <w:rFonts w:ascii="仿宋" w:hAnsi="仿宋" w:eastAsia="仿宋"/>
                <w:color w:val="000000"/>
                <w:sz w:val="24"/>
              </w:rPr>
              <w:t>选需要展示的客户列表字段</w:t>
            </w:r>
            <w:r>
              <w:rPr>
                <w:rFonts w:hint="eastAsia" w:ascii="仿宋" w:hAnsi="仿宋" w:eastAsia="仿宋"/>
                <w:color w:val="000000"/>
                <w:sz w:val="24"/>
              </w:rPr>
              <w:t>、</w:t>
            </w:r>
            <w:r>
              <w:rPr>
                <w:rFonts w:ascii="仿宋" w:hAnsi="仿宋" w:eastAsia="仿宋"/>
                <w:color w:val="000000"/>
                <w:sz w:val="24"/>
              </w:rPr>
              <w:t>支持调整已选字段的展示顺序</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spacing w:line="360" w:lineRule="auto"/>
        <w:rPr>
          <w:rFonts w:ascii="仿宋" w:hAnsi="仿宋" w:eastAsia="仿宋"/>
        </w:rPr>
      </w:pPr>
    </w:p>
    <w:p>
      <w:pPr>
        <w:pStyle w:val="5"/>
        <w:numPr>
          <w:ilvl w:val="2"/>
          <w:numId w:val="14"/>
        </w:numPr>
        <w:spacing w:line="360" w:lineRule="auto"/>
        <w:ind w:left="993" w:hanging="993"/>
        <w:rPr>
          <w:sz w:val="28"/>
          <w:szCs w:val="28"/>
        </w:rPr>
      </w:pPr>
      <w:bookmarkStart w:id="65" w:name="_Toc233295825"/>
      <w:r>
        <w:rPr>
          <w:rFonts w:hint="eastAsia"/>
          <w:sz w:val="28"/>
          <w:szCs w:val="28"/>
        </w:rPr>
        <w:t>客户联络</w:t>
      </w:r>
      <w:bookmarkEnd w:id="65"/>
    </w:p>
    <w:p>
      <w:pPr>
        <w:pStyle w:val="6"/>
        <w:numPr>
          <w:ilvl w:val="3"/>
          <w:numId w:val="14"/>
        </w:numPr>
        <w:spacing w:line="360" w:lineRule="auto"/>
        <w:rPr>
          <w:rFonts w:ascii="仿宋" w:hAnsi="仿宋" w:eastAsia="仿宋"/>
        </w:rPr>
      </w:pPr>
      <w:r>
        <w:rPr>
          <w:rFonts w:hint="eastAsia" w:ascii="仿宋" w:hAnsi="仿宋" w:eastAsia="仿宋"/>
        </w:rPr>
        <w:t>邀约计划</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ind w:firstLine="420"/>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理财经理或</w:t>
      </w:r>
      <w:r>
        <w:rPr>
          <w:rFonts w:ascii="仿宋" w:hAnsi="仿宋" w:eastAsia="仿宋"/>
          <w:color w:val="000000"/>
          <w:sz w:val="24"/>
        </w:rPr>
        <w:t>客户经理对名下客户发起邀约</w:t>
      </w:r>
      <w:r>
        <w:rPr>
          <w:rFonts w:hint="eastAsia" w:ascii="仿宋" w:hAnsi="仿宋" w:eastAsia="仿宋"/>
          <w:color w:val="000000"/>
          <w:sz w:val="24"/>
        </w:rPr>
        <w:t>并同步工作日历</w:t>
      </w:r>
      <w:r>
        <w:rPr>
          <w:rFonts w:ascii="仿宋" w:hAnsi="仿宋" w:eastAsia="仿宋"/>
          <w:color w:val="000000"/>
          <w:sz w:val="24"/>
        </w:rPr>
        <w:t>，提供客户联系承接能力，提升客户触达效率和后续营销跟进效果</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3091"/>
        <w:gridCol w:w="1435"/>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3091"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1435"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邀约客户</w:t>
            </w:r>
          </w:p>
        </w:tc>
        <w:tc>
          <w:tcPr>
            <w:tcW w:w="3091" w:type="dxa"/>
          </w:tcPr>
          <w:p>
            <w:pPr>
              <w:spacing w:line="360" w:lineRule="auto"/>
              <w:rPr>
                <w:rFonts w:ascii="仿宋" w:hAnsi="仿宋" w:eastAsia="仿宋"/>
              </w:rPr>
            </w:pPr>
            <w:r>
              <w:rPr>
                <w:rFonts w:hint="eastAsia" w:ascii="仿宋" w:hAnsi="仿宋" w:eastAsia="仿宋"/>
                <w:color w:val="000000"/>
                <w:sz w:val="24"/>
              </w:rPr>
              <w:t>反显</w:t>
            </w:r>
          </w:p>
        </w:tc>
        <w:tc>
          <w:tcPr>
            <w:tcW w:w="1435"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来源于客户列表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邀约方式</w:t>
            </w:r>
          </w:p>
        </w:tc>
        <w:tc>
          <w:tcPr>
            <w:tcW w:w="3091" w:type="dxa"/>
          </w:tcPr>
          <w:p>
            <w:pPr>
              <w:spacing w:line="360" w:lineRule="auto"/>
              <w:rPr>
                <w:rFonts w:ascii="仿宋" w:hAnsi="仿宋" w:eastAsia="仿宋"/>
              </w:rPr>
            </w:pPr>
            <w:r>
              <w:rPr>
                <w:rFonts w:ascii="仿宋" w:hAnsi="仿宋" w:eastAsia="仿宋"/>
                <w:color w:val="000000"/>
                <w:sz w:val="24"/>
              </w:rPr>
              <w:t>必输</w:t>
            </w:r>
          </w:p>
        </w:tc>
        <w:tc>
          <w:tcPr>
            <w:tcW w:w="1435" w:type="dxa"/>
          </w:tcPr>
          <w:p>
            <w:pPr>
              <w:spacing w:line="360" w:lineRule="auto"/>
              <w:rPr>
                <w:rFonts w:ascii="仿宋" w:hAnsi="仿宋" w:eastAsia="仿宋"/>
              </w:rPr>
            </w:pPr>
            <w:r>
              <w:rPr>
                <w:rFonts w:hint="eastAsia" w:ascii="仿宋" w:hAnsi="仿宋" w:eastAsia="仿宋"/>
                <w:color w:val="000000"/>
                <w:sz w:val="24"/>
              </w:rPr>
              <w:t>单选</w:t>
            </w:r>
          </w:p>
        </w:tc>
        <w:tc>
          <w:tcPr>
            <w:tcW w:w="2272" w:type="dxa"/>
          </w:tcPr>
          <w:p>
            <w:pPr>
              <w:spacing w:line="360" w:lineRule="auto"/>
              <w:rPr>
                <w:rFonts w:ascii="仿宋" w:hAnsi="仿宋" w:eastAsia="仿宋"/>
              </w:rPr>
            </w:pPr>
            <w:r>
              <w:rPr>
                <w:rFonts w:hint="eastAsia" w:ascii="仿宋" w:hAnsi="仿宋" w:eastAsia="仿宋"/>
                <w:color w:val="000000"/>
                <w:sz w:val="24"/>
              </w:rPr>
              <w:t>方式：面访、</w:t>
            </w:r>
            <w:r>
              <w:rPr>
                <w:rFonts w:ascii="仿宋" w:hAnsi="仿宋" w:eastAsia="仿宋"/>
                <w:color w:val="000000"/>
                <w:sz w:val="24"/>
              </w:rPr>
              <w:t>电话</w:t>
            </w:r>
            <w:r>
              <w:rPr>
                <w:rFonts w:hint="eastAsia" w:ascii="仿宋" w:hAnsi="仿宋" w:eastAsia="仿宋"/>
                <w:color w:val="000000"/>
                <w:sz w:val="24"/>
              </w:rPr>
              <w:t>、</w:t>
            </w:r>
            <w:r>
              <w:rPr>
                <w:rFonts w:ascii="仿宋" w:hAnsi="仿宋" w:eastAsia="仿宋"/>
                <w:color w:val="000000"/>
                <w:sz w:val="24"/>
              </w:rPr>
              <w:t>短信</w:t>
            </w:r>
            <w:r>
              <w:rPr>
                <w:rFonts w:hint="eastAsia" w:ascii="仿宋" w:hAnsi="仿宋" w:eastAsia="仿宋"/>
                <w:color w:val="000000"/>
                <w:sz w:val="24"/>
              </w:rPr>
              <w:t>、企微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color w:val="000000"/>
                <w:sz w:val="24"/>
              </w:rPr>
            </w:pPr>
            <w:r>
              <w:rPr>
                <w:rFonts w:hint="eastAsia" w:ascii="仿宋" w:hAnsi="仿宋" w:eastAsia="仿宋"/>
                <w:color w:val="000000"/>
                <w:sz w:val="24"/>
              </w:rPr>
              <w:t>预约</w:t>
            </w:r>
            <w:r>
              <w:rPr>
                <w:rFonts w:ascii="仿宋" w:hAnsi="仿宋" w:eastAsia="仿宋"/>
                <w:color w:val="000000"/>
                <w:sz w:val="24"/>
              </w:rPr>
              <w:t>时间</w:t>
            </w:r>
          </w:p>
        </w:tc>
        <w:tc>
          <w:tcPr>
            <w:tcW w:w="3091" w:type="dxa"/>
          </w:tcPr>
          <w:p>
            <w:pPr>
              <w:spacing w:line="360" w:lineRule="auto"/>
              <w:rPr>
                <w:rFonts w:ascii="仿宋" w:hAnsi="仿宋" w:eastAsia="仿宋"/>
                <w:color w:val="000000"/>
                <w:sz w:val="24"/>
              </w:rPr>
            </w:pPr>
            <w:r>
              <w:rPr>
                <w:rFonts w:ascii="仿宋" w:hAnsi="仿宋" w:eastAsia="仿宋"/>
                <w:color w:val="000000"/>
                <w:sz w:val="24"/>
              </w:rPr>
              <w:t>必输</w:t>
            </w:r>
          </w:p>
          <w:p>
            <w:pPr>
              <w:spacing w:line="360" w:lineRule="auto"/>
              <w:rPr>
                <w:rFonts w:ascii="仿宋" w:hAnsi="仿宋" w:eastAsia="仿宋"/>
                <w:color w:val="000000"/>
                <w:sz w:val="24"/>
              </w:rPr>
            </w:pPr>
            <w:r>
              <w:rPr>
                <w:rFonts w:hint="eastAsia" w:ascii="仿宋" w:hAnsi="仿宋" w:eastAsia="仿宋"/>
                <w:color w:val="000000"/>
                <w:sz w:val="24"/>
              </w:rPr>
              <w:t>格式：yyyy</w:t>
            </w:r>
            <w:r>
              <w:rPr>
                <w:rFonts w:ascii="仿宋" w:hAnsi="仿宋" w:eastAsia="仿宋"/>
                <w:color w:val="000000"/>
                <w:sz w:val="24"/>
              </w:rPr>
              <w:t>-</w:t>
            </w:r>
            <w:r>
              <w:rPr>
                <w:rFonts w:hint="eastAsia" w:ascii="仿宋" w:hAnsi="仿宋" w:eastAsia="仿宋"/>
                <w:color w:val="000000"/>
                <w:sz w:val="24"/>
              </w:rPr>
              <w:t>MM-dd</w:t>
            </w:r>
            <w:r>
              <w:rPr>
                <w:rFonts w:ascii="仿宋" w:hAnsi="仿宋" w:eastAsia="仿宋"/>
                <w:color w:val="000000"/>
                <w:sz w:val="24"/>
              </w:rPr>
              <w:t xml:space="preserve"> </w:t>
            </w:r>
            <w:r>
              <w:rPr>
                <w:rFonts w:hint="eastAsia" w:ascii="仿宋" w:hAnsi="仿宋" w:eastAsia="仿宋"/>
                <w:color w:val="000000"/>
                <w:sz w:val="24"/>
              </w:rPr>
              <w:t>HH</w:t>
            </w:r>
            <w:r>
              <w:rPr>
                <w:rFonts w:ascii="仿宋" w:hAnsi="仿宋" w:eastAsia="仿宋"/>
                <w:color w:val="000000"/>
                <w:sz w:val="24"/>
              </w:rPr>
              <w:t>:</w:t>
            </w:r>
            <w:r>
              <w:rPr>
                <w:rFonts w:hint="eastAsia" w:ascii="仿宋" w:hAnsi="仿宋" w:eastAsia="仿宋"/>
                <w:color w:val="000000"/>
                <w:sz w:val="24"/>
              </w:rPr>
              <w:t>mm</w:t>
            </w:r>
          </w:p>
        </w:tc>
        <w:tc>
          <w:tcPr>
            <w:tcW w:w="1435" w:type="dxa"/>
          </w:tcPr>
          <w:p>
            <w:pPr>
              <w:spacing w:line="360" w:lineRule="auto"/>
              <w:rPr>
                <w:rFonts w:ascii="仿宋" w:hAnsi="仿宋" w:eastAsia="仿宋"/>
                <w:color w:val="000000"/>
                <w:sz w:val="24"/>
              </w:rPr>
            </w:pPr>
            <w:r>
              <w:rPr>
                <w:rFonts w:ascii="仿宋" w:hAnsi="仿宋" w:eastAsia="仿宋"/>
                <w:color w:val="000000"/>
                <w:sz w:val="24"/>
              </w:rPr>
              <w:t>日期</w:t>
            </w:r>
          </w:p>
        </w:tc>
        <w:tc>
          <w:tcPr>
            <w:tcW w:w="2272" w:type="dxa"/>
          </w:tcPr>
          <w:p>
            <w:pPr>
              <w:spacing w:line="360" w:lineRule="auto"/>
              <w:rPr>
                <w:rFonts w:ascii="仿宋" w:hAnsi="仿宋" w:eastAsia="仿宋"/>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邀约内容</w:t>
            </w:r>
          </w:p>
        </w:tc>
        <w:tc>
          <w:tcPr>
            <w:tcW w:w="3091" w:type="dxa"/>
          </w:tcPr>
          <w:p>
            <w:pPr>
              <w:spacing w:line="360" w:lineRule="auto"/>
              <w:rPr>
                <w:rFonts w:ascii="仿宋" w:hAnsi="仿宋" w:eastAsia="仿宋"/>
              </w:rPr>
            </w:pPr>
            <w:r>
              <w:rPr>
                <w:rFonts w:ascii="仿宋" w:hAnsi="仿宋" w:eastAsia="仿宋"/>
                <w:color w:val="000000"/>
                <w:sz w:val="24"/>
              </w:rPr>
              <w:t>必输</w:t>
            </w:r>
            <w:r>
              <w:rPr>
                <w:rFonts w:hint="eastAsia" w:ascii="仿宋" w:hAnsi="仿宋" w:eastAsia="仿宋"/>
                <w:color w:val="000000"/>
                <w:sz w:val="24"/>
              </w:rPr>
              <w:t>，3</w:t>
            </w:r>
            <w:r>
              <w:rPr>
                <w:rFonts w:ascii="仿宋" w:hAnsi="仿宋" w:eastAsia="仿宋"/>
                <w:color w:val="000000"/>
                <w:sz w:val="24"/>
              </w:rPr>
              <w:t>00</w:t>
            </w:r>
            <w:r>
              <w:rPr>
                <w:rFonts w:hint="eastAsia" w:ascii="仿宋" w:hAnsi="仿宋" w:eastAsia="仿宋"/>
                <w:color w:val="000000"/>
                <w:sz w:val="24"/>
              </w:rPr>
              <w:t>字</w:t>
            </w:r>
          </w:p>
        </w:tc>
        <w:tc>
          <w:tcPr>
            <w:tcW w:w="1435"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记录邀约话术或邀约事项</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用户在XXX功能点击“邀约计划”后，从右侧抽屉式弹出邀约计划界面。</w:t>
      </w:r>
    </w:p>
    <w:p>
      <w:pPr>
        <w:spacing w:line="360" w:lineRule="auto"/>
        <w:rPr>
          <w:rFonts w:ascii="仿宋" w:hAnsi="仿宋" w:eastAsia="仿宋"/>
          <w:sz w:val="24"/>
          <w:szCs w:val="24"/>
        </w:rPr>
      </w:pPr>
      <w:r>
        <w:rPr>
          <w:rFonts w:hint="eastAsia" w:ascii="仿宋" w:hAnsi="仿宋" w:eastAsia="仿宋"/>
          <w:sz w:val="24"/>
          <w:szCs w:val="24"/>
        </w:rPr>
        <w:t>2. 自动带入客户名称并反显，用户选择邀约方式、预约时间并填写邀约内容后提交。</w:t>
      </w:r>
    </w:p>
    <w:p>
      <w:pPr>
        <w:spacing w:line="360" w:lineRule="auto"/>
        <w:rPr>
          <w:rFonts w:ascii="仿宋" w:hAnsi="仿宋" w:eastAsia="仿宋"/>
          <w:sz w:val="24"/>
          <w:szCs w:val="24"/>
        </w:rPr>
      </w:pPr>
      <w:r>
        <w:rPr>
          <w:rFonts w:hint="eastAsia" w:ascii="仿宋" w:hAnsi="仿宋" w:eastAsia="仿宋"/>
          <w:sz w:val="24"/>
          <w:szCs w:val="24"/>
        </w:rPr>
        <w:t>3. 系统校验输入内容后保存邀约信息并提示，提示文案：“您已成功提交客户邀约计划，可在工作台/工作日历模块查看！”。</w:t>
      </w:r>
    </w:p>
    <w:p>
      <w:pPr>
        <w:spacing w:line="360" w:lineRule="auto"/>
        <w:rPr>
          <w:rFonts w:ascii="仿宋" w:hAnsi="仿宋" w:eastAsia="仿宋"/>
          <w:sz w:val="24"/>
          <w:szCs w:val="24"/>
        </w:rPr>
      </w:pPr>
      <w:r>
        <w:rPr>
          <w:rFonts w:hint="eastAsia" w:ascii="仿宋" w:hAnsi="仿宋" w:eastAsia="仿宋"/>
          <w:sz w:val="24"/>
          <w:szCs w:val="24"/>
        </w:rPr>
        <w:t>4.关闭当前邀约计划页面，返回上一页面。</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邀约方式支持面访、电话、短信、企微方式邀约，实现参数化配置。</w:t>
      </w:r>
    </w:p>
    <w:p>
      <w:pPr>
        <w:spacing w:line="360" w:lineRule="auto"/>
        <w:rPr>
          <w:rFonts w:ascii="仿宋" w:hAnsi="仿宋" w:eastAsia="仿宋"/>
          <w:sz w:val="24"/>
          <w:szCs w:val="24"/>
        </w:rPr>
      </w:pPr>
      <w:r>
        <w:rPr>
          <w:rFonts w:hint="eastAsia" w:ascii="仿宋" w:hAnsi="仿宋" w:eastAsia="仿宋"/>
          <w:sz w:val="24"/>
          <w:szCs w:val="24"/>
        </w:rPr>
        <w:t>2. 邀约动作需PC端与移动端保持一致并同步到工作日历。</w:t>
      </w:r>
    </w:p>
    <w:p>
      <w:pPr>
        <w:spacing w:line="360" w:lineRule="auto"/>
        <w:rPr>
          <w:rFonts w:ascii="仿宋" w:hAnsi="仿宋" w:eastAsia="仿宋"/>
          <w:sz w:val="24"/>
          <w:szCs w:val="24"/>
        </w:rPr>
      </w:pPr>
      <w:r>
        <w:rPr>
          <w:rFonts w:hint="eastAsia" w:ascii="仿宋" w:hAnsi="仿宋" w:eastAsia="仿宋"/>
          <w:sz w:val="24"/>
          <w:szCs w:val="24"/>
        </w:rPr>
        <w:t>3. 涉及短信时需遵循行内发送规范和权限要求。</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理财经理或客户经理仅可对本人名下存量客户或潜在客户发起邀约。</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color w:val="00000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营销反馈</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s="仿宋"/>
          <w:sz w:val="24"/>
        </w:rPr>
      </w:pPr>
      <w:r>
        <w:rPr>
          <w:rFonts w:hint="eastAsia" w:ascii="仿宋" w:hAnsi="仿宋" w:eastAsia="仿宋" w:cs="仿宋"/>
          <w:sz w:val="24"/>
        </w:rPr>
        <w:t>支持用户对目标客户的营销情况进行反馈。</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rPr>
      </w:pP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客户态度</w:t>
            </w:r>
          </w:p>
        </w:tc>
        <w:tc>
          <w:tcPr>
            <w:tcW w:w="2264" w:type="dxa"/>
          </w:tcPr>
          <w:p>
            <w:pPr>
              <w:spacing w:line="360" w:lineRule="auto"/>
              <w:rPr>
                <w:rFonts w:ascii="仿宋" w:hAnsi="仿宋" w:eastAsia="仿宋"/>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rPr>
            </w:pPr>
            <w:r>
              <w:rPr>
                <w:rFonts w:ascii="仿宋" w:hAnsi="仿宋" w:eastAsia="仿宋" w:cs="仿宋"/>
                <w:bCs/>
                <w:color w:val="000000"/>
                <w:kern w:val="0"/>
                <w:sz w:val="24"/>
              </w:rPr>
              <w:t>下拉框</w:t>
            </w:r>
          </w:p>
        </w:tc>
        <w:tc>
          <w:tcPr>
            <w:tcW w:w="2268" w:type="dxa"/>
          </w:tcPr>
          <w:p>
            <w:pPr>
              <w:spacing w:line="360" w:lineRule="auto"/>
              <w:rPr>
                <w:rFonts w:ascii="仿宋" w:hAnsi="仿宋" w:eastAsia="仿宋"/>
              </w:rPr>
            </w:pPr>
            <w:r>
              <w:rPr>
                <w:rFonts w:ascii="仿宋" w:hAnsi="仿宋" w:eastAsia="仿宋" w:cs="仿宋"/>
                <w:bCs/>
                <w:color w:val="000000"/>
                <w:kern w:val="0"/>
                <w:sz w:val="24"/>
              </w:rPr>
              <w:t>选择客户</w:t>
            </w:r>
            <w:r>
              <w:rPr>
                <w:rFonts w:hint="eastAsia" w:ascii="仿宋" w:hAnsi="仿宋" w:eastAsia="仿宋" w:cs="仿宋"/>
                <w:bCs/>
                <w:color w:val="000000"/>
                <w:kern w:val="0"/>
                <w:sz w:val="24"/>
              </w:rPr>
              <w:t>态度，枚举值：</w:t>
            </w:r>
            <w:r>
              <w:rPr>
                <w:rFonts w:hint="eastAsia" w:ascii="仿宋" w:hAnsi="仿宋" w:eastAsia="仿宋" w:cs="仿宋"/>
                <w:bCs/>
                <w:color w:val="000000" w:themeColor="text1"/>
                <w:kern w:val="0"/>
                <w:sz w:val="24"/>
                <w14:textFill>
                  <w14:solidFill>
                    <w14:schemeClr w14:val="tx1"/>
                  </w14:solidFill>
                </w14:textFill>
              </w:rPr>
              <w:t>积极、中立、消极、怀疑、拒绝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营销方向</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多选</w:t>
            </w:r>
          </w:p>
        </w:tc>
        <w:tc>
          <w:tcPr>
            <w:tcW w:w="2268" w:type="dxa"/>
          </w:tcPr>
          <w:p>
            <w:pPr>
              <w:spacing w:line="360" w:lineRule="auto"/>
              <w:rPr>
                <w:rFonts w:ascii="仿宋" w:hAnsi="仿宋" w:eastAsia="仿宋" w:cs="仿宋"/>
                <w:bCs/>
                <w:color w:val="000000"/>
                <w:kern w:val="0"/>
                <w:sz w:val="24"/>
              </w:rPr>
            </w:pPr>
            <w:r>
              <w:rPr>
                <w:rFonts w:ascii="仿宋" w:hAnsi="仿宋" w:eastAsia="仿宋" w:cs="仿宋"/>
                <w:bCs/>
                <w:color w:val="000000"/>
                <w:kern w:val="0"/>
                <w:sz w:val="24"/>
              </w:rPr>
              <w:t>选择</w:t>
            </w:r>
            <w:r>
              <w:rPr>
                <w:rFonts w:hint="eastAsia" w:ascii="仿宋" w:hAnsi="仿宋" w:eastAsia="仿宋" w:cs="仿宋"/>
                <w:bCs/>
                <w:color w:val="000000"/>
                <w:kern w:val="0"/>
                <w:sz w:val="24"/>
              </w:rPr>
              <w:t>营销方向，</w:t>
            </w:r>
            <w:r>
              <w:rPr>
                <w:rFonts w:ascii="仿宋" w:hAnsi="仿宋" w:eastAsia="仿宋"/>
                <w:color w:val="000000"/>
                <w:sz w:val="24"/>
                <w:szCs w:val="24"/>
              </w:rPr>
              <w:t>枚举值：</w:t>
            </w:r>
            <w:r>
              <w:rPr>
                <w:rFonts w:hint="eastAsia" w:ascii="仿宋" w:hAnsi="仿宋" w:eastAsia="仿宋"/>
                <w:color w:val="000000" w:themeColor="text1"/>
                <w:sz w:val="24"/>
                <w:szCs w:val="24"/>
                <w14:textFill>
                  <w14:solidFill>
                    <w14:schemeClr w14:val="tx1"/>
                  </w14:solidFill>
                </w14:textFill>
              </w:rPr>
              <w:t>个人贷款、定期存款、理财产品、保险、卡/折、其他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支持情况</w:t>
            </w:r>
          </w:p>
        </w:tc>
        <w:tc>
          <w:tcPr>
            <w:tcW w:w="2264" w:type="dxa"/>
          </w:tcPr>
          <w:p>
            <w:pPr>
              <w:spacing w:line="360" w:lineRule="auto"/>
              <w:rPr>
                <w:rFonts w:ascii="仿宋" w:hAnsi="仿宋" w:eastAsia="仿宋"/>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rPr>
            </w:pPr>
            <w:r>
              <w:rPr>
                <w:rFonts w:ascii="仿宋" w:hAnsi="仿宋" w:eastAsia="仿宋" w:cs="仿宋"/>
                <w:bCs/>
                <w:color w:val="000000"/>
                <w:kern w:val="0"/>
                <w:sz w:val="24"/>
              </w:rPr>
              <w:t>下拉框</w:t>
            </w:r>
          </w:p>
        </w:tc>
        <w:tc>
          <w:tcPr>
            <w:tcW w:w="2268" w:type="dxa"/>
          </w:tcPr>
          <w:p>
            <w:pPr>
              <w:spacing w:line="360" w:lineRule="auto"/>
              <w:rPr>
                <w:rFonts w:ascii="仿宋" w:hAnsi="仿宋" w:eastAsia="仿宋"/>
              </w:rPr>
            </w:pPr>
            <w:r>
              <w:rPr>
                <w:rFonts w:ascii="仿宋" w:hAnsi="仿宋" w:eastAsia="仿宋" w:cs="仿宋"/>
                <w:bCs/>
                <w:color w:val="000000"/>
                <w:kern w:val="0"/>
                <w:sz w:val="24"/>
              </w:rPr>
              <w:t>选择客户当前支持/跟进情况</w:t>
            </w:r>
            <w:r>
              <w:rPr>
                <w:rFonts w:hint="eastAsia" w:ascii="仿宋" w:hAnsi="仿宋" w:eastAsia="仿宋" w:cs="仿宋"/>
                <w:bCs/>
                <w:color w:val="000000"/>
                <w:kern w:val="0"/>
                <w:sz w:val="24"/>
              </w:rPr>
              <w:t>，</w:t>
            </w:r>
            <w:r>
              <w:rPr>
                <w:rFonts w:hint="eastAsia" w:ascii="仿宋" w:hAnsi="仿宋" w:eastAsia="仿宋" w:cs="仿宋"/>
                <w:bCs/>
                <w:color w:val="000000" w:themeColor="text1"/>
                <w:kern w:val="0"/>
                <w:sz w:val="24"/>
                <w14:textFill>
                  <w14:solidFill>
                    <w14:schemeClr w14:val="tx1"/>
                  </w14:solidFill>
                </w14:textFill>
              </w:rPr>
              <w:t>枚举值：拟支持、进一步营销、不予支持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是否免打扰</w:t>
            </w:r>
          </w:p>
        </w:tc>
        <w:tc>
          <w:tcPr>
            <w:tcW w:w="2264" w:type="dxa"/>
          </w:tcPr>
          <w:p>
            <w:pPr>
              <w:spacing w:line="360" w:lineRule="auto"/>
              <w:rPr>
                <w:rFonts w:ascii="仿宋" w:hAnsi="仿宋" w:eastAsia="仿宋"/>
              </w:rPr>
            </w:pPr>
            <w:r>
              <w:rPr>
                <w:rFonts w:ascii="仿宋" w:hAnsi="仿宋" w:eastAsia="仿宋" w:cs="仿宋"/>
                <w:bCs/>
                <w:color w:val="000000"/>
                <w:kern w:val="0"/>
                <w:sz w:val="24"/>
              </w:rPr>
              <w:t>默认值按当前客户既有状态回显；开关值仅允许“是/否”两态。</w:t>
            </w:r>
          </w:p>
        </w:tc>
        <w:tc>
          <w:tcPr>
            <w:tcW w:w="2264" w:type="dxa"/>
          </w:tcPr>
          <w:p>
            <w:pPr>
              <w:spacing w:line="360" w:lineRule="auto"/>
              <w:rPr>
                <w:rFonts w:ascii="仿宋" w:hAnsi="仿宋" w:eastAsia="仿宋"/>
              </w:rPr>
            </w:pPr>
            <w:r>
              <w:rPr>
                <w:rFonts w:ascii="仿宋" w:hAnsi="仿宋" w:eastAsia="仿宋" w:cs="仿宋"/>
                <w:bCs/>
                <w:color w:val="000000"/>
                <w:kern w:val="0"/>
                <w:sz w:val="24"/>
              </w:rPr>
              <w:t>开关</w:t>
            </w:r>
          </w:p>
        </w:tc>
        <w:tc>
          <w:tcPr>
            <w:tcW w:w="2268" w:type="dxa"/>
          </w:tcPr>
          <w:p>
            <w:pPr>
              <w:spacing w:line="360" w:lineRule="auto"/>
              <w:rPr>
                <w:rFonts w:ascii="仿宋" w:hAnsi="仿宋" w:eastAsia="仿宋"/>
              </w:rPr>
            </w:pPr>
            <w:r>
              <w:rPr>
                <w:rFonts w:ascii="仿宋" w:hAnsi="仿宋" w:eastAsia="仿宋" w:cs="仿宋"/>
                <w:bCs/>
                <w:color w:val="000000"/>
                <w:kern w:val="0"/>
                <w:sz w:val="24"/>
              </w:rPr>
              <w:t>标记客户是否进入免打扰状态。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营销反馈内容</w:t>
            </w:r>
          </w:p>
        </w:tc>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必填；去除首尾空格；最大长度</w:t>
            </w:r>
            <w:r>
              <w:rPr>
                <w:rFonts w:hint="eastAsia" w:ascii="仿宋" w:hAnsi="仿宋" w:eastAsia="仿宋" w:cs="仿宋"/>
                <w:bCs/>
                <w:color w:val="000000"/>
                <w:kern w:val="0"/>
                <w:sz w:val="24"/>
              </w:rPr>
              <w:t>200字</w:t>
            </w:r>
            <w:r>
              <w:rPr>
                <w:rFonts w:ascii="仿宋" w:hAnsi="仿宋" w:eastAsia="仿宋" w:cs="仿宋"/>
                <w:bCs/>
                <w:color w:val="000000"/>
                <w:kern w:val="0"/>
                <w:sz w:val="24"/>
              </w:rPr>
              <w:t>。</w:t>
            </w:r>
          </w:p>
        </w:tc>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文本</w:t>
            </w:r>
          </w:p>
        </w:tc>
        <w:tc>
          <w:tcPr>
            <w:tcW w:w="2268" w:type="dxa"/>
          </w:tcPr>
          <w:p>
            <w:pPr>
              <w:spacing w:line="360" w:lineRule="auto"/>
              <w:rPr>
                <w:rFonts w:ascii="仿宋" w:hAnsi="仿宋" w:eastAsia="仿宋"/>
                <w:color w:val="000000"/>
                <w:sz w:val="24"/>
              </w:rPr>
            </w:pPr>
            <w:r>
              <w:rPr>
                <w:rFonts w:ascii="仿宋" w:hAnsi="仿宋" w:eastAsia="仿宋" w:cs="仿宋"/>
                <w:bCs/>
                <w:color w:val="000000"/>
                <w:kern w:val="0"/>
                <w:sz w:val="24"/>
              </w:rPr>
              <w:t>填写本次营销反馈内容。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vAlign w:val="center"/>
          </w:tcPr>
          <w:p>
            <w:pPr>
              <w:spacing w:line="360" w:lineRule="auto"/>
              <w:rPr>
                <w:rFonts w:ascii="仿宋" w:hAnsi="仿宋" w:eastAsia="仿宋" w:cs="仿宋"/>
                <w:bCs/>
                <w:color w:val="000000"/>
                <w:kern w:val="0"/>
                <w:sz w:val="24"/>
              </w:rPr>
            </w:pPr>
            <w:r>
              <w:rPr>
                <w:rFonts w:hint="eastAsia" w:ascii="仿宋" w:hAnsi="仿宋" w:eastAsia="仿宋" w:cs="仿宋"/>
                <w:color w:val="000000"/>
                <w:sz w:val="24"/>
                <w:lang w:bidi="ar"/>
              </w:rPr>
              <w:t>附件</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sz w:val="24"/>
              </w:rPr>
              <w:t>非</w:t>
            </w:r>
            <w:r>
              <w:rPr>
                <w:rFonts w:ascii="仿宋" w:hAnsi="仿宋" w:eastAsia="仿宋"/>
                <w:sz w:val="24"/>
              </w:rPr>
              <w:t>必输；仅支持docx、excel、pdf、pptx格式</w:t>
            </w:r>
            <w:r>
              <w:rPr>
                <w:rFonts w:hint="eastAsia" w:ascii="仿宋" w:hAnsi="仿宋" w:eastAsia="仿宋"/>
                <w:sz w:val="24"/>
              </w:rPr>
              <w:t>，导入文件大小不超过5M</w:t>
            </w:r>
          </w:p>
        </w:tc>
        <w:tc>
          <w:tcPr>
            <w:tcW w:w="2264" w:type="dxa"/>
          </w:tcPr>
          <w:p>
            <w:pPr>
              <w:spacing w:line="360" w:lineRule="auto"/>
              <w:rPr>
                <w:rFonts w:ascii="仿宋" w:hAnsi="仿宋" w:eastAsia="仿宋" w:cs="仿宋"/>
                <w:bCs/>
                <w:color w:val="000000"/>
                <w:kern w:val="0"/>
                <w:sz w:val="24"/>
              </w:rPr>
            </w:pPr>
            <w:r>
              <w:rPr>
                <w:rFonts w:ascii="仿宋" w:hAnsi="仿宋" w:eastAsia="仿宋"/>
                <w:sz w:val="24"/>
              </w:rPr>
              <w:t>文件上传</w:t>
            </w:r>
          </w:p>
        </w:tc>
        <w:tc>
          <w:tcPr>
            <w:tcW w:w="2268" w:type="dxa"/>
          </w:tcPr>
          <w:p>
            <w:pPr>
              <w:spacing w:line="360" w:lineRule="auto"/>
              <w:rPr>
                <w:rFonts w:ascii="仿宋" w:hAnsi="仿宋" w:eastAsia="仿宋" w:cs="仿宋"/>
                <w:bCs/>
                <w:color w:val="000000"/>
                <w:kern w:val="0"/>
                <w:sz w:val="24"/>
              </w:rPr>
            </w:pPr>
            <w:r>
              <w:rPr>
                <w:rFonts w:ascii="仿宋" w:hAnsi="仿宋" w:eastAsia="仿宋"/>
                <w:sz w:val="24"/>
              </w:rPr>
              <w:t>上传附件</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 用户可在列表行内统一操作按钮区操作：</w:t>
      </w:r>
    </w:p>
    <w:p>
      <w:pPr>
        <w:spacing w:after="0" w:line="360" w:lineRule="auto"/>
        <w:ind w:left="420"/>
        <w:rPr>
          <w:rFonts w:ascii="仿宋" w:hAnsi="仿宋" w:eastAsia="仿宋"/>
          <w:color w:val="000000"/>
          <w:sz w:val="24"/>
        </w:rPr>
      </w:pPr>
      <w:r>
        <w:rPr>
          <w:rFonts w:hint="eastAsia" w:ascii="仿宋" w:hAnsi="仿宋" w:eastAsia="仿宋"/>
          <w:color w:val="000000"/>
          <w:sz w:val="24"/>
        </w:rPr>
        <w:t>点击 “营销反馈”按钮时，从右侧抽屉式弹出“营销反馈”界面。在“营销反馈”界面，录入反馈内容，点击“确定”按钮，系统校验必输项后保存入库并关闭当前“营销反馈”界面且刷新客户列表。</w:t>
      </w:r>
    </w:p>
    <w:p>
      <w:pPr>
        <w:spacing w:after="0" w:line="360" w:lineRule="auto"/>
        <w:ind w:left="420"/>
        <w:rPr>
          <w:rFonts w:ascii="仿宋" w:hAnsi="仿宋" w:eastAsia="仿宋"/>
          <w:color w:val="000000"/>
          <w:sz w:val="24"/>
        </w:rPr>
      </w:pPr>
      <w:r>
        <w:rPr>
          <w:rFonts w:hint="eastAsia" w:ascii="仿宋" w:hAnsi="仿宋" w:eastAsia="仿宋"/>
          <w:color w:val="000000"/>
          <w:sz w:val="24"/>
        </w:rPr>
        <w:t>点击“取消”按钮时，系统关闭侧边栏且不保存反馈内容。</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1、客户的营销反馈录入后，还可以继续录入营销反馈信息，默认反显上次录入的信息。</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2、免打扰只对本次营销活动期间生效。</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1、客户经理只能录入或修改自己管户或与自己绑定营销关系的客户。</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color w:val="000000"/>
          <w:sz w:val="24"/>
        </w:rPr>
      </w:pPr>
      <w:r>
        <w:rPr>
          <w:rFonts w:hint="eastAsia" w:ascii="仿宋" w:hAnsi="仿宋" w:eastAsia="仿宋"/>
          <w:color w:val="000000"/>
          <w:sz w:val="24"/>
        </w:rPr>
        <w:t>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olor w:val="00000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rPr>
      </w:pPr>
      <w:r>
        <w:rPr>
          <w:rFonts w:hint="eastAsia" w:ascii="仿宋" w:hAnsi="仿宋" w:eastAsia="仿宋" w:cs="仿宋"/>
          <w:sz w:val="24"/>
        </w:rPr>
        <w:t>不涉及</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pPr>
      <w:r>
        <w:rPr>
          <w:rFonts w:hint="eastAsia" w:ascii="仿宋" w:hAnsi="仿宋" w:eastAsia="仿宋" w:cs="仿宋"/>
          <w:sz w:val="24"/>
        </w:rPr>
        <w:t>不涉及</w:t>
      </w:r>
    </w:p>
    <w:p>
      <w:pPr>
        <w:pStyle w:val="6"/>
        <w:numPr>
          <w:ilvl w:val="3"/>
          <w:numId w:val="14"/>
        </w:numPr>
        <w:spacing w:line="360" w:lineRule="auto"/>
        <w:rPr>
          <w:rFonts w:ascii="仿宋" w:hAnsi="仿宋" w:eastAsia="仿宋"/>
        </w:rPr>
      </w:pPr>
      <w:r>
        <w:rPr>
          <w:rFonts w:hint="eastAsia" w:ascii="仿宋" w:hAnsi="仿宋" w:eastAsia="仿宋"/>
        </w:rPr>
        <w:t>发送短信</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对本人权限范围内的单个客户或多个客户发</w:t>
      </w:r>
      <w:r>
        <w:rPr>
          <w:rFonts w:hint="eastAsia" w:ascii="仿宋" w:hAnsi="仿宋" w:eastAsia="仿宋"/>
          <w:color w:val="000000"/>
          <w:sz w:val="24"/>
        </w:rPr>
        <w:t>送短信</w:t>
      </w:r>
      <w:r>
        <w:rPr>
          <w:rFonts w:ascii="仿宋" w:hAnsi="仿宋" w:eastAsia="仿宋"/>
          <w:color w:val="000000"/>
          <w:sz w:val="24"/>
        </w:rPr>
        <w:t>，支持选择可用短信模板、自动带出模板内容，帮助客户经理提升客户触达效率并满足合规管控要求</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rPr>
      </w:pPr>
      <w:r>
        <w:rPr>
          <w:rFonts w:ascii="仿宋" w:hAnsi="仿宋" w:eastAsia="仿宋"/>
          <w:color w:val="000000"/>
          <w:sz w:val="24"/>
        </w:rPr>
        <w:t>用户在</w:t>
      </w:r>
      <w:r>
        <w:rPr>
          <w:rFonts w:hint="eastAsia" w:ascii="仿宋" w:hAnsi="仿宋" w:eastAsia="仿宋"/>
          <w:color w:val="000000"/>
          <w:sz w:val="24"/>
        </w:rPr>
        <w:t>XX</w:t>
      </w:r>
      <w:r>
        <w:rPr>
          <w:rFonts w:ascii="仿宋" w:hAnsi="仿宋" w:eastAsia="仿宋"/>
          <w:color w:val="000000"/>
          <w:sz w:val="24"/>
        </w:rPr>
        <w:t>列表页左上角统一操作按钮区点击“发送短信”后，系统</w:t>
      </w:r>
      <w:r>
        <w:rPr>
          <w:rFonts w:hint="eastAsia" w:ascii="仿宋" w:hAnsi="仿宋" w:eastAsia="仿宋"/>
          <w:color w:val="000000"/>
          <w:sz w:val="24"/>
        </w:rPr>
        <w:t>从右侧抽屉式</w:t>
      </w:r>
      <w:r>
        <w:rPr>
          <w:rFonts w:ascii="仿宋" w:hAnsi="仿宋" w:eastAsia="仿宋"/>
          <w:color w:val="000000"/>
          <w:sz w:val="24"/>
        </w:rPr>
        <w:t>弹出发送短信页面。</w:t>
      </w:r>
    </w:p>
    <w:p>
      <w:pPr>
        <w:spacing w:line="360" w:lineRule="auto"/>
        <w:rPr>
          <w:rFonts w:ascii="仿宋" w:hAnsi="仿宋" w:eastAsia="仿宋"/>
        </w:rPr>
      </w:pPr>
      <w:r>
        <w:rPr>
          <w:rFonts w:ascii="仿宋" w:hAnsi="仿宋" w:eastAsia="仿宋"/>
          <w:color w:val="000000"/>
          <w:sz w:val="24"/>
        </w:rPr>
        <w:t>用户选择</w:t>
      </w:r>
      <w:r>
        <w:rPr>
          <w:rFonts w:hint="eastAsia" w:ascii="仿宋" w:hAnsi="仿宋" w:eastAsia="仿宋"/>
          <w:color w:val="000000"/>
          <w:sz w:val="24"/>
        </w:rPr>
        <w:t>选择一个或多个客户，点击</w:t>
      </w:r>
      <w:r>
        <w:rPr>
          <w:rFonts w:ascii="仿宋" w:hAnsi="仿宋" w:eastAsia="仿宋"/>
          <w:color w:val="000000"/>
          <w:sz w:val="24"/>
        </w:rPr>
        <w:t>“发送短信”后，系统</w:t>
      </w:r>
      <w:r>
        <w:rPr>
          <w:rFonts w:hint="eastAsia" w:ascii="仿宋" w:hAnsi="仿宋" w:eastAsia="仿宋"/>
          <w:color w:val="000000"/>
          <w:sz w:val="24"/>
        </w:rPr>
        <w:t>从右侧抽屉式</w:t>
      </w:r>
      <w:r>
        <w:rPr>
          <w:rFonts w:ascii="仿宋" w:hAnsi="仿宋" w:eastAsia="仿宋"/>
          <w:color w:val="000000"/>
          <w:sz w:val="24"/>
        </w:rPr>
        <w:t>弹出发送短信页面</w:t>
      </w:r>
      <w:r>
        <w:rPr>
          <w:rFonts w:hint="eastAsia" w:ascii="仿宋" w:hAnsi="仿宋" w:eastAsia="仿宋"/>
          <w:color w:val="000000"/>
          <w:sz w:val="24"/>
        </w:rPr>
        <w:t>。选择</w:t>
      </w:r>
      <w:r>
        <w:rPr>
          <w:rFonts w:ascii="仿宋" w:hAnsi="仿宋" w:eastAsia="仿宋"/>
          <w:color w:val="000000"/>
          <w:sz w:val="24"/>
        </w:rPr>
        <w:t>“模板类型”、“短信模板”，系统自动反显模板内容。</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模板类型</w:t>
            </w:r>
          </w:p>
        </w:tc>
        <w:tc>
          <w:tcPr>
            <w:tcW w:w="2270" w:type="dxa"/>
          </w:tcPr>
          <w:p>
            <w:pPr>
              <w:spacing w:line="360" w:lineRule="auto"/>
              <w:rPr>
                <w:rFonts w:ascii="仿宋" w:hAnsi="仿宋" w:eastAsia="仿宋"/>
              </w:rPr>
            </w:pPr>
            <w:r>
              <w:rPr>
                <w:rFonts w:ascii="仿宋" w:hAnsi="仿宋" w:eastAsia="仿宋"/>
                <w:color w:val="000000"/>
                <w:sz w:val="24"/>
              </w:rPr>
              <w:t>必输</w:t>
            </w:r>
          </w:p>
        </w:tc>
        <w:tc>
          <w:tcPr>
            <w:tcW w:w="2260" w:type="dxa"/>
          </w:tcPr>
          <w:p>
            <w:pPr>
              <w:spacing w:line="360" w:lineRule="auto"/>
              <w:rPr>
                <w:rFonts w:ascii="仿宋" w:hAnsi="仿宋" w:eastAsia="仿宋"/>
              </w:rPr>
            </w:pPr>
            <w:r>
              <w:rPr>
                <w:rFonts w:ascii="仿宋" w:hAnsi="仿宋" w:eastAsia="仿宋"/>
                <w:color w:val="000000"/>
                <w:sz w:val="24"/>
              </w:rPr>
              <w:t>下拉框</w:t>
            </w:r>
          </w:p>
        </w:tc>
        <w:tc>
          <w:tcPr>
            <w:tcW w:w="2270" w:type="dxa"/>
          </w:tcPr>
          <w:p>
            <w:pPr>
              <w:spacing w:line="360" w:lineRule="auto"/>
              <w:rPr>
                <w:rFonts w:ascii="仿宋" w:hAnsi="仿宋" w:eastAsia="仿宋"/>
              </w:rPr>
            </w:pPr>
            <w:r>
              <w:rPr>
                <w:rFonts w:ascii="仿宋" w:hAnsi="仿宋" w:eastAsia="仿宋"/>
                <w:color w:val="000000"/>
                <w:sz w:val="24"/>
              </w:rPr>
              <w:t>模板类型来源于短信模板管理</w:t>
            </w:r>
            <w:r>
              <w:rPr>
                <w:rFonts w:hint="eastAsia" w:ascii="仿宋" w:hAnsi="仿宋" w:eastAsia="仿宋"/>
                <w:color w:val="000000"/>
                <w:sz w:val="24"/>
              </w:rPr>
              <w:t>，</w:t>
            </w:r>
            <w:r>
              <w:rPr>
                <w:rFonts w:ascii="仿宋" w:hAnsi="仿宋" w:eastAsia="仿宋"/>
                <w:color w:val="000000"/>
                <w:sz w:val="24"/>
              </w:rPr>
              <w:t>枚举值：产品营销类、客户关怀类、活动邀</w:t>
            </w:r>
            <w:r>
              <w:rPr>
                <w:rFonts w:hint="eastAsia" w:ascii="仿宋" w:hAnsi="仿宋" w:eastAsia="仿宋"/>
                <w:color w:val="000000"/>
                <w:sz w:val="24"/>
              </w:rPr>
              <w:t>约</w:t>
            </w:r>
            <w:r>
              <w:rPr>
                <w:rFonts w:ascii="仿宋" w:hAnsi="仿宋" w:eastAsia="仿宋"/>
                <w:color w:val="000000"/>
                <w:sz w:val="24"/>
              </w:rPr>
              <w:t>类、事项通知类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短信模板</w:t>
            </w:r>
          </w:p>
        </w:tc>
        <w:tc>
          <w:tcPr>
            <w:tcW w:w="2270" w:type="dxa"/>
          </w:tcPr>
          <w:p>
            <w:pPr>
              <w:spacing w:line="360" w:lineRule="auto"/>
              <w:rPr>
                <w:rFonts w:ascii="仿宋" w:hAnsi="仿宋" w:eastAsia="仿宋"/>
              </w:rPr>
            </w:pPr>
            <w:r>
              <w:rPr>
                <w:rFonts w:ascii="仿宋" w:hAnsi="仿宋" w:eastAsia="仿宋"/>
                <w:color w:val="000000"/>
                <w:sz w:val="24"/>
              </w:rPr>
              <w:t>必输</w:t>
            </w:r>
          </w:p>
        </w:tc>
        <w:tc>
          <w:tcPr>
            <w:tcW w:w="2260" w:type="dxa"/>
          </w:tcPr>
          <w:p>
            <w:pPr>
              <w:spacing w:line="360" w:lineRule="auto"/>
              <w:rPr>
                <w:rFonts w:ascii="仿宋" w:hAnsi="仿宋" w:eastAsia="仿宋"/>
              </w:rPr>
            </w:pPr>
            <w:r>
              <w:rPr>
                <w:rFonts w:ascii="仿宋" w:hAnsi="仿宋" w:eastAsia="仿宋"/>
                <w:color w:val="000000"/>
                <w:sz w:val="24"/>
              </w:rPr>
              <w:t>下拉框</w:t>
            </w:r>
          </w:p>
        </w:tc>
        <w:tc>
          <w:tcPr>
            <w:tcW w:w="2270" w:type="dxa"/>
          </w:tcPr>
          <w:p>
            <w:pPr>
              <w:spacing w:line="360" w:lineRule="auto"/>
              <w:rPr>
                <w:rFonts w:ascii="仿宋" w:hAnsi="仿宋" w:eastAsia="仿宋"/>
              </w:rPr>
            </w:pPr>
            <w:r>
              <w:rPr>
                <w:rFonts w:ascii="仿宋" w:hAnsi="仿宋" w:eastAsia="仿宋"/>
                <w:color w:val="000000"/>
                <w:sz w:val="24"/>
              </w:rPr>
              <w:t>展示当前用户权限范围内、审批通过且在有效期内的短信模板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模板内容</w:t>
            </w:r>
          </w:p>
        </w:tc>
        <w:tc>
          <w:tcPr>
            <w:tcW w:w="2270" w:type="dxa"/>
          </w:tcPr>
          <w:p>
            <w:pPr>
              <w:spacing w:line="360" w:lineRule="auto"/>
              <w:rPr>
                <w:rFonts w:ascii="仿宋" w:hAnsi="仿宋" w:eastAsia="仿宋"/>
              </w:rPr>
            </w:pPr>
            <w:r>
              <w:rPr>
                <w:rFonts w:ascii="仿宋" w:hAnsi="仿宋" w:eastAsia="仿宋"/>
                <w:color w:val="000000"/>
                <w:sz w:val="24"/>
              </w:rPr>
              <w:t>反显、不可直接编辑</w:t>
            </w:r>
          </w:p>
        </w:tc>
        <w:tc>
          <w:tcPr>
            <w:tcW w:w="2260" w:type="dxa"/>
          </w:tcPr>
          <w:p>
            <w:pPr>
              <w:spacing w:line="360" w:lineRule="auto"/>
              <w:rPr>
                <w:rFonts w:ascii="仿宋" w:hAnsi="仿宋" w:eastAsia="仿宋"/>
              </w:rPr>
            </w:pPr>
            <w:r>
              <w:rPr>
                <w:rFonts w:ascii="仿宋" w:hAnsi="仿宋" w:eastAsia="仿宋"/>
                <w:color w:val="000000"/>
                <w:sz w:val="24"/>
              </w:rPr>
              <w:t>文本</w:t>
            </w:r>
          </w:p>
        </w:tc>
        <w:tc>
          <w:tcPr>
            <w:tcW w:w="2270" w:type="dxa"/>
          </w:tcPr>
          <w:p>
            <w:pPr>
              <w:spacing w:line="360" w:lineRule="auto"/>
              <w:rPr>
                <w:rFonts w:ascii="仿宋" w:hAnsi="仿宋" w:eastAsia="仿宋"/>
              </w:rPr>
            </w:pPr>
            <w:r>
              <w:rPr>
                <w:rFonts w:ascii="仿宋" w:hAnsi="仿宋" w:eastAsia="仿宋"/>
                <w:color w:val="000000"/>
                <w:sz w:val="24"/>
              </w:rPr>
              <w:t>根据所选短信模板自动反显模板内容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color w:val="000000"/>
                <w:sz w:val="24"/>
              </w:rPr>
            </w:pPr>
            <w:r>
              <w:rPr>
                <w:rFonts w:ascii="仿宋" w:hAnsi="仿宋" w:eastAsia="仿宋"/>
                <w:color w:val="000000"/>
                <w:sz w:val="24"/>
              </w:rPr>
              <w:t>发送客户</w:t>
            </w:r>
          </w:p>
        </w:tc>
        <w:tc>
          <w:tcPr>
            <w:tcW w:w="2270"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60" w:type="dxa"/>
          </w:tcPr>
          <w:p>
            <w:pPr>
              <w:spacing w:line="360" w:lineRule="auto"/>
              <w:rPr>
                <w:rFonts w:ascii="仿宋" w:hAnsi="仿宋" w:eastAsia="仿宋"/>
                <w:color w:val="000000"/>
                <w:sz w:val="24"/>
              </w:rPr>
            </w:pPr>
            <w:r>
              <w:rPr>
                <w:rFonts w:ascii="仿宋" w:hAnsi="仿宋" w:eastAsia="仿宋"/>
                <w:color w:val="000000"/>
                <w:sz w:val="24"/>
              </w:rPr>
              <w:t>文本/列表</w:t>
            </w:r>
          </w:p>
        </w:tc>
        <w:tc>
          <w:tcPr>
            <w:tcW w:w="2270" w:type="dxa"/>
          </w:tcPr>
          <w:p>
            <w:pPr>
              <w:spacing w:line="360" w:lineRule="auto"/>
              <w:rPr>
                <w:rFonts w:ascii="仿宋" w:hAnsi="仿宋" w:eastAsia="仿宋"/>
                <w:color w:val="000000"/>
                <w:sz w:val="24"/>
              </w:rPr>
            </w:pPr>
            <w:r>
              <w:rPr>
                <w:rFonts w:hint="eastAsia" w:ascii="仿宋" w:hAnsi="仿宋" w:eastAsia="仿宋"/>
                <w:color w:val="000000"/>
                <w:sz w:val="24"/>
              </w:rPr>
              <w:t>展示发送短信的客户数量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ins w:id="102" w:author="wanao" w:date="2026-07-06T17:36:26Z"/>
        </w:trPr>
        <w:tc>
          <w:tcPr>
            <w:tcW w:w="2260" w:type="dxa"/>
          </w:tcPr>
          <w:p>
            <w:pPr>
              <w:spacing w:line="360" w:lineRule="auto"/>
              <w:rPr>
                <w:ins w:id="103" w:author="wanao" w:date="2026-07-06T17:36:26Z"/>
                <w:rFonts w:hint="default" w:ascii="仿宋" w:hAnsi="仿宋" w:eastAsia="仿宋"/>
                <w:color w:val="000000"/>
                <w:sz w:val="24"/>
                <w:lang w:val="en-US" w:eastAsia="zh-CN"/>
              </w:rPr>
            </w:pPr>
            <w:ins w:id="104" w:author="wanao" w:date="2026-07-06T17:36:32Z">
              <w:r>
                <w:rPr>
                  <w:rFonts w:hint="eastAsia" w:ascii="仿宋" w:hAnsi="仿宋" w:eastAsia="仿宋"/>
                  <w:color w:val="000000"/>
                  <w:sz w:val="24"/>
                  <w:lang w:val="en-US" w:eastAsia="zh-CN"/>
                </w:rPr>
                <w:t>发送</w:t>
              </w:r>
            </w:ins>
            <w:ins w:id="105" w:author="wanao" w:date="2026-07-06T17:36:36Z">
              <w:r>
                <w:rPr>
                  <w:rFonts w:hint="eastAsia" w:ascii="仿宋" w:hAnsi="仿宋" w:eastAsia="仿宋"/>
                  <w:color w:val="000000"/>
                  <w:sz w:val="24"/>
                  <w:lang w:val="en-US" w:eastAsia="zh-CN"/>
                </w:rPr>
                <w:t>时间</w:t>
              </w:r>
            </w:ins>
          </w:p>
        </w:tc>
        <w:tc>
          <w:tcPr>
            <w:tcW w:w="2270" w:type="dxa"/>
          </w:tcPr>
          <w:p>
            <w:pPr>
              <w:spacing w:line="360" w:lineRule="auto"/>
              <w:rPr>
                <w:ins w:id="106" w:author="wanao" w:date="2026-07-06T17:36:26Z"/>
                <w:rFonts w:hint="eastAsia" w:ascii="仿宋" w:hAnsi="仿宋" w:eastAsia="仿宋"/>
                <w:color w:val="000000"/>
                <w:sz w:val="24"/>
                <w:lang w:val="en-US" w:eastAsia="zh-CN"/>
              </w:rPr>
            </w:pPr>
            <w:ins w:id="107" w:author="wanao" w:date="2026-07-06T17:36:54Z">
              <w:r>
                <w:rPr>
                  <w:rFonts w:hint="eastAsia" w:ascii="仿宋" w:hAnsi="仿宋" w:eastAsia="仿宋"/>
                  <w:color w:val="000000"/>
                  <w:sz w:val="24"/>
                  <w:lang w:val="en-US" w:eastAsia="zh-CN"/>
                </w:rPr>
                <w:t>必输</w:t>
              </w:r>
            </w:ins>
          </w:p>
        </w:tc>
        <w:tc>
          <w:tcPr>
            <w:tcW w:w="2260" w:type="dxa"/>
          </w:tcPr>
          <w:p>
            <w:pPr>
              <w:spacing w:line="360" w:lineRule="auto"/>
              <w:rPr>
                <w:ins w:id="108" w:author="wanao" w:date="2026-07-06T17:36:26Z"/>
                <w:rFonts w:hint="default" w:ascii="仿宋" w:hAnsi="仿宋" w:eastAsia="仿宋"/>
                <w:color w:val="000000"/>
                <w:sz w:val="24"/>
                <w:lang w:val="en-US" w:eastAsia="zh-CN"/>
              </w:rPr>
            </w:pPr>
            <w:ins w:id="109" w:author="wanao" w:date="2026-07-06T17:37:06Z">
              <w:r>
                <w:rPr>
                  <w:rFonts w:hint="eastAsia" w:ascii="仿宋" w:hAnsi="仿宋" w:eastAsia="仿宋"/>
                  <w:color w:val="000000"/>
                  <w:sz w:val="24"/>
                  <w:lang w:val="en-US" w:eastAsia="zh-CN"/>
                </w:rPr>
                <w:t>选择</w:t>
              </w:r>
            </w:ins>
            <w:ins w:id="110" w:author="wanao" w:date="2026-07-06T17:37:13Z">
              <w:r>
                <w:rPr>
                  <w:rFonts w:hint="eastAsia" w:ascii="仿宋" w:hAnsi="仿宋" w:eastAsia="仿宋"/>
                  <w:color w:val="000000"/>
                  <w:sz w:val="24"/>
                  <w:lang w:val="en-US" w:eastAsia="zh-CN"/>
                </w:rPr>
                <w:t>时间</w:t>
              </w:r>
            </w:ins>
            <w:ins w:id="111" w:author="wanao" w:date="2026-07-06T17:37:06Z">
              <w:r>
                <w:rPr>
                  <w:rFonts w:hint="eastAsia" w:ascii="仿宋" w:hAnsi="仿宋" w:eastAsia="仿宋"/>
                  <w:color w:val="000000"/>
                  <w:sz w:val="24"/>
                  <w:lang w:val="en-US" w:eastAsia="zh-CN"/>
                </w:rPr>
                <w:t>插件</w:t>
              </w:r>
            </w:ins>
          </w:p>
        </w:tc>
        <w:tc>
          <w:tcPr>
            <w:tcW w:w="2270" w:type="dxa"/>
          </w:tcPr>
          <w:p>
            <w:pPr>
              <w:spacing w:line="360" w:lineRule="auto"/>
              <w:rPr>
                <w:ins w:id="112" w:author="wanao" w:date="2026-07-06T17:36:26Z"/>
                <w:rFonts w:hint="default" w:ascii="仿宋" w:hAnsi="仿宋" w:eastAsia="仿宋"/>
                <w:color w:val="000000"/>
                <w:sz w:val="24"/>
                <w:lang w:val="en-US" w:eastAsia="zh-CN"/>
              </w:rPr>
            </w:pPr>
            <w:ins w:id="113" w:author="wanao" w:date="2026-07-06T17:37:38Z">
              <w:r>
                <w:rPr>
                  <w:rFonts w:hint="eastAsia" w:ascii="仿宋" w:hAnsi="仿宋" w:eastAsia="仿宋"/>
                  <w:color w:val="000000"/>
                  <w:sz w:val="24"/>
                  <w:lang w:val="en-US" w:eastAsia="zh-CN"/>
                </w:rPr>
                <w:t>可选择</w:t>
              </w:r>
            </w:ins>
            <w:ins w:id="114" w:author="wanao" w:date="2026-07-06T17:37:41Z">
              <w:r>
                <w:rPr>
                  <w:rFonts w:hint="eastAsia" w:ascii="仿宋" w:hAnsi="仿宋" w:eastAsia="仿宋"/>
                  <w:color w:val="000000"/>
                  <w:sz w:val="24"/>
                  <w:lang w:val="en-US" w:eastAsia="zh-CN"/>
                </w:rPr>
                <w:t>年、</w:t>
              </w:r>
            </w:ins>
            <w:ins w:id="115" w:author="wanao" w:date="2026-07-06T17:37:43Z">
              <w:r>
                <w:rPr>
                  <w:rFonts w:hint="eastAsia" w:ascii="仿宋" w:hAnsi="仿宋" w:eastAsia="仿宋"/>
                  <w:color w:val="000000"/>
                  <w:sz w:val="24"/>
                  <w:lang w:val="en-US" w:eastAsia="zh-CN"/>
                </w:rPr>
                <w:t>月、</w:t>
              </w:r>
            </w:ins>
            <w:ins w:id="116" w:author="wanao" w:date="2026-07-06T17:37:44Z">
              <w:r>
                <w:rPr>
                  <w:rFonts w:hint="eastAsia" w:ascii="仿宋" w:hAnsi="仿宋" w:eastAsia="仿宋"/>
                  <w:color w:val="000000"/>
                  <w:sz w:val="24"/>
                  <w:lang w:val="en-US" w:eastAsia="zh-CN"/>
                </w:rPr>
                <w:t>日</w:t>
              </w:r>
            </w:ins>
            <w:ins w:id="117" w:author="wanao" w:date="2026-07-06T17:37:45Z">
              <w:r>
                <w:rPr>
                  <w:rFonts w:hint="eastAsia" w:ascii="仿宋" w:hAnsi="仿宋" w:eastAsia="仿宋"/>
                  <w:color w:val="000000"/>
                  <w:sz w:val="24"/>
                  <w:lang w:val="en-US" w:eastAsia="zh-CN"/>
                </w:rPr>
                <w:t>、</w:t>
              </w:r>
            </w:ins>
            <w:ins w:id="118" w:author="wanao" w:date="2026-07-06T17:37:46Z">
              <w:r>
                <w:rPr>
                  <w:rFonts w:hint="eastAsia" w:ascii="仿宋" w:hAnsi="仿宋" w:eastAsia="仿宋"/>
                  <w:color w:val="000000"/>
                  <w:sz w:val="24"/>
                  <w:lang w:val="en-US" w:eastAsia="zh-CN"/>
                </w:rPr>
                <w:t>时</w:t>
              </w:r>
            </w:ins>
            <w:ins w:id="119" w:author="wanao" w:date="2026-07-06T17:37:47Z">
              <w:r>
                <w:rPr>
                  <w:rFonts w:hint="eastAsia" w:ascii="仿宋" w:hAnsi="仿宋" w:eastAsia="仿宋"/>
                  <w:color w:val="000000"/>
                  <w:sz w:val="24"/>
                  <w:lang w:val="en-US" w:eastAsia="zh-CN"/>
                </w:rPr>
                <w:t>、</w:t>
              </w:r>
            </w:ins>
            <w:ins w:id="120" w:author="wanao" w:date="2026-07-06T17:37:48Z">
              <w:r>
                <w:rPr>
                  <w:rFonts w:hint="eastAsia" w:ascii="仿宋" w:hAnsi="仿宋" w:eastAsia="仿宋"/>
                  <w:color w:val="000000"/>
                  <w:sz w:val="24"/>
                  <w:lang w:val="en-US" w:eastAsia="zh-CN"/>
                </w:rPr>
                <w:t>分，</w:t>
              </w:r>
            </w:ins>
            <w:ins w:id="121" w:author="wanao" w:date="2026-07-06T17:37:50Z">
              <w:r>
                <w:rPr>
                  <w:rFonts w:hint="eastAsia" w:ascii="仿宋" w:hAnsi="仿宋" w:eastAsia="仿宋"/>
                  <w:color w:val="000000"/>
                  <w:sz w:val="24"/>
                  <w:lang w:val="en-US" w:eastAsia="zh-CN"/>
                </w:rPr>
                <w:t>格式</w:t>
              </w:r>
            </w:ins>
            <w:ins w:id="122" w:author="wanao" w:date="2026-07-06T17:37:51Z">
              <w:r>
                <w:rPr>
                  <w:rFonts w:hint="eastAsia" w:ascii="仿宋" w:hAnsi="仿宋" w:eastAsia="仿宋"/>
                  <w:color w:val="000000"/>
                  <w:sz w:val="24"/>
                  <w:lang w:val="en-US" w:eastAsia="zh-CN"/>
                </w:rPr>
                <w:t>：</w:t>
              </w:r>
            </w:ins>
            <w:ins w:id="123" w:author="wanao" w:date="2026-07-06T17:37:52Z">
              <w:r>
                <w:rPr>
                  <w:rFonts w:hint="eastAsia" w:ascii="仿宋" w:hAnsi="仿宋" w:eastAsia="仿宋"/>
                  <w:color w:val="000000"/>
                  <w:sz w:val="24"/>
                  <w:lang w:val="en-US" w:eastAsia="zh-CN"/>
                </w:rPr>
                <w:t>YYYY</w:t>
              </w:r>
            </w:ins>
            <w:ins w:id="124" w:author="wanao" w:date="2026-07-06T17:37:55Z">
              <w:r>
                <w:rPr>
                  <w:rFonts w:hint="eastAsia" w:ascii="仿宋" w:hAnsi="仿宋" w:eastAsia="仿宋"/>
                  <w:color w:val="000000"/>
                  <w:sz w:val="24"/>
                  <w:lang w:val="en-US" w:eastAsia="zh-CN"/>
                </w:rPr>
                <w:t>-</w:t>
              </w:r>
            </w:ins>
            <w:ins w:id="125" w:author="wanao" w:date="2026-07-06T17:37:57Z">
              <w:r>
                <w:rPr>
                  <w:rFonts w:hint="eastAsia" w:ascii="仿宋" w:hAnsi="仿宋" w:eastAsia="仿宋"/>
                  <w:color w:val="000000"/>
                  <w:sz w:val="24"/>
                  <w:lang w:val="en-US" w:eastAsia="zh-CN"/>
                </w:rPr>
                <w:t>MM</w:t>
              </w:r>
            </w:ins>
            <w:ins w:id="126" w:author="wanao" w:date="2026-07-06T17:37:58Z">
              <w:r>
                <w:rPr>
                  <w:rFonts w:hint="eastAsia" w:ascii="仿宋" w:hAnsi="仿宋" w:eastAsia="仿宋"/>
                  <w:color w:val="000000"/>
                  <w:sz w:val="24"/>
                  <w:lang w:val="en-US" w:eastAsia="zh-CN"/>
                </w:rPr>
                <w:t>-</w:t>
              </w:r>
            </w:ins>
            <w:ins w:id="127" w:author="wanao" w:date="2026-07-06T17:37:59Z">
              <w:r>
                <w:rPr>
                  <w:rFonts w:hint="eastAsia" w:ascii="仿宋" w:hAnsi="仿宋" w:eastAsia="仿宋"/>
                  <w:color w:val="000000"/>
                  <w:sz w:val="24"/>
                  <w:lang w:val="en-US" w:eastAsia="zh-CN"/>
                </w:rPr>
                <w:t>DD</w:t>
              </w:r>
            </w:ins>
            <w:ins w:id="128" w:author="wanao" w:date="2026-07-06T17:38:00Z">
              <w:r>
                <w:rPr>
                  <w:rFonts w:hint="eastAsia" w:ascii="仿宋" w:hAnsi="仿宋" w:eastAsia="仿宋"/>
                  <w:color w:val="000000"/>
                  <w:sz w:val="24"/>
                  <w:lang w:val="en-US" w:eastAsia="zh-CN"/>
                </w:rPr>
                <w:t xml:space="preserve"> </w:t>
              </w:r>
            </w:ins>
            <w:ins w:id="129" w:author="wanao" w:date="2026-07-06T17:38:05Z">
              <w:r>
                <w:rPr>
                  <w:rFonts w:hint="eastAsia" w:ascii="仿宋" w:hAnsi="仿宋" w:eastAsia="仿宋"/>
                  <w:color w:val="000000"/>
                  <w:sz w:val="24"/>
                  <w:lang w:val="en-US" w:eastAsia="zh-CN"/>
                </w:rPr>
                <w:t>hh</w:t>
              </w:r>
            </w:ins>
            <w:ins w:id="130" w:author="wanao" w:date="2026-07-06T17:38:06Z">
              <w:r>
                <w:rPr>
                  <w:rFonts w:hint="eastAsia" w:ascii="仿宋" w:hAnsi="仿宋" w:eastAsia="仿宋"/>
                  <w:color w:val="000000"/>
                  <w:sz w:val="24"/>
                  <w:lang w:val="en-US" w:eastAsia="zh-CN"/>
                </w:rPr>
                <w:t>:</w:t>
              </w:r>
            </w:ins>
            <w:ins w:id="131" w:author="wanao" w:date="2026-07-06T17:38:07Z">
              <w:r>
                <w:rPr>
                  <w:rFonts w:hint="eastAsia" w:ascii="仿宋" w:hAnsi="仿宋" w:eastAsia="仿宋"/>
                  <w:color w:val="000000"/>
                  <w:sz w:val="24"/>
                  <w:lang w:val="en-US" w:eastAsia="zh-CN"/>
                </w:rPr>
                <w:t>mm</w:t>
              </w:r>
            </w:ins>
            <w:ins w:id="132" w:author="wanao" w:date="2026-07-06T17:38:09Z">
              <w:r>
                <w:rPr>
                  <w:rFonts w:hint="eastAsia" w:ascii="仿宋" w:hAnsi="仿宋" w:eastAsia="仿宋"/>
                  <w:color w:val="000000"/>
                  <w:sz w:val="24"/>
                  <w:lang w:val="en-US" w:eastAsia="zh-CN"/>
                </w:rPr>
                <w:t xml:space="preserve"> </w:t>
              </w:r>
            </w:ins>
            <w:ins w:id="133" w:author="wanao" w:date="2026-07-06T17:38:15Z">
              <w:r>
                <w:rPr>
                  <w:rFonts w:hint="eastAsia" w:ascii="仿宋" w:hAnsi="仿宋" w:eastAsia="仿宋"/>
                  <w:color w:val="000000"/>
                  <w:sz w:val="24"/>
                  <w:lang w:val="en-US" w:eastAsia="zh-CN"/>
                </w:rPr>
                <w:t>；</w:t>
              </w:r>
            </w:ins>
            <w:ins w:id="134" w:author="wanao" w:date="2026-07-06T17:38:30Z">
              <w:r>
                <w:rPr>
                  <w:rFonts w:hint="eastAsia" w:ascii="仿宋" w:hAnsi="仿宋" w:eastAsia="仿宋"/>
                  <w:color w:val="000000"/>
                  <w:sz w:val="24"/>
                  <w:lang w:val="en-US" w:eastAsia="zh-CN"/>
                </w:rPr>
                <w:t>仅</w:t>
              </w:r>
            </w:ins>
            <w:ins w:id="135" w:author="wanao" w:date="2026-07-06T17:38:32Z">
              <w:r>
                <w:rPr>
                  <w:rFonts w:hint="eastAsia" w:ascii="仿宋" w:hAnsi="仿宋" w:eastAsia="仿宋"/>
                  <w:color w:val="000000"/>
                  <w:sz w:val="24"/>
                  <w:lang w:val="en-US" w:eastAsia="zh-CN"/>
                </w:rPr>
                <w:t>支持</w:t>
              </w:r>
            </w:ins>
            <w:ins w:id="136" w:author="wanao" w:date="2026-07-06T17:38:33Z">
              <w:r>
                <w:rPr>
                  <w:rFonts w:hint="eastAsia" w:ascii="仿宋" w:hAnsi="仿宋" w:eastAsia="仿宋"/>
                  <w:color w:val="000000"/>
                  <w:sz w:val="24"/>
                  <w:lang w:val="en-US" w:eastAsia="zh-CN"/>
                </w:rPr>
                <w:t>选择</w:t>
              </w:r>
            </w:ins>
            <w:ins w:id="137" w:author="wanao" w:date="2026-07-06T17:38:36Z">
              <w:r>
                <w:rPr>
                  <w:rFonts w:hint="eastAsia" w:ascii="仿宋" w:hAnsi="仿宋" w:eastAsia="仿宋"/>
                  <w:color w:val="000000"/>
                  <w:sz w:val="24"/>
                  <w:lang w:val="en-US" w:eastAsia="zh-CN"/>
                </w:rPr>
                <w:t>当前</w:t>
              </w:r>
            </w:ins>
            <w:ins w:id="138" w:author="wanao" w:date="2026-07-06T17:38:37Z">
              <w:r>
                <w:rPr>
                  <w:rFonts w:hint="eastAsia" w:ascii="仿宋" w:hAnsi="仿宋" w:eastAsia="仿宋"/>
                  <w:color w:val="000000"/>
                  <w:sz w:val="24"/>
                  <w:lang w:val="en-US" w:eastAsia="zh-CN"/>
                </w:rPr>
                <w:t>时间</w:t>
              </w:r>
            </w:ins>
            <w:ins w:id="139" w:author="wanao" w:date="2026-07-06T17:38:39Z">
              <w:r>
                <w:rPr>
                  <w:rFonts w:hint="eastAsia" w:ascii="仿宋" w:hAnsi="仿宋" w:eastAsia="仿宋"/>
                  <w:color w:val="000000"/>
                  <w:sz w:val="24"/>
                  <w:lang w:val="en-US" w:eastAsia="zh-CN"/>
                </w:rPr>
                <w:t>以后</w:t>
              </w:r>
            </w:ins>
            <w:ins w:id="140" w:author="wanao" w:date="2026-07-06T17:40:48Z">
              <w:r>
                <w:rPr>
                  <w:rFonts w:hint="eastAsia" w:ascii="仿宋" w:hAnsi="仿宋" w:eastAsia="仿宋"/>
                  <w:color w:val="000000"/>
                  <w:sz w:val="24"/>
                  <w:lang w:val="en-US" w:eastAsia="zh-CN"/>
                </w:rPr>
                <w:t>15</w:t>
              </w:r>
            </w:ins>
            <w:ins w:id="141" w:author="wanao" w:date="2026-07-06T17:40:41Z">
              <w:r>
                <w:rPr>
                  <w:rFonts w:hint="eastAsia" w:ascii="仿宋" w:hAnsi="仿宋" w:eastAsia="仿宋"/>
                  <w:color w:val="000000"/>
                  <w:sz w:val="24"/>
                  <w:lang w:val="en-US" w:eastAsia="zh-CN"/>
                </w:rPr>
                <w:t>日</w:t>
              </w:r>
            </w:ins>
            <w:ins w:id="142" w:author="wanao" w:date="2026-07-06T17:40:42Z">
              <w:r>
                <w:rPr>
                  <w:rFonts w:hint="eastAsia" w:ascii="仿宋" w:hAnsi="仿宋" w:eastAsia="仿宋"/>
                  <w:color w:val="000000"/>
                  <w:sz w:val="24"/>
                  <w:lang w:val="en-US" w:eastAsia="zh-CN"/>
                </w:rPr>
                <w:t>内</w:t>
              </w:r>
            </w:ins>
            <w:ins w:id="143" w:author="wanao" w:date="2026-07-06T17:38:39Z">
              <w:r>
                <w:rPr>
                  <w:rFonts w:hint="eastAsia" w:ascii="仿宋" w:hAnsi="仿宋" w:eastAsia="仿宋"/>
                  <w:color w:val="000000"/>
                  <w:sz w:val="24"/>
                  <w:lang w:val="en-US" w:eastAsia="zh-CN"/>
                </w:rPr>
                <w:t>的</w:t>
              </w:r>
            </w:ins>
            <w:ins w:id="144" w:author="wanao" w:date="2026-07-06T17:38:42Z">
              <w:r>
                <w:rPr>
                  <w:rFonts w:hint="eastAsia" w:ascii="仿宋" w:hAnsi="仿宋" w:eastAsia="仿宋"/>
                  <w:color w:val="000000"/>
                  <w:sz w:val="24"/>
                  <w:lang w:val="en-US" w:eastAsia="zh-CN"/>
                </w:rPr>
                <w:t>时间，</w:t>
              </w:r>
            </w:ins>
            <w:ins w:id="145" w:author="wanao" w:date="2026-07-06T17:38:43Z">
              <w:r>
                <w:rPr>
                  <w:rFonts w:hint="eastAsia" w:ascii="仿宋" w:hAnsi="仿宋" w:eastAsia="仿宋"/>
                  <w:color w:val="000000"/>
                  <w:sz w:val="24"/>
                  <w:lang w:val="en-US" w:eastAsia="zh-CN"/>
                </w:rPr>
                <w:t>且</w:t>
              </w:r>
            </w:ins>
            <w:ins w:id="146" w:author="wanao" w:date="2026-07-06T17:38:45Z">
              <w:r>
                <w:rPr>
                  <w:rFonts w:hint="eastAsia" w:ascii="仿宋" w:hAnsi="仿宋" w:eastAsia="仿宋"/>
                  <w:color w:val="000000"/>
                  <w:sz w:val="24"/>
                  <w:lang w:val="en-US" w:eastAsia="zh-CN"/>
                </w:rPr>
                <w:t>只能</w:t>
              </w:r>
            </w:ins>
            <w:ins w:id="147" w:author="wanao" w:date="2026-07-06T17:38:46Z">
              <w:r>
                <w:rPr>
                  <w:rFonts w:hint="eastAsia" w:ascii="仿宋" w:hAnsi="仿宋" w:eastAsia="仿宋"/>
                  <w:color w:val="000000"/>
                  <w:sz w:val="24"/>
                  <w:lang w:val="en-US" w:eastAsia="zh-CN"/>
                </w:rPr>
                <w:t>选择</w:t>
              </w:r>
            </w:ins>
            <w:ins w:id="148" w:author="wanao" w:date="2026-07-06T17:38:49Z">
              <w:r>
                <w:rPr>
                  <w:rFonts w:hint="eastAsia" w:ascii="仿宋" w:hAnsi="仿宋" w:eastAsia="仿宋"/>
                  <w:color w:val="000000"/>
                  <w:sz w:val="24"/>
                  <w:lang w:val="en-US" w:eastAsia="zh-CN"/>
                </w:rPr>
                <w:t>每天</w:t>
              </w:r>
            </w:ins>
            <w:ins w:id="149" w:author="wanao" w:date="2026-07-06T17:38:52Z">
              <w:r>
                <w:rPr>
                  <w:rFonts w:hint="eastAsia" w:ascii="仿宋" w:hAnsi="仿宋" w:eastAsia="仿宋"/>
                  <w:color w:val="000000"/>
                  <w:sz w:val="24"/>
                  <w:lang w:val="en-US" w:eastAsia="zh-CN"/>
                </w:rPr>
                <w:t>09</w:t>
              </w:r>
            </w:ins>
            <w:ins w:id="150" w:author="wanao" w:date="2026-07-06T17:39:03Z">
              <w:r>
                <w:rPr>
                  <w:rFonts w:hint="eastAsia" w:ascii="仿宋" w:hAnsi="仿宋" w:eastAsia="仿宋"/>
                  <w:color w:val="000000"/>
                  <w:sz w:val="24"/>
                  <w:lang w:val="en-US" w:eastAsia="zh-CN"/>
                </w:rPr>
                <w:t>:</w:t>
              </w:r>
            </w:ins>
            <w:ins w:id="151" w:author="wanao" w:date="2026-07-06T17:39:05Z">
              <w:r>
                <w:rPr>
                  <w:rFonts w:hint="eastAsia" w:ascii="仿宋" w:hAnsi="仿宋" w:eastAsia="仿宋"/>
                  <w:color w:val="000000"/>
                  <w:sz w:val="24"/>
                  <w:lang w:val="en-US" w:eastAsia="zh-CN"/>
                </w:rPr>
                <w:t>0</w:t>
              </w:r>
            </w:ins>
            <w:ins w:id="152" w:author="wanao" w:date="2026-07-06T17:39:06Z">
              <w:r>
                <w:rPr>
                  <w:rFonts w:hint="eastAsia" w:ascii="仿宋" w:hAnsi="仿宋" w:eastAsia="仿宋"/>
                  <w:color w:val="000000"/>
                  <w:sz w:val="24"/>
                  <w:lang w:val="en-US" w:eastAsia="zh-CN"/>
                </w:rPr>
                <w:t>0</w:t>
              </w:r>
            </w:ins>
            <w:ins w:id="153" w:author="wanao" w:date="2026-07-06T17:41:48Z">
              <w:r>
                <w:rPr>
                  <w:rFonts w:hint="eastAsia" w:ascii="仿宋" w:hAnsi="仿宋" w:eastAsia="仿宋"/>
                  <w:color w:val="000000"/>
                  <w:sz w:val="24"/>
                  <w:lang w:val="en-US" w:eastAsia="zh-CN"/>
                </w:rPr>
                <w:t>（含）</w:t>
              </w:r>
            </w:ins>
            <w:ins w:id="154" w:author="wanao" w:date="2026-07-06T17:39:09Z">
              <w:r>
                <w:rPr>
                  <w:rFonts w:hint="eastAsia" w:ascii="仿宋" w:hAnsi="仿宋" w:eastAsia="仿宋"/>
                  <w:color w:val="000000"/>
                  <w:sz w:val="24"/>
                  <w:lang w:val="en-US" w:eastAsia="zh-CN"/>
                </w:rPr>
                <w:t>-</w:t>
              </w:r>
            </w:ins>
            <w:ins w:id="155" w:author="wanao" w:date="2026-07-06T17:39:16Z">
              <w:r>
                <w:rPr>
                  <w:rFonts w:hint="eastAsia" w:ascii="仿宋" w:hAnsi="仿宋" w:eastAsia="仿宋"/>
                  <w:color w:val="000000"/>
                  <w:sz w:val="24"/>
                  <w:lang w:val="en-US" w:eastAsia="zh-CN"/>
                </w:rPr>
                <w:t>1</w:t>
              </w:r>
            </w:ins>
            <w:ins w:id="156" w:author="wanao" w:date="2026-07-06T17:39:19Z">
              <w:r>
                <w:rPr>
                  <w:rFonts w:hint="eastAsia" w:ascii="仿宋" w:hAnsi="仿宋" w:eastAsia="仿宋"/>
                  <w:color w:val="000000"/>
                  <w:sz w:val="24"/>
                  <w:lang w:val="en-US" w:eastAsia="zh-CN"/>
                </w:rPr>
                <w:t>8</w:t>
              </w:r>
            </w:ins>
            <w:ins w:id="157" w:author="wanao" w:date="2026-07-06T17:39:20Z">
              <w:r>
                <w:rPr>
                  <w:rFonts w:hint="eastAsia" w:ascii="仿宋" w:hAnsi="仿宋" w:eastAsia="仿宋"/>
                  <w:color w:val="000000"/>
                  <w:sz w:val="24"/>
                  <w:lang w:val="en-US" w:eastAsia="zh-CN"/>
                </w:rPr>
                <w:t>:</w:t>
              </w:r>
            </w:ins>
            <w:ins w:id="158" w:author="wanao" w:date="2026-07-06T17:39:22Z">
              <w:r>
                <w:rPr>
                  <w:rFonts w:hint="eastAsia" w:ascii="仿宋" w:hAnsi="仿宋" w:eastAsia="仿宋"/>
                  <w:color w:val="000000"/>
                  <w:sz w:val="24"/>
                  <w:lang w:val="en-US" w:eastAsia="zh-CN"/>
                </w:rPr>
                <w:t>00</w:t>
              </w:r>
            </w:ins>
            <w:ins w:id="159" w:author="wanao" w:date="2026-07-06T17:41:50Z">
              <w:r>
                <w:rPr>
                  <w:rFonts w:hint="eastAsia" w:ascii="仿宋" w:hAnsi="仿宋" w:eastAsia="仿宋"/>
                  <w:color w:val="000000"/>
                  <w:sz w:val="24"/>
                  <w:lang w:val="en-US" w:eastAsia="zh-CN"/>
                </w:rPr>
                <w:t>（含）</w:t>
              </w:r>
            </w:ins>
            <w:ins w:id="160" w:author="wanao" w:date="2026-07-06T17:39:29Z">
              <w:r>
                <w:rPr>
                  <w:rFonts w:hint="eastAsia" w:ascii="仿宋" w:hAnsi="仿宋" w:eastAsia="仿宋"/>
                  <w:color w:val="000000"/>
                  <w:sz w:val="24"/>
                  <w:lang w:val="en-US" w:eastAsia="zh-CN"/>
                </w:rPr>
                <w:t>之间</w:t>
              </w:r>
            </w:ins>
            <w:ins w:id="161" w:author="wanao" w:date="2026-07-06T17:39:30Z">
              <w:r>
                <w:rPr>
                  <w:rFonts w:hint="eastAsia" w:ascii="仿宋" w:hAnsi="仿宋" w:eastAsia="仿宋"/>
                  <w:color w:val="000000"/>
                  <w:sz w:val="24"/>
                  <w:lang w:val="en-US" w:eastAsia="zh-CN"/>
                </w:rPr>
                <w:t>的</w:t>
              </w:r>
            </w:ins>
            <w:ins w:id="162" w:author="wanao" w:date="2026-07-06T17:39:40Z">
              <w:r>
                <w:rPr>
                  <w:rFonts w:hint="eastAsia" w:ascii="仿宋" w:hAnsi="仿宋" w:eastAsia="仿宋"/>
                  <w:color w:val="000000"/>
                  <w:sz w:val="24"/>
                  <w:lang w:val="en-US" w:eastAsia="zh-CN"/>
                </w:rPr>
                <w:t>时间</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确定</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hint="eastAsia" w:ascii="仿宋" w:hAnsi="仿宋" w:eastAsia="仿宋"/>
                <w:color w:val="000000"/>
                <w:sz w:val="24"/>
              </w:rPr>
              <w:t>发送</w:t>
            </w:r>
            <w:r>
              <w:rPr>
                <w:rFonts w:ascii="仿宋" w:hAnsi="仿宋" w:eastAsia="仿宋"/>
                <w:color w:val="000000"/>
                <w:sz w:val="24"/>
              </w:rPr>
              <w:t>短信</w:t>
            </w:r>
            <w:r>
              <w:rPr>
                <w:rFonts w:hint="eastAsia" w:ascii="仿宋" w:hAnsi="仿宋" w:eastAsia="仿宋"/>
                <w:color w:val="000000"/>
                <w:sz w:val="24"/>
              </w:rPr>
              <w:t>并关闭当前页面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取消</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ascii="仿宋" w:hAnsi="仿宋" w:eastAsia="仿宋"/>
                <w:color w:val="000000"/>
                <w:sz w:val="24"/>
              </w:rPr>
              <w:t>关闭当前页面并放弃本次发送操作</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用户在XXX列表页勾选一个或多个客户后，点击左上角统一操作按钮区的“发送短信”，系统从右侧抽屉式弹出发送短信页面。</w:t>
      </w:r>
    </w:p>
    <w:p>
      <w:pPr>
        <w:spacing w:line="360" w:lineRule="auto"/>
        <w:rPr>
          <w:rFonts w:ascii="仿宋" w:hAnsi="仿宋" w:eastAsia="仿宋"/>
          <w:sz w:val="24"/>
          <w:szCs w:val="24"/>
        </w:rPr>
      </w:pPr>
      <w:r>
        <w:rPr>
          <w:rFonts w:hint="eastAsia" w:ascii="仿宋" w:hAnsi="仿宋" w:eastAsia="仿宋"/>
          <w:sz w:val="24"/>
          <w:szCs w:val="24"/>
        </w:rPr>
        <w:t>2. 用户未勾选客户直接点击“发送短信”时，系统默认本次发送范围为当前筛选条件下的全部客户，并弹出二次确认提示。</w:t>
      </w:r>
    </w:p>
    <w:p>
      <w:pPr>
        <w:spacing w:line="360" w:lineRule="auto"/>
        <w:rPr>
          <w:rFonts w:ascii="仿宋" w:hAnsi="仿宋" w:eastAsia="仿宋"/>
          <w:sz w:val="24"/>
          <w:szCs w:val="24"/>
        </w:rPr>
      </w:pPr>
      <w:r>
        <w:rPr>
          <w:rFonts w:hint="eastAsia" w:ascii="仿宋" w:hAnsi="仿宋" w:eastAsia="仿宋"/>
          <w:sz w:val="24"/>
          <w:szCs w:val="24"/>
        </w:rPr>
        <w:t>3. 用户选择“模板类型”、“短信模板”后，系统自动反显模板内容，并按客户信息、客户经理信息、机构信息完成模板变量替换预览。</w:t>
      </w:r>
    </w:p>
    <w:p>
      <w:pPr>
        <w:spacing w:line="360" w:lineRule="auto"/>
        <w:rPr>
          <w:rFonts w:ascii="仿宋" w:hAnsi="仿宋" w:eastAsia="仿宋"/>
          <w:sz w:val="24"/>
          <w:szCs w:val="24"/>
        </w:rPr>
      </w:pPr>
      <w:r>
        <w:rPr>
          <w:rFonts w:hint="eastAsia" w:ascii="仿宋" w:hAnsi="仿宋" w:eastAsia="仿宋"/>
          <w:sz w:val="24"/>
          <w:szCs w:val="24"/>
        </w:rPr>
        <w:t>4. 用户点击“确定”后，系统校验模板可用性、发送次数限制及必输项完整性。校验通过后，调用短信平台的短信发送接口并返回发送结果。</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w:t>
      </w:r>
      <w:r>
        <w:rPr>
          <w:rFonts w:ascii="仿宋" w:hAnsi="仿宋" w:eastAsia="仿宋"/>
          <w:sz w:val="24"/>
          <w:szCs w:val="24"/>
        </w:rPr>
        <w:t xml:space="preserve"> </w:t>
      </w:r>
      <w:r>
        <w:rPr>
          <w:rFonts w:hint="eastAsia" w:ascii="仿宋" w:hAnsi="仿宋" w:eastAsia="仿宋"/>
          <w:sz w:val="24"/>
          <w:szCs w:val="24"/>
        </w:rPr>
        <w:t>用户点击“取消”后，系统关闭当前发送短信页面，不保留本次未提交内容。</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发送短信支持对单个客户或多个客户发起，发送对象仅限当前用户权限范围内客户。</w:t>
      </w:r>
    </w:p>
    <w:p>
      <w:pPr>
        <w:spacing w:line="360" w:lineRule="auto"/>
        <w:rPr>
          <w:rFonts w:ascii="仿宋" w:hAnsi="仿宋" w:eastAsia="仿宋"/>
          <w:sz w:val="24"/>
          <w:szCs w:val="24"/>
        </w:rPr>
      </w:pPr>
      <w:r>
        <w:rPr>
          <w:rFonts w:hint="eastAsia" w:ascii="仿宋" w:hAnsi="仿宋" w:eastAsia="仿宋"/>
          <w:sz w:val="24"/>
          <w:szCs w:val="24"/>
        </w:rPr>
        <w:t>2. 当用户未勾选客户直接发起发送短信时，系统应弹出二次确认框，提示文案为：“您当前未勾选客户，系统将对当前筛选出的 {X} 位客户进行批量【发送短信】</w:t>
      </w:r>
      <w:ins w:id="163" w:author="wanao" w:date="2026-07-06T17:46:32Z">
        <w:r>
          <w:rPr>
            <w:rFonts w:hint="eastAsia" w:ascii="仿宋" w:hAnsi="仿宋" w:eastAsia="仿宋"/>
            <w:sz w:val="24"/>
            <w:szCs w:val="24"/>
            <w:lang w:val="en-US" w:eastAsia="zh-CN"/>
          </w:rPr>
          <w:t>申请</w:t>
        </w:r>
      </w:ins>
      <w:del w:id="164" w:author="wanao" w:date="2026-07-06T17:46:31Z">
        <w:r>
          <w:rPr>
            <w:rFonts w:hint="eastAsia" w:ascii="仿宋" w:hAnsi="仿宋" w:eastAsia="仿宋"/>
            <w:sz w:val="24"/>
            <w:szCs w:val="24"/>
          </w:rPr>
          <w:delText>操作</w:delText>
        </w:r>
      </w:del>
      <w:r>
        <w:rPr>
          <w:rFonts w:hint="eastAsia" w:ascii="仿宋" w:hAnsi="仿宋" w:eastAsia="仿宋"/>
          <w:sz w:val="24"/>
          <w:szCs w:val="24"/>
        </w:rPr>
        <w:t>。</w:t>
      </w:r>
      <w:ins w:id="165" w:author="wanao" w:date="2026-07-06T17:44:59Z">
        <w:r>
          <w:rPr>
            <w:rFonts w:hint="eastAsia" w:ascii="仿宋" w:hAnsi="仿宋" w:eastAsia="仿宋"/>
            <w:sz w:val="24"/>
            <w:szCs w:val="24"/>
            <w:lang w:val="en-US" w:eastAsia="zh-CN"/>
          </w:rPr>
          <w:t>审批</w:t>
        </w:r>
      </w:ins>
      <w:ins w:id="166" w:author="wanao" w:date="2026-07-06T17:45:00Z">
        <w:r>
          <w:rPr>
            <w:rFonts w:hint="eastAsia" w:ascii="仿宋" w:hAnsi="仿宋" w:eastAsia="仿宋"/>
            <w:sz w:val="24"/>
            <w:szCs w:val="24"/>
            <w:lang w:val="en-US" w:eastAsia="zh-CN"/>
          </w:rPr>
          <w:t>通过</w:t>
        </w:r>
      </w:ins>
      <w:ins w:id="167" w:author="wanao" w:date="2026-07-06T17:45:01Z">
        <w:r>
          <w:rPr>
            <w:rFonts w:hint="eastAsia" w:ascii="仿宋" w:hAnsi="仿宋" w:eastAsia="仿宋"/>
            <w:sz w:val="24"/>
            <w:szCs w:val="24"/>
            <w:lang w:val="en-US" w:eastAsia="zh-CN"/>
          </w:rPr>
          <w:t>后</w:t>
        </w:r>
      </w:ins>
      <w:r>
        <w:rPr>
          <w:rFonts w:hint="eastAsia" w:ascii="仿宋" w:hAnsi="仿宋" w:eastAsia="仿宋"/>
          <w:sz w:val="24"/>
          <w:szCs w:val="24"/>
        </w:rPr>
        <w:t>此操作不可逆，请确认是否继续？”</w:t>
      </w:r>
    </w:p>
    <w:p>
      <w:pPr>
        <w:spacing w:line="360" w:lineRule="auto"/>
        <w:rPr>
          <w:rFonts w:ascii="仿宋" w:hAnsi="仿宋" w:eastAsia="仿宋"/>
          <w:sz w:val="24"/>
          <w:szCs w:val="24"/>
        </w:rPr>
      </w:pPr>
      <w:r>
        <w:rPr>
          <w:rFonts w:hint="eastAsia" w:ascii="仿宋" w:hAnsi="仿宋" w:eastAsia="仿宋"/>
          <w:sz w:val="24"/>
          <w:szCs w:val="24"/>
        </w:rPr>
        <w:t>3. 当用户勾选部分或全部客户发起发送短信时，系统应弹出二次确认框，提示文案为：“您将对已勾选的 {X} 位客户进行批量【发送短信】</w:t>
      </w:r>
      <w:ins w:id="168" w:author="wanao" w:date="2026-07-06T17:46:21Z">
        <w:r>
          <w:rPr>
            <w:rFonts w:hint="eastAsia" w:ascii="仿宋" w:hAnsi="仿宋" w:eastAsia="仿宋"/>
            <w:sz w:val="24"/>
            <w:szCs w:val="24"/>
            <w:lang w:val="en-US" w:eastAsia="zh-CN"/>
          </w:rPr>
          <w:t>申请</w:t>
        </w:r>
      </w:ins>
      <w:del w:id="169" w:author="wanao" w:date="2026-07-06T17:46:24Z">
        <w:r>
          <w:rPr>
            <w:rFonts w:hint="eastAsia" w:ascii="仿宋" w:hAnsi="仿宋" w:eastAsia="仿宋"/>
            <w:sz w:val="24"/>
            <w:szCs w:val="24"/>
          </w:rPr>
          <w:delText>操作</w:delText>
        </w:r>
      </w:del>
      <w:r>
        <w:rPr>
          <w:rFonts w:hint="eastAsia" w:ascii="仿宋" w:hAnsi="仿宋" w:eastAsia="仿宋"/>
          <w:sz w:val="24"/>
          <w:szCs w:val="24"/>
        </w:rPr>
        <w:t>。请确认是否继续？”</w:t>
      </w:r>
    </w:p>
    <w:p>
      <w:pPr>
        <w:spacing w:line="360" w:lineRule="auto"/>
        <w:rPr>
          <w:rFonts w:ascii="仿宋" w:hAnsi="仿宋" w:eastAsia="仿宋"/>
          <w:sz w:val="24"/>
          <w:szCs w:val="24"/>
        </w:rPr>
      </w:pPr>
      <w:r>
        <w:rPr>
          <w:rFonts w:hint="eastAsia" w:ascii="仿宋" w:hAnsi="仿宋" w:eastAsia="仿宋"/>
          <w:sz w:val="24"/>
          <w:szCs w:val="24"/>
        </w:rPr>
        <w:t>4. 短信模板必须来源于短信模板管理，仅允许选择审批通过的模板。</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5. </w:t>
      </w:r>
      <w:r>
        <w:rPr>
          <w:rFonts w:hint="eastAsia" w:ascii="仿宋" w:hAnsi="仿宋" w:eastAsia="仿宋"/>
          <w:color w:val="000000" w:themeColor="text1"/>
          <w:sz w:val="24"/>
          <w:szCs w:val="24"/>
          <w14:textFill>
            <w14:solidFill>
              <w14:schemeClr w14:val="tx1"/>
            </w14:solidFill>
          </w14:textFill>
        </w:rPr>
        <w:t>发送次数限制：本系统全局控制，在7天内同一个客户只能发送一条短信。</w:t>
      </w:r>
    </w:p>
    <w:p>
      <w:pPr>
        <w:spacing w:line="360" w:lineRule="auto"/>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 模板内容为模板管理模块统一维护结果，发送页面仅反显内容，不支持客户经理在本页面自由修改模板正文。</w:t>
      </w:r>
    </w:p>
    <w:p>
      <w:pPr>
        <w:spacing w:line="360" w:lineRule="auto"/>
        <w:rPr>
          <w:ins w:id="170" w:author="wanao" w:date="2026-07-06T17:47:10Z"/>
          <w:rFonts w:hint="eastAsia" w:ascii="仿宋" w:hAnsi="仿宋" w:eastAsia="仿宋"/>
          <w:sz w:val="24"/>
          <w:szCs w:val="24"/>
        </w:rPr>
      </w:pPr>
      <w:r>
        <w:rPr>
          <w:rFonts w:ascii="仿宋" w:hAnsi="仿宋" w:eastAsia="仿宋"/>
          <w:sz w:val="24"/>
          <w:szCs w:val="24"/>
        </w:rPr>
        <w:t>7</w:t>
      </w:r>
      <w:r>
        <w:rPr>
          <w:rFonts w:hint="eastAsia" w:ascii="仿宋" w:hAnsi="仿宋" w:eastAsia="仿宋"/>
          <w:sz w:val="24"/>
          <w:szCs w:val="24"/>
        </w:rPr>
        <w:t>. 短信发送应通过日志留痕，便于后续查询和审计。</w:t>
      </w:r>
    </w:p>
    <w:p>
      <w:pPr>
        <w:spacing w:line="360" w:lineRule="auto"/>
        <w:rPr>
          <w:rFonts w:hint="default" w:ascii="仿宋" w:hAnsi="仿宋" w:eastAsia="仿宋"/>
          <w:sz w:val="24"/>
          <w:szCs w:val="24"/>
          <w:lang w:val="en-US" w:eastAsia="zh-CN"/>
        </w:rPr>
      </w:pPr>
      <w:ins w:id="171" w:author="wanao" w:date="2026-07-06T17:47:12Z">
        <w:r>
          <w:rPr>
            <w:rFonts w:hint="eastAsia" w:ascii="仿宋" w:hAnsi="仿宋" w:eastAsia="仿宋"/>
            <w:sz w:val="24"/>
            <w:szCs w:val="24"/>
            <w:lang w:val="en-US" w:eastAsia="zh-CN"/>
          </w:rPr>
          <w:t>8</w:t>
        </w:r>
      </w:ins>
      <w:ins w:id="172" w:author="wanao" w:date="2026-07-06T17:47:15Z">
        <w:r>
          <w:rPr>
            <w:rFonts w:hint="eastAsia" w:ascii="仿宋" w:hAnsi="仿宋" w:eastAsia="仿宋"/>
            <w:sz w:val="24"/>
            <w:szCs w:val="24"/>
            <w:lang w:val="en-US" w:eastAsia="zh-CN"/>
          </w:rPr>
          <w:t>.</w:t>
        </w:r>
      </w:ins>
      <w:ins w:id="173" w:author="wanao" w:date="2026-07-06T17:47:16Z">
        <w:r>
          <w:rPr>
            <w:rFonts w:hint="eastAsia" w:ascii="仿宋" w:hAnsi="仿宋" w:eastAsia="仿宋"/>
            <w:sz w:val="24"/>
            <w:szCs w:val="24"/>
            <w:lang w:val="en-US" w:eastAsia="zh-CN"/>
          </w:rPr>
          <w:t xml:space="preserve"> </w:t>
        </w:r>
      </w:ins>
      <w:ins w:id="174" w:author="wanao" w:date="2026-07-06T17:48:27Z">
        <w:r>
          <w:rPr>
            <w:rFonts w:hint="eastAsia" w:ascii="仿宋" w:hAnsi="仿宋" w:eastAsia="仿宋"/>
            <w:sz w:val="24"/>
            <w:szCs w:val="24"/>
            <w:lang w:val="en-US" w:eastAsia="zh-CN"/>
          </w:rPr>
          <w:t>发送</w:t>
        </w:r>
      </w:ins>
      <w:ins w:id="175" w:author="wanao" w:date="2026-07-06T17:48:28Z">
        <w:r>
          <w:rPr>
            <w:rFonts w:hint="eastAsia" w:ascii="仿宋" w:hAnsi="仿宋" w:eastAsia="仿宋"/>
            <w:sz w:val="24"/>
            <w:szCs w:val="24"/>
            <w:lang w:val="en-US" w:eastAsia="zh-CN"/>
          </w:rPr>
          <w:t>短信</w:t>
        </w:r>
      </w:ins>
      <w:ins w:id="176" w:author="wanao" w:date="2026-07-06T17:48:29Z">
        <w:r>
          <w:rPr>
            <w:rFonts w:hint="eastAsia" w:ascii="仿宋" w:hAnsi="仿宋" w:eastAsia="仿宋"/>
            <w:sz w:val="24"/>
            <w:szCs w:val="24"/>
            <w:lang w:val="en-US" w:eastAsia="zh-CN"/>
          </w:rPr>
          <w:t>申请</w:t>
        </w:r>
      </w:ins>
      <w:ins w:id="177" w:author="wanao" w:date="2026-07-06T17:48:30Z">
        <w:r>
          <w:rPr>
            <w:rFonts w:hint="eastAsia" w:ascii="仿宋" w:hAnsi="仿宋" w:eastAsia="仿宋"/>
            <w:sz w:val="24"/>
            <w:szCs w:val="24"/>
            <w:lang w:val="en-US" w:eastAsia="zh-CN"/>
          </w:rPr>
          <w:t>由</w:t>
        </w:r>
      </w:ins>
      <w:ins w:id="178" w:author="wanao" w:date="2026-07-06T17:48:35Z">
        <w:r>
          <w:rPr>
            <w:rFonts w:hint="eastAsia" w:ascii="仿宋" w:hAnsi="仿宋" w:eastAsia="仿宋"/>
            <w:sz w:val="24"/>
            <w:szCs w:val="24"/>
            <w:lang w:val="en-US" w:eastAsia="zh-CN"/>
          </w:rPr>
          <w:t>发起者</w:t>
        </w:r>
      </w:ins>
      <w:ins w:id="179" w:author="wanao" w:date="2026-07-06T17:48:36Z">
        <w:r>
          <w:rPr>
            <w:rFonts w:hint="eastAsia" w:ascii="仿宋" w:hAnsi="仿宋" w:eastAsia="仿宋"/>
            <w:sz w:val="24"/>
            <w:szCs w:val="24"/>
            <w:lang w:val="en-US" w:eastAsia="zh-CN"/>
          </w:rPr>
          <w:t>所在</w:t>
        </w:r>
      </w:ins>
      <w:ins w:id="180" w:author="wanao" w:date="2026-07-06T17:48:38Z">
        <w:r>
          <w:rPr>
            <w:rFonts w:hint="eastAsia" w:ascii="仿宋" w:hAnsi="仿宋" w:eastAsia="仿宋"/>
            <w:sz w:val="24"/>
            <w:szCs w:val="24"/>
            <w:lang w:val="en-US" w:eastAsia="zh-CN"/>
          </w:rPr>
          <w:t>分行</w:t>
        </w:r>
      </w:ins>
      <w:ins w:id="181" w:author="wanao" w:date="2026-07-06T17:48:44Z">
        <w:r>
          <w:rPr>
            <w:rFonts w:hint="eastAsia" w:ascii="仿宋" w:hAnsi="仿宋" w:eastAsia="仿宋"/>
            <w:sz w:val="24"/>
            <w:szCs w:val="24"/>
            <w:lang w:val="en-US" w:eastAsia="zh-CN"/>
          </w:rPr>
          <w:t>的</w:t>
        </w:r>
      </w:ins>
      <w:ins w:id="182" w:author="wanao" w:date="2026-07-06T17:48:55Z">
        <w:r>
          <w:rPr>
            <w:rFonts w:hint="eastAsia" w:ascii="仿宋" w:hAnsi="仿宋" w:eastAsia="仿宋"/>
            <w:sz w:val="24"/>
            <w:szCs w:val="24"/>
            <w:lang w:val="en-US" w:eastAsia="zh-CN"/>
          </w:rPr>
          <w:t>分行管理岗审批</w:t>
        </w:r>
      </w:ins>
      <w:ins w:id="183" w:author="wanao" w:date="2026-07-06T17:48:57Z">
        <w:r>
          <w:rPr>
            <w:rFonts w:hint="eastAsia" w:ascii="仿宋" w:hAnsi="仿宋" w:eastAsia="仿宋"/>
            <w:sz w:val="24"/>
            <w:szCs w:val="24"/>
            <w:lang w:val="en-US" w:eastAsia="zh-CN"/>
          </w:rPr>
          <w:t>。</w:t>
        </w:r>
      </w:ins>
      <w:ins w:id="184" w:author="wanao" w:date="2026-07-06T17:49:11Z">
        <w:r>
          <w:rPr>
            <w:rFonts w:hint="eastAsia" w:ascii="仿宋" w:hAnsi="仿宋" w:eastAsia="仿宋"/>
            <w:sz w:val="24"/>
            <w:szCs w:val="24"/>
            <w:lang w:val="en-US" w:eastAsia="zh-CN"/>
          </w:rPr>
          <w:t>总行</w:t>
        </w:r>
      </w:ins>
      <w:ins w:id="185" w:author="wanao" w:date="2026-07-06T17:49:12Z">
        <w:r>
          <w:rPr>
            <w:rFonts w:hint="eastAsia" w:ascii="仿宋" w:hAnsi="仿宋" w:eastAsia="仿宋"/>
            <w:sz w:val="24"/>
            <w:szCs w:val="24"/>
            <w:lang w:val="en-US" w:eastAsia="zh-CN"/>
          </w:rPr>
          <w:t>用户</w:t>
        </w:r>
      </w:ins>
      <w:ins w:id="186" w:author="wanao" w:date="2026-07-06T17:49:13Z">
        <w:r>
          <w:rPr>
            <w:rFonts w:hint="eastAsia" w:ascii="仿宋" w:hAnsi="仿宋" w:eastAsia="仿宋"/>
            <w:sz w:val="24"/>
            <w:szCs w:val="24"/>
            <w:lang w:val="en-US" w:eastAsia="zh-CN"/>
          </w:rPr>
          <w:t>无需</w:t>
        </w:r>
      </w:ins>
      <w:ins w:id="187" w:author="wanao" w:date="2026-07-06T17:49:15Z">
        <w:r>
          <w:rPr>
            <w:rFonts w:hint="eastAsia" w:ascii="仿宋" w:hAnsi="仿宋" w:eastAsia="仿宋"/>
            <w:sz w:val="24"/>
            <w:szCs w:val="24"/>
            <w:lang w:val="en-US" w:eastAsia="zh-CN"/>
          </w:rPr>
          <w:t>审批</w:t>
        </w:r>
      </w:ins>
      <w:ins w:id="188" w:author="wanao" w:date="2026-07-06T17:49:16Z">
        <w:r>
          <w:rPr>
            <w:rFonts w:hint="eastAsia" w:ascii="仿宋" w:hAnsi="仿宋" w:eastAsia="仿宋"/>
            <w:sz w:val="24"/>
            <w:szCs w:val="24"/>
            <w:lang w:val="en-US" w:eastAsia="zh-CN"/>
          </w:rPr>
          <w:t>。</w:t>
        </w:r>
      </w:ins>
      <w:ins w:id="189" w:author="wanao" w:date="2026-07-06T17:49:27Z">
        <w:r>
          <w:rPr>
            <w:rFonts w:hint="eastAsia" w:ascii="仿宋" w:hAnsi="仿宋" w:eastAsia="仿宋"/>
            <w:sz w:val="24"/>
            <w:szCs w:val="24"/>
            <w:lang w:val="en-US" w:eastAsia="zh-CN"/>
          </w:rPr>
          <w:t>审批</w:t>
        </w:r>
      </w:ins>
      <w:ins w:id="190" w:author="wanao" w:date="2026-07-06T17:49:29Z">
        <w:r>
          <w:rPr>
            <w:rFonts w:hint="eastAsia" w:ascii="仿宋" w:hAnsi="仿宋" w:eastAsia="仿宋"/>
            <w:sz w:val="24"/>
            <w:szCs w:val="24"/>
            <w:lang w:val="en-US" w:eastAsia="zh-CN"/>
          </w:rPr>
          <w:t>通过后</w:t>
        </w:r>
      </w:ins>
      <w:ins w:id="191" w:author="wanao" w:date="2026-07-06T17:49:36Z">
        <w:r>
          <w:rPr>
            <w:rFonts w:hint="eastAsia" w:ascii="仿宋" w:hAnsi="仿宋" w:eastAsia="仿宋"/>
            <w:sz w:val="24"/>
            <w:szCs w:val="24"/>
            <w:lang w:val="en-US" w:eastAsia="zh-CN"/>
          </w:rPr>
          <w:t>系统</w:t>
        </w:r>
      </w:ins>
      <w:ins w:id="192" w:author="wanao" w:date="2026-07-06T17:49:38Z">
        <w:r>
          <w:rPr>
            <w:rFonts w:hint="eastAsia" w:ascii="仿宋" w:hAnsi="仿宋" w:eastAsia="仿宋"/>
            <w:sz w:val="24"/>
            <w:szCs w:val="24"/>
            <w:lang w:val="en-US" w:eastAsia="zh-CN"/>
          </w:rPr>
          <w:t>按照</w:t>
        </w:r>
      </w:ins>
      <w:ins w:id="193" w:author="wanao" w:date="2026-07-06T17:49:45Z">
        <w:r>
          <w:rPr>
            <w:rFonts w:hint="eastAsia" w:ascii="仿宋" w:hAnsi="仿宋" w:eastAsia="仿宋"/>
            <w:sz w:val="24"/>
            <w:szCs w:val="24"/>
            <w:lang w:val="en-US" w:eastAsia="zh-CN"/>
          </w:rPr>
          <w:t>发起者</w:t>
        </w:r>
      </w:ins>
      <w:ins w:id="194" w:author="wanao" w:date="2026-07-06T17:49:46Z">
        <w:r>
          <w:rPr>
            <w:rFonts w:hint="eastAsia" w:ascii="仿宋" w:hAnsi="仿宋" w:eastAsia="仿宋"/>
            <w:sz w:val="24"/>
            <w:szCs w:val="24"/>
            <w:lang w:val="en-US" w:eastAsia="zh-CN"/>
          </w:rPr>
          <w:t>设置的</w:t>
        </w:r>
      </w:ins>
      <w:ins w:id="195" w:author="wanao" w:date="2026-07-06T17:49:49Z">
        <w:r>
          <w:rPr>
            <w:rFonts w:hint="eastAsia" w:ascii="仿宋" w:hAnsi="仿宋" w:eastAsia="仿宋"/>
            <w:sz w:val="24"/>
            <w:szCs w:val="24"/>
            <w:lang w:val="en-US" w:eastAsia="zh-CN"/>
          </w:rPr>
          <w:t>发送时间</w:t>
        </w:r>
      </w:ins>
      <w:ins w:id="196" w:author="wanao" w:date="2026-07-06T17:49:51Z">
        <w:r>
          <w:rPr>
            <w:rFonts w:hint="eastAsia" w:ascii="仿宋" w:hAnsi="仿宋" w:eastAsia="仿宋"/>
            <w:sz w:val="24"/>
            <w:szCs w:val="24"/>
            <w:lang w:val="en-US" w:eastAsia="zh-CN"/>
          </w:rPr>
          <w:t>定时</w:t>
        </w:r>
      </w:ins>
      <w:ins w:id="197" w:author="wanao" w:date="2026-07-06T17:49:52Z">
        <w:r>
          <w:rPr>
            <w:rFonts w:hint="eastAsia" w:ascii="仿宋" w:hAnsi="仿宋" w:eastAsia="仿宋"/>
            <w:sz w:val="24"/>
            <w:szCs w:val="24"/>
            <w:lang w:val="en-US" w:eastAsia="zh-CN"/>
          </w:rPr>
          <w:t>发送</w:t>
        </w:r>
      </w:ins>
      <w:ins w:id="198" w:author="wanao" w:date="2026-07-06T17:52:47Z">
        <w:r>
          <w:rPr>
            <w:rFonts w:hint="eastAsia" w:ascii="仿宋" w:hAnsi="仿宋" w:eastAsia="仿宋"/>
            <w:sz w:val="24"/>
            <w:szCs w:val="24"/>
            <w:lang w:val="en-US" w:eastAsia="zh-CN"/>
          </w:rPr>
          <w:t>；</w:t>
        </w:r>
      </w:ins>
      <w:ins w:id="199" w:author="wanao" w:date="2026-07-06T17:50:29Z">
        <w:r>
          <w:rPr>
            <w:rFonts w:hint="eastAsia" w:ascii="仿宋" w:hAnsi="仿宋" w:eastAsia="仿宋"/>
            <w:sz w:val="24"/>
            <w:szCs w:val="24"/>
            <w:lang w:val="en-US" w:eastAsia="zh-CN"/>
          </w:rPr>
          <w:t>若</w:t>
        </w:r>
      </w:ins>
      <w:ins w:id="200" w:author="wanao" w:date="2026-07-06T17:50:50Z">
        <w:r>
          <w:rPr>
            <w:rFonts w:hint="eastAsia" w:ascii="仿宋" w:hAnsi="仿宋" w:eastAsia="仿宋"/>
            <w:sz w:val="24"/>
            <w:szCs w:val="24"/>
            <w:lang w:val="en-US" w:eastAsia="zh-CN"/>
          </w:rPr>
          <w:t>审批</w:t>
        </w:r>
      </w:ins>
      <w:ins w:id="201" w:author="wanao" w:date="2026-07-06T17:50:52Z">
        <w:r>
          <w:rPr>
            <w:rFonts w:hint="eastAsia" w:ascii="仿宋" w:hAnsi="仿宋" w:eastAsia="仿宋"/>
            <w:sz w:val="24"/>
            <w:szCs w:val="24"/>
            <w:lang w:val="en-US" w:eastAsia="zh-CN"/>
          </w:rPr>
          <w:t>通过</w:t>
        </w:r>
      </w:ins>
      <w:ins w:id="202" w:author="wanao" w:date="2026-07-06T17:50:53Z">
        <w:r>
          <w:rPr>
            <w:rFonts w:hint="eastAsia" w:ascii="仿宋" w:hAnsi="仿宋" w:eastAsia="仿宋"/>
            <w:sz w:val="24"/>
            <w:szCs w:val="24"/>
            <w:lang w:val="en-US" w:eastAsia="zh-CN"/>
          </w:rPr>
          <w:t>时</w:t>
        </w:r>
      </w:ins>
      <w:ins w:id="203" w:author="wanao" w:date="2026-07-06T17:50:55Z">
        <w:r>
          <w:rPr>
            <w:rFonts w:hint="eastAsia" w:ascii="仿宋" w:hAnsi="仿宋" w:eastAsia="仿宋"/>
            <w:sz w:val="24"/>
            <w:szCs w:val="24"/>
            <w:lang w:val="en-US" w:eastAsia="zh-CN"/>
          </w:rPr>
          <w:t>已过</w:t>
        </w:r>
      </w:ins>
      <w:ins w:id="204" w:author="wanao" w:date="2026-07-06T17:50:57Z">
        <w:r>
          <w:rPr>
            <w:rFonts w:hint="eastAsia" w:ascii="仿宋" w:hAnsi="仿宋" w:eastAsia="仿宋"/>
            <w:sz w:val="24"/>
            <w:szCs w:val="24"/>
            <w:lang w:val="en-US" w:eastAsia="zh-CN"/>
          </w:rPr>
          <w:t>发送</w:t>
        </w:r>
      </w:ins>
      <w:ins w:id="205" w:author="wanao" w:date="2026-07-06T17:50:58Z">
        <w:r>
          <w:rPr>
            <w:rFonts w:hint="eastAsia" w:ascii="仿宋" w:hAnsi="仿宋" w:eastAsia="仿宋"/>
            <w:sz w:val="24"/>
            <w:szCs w:val="24"/>
            <w:lang w:val="en-US" w:eastAsia="zh-CN"/>
          </w:rPr>
          <w:t>时间，则</w:t>
        </w:r>
      </w:ins>
      <w:ins w:id="206" w:author="wanao" w:date="2026-07-06T17:51:01Z">
        <w:r>
          <w:rPr>
            <w:rFonts w:hint="eastAsia" w:ascii="仿宋" w:hAnsi="仿宋" w:eastAsia="仿宋"/>
            <w:sz w:val="24"/>
            <w:szCs w:val="24"/>
            <w:lang w:val="en-US" w:eastAsia="zh-CN"/>
          </w:rPr>
          <w:t>不发送，</w:t>
        </w:r>
      </w:ins>
      <w:ins w:id="207" w:author="wanao" w:date="2026-07-06T17:51:04Z">
        <w:r>
          <w:rPr>
            <w:rFonts w:hint="eastAsia" w:ascii="仿宋" w:hAnsi="仿宋" w:eastAsia="仿宋"/>
            <w:sz w:val="24"/>
            <w:szCs w:val="24"/>
            <w:lang w:val="en-US" w:eastAsia="zh-CN"/>
          </w:rPr>
          <w:t>系统</w:t>
        </w:r>
      </w:ins>
      <w:ins w:id="208" w:author="wanao" w:date="2026-07-06T17:51:15Z">
        <w:r>
          <w:rPr>
            <w:rFonts w:hint="eastAsia" w:ascii="仿宋" w:hAnsi="仿宋" w:eastAsia="仿宋"/>
            <w:sz w:val="24"/>
            <w:szCs w:val="24"/>
            <w:lang w:val="en-US" w:eastAsia="zh-CN"/>
          </w:rPr>
          <w:t>向</w:t>
        </w:r>
      </w:ins>
      <w:ins w:id="209" w:author="wanao" w:date="2026-07-06T17:51:19Z">
        <w:r>
          <w:rPr>
            <w:rFonts w:hint="eastAsia" w:ascii="仿宋" w:hAnsi="仿宋" w:eastAsia="仿宋"/>
            <w:sz w:val="24"/>
            <w:szCs w:val="24"/>
            <w:lang w:val="en-US" w:eastAsia="zh-CN"/>
          </w:rPr>
          <w:t>发起者</w:t>
        </w:r>
      </w:ins>
      <w:ins w:id="210" w:author="wanao" w:date="2026-07-06T17:51:27Z">
        <w:r>
          <w:rPr>
            <w:rFonts w:hint="eastAsia" w:ascii="仿宋" w:hAnsi="仿宋" w:eastAsia="仿宋"/>
            <w:sz w:val="24"/>
            <w:szCs w:val="24"/>
            <w:lang w:val="en-US" w:eastAsia="zh-CN"/>
          </w:rPr>
          <w:t>发送</w:t>
        </w:r>
      </w:ins>
      <w:ins w:id="211" w:author="wanao" w:date="2026-07-06T17:51:28Z">
        <w:r>
          <w:rPr>
            <w:rFonts w:hint="eastAsia" w:ascii="仿宋" w:hAnsi="仿宋" w:eastAsia="仿宋"/>
            <w:sz w:val="24"/>
            <w:szCs w:val="24"/>
            <w:lang w:val="en-US" w:eastAsia="zh-CN"/>
          </w:rPr>
          <w:t>信息</w:t>
        </w:r>
      </w:ins>
      <w:ins w:id="212" w:author="wanao" w:date="2026-07-06T17:51:29Z">
        <w:r>
          <w:rPr>
            <w:rFonts w:hint="eastAsia" w:ascii="仿宋" w:hAnsi="仿宋" w:eastAsia="仿宋"/>
            <w:sz w:val="24"/>
            <w:szCs w:val="24"/>
            <w:lang w:val="en-US" w:eastAsia="zh-CN"/>
          </w:rPr>
          <w:t>提醒，</w:t>
        </w:r>
      </w:ins>
      <w:ins w:id="213" w:author="wanao" w:date="2026-07-06T17:51:30Z">
        <w:r>
          <w:rPr>
            <w:rFonts w:hint="eastAsia" w:ascii="仿宋" w:hAnsi="仿宋" w:eastAsia="仿宋"/>
            <w:sz w:val="24"/>
            <w:szCs w:val="24"/>
            <w:lang w:val="en-US" w:eastAsia="zh-CN"/>
          </w:rPr>
          <w:t>提醒</w:t>
        </w:r>
      </w:ins>
      <w:ins w:id="214" w:author="wanao" w:date="2026-07-06T17:51:31Z">
        <w:r>
          <w:rPr>
            <w:rFonts w:hint="eastAsia" w:ascii="仿宋" w:hAnsi="仿宋" w:eastAsia="仿宋"/>
            <w:sz w:val="24"/>
            <w:szCs w:val="24"/>
            <w:lang w:val="en-US" w:eastAsia="zh-CN"/>
          </w:rPr>
          <w:t>内容</w:t>
        </w:r>
      </w:ins>
      <w:ins w:id="215" w:author="wanao" w:date="2026-07-06T17:51:32Z">
        <w:r>
          <w:rPr>
            <w:rFonts w:hint="eastAsia" w:ascii="仿宋" w:hAnsi="仿宋" w:eastAsia="仿宋"/>
            <w:sz w:val="24"/>
            <w:szCs w:val="24"/>
            <w:lang w:val="en-US" w:eastAsia="zh-CN"/>
          </w:rPr>
          <w:t>“</w:t>
        </w:r>
      </w:ins>
      <w:ins w:id="216" w:author="wanao" w:date="2026-07-06T17:54:40Z">
        <w:r>
          <w:rPr>
            <w:rFonts w:hint="eastAsia" w:ascii="仿宋" w:hAnsi="仿宋" w:eastAsia="仿宋"/>
            <w:sz w:val="24"/>
            <w:szCs w:val="24"/>
            <w:lang w:val="en-US" w:eastAsia="zh-CN"/>
          </w:rPr>
          <w:t>您</w:t>
        </w:r>
      </w:ins>
      <w:ins w:id="217" w:author="wanao" w:date="2026-07-06T17:54:41Z">
        <w:r>
          <w:rPr>
            <w:rFonts w:hint="eastAsia" w:ascii="仿宋" w:hAnsi="仿宋" w:eastAsia="仿宋"/>
            <w:sz w:val="24"/>
            <w:szCs w:val="24"/>
            <w:lang w:val="en-US" w:eastAsia="zh-CN"/>
          </w:rPr>
          <w:t>设置</w:t>
        </w:r>
      </w:ins>
      <w:ins w:id="218" w:author="wanao" w:date="2026-07-06T17:54:51Z">
        <w:r>
          <w:rPr>
            <w:rFonts w:hint="eastAsia" w:ascii="仿宋" w:hAnsi="仿宋" w:eastAsia="仿宋"/>
            <w:sz w:val="24"/>
            <w:szCs w:val="24"/>
            <w:lang w:val="en-US" w:eastAsia="zh-CN"/>
          </w:rPr>
          <w:t>{</w:t>
        </w:r>
      </w:ins>
      <w:ins w:id="219" w:author="wanao" w:date="2026-07-06T17:54:57Z">
        <w:r>
          <w:rPr>
            <w:rFonts w:hint="eastAsia" w:ascii="仿宋" w:hAnsi="仿宋" w:eastAsia="仿宋"/>
            <w:sz w:val="24"/>
            <w:szCs w:val="24"/>
            <w:lang w:val="en-US" w:eastAsia="zh-CN"/>
          </w:rPr>
          <w:t>发送时间</w:t>
        </w:r>
      </w:ins>
      <w:ins w:id="220" w:author="wanao" w:date="2026-07-06T17:54:51Z">
        <w:r>
          <w:rPr>
            <w:rFonts w:hint="eastAsia" w:ascii="仿宋" w:hAnsi="仿宋" w:eastAsia="仿宋"/>
            <w:sz w:val="24"/>
            <w:szCs w:val="24"/>
            <w:lang w:val="en-US" w:eastAsia="zh-CN"/>
          </w:rPr>
          <w:t>}</w:t>
        </w:r>
      </w:ins>
      <w:ins w:id="221" w:author="wanao" w:date="2026-07-06T17:55:01Z">
        <w:r>
          <w:rPr>
            <w:rFonts w:hint="eastAsia" w:ascii="仿宋" w:hAnsi="仿宋" w:eastAsia="仿宋"/>
            <w:sz w:val="24"/>
            <w:szCs w:val="24"/>
            <w:lang w:val="en-US" w:eastAsia="zh-CN"/>
          </w:rPr>
          <w:t>发送</w:t>
        </w:r>
      </w:ins>
      <w:ins w:id="222" w:author="wanao" w:date="2026-07-06T17:55:02Z">
        <w:r>
          <w:rPr>
            <w:rFonts w:hint="eastAsia" w:ascii="仿宋" w:hAnsi="仿宋" w:eastAsia="仿宋"/>
            <w:sz w:val="24"/>
            <w:szCs w:val="24"/>
            <w:lang w:val="en-US" w:eastAsia="zh-CN"/>
          </w:rPr>
          <w:t>的短信</w:t>
        </w:r>
      </w:ins>
      <w:r>
        <w:rPr>
          <w:rFonts w:hint="eastAsia" w:ascii="仿宋" w:hAnsi="仿宋" w:eastAsia="仿宋"/>
          <w:sz w:val="24"/>
          <w:szCs w:val="24"/>
          <w:lang w:val="en-US" w:eastAsia="zh-CN"/>
        </w:rPr>
        <w:t>，</w:t>
      </w:r>
      <w:ins w:id="223" w:author="wanao" w:date="2026-07-07T11:00:31Z">
        <w:r>
          <w:rPr>
            <w:rFonts w:hint="eastAsia" w:ascii="仿宋" w:hAnsi="仿宋" w:eastAsia="仿宋"/>
            <w:sz w:val="24"/>
            <w:szCs w:val="24"/>
            <w:lang w:val="en-US" w:eastAsia="zh-CN"/>
          </w:rPr>
          <w:t>因审批通过超时，</w:t>
        </w:r>
      </w:ins>
      <w:ins w:id="224" w:author="wanao" w:date="2026-07-06T17:55:40Z">
        <w:r>
          <w:rPr>
            <w:rFonts w:hint="eastAsia" w:ascii="仿宋" w:hAnsi="仿宋" w:eastAsia="仿宋"/>
            <w:sz w:val="24"/>
            <w:szCs w:val="24"/>
            <w:lang w:val="en-US" w:eastAsia="zh-CN"/>
          </w:rPr>
          <w:t>系统</w:t>
        </w:r>
      </w:ins>
      <w:ins w:id="225" w:author="wanao" w:date="2026-07-06T17:55:41Z">
        <w:r>
          <w:rPr>
            <w:rFonts w:hint="eastAsia" w:ascii="仿宋" w:hAnsi="仿宋" w:eastAsia="仿宋"/>
            <w:sz w:val="24"/>
            <w:szCs w:val="24"/>
            <w:lang w:val="en-US" w:eastAsia="zh-CN"/>
          </w:rPr>
          <w:t>未执行</w:t>
        </w:r>
      </w:ins>
      <w:ins w:id="226" w:author="wanao" w:date="2026-07-06T17:51:32Z">
        <w:r>
          <w:rPr>
            <w:rFonts w:hint="eastAsia" w:ascii="仿宋" w:hAnsi="仿宋" w:eastAsia="仿宋"/>
            <w:sz w:val="24"/>
            <w:szCs w:val="24"/>
            <w:lang w:val="en-US" w:eastAsia="zh-CN"/>
          </w:rPr>
          <w:t>”</w:t>
        </w:r>
      </w:ins>
      <w:ins w:id="227" w:author="wanao" w:date="2026-07-07T09:20:22Z">
        <w:r>
          <w:rPr>
            <w:rFonts w:hint="eastAsia" w:ascii="仿宋" w:hAnsi="仿宋" w:eastAsia="仿宋"/>
            <w:sz w:val="24"/>
            <w:szCs w:val="24"/>
            <w:lang w:val="en-US" w:eastAsia="zh-CN"/>
          </w:rPr>
          <w:t>。</w:t>
        </w:r>
      </w:ins>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客户经理、理财经理仅可对本人权限范围内客户发起发送短信申请。</w:t>
      </w:r>
    </w:p>
    <w:p>
      <w:pPr>
        <w:spacing w:line="360" w:lineRule="auto"/>
        <w:rPr>
          <w:rFonts w:ascii="仿宋" w:hAnsi="仿宋" w:eastAsia="仿宋"/>
          <w:sz w:val="24"/>
          <w:szCs w:val="24"/>
        </w:rPr>
      </w:pPr>
      <w:r>
        <w:rPr>
          <w:rFonts w:hint="eastAsia" w:ascii="仿宋" w:hAnsi="仿宋" w:eastAsia="仿宋"/>
          <w:sz w:val="24"/>
          <w:szCs w:val="24"/>
        </w:rPr>
        <w:t>2. 用户仅可查看和选择权限范围内可使用的短信模板。</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color w:val="00000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打电话</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rPr>
          <w:rFonts w:ascii="仿宋" w:hAnsi="仿宋" w:eastAsia="仿宋"/>
          <w:sz w:val="24"/>
          <w:szCs w:val="24"/>
        </w:rPr>
      </w:pPr>
      <w:r>
        <w:rPr>
          <w:rFonts w:hint="eastAsia" w:ascii="仿宋" w:hAnsi="仿宋" w:eastAsia="仿宋"/>
          <w:sz w:val="24"/>
          <w:szCs w:val="24"/>
        </w:rPr>
        <w:t>支持用户在各业务场景中，通过移动端（企微端）一键拨号发起电话联络，帮助用户提升客户触达效率并沉淀基础联络留痕。</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1、用户在移动端（企微端）工作日历、客户视图等业务场景中，通过点击“一键拨号”按钮，给客户拨打电话。</w:t>
      </w:r>
    </w:p>
    <w:p>
      <w:pPr>
        <w:pStyle w:val="165"/>
        <w:spacing w:line="360" w:lineRule="auto"/>
        <w:rPr>
          <w:rFonts w:ascii="仿宋" w:hAnsi="仿宋" w:eastAsia="仿宋"/>
          <w:b/>
          <w:bCs/>
          <w:i/>
          <w:iCs/>
          <w:sz w:val="24"/>
          <w:szCs w:val="24"/>
        </w:rPr>
      </w:pPr>
      <w:r>
        <w:rPr>
          <w:rFonts w:hint="eastAsia" w:ascii="仿宋" w:hAnsi="仿宋" w:eastAsia="仿宋"/>
          <w:sz w:val="24"/>
          <w:szCs w:val="24"/>
        </w:rPr>
        <w:t>2、挂断电话之后，返回移动端原页面默认打开营销反馈的录入界面。</w:t>
      </w:r>
      <w:r>
        <w:rPr>
          <w:rFonts w:hint="eastAsia" w:ascii="仿宋" w:hAnsi="仿宋" w:eastAsia="仿宋"/>
          <w:i/>
          <w:iCs/>
          <w:sz w:val="24"/>
          <w:szCs w:val="24"/>
        </w:rPr>
        <w:t>详见：公共功能/客户联络/营销反馈章节</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1、拨打电话需要进行二次确认，提示文案为：“您确认要给客户拨打电话吗？”</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一键拨号功能调用手机本身的拨号能力，系统在本项目仅记录拨打电话的时间（应保存电话拨打操作记录，至少包括客户经理工号、客户姓名、拨号时间），不记录通话时长和通话录音。给客户拨打的电话需整合到客户视图的联络信息。</w:t>
      </w:r>
    </w:p>
    <w:p>
      <w:pPr>
        <w:spacing w:line="360" w:lineRule="auto"/>
        <w:rPr>
          <w:rFonts w:ascii="仿宋" w:hAnsi="仿宋" w:eastAsia="仿宋"/>
          <w:sz w:val="24"/>
          <w:szCs w:val="24"/>
        </w:rPr>
      </w:pPr>
      <w:r>
        <w:rPr>
          <w:rFonts w:hint="eastAsia" w:ascii="仿宋" w:hAnsi="仿宋" w:eastAsia="仿宋"/>
          <w:sz w:val="24"/>
          <w:szCs w:val="24"/>
        </w:rPr>
        <w:t>3、打电话功能一次仅支持针对一位客户发起，不支持批量电话外呼。</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、打电话功能仅可针对当前用户权限范围内客户发起，不得越权拨打非本人管户客户电话。</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、联系电话属于敏感信息，页面展示时需脱敏，支持通过小眼睛查看完整的电话号码，但系统应该记录用户本次的查看操作记录。</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客户经理、理财经理仅可对本人权限范围内管户客户发起电话联系。</w:t>
      </w:r>
    </w:p>
    <w:p>
      <w:pPr>
        <w:spacing w:line="360" w:lineRule="auto"/>
        <w:rPr>
          <w:rFonts w:ascii="仿宋" w:hAnsi="仿宋" w:eastAsia="仿宋"/>
          <w:sz w:val="24"/>
          <w:szCs w:val="24"/>
        </w:rPr>
      </w:pPr>
      <w:r>
        <w:rPr>
          <w:rFonts w:hint="eastAsia" w:ascii="仿宋" w:hAnsi="仿宋" w:eastAsia="仿宋"/>
          <w:sz w:val="24"/>
          <w:szCs w:val="24"/>
        </w:rPr>
        <w:t>2. 客户经理、理财经理仅可查看和拨打本人有权查看的客户联系方式，不得突破原有客户数据权限边界。</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color w:val="00000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面访</w:t>
      </w:r>
    </w:p>
    <w:p>
      <w:pPr>
        <w:spacing w:line="360" w:lineRule="auto"/>
        <w:rPr>
          <w:rFonts w:ascii="仿宋" w:hAnsi="仿宋" w:eastAsia="仿宋"/>
          <w:i/>
          <w:iCs/>
          <w:sz w:val="24"/>
          <w:szCs w:val="24"/>
        </w:rPr>
      </w:pPr>
      <w:r>
        <w:rPr>
          <w:rFonts w:hint="eastAsia" w:ascii="仿宋" w:hAnsi="仿宋" w:eastAsia="仿宋"/>
          <w:sz w:val="24"/>
          <w:szCs w:val="24"/>
        </w:rPr>
        <w:t>在工作台/工作日历界面，需要通过录入营销反馈来完成邀约计划-面访。</w:t>
      </w:r>
    </w:p>
    <w:p>
      <w:pPr>
        <w:spacing w:line="360" w:lineRule="auto"/>
        <w:rPr>
          <w:rFonts w:ascii="仿宋" w:hAnsi="仿宋" w:eastAsia="仿宋"/>
          <w:sz w:val="24"/>
          <w:szCs w:val="24"/>
        </w:rPr>
      </w:pPr>
      <w:r>
        <w:rPr>
          <w:rFonts w:hint="eastAsia" w:ascii="仿宋" w:hAnsi="仿宋" w:eastAsia="仿宋"/>
          <w:i/>
          <w:iCs/>
          <w:sz w:val="24"/>
          <w:szCs w:val="24"/>
        </w:rPr>
        <w:t>详见：公共功能/客户联络/营销反馈章节</w:t>
      </w:r>
    </w:p>
    <w:p>
      <w:pPr>
        <w:pStyle w:val="6"/>
        <w:numPr>
          <w:ilvl w:val="3"/>
          <w:numId w:val="14"/>
        </w:numPr>
        <w:spacing w:line="360" w:lineRule="auto"/>
        <w:rPr>
          <w:rFonts w:ascii="仿宋" w:hAnsi="仿宋" w:eastAsia="仿宋"/>
        </w:rPr>
      </w:pPr>
      <w:r>
        <w:rPr>
          <w:rFonts w:hint="eastAsia" w:ascii="仿宋" w:hAnsi="仿宋" w:eastAsia="仿宋"/>
        </w:rPr>
        <w:t>企微</w:t>
      </w:r>
    </w:p>
    <w:p>
      <w:pPr>
        <w:spacing w:line="360" w:lineRule="auto"/>
        <w:rPr>
          <w:rFonts w:ascii="仿宋" w:hAnsi="仿宋" w:eastAsia="仿宋"/>
          <w:i/>
          <w:iCs/>
          <w:sz w:val="24"/>
          <w:szCs w:val="24"/>
        </w:rPr>
      </w:pPr>
      <w:r>
        <w:rPr>
          <w:rFonts w:hint="eastAsia" w:ascii="仿宋" w:hAnsi="仿宋" w:eastAsia="仿宋"/>
          <w:sz w:val="24"/>
          <w:szCs w:val="24"/>
        </w:rPr>
        <w:t>在工作台/工作日历界面，需要通过录入营销反馈来完成邀约计划-企微，支持将企微的沟通记录的截图作为附件上传。</w:t>
      </w:r>
    </w:p>
    <w:p>
      <w:pPr>
        <w:spacing w:line="360" w:lineRule="auto"/>
        <w:rPr>
          <w:rFonts w:ascii="仿宋" w:hAnsi="仿宋" w:eastAsia="仿宋"/>
          <w:sz w:val="24"/>
          <w:szCs w:val="24"/>
        </w:rPr>
      </w:pPr>
      <w:r>
        <w:rPr>
          <w:rFonts w:hint="eastAsia" w:ascii="仿宋" w:hAnsi="仿宋" w:eastAsia="仿宋"/>
          <w:i/>
          <w:iCs/>
          <w:sz w:val="24"/>
          <w:szCs w:val="24"/>
        </w:rPr>
        <w:t>详见：公共功能/客户联络/营销反馈章节</w:t>
      </w:r>
    </w:p>
    <w:p>
      <w:pPr>
        <w:pStyle w:val="4"/>
        <w:numPr>
          <w:ilvl w:val="1"/>
          <w:numId w:val="14"/>
        </w:numPr>
        <w:spacing w:line="360" w:lineRule="auto"/>
      </w:pPr>
      <w:bookmarkStart w:id="66" w:name="_Toc233295826"/>
      <w:r>
        <w:rPr>
          <w:rFonts w:hint="eastAsia"/>
        </w:rPr>
        <w:t>工作台</w:t>
      </w:r>
      <w:bookmarkEnd w:id="66"/>
    </w:p>
    <w:p>
      <w:pPr>
        <w:pStyle w:val="5"/>
        <w:numPr>
          <w:ilvl w:val="2"/>
          <w:numId w:val="14"/>
        </w:numPr>
        <w:spacing w:line="360" w:lineRule="auto"/>
        <w:ind w:left="993" w:hanging="993"/>
        <w:rPr>
          <w:sz w:val="28"/>
          <w:szCs w:val="28"/>
        </w:rPr>
      </w:pPr>
      <w:bookmarkStart w:id="67" w:name="_Toc233295827"/>
      <w:r>
        <w:rPr>
          <w:rFonts w:hint="eastAsia"/>
          <w:sz w:val="28"/>
          <w:szCs w:val="28"/>
        </w:rPr>
        <w:t>待办及提醒事项</w:t>
      </w:r>
      <w:bookmarkEnd w:id="67"/>
    </w:p>
    <w:p>
      <w:pPr>
        <w:pStyle w:val="6"/>
        <w:numPr>
          <w:ilvl w:val="3"/>
          <w:numId w:val="14"/>
        </w:numPr>
        <w:spacing w:line="360" w:lineRule="auto"/>
        <w:rPr>
          <w:rFonts w:ascii="仿宋" w:hAnsi="仿宋" w:eastAsia="仿宋"/>
        </w:rPr>
      </w:pPr>
      <w:r>
        <w:rPr>
          <w:rFonts w:hint="eastAsia" w:ascii="仿宋" w:hAnsi="仿宋" w:eastAsia="仿宋"/>
        </w:rPr>
        <w:t>我的申请</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我的申请-列表</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color w:val="000000"/>
          <w:sz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集中查看本人发起的各类申请记录，按审批状态分类跟踪申请结果和流程进度，提升申请查询与跟进效率。</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after="0" w:line="360" w:lineRule="auto"/>
        <w:rPr>
          <w:rFonts w:ascii="仿宋" w:hAnsi="仿宋" w:eastAsia="仿宋"/>
          <w:color w:val="000000"/>
          <w:sz w:val="24"/>
        </w:rPr>
      </w:pPr>
      <w:r>
        <w:rPr>
          <w:rFonts w:ascii="仿宋" w:hAnsi="仿宋" w:eastAsia="仿宋"/>
          <w:color w:val="000000"/>
          <w:sz w:val="24"/>
        </w:rPr>
        <w:t>“审批中”“审批通过”“审批未通过”三个Tab页面，查询条件区</w:t>
      </w:r>
      <w:r>
        <w:rPr>
          <w:rFonts w:hint="eastAsia" w:ascii="仿宋" w:hAnsi="仿宋" w:eastAsia="仿宋"/>
          <w:color w:val="000000"/>
          <w:sz w:val="24"/>
        </w:rPr>
        <w:t>的查询条件一致，即</w:t>
      </w:r>
      <w:r>
        <w:rPr>
          <w:rFonts w:ascii="仿宋" w:hAnsi="仿宋" w:eastAsia="仿宋"/>
          <w:color w:val="000000"/>
          <w:sz w:val="24"/>
        </w:rPr>
        <w:t>申请类型、流程状态、申请时间。</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pPr>
            <w:r>
              <w:rPr>
                <w:rFonts w:ascii="仿宋" w:hAnsi="仿宋" w:eastAsia="仿宋"/>
                <w:color w:val="000000"/>
                <w:sz w:val="24"/>
              </w:rPr>
              <w:t>非必输</w:t>
            </w:r>
          </w:p>
        </w:tc>
        <w:tc>
          <w:tcPr>
            <w:tcW w:w="2340" w:type="dxa"/>
          </w:tcPr>
          <w:p>
            <w:pPr>
              <w:spacing w:after="0" w:line="360" w:lineRule="auto"/>
            </w:pPr>
            <w:r>
              <w:rPr>
                <w:rFonts w:ascii="仿宋" w:hAnsi="仿宋" w:eastAsia="仿宋"/>
                <w:color w:val="000000"/>
                <w:sz w:val="24"/>
              </w:rPr>
              <w:t>下拉框</w:t>
            </w:r>
          </w:p>
        </w:tc>
        <w:tc>
          <w:tcPr>
            <w:tcW w:w="2340" w:type="dxa"/>
          </w:tcPr>
          <w:p>
            <w:pPr>
              <w:spacing w:after="0" w:line="360" w:lineRule="auto"/>
            </w:pPr>
            <w:r>
              <w:rPr>
                <w:rFonts w:ascii="仿宋" w:hAnsi="仿宋" w:eastAsia="仿宋"/>
                <w:color w:val="000000"/>
                <w:sz w:val="24"/>
              </w:rPr>
              <w:t>下拉选择</w:t>
            </w:r>
            <w:r>
              <w:rPr>
                <w:rFonts w:hint="eastAsia"/>
                <w:color w:val="000000"/>
                <w:sz w:val="24"/>
              </w:rPr>
              <w:t>：</w:t>
            </w:r>
            <w:r>
              <w:rPr>
                <w:rFonts w:ascii="仿宋" w:hAnsi="仿宋" w:eastAsia="仿宋"/>
                <w:color w:val="000000"/>
                <w:sz w:val="24"/>
              </w:rPr>
              <w:t>选项为“全部”“客户移交”</w:t>
            </w:r>
            <w:r>
              <w:rPr>
                <w:rFonts w:hint="eastAsia" w:ascii="仿宋" w:hAnsi="仿宋" w:eastAsia="仿宋"/>
                <w:color w:val="000000"/>
                <w:sz w:val="24"/>
              </w:rPr>
              <w:t>“客户申领”</w:t>
            </w:r>
            <w:r>
              <w:rPr>
                <w:rFonts w:ascii="仿宋" w:hAnsi="仿宋" w:eastAsia="仿宋"/>
                <w:color w:val="000000"/>
                <w:sz w:val="24"/>
              </w:rPr>
              <w:t>“目标任务”“沙龙活动”“短信模板”</w:t>
            </w:r>
            <w:ins w:id="228" w:author="wanao" w:date="2026-07-07T09:21:54Z">
              <w:r>
                <w:rPr>
                  <w:rFonts w:hint="eastAsia" w:ascii="仿宋" w:hAnsi="仿宋" w:eastAsia="仿宋"/>
                  <w:color w:val="000000"/>
                  <w:sz w:val="24"/>
                  <w:lang w:eastAsia="zh-CN"/>
                </w:rPr>
                <w:t>“</w:t>
              </w:r>
            </w:ins>
            <w:ins w:id="229" w:author="wanao" w:date="2026-07-07T09:21:57Z">
              <w:r>
                <w:rPr>
                  <w:rFonts w:hint="eastAsia" w:ascii="仿宋" w:hAnsi="仿宋" w:eastAsia="仿宋"/>
                  <w:color w:val="000000"/>
                  <w:sz w:val="24"/>
                  <w:lang w:val="en-US" w:eastAsia="zh-CN"/>
                </w:rPr>
                <w:t>短信</w:t>
              </w:r>
            </w:ins>
            <w:ins w:id="230" w:author="wanao" w:date="2026-07-07T09:21:58Z">
              <w:r>
                <w:rPr>
                  <w:rFonts w:hint="eastAsia" w:ascii="仿宋" w:hAnsi="仿宋" w:eastAsia="仿宋"/>
                  <w:color w:val="000000"/>
                  <w:sz w:val="24"/>
                  <w:lang w:val="en-US" w:eastAsia="zh-CN"/>
                </w:rPr>
                <w:t>发送</w:t>
              </w:r>
            </w:ins>
            <w:ins w:id="231" w:author="wanao" w:date="2026-07-07T09:21:55Z">
              <w:r>
                <w:rPr>
                  <w:rFonts w:hint="eastAsia" w:ascii="仿宋" w:hAnsi="仿宋" w:eastAsia="仿宋"/>
                  <w:color w:val="000000"/>
                  <w:sz w:val="24"/>
                  <w:lang w:eastAsia="zh-CN"/>
                </w:rPr>
                <w:t>”</w:t>
              </w:r>
            </w:ins>
            <w:r>
              <w:rPr>
                <w:rFonts w:ascii="仿宋" w:hAnsi="仿宋" w:eastAsia="仿宋"/>
                <w:color w:val="000000"/>
                <w:sz w:val="24"/>
              </w:rPr>
              <w:t>；默认“全部”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pPr>
            <w:r>
              <w:rPr>
                <w:rFonts w:ascii="仿宋" w:hAnsi="仿宋" w:eastAsia="仿宋"/>
                <w:color w:val="000000"/>
                <w:sz w:val="24"/>
              </w:rPr>
              <w:t>非必输</w:t>
            </w:r>
          </w:p>
        </w:tc>
        <w:tc>
          <w:tcPr>
            <w:tcW w:w="2340" w:type="dxa"/>
          </w:tcPr>
          <w:p>
            <w:pPr>
              <w:spacing w:after="0" w:line="360" w:lineRule="auto"/>
            </w:pPr>
            <w:r>
              <w:rPr>
                <w:rFonts w:ascii="仿宋" w:hAnsi="仿宋" w:eastAsia="仿宋"/>
                <w:color w:val="000000"/>
                <w:sz w:val="24"/>
              </w:rPr>
              <w:t>下拉框</w:t>
            </w:r>
          </w:p>
        </w:tc>
        <w:tc>
          <w:tcPr>
            <w:tcW w:w="2340" w:type="dxa"/>
          </w:tcPr>
          <w:p>
            <w:pPr>
              <w:spacing w:after="0" w:line="360" w:lineRule="auto"/>
              <w:rPr>
                <w:rFonts w:eastAsia="仿宋"/>
              </w:rPr>
            </w:pPr>
            <w:r>
              <w:rPr>
                <w:rFonts w:ascii="仿宋" w:hAnsi="仿宋" w:eastAsia="仿宋"/>
                <w:color w:val="000000"/>
                <w:sz w:val="24"/>
              </w:rPr>
              <w:t>下拉选择</w:t>
            </w:r>
            <w:r>
              <w:rPr>
                <w:rFonts w:hint="eastAsia" w:ascii="仿宋" w:hAnsi="仿宋" w:eastAsia="仿宋"/>
                <w:color w:val="000000"/>
                <w:sz w:val="24"/>
              </w:rPr>
              <w:t>：</w:t>
            </w:r>
            <w:r>
              <w:rPr>
                <w:rFonts w:ascii="仿宋" w:hAnsi="仿宋" w:eastAsia="仿宋"/>
                <w:color w:val="000000"/>
                <w:sz w:val="24"/>
              </w:rPr>
              <w:t>选项为“正常”“异常”</w:t>
            </w:r>
            <w:r>
              <w:rPr>
                <w:rFonts w:hint="eastAsia" w:ascii="仿宋" w:hAnsi="仿宋" w:eastAsia="仿宋"/>
                <w:color w:val="000000"/>
                <w:sz w:val="24"/>
              </w:rPr>
              <w:t>，默认</w:t>
            </w:r>
            <w:r>
              <w:rPr>
                <w:rFonts w:ascii="仿宋" w:hAnsi="仿宋" w:eastAsia="仿宋"/>
                <w:color w:val="000000"/>
                <w:sz w:val="24"/>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ascii="仿宋" w:hAnsi="仿宋" w:eastAsia="仿宋"/>
                <w:color w:val="000000"/>
                <w:sz w:val="24"/>
              </w:rPr>
              <w:t>非必输；</w:t>
            </w:r>
            <w:r>
              <w:rPr>
                <w:rFonts w:hint="eastAsia" w:ascii="仿宋" w:hAnsi="仿宋" w:eastAsia="仿宋"/>
                <w:color w:val="000000"/>
                <w:sz w:val="24"/>
              </w:rPr>
              <w:t>选择日期区间，</w:t>
            </w:r>
            <w:r>
              <w:rPr>
                <w:rFonts w:ascii="仿宋" w:hAnsi="仿宋" w:eastAsia="仿宋"/>
                <w:color w:val="000000"/>
                <w:sz w:val="24"/>
              </w:rPr>
              <w:t>开始日期不得晚于结束日期</w:t>
            </w:r>
          </w:p>
        </w:tc>
        <w:tc>
          <w:tcPr>
            <w:tcW w:w="2340" w:type="dxa"/>
          </w:tcPr>
          <w:p>
            <w:pPr>
              <w:spacing w:after="0" w:line="360" w:lineRule="auto"/>
            </w:pPr>
            <w:r>
              <w:rPr>
                <w:rFonts w:ascii="仿宋" w:hAnsi="仿宋" w:eastAsia="仿宋"/>
                <w:color w:val="000000"/>
                <w:sz w:val="24"/>
              </w:rPr>
              <w:t>日期</w:t>
            </w:r>
          </w:p>
        </w:tc>
        <w:tc>
          <w:tcPr>
            <w:tcW w:w="2340" w:type="dxa"/>
          </w:tcPr>
          <w:p>
            <w:pPr>
              <w:spacing w:after="0" w:line="360" w:lineRule="auto"/>
              <w:rPr>
                <w:rFonts w:eastAsia="仿宋"/>
              </w:rPr>
            </w:pPr>
            <w:r>
              <w:rPr>
                <w:rFonts w:hint="eastAsia" w:ascii="仿宋" w:hAnsi="仿宋" w:eastAsia="仿宋"/>
                <w:color w:val="000000"/>
                <w:sz w:val="24"/>
              </w:rPr>
              <w:t>日期区间查询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查询</w:t>
            </w:r>
          </w:p>
        </w:tc>
        <w:tc>
          <w:tcPr>
            <w:tcW w:w="2340" w:type="dxa"/>
          </w:tcPr>
          <w:p>
            <w:pPr>
              <w:spacing w:after="0" w:line="360" w:lineRule="auto"/>
              <w:rPr>
                <w:rFonts w:eastAsia="仿宋"/>
              </w:rPr>
            </w:pPr>
            <w:r>
              <w:rPr>
                <w:rFonts w:hint="eastAsia"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点击后按当前输入条件返回列表结果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重置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点击后清空当前输入条件并</w:t>
            </w:r>
            <w:r>
              <w:rPr>
                <w:rFonts w:hint="eastAsia" w:ascii="仿宋" w:hAnsi="仿宋" w:eastAsia="仿宋"/>
                <w:color w:val="000000"/>
                <w:sz w:val="24"/>
              </w:rPr>
              <w:t>将列表</w:t>
            </w:r>
            <w:r>
              <w:rPr>
                <w:rFonts w:ascii="仿宋" w:hAnsi="仿宋" w:eastAsia="仿宋"/>
                <w:color w:val="000000"/>
                <w:sz w:val="24"/>
              </w:rPr>
              <w:t>恢复初始状态</w:t>
            </w:r>
          </w:p>
        </w:tc>
      </w:tr>
    </w:tbl>
    <w:p>
      <w:pPr>
        <w:spacing w:after="0" w:line="360" w:lineRule="auto"/>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after="0" w:line="360" w:lineRule="auto"/>
      </w:pPr>
      <w:r>
        <w:rPr>
          <w:rFonts w:ascii="仿宋" w:hAnsi="仿宋" w:eastAsia="仿宋"/>
          <w:b/>
          <w:color w:val="000000"/>
          <w:sz w:val="24"/>
        </w:rPr>
        <w:t>（一）操作说明</w:t>
      </w:r>
    </w:p>
    <w:p>
      <w:pPr>
        <w:spacing w:after="0" w:line="360" w:lineRule="auto"/>
      </w:pPr>
      <w:r>
        <w:rPr>
          <w:rFonts w:ascii="仿宋" w:hAnsi="仿宋" w:eastAsia="仿宋"/>
          <w:color w:val="000000"/>
          <w:sz w:val="24"/>
        </w:rPr>
        <w:t>1. 用户进入“我的申请”列表页面后，页面按“申请状态”分为“审批中”“审批通过”“审批未通过”三个Tab页面</w:t>
      </w:r>
      <w:r>
        <w:rPr>
          <w:rFonts w:hint="eastAsia"/>
          <w:color w:val="000000"/>
          <w:sz w:val="24"/>
        </w:rPr>
        <w:t>。</w:t>
      </w:r>
      <w:r>
        <w:rPr>
          <w:rFonts w:ascii="仿宋" w:hAnsi="仿宋" w:eastAsia="仿宋"/>
          <w:color w:val="000000"/>
          <w:sz w:val="24"/>
        </w:rPr>
        <w:t>系统默认展示“审批中”Tab列表。</w:t>
      </w:r>
    </w:p>
    <w:p>
      <w:pPr>
        <w:spacing w:after="0" w:line="360" w:lineRule="auto"/>
        <w:rPr>
          <w:rFonts w:eastAsia="仿宋"/>
        </w:rPr>
      </w:pPr>
      <w:r>
        <w:rPr>
          <w:rFonts w:ascii="仿宋" w:hAnsi="仿宋" w:eastAsia="仿宋"/>
          <w:color w:val="000000"/>
          <w:sz w:val="24"/>
        </w:rPr>
        <w:t>2. 查询条件区的操作按钮有：“查询”“重置”。点击“查询”，系统按当前输入条件返回符合条件的申请列表结果；点击“重置”，系统清空当前输入条件并恢复初始状态。“审批中”“审批通过”“审批未通过”</w:t>
      </w:r>
      <w:r>
        <w:rPr>
          <w:rFonts w:hint="eastAsia" w:ascii="仿宋" w:hAnsi="仿宋" w:eastAsia="仿宋"/>
          <w:color w:val="000000"/>
          <w:sz w:val="24"/>
        </w:rPr>
        <w:t>列表页的数据分开查询。</w:t>
      </w:r>
    </w:p>
    <w:p>
      <w:pPr>
        <w:spacing w:after="0" w:line="360" w:lineRule="auto"/>
        <w:rPr>
          <w:rFonts w:ascii="仿宋" w:hAnsi="仿宋" w:eastAsia="仿宋"/>
          <w:color w:val="000000"/>
          <w:sz w:val="24"/>
        </w:rPr>
      </w:pPr>
      <w:r>
        <w:rPr>
          <w:rFonts w:ascii="仿宋" w:hAnsi="仿宋" w:eastAsia="仿宋"/>
          <w:color w:val="000000"/>
          <w:sz w:val="24"/>
        </w:rPr>
        <w:t>3. 列表左上角统一操作按钮区无按钮。</w:t>
      </w:r>
    </w:p>
    <w:p>
      <w:pPr>
        <w:spacing w:after="0" w:line="360" w:lineRule="auto"/>
      </w:pPr>
      <w:r>
        <w:rPr>
          <w:rFonts w:ascii="仿宋" w:hAnsi="仿宋" w:eastAsia="仿宋"/>
          <w:color w:val="000000"/>
          <w:sz w:val="24"/>
        </w:rPr>
        <w:t>4. 列表行内统一操作按钮区的操作按钮有：“查看”。点击“查看”按钮，系统从右侧抽屉式打开“申请详情”页面，展示</w:t>
      </w:r>
      <w:r>
        <w:rPr>
          <w:rFonts w:hint="eastAsia"/>
          <w:color w:val="000000"/>
          <w:sz w:val="24"/>
        </w:rPr>
        <w:t>“</w:t>
      </w:r>
      <w:r>
        <w:rPr>
          <w:rFonts w:ascii="仿宋" w:hAnsi="仿宋" w:eastAsia="仿宋"/>
          <w:color w:val="000000"/>
          <w:sz w:val="24"/>
        </w:rPr>
        <w:t>申请内容</w:t>
      </w:r>
      <w:r>
        <w:rPr>
          <w:rFonts w:hint="eastAsia"/>
          <w:color w:val="000000"/>
          <w:sz w:val="24"/>
        </w:rPr>
        <w:t>”</w:t>
      </w:r>
      <w:r>
        <w:rPr>
          <w:rFonts w:ascii="仿宋" w:hAnsi="仿宋" w:eastAsia="仿宋"/>
          <w:color w:val="000000"/>
          <w:sz w:val="24"/>
        </w:rPr>
        <w:t>与</w:t>
      </w:r>
      <w:r>
        <w:rPr>
          <w:rFonts w:hint="eastAsia"/>
          <w:color w:val="000000"/>
          <w:sz w:val="24"/>
        </w:rPr>
        <w:t>“</w:t>
      </w:r>
      <w:r>
        <w:rPr>
          <w:rFonts w:ascii="仿宋" w:hAnsi="仿宋" w:eastAsia="仿宋"/>
          <w:color w:val="000000"/>
          <w:sz w:val="24"/>
        </w:rPr>
        <w:t>审批流程</w:t>
      </w:r>
      <w:r>
        <w:rPr>
          <w:rFonts w:hint="eastAsia"/>
          <w:color w:val="000000"/>
          <w:sz w:val="24"/>
        </w:rPr>
        <w:t>”</w:t>
      </w:r>
      <w:r>
        <w:rPr>
          <w:rFonts w:ascii="仿宋" w:hAnsi="仿宋" w:eastAsia="仿宋"/>
          <w:color w:val="000000"/>
          <w:sz w:val="24"/>
        </w:rPr>
        <w:t>信息。</w:t>
      </w:r>
    </w:p>
    <w:p>
      <w:pPr>
        <w:spacing w:after="0" w:line="360" w:lineRule="auto"/>
      </w:pPr>
      <w:r>
        <w:rPr>
          <w:rFonts w:ascii="仿宋" w:hAnsi="仿宋" w:eastAsia="仿宋"/>
          <w:b/>
          <w:color w:val="000000"/>
          <w:sz w:val="24"/>
        </w:rPr>
        <w:t>（二）规则与约束</w:t>
      </w:r>
    </w:p>
    <w:p>
      <w:pPr>
        <w:spacing w:after="0" w:line="360" w:lineRule="auto"/>
        <w:rPr>
          <w:rFonts w:ascii="仿宋" w:hAnsi="仿宋" w:eastAsia="仿宋"/>
          <w:color w:val="000000"/>
          <w:sz w:val="24"/>
        </w:rPr>
      </w:pPr>
      <w:r>
        <w:rPr>
          <w:rFonts w:hint="eastAsia" w:ascii="仿宋" w:hAnsi="仿宋" w:eastAsia="仿宋"/>
          <w:color w:val="000000"/>
          <w:sz w:val="24"/>
        </w:rPr>
        <w:t>1</w:t>
      </w:r>
      <w:r>
        <w:rPr>
          <w:rFonts w:ascii="仿宋" w:hAnsi="仿宋" w:eastAsia="仿宋"/>
          <w:color w:val="000000"/>
          <w:sz w:val="24"/>
        </w:rPr>
        <w:t>. “审批中”</w:t>
      </w:r>
      <w:r>
        <w:rPr>
          <w:rFonts w:hint="eastAsia" w:ascii="仿宋" w:hAnsi="仿宋" w:eastAsia="仿宋"/>
          <w:color w:val="000000"/>
          <w:sz w:val="24"/>
        </w:rPr>
        <w:t>列表展示</w:t>
      </w:r>
      <w:r>
        <w:rPr>
          <w:rFonts w:ascii="仿宋" w:hAnsi="仿宋" w:eastAsia="仿宋"/>
          <w:color w:val="000000"/>
          <w:sz w:val="24"/>
        </w:rPr>
        <w:t>申请提交后审批流程尚未结束</w:t>
      </w:r>
      <w:r>
        <w:rPr>
          <w:rFonts w:hint="eastAsia" w:ascii="仿宋" w:hAnsi="仿宋" w:eastAsia="仿宋"/>
          <w:color w:val="000000"/>
          <w:sz w:val="24"/>
        </w:rPr>
        <w:t>的数据</w:t>
      </w:r>
      <w:r>
        <w:rPr>
          <w:rFonts w:ascii="仿宋" w:hAnsi="仿宋" w:eastAsia="仿宋"/>
          <w:color w:val="000000"/>
          <w:sz w:val="24"/>
        </w:rPr>
        <w:t>；“审批通过”</w:t>
      </w:r>
      <w:r>
        <w:rPr>
          <w:rFonts w:hint="eastAsia" w:ascii="仿宋" w:hAnsi="仿宋" w:eastAsia="仿宋"/>
          <w:color w:val="000000"/>
          <w:sz w:val="24"/>
        </w:rPr>
        <w:t>列表展示</w:t>
      </w:r>
      <w:r>
        <w:rPr>
          <w:rFonts w:ascii="仿宋" w:hAnsi="仿宋" w:eastAsia="仿宋"/>
          <w:color w:val="000000"/>
          <w:sz w:val="24"/>
        </w:rPr>
        <w:t>审批流程已结束且全部节点均为“同意”</w:t>
      </w:r>
      <w:r>
        <w:rPr>
          <w:rFonts w:hint="eastAsia" w:ascii="仿宋" w:hAnsi="仿宋" w:eastAsia="仿宋"/>
          <w:color w:val="000000"/>
          <w:sz w:val="24"/>
        </w:rPr>
        <w:t>的数据</w:t>
      </w:r>
      <w:r>
        <w:rPr>
          <w:rFonts w:ascii="仿宋" w:hAnsi="仿宋" w:eastAsia="仿宋"/>
          <w:color w:val="000000"/>
          <w:sz w:val="24"/>
        </w:rPr>
        <w:t>；“审批未通过”</w:t>
      </w:r>
      <w:r>
        <w:rPr>
          <w:rFonts w:hint="eastAsia" w:ascii="仿宋" w:hAnsi="仿宋" w:eastAsia="仿宋"/>
          <w:color w:val="000000"/>
          <w:sz w:val="24"/>
        </w:rPr>
        <w:t>列表展示</w:t>
      </w:r>
      <w:r>
        <w:rPr>
          <w:rFonts w:ascii="仿宋" w:hAnsi="仿宋" w:eastAsia="仿宋"/>
          <w:color w:val="000000"/>
          <w:sz w:val="24"/>
        </w:rPr>
        <w:t>审批流程中任一审批节点为</w:t>
      </w:r>
      <w:r>
        <w:rPr>
          <w:rFonts w:hint="eastAsia" w:ascii="仿宋" w:hAnsi="仿宋" w:eastAsia="仿宋"/>
          <w:color w:val="000000"/>
          <w:sz w:val="24"/>
        </w:rPr>
        <w:t>“</w:t>
      </w:r>
      <w:r>
        <w:rPr>
          <w:rFonts w:ascii="仿宋" w:hAnsi="仿宋" w:eastAsia="仿宋"/>
          <w:color w:val="000000"/>
          <w:sz w:val="24"/>
        </w:rPr>
        <w:t>未通过</w:t>
      </w:r>
      <w:r>
        <w:rPr>
          <w:rFonts w:hint="eastAsia" w:ascii="仿宋" w:hAnsi="仿宋" w:eastAsia="仿宋"/>
          <w:color w:val="000000"/>
          <w:sz w:val="24"/>
        </w:rPr>
        <w:t>”的数据</w:t>
      </w:r>
      <w:r>
        <w:rPr>
          <w:rFonts w:ascii="仿宋" w:hAnsi="仿宋" w:eastAsia="仿宋"/>
          <w:color w:val="000000"/>
          <w:sz w:val="24"/>
        </w:rPr>
        <w:t>。</w:t>
      </w:r>
    </w:p>
    <w:p>
      <w:pPr>
        <w:spacing w:after="0" w:line="360" w:lineRule="auto"/>
        <w:rPr>
          <w:rFonts w:ascii="仿宋" w:hAnsi="仿宋" w:eastAsia="仿宋"/>
          <w:color w:val="000000"/>
          <w:sz w:val="24"/>
        </w:rPr>
      </w:pPr>
      <w:r>
        <w:rPr>
          <w:rFonts w:hint="eastAsia" w:ascii="仿宋" w:hAnsi="仿宋" w:eastAsia="仿宋"/>
          <w:color w:val="000000"/>
          <w:sz w:val="24"/>
        </w:rPr>
        <w:t>2</w:t>
      </w:r>
      <w:r>
        <w:rPr>
          <w:rFonts w:ascii="仿宋" w:hAnsi="仿宋" w:eastAsia="仿宋"/>
          <w:color w:val="000000"/>
          <w:sz w:val="24"/>
        </w:rPr>
        <w:t>. 申请</w:t>
      </w:r>
      <w:r>
        <w:rPr>
          <w:rFonts w:hint="eastAsia" w:ascii="仿宋" w:hAnsi="仿宋" w:eastAsia="仿宋"/>
          <w:color w:val="000000"/>
          <w:sz w:val="24"/>
        </w:rPr>
        <w:t>类型有：</w:t>
      </w:r>
      <w:r>
        <w:rPr>
          <w:rFonts w:ascii="仿宋" w:hAnsi="仿宋" w:eastAsia="仿宋"/>
          <w:color w:val="000000"/>
          <w:sz w:val="24"/>
        </w:rPr>
        <w:t>“客户移交”“客户申领”“目标任务”“沙龙活动”“短信模板”。</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sz w:val="24"/>
        </w:rPr>
        <w:t>3</w:t>
      </w:r>
      <w:r>
        <w:rPr>
          <w:rFonts w:ascii="仿宋" w:hAnsi="仿宋" w:eastAsia="仿宋"/>
          <w:color w:val="000000"/>
          <w:sz w:val="24"/>
        </w:rPr>
        <w:t xml:space="preserve">. </w:t>
      </w:r>
      <w:r>
        <w:rPr>
          <w:rFonts w:ascii="仿宋" w:hAnsi="仿宋" w:eastAsia="仿宋"/>
          <w:color w:val="000000" w:themeColor="text1"/>
          <w:sz w:val="24"/>
          <w14:textFill>
            <w14:solidFill>
              <w14:schemeClr w14:val="tx1"/>
            </w14:solidFill>
          </w14:textFill>
        </w:rPr>
        <w:t>“流程状态”取值为“正常”“异常”。系统处理审批流程中的数据错误并标记为异常的，流程状态显示“异常”，其他情况均显示“正常”。</w:t>
      </w:r>
    </w:p>
    <w:p>
      <w:pPr>
        <w:spacing w:after="0" w:line="360" w:lineRule="auto"/>
        <w:rPr>
          <w:rFonts w:ascii="仿宋" w:hAnsi="仿宋" w:eastAsia="仿宋"/>
          <w:color w:val="000000"/>
          <w:sz w:val="24"/>
        </w:rPr>
      </w:pPr>
      <w:r>
        <w:rPr>
          <w:rFonts w:hint="eastAsia" w:ascii="仿宋" w:hAnsi="仿宋" w:eastAsia="仿宋"/>
          <w:color w:val="000000"/>
          <w:sz w:val="24"/>
        </w:rPr>
        <w:t>4</w:t>
      </w:r>
      <w:r>
        <w:rPr>
          <w:rFonts w:ascii="仿宋" w:hAnsi="仿宋" w:eastAsia="仿宋"/>
          <w:color w:val="000000"/>
          <w:sz w:val="24"/>
        </w:rPr>
        <w:t>. 列表默认按“申请时间”倒序排序。</w:t>
      </w:r>
    </w:p>
    <w:p>
      <w:pPr>
        <w:spacing w:after="0" w:line="360" w:lineRule="auto"/>
        <w:rPr>
          <w:rFonts w:ascii="仿宋" w:hAnsi="仿宋" w:eastAsia="仿宋"/>
          <w:b/>
          <w:color w:val="000000"/>
          <w:sz w:val="24"/>
        </w:rPr>
      </w:pPr>
      <w:r>
        <w:rPr>
          <w:rFonts w:ascii="仿宋" w:hAnsi="仿宋" w:eastAsia="仿宋"/>
          <w:b/>
          <w:color w:val="000000"/>
          <w:sz w:val="24"/>
        </w:rPr>
        <w:t>（三）权限说明</w:t>
      </w:r>
    </w:p>
    <w:p>
      <w:pPr>
        <w:spacing w:after="0" w:line="360" w:lineRule="auto"/>
        <w:rPr>
          <w:rFonts w:ascii="仿宋" w:hAnsi="仿宋" w:eastAsia="仿宋"/>
          <w:color w:val="000000"/>
          <w:sz w:val="24"/>
        </w:rPr>
      </w:pPr>
      <w:r>
        <w:rPr>
          <w:rFonts w:ascii="仿宋" w:hAnsi="仿宋" w:eastAsia="仿宋"/>
          <w:color w:val="000000"/>
          <w:sz w:val="24"/>
        </w:rPr>
        <w:t>1. 菜单权限为业务岗、网点负责人、客户经理岗</w:t>
      </w:r>
      <w:r>
        <w:rPr>
          <w:rFonts w:hint="eastAsia" w:ascii="仿宋" w:hAnsi="仿宋" w:eastAsia="仿宋"/>
          <w:color w:val="000000"/>
          <w:sz w:val="24"/>
        </w:rPr>
        <w:t>可见</w:t>
      </w:r>
      <w:r>
        <w:rPr>
          <w:rFonts w:ascii="仿宋" w:hAnsi="仿宋" w:eastAsia="仿宋"/>
          <w:color w:val="000000"/>
          <w:sz w:val="24"/>
        </w:rPr>
        <w:t>。</w:t>
      </w:r>
    </w:p>
    <w:p>
      <w:pPr>
        <w:spacing w:after="0" w:line="360" w:lineRule="auto"/>
        <w:rPr>
          <w:rFonts w:ascii="仿宋" w:hAnsi="仿宋" w:eastAsia="仿宋"/>
          <w:color w:val="000000"/>
          <w:sz w:val="24"/>
        </w:rPr>
      </w:pPr>
      <w:r>
        <w:rPr>
          <w:rFonts w:hint="eastAsia" w:ascii="仿宋" w:hAnsi="仿宋" w:eastAsia="仿宋"/>
          <w:color w:val="000000"/>
          <w:sz w:val="24"/>
        </w:rPr>
        <w:t>2</w:t>
      </w:r>
      <w:r>
        <w:rPr>
          <w:rFonts w:ascii="仿宋" w:hAnsi="仿宋" w:eastAsia="仿宋"/>
          <w:color w:val="000000"/>
          <w:sz w:val="24"/>
        </w:rPr>
        <w:t>. 数据权限为：申请者仅可查看本人提交的申请数据；审批者</w:t>
      </w:r>
      <w:r>
        <w:rPr>
          <w:rFonts w:hint="eastAsia" w:ascii="仿宋" w:hAnsi="仿宋" w:eastAsia="仿宋"/>
          <w:color w:val="000000"/>
          <w:sz w:val="24"/>
        </w:rPr>
        <w:t>（即在审批节点上的用户）</w:t>
      </w:r>
      <w:r>
        <w:rPr>
          <w:rFonts w:ascii="仿宋" w:hAnsi="仿宋" w:eastAsia="仿宋"/>
          <w:color w:val="000000"/>
          <w:sz w:val="24"/>
        </w:rPr>
        <w:t>可查看所有申请者提交的申请数据。</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after="0" w:line="360" w:lineRule="auto"/>
        <w:rPr>
          <w:rFonts w:ascii="仿宋" w:hAnsi="仿宋" w:eastAsia="仿宋"/>
          <w:color w:val="000000"/>
          <w:sz w:val="24"/>
        </w:rPr>
      </w:pPr>
      <w:r>
        <w:rPr>
          <w:rFonts w:hint="eastAsia" w:ascii="仿宋" w:hAnsi="仿宋" w:eastAsia="仿宋"/>
          <w:color w:val="000000"/>
          <w:sz w:val="24"/>
        </w:rPr>
        <w:t>“审批中”tab页：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rPr>
                <w:rFonts w:eastAsia="仿宋"/>
              </w:rPr>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按申请类型名称展示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rPr>
                <w:rFonts w:eastAsia="仿宋"/>
              </w:rPr>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rPr>
                <w:rFonts w:eastAsia="仿宋"/>
              </w:rPr>
            </w:pPr>
            <w:r>
              <w:rPr>
                <w:rFonts w:ascii="仿宋" w:hAnsi="仿宋" w:eastAsia="仿宋"/>
                <w:color w:val="000000"/>
                <w:sz w:val="24"/>
              </w:rPr>
              <w:t>时间格式</w:t>
            </w:r>
            <w:r>
              <w:rPr>
                <w:rFonts w:hint="eastAsia" w:ascii="仿宋" w:hAnsi="仿宋" w:eastAsia="仿宋"/>
                <w:color w:val="000000"/>
                <w:sz w:val="24"/>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申请原因</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themeColor="text1"/>
                <w:sz w:val="24"/>
                <w14:textFill>
                  <w14:solidFill>
                    <w14:schemeClr w14:val="tx1"/>
                  </w14:solidFill>
                </w14:textFill>
              </w:rPr>
              <w:t>展示申请提交</w:t>
            </w:r>
            <w:r>
              <w:rPr>
                <w:rFonts w:hint="eastAsia" w:ascii="仿宋" w:hAnsi="仿宋" w:eastAsia="仿宋"/>
                <w:color w:val="000000" w:themeColor="text1"/>
                <w:sz w:val="24"/>
                <w14:textFill>
                  <w14:solidFill>
                    <w14:schemeClr w14:val="tx1"/>
                  </w14:solidFill>
                </w14:textFill>
              </w:rPr>
              <w:t>时填写的申请原因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当前申请人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展示申请提交人，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展示“正常”或“异常”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查看</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rPr>
                <w:rFonts w:eastAsia="仿宋"/>
              </w:rPr>
            </w:pPr>
            <w:r>
              <w:rPr>
                <w:rFonts w:ascii="仿宋" w:hAnsi="仿宋" w:eastAsia="仿宋"/>
                <w:color w:val="000000"/>
                <w:sz w:val="24"/>
              </w:rPr>
              <w:t>审批中列表行内操作</w:t>
            </w:r>
            <w:r>
              <w:rPr>
                <w:rFonts w:hint="eastAsia" w:ascii="仿宋" w:hAnsi="仿宋" w:eastAsia="仿宋"/>
                <w:color w:val="000000"/>
                <w:sz w:val="24"/>
              </w:rPr>
              <w:t>按钮，</w:t>
            </w:r>
            <w:r>
              <w:rPr>
                <w:rFonts w:ascii="仿宋" w:hAnsi="仿宋" w:eastAsia="仿宋"/>
                <w:color w:val="000000"/>
                <w:sz w:val="24"/>
              </w:rPr>
              <w:t>点击后右侧抽屉式打开申请详情</w:t>
            </w:r>
          </w:p>
        </w:tc>
      </w:tr>
    </w:tbl>
    <w:p>
      <w:pPr>
        <w:spacing w:line="360" w:lineRule="auto"/>
      </w:pPr>
    </w:p>
    <w:p>
      <w:pPr>
        <w:spacing w:after="0" w:line="360" w:lineRule="auto"/>
        <w:rPr>
          <w:rFonts w:ascii="仿宋" w:hAnsi="仿宋" w:eastAsia="仿宋"/>
          <w:color w:val="000000"/>
          <w:sz w:val="24"/>
        </w:rPr>
      </w:pPr>
      <w:r>
        <w:rPr>
          <w:rFonts w:hint="eastAsia" w:ascii="仿宋" w:hAnsi="仿宋" w:eastAsia="仿宋"/>
          <w:color w:val="000000"/>
          <w:sz w:val="24"/>
        </w:rPr>
        <w:t>“审批通过”tab页：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按申请类型名称展示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审批通过时间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pPr>
            <w:r>
              <w:rPr>
                <w:rFonts w:ascii="仿宋" w:hAnsi="仿宋" w:eastAsia="仿宋"/>
                <w:color w:val="000000"/>
                <w:sz w:val="24"/>
              </w:rPr>
              <w:t>时间格式</w:t>
            </w:r>
            <w:r>
              <w:rPr>
                <w:rFonts w:hint="eastAsia" w:ascii="仿宋" w:hAnsi="仿宋" w:eastAsia="仿宋"/>
                <w:color w:val="000000"/>
                <w:sz w:val="24"/>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pPr>
            <w:r>
              <w:rPr>
                <w:rFonts w:ascii="仿宋" w:hAnsi="仿宋" w:eastAsia="仿宋"/>
                <w:color w:val="000000"/>
                <w:sz w:val="24"/>
              </w:rPr>
              <w:t>时间格式</w:t>
            </w:r>
            <w:r>
              <w:rPr>
                <w:rFonts w:hint="eastAsia" w:ascii="仿宋" w:hAnsi="仿宋" w:eastAsia="仿宋"/>
                <w:color w:val="000000"/>
                <w:sz w:val="24"/>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申请原因</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展示申请提交</w:t>
            </w:r>
            <w:r>
              <w:rPr>
                <w:rFonts w:hint="eastAsia" w:ascii="仿宋" w:hAnsi="仿宋" w:eastAsia="仿宋"/>
                <w:color w:val="000000"/>
                <w:sz w:val="24"/>
              </w:rPr>
              <w:t>时填写的申请原因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当前申请人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展示申请提交人，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展示“正常”或“异常”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查看</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审批中列表行内操作</w:t>
            </w:r>
            <w:r>
              <w:rPr>
                <w:rFonts w:hint="eastAsia" w:ascii="仿宋" w:hAnsi="仿宋" w:eastAsia="仿宋"/>
                <w:color w:val="000000"/>
                <w:sz w:val="24"/>
              </w:rPr>
              <w:t>按钮，</w:t>
            </w:r>
            <w:r>
              <w:rPr>
                <w:rFonts w:ascii="仿宋" w:hAnsi="仿宋" w:eastAsia="仿宋"/>
                <w:color w:val="000000"/>
                <w:sz w:val="24"/>
              </w:rPr>
              <w:t>点击后右侧抽屉式打开申请详情</w:t>
            </w:r>
          </w:p>
        </w:tc>
      </w:tr>
    </w:tbl>
    <w:p>
      <w:pPr>
        <w:spacing w:line="360" w:lineRule="auto"/>
      </w:pPr>
    </w:p>
    <w:p>
      <w:pPr>
        <w:spacing w:after="0" w:line="360" w:lineRule="auto"/>
        <w:rPr>
          <w:rFonts w:ascii="仿宋" w:hAnsi="仿宋" w:eastAsia="仿宋"/>
          <w:color w:val="000000"/>
          <w:sz w:val="24"/>
        </w:rPr>
      </w:pPr>
      <w:r>
        <w:rPr>
          <w:rFonts w:hint="eastAsia" w:ascii="仿宋" w:hAnsi="仿宋" w:eastAsia="仿宋"/>
          <w:color w:val="000000"/>
          <w:sz w:val="24"/>
        </w:rPr>
        <w:t>“审批未通过”tab页：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按申请类型名称展示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pPr>
            <w:r>
              <w:rPr>
                <w:rFonts w:ascii="仿宋" w:hAnsi="仿宋" w:eastAsia="仿宋"/>
                <w:color w:val="000000"/>
                <w:sz w:val="24"/>
              </w:rPr>
              <w:t>时间格式</w:t>
            </w:r>
            <w:r>
              <w:rPr>
                <w:rFonts w:hint="eastAsia" w:ascii="仿宋" w:hAnsi="仿宋" w:eastAsia="仿宋"/>
                <w:color w:val="000000"/>
                <w:sz w:val="24"/>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未通过时间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pPr>
            <w:r>
              <w:rPr>
                <w:rFonts w:ascii="仿宋" w:hAnsi="仿宋" w:eastAsia="仿宋"/>
                <w:color w:val="000000"/>
                <w:sz w:val="24"/>
              </w:rPr>
              <w:t>时间格式</w:t>
            </w:r>
            <w:r>
              <w:rPr>
                <w:rFonts w:hint="eastAsia" w:ascii="仿宋" w:hAnsi="仿宋" w:eastAsia="仿宋"/>
                <w:color w:val="000000"/>
                <w:sz w:val="24"/>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未通过原因</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按审批节点拒绝</w:t>
            </w:r>
            <w:r>
              <w:rPr>
                <w:rFonts w:hint="eastAsia" w:ascii="仿宋" w:hAnsi="仿宋" w:eastAsia="仿宋"/>
                <w:color w:val="000000"/>
                <w:sz w:val="24"/>
              </w:rPr>
              <w:t>时填写的“审批意见”</w:t>
            </w:r>
            <w:r>
              <w:rPr>
                <w:rFonts w:ascii="仿宋" w:hAnsi="仿宋" w:eastAsia="仿宋"/>
                <w:color w:val="000000"/>
                <w:sz w:val="24"/>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申请原因</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展示申请提交</w:t>
            </w:r>
            <w:r>
              <w:rPr>
                <w:rFonts w:hint="eastAsia" w:ascii="仿宋" w:hAnsi="仿宋" w:eastAsia="仿宋"/>
                <w:color w:val="000000"/>
                <w:sz w:val="24"/>
              </w:rPr>
              <w:t>时填写的申请原因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当前申请人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展示申请提交人，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展示“正常”或“异常”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查看</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审批中列表行内操作</w:t>
            </w:r>
            <w:r>
              <w:rPr>
                <w:rFonts w:hint="eastAsia" w:ascii="仿宋" w:hAnsi="仿宋" w:eastAsia="仿宋"/>
                <w:color w:val="000000"/>
                <w:sz w:val="24"/>
              </w:rPr>
              <w:t>按钮，</w:t>
            </w:r>
            <w:r>
              <w:rPr>
                <w:rFonts w:ascii="仿宋" w:hAnsi="仿宋" w:eastAsia="仿宋"/>
                <w:color w:val="000000"/>
                <w:sz w:val="24"/>
              </w:rPr>
              <w:t>点击后右侧抽屉式打开申请详情</w:t>
            </w:r>
          </w:p>
        </w:tc>
      </w:tr>
    </w:tbl>
    <w:p>
      <w:pPr>
        <w:spacing w:line="360" w:lineRule="auto"/>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after="0" w:line="360" w:lineRule="auto"/>
      </w:pPr>
      <w:r>
        <w:rPr>
          <w:rFonts w:ascii="仿宋" w:hAnsi="仿宋" w:eastAsia="仿宋"/>
          <w:color w:val="000000"/>
          <w:sz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pPr>
      <w:r>
        <w:rPr>
          <w:rFonts w:ascii="仿宋" w:hAnsi="仿宋" w:eastAsia="仿宋"/>
          <w:color w:val="000000"/>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我的申请-详情</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color w:val="000000"/>
          <w:sz w:val="24"/>
        </w:rPr>
      </w:pPr>
      <w:r>
        <w:rPr>
          <w:rFonts w:ascii="仿宋" w:hAnsi="仿宋" w:eastAsia="仿宋"/>
          <w:color w:val="000000"/>
          <w:sz w:val="24"/>
        </w:rPr>
        <w:t>支持用户查看单笔申请的</w:t>
      </w:r>
      <w:r>
        <w:rPr>
          <w:rFonts w:hint="eastAsia" w:ascii="仿宋" w:hAnsi="仿宋" w:eastAsia="仿宋"/>
          <w:color w:val="000000"/>
          <w:sz w:val="24"/>
        </w:rPr>
        <w:t>详情，即</w:t>
      </w:r>
      <w:r>
        <w:rPr>
          <w:rFonts w:ascii="仿宋" w:hAnsi="仿宋" w:eastAsia="仿宋"/>
          <w:color w:val="000000"/>
          <w:sz w:val="24"/>
        </w:rPr>
        <w:t>审批信息和审批流程，准确掌握申请内容</w:t>
      </w:r>
      <w:r>
        <w:rPr>
          <w:rFonts w:hint="eastAsia" w:ascii="仿宋" w:hAnsi="仿宋" w:eastAsia="仿宋"/>
          <w:color w:val="000000"/>
          <w:sz w:val="24"/>
        </w:rPr>
        <w:t>（即</w:t>
      </w:r>
      <w:r>
        <w:rPr>
          <w:rFonts w:ascii="仿宋" w:hAnsi="仿宋" w:eastAsia="仿宋"/>
          <w:color w:val="000000"/>
          <w:sz w:val="24"/>
        </w:rPr>
        <w:t>审批信息</w:t>
      </w:r>
      <w:r>
        <w:rPr>
          <w:rFonts w:hint="eastAsia" w:ascii="仿宋" w:hAnsi="仿宋" w:eastAsia="仿宋"/>
          <w:color w:val="000000"/>
          <w:sz w:val="24"/>
        </w:rPr>
        <w:t>）</w:t>
      </w:r>
      <w:r>
        <w:rPr>
          <w:rFonts w:ascii="仿宋" w:hAnsi="仿宋" w:eastAsia="仿宋"/>
          <w:color w:val="000000"/>
          <w:sz w:val="24"/>
        </w:rPr>
        <w:t>、审批节点状态及处理进度。</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after="0" w:line="360" w:lineRule="auto"/>
        <w:rPr>
          <w:rFonts w:ascii="仿宋" w:hAnsi="仿宋" w:eastAsia="仿宋"/>
          <w:color w:val="000000"/>
          <w:sz w:val="24"/>
        </w:rPr>
      </w:pPr>
      <w:r>
        <w:rPr>
          <w:rFonts w:hint="eastAsia" w:ascii="仿宋" w:hAnsi="仿宋" w:eastAsia="仿宋"/>
          <w:color w:val="000000"/>
          <w:sz w:val="24"/>
        </w:rPr>
        <w:t>不涉及</w:t>
      </w:r>
      <w:r>
        <w:rPr>
          <w:rFonts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after="0" w:line="360" w:lineRule="auto"/>
      </w:pPr>
      <w:r>
        <w:rPr>
          <w:rFonts w:ascii="仿宋" w:hAnsi="仿宋" w:eastAsia="仿宋"/>
          <w:b/>
          <w:color w:val="000000"/>
          <w:sz w:val="24"/>
        </w:rPr>
        <w:t>（一）操作说明</w:t>
      </w:r>
    </w:p>
    <w:p>
      <w:pPr>
        <w:spacing w:after="0" w:line="360" w:lineRule="auto"/>
        <w:rPr>
          <w:rFonts w:ascii="仿宋" w:hAnsi="仿宋" w:eastAsia="仿宋"/>
          <w:color w:val="000000"/>
          <w:sz w:val="24"/>
        </w:rPr>
      </w:pPr>
      <w:r>
        <w:rPr>
          <w:rFonts w:ascii="仿宋" w:hAnsi="仿宋" w:eastAsia="仿宋"/>
          <w:color w:val="000000"/>
          <w:sz w:val="24"/>
        </w:rPr>
        <w:t>1. 用户在“我的申请”列表行内统一操作按钮区点击“查看”，系统从右侧抽屉式打开“申请详情”页面。</w:t>
      </w:r>
    </w:p>
    <w:p>
      <w:pPr>
        <w:spacing w:after="0" w:line="360" w:lineRule="auto"/>
        <w:rPr>
          <w:rFonts w:ascii="仿宋" w:hAnsi="仿宋" w:eastAsia="仿宋"/>
          <w:color w:val="000000"/>
          <w:sz w:val="24"/>
        </w:rPr>
      </w:pPr>
      <w:r>
        <w:rPr>
          <w:rFonts w:ascii="仿宋" w:hAnsi="仿宋" w:eastAsia="仿宋"/>
          <w:color w:val="000000"/>
          <w:sz w:val="24"/>
        </w:rPr>
        <w:t>2. 页面上部分展示“审批信息”，下部分展示“审批流程”。</w:t>
      </w:r>
    </w:p>
    <w:p>
      <w:pPr>
        <w:spacing w:after="0" w:line="360" w:lineRule="auto"/>
        <w:rPr>
          <w:rFonts w:ascii="仿宋" w:hAnsi="仿宋" w:eastAsia="仿宋"/>
          <w:color w:val="000000"/>
          <w:sz w:val="24"/>
        </w:rPr>
      </w:pPr>
      <w:r>
        <w:rPr>
          <w:rFonts w:hint="eastAsia" w:ascii="仿宋" w:hAnsi="仿宋" w:eastAsia="仿宋"/>
          <w:color w:val="000000"/>
          <w:sz w:val="24"/>
        </w:rPr>
        <w:t xml:space="preserve">2.1 </w:t>
      </w:r>
      <w:r>
        <w:rPr>
          <w:rFonts w:ascii="仿宋" w:hAnsi="仿宋" w:eastAsia="仿宋"/>
          <w:color w:val="000000"/>
          <w:sz w:val="24"/>
        </w:rPr>
        <w:t>“审批信息”</w:t>
      </w:r>
      <w:r>
        <w:rPr>
          <w:rFonts w:hint="eastAsia" w:ascii="仿宋" w:hAnsi="仿宋" w:eastAsia="仿宋"/>
          <w:color w:val="000000"/>
          <w:sz w:val="24"/>
        </w:rPr>
        <w:t>：不同的申请类型，展示的审批信息不同，详见此模块的“输出”章节。</w:t>
      </w:r>
    </w:p>
    <w:p>
      <w:pPr>
        <w:spacing w:after="0" w:line="360" w:lineRule="auto"/>
        <w:rPr>
          <w:rFonts w:ascii="仿宋" w:hAnsi="仿宋" w:eastAsia="仿宋"/>
          <w:color w:val="000000"/>
          <w:sz w:val="24"/>
        </w:rPr>
      </w:pPr>
      <w:r>
        <w:rPr>
          <w:rFonts w:hint="eastAsia" w:ascii="仿宋" w:hAnsi="仿宋" w:eastAsia="仿宋"/>
          <w:color w:val="000000"/>
          <w:sz w:val="24"/>
        </w:rPr>
        <w:t xml:space="preserve">2.2 </w:t>
      </w:r>
      <w:r>
        <w:rPr>
          <w:rFonts w:ascii="仿宋" w:hAnsi="仿宋" w:eastAsia="仿宋"/>
          <w:color w:val="000000"/>
          <w:sz w:val="24"/>
        </w:rPr>
        <w:t>“审批流程”</w:t>
      </w:r>
      <w:r>
        <w:rPr>
          <w:rFonts w:hint="eastAsia" w:ascii="仿宋" w:hAnsi="仿宋" w:eastAsia="仿宋"/>
          <w:color w:val="000000"/>
          <w:sz w:val="24"/>
        </w:rPr>
        <w:t>：按顺序展示申请人、审批节点。申请人展示申请人、申请时间。审批节点按系统配置的审批顺序展示审批节点，未完成审批的节点只展示审批人，且节点图标为灰色，已完成审批的节点展示审批人、审批时间、审批意见，且节点图标为亮色。</w:t>
      </w:r>
    </w:p>
    <w:p>
      <w:pPr>
        <w:spacing w:after="0" w:line="360" w:lineRule="auto"/>
        <w:rPr>
          <w:rFonts w:ascii="仿宋" w:hAnsi="仿宋" w:eastAsia="仿宋"/>
          <w:color w:val="000000"/>
          <w:sz w:val="24"/>
        </w:rPr>
      </w:pPr>
      <w:r>
        <w:rPr>
          <w:rFonts w:ascii="仿宋" w:hAnsi="仿宋" w:eastAsia="仿宋"/>
          <w:color w:val="000000"/>
          <w:sz w:val="24"/>
        </w:rPr>
        <w:t>3. 用户点击右下角操作按钮区“确定”按钮后，系统关闭“申请详情”页面。</w:t>
      </w:r>
    </w:p>
    <w:p>
      <w:pPr>
        <w:spacing w:after="0" w:line="360" w:lineRule="auto"/>
      </w:pPr>
      <w:r>
        <w:rPr>
          <w:rFonts w:ascii="仿宋" w:hAnsi="仿宋" w:eastAsia="仿宋"/>
          <w:b/>
          <w:color w:val="000000"/>
          <w:sz w:val="24"/>
        </w:rPr>
        <w:t>（二）规则与约束</w:t>
      </w:r>
    </w:p>
    <w:p>
      <w:pPr>
        <w:spacing w:after="0" w:line="360" w:lineRule="auto"/>
        <w:rPr>
          <w:rFonts w:ascii="仿宋" w:hAnsi="仿宋" w:eastAsia="仿宋"/>
          <w:color w:val="000000"/>
          <w:sz w:val="24"/>
        </w:rPr>
      </w:pPr>
      <w:r>
        <w:rPr>
          <w:rFonts w:ascii="仿宋" w:hAnsi="仿宋" w:eastAsia="仿宋"/>
          <w:color w:val="000000"/>
          <w:sz w:val="24"/>
        </w:rPr>
        <w:t>1. 页面上部分“审批信息”根据申请类型展示不同明细内容；下部分“审批流程”按审批顺序展示申请人节点及审批节点信息。</w:t>
      </w:r>
    </w:p>
    <w:p>
      <w:pPr>
        <w:spacing w:after="0" w:line="360" w:lineRule="auto"/>
        <w:rPr>
          <w:rFonts w:ascii="仿宋" w:hAnsi="仿宋" w:eastAsia="仿宋"/>
          <w:color w:val="000000"/>
          <w:sz w:val="24"/>
        </w:rPr>
      </w:pPr>
      <w:r>
        <w:rPr>
          <w:rFonts w:hint="eastAsia" w:ascii="仿宋" w:hAnsi="仿宋" w:eastAsia="仿宋"/>
          <w:color w:val="000000"/>
          <w:sz w:val="24"/>
        </w:rPr>
        <w:t>2</w:t>
      </w:r>
      <w:r>
        <w:rPr>
          <w:rFonts w:ascii="仿宋" w:hAnsi="仿宋" w:eastAsia="仿宋"/>
          <w:color w:val="000000"/>
          <w:sz w:val="24"/>
        </w:rPr>
        <w:t>. 审批流程中，申请人节点展示申请人、申请时间；审批节点按系统配置顺序展示。未完成审批的节点</w:t>
      </w:r>
      <w:r>
        <w:rPr>
          <w:rFonts w:hint="eastAsia" w:ascii="仿宋" w:hAnsi="仿宋" w:eastAsia="仿宋"/>
          <w:color w:val="000000"/>
          <w:sz w:val="24"/>
        </w:rPr>
        <w:t>仅</w:t>
      </w:r>
      <w:r>
        <w:rPr>
          <w:rFonts w:ascii="仿宋" w:hAnsi="仿宋" w:eastAsia="仿宋"/>
          <w:color w:val="000000"/>
          <w:sz w:val="24"/>
        </w:rPr>
        <w:t>展示审批人</w:t>
      </w:r>
      <w:r>
        <w:rPr>
          <w:rFonts w:hint="eastAsia" w:ascii="仿宋" w:hAnsi="仿宋" w:eastAsia="仿宋"/>
          <w:color w:val="000000"/>
          <w:sz w:val="24"/>
        </w:rPr>
        <w:t>字段</w:t>
      </w:r>
      <w:r>
        <w:rPr>
          <w:rFonts w:ascii="仿宋" w:hAnsi="仿宋" w:eastAsia="仿宋"/>
          <w:color w:val="000000"/>
          <w:sz w:val="24"/>
        </w:rPr>
        <w:t>，节点图标为灰色；已完成审批的节点展示审批人、审批时间、审批意见，节点图标为亮色。</w:t>
      </w:r>
    </w:p>
    <w:p>
      <w:pPr>
        <w:spacing w:after="0" w:line="360" w:lineRule="auto"/>
        <w:rPr>
          <w:rFonts w:ascii="仿宋" w:hAnsi="仿宋" w:eastAsia="仿宋"/>
          <w:color w:val="000000"/>
          <w:sz w:val="24"/>
        </w:rPr>
      </w:pPr>
      <w:r>
        <w:rPr>
          <w:rFonts w:hint="eastAsia" w:ascii="仿宋" w:hAnsi="仿宋" w:eastAsia="仿宋"/>
          <w:color w:val="000000"/>
          <w:sz w:val="24"/>
        </w:rPr>
        <w:t>3</w:t>
      </w:r>
      <w:r>
        <w:rPr>
          <w:rFonts w:ascii="仿宋" w:hAnsi="仿宋" w:eastAsia="仿宋"/>
          <w:color w:val="000000"/>
          <w:sz w:val="24"/>
        </w:rPr>
        <w:t>. 沙龙活动参与人中的手机号码属于敏感信息，需脱敏展示，可按“保留前3位和后4位，中间4位以*替代，如138****1234”的规则显示。</w:t>
      </w:r>
    </w:p>
    <w:p>
      <w:pPr>
        <w:spacing w:after="0" w:line="360" w:lineRule="auto"/>
      </w:pPr>
      <w:r>
        <w:rPr>
          <w:rFonts w:ascii="仿宋" w:hAnsi="仿宋" w:eastAsia="仿宋"/>
          <w:b/>
          <w:color w:val="000000"/>
          <w:sz w:val="24"/>
        </w:rPr>
        <w:t>（三）权限说明</w:t>
      </w:r>
    </w:p>
    <w:p>
      <w:pPr>
        <w:spacing w:after="0" w:line="360" w:lineRule="auto"/>
      </w:pPr>
      <w:r>
        <w:rPr>
          <w:rFonts w:ascii="仿宋" w:hAnsi="仿宋" w:eastAsia="仿宋"/>
          <w:color w:val="000000"/>
          <w:sz w:val="24"/>
        </w:rPr>
        <w:t>1. 申请者可查看本人提交申请的详情。</w:t>
      </w:r>
    </w:p>
    <w:p>
      <w:pPr>
        <w:spacing w:after="0" w:line="360" w:lineRule="auto"/>
      </w:pPr>
      <w:r>
        <w:rPr>
          <w:rFonts w:ascii="仿宋" w:hAnsi="仿宋" w:eastAsia="仿宋"/>
          <w:color w:val="000000"/>
          <w:sz w:val="24"/>
        </w:rPr>
        <w:t>2. 位于审批节点上的审批者可查看</w:t>
      </w:r>
      <w:r>
        <w:rPr>
          <w:rFonts w:hint="eastAsia" w:ascii="仿宋" w:hAnsi="仿宋" w:eastAsia="仿宋"/>
          <w:color w:val="000000"/>
          <w:sz w:val="24"/>
        </w:rPr>
        <w:t>该</w:t>
      </w:r>
      <w:r>
        <w:rPr>
          <w:rFonts w:ascii="仿宋" w:hAnsi="仿宋" w:eastAsia="仿宋"/>
          <w:color w:val="000000"/>
          <w:sz w:val="24"/>
        </w:rPr>
        <w:t>申请</w:t>
      </w:r>
      <w:r>
        <w:rPr>
          <w:rFonts w:hint="eastAsia" w:ascii="仿宋" w:hAnsi="仿宋" w:eastAsia="仿宋"/>
          <w:color w:val="000000"/>
          <w:sz w:val="24"/>
        </w:rPr>
        <w:t>的</w:t>
      </w:r>
      <w:r>
        <w:rPr>
          <w:rFonts w:ascii="仿宋" w:hAnsi="仿宋" w:eastAsia="仿宋"/>
          <w:color w:val="000000"/>
          <w:sz w:val="24"/>
        </w:rPr>
        <w:t>详情。</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after="0" w:line="360" w:lineRule="auto"/>
        <w:rPr>
          <w:rFonts w:eastAsia="仿宋"/>
          <w:bCs/>
        </w:rPr>
      </w:pPr>
      <w:r>
        <w:rPr>
          <w:rFonts w:ascii="仿宋" w:hAnsi="仿宋" w:eastAsia="仿宋"/>
          <w:bCs/>
          <w:color w:val="000000"/>
          <w:sz w:val="24"/>
        </w:rPr>
        <w:t>审批信息-客户移交</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归属机构</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移交发起人的归属机构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tabs>
                <w:tab w:val="center" w:pos="1062"/>
              </w:tabs>
              <w:spacing w:after="0" w:line="360" w:lineRule="auto"/>
            </w:pPr>
            <w:r>
              <w:rPr>
                <w:rFonts w:hint="eastAsia" w:ascii="仿宋" w:hAnsi="仿宋" w:eastAsia="仿宋"/>
                <w:color w:val="000000"/>
                <w:sz w:val="24"/>
              </w:rPr>
              <w:t>原客户经理</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客户移交</w:t>
            </w:r>
            <w:r>
              <w:rPr>
                <w:rFonts w:hint="eastAsia" w:ascii="仿宋" w:hAnsi="仿宋" w:eastAsia="仿宋"/>
                <w:color w:val="000000"/>
                <w:sz w:val="24"/>
              </w:rPr>
              <w:t>前的管户客户经理；</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目标客户经理</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客户移交</w:t>
            </w:r>
            <w:r>
              <w:rPr>
                <w:rFonts w:hint="eastAsia" w:ascii="仿宋" w:hAnsi="仿宋" w:eastAsia="仿宋"/>
                <w:color w:val="000000"/>
                <w:sz w:val="24"/>
              </w:rPr>
              <w:t>的接收人</w:t>
            </w:r>
            <w:r>
              <w:rPr>
                <w:rFonts w:hint="eastAsia"/>
                <w:color w:val="000000"/>
                <w:sz w:val="24"/>
              </w:rPr>
              <w:t>；</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申请原因</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提交申请时输入的申请原因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核心客户号</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ascii="仿宋" w:hAnsi="仿宋" w:eastAsia="仿宋"/>
                <w:color w:val="000000"/>
                <w:sz w:val="24"/>
              </w:rPr>
              <w:t>客户</w:t>
            </w:r>
            <w:r>
              <w:rPr>
                <w:rFonts w:hint="eastAsia" w:ascii="仿宋" w:hAnsi="仿宋" w:eastAsia="仿宋"/>
                <w:color w:val="000000"/>
                <w:sz w:val="24"/>
              </w:rPr>
              <w:t>姓名</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客户等级</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r>
              <w:rPr>
                <w:rFonts w:hint="eastAsia" w:ascii="仿宋" w:hAnsi="仿宋" w:eastAsia="仿宋"/>
                <w:color w:val="000000"/>
                <w:sz w:val="24"/>
              </w:rPr>
              <w:t>；</w:t>
            </w:r>
            <w:r>
              <w:rPr>
                <w:rFonts w:hint="eastAsia" w:ascii="仿宋" w:hAnsi="仿宋" w:eastAsia="仿宋"/>
                <w:sz w:val="24"/>
                <w:szCs w:val="24"/>
              </w:rPr>
              <w:t>客户等级枚举：睡眠户、</w:t>
            </w:r>
            <w:ins w:id="232" w:author="wanao" w:date="2026-07-08T10:20:48Z">
              <w:r>
                <w:rPr>
                  <w:rFonts w:hint="eastAsia" w:ascii="仿宋" w:hAnsi="仿宋" w:eastAsia="仿宋"/>
                  <w:sz w:val="24"/>
                  <w:szCs w:val="24"/>
                  <w:lang w:val="en-US" w:eastAsia="zh-CN"/>
                </w:rPr>
                <w:t>潜力、优质、财富1、财富2、贵宾、私行</w:t>
              </w:r>
            </w:ins>
            <w:del w:id="233" w:author="wanao" w:date="2026-07-08T10:20:48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活期余额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定期余额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理财余额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贷款余额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r>
              <w:rPr>
                <w:rFonts w:hint="eastAsia" w:ascii="仿宋" w:hAnsi="仿宋" w:eastAsia="仿宋"/>
                <w:color w:val="000000"/>
                <w:sz w:val="24"/>
              </w:rPr>
              <w:t>；单位：元</w:t>
            </w:r>
          </w:p>
        </w:tc>
      </w:tr>
    </w:tbl>
    <w:p>
      <w:pPr>
        <w:spacing w:line="360" w:lineRule="auto"/>
      </w:pPr>
    </w:p>
    <w:p>
      <w:pPr>
        <w:spacing w:after="0" w:line="360" w:lineRule="auto"/>
        <w:rPr>
          <w:rFonts w:eastAsia="仿宋"/>
          <w:bCs/>
        </w:rPr>
      </w:pPr>
      <w:r>
        <w:rPr>
          <w:rFonts w:ascii="仿宋" w:hAnsi="仿宋" w:eastAsia="仿宋"/>
          <w:bCs/>
          <w:color w:val="000000"/>
          <w:sz w:val="24"/>
        </w:rPr>
        <w:t>审批信息-客户申领</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归属机构</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客户申领发起人的归属机构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目标客户经理</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客户申领客户列表字段</w:t>
            </w:r>
            <w:r>
              <w:rPr>
                <w:rFonts w:hint="eastAsia"/>
                <w:color w:val="000000"/>
                <w:sz w:val="24"/>
              </w:rPr>
              <w:t>；</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申请原因</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提交申请时输入的申请原因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核心客户号</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w:t>
            </w:r>
            <w:r>
              <w:rPr>
                <w:rFonts w:ascii="仿宋" w:hAnsi="仿宋" w:eastAsia="仿宋"/>
                <w:color w:val="000000"/>
                <w:sz w:val="24"/>
              </w:rPr>
              <w:t>客户列表字段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ascii="仿宋" w:hAnsi="仿宋" w:eastAsia="仿宋"/>
                <w:color w:val="000000"/>
                <w:sz w:val="24"/>
              </w:rPr>
              <w:t>客户</w:t>
            </w:r>
            <w:r>
              <w:rPr>
                <w:rFonts w:hint="eastAsia" w:ascii="仿宋" w:hAnsi="仿宋" w:eastAsia="仿宋"/>
                <w:color w:val="000000"/>
                <w:sz w:val="24"/>
              </w:rPr>
              <w:t>姓名</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w:t>
            </w:r>
            <w:r>
              <w:rPr>
                <w:rFonts w:ascii="仿宋" w:hAnsi="仿宋" w:eastAsia="仿宋"/>
                <w:color w:val="000000"/>
                <w:sz w:val="24"/>
              </w:rPr>
              <w:t>客户列表字段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客户等级</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w:t>
            </w:r>
            <w:r>
              <w:rPr>
                <w:rFonts w:ascii="仿宋" w:hAnsi="仿宋" w:eastAsia="仿宋"/>
                <w:color w:val="000000"/>
                <w:sz w:val="24"/>
              </w:rPr>
              <w:t>客户列表字段</w:t>
            </w:r>
            <w:r>
              <w:rPr>
                <w:rFonts w:hint="eastAsia" w:ascii="仿宋" w:hAnsi="仿宋" w:eastAsia="仿宋"/>
                <w:color w:val="000000"/>
                <w:sz w:val="24"/>
              </w:rPr>
              <w:t>；</w:t>
            </w:r>
            <w:r>
              <w:rPr>
                <w:rFonts w:hint="eastAsia" w:ascii="仿宋" w:hAnsi="仿宋" w:eastAsia="仿宋"/>
                <w:sz w:val="24"/>
                <w:szCs w:val="24"/>
              </w:rPr>
              <w:t>客户等级枚举：睡眠户、</w:t>
            </w:r>
            <w:ins w:id="234" w:author="wanao" w:date="2026-07-08T10:21:04Z">
              <w:r>
                <w:rPr>
                  <w:rFonts w:hint="eastAsia" w:ascii="仿宋" w:hAnsi="仿宋" w:eastAsia="仿宋"/>
                  <w:sz w:val="24"/>
                  <w:szCs w:val="24"/>
                  <w:lang w:val="en-US" w:eastAsia="zh-CN"/>
                </w:rPr>
                <w:t>潜力、优质、财富1、财富2、贵宾、私行</w:t>
              </w:r>
            </w:ins>
            <w:del w:id="235" w:author="wanao" w:date="2026-07-08T10:21:04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活期余额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w:t>
            </w:r>
            <w:r>
              <w:rPr>
                <w:rFonts w:ascii="仿宋" w:hAnsi="仿宋" w:eastAsia="仿宋"/>
                <w:color w:val="000000"/>
                <w:sz w:val="24"/>
              </w:rPr>
              <w:t>客户列表字段</w:t>
            </w: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定期余额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w:t>
            </w:r>
            <w:r>
              <w:rPr>
                <w:rFonts w:ascii="仿宋" w:hAnsi="仿宋" w:eastAsia="仿宋"/>
                <w:color w:val="000000"/>
                <w:sz w:val="24"/>
              </w:rPr>
              <w:t>客户列表字段</w:t>
            </w: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理财余额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w:t>
            </w:r>
            <w:r>
              <w:rPr>
                <w:rFonts w:ascii="仿宋" w:hAnsi="仿宋" w:eastAsia="仿宋"/>
                <w:color w:val="000000"/>
                <w:sz w:val="24"/>
              </w:rPr>
              <w:t>客户列表字段</w:t>
            </w: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贷款余额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r>
              <w:rPr>
                <w:rFonts w:hint="eastAsia" w:ascii="仿宋" w:hAnsi="仿宋" w:eastAsia="仿宋"/>
                <w:color w:val="000000"/>
                <w:sz w:val="24"/>
              </w:rPr>
              <w:t>；单位：元</w:t>
            </w:r>
          </w:p>
        </w:tc>
      </w:tr>
    </w:tbl>
    <w:p>
      <w:pPr>
        <w:spacing w:after="0" w:line="360" w:lineRule="auto"/>
      </w:pPr>
    </w:p>
    <w:p>
      <w:pPr>
        <w:spacing w:after="0" w:line="360" w:lineRule="auto"/>
        <w:rPr>
          <w:rFonts w:eastAsia="仿宋"/>
          <w:bCs/>
        </w:rPr>
      </w:pPr>
      <w:r>
        <w:rPr>
          <w:rFonts w:ascii="仿宋" w:hAnsi="仿宋" w:eastAsia="仿宋"/>
          <w:bCs/>
          <w:color w:val="000000"/>
          <w:sz w:val="24"/>
        </w:rPr>
        <w:t>审批信息-目标任务</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任务名称</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目标任务</w:t>
            </w:r>
            <w:r>
              <w:rPr>
                <w:rFonts w:hint="eastAsia" w:ascii="仿宋" w:hAnsi="仿宋" w:eastAsia="仿宋"/>
                <w:color w:val="000000"/>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下发对象类型</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目标任务</w:t>
            </w:r>
            <w:r>
              <w:rPr>
                <w:rFonts w:hint="eastAsia" w:ascii="仿宋" w:hAnsi="仿宋" w:eastAsia="仿宋"/>
                <w:color w:val="000000"/>
                <w:sz w:val="24"/>
              </w:rPr>
              <w:t>下发对象类型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开始日期</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w:t>
            </w:r>
          </w:p>
        </w:tc>
        <w:tc>
          <w:tcPr>
            <w:tcW w:w="2340" w:type="dxa"/>
          </w:tcPr>
          <w:p>
            <w:pPr>
              <w:spacing w:after="0" w:line="360" w:lineRule="auto"/>
              <w:rPr>
                <w:rFonts w:eastAsia="仿宋"/>
              </w:rPr>
            </w:pPr>
            <w:r>
              <w:rPr>
                <w:rFonts w:ascii="仿宋" w:hAnsi="仿宋" w:eastAsia="仿宋"/>
                <w:color w:val="000000"/>
                <w:sz w:val="24"/>
              </w:rPr>
              <w:t>目标任务</w:t>
            </w:r>
            <w:r>
              <w:rPr>
                <w:rFonts w:hint="eastAsia" w:ascii="仿宋" w:hAnsi="仿宋" w:eastAsia="仿宋"/>
                <w:color w:val="000000"/>
                <w:sz w:val="24"/>
              </w:rPr>
              <w:t>开始日期；格式：YYYY-MM-DD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结束日期</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w:t>
            </w:r>
          </w:p>
        </w:tc>
        <w:tc>
          <w:tcPr>
            <w:tcW w:w="2340" w:type="dxa"/>
          </w:tcPr>
          <w:p>
            <w:pPr>
              <w:spacing w:after="0" w:line="360" w:lineRule="auto"/>
            </w:pPr>
            <w:r>
              <w:rPr>
                <w:rFonts w:ascii="仿宋" w:hAnsi="仿宋" w:eastAsia="仿宋"/>
                <w:color w:val="000000"/>
                <w:sz w:val="24"/>
              </w:rPr>
              <w:t>目标任务</w:t>
            </w:r>
            <w:r>
              <w:rPr>
                <w:rFonts w:hint="eastAsia" w:ascii="仿宋" w:hAnsi="仿宋" w:eastAsia="仿宋"/>
                <w:color w:val="000000"/>
                <w:sz w:val="24"/>
              </w:rPr>
              <w:t>结束日期；格式：YYYY-MM-DD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创建人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目标任务</w:t>
            </w:r>
            <w:r>
              <w:rPr>
                <w:rFonts w:hint="eastAsia" w:ascii="仿宋" w:hAnsi="仿宋" w:eastAsia="仿宋"/>
                <w:color w:val="000000"/>
                <w:sz w:val="24"/>
              </w:rPr>
              <w:t>的创建人；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创建时间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rPr>
                <w:rFonts w:eastAsia="仿宋"/>
              </w:rPr>
            </w:pPr>
            <w:r>
              <w:rPr>
                <w:rFonts w:ascii="仿宋" w:hAnsi="仿宋" w:eastAsia="仿宋"/>
                <w:color w:val="000000"/>
                <w:sz w:val="24"/>
              </w:rPr>
              <w:t>目标任务</w:t>
            </w:r>
            <w:r>
              <w:rPr>
                <w:rFonts w:hint="eastAsia" w:ascii="仿宋" w:hAnsi="仿宋" w:eastAsia="仿宋"/>
                <w:color w:val="000000"/>
                <w:sz w:val="24"/>
              </w:rPr>
              <w:t>的创建时间；格式：YYYY-MM-DD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考核对象</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考核对象及考核指标矩阵字段</w:t>
            </w:r>
            <w:r>
              <w:rPr>
                <w:rFonts w:hint="eastAsia" w:ascii="仿宋" w:hAnsi="仿宋" w:eastAsia="仿宋"/>
                <w:color w:val="000000"/>
                <w:sz w:val="24"/>
              </w:rPr>
              <w:t>；“</w:t>
            </w:r>
            <w:r>
              <w:rPr>
                <w:rFonts w:ascii="仿宋" w:hAnsi="仿宋" w:eastAsia="仿宋"/>
                <w:color w:val="000000"/>
                <w:sz w:val="24"/>
              </w:rPr>
              <w:t>考核对象</w:t>
            </w:r>
            <w:r>
              <w:rPr>
                <w:rFonts w:hint="eastAsia" w:ascii="仿宋" w:hAnsi="仿宋" w:eastAsia="仿宋"/>
                <w:color w:val="000000"/>
                <w:sz w:val="24"/>
              </w:rPr>
              <w:t>”</w:t>
            </w:r>
            <w:r>
              <w:rPr>
                <w:rFonts w:ascii="仿宋" w:hAnsi="仿宋" w:eastAsia="仿宋"/>
                <w:color w:val="000000"/>
                <w:sz w:val="24"/>
              </w:rPr>
              <w:t>作为表格</w:t>
            </w:r>
            <w:r>
              <w:rPr>
                <w:rFonts w:hint="eastAsia" w:ascii="仿宋" w:hAnsi="仿宋" w:eastAsia="仿宋"/>
                <w:color w:val="000000"/>
                <w:sz w:val="24"/>
              </w:rPr>
              <w:t>“</w:t>
            </w:r>
            <w:r>
              <w:rPr>
                <w:rFonts w:ascii="仿宋" w:hAnsi="仿宋" w:eastAsia="仿宋"/>
                <w:color w:val="000000"/>
                <w:sz w:val="24"/>
              </w:rPr>
              <w:t>行</w:t>
            </w:r>
            <w:r>
              <w:rPr>
                <w:rFonts w:hint="eastAsia" w:ascii="仿宋" w:hAnsi="仿宋" w:eastAsia="仿宋"/>
                <w:color w:val="000000"/>
                <w:sz w:val="24"/>
              </w:rPr>
              <w:t>”</w:t>
            </w:r>
            <w:r>
              <w:rPr>
                <w:rFonts w:ascii="仿宋" w:hAnsi="仿宋" w:eastAsia="仿宋"/>
                <w:color w:val="000000"/>
                <w:sz w:val="24"/>
              </w:rPr>
              <w:t>表头展示</w:t>
            </w:r>
            <w:r>
              <w:rPr>
                <w:rFonts w:hint="eastAsia" w:ascii="仿宋" w:hAnsi="仿宋" w:eastAsia="仿宋"/>
                <w:color w:val="000000"/>
                <w:sz w:val="24"/>
              </w:rPr>
              <w:t>；样式参考“目标任务管理-分解”章节）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考核指标</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考核对象及考核指标矩阵字段</w:t>
            </w:r>
            <w:r>
              <w:rPr>
                <w:rFonts w:hint="eastAsia" w:ascii="仿宋" w:hAnsi="仿宋" w:eastAsia="仿宋"/>
                <w:color w:val="000000"/>
                <w:sz w:val="24"/>
              </w:rPr>
              <w:t>；“</w:t>
            </w:r>
            <w:r>
              <w:rPr>
                <w:rFonts w:ascii="仿宋" w:hAnsi="仿宋" w:eastAsia="仿宋"/>
                <w:color w:val="000000"/>
                <w:sz w:val="24"/>
              </w:rPr>
              <w:t>考核</w:t>
            </w:r>
            <w:r>
              <w:rPr>
                <w:rFonts w:hint="eastAsia" w:ascii="仿宋" w:hAnsi="仿宋" w:eastAsia="仿宋"/>
                <w:color w:val="000000"/>
                <w:sz w:val="24"/>
              </w:rPr>
              <w:t>指标”</w:t>
            </w:r>
            <w:r>
              <w:rPr>
                <w:rFonts w:ascii="仿宋" w:hAnsi="仿宋" w:eastAsia="仿宋"/>
                <w:color w:val="000000"/>
                <w:sz w:val="24"/>
              </w:rPr>
              <w:t>作为表格</w:t>
            </w:r>
            <w:r>
              <w:rPr>
                <w:rFonts w:hint="eastAsia" w:ascii="仿宋" w:hAnsi="仿宋" w:eastAsia="仿宋"/>
                <w:color w:val="000000"/>
                <w:sz w:val="24"/>
              </w:rPr>
              <w:t>“列”</w:t>
            </w:r>
            <w:r>
              <w:rPr>
                <w:rFonts w:ascii="仿宋" w:hAnsi="仿宋" w:eastAsia="仿宋"/>
                <w:color w:val="000000"/>
                <w:sz w:val="24"/>
              </w:rPr>
              <w:t>表头展示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考核指标值</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数值</w:t>
            </w:r>
          </w:p>
        </w:tc>
        <w:tc>
          <w:tcPr>
            <w:tcW w:w="2340" w:type="dxa"/>
          </w:tcPr>
          <w:p>
            <w:pPr>
              <w:spacing w:after="0" w:line="360" w:lineRule="auto"/>
              <w:rPr>
                <w:rFonts w:eastAsia="仿宋"/>
              </w:rPr>
            </w:pPr>
            <w:r>
              <w:rPr>
                <w:rFonts w:ascii="仿宋" w:hAnsi="仿宋" w:eastAsia="仿宋"/>
                <w:color w:val="000000"/>
                <w:sz w:val="24"/>
              </w:rPr>
              <w:t>考核对象及考核指标矩阵字段</w:t>
            </w:r>
            <w:r>
              <w:rPr>
                <w:rFonts w:hint="eastAsia" w:ascii="仿宋" w:hAnsi="仿宋" w:eastAsia="仿宋"/>
                <w:color w:val="000000"/>
                <w:sz w:val="24"/>
              </w:rPr>
              <w:t>；</w:t>
            </w:r>
            <w:r>
              <w:rPr>
                <w:rFonts w:ascii="仿宋" w:hAnsi="仿宋" w:eastAsia="仿宋"/>
                <w:color w:val="000000"/>
                <w:sz w:val="24"/>
              </w:rPr>
              <w:t>展示</w:t>
            </w:r>
            <w:r>
              <w:rPr>
                <w:rFonts w:hint="eastAsia" w:ascii="仿宋" w:hAnsi="仿宋" w:eastAsia="仿宋"/>
                <w:color w:val="000000"/>
                <w:sz w:val="24"/>
              </w:rPr>
              <w:t>考核对象与考核指标</w:t>
            </w:r>
            <w:r>
              <w:rPr>
                <w:rFonts w:ascii="仿宋" w:hAnsi="仿宋" w:eastAsia="仿宋"/>
                <w:color w:val="000000"/>
                <w:sz w:val="24"/>
              </w:rPr>
              <w:t>交叉位置的指标值</w:t>
            </w:r>
          </w:p>
        </w:tc>
      </w:tr>
    </w:tbl>
    <w:p>
      <w:pPr>
        <w:spacing w:line="360" w:lineRule="auto"/>
      </w:pPr>
    </w:p>
    <w:p>
      <w:pPr>
        <w:spacing w:after="0" w:line="360" w:lineRule="auto"/>
        <w:rPr>
          <w:rFonts w:eastAsia="仿宋"/>
          <w:bCs/>
        </w:rPr>
      </w:pPr>
      <w:r>
        <w:rPr>
          <w:rFonts w:ascii="仿宋" w:hAnsi="仿宋" w:eastAsia="仿宋"/>
          <w:bCs/>
          <w:color w:val="000000"/>
          <w:sz w:val="24"/>
        </w:rPr>
        <w:t>审批信息-沙龙活动</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创建人</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沙龙活动的创建人，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创建机构</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沙龙活动创建人的归属机构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沙龙主题</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沙龙活动</w:t>
            </w:r>
            <w:r>
              <w:rPr>
                <w:rFonts w:hint="eastAsia" w:ascii="仿宋" w:hAnsi="仿宋" w:eastAsia="仿宋"/>
                <w:color w:val="000000"/>
                <w:sz w:val="24"/>
              </w:rPr>
              <w:t>主题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地点</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沙龙活动</w:t>
            </w:r>
            <w:r>
              <w:rPr>
                <w:rFonts w:hint="eastAsia" w:ascii="仿宋" w:hAnsi="仿宋" w:eastAsia="仿宋"/>
                <w:color w:val="000000"/>
                <w:sz w:val="24"/>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eastAsia="仿宋"/>
              </w:rPr>
            </w:pPr>
            <w:r>
              <w:rPr>
                <w:rFonts w:ascii="仿宋" w:hAnsi="仿宋" w:eastAsia="仿宋"/>
                <w:color w:val="000000"/>
                <w:sz w:val="24"/>
              </w:rPr>
              <w:t>时间</w:t>
            </w:r>
            <w:r>
              <w:rPr>
                <w:rFonts w:hint="eastAsia" w:ascii="仿宋" w:hAnsi="仿宋" w:eastAsia="仿宋"/>
                <w:color w:val="000000"/>
                <w:sz w:val="24"/>
              </w:rPr>
              <w:t>（开始时间）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hint="eastAsia" w:ascii="仿宋" w:hAnsi="仿宋" w:eastAsia="仿宋"/>
                <w:color w:val="000000"/>
                <w:sz w:val="24"/>
              </w:rPr>
              <w:t>日期时间</w:t>
            </w:r>
          </w:p>
        </w:tc>
        <w:tc>
          <w:tcPr>
            <w:tcW w:w="2340" w:type="dxa"/>
          </w:tcPr>
          <w:p>
            <w:pPr>
              <w:spacing w:after="0" w:line="360" w:lineRule="auto"/>
              <w:rPr>
                <w:rFonts w:eastAsia="仿宋"/>
              </w:rPr>
            </w:pPr>
            <w:r>
              <w:rPr>
                <w:rFonts w:ascii="仿宋" w:hAnsi="仿宋" w:eastAsia="仿宋"/>
                <w:color w:val="000000"/>
                <w:sz w:val="24"/>
              </w:rPr>
              <w:t>沙龙活动</w:t>
            </w:r>
            <w:r>
              <w:rPr>
                <w:rFonts w:hint="eastAsia" w:ascii="仿宋" w:hAnsi="仿宋" w:eastAsia="仿宋"/>
                <w:color w:val="000000"/>
                <w:sz w:val="24"/>
              </w:rPr>
              <w:t>开始时间，格式：YYYY-MM-DD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ascii="仿宋" w:hAnsi="仿宋" w:eastAsia="仿宋"/>
                <w:color w:val="000000"/>
                <w:sz w:val="24"/>
              </w:rPr>
              <w:t>时间</w:t>
            </w:r>
            <w:r>
              <w:rPr>
                <w:rFonts w:hint="eastAsia" w:ascii="仿宋" w:hAnsi="仿宋" w:eastAsia="仿宋"/>
                <w:color w:val="000000"/>
                <w:sz w:val="24"/>
              </w:rPr>
              <w:t>（结束时间）</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日期时间</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沙龙活动</w:t>
            </w:r>
            <w:r>
              <w:rPr>
                <w:rFonts w:hint="eastAsia" w:ascii="仿宋" w:hAnsi="仿宋" w:eastAsia="仿宋"/>
                <w:color w:val="000000"/>
                <w:sz w:val="24"/>
              </w:rPr>
              <w:t>结束时间，格式：YYYY-MM-DD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参与人</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数字</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活动邀约参与人数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活动说明</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沙龙活动</w:t>
            </w:r>
            <w:r>
              <w:rPr>
                <w:rFonts w:hint="eastAsia" w:ascii="仿宋" w:hAnsi="仿宋" w:eastAsia="仿宋"/>
                <w:color w:val="000000"/>
                <w:sz w:val="24"/>
              </w:rPr>
              <w:t>说明；“活动说明”字段下面以列表的形式展示参与人数据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ascii="仿宋" w:hAnsi="仿宋" w:eastAsia="仿宋"/>
                <w:color w:val="000000"/>
                <w:sz w:val="24"/>
              </w:rPr>
              <w:t>附件</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附件/按钮</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可展示多个附件；点击附件名称可下载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查看明细</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展示在“沙龙主题”字段右侧，点击后右侧抽屉式打开“参与人明细”弹窗，以列表的展示该沙龙活动的参与人明细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hint="eastAsia" w:ascii="仿宋" w:hAnsi="仿宋" w:eastAsia="仿宋"/>
                <w:color w:val="000000"/>
                <w:sz w:val="24"/>
              </w:rPr>
              <w:t>核心客户号</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“参与人明细”</w:t>
            </w:r>
            <w:r>
              <w:rPr>
                <w:rFonts w:ascii="仿宋" w:hAnsi="仿宋" w:eastAsia="仿宋"/>
                <w:color w:val="000000"/>
                <w:sz w:val="24"/>
              </w:rPr>
              <w:t>列表字段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姓名</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“参与人明细”</w:t>
            </w:r>
            <w:r>
              <w:rPr>
                <w:rFonts w:ascii="仿宋" w:hAnsi="仿宋" w:eastAsia="仿宋"/>
                <w:color w:val="000000"/>
                <w:sz w:val="24"/>
              </w:rPr>
              <w:t>列表字段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手机号码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“参与人明细”</w:t>
            </w:r>
            <w:r>
              <w:rPr>
                <w:rFonts w:ascii="仿宋" w:hAnsi="仿宋" w:eastAsia="仿宋"/>
                <w:color w:val="000000"/>
                <w:sz w:val="24"/>
              </w:rPr>
              <w:t>列表字段</w:t>
            </w:r>
            <w:r>
              <w:rPr>
                <w:rFonts w:hint="eastAsia"/>
                <w:color w:val="000000"/>
                <w:sz w:val="24"/>
              </w:rPr>
              <w:t>；</w:t>
            </w:r>
            <w:r>
              <w:rPr>
                <w:rFonts w:ascii="仿宋" w:hAnsi="仿宋" w:eastAsia="仿宋"/>
                <w:color w:val="000000"/>
                <w:sz w:val="24"/>
              </w:rPr>
              <w:t>脱敏展示；示例为138****1234</w:t>
            </w:r>
          </w:p>
        </w:tc>
      </w:tr>
    </w:tbl>
    <w:p>
      <w:pPr>
        <w:spacing w:line="360" w:lineRule="auto"/>
      </w:pPr>
    </w:p>
    <w:p>
      <w:pPr>
        <w:spacing w:after="0" w:line="360" w:lineRule="auto"/>
        <w:rPr>
          <w:rFonts w:eastAsia="仿宋"/>
          <w:bCs/>
        </w:rPr>
      </w:pPr>
      <w:r>
        <w:rPr>
          <w:rFonts w:ascii="仿宋" w:hAnsi="仿宋" w:eastAsia="仿宋"/>
          <w:bCs/>
          <w:color w:val="000000"/>
          <w:sz w:val="24"/>
        </w:rPr>
        <w:t>审批信息-短信模板</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模板名称</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短信模板</w:t>
            </w:r>
            <w:r>
              <w:rPr>
                <w:rFonts w:hint="eastAsia" w:ascii="仿宋" w:hAnsi="仿宋" w:eastAsia="仿宋"/>
                <w:color w:val="000000"/>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模板类型</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短信模板</w:t>
            </w:r>
            <w:r>
              <w:rPr>
                <w:rFonts w:hint="eastAsia" w:ascii="仿宋" w:hAnsi="仿宋" w:eastAsia="仿宋"/>
                <w:color w:val="000000"/>
                <w:sz w:val="24"/>
              </w:rPr>
              <w:t>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创建人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短信模板</w:t>
            </w:r>
            <w:r>
              <w:rPr>
                <w:rFonts w:hint="eastAsia" w:ascii="仿宋" w:hAnsi="仿宋" w:eastAsia="仿宋"/>
                <w:color w:val="000000"/>
                <w:sz w:val="24"/>
              </w:rPr>
              <w:t>创建人；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创建时间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rPr>
                <w:rFonts w:eastAsia="仿宋"/>
              </w:rPr>
            </w:pPr>
            <w:r>
              <w:rPr>
                <w:rFonts w:ascii="仿宋" w:hAnsi="仿宋" w:eastAsia="仿宋"/>
                <w:color w:val="000000"/>
                <w:sz w:val="24"/>
              </w:rPr>
              <w:t>短信模板</w:t>
            </w:r>
            <w:r>
              <w:rPr>
                <w:rFonts w:hint="eastAsia" w:ascii="仿宋" w:hAnsi="仿宋" w:eastAsia="仿宋"/>
                <w:color w:val="000000"/>
                <w:sz w:val="24"/>
              </w:rPr>
              <w:t>创建时间；格式：YYYY-MM-DD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模板内容</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短信模板</w:t>
            </w:r>
            <w:r>
              <w:rPr>
                <w:rFonts w:hint="eastAsia" w:ascii="仿宋" w:hAnsi="仿宋" w:eastAsia="仿宋"/>
                <w:color w:val="000000"/>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附件</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附件/按钮</w:t>
            </w:r>
          </w:p>
        </w:tc>
        <w:tc>
          <w:tcPr>
            <w:tcW w:w="2340" w:type="dxa"/>
          </w:tcPr>
          <w:p>
            <w:pPr>
              <w:spacing w:after="0" w:line="360" w:lineRule="auto"/>
              <w:rPr>
                <w:rFonts w:eastAsia="仿宋"/>
              </w:rPr>
            </w:pPr>
            <w:r>
              <w:rPr>
                <w:rFonts w:ascii="仿宋" w:hAnsi="仿宋" w:eastAsia="仿宋"/>
                <w:color w:val="000000"/>
                <w:sz w:val="24"/>
              </w:rPr>
              <w:t>短信模板</w:t>
            </w:r>
            <w:r>
              <w:rPr>
                <w:rFonts w:hint="eastAsia" w:ascii="仿宋" w:hAnsi="仿宋" w:eastAsia="仿宋"/>
                <w:color w:val="000000"/>
                <w:sz w:val="24"/>
              </w:rPr>
              <w:t>申请的附件；</w:t>
            </w:r>
            <w:r>
              <w:rPr>
                <w:rFonts w:ascii="仿宋" w:hAnsi="仿宋" w:eastAsia="仿宋"/>
                <w:color w:val="000000"/>
                <w:sz w:val="24"/>
              </w:rPr>
              <w:t>可展示多个附件；点击附件名称可下载</w:t>
            </w:r>
          </w:p>
        </w:tc>
      </w:tr>
    </w:tbl>
    <w:p>
      <w:pPr>
        <w:spacing w:line="360" w:lineRule="auto"/>
        <w:rPr>
          <w:ins w:id="236" w:author="wanao" w:date="2026-07-07T09:52:27Z"/>
          <w:rFonts w:hint="eastAsia"/>
          <w:bCs/>
          <w:color w:val="000000"/>
          <w:sz w:val="24"/>
        </w:rPr>
      </w:pPr>
      <w:ins w:id="237" w:author="wanao" w:date="2026-07-07T09:52:20Z">
        <w:r>
          <w:rPr>
            <w:rFonts w:ascii="仿宋" w:hAnsi="仿宋" w:eastAsia="仿宋"/>
            <w:bCs/>
            <w:color w:val="000000"/>
            <w:sz w:val="24"/>
          </w:rPr>
          <w:t>审批信息-短信</w:t>
        </w:r>
      </w:ins>
      <w:ins w:id="238" w:author="wanao" w:date="2026-07-07T09:52:25Z">
        <w:r>
          <w:rPr>
            <w:rFonts w:hint="eastAsia" w:ascii="仿宋" w:hAnsi="仿宋" w:eastAsia="仿宋"/>
            <w:bCs/>
            <w:color w:val="000000"/>
            <w:sz w:val="24"/>
            <w:lang w:val="en-US" w:eastAsia="zh-CN"/>
          </w:rPr>
          <w:t>发送</w:t>
        </w:r>
      </w:ins>
      <w:ins w:id="239" w:author="wanao" w:date="2026-07-07T09:52:20Z">
        <w:r>
          <w:rPr>
            <w:rFonts w:hint="eastAsia"/>
            <w:bCs/>
            <w:color w:val="000000"/>
            <w:sz w:val="24"/>
          </w:rPr>
          <w:t>：</w:t>
        </w:r>
      </w:ins>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240" w:author="wanao" w:date="2026-07-07T09:52:46Z"/>
        </w:trPr>
        <w:tc>
          <w:tcPr>
            <w:tcW w:w="2340" w:type="dxa"/>
          </w:tcPr>
          <w:p>
            <w:pPr>
              <w:spacing w:after="0" w:line="360" w:lineRule="auto"/>
              <w:rPr>
                <w:ins w:id="241" w:author="wanao" w:date="2026-07-07T09:52:46Z"/>
              </w:rPr>
            </w:pPr>
            <w:ins w:id="242" w:author="wanao" w:date="2026-07-07T09:52:46Z">
              <w:r>
                <w:rPr>
                  <w:rFonts w:ascii="仿宋" w:hAnsi="仿宋" w:eastAsia="仿宋"/>
                  <w:b/>
                  <w:color w:val="000000"/>
                  <w:sz w:val="24"/>
                </w:rPr>
                <w:t>要素名称</w:t>
              </w:r>
            </w:ins>
          </w:p>
        </w:tc>
        <w:tc>
          <w:tcPr>
            <w:tcW w:w="2340" w:type="dxa"/>
          </w:tcPr>
          <w:p>
            <w:pPr>
              <w:spacing w:after="0" w:line="360" w:lineRule="auto"/>
              <w:rPr>
                <w:ins w:id="243" w:author="wanao" w:date="2026-07-07T09:52:46Z"/>
              </w:rPr>
            </w:pPr>
            <w:ins w:id="244" w:author="wanao" w:date="2026-07-07T09:52:46Z">
              <w:r>
                <w:rPr>
                  <w:rFonts w:ascii="仿宋" w:hAnsi="仿宋" w:eastAsia="仿宋"/>
                  <w:b/>
                  <w:color w:val="000000"/>
                  <w:sz w:val="24"/>
                </w:rPr>
                <w:t>约束及校验规则</w:t>
              </w:r>
            </w:ins>
          </w:p>
        </w:tc>
        <w:tc>
          <w:tcPr>
            <w:tcW w:w="2340" w:type="dxa"/>
          </w:tcPr>
          <w:p>
            <w:pPr>
              <w:spacing w:after="0" w:line="360" w:lineRule="auto"/>
              <w:rPr>
                <w:ins w:id="245" w:author="wanao" w:date="2026-07-07T09:52:46Z"/>
              </w:rPr>
            </w:pPr>
            <w:ins w:id="246" w:author="wanao" w:date="2026-07-07T09:52:46Z">
              <w:r>
                <w:rPr>
                  <w:rFonts w:ascii="仿宋" w:hAnsi="仿宋" w:eastAsia="仿宋"/>
                  <w:b/>
                  <w:color w:val="000000"/>
                  <w:sz w:val="24"/>
                </w:rPr>
                <w:t>数据类型</w:t>
              </w:r>
            </w:ins>
          </w:p>
        </w:tc>
        <w:tc>
          <w:tcPr>
            <w:tcW w:w="2340" w:type="dxa"/>
          </w:tcPr>
          <w:p>
            <w:pPr>
              <w:spacing w:after="0" w:line="360" w:lineRule="auto"/>
              <w:rPr>
                <w:ins w:id="247" w:author="wanao" w:date="2026-07-07T09:52:46Z"/>
              </w:rPr>
            </w:pPr>
            <w:ins w:id="248" w:author="wanao" w:date="2026-07-07T09:52:46Z">
              <w:r>
                <w:rPr>
                  <w:rFonts w:ascii="仿宋" w:hAnsi="仿宋" w:eastAsia="仿宋"/>
                  <w:b/>
                  <w:color w:val="000000"/>
                  <w:sz w:val="24"/>
                </w:rPr>
                <w:t>说明</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249" w:author="wanao" w:date="2026-07-07T09:52:46Z"/>
        </w:trPr>
        <w:tc>
          <w:tcPr>
            <w:tcW w:w="2340" w:type="dxa"/>
          </w:tcPr>
          <w:p>
            <w:pPr>
              <w:spacing w:after="0" w:line="360" w:lineRule="auto"/>
              <w:rPr>
                <w:ins w:id="250" w:author="wanao" w:date="2026-07-07T09:52:46Z"/>
                <w:rFonts w:hint="eastAsia" w:eastAsia="仿宋"/>
                <w:lang w:val="en-US" w:eastAsia="zh-CN"/>
              </w:rPr>
            </w:pPr>
            <w:ins w:id="251" w:author="wanao" w:date="2026-07-07T09:52:46Z">
              <w:r>
                <w:rPr>
                  <w:rFonts w:ascii="仿宋" w:hAnsi="仿宋" w:eastAsia="仿宋"/>
                  <w:color w:val="000000"/>
                  <w:sz w:val="24"/>
                </w:rPr>
                <w:t>模板</w:t>
              </w:r>
            </w:ins>
            <w:ins w:id="252" w:author="wanao" w:date="2026-07-07T09:54:21Z">
              <w:r>
                <w:rPr>
                  <w:rFonts w:hint="eastAsia" w:ascii="仿宋" w:hAnsi="仿宋" w:eastAsia="仿宋"/>
                  <w:color w:val="000000"/>
                  <w:sz w:val="24"/>
                  <w:lang w:val="en-US" w:eastAsia="zh-CN"/>
                </w:rPr>
                <w:t>类型</w:t>
              </w:r>
            </w:ins>
          </w:p>
        </w:tc>
        <w:tc>
          <w:tcPr>
            <w:tcW w:w="2340" w:type="dxa"/>
          </w:tcPr>
          <w:p>
            <w:pPr>
              <w:spacing w:after="0" w:line="360" w:lineRule="auto"/>
              <w:rPr>
                <w:ins w:id="253" w:author="wanao" w:date="2026-07-07T09:52:46Z"/>
              </w:rPr>
            </w:pPr>
            <w:ins w:id="254" w:author="wanao" w:date="2026-07-07T09:52:46Z">
              <w:r>
                <w:rPr>
                  <w:rFonts w:hint="eastAsia" w:ascii="仿宋" w:hAnsi="仿宋" w:eastAsia="仿宋"/>
                  <w:color w:val="000000"/>
                  <w:sz w:val="24"/>
                </w:rPr>
                <w:t>反显</w:t>
              </w:r>
            </w:ins>
          </w:p>
        </w:tc>
        <w:tc>
          <w:tcPr>
            <w:tcW w:w="2340" w:type="dxa"/>
          </w:tcPr>
          <w:p>
            <w:pPr>
              <w:spacing w:after="0" w:line="360" w:lineRule="auto"/>
              <w:rPr>
                <w:ins w:id="255" w:author="wanao" w:date="2026-07-07T09:52:46Z"/>
              </w:rPr>
            </w:pPr>
            <w:ins w:id="256" w:author="wanao" w:date="2026-07-07T09:52:46Z">
              <w:r>
                <w:rPr>
                  <w:rFonts w:ascii="仿宋" w:hAnsi="仿宋" w:eastAsia="仿宋"/>
                  <w:color w:val="000000"/>
                  <w:sz w:val="24"/>
                </w:rPr>
                <w:t>文本</w:t>
              </w:r>
            </w:ins>
          </w:p>
        </w:tc>
        <w:tc>
          <w:tcPr>
            <w:tcW w:w="2340" w:type="dxa"/>
          </w:tcPr>
          <w:p>
            <w:pPr>
              <w:spacing w:after="0" w:line="360" w:lineRule="auto"/>
              <w:rPr>
                <w:ins w:id="257" w:author="wanao" w:date="2026-07-07T09:52:46Z"/>
                <w:rFonts w:eastAsia="仿宋"/>
              </w:rPr>
            </w:pPr>
            <w:ins w:id="258" w:author="wanao" w:date="2026-07-07T09:54:34Z">
              <w:r>
                <w:rPr>
                  <w:rFonts w:ascii="仿宋" w:hAnsi="仿宋" w:eastAsia="仿宋"/>
                  <w:color w:val="000000"/>
                  <w:sz w:val="24"/>
                </w:rPr>
                <w:t>短信模板</w:t>
              </w:r>
            </w:ins>
            <w:ins w:id="259" w:author="wanao" w:date="2026-07-07T09:54:34Z">
              <w:r>
                <w:rPr>
                  <w:rFonts w:hint="eastAsia" w:ascii="仿宋" w:hAnsi="仿宋" w:eastAsia="仿宋"/>
                  <w:color w:val="000000"/>
                  <w:sz w:val="24"/>
                </w:rPr>
                <w:t>类型</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260" w:author="wanao" w:date="2026-07-07T09:52:46Z"/>
        </w:trPr>
        <w:tc>
          <w:tcPr>
            <w:tcW w:w="2340" w:type="dxa"/>
          </w:tcPr>
          <w:p>
            <w:pPr>
              <w:spacing w:after="0" w:line="360" w:lineRule="auto"/>
              <w:rPr>
                <w:ins w:id="261" w:author="wanao" w:date="2026-07-07T09:52:46Z"/>
              </w:rPr>
            </w:pPr>
            <w:ins w:id="262" w:author="wanao" w:date="2026-07-07T09:54:26Z">
              <w:r>
                <w:rPr>
                  <w:rFonts w:hint="eastAsia" w:ascii="仿宋" w:hAnsi="仿宋" w:eastAsia="仿宋"/>
                  <w:color w:val="000000"/>
                  <w:sz w:val="24"/>
                  <w:lang w:val="en-US" w:eastAsia="zh-CN"/>
                </w:rPr>
                <w:t>短信</w:t>
              </w:r>
            </w:ins>
            <w:ins w:id="263" w:author="wanao" w:date="2026-07-07T09:52:46Z">
              <w:r>
                <w:rPr>
                  <w:rFonts w:ascii="仿宋" w:hAnsi="仿宋" w:eastAsia="仿宋"/>
                  <w:color w:val="000000"/>
                  <w:sz w:val="24"/>
                </w:rPr>
                <w:t>模板</w:t>
              </w:r>
            </w:ins>
          </w:p>
        </w:tc>
        <w:tc>
          <w:tcPr>
            <w:tcW w:w="2340" w:type="dxa"/>
          </w:tcPr>
          <w:p>
            <w:pPr>
              <w:spacing w:after="0" w:line="360" w:lineRule="auto"/>
              <w:rPr>
                <w:ins w:id="264" w:author="wanao" w:date="2026-07-07T09:52:46Z"/>
              </w:rPr>
            </w:pPr>
            <w:ins w:id="265" w:author="wanao" w:date="2026-07-07T09:52:46Z">
              <w:r>
                <w:rPr>
                  <w:rFonts w:hint="eastAsia" w:ascii="仿宋" w:hAnsi="仿宋" w:eastAsia="仿宋"/>
                  <w:color w:val="000000"/>
                  <w:sz w:val="24"/>
                </w:rPr>
                <w:t>反显</w:t>
              </w:r>
            </w:ins>
          </w:p>
        </w:tc>
        <w:tc>
          <w:tcPr>
            <w:tcW w:w="2340" w:type="dxa"/>
          </w:tcPr>
          <w:p>
            <w:pPr>
              <w:spacing w:after="0" w:line="360" w:lineRule="auto"/>
              <w:rPr>
                <w:ins w:id="266" w:author="wanao" w:date="2026-07-07T09:52:46Z"/>
              </w:rPr>
            </w:pPr>
            <w:ins w:id="267" w:author="wanao" w:date="2026-07-07T09:52:46Z">
              <w:r>
                <w:rPr>
                  <w:rFonts w:ascii="仿宋" w:hAnsi="仿宋" w:eastAsia="仿宋"/>
                  <w:color w:val="000000"/>
                  <w:sz w:val="24"/>
                </w:rPr>
                <w:t>文本</w:t>
              </w:r>
            </w:ins>
          </w:p>
        </w:tc>
        <w:tc>
          <w:tcPr>
            <w:tcW w:w="2340" w:type="dxa"/>
          </w:tcPr>
          <w:p>
            <w:pPr>
              <w:spacing w:after="0" w:line="360" w:lineRule="auto"/>
              <w:rPr>
                <w:ins w:id="268" w:author="wanao" w:date="2026-07-07T09:52:46Z"/>
                <w:rFonts w:hint="eastAsia" w:eastAsia="仿宋"/>
                <w:lang w:val="en-US" w:eastAsia="zh-CN"/>
              </w:rPr>
            </w:pPr>
            <w:ins w:id="269" w:author="wanao" w:date="2026-07-07T09:52:46Z">
              <w:r>
                <w:rPr>
                  <w:rFonts w:ascii="仿宋" w:hAnsi="仿宋" w:eastAsia="仿宋"/>
                  <w:color w:val="000000"/>
                  <w:sz w:val="24"/>
                </w:rPr>
                <w:t>短信模板</w:t>
              </w:r>
            </w:ins>
            <w:ins w:id="270" w:author="wanao" w:date="2026-07-07T09:54:47Z">
              <w:r>
                <w:rPr>
                  <w:rFonts w:hint="eastAsia" w:ascii="仿宋" w:hAnsi="仿宋" w:eastAsia="仿宋"/>
                  <w:color w:val="000000"/>
                  <w:sz w:val="24"/>
                  <w:lang w:val="en-US" w:eastAsia="zh-CN"/>
                </w:rPr>
                <w:t>名称</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271" w:author="wanao" w:date="2026-07-07T09:52:46Z"/>
        </w:trPr>
        <w:tc>
          <w:tcPr>
            <w:tcW w:w="2340" w:type="dxa"/>
          </w:tcPr>
          <w:p>
            <w:pPr>
              <w:spacing w:after="0" w:line="360" w:lineRule="auto"/>
              <w:rPr>
                <w:ins w:id="272" w:author="wanao" w:date="2026-07-07T09:52:46Z"/>
                <w:rFonts w:hint="default" w:eastAsia="仿宋"/>
                <w:lang w:val="en-US" w:eastAsia="zh-CN"/>
              </w:rPr>
            </w:pPr>
            <w:ins w:id="273" w:author="wanao" w:date="2026-07-07T09:55:00Z">
              <w:r>
                <w:rPr>
                  <w:rFonts w:hint="eastAsia" w:ascii="仿宋" w:hAnsi="仿宋" w:eastAsia="仿宋"/>
                  <w:color w:val="000000"/>
                  <w:sz w:val="24"/>
                  <w:lang w:val="en-US" w:eastAsia="zh-CN"/>
                </w:rPr>
                <w:t>模板</w:t>
              </w:r>
            </w:ins>
            <w:ins w:id="274" w:author="wanao" w:date="2026-07-07T09:55:02Z">
              <w:r>
                <w:rPr>
                  <w:rFonts w:hint="eastAsia" w:ascii="仿宋" w:hAnsi="仿宋" w:eastAsia="仿宋"/>
                  <w:color w:val="000000"/>
                  <w:sz w:val="24"/>
                  <w:lang w:val="en-US" w:eastAsia="zh-CN"/>
                </w:rPr>
                <w:t>内容</w:t>
              </w:r>
            </w:ins>
          </w:p>
        </w:tc>
        <w:tc>
          <w:tcPr>
            <w:tcW w:w="2340" w:type="dxa"/>
          </w:tcPr>
          <w:p>
            <w:pPr>
              <w:spacing w:after="0" w:line="360" w:lineRule="auto"/>
              <w:rPr>
                <w:ins w:id="275" w:author="wanao" w:date="2026-07-07T09:52:46Z"/>
              </w:rPr>
            </w:pPr>
            <w:ins w:id="276" w:author="wanao" w:date="2026-07-07T09:52:46Z">
              <w:r>
                <w:rPr>
                  <w:rFonts w:hint="eastAsia" w:ascii="仿宋" w:hAnsi="仿宋" w:eastAsia="仿宋"/>
                  <w:color w:val="000000"/>
                  <w:sz w:val="24"/>
                </w:rPr>
                <w:t>反显</w:t>
              </w:r>
            </w:ins>
          </w:p>
        </w:tc>
        <w:tc>
          <w:tcPr>
            <w:tcW w:w="2340" w:type="dxa"/>
          </w:tcPr>
          <w:p>
            <w:pPr>
              <w:spacing w:after="0" w:line="360" w:lineRule="auto"/>
              <w:rPr>
                <w:ins w:id="277" w:author="wanao" w:date="2026-07-07T09:52:46Z"/>
              </w:rPr>
            </w:pPr>
            <w:ins w:id="278" w:author="wanao" w:date="2026-07-07T09:52:46Z">
              <w:r>
                <w:rPr>
                  <w:rFonts w:ascii="仿宋" w:hAnsi="仿宋" w:eastAsia="仿宋"/>
                  <w:color w:val="000000"/>
                  <w:sz w:val="24"/>
                </w:rPr>
                <w:t>文本</w:t>
              </w:r>
            </w:ins>
          </w:p>
        </w:tc>
        <w:tc>
          <w:tcPr>
            <w:tcW w:w="2340" w:type="dxa"/>
          </w:tcPr>
          <w:p>
            <w:pPr>
              <w:spacing w:after="0" w:line="360" w:lineRule="auto"/>
              <w:rPr>
                <w:ins w:id="279" w:author="wanao" w:date="2026-07-07T09:52:46Z"/>
                <w:rFonts w:eastAsia="仿宋"/>
              </w:rPr>
            </w:pPr>
            <w:ins w:id="280" w:author="wanao" w:date="2026-07-07T09:55:21Z">
              <w:r>
                <w:rPr>
                  <w:rFonts w:ascii="仿宋" w:hAnsi="仿宋" w:eastAsia="仿宋"/>
                  <w:color w:val="000000"/>
                  <w:sz w:val="24"/>
                </w:rPr>
                <w:t>短信模板</w:t>
              </w:r>
            </w:ins>
            <w:ins w:id="281" w:author="wanao" w:date="2026-07-07T09:55:21Z">
              <w:r>
                <w:rPr>
                  <w:rFonts w:hint="eastAsia" w:ascii="仿宋" w:hAnsi="仿宋" w:eastAsia="仿宋"/>
                  <w:color w:val="000000"/>
                  <w:sz w:val="24"/>
                </w:rPr>
                <w:t>内容</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282" w:author="wanao" w:date="2026-07-07T09:55:31Z"/>
        </w:trPr>
        <w:tc>
          <w:tcPr>
            <w:tcW w:w="2340" w:type="dxa"/>
          </w:tcPr>
          <w:p>
            <w:pPr>
              <w:spacing w:after="0" w:line="360" w:lineRule="auto"/>
              <w:rPr>
                <w:ins w:id="283" w:author="wanao" w:date="2026-07-07T09:55:31Z"/>
                <w:rFonts w:hint="default" w:ascii="仿宋" w:hAnsi="仿宋" w:eastAsia="仿宋"/>
                <w:color w:val="000000"/>
                <w:sz w:val="24"/>
                <w:lang w:val="en-US" w:eastAsia="zh-CN"/>
              </w:rPr>
            </w:pPr>
            <w:ins w:id="284" w:author="wanao" w:date="2026-07-07T09:55:34Z">
              <w:r>
                <w:rPr>
                  <w:rFonts w:hint="eastAsia" w:ascii="仿宋" w:hAnsi="仿宋" w:eastAsia="仿宋"/>
                  <w:color w:val="000000"/>
                  <w:sz w:val="24"/>
                  <w:lang w:val="en-US" w:eastAsia="zh-CN"/>
                </w:rPr>
                <w:t>发送</w:t>
              </w:r>
            </w:ins>
            <w:ins w:id="285" w:author="wanao" w:date="2026-07-07T09:55:35Z">
              <w:r>
                <w:rPr>
                  <w:rFonts w:hint="eastAsia" w:ascii="仿宋" w:hAnsi="仿宋" w:eastAsia="仿宋"/>
                  <w:color w:val="000000"/>
                  <w:sz w:val="24"/>
                  <w:lang w:val="en-US" w:eastAsia="zh-CN"/>
                </w:rPr>
                <w:t>客户</w:t>
              </w:r>
            </w:ins>
          </w:p>
        </w:tc>
        <w:tc>
          <w:tcPr>
            <w:tcW w:w="2340" w:type="dxa"/>
          </w:tcPr>
          <w:p>
            <w:pPr>
              <w:spacing w:after="0" w:line="360" w:lineRule="auto"/>
              <w:rPr>
                <w:ins w:id="286" w:author="wanao" w:date="2026-07-07T09:55:31Z"/>
                <w:rFonts w:hint="eastAsia" w:ascii="仿宋" w:hAnsi="仿宋" w:eastAsia="仿宋"/>
                <w:color w:val="000000"/>
                <w:sz w:val="24"/>
              </w:rPr>
            </w:pPr>
            <w:ins w:id="287" w:author="wanao" w:date="2026-07-07T09:55:50Z">
              <w:r>
                <w:rPr>
                  <w:rFonts w:hint="eastAsia" w:ascii="仿宋" w:hAnsi="仿宋" w:eastAsia="仿宋"/>
                  <w:color w:val="000000"/>
                  <w:sz w:val="24"/>
                </w:rPr>
                <w:t>反显</w:t>
              </w:r>
            </w:ins>
          </w:p>
        </w:tc>
        <w:tc>
          <w:tcPr>
            <w:tcW w:w="2340" w:type="dxa"/>
          </w:tcPr>
          <w:p>
            <w:pPr>
              <w:spacing w:after="0" w:line="360" w:lineRule="auto"/>
              <w:rPr>
                <w:ins w:id="288" w:author="wanao" w:date="2026-07-07T09:55:31Z"/>
                <w:rFonts w:ascii="仿宋" w:hAnsi="仿宋" w:eastAsia="仿宋"/>
                <w:color w:val="000000"/>
                <w:sz w:val="24"/>
              </w:rPr>
            </w:pPr>
            <w:ins w:id="289" w:author="wanao" w:date="2026-07-07T09:55:53Z">
              <w:r>
                <w:rPr>
                  <w:rFonts w:ascii="仿宋" w:hAnsi="仿宋" w:eastAsia="仿宋"/>
                  <w:color w:val="000000"/>
                  <w:sz w:val="24"/>
                </w:rPr>
                <w:t>文本</w:t>
              </w:r>
            </w:ins>
          </w:p>
        </w:tc>
        <w:tc>
          <w:tcPr>
            <w:tcW w:w="2340" w:type="dxa"/>
          </w:tcPr>
          <w:p>
            <w:pPr>
              <w:spacing w:after="0" w:line="360" w:lineRule="auto"/>
              <w:rPr>
                <w:ins w:id="290" w:author="wanao" w:date="2026-07-07T09:55:31Z"/>
                <w:rFonts w:hint="default" w:ascii="仿宋" w:hAnsi="仿宋" w:eastAsia="仿宋"/>
                <w:color w:val="000000"/>
                <w:sz w:val="24"/>
                <w:lang w:val="en-US" w:eastAsia="zh-CN"/>
              </w:rPr>
            </w:pPr>
            <w:ins w:id="291" w:author="wanao" w:date="2026-07-07T09:55:56Z">
              <w:r>
                <w:rPr>
                  <w:rFonts w:hint="eastAsia" w:ascii="仿宋" w:hAnsi="仿宋" w:eastAsia="仿宋"/>
                  <w:color w:val="000000"/>
                  <w:sz w:val="24"/>
                  <w:lang w:val="en-US" w:eastAsia="zh-CN"/>
                </w:rPr>
                <w:t>发送</w:t>
              </w:r>
            </w:ins>
            <w:ins w:id="292" w:author="wanao" w:date="2026-07-07T09:55:58Z">
              <w:r>
                <w:rPr>
                  <w:rFonts w:hint="eastAsia" w:ascii="仿宋" w:hAnsi="仿宋" w:eastAsia="仿宋"/>
                  <w:color w:val="000000"/>
                  <w:sz w:val="24"/>
                  <w:lang w:val="en-US" w:eastAsia="zh-CN"/>
                </w:rPr>
                <w:t>短信</w:t>
              </w:r>
            </w:ins>
            <w:ins w:id="293" w:author="wanao" w:date="2026-07-07T09:55:59Z">
              <w:r>
                <w:rPr>
                  <w:rFonts w:hint="eastAsia" w:ascii="仿宋" w:hAnsi="仿宋" w:eastAsia="仿宋"/>
                  <w:color w:val="000000"/>
                  <w:sz w:val="24"/>
                  <w:lang w:val="en-US" w:eastAsia="zh-CN"/>
                </w:rPr>
                <w:t>客户数</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294" w:author="wanao" w:date="2026-07-07T09:52:46Z"/>
        </w:trPr>
        <w:tc>
          <w:tcPr>
            <w:tcW w:w="2340" w:type="dxa"/>
          </w:tcPr>
          <w:p>
            <w:pPr>
              <w:spacing w:after="0" w:line="360" w:lineRule="auto"/>
              <w:rPr>
                <w:ins w:id="295" w:author="wanao" w:date="2026-07-07T09:52:46Z"/>
              </w:rPr>
            </w:pPr>
            <w:ins w:id="296" w:author="wanao" w:date="2026-07-07T09:56:05Z">
              <w:r>
                <w:rPr>
                  <w:rFonts w:hint="eastAsia" w:ascii="仿宋" w:hAnsi="仿宋" w:eastAsia="仿宋"/>
                  <w:color w:val="000000"/>
                  <w:sz w:val="24"/>
                  <w:lang w:val="en-US" w:eastAsia="zh-CN"/>
                </w:rPr>
                <w:t>发送</w:t>
              </w:r>
            </w:ins>
            <w:ins w:id="297" w:author="wanao" w:date="2026-07-07T09:52:46Z">
              <w:r>
                <w:rPr>
                  <w:rFonts w:ascii="仿宋" w:hAnsi="仿宋" w:eastAsia="仿宋"/>
                  <w:color w:val="000000"/>
                  <w:sz w:val="24"/>
                </w:rPr>
                <w:t>时间</w:t>
              </w:r>
            </w:ins>
          </w:p>
        </w:tc>
        <w:tc>
          <w:tcPr>
            <w:tcW w:w="2340" w:type="dxa"/>
          </w:tcPr>
          <w:p>
            <w:pPr>
              <w:spacing w:after="0" w:line="360" w:lineRule="auto"/>
              <w:rPr>
                <w:ins w:id="298" w:author="wanao" w:date="2026-07-07T09:52:46Z"/>
              </w:rPr>
            </w:pPr>
            <w:ins w:id="299" w:author="wanao" w:date="2026-07-07T09:52:46Z">
              <w:r>
                <w:rPr>
                  <w:rFonts w:hint="eastAsia" w:ascii="仿宋" w:hAnsi="仿宋" w:eastAsia="仿宋"/>
                  <w:color w:val="000000"/>
                  <w:sz w:val="24"/>
                </w:rPr>
                <w:t>反显</w:t>
              </w:r>
            </w:ins>
          </w:p>
        </w:tc>
        <w:tc>
          <w:tcPr>
            <w:tcW w:w="2340" w:type="dxa"/>
          </w:tcPr>
          <w:p>
            <w:pPr>
              <w:spacing w:after="0" w:line="360" w:lineRule="auto"/>
              <w:rPr>
                <w:ins w:id="300" w:author="wanao" w:date="2026-07-07T09:52:46Z"/>
              </w:rPr>
            </w:pPr>
            <w:ins w:id="301" w:author="wanao" w:date="2026-07-07T09:52:46Z">
              <w:r>
                <w:rPr>
                  <w:rFonts w:ascii="仿宋" w:hAnsi="仿宋" w:eastAsia="仿宋"/>
                  <w:color w:val="000000"/>
                  <w:sz w:val="24"/>
                </w:rPr>
                <w:t>日期时间</w:t>
              </w:r>
            </w:ins>
          </w:p>
        </w:tc>
        <w:tc>
          <w:tcPr>
            <w:tcW w:w="2340" w:type="dxa"/>
          </w:tcPr>
          <w:p>
            <w:pPr>
              <w:spacing w:after="0" w:line="360" w:lineRule="auto"/>
              <w:rPr>
                <w:ins w:id="302" w:author="wanao" w:date="2026-07-07T09:52:46Z"/>
                <w:rFonts w:eastAsia="仿宋"/>
              </w:rPr>
            </w:pPr>
            <w:ins w:id="303" w:author="wanao" w:date="2026-07-07T09:52:46Z">
              <w:r>
                <w:rPr>
                  <w:rFonts w:ascii="仿宋" w:hAnsi="仿宋" w:eastAsia="仿宋"/>
                  <w:color w:val="000000"/>
                  <w:sz w:val="24"/>
                </w:rPr>
                <w:t>短信</w:t>
              </w:r>
            </w:ins>
            <w:ins w:id="304" w:author="wanao" w:date="2026-07-07T09:56:17Z">
              <w:r>
                <w:rPr>
                  <w:rFonts w:hint="eastAsia" w:ascii="仿宋" w:hAnsi="仿宋" w:eastAsia="仿宋"/>
                  <w:color w:val="000000"/>
                  <w:sz w:val="24"/>
                  <w:lang w:val="en-US" w:eastAsia="zh-CN"/>
                </w:rPr>
                <w:t>发送</w:t>
              </w:r>
            </w:ins>
            <w:ins w:id="305" w:author="wanao" w:date="2026-07-07T09:52:46Z">
              <w:r>
                <w:rPr>
                  <w:rFonts w:hint="eastAsia" w:ascii="仿宋" w:hAnsi="仿宋" w:eastAsia="仿宋"/>
                  <w:color w:val="000000"/>
                  <w:sz w:val="24"/>
                </w:rPr>
                <w:t>时间；格式：YYYY-MM-DD hh:mm</w:t>
              </w:r>
            </w:ins>
          </w:p>
        </w:tc>
      </w:tr>
    </w:tbl>
    <w:p>
      <w:pPr>
        <w:spacing w:line="360" w:lineRule="auto"/>
        <w:rPr>
          <w:rFonts w:hint="eastAsia"/>
          <w:bCs/>
          <w:color w:val="000000"/>
          <w:sz w:val="24"/>
        </w:rPr>
      </w:pPr>
    </w:p>
    <w:p>
      <w:pPr>
        <w:spacing w:after="0" w:line="360" w:lineRule="auto"/>
        <w:rPr>
          <w:rFonts w:eastAsia="仿宋"/>
        </w:rPr>
      </w:pPr>
      <w:r>
        <w:rPr>
          <w:rFonts w:ascii="仿宋" w:hAnsi="仿宋" w:eastAsia="仿宋"/>
          <w:bCs/>
          <w:color w:val="000000"/>
          <w:sz w:val="24"/>
        </w:rPr>
        <w:t>审批流程</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申请发起人；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rPr>
                <w:rFonts w:eastAsia="仿宋"/>
              </w:rPr>
            </w:pPr>
            <w:r>
              <w:rPr>
                <w:rFonts w:hint="eastAsia" w:ascii="仿宋" w:hAnsi="仿宋" w:eastAsia="仿宋"/>
                <w:color w:val="000000"/>
                <w:sz w:val="24"/>
              </w:rPr>
              <w:t>申请提交时间；格式：YYYY-MM-DD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审批</w:t>
            </w:r>
            <w:r>
              <w:rPr>
                <w:rFonts w:ascii="仿宋" w:hAnsi="仿宋" w:eastAsia="仿宋"/>
                <w:color w:val="000000"/>
                <w:sz w:val="24"/>
              </w:rPr>
              <w:t>节点图标</w:t>
            </w:r>
          </w:p>
        </w:tc>
        <w:tc>
          <w:tcPr>
            <w:tcW w:w="2340" w:type="dxa"/>
          </w:tcPr>
          <w:p>
            <w:pPr>
              <w:spacing w:after="0" w:line="360" w:lineRule="auto"/>
              <w:rPr>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图片</w:t>
            </w:r>
          </w:p>
        </w:tc>
        <w:tc>
          <w:tcPr>
            <w:tcW w:w="2340" w:type="dxa"/>
          </w:tcPr>
          <w:p>
            <w:pPr>
              <w:spacing w:after="0" w:line="360" w:lineRule="auto"/>
              <w:rPr>
                <w:rFonts w:eastAsia="仿宋"/>
              </w:rPr>
            </w:pPr>
            <w:r>
              <w:rPr>
                <w:rFonts w:hint="eastAsia" w:ascii="仿宋" w:hAnsi="仿宋" w:eastAsia="仿宋"/>
                <w:color w:val="000000"/>
                <w:sz w:val="24"/>
              </w:rPr>
              <w:t>按系统配置的审批顺序展示审批节点；</w:t>
            </w:r>
            <w:r>
              <w:rPr>
                <w:rFonts w:ascii="仿宋" w:hAnsi="仿宋" w:eastAsia="仿宋"/>
                <w:color w:val="000000"/>
                <w:sz w:val="24"/>
              </w:rPr>
              <w:t>未完成</w:t>
            </w:r>
            <w:r>
              <w:rPr>
                <w:rFonts w:hint="eastAsia" w:ascii="仿宋" w:hAnsi="仿宋" w:eastAsia="仿宋"/>
                <w:color w:val="000000"/>
                <w:sz w:val="24"/>
              </w:rPr>
              <w:t>的节点</w:t>
            </w:r>
            <w:r>
              <w:rPr>
                <w:rFonts w:ascii="仿宋" w:hAnsi="仿宋" w:eastAsia="仿宋"/>
                <w:color w:val="000000"/>
                <w:sz w:val="24"/>
              </w:rPr>
              <w:t>为灰色</w:t>
            </w:r>
            <w:r>
              <w:rPr>
                <w:rFonts w:hint="eastAsia" w:ascii="仿宋" w:hAnsi="仿宋" w:eastAsia="仿宋"/>
                <w:color w:val="000000"/>
                <w:sz w:val="24"/>
              </w:rPr>
              <w:t>图标</w:t>
            </w:r>
            <w:r>
              <w:rPr>
                <w:rFonts w:ascii="仿宋" w:hAnsi="仿宋" w:eastAsia="仿宋"/>
                <w:color w:val="000000"/>
                <w:sz w:val="24"/>
              </w:rPr>
              <w:t>，已完成</w:t>
            </w:r>
            <w:r>
              <w:rPr>
                <w:rFonts w:hint="eastAsia" w:ascii="仿宋" w:hAnsi="仿宋" w:eastAsia="仿宋"/>
                <w:color w:val="000000"/>
                <w:sz w:val="24"/>
              </w:rPr>
              <w:t>节点</w:t>
            </w:r>
            <w:r>
              <w:rPr>
                <w:rFonts w:ascii="仿宋" w:hAnsi="仿宋" w:eastAsia="仿宋"/>
                <w:color w:val="000000"/>
                <w:sz w:val="24"/>
              </w:rPr>
              <w:t>为亮色</w:t>
            </w:r>
            <w:r>
              <w:rPr>
                <w:rFonts w:hint="eastAsia" w:ascii="仿宋" w:hAnsi="仿宋" w:eastAsia="仿宋"/>
                <w:color w:val="000000"/>
                <w:sz w:val="24"/>
              </w:rPr>
              <w:t>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审批节点下的审批人；可展示多个审批人；格式：</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rPr>
                <w:rFonts w:eastAsia="仿宋"/>
              </w:rPr>
            </w:pPr>
            <w:r>
              <w:rPr>
                <w:rFonts w:hint="eastAsia" w:ascii="仿宋" w:hAnsi="仿宋" w:eastAsia="仿宋"/>
                <w:color w:val="000000"/>
                <w:sz w:val="24"/>
              </w:rPr>
              <w:t>未完成的审批节点不展示此字段；格式：YYYY-MM-DD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审批意见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未完成的审批节点不展示此字段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确定</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rPr>
                <w:rFonts w:eastAsia="仿宋"/>
              </w:rPr>
            </w:pPr>
            <w:r>
              <w:rPr>
                <w:rFonts w:ascii="仿宋" w:hAnsi="仿宋" w:eastAsia="仿宋"/>
                <w:color w:val="000000"/>
                <w:sz w:val="24"/>
              </w:rPr>
              <w:t>右下角操作按钮字段</w:t>
            </w:r>
            <w:r>
              <w:rPr>
                <w:rFonts w:hint="eastAsia"/>
                <w:color w:val="000000"/>
                <w:sz w:val="24"/>
              </w:rPr>
              <w:t>；</w:t>
            </w:r>
            <w:r>
              <w:rPr>
                <w:rFonts w:ascii="仿宋" w:hAnsi="仿宋" w:eastAsia="仿宋"/>
                <w:color w:val="000000"/>
                <w:sz w:val="24"/>
              </w:rPr>
              <w:t>点击后关闭详情页</w:t>
            </w:r>
          </w:p>
        </w:tc>
      </w:tr>
    </w:tbl>
    <w:p>
      <w:pPr>
        <w:spacing w:line="360" w:lineRule="auto"/>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after="0" w:line="360" w:lineRule="auto"/>
      </w:pPr>
      <w:r>
        <w:rPr>
          <w:rFonts w:ascii="仿宋" w:hAnsi="仿宋" w:eastAsia="仿宋"/>
          <w:color w:val="000000"/>
          <w:sz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color w:val="000000"/>
          <w:sz w:val="24"/>
        </w:rPr>
      </w:pPr>
      <w:r>
        <w:rPr>
          <w:rFonts w:ascii="仿宋" w:hAnsi="仿宋" w:eastAsia="仿宋"/>
          <w:color w:val="000000"/>
          <w:sz w:val="24"/>
        </w:rPr>
        <w:t>不涉及。</w:t>
      </w:r>
    </w:p>
    <w:p>
      <w:pPr>
        <w:pStyle w:val="6"/>
        <w:numPr>
          <w:ilvl w:val="3"/>
          <w:numId w:val="14"/>
        </w:numPr>
        <w:spacing w:line="360" w:lineRule="auto"/>
        <w:rPr>
          <w:rFonts w:ascii="仿宋" w:hAnsi="仿宋" w:eastAsia="仿宋"/>
        </w:rPr>
      </w:pPr>
      <w:r>
        <w:rPr>
          <w:rFonts w:hint="eastAsia" w:ascii="仿宋" w:hAnsi="仿宋" w:eastAsia="仿宋"/>
        </w:rPr>
        <w:t>待办审批</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待办审批-列表</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color w:val="000000"/>
          <w:sz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集中查看本人待审批及已审批的申请事项，并按审批状态分类执行审批处理或查看审批结果。</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after="0" w:line="360" w:lineRule="auto"/>
        <w:rPr>
          <w:rFonts w:ascii="仿宋" w:hAnsi="仿宋" w:eastAsia="仿宋"/>
          <w:color w:val="000000"/>
          <w:sz w:val="24"/>
        </w:rPr>
      </w:pPr>
      <w:r>
        <w:rPr>
          <w:rFonts w:ascii="仿宋" w:hAnsi="仿宋" w:eastAsia="仿宋"/>
          <w:color w:val="000000"/>
          <w:sz w:val="24"/>
        </w:rPr>
        <w:t>“审批中”“</w:t>
      </w:r>
      <w:r>
        <w:rPr>
          <w:rFonts w:hint="eastAsia" w:ascii="仿宋" w:hAnsi="仿宋" w:eastAsia="仿宋"/>
          <w:color w:val="000000"/>
          <w:sz w:val="24"/>
        </w:rPr>
        <w:t>已</w:t>
      </w:r>
      <w:r>
        <w:rPr>
          <w:rFonts w:ascii="仿宋" w:hAnsi="仿宋" w:eastAsia="仿宋"/>
          <w:color w:val="000000"/>
          <w:sz w:val="24"/>
        </w:rPr>
        <w:t>审批”</w:t>
      </w:r>
      <w:r>
        <w:rPr>
          <w:rFonts w:hint="eastAsia" w:ascii="仿宋" w:hAnsi="仿宋" w:eastAsia="仿宋"/>
          <w:color w:val="000000"/>
          <w:sz w:val="24"/>
        </w:rPr>
        <w:t>两</w:t>
      </w:r>
      <w:r>
        <w:rPr>
          <w:rFonts w:ascii="仿宋" w:hAnsi="仿宋" w:eastAsia="仿宋"/>
          <w:color w:val="000000"/>
          <w:sz w:val="24"/>
        </w:rPr>
        <w:t>个Tab页面，查询条件区</w:t>
      </w:r>
      <w:r>
        <w:rPr>
          <w:rFonts w:hint="eastAsia" w:ascii="仿宋" w:hAnsi="仿宋" w:eastAsia="仿宋"/>
          <w:color w:val="000000"/>
          <w:sz w:val="24"/>
        </w:rPr>
        <w:t>的查询条件一致，即</w:t>
      </w:r>
      <w:r>
        <w:rPr>
          <w:rFonts w:ascii="仿宋" w:hAnsi="仿宋" w:eastAsia="仿宋"/>
          <w:color w:val="000000"/>
          <w:sz w:val="24"/>
        </w:rPr>
        <w:t>申请类型、申请时间、申请人、流程状态进行查询。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pPr>
            <w:r>
              <w:rPr>
                <w:rFonts w:ascii="仿宋" w:hAnsi="仿宋" w:eastAsia="仿宋"/>
                <w:color w:val="000000"/>
                <w:sz w:val="24"/>
              </w:rPr>
              <w:t>非必输</w:t>
            </w:r>
          </w:p>
        </w:tc>
        <w:tc>
          <w:tcPr>
            <w:tcW w:w="2340" w:type="dxa"/>
          </w:tcPr>
          <w:p>
            <w:pPr>
              <w:spacing w:after="0" w:line="360" w:lineRule="auto"/>
            </w:pPr>
            <w:r>
              <w:rPr>
                <w:rFonts w:ascii="仿宋" w:hAnsi="仿宋" w:eastAsia="仿宋"/>
                <w:color w:val="000000"/>
                <w:sz w:val="24"/>
              </w:rPr>
              <w:t>下拉框</w:t>
            </w:r>
          </w:p>
        </w:tc>
        <w:tc>
          <w:tcPr>
            <w:tcW w:w="2340" w:type="dxa"/>
          </w:tcPr>
          <w:p>
            <w:pPr>
              <w:spacing w:after="0" w:line="360" w:lineRule="auto"/>
            </w:pPr>
            <w:r>
              <w:rPr>
                <w:rFonts w:ascii="仿宋" w:hAnsi="仿宋" w:eastAsia="仿宋"/>
                <w:color w:val="000000"/>
                <w:sz w:val="24"/>
              </w:rPr>
              <w:t>下拉选择；选项为“全部”“客户移交”</w:t>
            </w:r>
            <w:r>
              <w:rPr>
                <w:rFonts w:hint="eastAsia" w:ascii="仿宋" w:hAnsi="仿宋" w:eastAsia="仿宋"/>
                <w:color w:val="000000"/>
                <w:sz w:val="24"/>
              </w:rPr>
              <w:t>“客户申领”</w:t>
            </w:r>
            <w:r>
              <w:rPr>
                <w:rFonts w:ascii="仿宋" w:hAnsi="仿宋" w:eastAsia="仿宋"/>
                <w:color w:val="000000"/>
                <w:sz w:val="24"/>
              </w:rPr>
              <w:t>“目标任务”“沙龙活动”“短信模板”</w:t>
            </w:r>
            <w:ins w:id="306" w:author="wanao" w:date="2026-07-07T10:02:46Z">
              <w:r>
                <w:rPr>
                  <w:rFonts w:hint="eastAsia" w:ascii="仿宋" w:hAnsi="仿宋" w:eastAsia="仿宋"/>
                  <w:color w:val="000000"/>
                  <w:sz w:val="24"/>
                  <w:lang w:eastAsia="zh-CN"/>
                </w:rPr>
                <w:t>“</w:t>
              </w:r>
            </w:ins>
            <w:ins w:id="307" w:author="wanao" w:date="2026-07-07T10:02:49Z">
              <w:r>
                <w:rPr>
                  <w:rFonts w:hint="eastAsia" w:ascii="仿宋" w:hAnsi="仿宋" w:eastAsia="仿宋"/>
                  <w:color w:val="000000"/>
                  <w:sz w:val="24"/>
                  <w:lang w:val="en-US" w:eastAsia="zh-CN"/>
                </w:rPr>
                <w:t>短信</w:t>
              </w:r>
            </w:ins>
            <w:ins w:id="308" w:author="wanao" w:date="2026-07-07T10:02:50Z">
              <w:r>
                <w:rPr>
                  <w:rFonts w:hint="eastAsia" w:ascii="仿宋" w:hAnsi="仿宋" w:eastAsia="仿宋"/>
                  <w:color w:val="000000"/>
                  <w:sz w:val="24"/>
                  <w:lang w:val="en-US" w:eastAsia="zh-CN"/>
                </w:rPr>
                <w:t>发送</w:t>
              </w:r>
            </w:ins>
            <w:ins w:id="309" w:author="wanao" w:date="2026-07-07T10:02:46Z">
              <w:r>
                <w:rPr>
                  <w:rFonts w:hint="eastAsia" w:ascii="仿宋" w:hAnsi="仿宋" w:eastAsia="仿宋"/>
                  <w:color w:val="000000"/>
                  <w:sz w:val="24"/>
                  <w:lang w:eastAsia="zh-CN"/>
                </w:rPr>
                <w:t>”</w:t>
              </w:r>
            </w:ins>
            <w:r>
              <w:rPr>
                <w:rFonts w:ascii="仿宋" w:hAnsi="仿宋" w:eastAsia="仿宋"/>
                <w:color w:val="000000"/>
                <w:sz w:val="24"/>
              </w:rPr>
              <w:t>；默认“全部”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ascii="仿宋" w:hAnsi="仿宋" w:eastAsia="仿宋"/>
                <w:color w:val="000000"/>
                <w:sz w:val="24"/>
              </w:rPr>
              <w:t>非必输；</w:t>
            </w:r>
            <w:r>
              <w:rPr>
                <w:rFonts w:hint="eastAsia" w:ascii="仿宋" w:hAnsi="仿宋" w:eastAsia="仿宋"/>
                <w:color w:val="000000"/>
                <w:sz w:val="24"/>
              </w:rPr>
              <w:t>选择日期区间，</w:t>
            </w:r>
            <w:r>
              <w:rPr>
                <w:rFonts w:ascii="仿宋" w:hAnsi="仿宋" w:eastAsia="仿宋"/>
                <w:color w:val="000000"/>
                <w:sz w:val="24"/>
              </w:rPr>
              <w:t>开始日期不得晚于结束日期</w:t>
            </w:r>
          </w:p>
        </w:tc>
        <w:tc>
          <w:tcPr>
            <w:tcW w:w="2340" w:type="dxa"/>
          </w:tcPr>
          <w:p>
            <w:pPr>
              <w:spacing w:after="0" w:line="360" w:lineRule="auto"/>
            </w:pPr>
            <w:r>
              <w:rPr>
                <w:rFonts w:ascii="仿宋" w:hAnsi="仿宋" w:eastAsia="仿宋"/>
                <w:color w:val="000000"/>
                <w:sz w:val="24"/>
              </w:rPr>
              <w:t>日期</w:t>
            </w:r>
          </w:p>
        </w:tc>
        <w:tc>
          <w:tcPr>
            <w:tcW w:w="2340" w:type="dxa"/>
          </w:tcPr>
          <w:p>
            <w:pPr>
              <w:spacing w:after="0" w:line="360" w:lineRule="auto"/>
            </w:pPr>
            <w:r>
              <w:rPr>
                <w:rFonts w:hint="eastAsia" w:ascii="仿宋" w:hAnsi="仿宋" w:eastAsia="仿宋"/>
                <w:color w:val="000000"/>
                <w:sz w:val="24"/>
              </w:rPr>
              <w:t>日期区间</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申请人</w:t>
            </w:r>
          </w:p>
        </w:tc>
        <w:tc>
          <w:tcPr>
            <w:tcW w:w="2340" w:type="dxa"/>
          </w:tcPr>
          <w:p>
            <w:pPr>
              <w:spacing w:after="0" w:line="360" w:lineRule="auto"/>
            </w:pPr>
            <w:r>
              <w:rPr>
                <w:rFonts w:ascii="仿宋" w:hAnsi="仿宋" w:eastAsia="仿宋"/>
                <w:color w:val="000000"/>
                <w:sz w:val="24"/>
              </w:rPr>
              <w:t>非必输</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支持按申请人姓名</w:t>
            </w:r>
            <w:r>
              <w:rPr>
                <w:rFonts w:hint="eastAsia" w:ascii="仿宋" w:hAnsi="仿宋" w:eastAsia="仿宋"/>
                <w:color w:val="000000"/>
                <w:sz w:val="24"/>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pPr>
            <w:r>
              <w:rPr>
                <w:rFonts w:ascii="仿宋" w:hAnsi="仿宋" w:eastAsia="仿宋"/>
                <w:color w:val="000000"/>
                <w:sz w:val="24"/>
              </w:rPr>
              <w:t>非必输</w:t>
            </w:r>
          </w:p>
        </w:tc>
        <w:tc>
          <w:tcPr>
            <w:tcW w:w="2340" w:type="dxa"/>
          </w:tcPr>
          <w:p>
            <w:pPr>
              <w:spacing w:after="0" w:line="360" w:lineRule="auto"/>
            </w:pPr>
            <w:r>
              <w:rPr>
                <w:rFonts w:ascii="仿宋" w:hAnsi="仿宋" w:eastAsia="仿宋"/>
                <w:color w:val="000000"/>
                <w:sz w:val="24"/>
              </w:rPr>
              <w:t>下拉框</w:t>
            </w:r>
          </w:p>
        </w:tc>
        <w:tc>
          <w:tcPr>
            <w:tcW w:w="2340" w:type="dxa"/>
          </w:tcPr>
          <w:p>
            <w:pPr>
              <w:spacing w:after="0" w:line="360" w:lineRule="auto"/>
              <w:rPr>
                <w:rFonts w:eastAsia="仿宋"/>
              </w:rPr>
            </w:pPr>
            <w:r>
              <w:rPr>
                <w:rFonts w:ascii="仿宋" w:hAnsi="仿宋" w:eastAsia="仿宋"/>
                <w:color w:val="000000"/>
                <w:sz w:val="24"/>
              </w:rPr>
              <w:t>选项为“正常”“异常”</w:t>
            </w:r>
            <w:r>
              <w:rPr>
                <w:rFonts w:hint="eastAsia" w:ascii="仿宋" w:hAnsi="仿宋" w:eastAsia="仿宋"/>
                <w:color w:val="000000"/>
                <w:sz w:val="24"/>
              </w:rPr>
              <w:t>，默认</w:t>
            </w:r>
            <w:r>
              <w:rPr>
                <w:rFonts w:ascii="仿宋" w:hAnsi="仿宋" w:eastAsia="仿宋"/>
                <w:color w:val="000000"/>
                <w:sz w:val="24"/>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查询</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点击后按当前输入条件返回列表结果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重置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点击后清空当前输入条件并</w:t>
            </w:r>
            <w:r>
              <w:rPr>
                <w:rFonts w:hint="eastAsia" w:ascii="仿宋" w:hAnsi="仿宋" w:eastAsia="仿宋"/>
                <w:color w:val="000000"/>
                <w:sz w:val="24"/>
              </w:rPr>
              <w:t>将列表</w:t>
            </w:r>
            <w:r>
              <w:rPr>
                <w:rFonts w:ascii="仿宋" w:hAnsi="仿宋" w:eastAsia="仿宋"/>
                <w:color w:val="000000"/>
                <w:sz w:val="24"/>
              </w:rPr>
              <w:t>恢复初始状态</w:t>
            </w:r>
          </w:p>
        </w:tc>
      </w:tr>
    </w:tbl>
    <w:p>
      <w:pPr>
        <w:spacing w:after="0" w:line="360" w:lineRule="auto"/>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after="0" w:line="360" w:lineRule="auto"/>
      </w:pPr>
      <w:r>
        <w:rPr>
          <w:rFonts w:ascii="仿宋" w:hAnsi="仿宋" w:eastAsia="仿宋"/>
          <w:b/>
          <w:color w:val="000000"/>
          <w:sz w:val="24"/>
        </w:rPr>
        <w:t>（一）操作说明</w:t>
      </w:r>
    </w:p>
    <w:p>
      <w:pPr>
        <w:spacing w:after="0" w:line="360" w:lineRule="auto"/>
        <w:rPr>
          <w:rFonts w:ascii="仿宋" w:hAnsi="仿宋" w:eastAsia="仿宋"/>
          <w:color w:val="000000"/>
          <w:sz w:val="24"/>
        </w:rPr>
      </w:pPr>
      <w:r>
        <w:rPr>
          <w:rFonts w:ascii="仿宋" w:hAnsi="仿宋" w:eastAsia="仿宋"/>
          <w:color w:val="000000"/>
          <w:sz w:val="24"/>
        </w:rPr>
        <w:t>1. 用户进入“待办审批”列表页面后，页面按“审批状态”分为“审批中”“已审批”两个Tab页面。系统默认展示“审批中”Tab</w:t>
      </w:r>
      <w:r>
        <w:rPr>
          <w:rFonts w:hint="eastAsia" w:ascii="仿宋" w:hAnsi="仿宋" w:eastAsia="仿宋"/>
          <w:color w:val="000000"/>
          <w:sz w:val="24"/>
        </w:rPr>
        <w:t>页面</w:t>
      </w:r>
      <w:r>
        <w:rPr>
          <w:rFonts w:ascii="仿宋" w:hAnsi="仿宋" w:eastAsia="仿宋"/>
          <w:color w:val="000000"/>
          <w:sz w:val="24"/>
        </w:rPr>
        <w:t>。</w:t>
      </w:r>
    </w:p>
    <w:p>
      <w:pPr>
        <w:spacing w:after="0" w:line="360" w:lineRule="auto"/>
        <w:rPr>
          <w:rFonts w:ascii="仿宋" w:hAnsi="仿宋" w:eastAsia="仿宋"/>
          <w:color w:val="000000"/>
          <w:sz w:val="24"/>
        </w:rPr>
      </w:pPr>
      <w:r>
        <w:rPr>
          <w:rFonts w:ascii="仿宋" w:hAnsi="仿宋" w:eastAsia="仿宋"/>
          <w:color w:val="000000"/>
          <w:sz w:val="24"/>
        </w:rPr>
        <w:t>2. 查询条件区的操作按钮有：“查询”“重置”。点击“查询”，系统按当前输入条件返回符合条件的列表结果；点击“重置”，系统清空当前输入条件并</w:t>
      </w:r>
      <w:r>
        <w:rPr>
          <w:rFonts w:hint="eastAsia" w:ascii="仿宋" w:hAnsi="仿宋" w:eastAsia="仿宋"/>
          <w:color w:val="000000"/>
          <w:sz w:val="24"/>
        </w:rPr>
        <w:t>将列表</w:t>
      </w:r>
      <w:r>
        <w:rPr>
          <w:rFonts w:ascii="仿宋" w:hAnsi="仿宋" w:eastAsia="仿宋"/>
          <w:color w:val="000000"/>
          <w:sz w:val="24"/>
        </w:rPr>
        <w:t>恢复初始状态。“审批中”</w:t>
      </w:r>
      <w:r>
        <w:rPr>
          <w:rFonts w:hint="eastAsia" w:ascii="仿宋" w:hAnsi="仿宋" w:eastAsia="仿宋"/>
          <w:color w:val="000000"/>
          <w:sz w:val="24"/>
        </w:rPr>
        <w:t>、</w:t>
      </w:r>
      <w:r>
        <w:rPr>
          <w:rFonts w:ascii="仿宋" w:hAnsi="仿宋" w:eastAsia="仿宋"/>
          <w:color w:val="000000"/>
          <w:sz w:val="24"/>
        </w:rPr>
        <w:t>“已审批”</w:t>
      </w:r>
      <w:r>
        <w:rPr>
          <w:rFonts w:hint="eastAsia" w:ascii="仿宋" w:hAnsi="仿宋" w:eastAsia="仿宋"/>
          <w:color w:val="000000"/>
          <w:sz w:val="24"/>
        </w:rPr>
        <w:t>列表页的数据分开查询。</w:t>
      </w:r>
    </w:p>
    <w:p>
      <w:pPr>
        <w:spacing w:after="0" w:line="360" w:lineRule="auto"/>
        <w:rPr>
          <w:rFonts w:ascii="仿宋" w:hAnsi="仿宋" w:eastAsia="仿宋"/>
          <w:color w:val="000000"/>
          <w:sz w:val="24"/>
        </w:rPr>
      </w:pPr>
      <w:r>
        <w:rPr>
          <w:rFonts w:ascii="仿宋" w:hAnsi="仿宋" w:eastAsia="仿宋"/>
          <w:color w:val="000000"/>
          <w:sz w:val="24"/>
        </w:rPr>
        <w:t xml:space="preserve">3. </w:t>
      </w:r>
      <w:r>
        <w:rPr>
          <w:rFonts w:hint="eastAsia" w:ascii="仿宋" w:hAnsi="仿宋" w:eastAsia="仿宋"/>
          <w:color w:val="000000"/>
          <w:sz w:val="24"/>
        </w:rPr>
        <w:t>“</w:t>
      </w:r>
      <w:r>
        <w:rPr>
          <w:rFonts w:ascii="仿宋" w:hAnsi="仿宋" w:eastAsia="仿宋"/>
          <w:color w:val="000000"/>
          <w:sz w:val="24"/>
        </w:rPr>
        <w:t>审批中</w:t>
      </w:r>
      <w:r>
        <w:rPr>
          <w:rFonts w:hint="eastAsia" w:ascii="仿宋" w:hAnsi="仿宋" w:eastAsia="仿宋"/>
          <w:color w:val="000000"/>
          <w:sz w:val="24"/>
        </w:rPr>
        <w:t>”</w:t>
      </w:r>
      <w:r>
        <w:rPr>
          <w:rFonts w:ascii="仿宋" w:hAnsi="仿宋" w:eastAsia="仿宋"/>
          <w:color w:val="000000"/>
          <w:sz w:val="24"/>
        </w:rPr>
        <w:t>列表行内统一操作按钮区的操作按钮有：审批。点击“审批”按钮，系统从右侧抽屉式打开待审批“审批详情”页面。</w:t>
      </w:r>
    </w:p>
    <w:p>
      <w:pPr>
        <w:spacing w:after="0" w:line="360" w:lineRule="auto"/>
        <w:rPr>
          <w:rFonts w:ascii="仿宋" w:hAnsi="仿宋" w:eastAsia="仿宋"/>
          <w:color w:val="000000"/>
          <w:sz w:val="24"/>
        </w:rPr>
      </w:pPr>
      <w:r>
        <w:rPr>
          <w:rFonts w:ascii="仿宋" w:hAnsi="仿宋" w:eastAsia="仿宋"/>
          <w:color w:val="000000"/>
          <w:sz w:val="24"/>
        </w:rPr>
        <w:t xml:space="preserve">4. </w:t>
      </w:r>
      <w:r>
        <w:rPr>
          <w:rFonts w:hint="eastAsia" w:ascii="仿宋" w:hAnsi="仿宋" w:eastAsia="仿宋"/>
          <w:color w:val="000000"/>
          <w:sz w:val="24"/>
        </w:rPr>
        <w:t>“</w:t>
      </w:r>
      <w:r>
        <w:rPr>
          <w:rFonts w:ascii="仿宋" w:hAnsi="仿宋" w:eastAsia="仿宋"/>
          <w:color w:val="000000"/>
          <w:sz w:val="24"/>
        </w:rPr>
        <w:t>已审批</w:t>
      </w:r>
      <w:r>
        <w:rPr>
          <w:rFonts w:hint="eastAsia" w:ascii="仿宋" w:hAnsi="仿宋" w:eastAsia="仿宋"/>
          <w:color w:val="000000"/>
          <w:sz w:val="24"/>
        </w:rPr>
        <w:t>”</w:t>
      </w:r>
      <w:r>
        <w:rPr>
          <w:rFonts w:ascii="仿宋" w:hAnsi="仿宋" w:eastAsia="仿宋"/>
          <w:color w:val="000000"/>
          <w:sz w:val="24"/>
        </w:rPr>
        <w:t>列表行内统一操作按钮区的操作按钮有：查看。点击“查看”按钮，系统从右侧抽屉式打开已审批“审批详情”页面。</w:t>
      </w:r>
    </w:p>
    <w:p>
      <w:pPr>
        <w:spacing w:after="0" w:line="360" w:lineRule="auto"/>
        <w:rPr>
          <w:rFonts w:ascii="仿宋" w:hAnsi="仿宋" w:eastAsia="仿宋"/>
          <w:color w:val="000000"/>
          <w:sz w:val="24"/>
        </w:rPr>
      </w:pPr>
      <w:r>
        <w:rPr>
          <w:rFonts w:ascii="仿宋" w:hAnsi="仿宋" w:eastAsia="仿宋"/>
          <w:color w:val="000000"/>
          <w:sz w:val="24"/>
        </w:rPr>
        <w:t>5. 列表左上角统一操作按钮区无按钮。</w:t>
      </w:r>
    </w:p>
    <w:p>
      <w:pPr>
        <w:spacing w:after="0" w:line="360" w:lineRule="auto"/>
      </w:pPr>
      <w:r>
        <w:rPr>
          <w:rFonts w:ascii="仿宋" w:hAnsi="仿宋" w:eastAsia="仿宋"/>
          <w:b/>
          <w:color w:val="000000"/>
          <w:sz w:val="24"/>
        </w:rPr>
        <w:t>（二）规则与约束</w:t>
      </w:r>
    </w:p>
    <w:p>
      <w:pPr>
        <w:spacing w:after="0" w:line="360" w:lineRule="auto"/>
        <w:rPr>
          <w:rFonts w:ascii="仿宋" w:hAnsi="仿宋" w:eastAsia="仿宋"/>
          <w:color w:val="000000"/>
          <w:sz w:val="24"/>
        </w:rPr>
      </w:pPr>
      <w:r>
        <w:rPr>
          <w:rFonts w:hint="eastAsia" w:ascii="仿宋" w:hAnsi="仿宋" w:eastAsia="仿宋"/>
          <w:color w:val="000000"/>
          <w:sz w:val="24"/>
        </w:rPr>
        <w:t>1</w:t>
      </w:r>
      <w:r>
        <w:rPr>
          <w:rFonts w:ascii="仿宋" w:hAnsi="仿宋" w:eastAsia="仿宋"/>
          <w:color w:val="000000"/>
          <w:sz w:val="24"/>
        </w:rPr>
        <w:t>. “审批中”展示</w:t>
      </w:r>
      <w:r>
        <w:rPr>
          <w:rFonts w:hint="eastAsia" w:ascii="仿宋" w:hAnsi="仿宋" w:eastAsia="仿宋"/>
          <w:color w:val="000000"/>
          <w:sz w:val="24"/>
        </w:rPr>
        <w:t>“</w:t>
      </w:r>
      <w:r>
        <w:rPr>
          <w:rFonts w:ascii="仿宋" w:hAnsi="仿宋" w:eastAsia="仿宋"/>
          <w:color w:val="000000"/>
          <w:sz w:val="24"/>
        </w:rPr>
        <w:t>待当前节点审批</w:t>
      </w:r>
      <w:r>
        <w:rPr>
          <w:rFonts w:hint="eastAsia" w:ascii="仿宋" w:hAnsi="仿宋" w:eastAsia="仿宋"/>
          <w:color w:val="000000"/>
          <w:sz w:val="24"/>
        </w:rPr>
        <w:t>”</w:t>
      </w:r>
      <w:r>
        <w:rPr>
          <w:rFonts w:ascii="仿宋" w:hAnsi="仿宋" w:eastAsia="仿宋"/>
          <w:color w:val="000000"/>
          <w:sz w:val="24"/>
        </w:rPr>
        <w:t>且</w:t>
      </w:r>
      <w:r>
        <w:rPr>
          <w:rFonts w:hint="eastAsia" w:ascii="仿宋" w:hAnsi="仿宋" w:eastAsia="仿宋"/>
          <w:color w:val="000000"/>
          <w:sz w:val="24"/>
        </w:rPr>
        <w:t>“</w:t>
      </w:r>
      <w:r>
        <w:rPr>
          <w:rFonts w:ascii="仿宋" w:hAnsi="仿宋" w:eastAsia="仿宋"/>
          <w:color w:val="000000"/>
          <w:sz w:val="24"/>
        </w:rPr>
        <w:t>用户位于当前审批节点中</w:t>
      </w:r>
      <w:r>
        <w:rPr>
          <w:rFonts w:hint="eastAsia" w:ascii="仿宋" w:hAnsi="仿宋" w:eastAsia="仿宋"/>
          <w:color w:val="000000"/>
          <w:sz w:val="24"/>
        </w:rPr>
        <w:t>”</w:t>
      </w:r>
      <w:r>
        <w:rPr>
          <w:rFonts w:ascii="仿宋" w:hAnsi="仿宋" w:eastAsia="仿宋"/>
          <w:color w:val="000000"/>
          <w:sz w:val="24"/>
        </w:rPr>
        <w:t>的申请数据；“已审批”展示</w:t>
      </w:r>
      <w:r>
        <w:rPr>
          <w:rFonts w:hint="eastAsia" w:ascii="仿宋" w:hAnsi="仿宋" w:eastAsia="仿宋"/>
          <w:color w:val="000000"/>
          <w:sz w:val="24"/>
        </w:rPr>
        <w:t>“</w:t>
      </w:r>
      <w:r>
        <w:rPr>
          <w:rFonts w:ascii="仿宋" w:hAnsi="仿宋" w:eastAsia="仿宋"/>
          <w:color w:val="000000"/>
          <w:sz w:val="24"/>
        </w:rPr>
        <w:t>用户位于审批节点中</w:t>
      </w:r>
      <w:r>
        <w:rPr>
          <w:rFonts w:hint="eastAsia" w:ascii="仿宋" w:hAnsi="仿宋" w:eastAsia="仿宋"/>
          <w:color w:val="000000"/>
          <w:sz w:val="24"/>
        </w:rPr>
        <w:t>”</w:t>
      </w:r>
      <w:r>
        <w:rPr>
          <w:rFonts w:ascii="仿宋" w:hAnsi="仿宋" w:eastAsia="仿宋"/>
          <w:color w:val="000000"/>
          <w:sz w:val="24"/>
        </w:rPr>
        <w:t>且</w:t>
      </w:r>
      <w:r>
        <w:rPr>
          <w:rFonts w:hint="eastAsia" w:ascii="仿宋" w:hAnsi="仿宋" w:eastAsia="仿宋"/>
          <w:color w:val="000000"/>
          <w:sz w:val="24"/>
        </w:rPr>
        <w:t>“</w:t>
      </w:r>
      <w:r>
        <w:rPr>
          <w:rFonts w:ascii="仿宋" w:hAnsi="仿宋" w:eastAsia="仿宋"/>
          <w:color w:val="000000"/>
          <w:sz w:val="24"/>
        </w:rPr>
        <w:t>该审批节点已审批</w:t>
      </w:r>
      <w:r>
        <w:rPr>
          <w:rFonts w:hint="eastAsia" w:ascii="仿宋" w:hAnsi="仿宋" w:eastAsia="仿宋"/>
          <w:color w:val="000000"/>
          <w:sz w:val="24"/>
        </w:rPr>
        <w:t>”</w:t>
      </w:r>
      <w:r>
        <w:rPr>
          <w:rFonts w:ascii="仿宋" w:hAnsi="仿宋" w:eastAsia="仿宋"/>
          <w:color w:val="000000"/>
          <w:sz w:val="24"/>
        </w:rPr>
        <w:t>的</w:t>
      </w:r>
      <w:r>
        <w:rPr>
          <w:rFonts w:hint="eastAsia" w:ascii="仿宋" w:hAnsi="仿宋" w:eastAsia="仿宋"/>
          <w:color w:val="000000"/>
          <w:sz w:val="24"/>
        </w:rPr>
        <w:t>申请</w:t>
      </w:r>
      <w:r>
        <w:rPr>
          <w:rFonts w:ascii="仿宋" w:hAnsi="仿宋" w:eastAsia="仿宋"/>
          <w:color w:val="000000"/>
          <w:sz w:val="24"/>
        </w:rPr>
        <w:t>数据。</w:t>
      </w:r>
      <w:r>
        <w:rPr>
          <w:rFonts w:hint="eastAsia" w:ascii="仿宋" w:hAnsi="仿宋" w:eastAsia="仿宋"/>
          <w:color w:val="000000"/>
          <w:sz w:val="24"/>
        </w:rPr>
        <w:t>审批节点中的用户共享审批信息，即</w:t>
      </w:r>
      <w:r>
        <w:rPr>
          <w:rFonts w:ascii="仿宋" w:hAnsi="仿宋" w:eastAsia="仿宋"/>
          <w:color w:val="000000"/>
          <w:sz w:val="24"/>
        </w:rPr>
        <w:t>节点中的任一用户完成审批后，节点中的其他用户也可查看该节点</w:t>
      </w:r>
      <w:r>
        <w:rPr>
          <w:rFonts w:hint="eastAsia" w:ascii="仿宋" w:hAnsi="仿宋" w:eastAsia="仿宋"/>
          <w:color w:val="000000"/>
          <w:sz w:val="24"/>
        </w:rPr>
        <w:t>的“审批意见”等</w:t>
      </w:r>
      <w:r>
        <w:rPr>
          <w:rFonts w:ascii="仿宋" w:hAnsi="仿宋" w:eastAsia="仿宋"/>
          <w:color w:val="000000"/>
          <w:sz w:val="24"/>
        </w:rPr>
        <w:t>数据。</w:t>
      </w:r>
    </w:p>
    <w:p>
      <w:pPr>
        <w:spacing w:after="0" w:line="360" w:lineRule="auto"/>
        <w:rPr>
          <w:rFonts w:ascii="仿宋" w:hAnsi="仿宋" w:eastAsia="仿宋"/>
          <w:color w:val="000000"/>
          <w:sz w:val="24"/>
        </w:rPr>
      </w:pPr>
      <w:r>
        <w:rPr>
          <w:rFonts w:ascii="仿宋" w:hAnsi="仿宋" w:eastAsia="仿宋"/>
          <w:color w:val="000000"/>
          <w:sz w:val="24"/>
        </w:rPr>
        <w:t>2. 审批中列表按“申请时间”倒序排序；已审批列表按“审批时间”倒序排序。</w:t>
      </w:r>
    </w:p>
    <w:p>
      <w:pPr>
        <w:spacing w:after="0" w:line="360" w:lineRule="auto"/>
        <w:rPr>
          <w:rFonts w:ascii="仿宋" w:hAnsi="仿宋" w:eastAsia="仿宋"/>
          <w:color w:val="000000"/>
          <w:sz w:val="24"/>
        </w:rPr>
      </w:pPr>
      <w:r>
        <w:rPr>
          <w:rFonts w:ascii="仿宋" w:hAnsi="仿宋" w:eastAsia="仿宋"/>
          <w:color w:val="000000"/>
          <w:sz w:val="24"/>
        </w:rPr>
        <w:t>3. 流程状态取值为“正常”“异常”。系统处理审批流程中的数据错误并标记为异常的，流程状态显示“异常”，其他情况均显示“正常”。</w:t>
      </w:r>
    </w:p>
    <w:p>
      <w:pPr>
        <w:spacing w:after="0" w:line="360" w:lineRule="auto"/>
        <w:rPr>
          <w:rFonts w:ascii="仿宋" w:hAnsi="仿宋" w:eastAsia="仿宋"/>
          <w:b/>
          <w:color w:val="000000"/>
          <w:sz w:val="24"/>
        </w:rPr>
      </w:pPr>
      <w:r>
        <w:rPr>
          <w:rFonts w:ascii="仿宋" w:hAnsi="仿宋" w:eastAsia="仿宋"/>
          <w:b/>
          <w:color w:val="000000"/>
          <w:sz w:val="24"/>
        </w:rPr>
        <w:t>（三）权限说明</w:t>
      </w:r>
    </w:p>
    <w:p>
      <w:pPr>
        <w:spacing w:after="0" w:line="360" w:lineRule="auto"/>
        <w:rPr>
          <w:rFonts w:ascii="仿宋" w:hAnsi="仿宋" w:eastAsia="仿宋"/>
          <w:color w:val="000000"/>
          <w:sz w:val="24"/>
        </w:rPr>
      </w:pPr>
      <w:r>
        <w:rPr>
          <w:rFonts w:ascii="仿宋" w:hAnsi="仿宋" w:eastAsia="仿宋"/>
          <w:color w:val="000000"/>
          <w:sz w:val="24"/>
        </w:rPr>
        <w:t>1. 菜单权限为总分支行业务岗、网点负责人。</w:t>
      </w:r>
    </w:p>
    <w:p>
      <w:pPr>
        <w:spacing w:after="0" w:line="360" w:lineRule="auto"/>
        <w:rPr>
          <w:rFonts w:ascii="仿宋" w:hAnsi="仿宋" w:eastAsia="仿宋"/>
          <w:color w:val="000000"/>
          <w:sz w:val="24"/>
        </w:rPr>
      </w:pPr>
      <w:r>
        <w:rPr>
          <w:rFonts w:hint="eastAsia" w:ascii="仿宋" w:hAnsi="仿宋" w:eastAsia="仿宋"/>
          <w:color w:val="000000"/>
          <w:sz w:val="24"/>
        </w:rPr>
        <w:t>2</w:t>
      </w:r>
      <w:r>
        <w:rPr>
          <w:rFonts w:ascii="仿宋" w:hAnsi="仿宋" w:eastAsia="仿宋"/>
          <w:color w:val="000000"/>
          <w:sz w:val="24"/>
        </w:rPr>
        <w:t>. 数据权限为</w:t>
      </w:r>
      <w:r>
        <w:rPr>
          <w:rFonts w:hint="eastAsia" w:ascii="仿宋" w:hAnsi="仿宋" w:eastAsia="仿宋"/>
          <w:color w:val="000000"/>
          <w:sz w:val="24"/>
        </w:rPr>
        <w:t>：</w:t>
      </w:r>
      <w:r>
        <w:rPr>
          <w:rFonts w:ascii="仿宋" w:hAnsi="仿宋" w:eastAsia="仿宋"/>
          <w:color w:val="000000"/>
          <w:sz w:val="24"/>
        </w:rPr>
        <w:t>审批者</w:t>
      </w:r>
      <w:r>
        <w:rPr>
          <w:rFonts w:hint="eastAsia" w:ascii="仿宋" w:hAnsi="仿宋" w:eastAsia="仿宋"/>
          <w:color w:val="000000"/>
          <w:sz w:val="24"/>
        </w:rPr>
        <w:t>（即在</w:t>
      </w:r>
      <w:r>
        <w:rPr>
          <w:rFonts w:ascii="仿宋" w:hAnsi="仿宋" w:eastAsia="仿宋"/>
          <w:color w:val="000000"/>
          <w:sz w:val="24"/>
        </w:rPr>
        <w:t>审批节点上的</w:t>
      </w:r>
      <w:r>
        <w:rPr>
          <w:rFonts w:hint="eastAsia" w:ascii="仿宋" w:hAnsi="仿宋" w:eastAsia="仿宋"/>
          <w:color w:val="000000"/>
          <w:sz w:val="24"/>
        </w:rPr>
        <w:t>用户）</w:t>
      </w:r>
      <w:r>
        <w:rPr>
          <w:rFonts w:ascii="仿宋" w:hAnsi="仿宋" w:eastAsia="仿宋"/>
          <w:color w:val="000000"/>
          <w:sz w:val="24"/>
        </w:rPr>
        <w:t>可查看</w:t>
      </w:r>
      <w:r>
        <w:rPr>
          <w:rFonts w:hint="eastAsia" w:ascii="仿宋" w:hAnsi="仿宋" w:eastAsia="仿宋"/>
          <w:color w:val="000000"/>
          <w:sz w:val="24"/>
        </w:rPr>
        <w:t>流转到该节点的所有</w:t>
      </w:r>
      <w:r>
        <w:rPr>
          <w:rFonts w:ascii="仿宋" w:hAnsi="仿宋" w:eastAsia="仿宋"/>
          <w:color w:val="000000"/>
          <w:sz w:val="24"/>
        </w:rPr>
        <w:t>申请数据。</w:t>
      </w:r>
    </w:p>
    <w:p>
      <w:pPr>
        <w:spacing w:after="0" w:line="360" w:lineRule="auto"/>
        <w:rPr>
          <w:rFonts w:ascii="仿宋" w:hAnsi="仿宋" w:eastAsia="仿宋"/>
          <w:color w:val="000000"/>
          <w:sz w:val="24"/>
        </w:rPr>
      </w:pPr>
      <w:r>
        <w:rPr>
          <w:rFonts w:hint="eastAsia" w:ascii="仿宋" w:hAnsi="仿宋" w:eastAsia="仿宋"/>
          <w:color w:val="000000"/>
          <w:sz w:val="24"/>
        </w:rPr>
        <w:t>3</w:t>
      </w:r>
      <w:r>
        <w:rPr>
          <w:rFonts w:ascii="仿宋" w:hAnsi="仿宋" w:eastAsia="仿宋"/>
          <w:color w:val="000000"/>
          <w:sz w:val="24"/>
        </w:rPr>
        <w:t xml:space="preserve">. </w:t>
      </w:r>
      <w:r>
        <w:rPr>
          <w:rFonts w:hint="eastAsia" w:ascii="仿宋" w:hAnsi="仿宋" w:eastAsia="仿宋"/>
          <w:color w:val="000000"/>
          <w:sz w:val="24"/>
        </w:rPr>
        <w:t>审批者</w:t>
      </w:r>
      <w:r>
        <w:rPr>
          <w:rFonts w:ascii="仿宋" w:hAnsi="仿宋" w:eastAsia="仿宋"/>
          <w:color w:val="000000"/>
          <w:sz w:val="24"/>
        </w:rPr>
        <w:t>可查看并处理待办审批列表。</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after="0" w:line="360" w:lineRule="auto"/>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审批中</w:t>
      </w:r>
      <w:r>
        <w:rPr>
          <w:rFonts w:hint="eastAsia" w:ascii="仿宋" w:hAnsi="仿宋" w:eastAsia="仿宋"/>
          <w:color w:val="000000"/>
          <w:sz w:val="24"/>
        </w:rPr>
        <w:t>”tab页：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展示申请类型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申请原因</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展示申请提交</w:t>
            </w:r>
            <w:r>
              <w:rPr>
                <w:rFonts w:hint="eastAsia" w:ascii="仿宋" w:hAnsi="仿宋" w:eastAsia="仿宋"/>
                <w:color w:val="000000"/>
                <w:sz w:val="24"/>
              </w:rPr>
              <w:t>时输入的申请原因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申请提交人；</w:t>
            </w:r>
            <w:r>
              <w:rPr>
                <w:rFonts w:ascii="仿宋" w:hAnsi="仿宋" w:eastAsia="仿宋"/>
                <w:color w:val="000000"/>
                <w:sz w:val="24"/>
              </w:rPr>
              <w:t>格式</w:t>
            </w:r>
            <w:r>
              <w:rPr>
                <w:rFonts w:hint="eastAsia" w:ascii="仿宋" w:hAnsi="仿宋" w:eastAsia="仿宋"/>
                <w:color w:val="000000"/>
                <w:sz w:val="24"/>
              </w:rPr>
              <w:t>：</w:t>
            </w:r>
            <w:r>
              <w:rPr>
                <w:rFonts w:ascii="仿宋" w:hAnsi="仿宋" w:eastAsia="仿宋"/>
                <w:color w:val="000000"/>
                <w:sz w:val="24"/>
              </w:rPr>
              <w:t>“工号+姓名”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rPr>
                <w:rFonts w:eastAsia="仿宋"/>
              </w:rPr>
            </w:pPr>
            <w:r>
              <w:rPr>
                <w:rFonts w:hint="eastAsia" w:ascii="仿宋" w:hAnsi="仿宋" w:eastAsia="仿宋"/>
                <w:color w:val="000000"/>
                <w:sz w:val="24"/>
              </w:rPr>
              <w:t>申请提交时间；格式：YYYY-MM-DD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展示“正常”或“异常”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rPr>
                <w:rFonts w:eastAsia="仿宋"/>
              </w:rPr>
            </w:pPr>
            <w:r>
              <w:rPr>
                <w:rFonts w:ascii="仿宋" w:hAnsi="仿宋" w:eastAsia="仿宋"/>
                <w:color w:val="000000"/>
                <w:sz w:val="24"/>
              </w:rPr>
              <w:t>审批中列表行内操作</w:t>
            </w:r>
            <w:r>
              <w:rPr>
                <w:rFonts w:hint="eastAsia" w:ascii="仿宋" w:hAnsi="仿宋" w:eastAsia="仿宋"/>
                <w:color w:val="000000"/>
                <w:sz w:val="24"/>
              </w:rPr>
              <w:t>按钮；</w:t>
            </w:r>
            <w:r>
              <w:rPr>
                <w:rFonts w:ascii="仿宋" w:hAnsi="仿宋" w:eastAsia="仿宋"/>
                <w:color w:val="000000"/>
                <w:sz w:val="24"/>
              </w:rPr>
              <w:t>点击后</w:t>
            </w:r>
            <w:r>
              <w:rPr>
                <w:rFonts w:hint="eastAsia" w:ascii="仿宋" w:hAnsi="仿宋" w:eastAsia="仿宋"/>
                <w:color w:val="000000"/>
                <w:sz w:val="24"/>
              </w:rPr>
              <w:t>右侧抽屉式</w:t>
            </w:r>
            <w:r>
              <w:rPr>
                <w:rFonts w:ascii="仿宋" w:hAnsi="仿宋" w:eastAsia="仿宋"/>
                <w:color w:val="000000"/>
                <w:sz w:val="24"/>
              </w:rPr>
              <w:t>打开待审批</w:t>
            </w:r>
            <w:r>
              <w:rPr>
                <w:rFonts w:hint="eastAsia" w:ascii="仿宋" w:hAnsi="仿宋" w:eastAsia="仿宋"/>
                <w:color w:val="000000"/>
                <w:sz w:val="24"/>
              </w:rPr>
              <w:t>的</w:t>
            </w:r>
            <w:r>
              <w:rPr>
                <w:rFonts w:ascii="仿宋" w:hAnsi="仿宋" w:eastAsia="仿宋"/>
                <w:color w:val="000000"/>
                <w:sz w:val="24"/>
              </w:rPr>
              <w:t>审批详情</w:t>
            </w:r>
          </w:p>
        </w:tc>
      </w:tr>
    </w:tbl>
    <w:p>
      <w:pPr>
        <w:spacing w:line="360" w:lineRule="auto"/>
      </w:pPr>
    </w:p>
    <w:p>
      <w:pPr>
        <w:spacing w:after="0" w:line="360" w:lineRule="auto"/>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已审批</w:t>
      </w:r>
      <w:r>
        <w:rPr>
          <w:rFonts w:hint="eastAsia" w:ascii="仿宋" w:hAnsi="仿宋" w:eastAsia="仿宋"/>
          <w:color w:val="000000"/>
          <w:sz w:val="24"/>
        </w:rPr>
        <w:t>”tab页：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rPr>
                <w:rFonts w:eastAsia="仿宋"/>
              </w:rPr>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展示申请类型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pPr>
            <w:r>
              <w:rPr>
                <w:rFonts w:hint="eastAsia" w:ascii="仿宋" w:hAnsi="仿宋" w:eastAsia="仿宋"/>
                <w:color w:val="000000"/>
                <w:sz w:val="24"/>
              </w:rPr>
              <w:t>当前审批节点的审批时间；格式：YYYY-MM-DD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审批状态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当前审批节点的审批结果，即</w:t>
            </w:r>
            <w:r>
              <w:rPr>
                <w:rFonts w:ascii="仿宋" w:hAnsi="仿宋" w:eastAsia="仿宋"/>
                <w:color w:val="000000"/>
                <w:sz w:val="24"/>
              </w:rPr>
              <w:t>审批通过或审批未通过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审批意见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当前</w:t>
            </w:r>
            <w:r>
              <w:rPr>
                <w:rFonts w:hint="eastAsia" w:ascii="仿宋" w:hAnsi="仿宋" w:eastAsia="仿宋"/>
                <w:color w:val="000000"/>
                <w:sz w:val="24"/>
              </w:rPr>
              <w:t>审批</w:t>
            </w:r>
            <w:r>
              <w:rPr>
                <w:rFonts w:ascii="仿宋" w:hAnsi="仿宋" w:eastAsia="仿宋"/>
                <w:color w:val="000000"/>
                <w:sz w:val="24"/>
              </w:rPr>
              <w:t>节点</w:t>
            </w:r>
            <w:r>
              <w:rPr>
                <w:rFonts w:hint="eastAsia" w:ascii="仿宋" w:hAnsi="仿宋" w:eastAsia="仿宋"/>
                <w:color w:val="000000"/>
                <w:sz w:val="24"/>
              </w:rPr>
              <w:t>的</w:t>
            </w:r>
            <w:r>
              <w:rPr>
                <w:rFonts w:ascii="仿宋" w:hAnsi="仿宋" w:eastAsia="仿宋"/>
                <w:color w:val="000000"/>
                <w:sz w:val="24"/>
              </w:rPr>
              <w:t>审批意见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申请原因</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申请提交</w:t>
            </w:r>
            <w:r>
              <w:rPr>
                <w:rFonts w:hint="eastAsia" w:ascii="仿宋" w:hAnsi="仿宋" w:eastAsia="仿宋"/>
                <w:color w:val="000000"/>
                <w:sz w:val="24"/>
              </w:rPr>
              <w:t>时填写的申请原因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申请提交人，</w:t>
            </w:r>
            <w:r>
              <w:rPr>
                <w:rFonts w:ascii="仿宋" w:hAnsi="仿宋" w:eastAsia="仿宋"/>
                <w:color w:val="000000"/>
                <w:sz w:val="24"/>
              </w:rPr>
              <w:t>按“工号+姓名”展示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pPr>
            <w:r>
              <w:rPr>
                <w:rFonts w:hint="eastAsia" w:ascii="仿宋" w:hAnsi="仿宋" w:eastAsia="仿宋"/>
                <w:color w:val="000000"/>
                <w:sz w:val="24"/>
              </w:rPr>
              <w:t>申请的提交时间，格式：YYYY-MM-DD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rPr>
                <w:rFonts w:eastAsia="仿宋"/>
              </w:rPr>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展示“正常”或“异常”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查看</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rPr>
                <w:rFonts w:eastAsia="仿宋"/>
              </w:rPr>
            </w:pPr>
            <w:r>
              <w:rPr>
                <w:rFonts w:ascii="仿宋" w:hAnsi="仿宋" w:eastAsia="仿宋"/>
                <w:color w:val="000000"/>
                <w:sz w:val="24"/>
              </w:rPr>
              <w:t>已审批列表行内操作</w:t>
            </w:r>
            <w:r>
              <w:rPr>
                <w:rFonts w:hint="eastAsia" w:ascii="仿宋" w:hAnsi="仿宋" w:eastAsia="仿宋"/>
                <w:color w:val="000000"/>
                <w:sz w:val="24"/>
              </w:rPr>
              <w:t>按钮，</w:t>
            </w:r>
            <w:r>
              <w:rPr>
                <w:rFonts w:ascii="仿宋" w:hAnsi="仿宋" w:eastAsia="仿宋"/>
                <w:color w:val="000000"/>
                <w:sz w:val="24"/>
              </w:rPr>
              <w:t>点击后</w:t>
            </w:r>
            <w:r>
              <w:rPr>
                <w:rFonts w:hint="eastAsia" w:ascii="仿宋" w:hAnsi="仿宋" w:eastAsia="仿宋"/>
                <w:color w:val="000000"/>
                <w:sz w:val="24"/>
              </w:rPr>
              <w:t>右侧抽屉式</w:t>
            </w:r>
            <w:r>
              <w:rPr>
                <w:rFonts w:ascii="仿宋" w:hAnsi="仿宋" w:eastAsia="仿宋"/>
                <w:color w:val="000000"/>
                <w:sz w:val="24"/>
              </w:rPr>
              <w:t>打开已审批</w:t>
            </w:r>
            <w:r>
              <w:rPr>
                <w:rFonts w:hint="eastAsia" w:ascii="仿宋" w:hAnsi="仿宋" w:eastAsia="仿宋"/>
                <w:color w:val="000000"/>
                <w:sz w:val="24"/>
              </w:rPr>
              <w:t>的</w:t>
            </w:r>
            <w:r>
              <w:rPr>
                <w:rFonts w:ascii="仿宋" w:hAnsi="仿宋" w:eastAsia="仿宋"/>
                <w:color w:val="000000"/>
                <w:sz w:val="24"/>
              </w:rPr>
              <w:t>审批详情</w:t>
            </w:r>
          </w:p>
        </w:tc>
      </w:tr>
    </w:tbl>
    <w:p>
      <w:pPr>
        <w:spacing w:line="360" w:lineRule="auto"/>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after="0" w:line="360" w:lineRule="auto"/>
      </w:pPr>
      <w:r>
        <w:rPr>
          <w:rFonts w:ascii="仿宋" w:hAnsi="仿宋" w:eastAsia="仿宋"/>
          <w:color w:val="000000"/>
          <w:sz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pPr>
      <w:r>
        <w:rPr>
          <w:rFonts w:ascii="仿宋" w:hAnsi="仿宋" w:eastAsia="仿宋"/>
          <w:color w:val="000000"/>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待办审批-详情</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color w:val="000000"/>
          <w:sz w:val="24"/>
        </w:rPr>
      </w:pPr>
      <w:r>
        <w:rPr>
          <w:rFonts w:ascii="仿宋" w:hAnsi="仿宋" w:eastAsia="仿宋"/>
          <w:color w:val="000000"/>
          <w:sz w:val="24"/>
        </w:rPr>
        <w:t>支持审批者在审批详情中查看申请明细和审批流程，录入审批意见并执行同意或拒绝操作，完成当前审批节点处理。</w:t>
      </w:r>
    </w:p>
    <w:p>
      <w:pPr>
        <w:pStyle w:val="8"/>
        <w:numPr>
          <w:ilvl w:val="5"/>
          <w:numId w:val="14"/>
        </w:numPr>
        <w:spacing w:line="360" w:lineRule="auto"/>
        <w:rPr>
          <w:rFonts w:ascii="仿宋" w:hAnsi="仿宋" w:eastAsia="仿宋"/>
        </w:rPr>
      </w:pPr>
      <w:r>
        <w:rPr>
          <w:rFonts w:hint="eastAsia" w:ascii="仿宋" w:hAnsi="仿宋" w:eastAsia="仿宋"/>
        </w:rPr>
        <w:t>输入</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eastAsia="仿宋"/>
              </w:rPr>
            </w:pPr>
            <w:r>
              <w:rPr>
                <w:rFonts w:hint="eastAsia" w:ascii="仿宋" w:hAnsi="仿宋" w:eastAsia="仿宋"/>
                <w:color w:val="000000"/>
                <w:sz w:val="24"/>
              </w:rPr>
              <w:t>审批意见</w:t>
            </w:r>
          </w:p>
        </w:tc>
        <w:tc>
          <w:tcPr>
            <w:tcW w:w="2340" w:type="dxa"/>
          </w:tcPr>
          <w:p>
            <w:pPr>
              <w:spacing w:after="0" w:line="360" w:lineRule="auto"/>
            </w:pPr>
            <w:r>
              <w:rPr>
                <w:rFonts w:ascii="仿宋" w:hAnsi="仿宋" w:eastAsia="仿宋"/>
                <w:color w:val="000000"/>
                <w:sz w:val="24"/>
              </w:rPr>
              <w:t>必输</w:t>
            </w:r>
          </w:p>
        </w:tc>
        <w:tc>
          <w:tcPr>
            <w:tcW w:w="2340" w:type="dxa"/>
          </w:tcPr>
          <w:p>
            <w:pPr>
              <w:spacing w:after="0" w:line="360" w:lineRule="auto"/>
              <w:rPr>
                <w:rFonts w:eastAsia="仿宋"/>
              </w:rPr>
            </w:pPr>
            <w:r>
              <w:rPr>
                <w:rFonts w:hint="eastAsia"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审批同意或拒绝均需要输入审批意见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eastAsia="仿宋"/>
              </w:rPr>
            </w:pPr>
            <w:r>
              <w:rPr>
                <w:rFonts w:hint="eastAsia" w:ascii="仿宋" w:hAnsi="仿宋" w:eastAsia="仿宋"/>
                <w:color w:val="000000"/>
                <w:sz w:val="24"/>
              </w:rPr>
              <w:t>取消</w:t>
            </w:r>
          </w:p>
        </w:tc>
        <w:tc>
          <w:tcPr>
            <w:tcW w:w="2340" w:type="dxa"/>
          </w:tcPr>
          <w:p>
            <w:pPr>
              <w:spacing w:after="0" w:line="360" w:lineRule="auto"/>
              <w:rPr>
                <w:rFonts w:eastAsia="仿宋"/>
              </w:rPr>
            </w:pPr>
            <w:r>
              <w:rPr>
                <w:rFonts w:hint="eastAsia"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rPr>
                <w:rFonts w:eastAsia="仿宋"/>
              </w:rPr>
            </w:pPr>
            <w:r>
              <w:rPr>
                <w:rFonts w:hint="eastAsia" w:ascii="仿宋" w:hAnsi="仿宋" w:eastAsia="仿宋"/>
                <w:color w:val="000000"/>
                <w:sz w:val="24"/>
              </w:rPr>
              <w:t>关闭审批详情页面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eastAsia="仿宋"/>
              </w:rPr>
            </w:pPr>
            <w:r>
              <w:rPr>
                <w:rFonts w:hint="eastAsia" w:ascii="仿宋" w:hAnsi="仿宋" w:eastAsia="仿宋"/>
                <w:color w:val="000000"/>
                <w:sz w:val="24"/>
              </w:rPr>
              <w:t>拒绝</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rPr>
                <w:rFonts w:eastAsia="仿宋"/>
              </w:rPr>
            </w:pPr>
            <w:r>
              <w:rPr>
                <w:rFonts w:hint="eastAsia" w:ascii="仿宋" w:hAnsi="仿宋" w:eastAsia="仿宋"/>
                <w:color w:val="000000"/>
                <w:sz w:val="24"/>
              </w:rPr>
              <w:t>拒绝申请，将申请状态改为“审批未通过”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hint="eastAsia" w:ascii="仿宋" w:hAnsi="仿宋" w:eastAsia="仿宋"/>
                <w:color w:val="000000"/>
                <w:sz w:val="24"/>
              </w:rPr>
              <w:t>同意</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通过当前审批节点，将当前审批节点状态改为“审批通过”</w:t>
            </w:r>
          </w:p>
        </w:tc>
      </w:tr>
    </w:tbl>
    <w:p>
      <w:pPr>
        <w:spacing w:after="0" w:line="360" w:lineRule="auto"/>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after="0" w:line="360" w:lineRule="auto"/>
      </w:pPr>
      <w:r>
        <w:rPr>
          <w:rFonts w:ascii="仿宋" w:hAnsi="仿宋" w:eastAsia="仿宋"/>
          <w:b/>
          <w:color w:val="000000"/>
          <w:sz w:val="24"/>
        </w:rPr>
        <w:t>（一）操作说明</w:t>
      </w:r>
    </w:p>
    <w:p>
      <w:pPr>
        <w:spacing w:after="0" w:line="360" w:lineRule="auto"/>
        <w:rPr>
          <w:rFonts w:ascii="仿宋" w:hAnsi="仿宋" w:eastAsia="仿宋"/>
          <w:color w:val="000000"/>
          <w:sz w:val="24"/>
        </w:rPr>
      </w:pPr>
      <w:r>
        <w:rPr>
          <w:rFonts w:ascii="仿宋" w:hAnsi="仿宋" w:eastAsia="仿宋"/>
          <w:color w:val="000000"/>
          <w:sz w:val="24"/>
        </w:rPr>
        <w:t>1. 用户在</w:t>
      </w:r>
      <w:r>
        <w:rPr>
          <w:rFonts w:hint="eastAsia" w:ascii="仿宋" w:hAnsi="仿宋" w:eastAsia="仿宋"/>
          <w:color w:val="000000"/>
          <w:sz w:val="24"/>
        </w:rPr>
        <w:t>“</w:t>
      </w:r>
      <w:r>
        <w:rPr>
          <w:rFonts w:ascii="仿宋" w:hAnsi="仿宋" w:eastAsia="仿宋"/>
          <w:color w:val="000000"/>
          <w:sz w:val="24"/>
        </w:rPr>
        <w:t>审批中</w:t>
      </w:r>
      <w:r>
        <w:rPr>
          <w:rFonts w:hint="eastAsia" w:ascii="仿宋" w:hAnsi="仿宋" w:eastAsia="仿宋"/>
          <w:color w:val="000000"/>
          <w:sz w:val="24"/>
        </w:rPr>
        <w:t>”</w:t>
      </w:r>
      <w:r>
        <w:rPr>
          <w:rFonts w:ascii="仿宋" w:hAnsi="仿宋" w:eastAsia="仿宋"/>
          <w:color w:val="000000"/>
          <w:sz w:val="24"/>
        </w:rPr>
        <w:t>列表行内统一操作按钮区点击“审批”按钮，系统从右侧抽屉式打开待审批</w:t>
      </w:r>
      <w:r>
        <w:rPr>
          <w:rFonts w:hint="eastAsia" w:ascii="仿宋" w:hAnsi="仿宋" w:eastAsia="仿宋"/>
          <w:color w:val="000000"/>
          <w:sz w:val="24"/>
        </w:rPr>
        <w:t>的</w:t>
      </w:r>
      <w:r>
        <w:rPr>
          <w:rFonts w:ascii="仿宋" w:hAnsi="仿宋" w:eastAsia="仿宋"/>
          <w:color w:val="000000"/>
          <w:sz w:val="24"/>
        </w:rPr>
        <w:t>“审批详情”页面。</w:t>
      </w:r>
    </w:p>
    <w:p>
      <w:pPr>
        <w:spacing w:after="0" w:line="360" w:lineRule="auto"/>
        <w:rPr>
          <w:rFonts w:ascii="仿宋" w:hAnsi="仿宋" w:eastAsia="仿宋"/>
          <w:color w:val="000000"/>
          <w:sz w:val="24"/>
        </w:rPr>
      </w:pPr>
      <w:r>
        <w:rPr>
          <w:rFonts w:ascii="仿宋" w:hAnsi="仿宋" w:eastAsia="仿宋"/>
          <w:color w:val="000000"/>
          <w:sz w:val="24"/>
        </w:rPr>
        <w:t>2. 用户在</w:t>
      </w:r>
      <w:r>
        <w:rPr>
          <w:rFonts w:hint="eastAsia" w:ascii="仿宋" w:hAnsi="仿宋" w:eastAsia="仿宋"/>
          <w:color w:val="000000"/>
          <w:sz w:val="24"/>
        </w:rPr>
        <w:t>“</w:t>
      </w:r>
      <w:r>
        <w:rPr>
          <w:rFonts w:ascii="仿宋" w:hAnsi="仿宋" w:eastAsia="仿宋"/>
          <w:color w:val="000000"/>
          <w:sz w:val="24"/>
        </w:rPr>
        <w:t>已审批</w:t>
      </w:r>
      <w:r>
        <w:rPr>
          <w:rFonts w:hint="eastAsia" w:ascii="仿宋" w:hAnsi="仿宋" w:eastAsia="仿宋"/>
          <w:color w:val="000000"/>
          <w:sz w:val="24"/>
        </w:rPr>
        <w:t>”</w:t>
      </w:r>
      <w:r>
        <w:rPr>
          <w:rFonts w:ascii="仿宋" w:hAnsi="仿宋" w:eastAsia="仿宋"/>
          <w:color w:val="000000"/>
          <w:sz w:val="24"/>
        </w:rPr>
        <w:t>列表行内统一操作按钮区点击“查看”按钮，系统从右侧抽屉式打开已审批</w:t>
      </w:r>
      <w:r>
        <w:rPr>
          <w:rFonts w:hint="eastAsia" w:ascii="仿宋" w:hAnsi="仿宋" w:eastAsia="仿宋"/>
          <w:color w:val="000000"/>
          <w:sz w:val="24"/>
        </w:rPr>
        <w:t>的</w:t>
      </w:r>
      <w:r>
        <w:rPr>
          <w:rFonts w:ascii="仿宋" w:hAnsi="仿宋" w:eastAsia="仿宋"/>
          <w:color w:val="000000"/>
          <w:sz w:val="24"/>
        </w:rPr>
        <w:t>“审批详情”页面。</w:t>
      </w:r>
    </w:p>
    <w:p>
      <w:pPr>
        <w:spacing w:after="0" w:line="360" w:lineRule="auto"/>
        <w:rPr>
          <w:rFonts w:ascii="仿宋" w:hAnsi="仿宋" w:eastAsia="仿宋"/>
          <w:color w:val="000000"/>
          <w:sz w:val="24"/>
        </w:rPr>
      </w:pPr>
      <w:r>
        <w:rPr>
          <w:rFonts w:hint="eastAsia" w:ascii="仿宋" w:hAnsi="仿宋" w:eastAsia="仿宋"/>
          <w:color w:val="000000"/>
          <w:sz w:val="24"/>
        </w:rPr>
        <w:t>3. “审批详情”</w:t>
      </w:r>
      <w:r>
        <w:rPr>
          <w:rFonts w:ascii="仿宋" w:hAnsi="仿宋" w:eastAsia="仿宋"/>
          <w:color w:val="000000"/>
          <w:sz w:val="24"/>
        </w:rPr>
        <w:t>页面分为“审批信息”“审批意见”“审批流程”三个区域</w:t>
      </w:r>
      <w:r>
        <w:rPr>
          <w:rFonts w:hint="eastAsia" w:ascii="仿宋" w:hAnsi="仿宋" w:eastAsia="仿宋"/>
          <w:color w:val="000000"/>
          <w:sz w:val="24"/>
        </w:rPr>
        <w:t>。</w:t>
      </w:r>
      <w:r>
        <w:rPr>
          <w:rFonts w:ascii="仿宋" w:hAnsi="仿宋" w:eastAsia="仿宋"/>
          <w:color w:val="000000"/>
          <w:sz w:val="24"/>
        </w:rPr>
        <w:t>待审批</w:t>
      </w:r>
      <w:r>
        <w:rPr>
          <w:rFonts w:hint="eastAsia" w:ascii="仿宋" w:hAnsi="仿宋" w:eastAsia="仿宋"/>
          <w:color w:val="000000"/>
          <w:sz w:val="24"/>
        </w:rPr>
        <w:t>的</w:t>
      </w:r>
      <w:r>
        <w:rPr>
          <w:rFonts w:ascii="仿宋" w:hAnsi="仿宋" w:eastAsia="仿宋"/>
          <w:color w:val="000000"/>
          <w:sz w:val="24"/>
        </w:rPr>
        <w:t>“审批详情”页面</w:t>
      </w:r>
      <w:r>
        <w:rPr>
          <w:rFonts w:hint="eastAsia" w:ascii="仿宋" w:hAnsi="仿宋" w:eastAsia="仿宋"/>
          <w:color w:val="000000"/>
          <w:sz w:val="24"/>
        </w:rPr>
        <w:t>，</w:t>
      </w:r>
      <w:r>
        <w:rPr>
          <w:rFonts w:ascii="仿宋" w:hAnsi="仿宋" w:eastAsia="仿宋"/>
          <w:color w:val="000000"/>
          <w:sz w:val="24"/>
        </w:rPr>
        <w:t>“审批意见”</w:t>
      </w:r>
      <w:r>
        <w:rPr>
          <w:rFonts w:hint="eastAsia" w:ascii="仿宋" w:hAnsi="仿宋" w:eastAsia="仿宋"/>
          <w:color w:val="000000"/>
          <w:sz w:val="24"/>
        </w:rPr>
        <w:t>可编辑；</w:t>
      </w:r>
      <w:r>
        <w:rPr>
          <w:rFonts w:ascii="仿宋" w:hAnsi="仿宋" w:eastAsia="仿宋"/>
          <w:color w:val="000000"/>
          <w:sz w:val="24"/>
        </w:rPr>
        <w:t>已审批</w:t>
      </w:r>
      <w:r>
        <w:rPr>
          <w:rFonts w:hint="eastAsia" w:ascii="仿宋" w:hAnsi="仿宋" w:eastAsia="仿宋"/>
          <w:color w:val="000000"/>
          <w:sz w:val="24"/>
        </w:rPr>
        <w:t>的</w:t>
      </w:r>
      <w:r>
        <w:rPr>
          <w:rFonts w:ascii="仿宋" w:hAnsi="仿宋" w:eastAsia="仿宋"/>
          <w:color w:val="000000"/>
          <w:sz w:val="24"/>
        </w:rPr>
        <w:t>“审批详情”页面</w:t>
      </w:r>
      <w:r>
        <w:rPr>
          <w:rFonts w:hint="eastAsia" w:ascii="仿宋" w:hAnsi="仿宋" w:eastAsia="仿宋"/>
          <w:color w:val="000000"/>
          <w:sz w:val="24"/>
        </w:rPr>
        <w:t>，</w:t>
      </w:r>
      <w:r>
        <w:rPr>
          <w:rFonts w:ascii="仿宋" w:hAnsi="仿宋" w:eastAsia="仿宋"/>
          <w:color w:val="000000"/>
          <w:sz w:val="24"/>
        </w:rPr>
        <w:t>“审批意见”</w:t>
      </w:r>
      <w:r>
        <w:rPr>
          <w:rFonts w:hint="eastAsia" w:ascii="仿宋" w:hAnsi="仿宋" w:eastAsia="仿宋"/>
          <w:color w:val="000000"/>
          <w:sz w:val="24"/>
        </w:rPr>
        <w:t>不可编辑，仅做数据回显。</w:t>
      </w:r>
    </w:p>
    <w:p>
      <w:pPr>
        <w:spacing w:after="0" w:line="360" w:lineRule="auto"/>
        <w:rPr>
          <w:rFonts w:ascii="仿宋" w:hAnsi="仿宋" w:eastAsia="仿宋"/>
          <w:color w:val="000000"/>
          <w:sz w:val="24"/>
        </w:rPr>
      </w:pPr>
      <w:r>
        <w:rPr>
          <w:rFonts w:ascii="仿宋" w:hAnsi="仿宋" w:eastAsia="仿宋"/>
          <w:color w:val="000000"/>
          <w:sz w:val="24"/>
        </w:rPr>
        <w:t>3. 待审批</w:t>
      </w:r>
      <w:r>
        <w:rPr>
          <w:rFonts w:hint="eastAsia" w:ascii="仿宋" w:hAnsi="仿宋" w:eastAsia="仿宋"/>
          <w:color w:val="000000"/>
          <w:sz w:val="24"/>
        </w:rPr>
        <w:t>的</w:t>
      </w:r>
      <w:r>
        <w:rPr>
          <w:rFonts w:ascii="仿宋" w:hAnsi="仿宋" w:eastAsia="仿宋"/>
          <w:color w:val="000000"/>
          <w:sz w:val="24"/>
        </w:rPr>
        <w:t>“审批详情”页左下角操作按钮区的操作按钮有：“取消”“拒绝”。</w:t>
      </w:r>
    </w:p>
    <w:p>
      <w:pPr>
        <w:spacing w:after="0" w:line="360" w:lineRule="auto"/>
        <w:rPr>
          <w:rFonts w:ascii="仿宋" w:hAnsi="仿宋" w:eastAsia="仿宋"/>
          <w:color w:val="000000"/>
          <w:sz w:val="24"/>
        </w:rPr>
      </w:pPr>
      <w:r>
        <w:rPr>
          <w:rFonts w:hint="eastAsia" w:ascii="仿宋" w:hAnsi="仿宋" w:eastAsia="仿宋"/>
          <w:color w:val="000000"/>
          <w:sz w:val="24"/>
        </w:rPr>
        <w:t xml:space="preserve">3.1 </w:t>
      </w:r>
      <w:r>
        <w:rPr>
          <w:rFonts w:ascii="仿宋" w:hAnsi="仿宋" w:eastAsia="仿宋"/>
          <w:color w:val="000000"/>
          <w:sz w:val="24"/>
        </w:rPr>
        <w:t>点击“取消”按钮，系统关闭“审批详情”页面；点击“拒绝”按钮，系统先校验是否已输入审批意见，已输入则执行审批拒绝操作，未输入则toast提示“请输入审批意见”。</w:t>
      </w:r>
    </w:p>
    <w:p>
      <w:pPr>
        <w:spacing w:after="0" w:line="360" w:lineRule="auto"/>
        <w:rPr>
          <w:rFonts w:ascii="仿宋" w:hAnsi="仿宋" w:eastAsia="仿宋"/>
          <w:color w:val="000000"/>
          <w:sz w:val="24"/>
        </w:rPr>
      </w:pPr>
      <w:r>
        <w:rPr>
          <w:rFonts w:hint="eastAsia" w:ascii="仿宋" w:hAnsi="仿宋" w:eastAsia="仿宋"/>
          <w:color w:val="000000"/>
          <w:sz w:val="24"/>
        </w:rPr>
        <w:t>3.2</w:t>
      </w:r>
      <w:r>
        <w:rPr>
          <w:rFonts w:ascii="仿宋" w:hAnsi="仿宋" w:eastAsia="仿宋"/>
          <w:color w:val="000000"/>
          <w:sz w:val="24"/>
        </w:rPr>
        <w:t xml:space="preserve"> 点击“同意”按钮，系统先校验是否已输入审批意见，已输入则执行审批同意操作并推动流程进入下一审批节点，未输入则toast提示“请输入审批意见”。</w:t>
      </w:r>
    </w:p>
    <w:p>
      <w:pPr>
        <w:spacing w:after="0" w:line="360" w:lineRule="auto"/>
      </w:pPr>
      <w:r>
        <w:rPr>
          <w:rFonts w:ascii="仿宋" w:hAnsi="仿宋" w:eastAsia="仿宋"/>
          <w:b/>
          <w:color w:val="000000"/>
          <w:sz w:val="24"/>
        </w:rPr>
        <w:t>（二）规则与约束</w:t>
      </w:r>
    </w:p>
    <w:p>
      <w:pPr>
        <w:spacing w:after="0" w:line="360" w:lineRule="auto"/>
        <w:rPr>
          <w:rFonts w:ascii="仿宋" w:hAnsi="仿宋" w:eastAsia="仿宋"/>
          <w:color w:val="000000"/>
          <w:sz w:val="24"/>
        </w:rPr>
      </w:pPr>
      <w:r>
        <w:rPr>
          <w:rFonts w:ascii="仿宋" w:hAnsi="仿宋" w:eastAsia="仿宋"/>
          <w:color w:val="000000"/>
          <w:sz w:val="24"/>
        </w:rPr>
        <w:t xml:space="preserve">1. </w:t>
      </w:r>
      <w:r>
        <w:rPr>
          <w:rFonts w:hint="eastAsia" w:ascii="仿宋" w:hAnsi="仿宋" w:eastAsia="仿宋"/>
          <w:color w:val="000000"/>
          <w:sz w:val="24"/>
        </w:rPr>
        <w:t>“审批详情”</w:t>
      </w:r>
      <w:r>
        <w:rPr>
          <w:rFonts w:ascii="仿宋" w:hAnsi="仿宋" w:eastAsia="仿宋"/>
          <w:color w:val="000000"/>
          <w:sz w:val="24"/>
        </w:rPr>
        <w:t>页面上部分“审批信息”的展示内容</w:t>
      </w:r>
      <w:r>
        <w:rPr>
          <w:rFonts w:hint="eastAsia" w:ascii="仿宋" w:hAnsi="仿宋" w:eastAsia="仿宋"/>
          <w:color w:val="000000"/>
          <w:sz w:val="24"/>
        </w:rPr>
        <w:t>，</w:t>
      </w:r>
      <w:r>
        <w:rPr>
          <w:rFonts w:ascii="仿宋" w:hAnsi="仿宋" w:eastAsia="仿宋"/>
          <w:color w:val="000000"/>
          <w:sz w:val="24"/>
        </w:rPr>
        <w:t>与“我的申请”详情页上部分</w:t>
      </w:r>
      <w:r>
        <w:rPr>
          <w:rFonts w:hint="eastAsia" w:ascii="仿宋" w:hAnsi="仿宋" w:eastAsia="仿宋"/>
          <w:color w:val="000000"/>
          <w:sz w:val="24"/>
        </w:rPr>
        <w:t>的</w:t>
      </w:r>
      <w:r>
        <w:rPr>
          <w:rFonts w:ascii="仿宋" w:hAnsi="仿宋" w:eastAsia="仿宋"/>
          <w:color w:val="000000"/>
          <w:sz w:val="24"/>
        </w:rPr>
        <w:t>“审批信息”保持一致。</w:t>
      </w:r>
      <w:r>
        <w:rPr>
          <w:rFonts w:hint="eastAsia" w:ascii="仿宋" w:hAnsi="仿宋" w:eastAsia="仿宋"/>
          <w:color w:val="000000"/>
          <w:sz w:val="24"/>
        </w:rPr>
        <w:t>详见“待办及消息提醒-我的申请-详情”章节。</w:t>
      </w:r>
    </w:p>
    <w:p>
      <w:pPr>
        <w:spacing w:after="0" w:line="360" w:lineRule="auto"/>
        <w:rPr>
          <w:rFonts w:ascii="仿宋" w:hAnsi="仿宋" w:eastAsia="仿宋"/>
          <w:color w:val="000000"/>
          <w:sz w:val="24"/>
        </w:rPr>
      </w:pPr>
      <w:r>
        <w:rPr>
          <w:rFonts w:ascii="仿宋" w:hAnsi="仿宋" w:eastAsia="仿宋"/>
          <w:color w:val="000000"/>
          <w:sz w:val="24"/>
        </w:rPr>
        <w:t xml:space="preserve">2. </w:t>
      </w:r>
      <w:r>
        <w:rPr>
          <w:rFonts w:hint="eastAsia" w:ascii="仿宋" w:hAnsi="仿宋" w:eastAsia="仿宋"/>
          <w:color w:val="000000"/>
          <w:sz w:val="24"/>
        </w:rPr>
        <w:t>“审批详情”</w:t>
      </w:r>
      <w:r>
        <w:rPr>
          <w:rFonts w:ascii="仿宋" w:hAnsi="仿宋" w:eastAsia="仿宋"/>
          <w:color w:val="000000"/>
          <w:sz w:val="24"/>
        </w:rPr>
        <w:t>页面中部“审批意见”区域</w:t>
      </w:r>
      <w:r>
        <w:rPr>
          <w:rFonts w:hint="eastAsia" w:ascii="仿宋" w:hAnsi="仿宋" w:eastAsia="仿宋"/>
          <w:color w:val="000000"/>
          <w:sz w:val="24"/>
        </w:rPr>
        <w:t>，</w:t>
      </w:r>
      <w:r>
        <w:rPr>
          <w:rFonts w:ascii="仿宋" w:hAnsi="仿宋" w:eastAsia="仿宋"/>
          <w:color w:val="000000"/>
          <w:sz w:val="24"/>
        </w:rPr>
        <w:t>在</w:t>
      </w:r>
      <w:r>
        <w:rPr>
          <w:rFonts w:hint="eastAsia" w:ascii="仿宋" w:hAnsi="仿宋" w:eastAsia="仿宋"/>
          <w:color w:val="000000"/>
          <w:sz w:val="24"/>
        </w:rPr>
        <w:t>“</w:t>
      </w:r>
      <w:r>
        <w:rPr>
          <w:rFonts w:ascii="仿宋" w:hAnsi="仿宋" w:eastAsia="仿宋"/>
          <w:color w:val="000000"/>
          <w:sz w:val="24"/>
        </w:rPr>
        <w:t>待审批</w:t>
      </w:r>
      <w:r>
        <w:rPr>
          <w:rFonts w:hint="eastAsia" w:ascii="仿宋" w:hAnsi="仿宋" w:eastAsia="仿宋"/>
          <w:color w:val="000000"/>
          <w:sz w:val="24"/>
        </w:rPr>
        <w:t>”</w:t>
      </w:r>
      <w:r>
        <w:rPr>
          <w:rFonts w:ascii="仿宋" w:hAnsi="仿宋" w:eastAsia="仿宋"/>
          <w:color w:val="000000"/>
          <w:sz w:val="24"/>
        </w:rPr>
        <w:t>场景为可输入文本框，在</w:t>
      </w:r>
      <w:r>
        <w:rPr>
          <w:rFonts w:hint="eastAsia" w:ascii="仿宋" w:hAnsi="仿宋" w:eastAsia="仿宋"/>
          <w:color w:val="000000"/>
          <w:sz w:val="24"/>
        </w:rPr>
        <w:t>“</w:t>
      </w:r>
      <w:r>
        <w:rPr>
          <w:rFonts w:ascii="仿宋" w:hAnsi="仿宋" w:eastAsia="仿宋"/>
          <w:color w:val="000000"/>
          <w:sz w:val="24"/>
        </w:rPr>
        <w:t>已审批</w:t>
      </w:r>
      <w:r>
        <w:rPr>
          <w:rFonts w:hint="eastAsia" w:ascii="仿宋" w:hAnsi="仿宋" w:eastAsia="仿宋"/>
          <w:color w:val="000000"/>
          <w:sz w:val="24"/>
        </w:rPr>
        <w:t>”</w:t>
      </w:r>
      <w:r>
        <w:rPr>
          <w:rFonts w:ascii="仿宋" w:hAnsi="仿宋" w:eastAsia="仿宋"/>
          <w:color w:val="000000"/>
          <w:sz w:val="24"/>
        </w:rPr>
        <w:t>场景为当前节点审批意见只读回显。</w:t>
      </w:r>
    </w:p>
    <w:p>
      <w:pPr>
        <w:spacing w:after="0" w:line="360" w:lineRule="auto"/>
        <w:rPr>
          <w:rFonts w:ascii="仿宋" w:hAnsi="仿宋" w:eastAsia="仿宋"/>
          <w:color w:val="000000"/>
          <w:sz w:val="24"/>
        </w:rPr>
      </w:pPr>
      <w:r>
        <w:rPr>
          <w:rFonts w:ascii="仿宋" w:hAnsi="仿宋" w:eastAsia="仿宋"/>
          <w:color w:val="000000"/>
          <w:sz w:val="24"/>
        </w:rPr>
        <w:t xml:space="preserve">3. </w:t>
      </w:r>
      <w:r>
        <w:rPr>
          <w:rFonts w:hint="eastAsia" w:ascii="仿宋" w:hAnsi="仿宋" w:eastAsia="仿宋"/>
          <w:color w:val="000000"/>
          <w:sz w:val="24"/>
        </w:rPr>
        <w:t>“审批详情”</w:t>
      </w:r>
      <w:r>
        <w:rPr>
          <w:rFonts w:ascii="仿宋" w:hAnsi="仿宋" w:eastAsia="仿宋"/>
          <w:color w:val="000000"/>
          <w:sz w:val="24"/>
        </w:rPr>
        <w:t>页面下</w:t>
      </w:r>
      <w:r>
        <w:rPr>
          <w:rFonts w:hint="eastAsia" w:ascii="仿宋" w:hAnsi="仿宋" w:eastAsia="仿宋"/>
          <w:color w:val="000000"/>
          <w:sz w:val="24"/>
        </w:rPr>
        <w:t>部分</w:t>
      </w:r>
      <w:r>
        <w:rPr>
          <w:rFonts w:ascii="仿宋" w:hAnsi="仿宋" w:eastAsia="仿宋"/>
          <w:color w:val="000000"/>
          <w:sz w:val="24"/>
        </w:rPr>
        <w:t>“审批流程”的展示内容</w:t>
      </w:r>
      <w:r>
        <w:rPr>
          <w:rFonts w:hint="eastAsia" w:ascii="仿宋" w:hAnsi="仿宋" w:eastAsia="仿宋"/>
          <w:color w:val="000000"/>
          <w:sz w:val="24"/>
        </w:rPr>
        <w:t>，</w:t>
      </w:r>
      <w:r>
        <w:rPr>
          <w:rFonts w:ascii="仿宋" w:hAnsi="仿宋" w:eastAsia="仿宋"/>
          <w:color w:val="000000"/>
          <w:sz w:val="24"/>
        </w:rPr>
        <w:t>与“我的申请”详情页下部分</w:t>
      </w:r>
      <w:r>
        <w:rPr>
          <w:rFonts w:hint="eastAsia" w:ascii="仿宋" w:hAnsi="仿宋" w:eastAsia="仿宋"/>
          <w:color w:val="000000"/>
          <w:sz w:val="24"/>
        </w:rPr>
        <w:t>的</w:t>
      </w:r>
      <w:r>
        <w:rPr>
          <w:rFonts w:ascii="仿宋" w:hAnsi="仿宋" w:eastAsia="仿宋"/>
          <w:color w:val="000000"/>
          <w:sz w:val="24"/>
        </w:rPr>
        <w:t>“审批流程”保持一致。</w:t>
      </w:r>
      <w:r>
        <w:rPr>
          <w:rFonts w:hint="eastAsia" w:ascii="仿宋" w:hAnsi="仿宋" w:eastAsia="仿宋"/>
          <w:color w:val="000000"/>
          <w:sz w:val="24"/>
        </w:rPr>
        <w:t>详见“待办及消息提醒-我的申请-详情”章节。</w:t>
      </w:r>
    </w:p>
    <w:p>
      <w:pPr>
        <w:spacing w:after="0" w:line="360" w:lineRule="auto"/>
      </w:pPr>
      <w:r>
        <w:rPr>
          <w:rFonts w:ascii="仿宋" w:hAnsi="仿宋" w:eastAsia="仿宋"/>
          <w:b/>
          <w:color w:val="000000"/>
          <w:sz w:val="24"/>
        </w:rPr>
        <w:t>（三）权限说明</w:t>
      </w:r>
    </w:p>
    <w:p>
      <w:pPr>
        <w:spacing w:after="0" w:line="360" w:lineRule="auto"/>
        <w:rPr>
          <w:rFonts w:ascii="仿宋" w:hAnsi="仿宋" w:eastAsia="仿宋"/>
          <w:color w:val="000000"/>
          <w:sz w:val="24"/>
        </w:rPr>
      </w:pPr>
      <w:r>
        <w:rPr>
          <w:rFonts w:ascii="仿宋" w:hAnsi="仿宋" w:eastAsia="仿宋"/>
          <w:color w:val="000000"/>
          <w:sz w:val="24"/>
        </w:rPr>
        <w:t>1. 仅位于当前审批节点上的审批者可在待审批详情页执行“同意”或“拒绝”操作。</w:t>
      </w:r>
    </w:p>
    <w:p>
      <w:pPr>
        <w:spacing w:after="0" w:line="360" w:lineRule="auto"/>
        <w:rPr>
          <w:rFonts w:ascii="仿宋" w:hAnsi="仿宋" w:eastAsia="仿宋"/>
          <w:color w:val="000000"/>
          <w:sz w:val="24"/>
        </w:rPr>
      </w:pPr>
      <w:r>
        <w:rPr>
          <w:rFonts w:ascii="仿宋" w:hAnsi="仿宋" w:eastAsia="仿宋"/>
          <w:color w:val="000000"/>
          <w:sz w:val="24"/>
        </w:rPr>
        <w:t>2. 已审批详情页仅用于查看，审批意见不可修改，不可重复审批。</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after="0" w:line="360" w:lineRule="auto"/>
        <w:rPr>
          <w:rFonts w:ascii="仿宋" w:hAnsi="仿宋" w:eastAsia="仿宋"/>
          <w:color w:val="000000"/>
          <w:sz w:val="24"/>
        </w:rPr>
      </w:pPr>
      <w:r>
        <w:rPr>
          <w:rFonts w:hint="eastAsia" w:ascii="仿宋" w:hAnsi="仿宋" w:eastAsia="仿宋"/>
          <w:color w:val="000000"/>
          <w:sz w:val="24"/>
        </w:rPr>
        <w:t>审批详情-</w:t>
      </w:r>
      <w:r>
        <w:rPr>
          <w:rFonts w:ascii="仿宋" w:hAnsi="仿宋" w:eastAsia="仿宋"/>
          <w:color w:val="000000"/>
          <w:sz w:val="24"/>
        </w:rPr>
        <w:t>审批信息</w:t>
      </w:r>
      <w:r>
        <w:rPr>
          <w:rFonts w:hint="eastAsia" w:ascii="仿宋" w:hAnsi="仿宋" w:eastAsia="仿宋"/>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审批信息区域</w:t>
            </w:r>
          </w:p>
        </w:tc>
        <w:tc>
          <w:tcPr>
            <w:tcW w:w="2340" w:type="dxa"/>
          </w:tcPr>
          <w:p>
            <w:pPr>
              <w:spacing w:after="0" w:line="360" w:lineRule="auto"/>
              <w:rPr>
                <w:rFonts w:eastAsia="仿宋"/>
              </w:rPr>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复合区域</w:t>
            </w:r>
          </w:p>
        </w:tc>
        <w:tc>
          <w:tcPr>
            <w:tcW w:w="2340" w:type="dxa"/>
          </w:tcPr>
          <w:p>
            <w:pPr>
              <w:spacing w:after="0" w:line="360" w:lineRule="auto"/>
            </w:pPr>
            <w:r>
              <w:rPr>
                <w:rFonts w:ascii="仿宋" w:hAnsi="仿宋" w:eastAsia="仿宋"/>
                <w:color w:val="000000"/>
                <w:sz w:val="24"/>
              </w:rPr>
              <w:t>展示字段与“我的申请-详情”</w:t>
            </w:r>
            <w:r>
              <w:rPr>
                <w:rFonts w:hint="eastAsia" w:ascii="仿宋" w:hAnsi="仿宋" w:eastAsia="仿宋"/>
                <w:color w:val="000000"/>
                <w:sz w:val="24"/>
              </w:rPr>
              <w:t>的“审批信息”</w:t>
            </w:r>
            <w:r>
              <w:rPr>
                <w:rFonts w:ascii="仿宋" w:hAnsi="仿宋" w:eastAsia="仿宋"/>
                <w:color w:val="000000"/>
                <w:sz w:val="24"/>
              </w:rPr>
              <w:t>一致</w:t>
            </w:r>
            <w:r>
              <w:rPr>
                <w:rFonts w:hint="eastAsia" w:ascii="仿宋" w:hAnsi="仿宋" w:eastAsia="仿宋"/>
                <w:color w:val="000000"/>
                <w:sz w:val="24"/>
              </w:rPr>
              <w:t>。详见“待办及消息提醒-我的申请-详情-输出”章节</w:t>
            </w:r>
          </w:p>
        </w:tc>
      </w:tr>
    </w:tbl>
    <w:p>
      <w:pPr>
        <w:spacing w:line="360" w:lineRule="auto"/>
      </w:pPr>
    </w:p>
    <w:p>
      <w:pPr>
        <w:spacing w:after="0" w:line="360" w:lineRule="auto"/>
        <w:rPr>
          <w:rFonts w:ascii="仿宋" w:hAnsi="仿宋" w:eastAsia="仿宋"/>
          <w:color w:val="000000"/>
          <w:sz w:val="24"/>
        </w:rPr>
      </w:pPr>
      <w:r>
        <w:rPr>
          <w:rFonts w:hint="eastAsia" w:ascii="仿宋" w:hAnsi="仿宋" w:eastAsia="仿宋"/>
          <w:color w:val="000000"/>
          <w:sz w:val="24"/>
        </w:rPr>
        <w:t>审批详情-</w:t>
      </w:r>
      <w:r>
        <w:rPr>
          <w:rFonts w:ascii="仿宋" w:hAnsi="仿宋" w:eastAsia="仿宋"/>
          <w:color w:val="000000"/>
          <w:sz w:val="24"/>
        </w:rPr>
        <w:t>审批意见</w:t>
      </w:r>
      <w:r>
        <w:rPr>
          <w:rFonts w:hint="eastAsia" w:ascii="仿宋" w:hAnsi="仿宋" w:eastAsia="仿宋"/>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审批意见</w:t>
            </w:r>
          </w:p>
        </w:tc>
        <w:tc>
          <w:tcPr>
            <w:tcW w:w="2340" w:type="dxa"/>
          </w:tcPr>
          <w:p>
            <w:pPr>
              <w:spacing w:after="0" w:line="360" w:lineRule="auto"/>
              <w:rPr>
                <w:rFonts w:eastAsia="仿宋"/>
              </w:rPr>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待审批详情</w:t>
            </w:r>
            <w:r>
              <w:rPr>
                <w:rFonts w:hint="eastAsia" w:ascii="仿宋" w:hAnsi="仿宋" w:eastAsia="仿宋"/>
                <w:color w:val="000000"/>
                <w:sz w:val="24"/>
              </w:rPr>
              <w:t>的“审批意见”</w:t>
            </w:r>
            <w:r>
              <w:rPr>
                <w:rFonts w:ascii="仿宋" w:hAnsi="仿宋" w:eastAsia="仿宋"/>
                <w:color w:val="000000"/>
                <w:sz w:val="24"/>
              </w:rPr>
              <w:t>为输入框；已审批详情</w:t>
            </w:r>
            <w:r>
              <w:rPr>
                <w:rFonts w:hint="eastAsia" w:ascii="仿宋" w:hAnsi="仿宋" w:eastAsia="仿宋"/>
                <w:color w:val="000000"/>
                <w:sz w:val="24"/>
              </w:rPr>
              <w:t>的“审批意见”</w:t>
            </w:r>
            <w:r>
              <w:rPr>
                <w:rFonts w:ascii="仿宋" w:hAnsi="仿宋" w:eastAsia="仿宋"/>
                <w:color w:val="000000"/>
                <w:sz w:val="24"/>
              </w:rPr>
              <w:t>当</w:t>
            </w:r>
            <w:r>
              <w:rPr>
                <w:rFonts w:hint="eastAsia" w:ascii="仿宋" w:hAnsi="仿宋" w:eastAsia="仿宋"/>
                <w:color w:val="000000"/>
                <w:sz w:val="24"/>
              </w:rPr>
              <w:t>反显</w:t>
            </w:r>
            <w:r>
              <w:rPr>
                <w:rFonts w:ascii="仿宋" w:hAnsi="仿宋" w:eastAsia="仿宋"/>
                <w:color w:val="000000"/>
                <w:sz w:val="24"/>
              </w:rPr>
              <w:t>前节点审批意见</w:t>
            </w:r>
            <w:r>
              <w:rPr>
                <w:rFonts w:hint="eastAsia" w:ascii="仿宋" w:hAnsi="仿宋" w:eastAsia="仿宋"/>
                <w:color w:val="000000"/>
                <w:sz w:val="24"/>
              </w:rPr>
              <w:t>，不可编辑</w:t>
            </w:r>
          </w:p>
        </w:tc>
      </w:tr>
    </w:tbl>
    <w:p>
      <w:pPr>
        <w:spacing w:line="360" w:lineRule="auto"/>
      </w:pPr>
    </w:p>
    <w:p>
      <w:pPr>
        <w:spacing w:after="0" w:line="360" w:lineRule="auto"/>
        <w:rPr>
          <w:rFonts w:ascii="仿宋" w:hAnsi="仿宋" w:eastAsia="仿宋"/>
          <w:color w:val="000000"/>
          <w:sz w:val="24"/>
        </w:rPr>
      </w:pPr>
      <w:r>
        <w:rPr>
          <w:rFonts w:hint="eastAsia" w:ascii="仿宋" w:hAnsi="仿宋" w:eastAsia="仿宋"/>
          <w:color w:val="000000"/>
          <w:sz w:val="24"/>
        </w:rPr>
        <w:t>审批详情-</w:t>
      </w:r>
      <w:r>
        <w:rPr>
          <w:rFonts w:ascii="仿宋" w:hAnsi="仿宋" w:eastAsia="仿宋"/>
          <w:color w:val="000000"/>
          <w:sz w:val="24"/>
        </w:rPr>
        <w:t>审批流程</w:t>
      </w:r>
      <w:r>
        <w:rPr>
          <w:rFonts w:hint="eastAsia" w:ascii="仿宋" w:hAnsi="仿宋" w:eastAsia="仿宋"/>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eastAsia="仿宋"/>
              </w:rPr>
            </w:pPr>
            <w:r>
              <w:rPr>
                <w:rFonts w:hint="eastAsia" w:ascii="仿宋" w:hAnsi="仿宋" w:eastAsia="仿宋"/>
                <w:color w:val="000000"/>
                <w:sz w:val="24"/>
              </w:rPr>
              <w:t>审批流程区域</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复合区域</w:t>
            </w:r>
          </w:p>
        </w:tc>
        <w:tc>
          <w:tcPr>
            <w:tcW w:w="2340" w:type="dxa"/>
          </w:tcPr>
          <w:p>
            <w:pPr>
              <w:spacing w:after="0" w:line="360" w:lineRule="auto"/>
            </w:pPr>
            <w:r>
              <w:rPr>
                <w:rFonts w:ascii="仿宋" w:hAnsi="仿宋" w:eastAsia="仿宋"/>
                <w:color w:val="000000"/>
                <w:sz w:val="24"/>
              </w:rPr>
              <w:t>展示字段与“我的申请-详情”</w:t>
            </w:r>
            <w:r>
              <w:rPr>
                <w:rFonts w:hint="eastAsia" w:ascii="仿宋" w:hAnsi="仿宋" w:eastAsia="仿宋"/>
                <w:color w:val="000000"/>
                <w:sz w:val="24"/>
              </w:rPr>
              <w:t>的“审批流程”</w:t>
            </w:r>
            <w:r>
              <w:rPr>
                <w:rFonts w:ascii="仿宋" w:hAnsi="仿宋" w:eastAsia="仿宋"/>
                <w:color w:val="000000"/>
                <w:sz w:val="24"/>
              </w:rPr>
              <w:t>一致</w:t>
            </w:r>
            <w:r>
              <w:rPr>
                <w:rFonts w:hint="eastAsia" w:ascii="仿宋" w:hAnsi="仿宋" w:eastAsia="仿宋"/>
                <w:color w:val="000000"/>
                <w:sz w:val="24"/>
              </w:rPr>
              <w:t>。详见“待办及消息提醒-我的申请-详情-输出”章节</w:t>
            </w:r>
          </w:p>
        </w:tc>
      </w:tr>
    </w:tbl>
    <w:p>
      <w:pPr>
        <w:spacing w:after="0" w:line="360" w:lineRule="auto"/>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after="0" w:line="360" w:lineRule="auto"/>
      </w:pPr>
      <w:r>
        <w:rPr>
          <w:rFonts w:ascii="仿宋" w:hAnsi="仿宋" w:eastAsia="仿宋"/>
          <w:color w:val="000000"/>
          <w:sz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pPr>
      <w:r>
        <w:rPr>
          <w:rFonts w:ascii="仿宋" w:hAnsi="仿宋" w:eastAsia="仿宋"/>
          <w:color w:val="000000"/>
          <w:sz w:val="24"/>
        </w:rPr>
        <w:t>不涉及。</w:t>
      </w:r>
    </w:p>
    <w:p>
      <w:pPr>
        <w:pStyle w:val="6"/>
        <w:numPr>
          <w:ilvl w:val="3"/>
          <w:numId w:val="14"/>
        </w:numPr>
        <w:spacing w:line="360" w:lineRule="auto"/>
        <w:rPr>
          <w:rFonts w:ascii="仿宋" w:hAnsi="仿宋" w:eastAsia="仿宋"/>
        </w:rPr>
      </w:pPr>
      <w:r>
        <w:rPr>
          <w:rFonts w:hint="eastAsia" w:ascii="仿宋" w:hAnsi="仿宋" w:eastAsia="仿宋"/>
        </w:rPr>
        <w:t>大额动账</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w:t>
      </w:r>
      <w:r>
        <w:rPr>
          <w:rFonts w:hint="eastAsia" w:ascii="仿宋" w:hAnsi="仿宋" w:eastAsia="仿宋"/>
          <w:color w:val="000000"/>
          <w:kern w:val="0"/>
          <w:sz w:val="24"/>
          <w:szCs w:val="22"/>
        </w:rPr>
        <w:t>用户</w:t>
      </w:r>
      <w:r>
        <w:rPr>
          <w:rFonts w:ascii="仿宋" w:hAnsi="仿宋" w:eastAsia="仿宋"/>
          <w:color w:val="000000"/>
          <w:kern w:val="0"/>
          <w:sz w:val="24"/>
          <w:szCs w:val="22"/>
        </w:rPr>
        <w:t>集中查看管辖客户的大额资金变动提醒，及时识别转入、转出等异常或重点资金流动并跟进客户。</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用户进入“大额动账”页面后，可按动账时间、资金流向、</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、客户姓名、阅读状态查询大额动账提醒。</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动账时间</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w:t>
            </w:r>
            <w:r>
              <w:rPr>
                <w:rFonts w:hint="eastAsia" w:ascii="仿宋" w:hAnsi="仿宋" w:eastAsia="仿宋"/>
                <w:color w:val="000000"/>
                <w:kern w:val="0"/>
                <w:sz w:val="24"/>
                <w:szCs w:val="22"/>
              </w:rPr>
              <w:t>选择日期区间，</w:t>
            </w:r>
            <w:r>
              <w:rPr>
                <w:rFonts w:ascii="仿宋" w:hAnsi="仿宋" w:eastAsia="仿宋"/>
                <w:color w:val="000000"/>
                <w:kern w:val="0"/>
                <w:sz w:val="24"/>
                <w:szCs w:val="22"/>
              </w:rPr>
              <w:t>开始日期不得晚于结束日期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查询日期区间内的数据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资金流向</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下拉选择；选项为“全部”“转出”“转入”；默认“全部”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4"/>
              </w:rPr>
            </w:pPr>
            <w:r>
              <w:rPr>
                <w:rFonts w:hint="eastAsia" w:ascii="仿宋" w:hAnsi="仿宋" w:eastAsia="仿宋"/>
                <w:color w:val="000000"/>
                <w:kern w:val="0"/>
                <w:sz w:val="24"/>
                <w:szCs w:val="24"/>
              </w:rPr>
              <w:t>核心客户号</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非必输</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文本</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精确搜索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客户姓名</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非必输</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文本</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阅读状态</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非必输</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下拉框</w:t>
            </w:r>
          </w:p>
        </w:tc>
        <w:tc>
          <w:tcPr>
            <w:tcW w:w="2340" w:type="dxa"/>
          </w:tcPr>
          <w:p>
            <w:pPr>
              <w:widowControl/>
              <w:spacing w:after="0" w:line="360" w:lineRule="auto"/>
              <w:jc w:val="left"/>
              <w:rPr>
                <w:rFonts w:ascii="仿宋" w:hAnsi="仿宋" w:eastAsia="仿宋"/>
                <w:color w:val="000000"/>
                <w:kern w:val="0"/>
                <w:sz w:val="24"/>
                <w:szCs w:val="24"/>
              </w:rPr>
            </w:pPr>
            <w:r>
              <w:rPr>
                <w:rFonts w:ascii="仿宋" w:hAnsi="仿宋" w:eastAsia="仿宋"/>
                <w:color w:val="000000"/>
                <w:kern w:val="0"/>
                <w:sz w:val="24"/>
                <w:szCs w:val="24"/>
              </w:rPr>
              <w:t>下拉选择；选项为“全部”“已读”“未读”；默认“全部”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重置</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按钮</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按钮</w:t>
            </w:r>
          </w:p>
        </w:tc>
        <w:tc>
          <w:tcPr>
            <w:tcW w:w="2340" w:type="dxa"/>
          </w:tcPr>
          <w:p>
            <w:pPr>
              <w:widowControl/>
              <w:spacing w:after="0" w:line="360" w:lineRule="auto"/>
              <w:jc w:val="left"/>
              <w:rPr>
                <w:rFonts w:ascii="仿宋" w:hAnsi="仿宋" w:eastAsia="仿宋"/>
                <w:color w:val="000000"/>
                <w:kern w:val="0"/>
                <w:sz w:val="24"/>
                <w:szCs w:val="24"/>
              </w:rPr>
            </w:pPr>
            <w:r>
              <w:rPr>
                <w:rFonts w:ascii="仿宋" w:hAnsi="仿宋" w:eastAsia="仿宋"/>
                <w:color w:val="000000"/>
                <w:kern w:val="0"/>
                <w:sz w:val="24"/>
                <w:szCs w:val="24"/>
              </w:rPr>
              <w:t>点击后清空当前输入条件并恢复初始状态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查询</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按钮</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按钮</w:t>
            </w:r>
          </w:p>
        </w:tc>
        <w:tc>
          <w:tcPr>
            <w:tcW w:w="2340" w:type="dxa"/>
          </w:tcPr>
          <w:p>
            <w:pPr>
              <w:widowControl/>
              <w:spacing w:after="0" w:line="360" w:lineRule="auto"/>
              <w:jc w:val="left"/>
              <w:rPr>
                <w:rFonts w:ascii="仿宋" w:hAnsi="仿宋" w:eastAsia="仿宋"/>
                <w:color w:val="000000"/>
                <w:kern w:val="0"/>
                <w:sz w:val="24"/>
                <w:szCs w:val="24"/>
              </w:rPr>
            </w:pPr>
            <w:r>
              <w:rPr>
                <w:rFonts w:ascii="仿宋" w:hAnsi="仿宋" w:eastAsia="仿宋"/>
                <w:color w:val="000000"/>
                <w:kern w:val="0"/>
                <w:sz w:val="24"/>
                <w:szCs w:val="24"/>
              </w:rPr>
              <w:t>点击后按当前输入条件返回符合条件的大额动账列表结果</w:t>
            </w:r>
          </w:p>
        </w:tc>
      </w:tr>
    </w:tbl>
    <w:p>
      <w:pPr>
        <w:widowControl/>
        <w:spacing w:after="20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用户进入“大额动账”页面后，系统默认展示当前</w:t>
      </w:r>
      <w:r>
        <w:rPr>
          <w:rFonts w:hint="eastAsia" w:ascii="仿宋" w:hAnsi="仿宋" w:eastAsia="仿宋"/>
          <w:color w:val="000000"/>
          <w:kern w:val="0"/>
          <w:sz w:val="24"/>
          <w:szCs w:val="22"/>
        </w:rPr>
        <w:t>登录岗位</w:t>
      </w:r>
      <w:r>
        <w:rPr>
          <w:rFonts w:ascii="仿宋" w:hAnsi="仿宋" w:eastAsia="仿宋"/>
          <w:color w:val="000000"/>
          <w:kern w:val="0"/>
          <w:sz w:val="24"/>
          <w:szCs w:val="22"/>
        </w:rPr>
        <w:t>权限范围内的大额动账提醒列表。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查询条件区的操作按钮有：“重置”“查询”。点击“查询”，系统按当前输入条件返回符合条件的大额动账列表结果；点击“重置”，系统清空当前输入条件并</w:t>
      </w:r>
      <w:r>
        <w:rPr>
          <w:rFonts w:hint="eastAsia" w:ascii="仿宋" w:hAnsi="仿宋" w:eastAsia="仿宋"/>
          <w:color w:val="000000"/>
          <w:kern w:val="0"/>
          <w:sz w:val="24"/>
          <w:szCs w:val="22"/>
        </w:rPr>
        <w:t>将列表</w:t>
      </w:r>
      <w:r>
        <w:rPr>
          <w:rFonts w:ascii="仿宋" w:hAnsi="仿宋" w:eastAsia="仿宋"/>
          <w:color w:val="000000"/>
          <w:kern w:val="0"/>
          <w:sz w:val="24"/>
          <w:szCs w:val="22"/>
        </w:rPr>
        <w:t>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左上角统一操作按钮区的操作按钮有：“批量已读”。点击“批量已读”，系统将</w:t>
      </w:r>
      <w:r>
        <w:rPr>
          <w:rFonts w:hint="eastAsia" w:ascii="仿宋" w:hAnsi="仿宋" w:eastAsia="仿宋"/>
          <w:color w:val="000000"/>
          <w:kern w:val="0"/>
          <w:sz w:val="24"/>
          <w:szCs w:val="22"/>
        </w:rPr>
        <w:t>所有</w:t>
      </w:r>
      <w:r>
        <w:rPr>
          <w:rFonts w:ascii="仿宋" w:hAnsi="仿宋" w:eastAsia="仿宋"/>
          <w:color w:val="000000"/>
          <w:kern w:val="0"/>
          <w:sz w:val="24"/>
          <w:szCs w:val="22"/>
        </w:rPr>
        <w:t>未读状态的数据更新为已读。</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列表行内统一操作按钮区的操作按钮有：“已读”“邀约计划”。</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4.1 </w:t>
      </w:r>
      <w:r>
        <w:rPr>
          <w:rFonts w:ascii="仿宋" w:hAnsi="仿宋" w:eastAsia="仿宋"/>
          <w:color w:val="000000"/>
          <w:kern w:val="0"/>
          <w:sz w:val="24"/>
          <w:szCs w:val="22"/>
        </w:rPr>
        <w:t>仅未读状态的数据展示“已读”按钮，点击后系统将当前提醒更新为已读</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4.2 </w:t>
      </w:r>
      <w:r>
        <w:rPr>
          <w:rFonts w:ascii="仿宋" w:hAnsi="仿宋" w:eastAsia="仿宋"/>
          <w:color w:val="000000"/>
          <w:kern w:val="0"/>
          <w:sz w:val="24"/>
          <w:szCs w:val="22"/>
        </w:rPr>
        <w:t>点击“邀约计划”</w:t>
      </w:r>
      <w:r>
        <w:rPr>
          <w:rFonts w:hint="eastAsia" w:ascii="仿宋" w:hAnsi="仿宋" w:eastAsia="仿宋"/>
          <w:color w:val="000000"/>
          <w:kern w:val="0"/>
          <w:sz w:val="24"/>
          <w:szCs w:val="22"/>
        </w:rPr>
        <w:t>按钮</w:t>
      </w:r>
      <w:r>
        <w:rPr>
          <w:rFonts w:ascii="仿宋" w:hAnsi="仿宋" w:eastAsia="仿宋"/>
          <w:color w:val="000000"/>
          <w:kern w:val="0"/>
          <w:sz w:val="24"/>
          <w:szCs w:val="22"/>
        </w:rPr>
        <w:t>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新建</w:t>
      </w:r>
      <w:r>
        <w:rPr>
          <w:rFonts w:ascii="仿宋" w:hAnsi="仿宋" w:eastAsia="仿宋"/>
          <w:color w:val="000000"/>
          <w:kern w:val="0"/>
          <w:sz w:val="24"/>
          <w:szCs w:val="22"/>
        </w:rPr>
        <w:t>邀约计划页面。</w:t>
      </w:r>
      <w:r>
        <w:rPr>
          <w:rFonts w:hint="eastAsia" w:ascii="仿宋" w:hAnsi="仿宋" w:eastAsia="仿宋"/>
          <w:color w:val="000000"/>
          <w:kern w:val="0"/>
          <w:sz w:val="24"/>
          <w:szCs w:val="22"/>
        </w:rPr>
        <w:t>邀约计划</w:t>
      </w:r>
      <w:r>
        <w:rPr>
          <w:rFonts w:ascii="仿宋" w:hAnsi="仿宋" w:eastAsia="仿宋"/>
          <w:color w:val="000000"/>
          <w:kern w:val="0"/>
          <w:sz w:val="24"/>
          <w:szCs w:val="22"/>
        </w:rPr>
        <w:t>功能详见“公共功能-客户联络-邀约计划”章节</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系统通过跑批获取客户每笔大额资金变动数据，资金变动包括转入、转出。</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ascii="仿宋" w:hAnsi="仿宋" w:eastAsia="仿宋"/>
          <w:color w:val="000000" w:themeColor="text1"/>
          <w:kern w:val="0"/>
          <w:sz w:val="24"/>
          <w:szCs w:val="22"/>
          <w14:textFill>
            <w14:solidFill>
              <w14:schemeClr w14:val="tx1"/>
            </w14:solidFill>
          </w14:textFill>
        </w:rPr>
        <w:t>大额动账阈值支持在“经营管理/</w:t>
      </w:r>
      <w:r>
        <w:rPr>
          <w:rFonts w:hint="eastAsia" w:ascii="仿宋" w:hAnsi="仿宋" w:eastAsia="仿宋"/>
          <w:color w:val="000000" w:themeColor="text1"/>
          <w:kern w:val="0"/>
          <w:sz w:val="24"/>
          <w:szCs w:val="22"/>
          <w14:textFill>
            <w14:solidFill>
              <w14:schemeClr w14:val="tx1"/>
            </w14:solidFill>
          </w14:textFill>
        </w:rPr>
        <w:t>提醒设置</w:t>
      </w:r>
      <w:r>
        <w:rPr>
          <w:rFonts w:ascii="仿宋" w:hAnsi="仿宋" w:eastAsia="仿宋"/>
          <w:color w:val="000000" w:themeColor="text1"/>
          <w:kern w:val="0"/>
          <w:sz w:val="24"/>
          <w:szCs w:val="22"/>
          <w14:textFill>
            <w14:solidFill>
              <w14:schemeClr w14:val="tx1"/>
            </w14:solidFill>
          </w14:textFill>
        </w:rPr>
        <w:t>”页面设置，总行统一设置，并支持分支行个性化调整。</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大额动账数据时效性为T+1。</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列表字段包括“</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”“客户姓名”“归属机构”“资金流向”“动账金额”“动账时间”“消息内容”“阅读状态”“账户号”“交易渠道”“对方姓名”“对方行”。</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消息内容按提醒文案模板展示：文案为“您的{客户等级}客户{客户姓名}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工号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，交易账户{账户号}通过{交易渠道}{资金流向}{交易金额}元，对方行：{对方行}，对方姓名：{对方姓名}，发生大额动账，请及时联系客户”。</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列表默认按“动账时间”倒序排序。</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themeColor="text1"/>
          <w:kern w:val="0"/>
          <w:sz w:val="24"/>
          <w:szCs w:val="22"/>
          <w14:textFill>
            <w14:solidFill>
              <w14:schemeClr w14:val="tx1"/>
            </w14:solidFill>
          </w14:textFill>
        </w:rPr>
      </w:pPr>
      <w:r>
        <w:rPr>
          <w:rFonts w:ascii="仿宋" w:hAnsi="仿宋" w:eastAsia="仿宋"/>
          <w:color w:val="000000"/>
          <w:kern w:val="0"/>
          <w:sz w:val="24"/>
          <w:szCs w:val="22"/>
        </w:rPr>
        <w:t xml:space="preserve">1. </w:t>
      </w:r>
      <w:r>
        <w:rPr>
          <w:rFonts w:ascii="仿宋" w:hAnsi="仿宋" w:eastAsia="仿宋"/>
          <w:color w:val="000000" w:themeColor="text1"/>
          <w:kern w:val="0"/>
          <w:sz w:val="24"/>
          <w:szCs w:val="22"/>
          <w14:textFill>
            <w14:solidFill>
              <w14:schemeClr w14:val="tx1"/>
            </w14:solidFill>
          </w14:textFill>
        </w:rPr>
        <w:t>菜单权限为总行业务岗、分行业务岗、支行业务岗、网点负责人、客户经理。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数据权限为：总行业务岗、分行业务岗、支行业务岗、网点负责人查看本机构内客户数据；客户经理查看管户客户的数据。</w:t>
      </w:r>
      <w:r>
        <w:rPr>
          <w:rFonts w:hint="eastAsia" w:ascii="仿宋" w:hAnsi="仿宋" w:eastAsia="仿宋"/>
          <w:color w:val="000000"/>
          <w:kern w:val="0"/>
          <w:sz w:val="24"/>
          <w:szCs w:val="22"/>
        </w:rPr>
        <w:t>数据均为</w:t>
      </w:r>
      <w:r>
        <w:rPr>
          <w:rFonts w:ascii="仿宋" w:hAnsi="仿宋" w:eastAsia="仿宋"/>
          <w:color w:val="000000"/>
          <w:kern w:val="0"/>
          <w:sz w:val="24"/>
          <w:szCs w:val="22"/>
        </w:rPr>
        <w:t>当前登录岗位</w:t>
      </w:r>
      <w:r>
        <w:rPr>
          <w:rFonts w:hint="eastAsia" w:ascii="仿宋" w:hAnsi="仿宋" w:eastAsia="仿宋"/>
          <w:color w:val="000000"/>
          <w:kern w:val="0"/>
          <w:sz w:val="24"/>
          <w:szCs w:val="22"/>
        </w:rPr>
        <w:t>权限范围内的。</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核心客户号</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按客户姓名展示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归属机构</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按客户归属机构名称展示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客户等级</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按客户等级展示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资金流向</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展示“转入”“转出”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动账金额</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金额</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按金额格式展示，保留两位小数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动账时间</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反显、格式：</w:t>
            </w:r>
            <w:r>
              <w:rPr>
                <w:rFonts w:hint="eastAsia" w:ascii="仿宋" w:hAnsi="仿宋" w:eastAsia="仿宋"/>
                <w:color w:val="000000"/>
                <w:kern w:val="0"/>
                <w:sz w:val="22"/>
              </w:rPr>
              <w:t xml:space="preserve">YYYY-MM-DD </w:t>
            </w:r>
            <w:r>
              <w:rPr>
                <w:rFonts w:hint="eastAsia" w:ascii="仿宋" w:hAnsi="仿宋" w:eastAsia="仿宋"/>
                <w:color w:val="000000"/>
                <w:kern w:val="0"/>
                <w:sz w:val="24"/>
                <w:szCs w:val="22"/>
              </w:rPr>
              <w:t>hh:mm</w:t>
            </w:r>
            <w:r>
              <w:rPr>
                <w:rFonts w:ascii="仿宋" w:hAnsi="仿宋" w:eastAsia="仿宋"/>
                <w:color w:val="000000"/>
                <w:kern w:val="0"/>
                <w:sz w:val="24"/>
                <w:szCs w:val="22"/>
              </w:rPr>
              <w:t>:ss</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按日期时间格式展示；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消息内容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按大额动账提醒文案模板展示完整提醒内容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展示“已读”“未读”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账户号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按交易账户号展示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交易渠道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按交易渠道名称展示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对方姓名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按交易对方姓名展示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对方行</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按交易对方行名称展示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已读</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列表行内操作字段</w:t>
            </w:r>
            <w:r>
              <w:rPr>
                <w:rFonts w:hint="eastAsia" w:ascii="仿宋" w:hAnsi="仿宋" w:eastAsia="仿宋"/>
                <w:color w:val="000000"/>
                <w:kern w:val="0"/>
                <w:sz w:val="24"/>
                <w:szCs w:val="22"/>
              </w:rPr>
              <w:t>；</w:t>
            </w:r>
            <w:r>
              <w:rPr>
                <w:rFonts w:ascii="仿宋" w:hAnsi="仿宋" w:eastAsia="仿宋"/>
                <w:color w:val="000000"/>
                <w:kern w:val="0"/>
                <w:sz w:val="24"/>
                <w:szCs w:val="22"/>
              </w:rPr>
              <w:t>仅未读状态的数据展示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邀约计划</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列表行内操作字段</w:t>
            </w:r>
            <w:r>
              <w:rPr>
                <w:rFonts w:hint="eastAsia" w:ascii="仿宋" w:hAnsi="仿宋" w:eastAsia="仿宋"/>
                <w:color w:val="000000"/>
                <w:kern w:val="0"/>
                <w:sz w:val="24"/>
                <w:szCs w:val="22"/>
              </w:rPr>
              <w:t>；</w:t>
            </w:r>
            <w:r>
              <w:rPr>
                <w:rFonts w:ascii="仿宋" w:hAnsi="仿宋" w:eastAsia="仿宋"/>
                <w:color w:val="000000"/>
                <w:kern w:val="0"/>
                <w:sz w:val="24"/>
                <w:szCs w:val="22"/>
              </w:rPr>
              <w:t>点击后</w:t>
            </w:r>
            <w:r>
              <w:rPr>
                <w:rFonts w:hint="eastAsia" w:ascii="仿宋" w:hAnsi="仿宋" w:eastAsia="仿宋"/>
                <w:color w:val="000000"/>
                <w:kern w:val="0"/>
                <w:sz w:val="24"/>
                <w:szCs w:val="22"/>
              </w:rPr>
              <w:t>右侧抽屉式</w:t>
            </w:r>
            <w:r>
              <w:rPr>
                <w:rFonts w:ascii="仿宋" w:hAnsi="仿宋" w:eastAsia="仿宋"/>
                <w:color w:val="000000"/>
                <w:kern w:val="0"/>
                <w:sz w:val="24"/>
                <w:szCs w:val="22"/>
              </w:rPr>
              <w:t>进入</w:t>
            </w:r>
            <w:r>
              <w:rPr>
                <w:rFonts w:hint="eastAsia" w:ascii="仿宋" w:hAnsi="仿宋" w:eastAsia="仿宋"/>
                <w:color w:val="000000"/>
                <w:kern w:val="0"/>
                <w:sz w:val="24"/>
                <w:szCs w:val="22"/>
              </w:rPr>
              <w:t>新建</w:t>
            </w:r>
            <w:r>
              <w:rPr>
                <w:rFonts w:ascii="仿宋" w:hAnsi="仿宋" w:eastAsia="仿宋"/>
                <w:color w:val="000000"/>
                <w:kern w:val="0"/>
                <w:sz w:val="24"/>
                <w:szCs w:val="22"/>
              </w:rPr>
              <w:t>邀约计划页面</w:t>
            </w:r>
          </w:p>
        </w:tc>
      </w:tr>
    </w:tbl>
    <w:p>
      <w:pPr>
        <w:widowControl/>
        <w:spacing w:after="20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rPr>
          <w:rFonts w:ascii="仿宋" w:hAnsi="仿宋" w:eastAsia="仿宋"/>
          <w:lang w:eastAsia="en-US"/>
        </w:rPr>
      </w:pPr>
      <w:r>
        <w:rPr>
          <w:rFonts w:hint="eastAsia" w:ascii="仿宋" w:hAnsi="仿宋" w:eastAsia="仿宋"/>
          <w:lang w:eastAsia="en-US"/>
        </w:rPr>
        <w:t>到期提醒</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w:t>
      </w:r>
      <w:r>
        <w:rPr>
          <w:rFonts w:hint="eastAsia" w:ascii="仿宋" w:hAnsi="仿宋" w:eastAsia="仿宋"/>
          <w:color w:val="000000"/>
          <w:kern w:val="0"/>
          <w:sz w:val="24"/>
          <w:szCs w:val="22"/>
        </w:rPr>
        <w:t>用户</w:t>
      </w:r>
      <w:r>
        <w:rPr>
          <w:rFonts w:ascii="仿宋" w:hAnsi="仿宋" w:eastAsia="仿宋"/>
          <w:color w:val="000000"/>
          <w:kern w:val="0"/>
          <w:sz w:val="24"/>
          <w:szCs w:val="22"/>
        </w:rPr>
        <w:t>集中查看客户</w:t>
      </w:r>
      <w:r>
        <w:rPr>
          <w:rFonts w:hint="eastAsia" w:ascii="仿宋" w:hAnsi="仿宋" w:eastAsia="仿宋"/>
          <w:color w:val="000000"/>
          <w:kern w:val="0"/>
          <w:sz w:val="24"/>
          <w:szCs w:val="22"/>
        </w:rPr>
        <w:t>的</w:t>
      </w:r>
      <w:r>
        <w:rPr>
          <w:rFonts w:ascii="仿宋" w:hAnsi="仿宋" w:eastAsia="仿宋"/>
          <w:color w:val="000000"/>
          <w:kern w:val="0"/>
          <w:sz w:val="24"/>
          <w:szCs w:val="22"/>
        </w:rPr>
        <w:t>产品到期提醒，提前跟进客户的定期存款、理财、贷款</w:t>
      </w:r>
      <w:r>
        <w:rPr>
          <w:rFonts w:hint="eastAsia" w:ascii="仿宋" w:hAnsi="仿宋" w:eastAsia="仿宋"/>
          <w:color w:val="000000"/>
          <w:kern w:val="0"/>
          <w:sz w:val="24"/>
          <w:szCs w:val="22"/>
        </w:rPr>
        <w:t>合同</w:t>
      </w:r>
      <w:r>
        <w:rPr>
          <w:rFonts w:ascii="仿宋" w:hAnsi="仿宋" w:eastAsia="仿宋"/>
          <w:color w:val="000000"/>
          <w:kern w:val="0"/>
          <w:sz w:val="24"/>
          <w:szCs w:val="22"/>
        </w:rPr>
        <w:t>和风险评估等到期事项。</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用户进入“到期提醒”页面后，可按到期类型、到期日期、</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、客户姓名、产品名称、阅读状态查询到期提醒。</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到期类型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下拉选择；选项为“定期存款到期”“理财到期”“贷款</w:t>
            </w:r>
            <w:r>
              <w:rPr>
                <w:rFonts w:hint="eastAsia" w:ascii="仿宋" w:hAnsi="仿宋" w:eastAsia="仿宋"/>
                <w:color w:val="000000"/>
                <w:kern w:val="0"/>
                <w:sz w:val="24"/>
                <w:szCs w:val="22"/>
              </w:rPr>
              <w:t>合同</w:t>
            </w:r>
            <w:r>
              <w:rPr>
                <w:rFonts w:ascii="仿宋" w:hAnsi="仿宋" w:eastAsia="仿宋"/>
                <w:color w:val="000000"/>
                <w:kern w:val="0"/>
                <w:sz w:val="24"/>
                <w:szCs w:val="22"/>
              </w:rPr>
              <w:t>到期”“风险评估到期”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到期日期</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w:t>
            </w:r>
            <w:r>
              <w:rPr>
                <w:rFonts w:hint="eastAsia" w:ascii="仿宋" w:hAnsi="仿宋" w:eastAsia="仿宋"/>
                <w:color w:val="000000"/>
                <w:kern w:val="0"/>
                <w:sz w:val="24"/>
                <w:szCs w:val="22"/>
              </w:rPr>
              <w:t>日期区间，</w:t>
            </w:r>
            <w:r>
              <w:rPr>
                <w:rFonts w:ascii="仿宋" w:hAnsi="仿宋" w:eastAsia="仿宋"/>
                <w:color w:val="000000"/>
                <w:kern w:val="0"/>
                <w:sz w:val="24"/>
                <w:szCs w:val="22"/>
              </w:rPr>
              <w:t>开始日期不得晚于结束日期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通过日期区间查询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精确搜索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产品名称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下拉选择；选项为“全部”“已读”“未读”；默认“全部”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点击后按当前输入条件返回符合条件的到期提醒列表结果</w:t>
            </w:r>
          </w:p>
        </w:tc>
      </w:tr>
    </w:tbl>
    <w:p>
      <w:pPr>
        <w:widowControl/>
        <w:spacing w:after="20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用户进入“到期提醒”页面后，系统默认展示当前权限范围内的到期提醒列表。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查询条件区的操作按钮有：“重置”“查询”。点击“查询”，系统按当前输入条件返回符合条件的到期提醒列表结果；点击“重置”，系统清空当前输入条件并恢复初始状态。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左上角统一操作按钮区的操作按钮有：“批量已读”。点击“批量已读”，系统将</w:t>
      </w:r>
      <w:r>
        <w:rPr>
          <w:rFonts w:hint="eastAsia" w:ascii="仿宋" w:hAnsi="仿宋" w:eastAsia="仿宋"/>
          <w:color w:val="000000"/>
          <w:kern w:val="0"/>
          <w:sz w:val="24"/>
          <w:szCs w:val="22"/>
        </w:rPr>
        <w:t>所有</w:t>
      </w:r>
      <w:r>
        <w:rPr>
          <w:rFonts w:ascii="仿宋" w:hAnsi="仿宋" w:eastAsia="仿宋"/>
          <w:color w:val="000000"/>
          <w:kern w:val="0"/>
          <w:sz w:val="24"/>
          <w:szCs w:val="22"/>
        </w:rPr>
        <w:t>未读状态的数据更新为已读。</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列表行内统一操作按钮区的操作按钮有：“已读”“邀约计划”。</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4.1 </w:t>
      </w:r>
      <w:r>
        <w:rPr>
          <w:rFonts w:ascii="仿宋" w:hAnsi="仿宋" w:eastAsia="仿宋"/>
          <w:color w:val="000000"/>
          <w:kern w:val="0"/>
          <w:sz w:val="24"/>
          <w:szCs w:val="22"/>
        </w:rPr>
        <w:t>仅未读状态的数据展示“已读”按钮，点击后系统将当前提醒更新为已读</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4.2 </w:t>
      </w:r>
      <w:r>
        <w:rPr>
          <w:rFonts w:ascii="仿宋" w:hAnsi="仿宋" w:eastAsia="仿宋"/>
          <w:color w:val="000000"/>
          <w:kern w:val="0"/>
          <w:sz w:val="24"/>
          <w:szCs w:val="22"/>
        </w:rPr>
        <w:t>点击“邀约计划”后，系统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新增</w:t>
      </w:r>
      <w:r>
        <w:rPr>
          <w:rFonts w:ascii="仿宋" w:hAnsi="仿宋" w:eastAsia="仿宋"/>
          <w:color w:val="000000"/>
          <w:kern w:val="0"/>
          <w:sz w:val="24"/>
          <w:szCs w:val="22"/>
        </w:rPr>
        <w:t>邀约计划页面。</w:t>
      </w:r>
      <w:r>
        <w:rPr>
          <w:rFonts w:hint="eastAsia" w:ascii="仿宋" w:hAnsi="仿宋" w:eastAsia="仿宋"/>
          <w:color w:val="000000"/>
          <w:kern w:val="0"/>
          <w:sz w:val="24"/>
          <w:szCs w:val="22"/>
        </w:rPr>
        <w:t>邀约计划</w:t>
      </w:r>
      <w:r>
        <w:rPr>
          <w:rFonts w:ascii="仿宋" w:hAnsi="仿宋" w:eastAsia="仿宋"/>
          <w:color w:val="000000"/>
          <w:kern w:val="0"/>
          <w:sz w:val="24"/>
          <w:szCs w:val="22"/>
        </w:rPr>
        <w:t>功能详见“公共功能-客户联络-邀约计划”章节</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系统通过跑批获取客户产品到期数据，提前提醒用户注意处理。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到期提醒类型包括“定期存款到期”“理财到期”“贷款</w:t>
      </w:r>
      <w:r>
        <w:rPr>
          <w:rFonts w:hint="eastAsia" w:ascii="仿宋" w:hAnsi="仿宋" w:eastAsia="仿宋"/>
          <w:color w:val="000000"/>
          <w:kern w:val="0"/>
          <w:sz w:val="24"/>
          <w:szCs w:val="22"/>
        </w:rPr>
        <w:t>合同</w:t>
      </w:r>
      <w:r>
        <w:rPr>
          <w:rFonts w:ascii="仿宋" w:hAnsi="仿宋" w:eastAsia="仿宋"/>
          <w:color w:val="000000"/>
          <w:kern w:val="0"/>
          <w:sz w:val="24"/>
          <w:szCs w:val="22"/>
        </w:rPr>
        <w:t>到期”“风险评估到期”。</w:t>
      </w:r>
      <w:r>
        <w:rPr>
          <w:rFonts w:hint="eastAsia" w:ascii="仿宋" w:hAnsi="仿宋" w:eastAsia="仿宋"/>
          <w:color w:val="000000" w:themeColor="text1"/>
          <w:kern w:val="0"/>
          <w:sz w:val="24"/>
          <w:szCs w:val="22"/>
          <w14:textFill>
            <w14:solidFill>
              <w14:schemeClr w14:val="tx1"/>
            </w14:solidFill>
          </w14:textFill>
        </w:rPr>
        <w:t xml:space="preserve"> </w:t>
      </w:r>
      <w:r>
        <w:rPr>
          <w:rFonts w:hint="eastAsia" w:ascii="仿宋" w:hAnsi="仿宋" w:eastAsia="仿宋"/>
          <w:b/>
          <w:bCs/>
          <w:color w:val="000000" w:themeColor="text1"/>
          <w:kern w:val="0"/>
          <w:sz w:val="24"/>
          <w:szCs w:val="22"/>
          <w14:textFill>
            <w14:solidFill>
              <w14:schemeClr w14:val="tx1"/>
            </w14:solidFill>
          </w14:textFill>
        </w:rPr>
        <w:t>提醒内容统一通过经营管理/提醒设置配置提醒消息模板</w:t>
      </w:r>
      <w:r>
        <w:rPr>
          <w:rFonts w:hint="eastAsia" w:ascii="仿宋" w:hAnsi="仿宋" w:eastAsia="仿宋"/>
          <w:color w:val="000000" w:themeColor="text1"/>
          <w:kern w:val="0"/>
          <w:sz w:val="24"/>
          <w:szCs w:val="22"/>
          <w14:textFill>
            <w14:solidFill>
              <w14:schemeClr w14:val="tx1"/>
            </w14:solidFill>
          </w14:textFill>
        </w:rPr>
        <w:t>，以下仅为示例消息内容：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w:t>
      </w:r>
      <w:r>
        <w:rPr>
          <w:rFonts w:hint="eastAsia" w:ascii="仿宋" w:hAnsi="仿宋" w:eastAsia="仿宋"/>
          <w:color w:val="000000"/>
          <w:kern w:val="0"/>
          <w:sz w:val="24"/>
          <w:szCs w:val="22"/>
        </w:rPr>
        <w:t xml:space="preserve">.1 </w:t>
      </w:r>
      <w:r>
        <w:rPr>
          <w:rFonts w:ascii="仿宋" w:hAnsi="仿宋" w:eastAsia="仿宋"/>
          <w:color w:val="000000" w:themeColor="text1"/>
          <w:kern w:val="0"/>
          <w:sz w:val="24"/>
          <w:szCs w:val="22"/>
          <w14:textFill>
            <w14:solidFill>
              <w14:schemeClr w14:val="tx1"/>
            </w14:solidFill>
          </w14:textFill>
        </w:rPr>
        <w:t>定期存款到期</w:t>
      </w:r>
      <w:r>
        <w:rPr>
          <w:rFonts w:hint="eastAsia" w:ascii="仿宋" w:hAnsi="仿宋" w:eastAsia="仿宋"/>
          <w:color w:val="000000" w:themeColor="text1"/>
          <w:kern w:val="0"/>
          <w:sz w:val="24"/>
          <w:szCs w:val="22"/>
          <w14:textFill>
            <w14:solidFill>
              <w14:schemeClr w14:val="tx1"/>
            </w14:solidFill>
          </w14:textFill>
        </w:rPr>
        <w:t>内容示例：</w:t>
      </w:r>
      <w:r>
        <w:rPr>
          <w:rFonts w:hint="eastAsia" w:ascii="仿宋" w:hAnsi="仿宋" w:eastAsia="仿宋"/>
          <w:color w:val="000000"/>
          <w:kern w:val="0"/>
          <w:sz w:val="24"/>
          <w:szCs w:val="22"/>
        </w:rPr>
        <w:t>您的</w:t>
      </w:r>
      <w:r>
        <w:rPr>
          <w:rFonts w:ascii="仿宋" w:hAnsi="仿宋" w:eastAsia="仿宋"/>
          <w:color w:val="000000"/>
          <w:kern w:val="0"/>
          <w:sz w:val="24"/>
          <w:szCs w:val="22"/>
        </w:rPr>
        <w:t>{客户等级}</w:t>
      </w:r>
      <w:r>
        <w:rPr>
          <w:rFonts w:hint="eastAsia" w:ascii="仿宋" w:hAnsi="仿宋" w:eastAsia="仿宋"/>
          <w:color w:val="000000"/>
          <w:kern w:val="0"/>
          <w:sz w:val="24"/>
          <w:szCs w:val="22"/>
        </w:rPr>
        <w:t>客户</w:t>
      </w:r>
      <w:r>
        <w:rPr>
          <w:rFonts w:ascii="仿宋" w:hAnsi="仿宋" w:eastAsia="仿宋"/>
          <w:color w:val="000000"/>
          <w:kern w:val="0"/>
          <w:sz w:val="24"/>
          <w:szCs w:val="22"/>
        </w:rPr>
        <w:t>{客户姓名}{</w:t>
      </w:r>
      <w:r>
        <w:rPr>
          <w:rFonts w:hint="eastAsia" w:ascii="仿宋" w:hAnsi="仿宋" w:eastAsia="仿宋"/>
          <w:color w:val="000000"/>
          <w:kern w:val="0"/>
          <w:sz w:val="24"/>
          <w:szCs w:val="22"/>
        </w:rPr>
        <w:t>工号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w:t>
      </w:r>
      <w:r>
        <w:rPr>
          <w:rFonts w:hint="eastAsia" w:ascii="仿宋" w:hAnsi="仿宋" w:eastAsia="仿宋"/>
          <w:color w:val="000000"/>
          <w:kern w:val="0"/>
          <w:sz w:val="24"/>
          <w:szCs w:val="22"/>
        </w:rPr>
        <w:t>产品名称</w:t>
      </w:r>
      <w:r>
        <w:rPr>
          <w:rFonts w:ascii="仿宋" w:hAnsi="仿宋" w:eastAsia="仿宋"/>
          <w:color w:val="000000"/>
          <w:kern w:val="0"/>
          <w:sz w:val="24"/>
          <w:szCs w:val="22"/>
        </w:rPr>
        <w:t>}</w:t>
      </w:r>
      <w:r>
        <w:rPr>
          <w:rFonts w:hint="eastAsia" w:ascii="仿宋" w:hAnsi="仿宋" w:eastAsia="仿宋"/>
          <w:color w:val="000000"/>
          <w:kern w:val="0"/>
          <w:sz w:val="24"/>
          <w:szCs w:val="22"/>
        </w:rPr>
        <w:t>产品到期，到期日期</w:t>
      </w:r>
      <w:r>
        <w:rPr>
          <w:rFonts w:ascii="仿宋" w:hAnsi="仿宋" w:eastAsia="仿宋"/>
          <w:color w:val="000000"/>
          <w:kern w:val="0"/>
          <w:sz w:val="24"/>
          <w:szCs w:val="22"/>
        </w:rPr>
        <w:t>{</w:t>
      </w:r>
      <w:r>
        <w:rPr>
          <w:rFonts w:hint="eastAsia" w:ascii="仿宋" w:hAnsi="仿宋" w:eastAsia="仿宋"/>
          <w:color w:val="000000"/>
          <w:kern w:val="0"/>
          <w:sz w:val="24"/>
          <w:szCs w:val="22"/>
        </w:rPr>
        <w:t>到期日期</w:t>
      </w:r>
      <w:r>
        <w:rPr>
          <w:rFonts w:ascii="仿宋" w:hAnsi="仿宋" w:eastAsia="仿宋"/>
          <w:color w:val="000000"/>
          <w:kern w:val="0"/>
          <w:sz w:val="24"/>
          <w:szCs w:val="22"/>
        </w:rPr>
        <w:t>}</w:t>
      </w:r>
      <w:r>
        <w:rPr>
          <w:rFonts w:hint="eastAsia" w:ascii="仿宋" w:hAnsi="仿宋" w:eastAsia="仿宋"/>
          <w:color w:val="000000"/>
          <w:kern w:val="0"/>
          <w:sz w:val="24"/>
          <w:szCs w:val="22"/>
        </w:rPr>
        <w:t>，到期金额</w:t>
      </w:r>
      <w:r>
        <w:rPr>
          <w:rFonts w:ascii="仿宋" w:hAnsi="仿宋" w:eastAsia="仿宋"/>
          <w:color w:val="000000"/>
          <w:kern w:val="0"/>
          <w:sz w:val="24"/>
          <w:szCs w:val="22"/>
        </w:rPr>
        <w:t>{</w:t>
      </w:r>
      <w:r>
        <w:rPr>
          <w:rFonts w:hint="eastAsia" w:ascii="仿宋" w:hAnsi="仿宋" w:eastAsia="仿宋"/>
          <w:color w:val="000000"/>
          <w:kern w:val="0"/>
          <w:sz w:val="24"/>
          <w:szCs w:val="22"/>
        </w:rPr>
        <w:t>到期金额</w:t>
      </w:r>
      <w:r>
        <w:rPr>
          <w:rFonts w:ascii="仿宋" w:hAnsi="仿宋" w:eastAsia="仿宋"/>
          <w:color w:val="000000"/>
          <w:kern w:val="0"/>
          <w:sz w:val="24"/>
          <w:szCs w:val="22"/>
        </w:rPr>
        <w:t>}</w:t>
      </w:r>
      <w:r>
        <w:rPr>
          <w:rFonts w:hint="eastAsia" w:ascii="仿宋" w:hAnsi="仿宋" w:eastAsia="仿宋"/>
          <w:color w:val="000000"/>
          <w:kern w:val="0"/>
          <w:sz w:val="24"/>
          <w:szCs w:val="22"/>
        </w:rPr>
        <w:t>，请做好客户预约转存业务。</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w:t>
      </w:r>
      <w:r>
        <w:rPr>
          <w:rFonts w:hint="eastAsia" w:ascii="仿宋" w:hAnsi="仿宋" w:eastAsia="仿宋"/>
          <w:color w:val="000000"/>
          <w:kern w:val="0"/>
          <w:sz w:val="24"/>
          <w:szCs w:val="22"/>
        </w:rPr>
        <w:t>.2 理财</w:t>
      </w:r>
      <w:r>
        <w:rPr>
          <w:rFonts w:ascii="仿宋" w:hAnsi="仿宋" w:eastAsia="仿宋"/>
          <w:color w:val="000000"/>
          <w:kern w:val="0"/>
          <w:sz w:val="24"/>
          <w:szCs w:val="22"/>
        </w:rPr>
        <w:t>到期</w:t>
      </w:r>
      <w:r>
        <w:rPr>
          <w:rFonts w:hint="eastAsia" w:ascii="仿宋" w:hAnsi="仿宋" w:eastAsia="仿宋"/>
          <w:color w:val="000000"/>
          <w:kern w:val="0"/>
          <w:sz w:val="24"/>
          <w:szCs w:val="22"/>
        </w:rPr>
        <w:t>的提醒内容</w:t>
      </w:r>
      <w:r>
        <w:rPr>
          <w:rFonts w:hint="eastAsia" w:ascii="仿宋" w:hAnsi="仿宋" w:eastAsia="仿宋"/>
          <w:color w:val="000000" w:themeColor="text1"/>
          <w:kern w:val="0"/>
          <w:sz w:val="24"/>
          <w:szCs w:val="22"/>
          <w14:textFill>
            <w14:solidFill>
              <w14:schemeClr w14:val="tx1"/>
            </w14:solidFill>
          </w14:textFill>
        </w:rPr>
        <w:t>示例</w:t>
      </w:r>
      <w:r>
        <w:rPr>
          <w:rFonts w:hint="eastAsia" w:ascii="仿宋" w:hAnsi="仿宋" w:eastAsia="仿宋"/>
          <w:color w:val="000000"/>
          <w:kern w:val="0"/>
          <w:sz w:val="24"/>
          <w:szCs w:val="22"/>
        </w:rPr>
        <w:t>：您的</w:t>
      </w:r>
      <w:r>
        <w:rPr>
          <w:rFonts w:ascii="仿宋" w:hAnsi="仿宋" w:eastAsia="仿宋"/>
          <w:color w:val="000000"/>
          <w:kern w:val="0"/>
          <w:sz w:val="24"/>
          <w:szCs w:val="22"/>
        </w:rPr>
        <w:t>{客户等级}</w:t>
      </w:r>
      <w:r>
        <w:rPr>
          <w:rFonts w:hint="eastAsia" w:ascii="仿宋" w:hAnsi="仿宋" w:eastAsia="仿宋"/>
          <w:color w:val="000000"/>
          <w:kern w:val="0"/>
          <w:sz w:val="24"/>
          <w:szCs w:val="22"/>
        </w:rPr>
        <w:t>客户</w:t>
      </w:r>
      <w:r>
        <w:rPr>
          <w:rFonts w:ascii="仿宋" w:hAnsi="仿宋" w:eastAsia="仿宋"/>
          <w:color w:val="000000"/>
          <w:kern w:val="0"/>
          <w:sz w:val="24"/>
          <w:szCs w:val="22"/>
        </w:rPr>
        <w:t>{客户姓名}{</w:t>
      </w:r>
      <w:r>
        <w:rPr>
          <w:rFonts w:hint="eastAsia" w:ascii="仿宋" w:hAnsi="仿宋" w:eastAsia="仿宋"/>
          <w:color w:val="000000"/>
          <w:kern w:val="0"/>
          <w:sz w:val="24"/>
          <w:szCs w:val="22"/>
        </w:rPr>
        <w:t>工号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w:t>
      </w:r>
      <w:r>
        <w:rPr>
          <w:rFonts w:hint="eastAsia" w:ascii="仿宋" w:hAnsi="仿宋" w:eastAsia="仿宋"/>
          <w:color w:val="000000"/>
          <w:kern w:val="0"/>
          <w:sz w:val="24"/>
          <w:szCs w:val="22"/>
        </w:rPr>
        <w:t>产品名称</w:t>
      </w:r>
      <w:r>
        <w:rPr>
          <w:rFonts w:ascii="仿宋" w:hAnsi="仿宋" w:eastAsia="仿宋"/>
          <w:color w:val="000000"/>
          <w:kern w:val="0"/>
          <w:sz w:val="24"/>
          <w:szCs w:val="22"/>
        </w:rPr>
        <w:t>}</w:t>
      </w:r>
      <w:r>
        <w:rPr>
          <w:rFonts w:hint="eastAsia" w:ascii="仿宋" w:hAnsi="仿宋" w:eastAsia="仿宋"/>
          <w:color w:val="000000"/>
          <w:kern w:val="0"/>
          <w:sz w:val="24"/>
          <w:szCs w:val="22"/>
        </w:rPr>
        <w:t>产品到期，到期日期</w:t>
      </w:r>
      <w:r>
        <w:rPr>
          <w:rFonts w:ascii="仿宋" w:hAnsi="仿宋" w:eastAsia="仿宋"/>
          <w:color w:val="000000"/>
          <w:kern w:val="0"/>
          <w:sz w:val="24"/>
          <w:szCs w:val="22"/>
        </w:rPr>
        <w:t>{</w:t>
      </w:r>
      <w:r>
        <w:rPr>
          <w:rFonts w:hint="eastAsia" w:ascii="仿宋" w:hAnsi="仿宋" w:eastAsia="仿宋"/>
          <w:color w:val="000000"/>
          <w:kern w:val="0"/>
          <w:sz w:val="24"/>
          <w:szCs w:val="22"/>
        </w:rPr>
        <w:t>到期日期</w:t>
      </w:r>
      <w:r>
        <w:rPr>
          <w:rFonts w:ascii="仿宋" w:hAnsi="仿宋" w:eastAsia="仿宋"/>
          <w:color w:val="000000"/>
          <w:kern w:val="0"/>
          <w:sz w:val="24"/>
          <w:szCs w:val="22"/>
        </w:rPr>
        <w:t>}</w:t>
      </w:r>
      <w:r>
        <w:rPr>
          <w:rFonts w:hint="eastAsia" w:ascii="仿宋" w:hAnsi="仿宋" w:eastAsia="仿宋"/>
          <w:color w:val="000000"/>
          <w:kern w:val="0"/>
          <w:sz w:val="24"/>
          <w:szCs w:val="22"/>
        </w:rPr>
        <w:t>，到期金额</w:t>
      </w:r>
      <w:r>
        <w:rPr>
          <w:rFonts w:ascii="仿宋" w:hAnsi="仿宋" w:eastAsia="仿宋"/>
          <w:color w:val="000000"/>
          <w:kern w:val="0"/>
          <w:sz w:val="24"/>
          <w:szCs w:val="22"/>
        </w:rPr>
        <w:t>{</w:t>
      </w:r>
      <w:r>
        <w:rPr>
          <w:rFonts w:hint="eastAsia" w:ascii="仿宋" w:hAnsi="仿宋" w:eastAsia="仿宋"/>
          <w:color w:val="000000"/>
          <w:kern w:val="0"/>
          <w:sz w:val="24"/>
          <w:szCs w:val="22"/>
        </w:rPr>
        <w:t>到期金额</w:t>
      </w:r>
      <w:r>
        <w:rPr>
          <w:rFonts w:ascii="仿宋" w:hAnsi="仿宋" w:eastAsia="仿宋"/>
          <w:color w:val="000000"/>
          <w:kern w:val="0"/>
          <w:sz w:val="24"/>
          <w:szCs w:val="22"/>
        </w:rPr>
        <w:t>}</w:t>
      </w:r>
      <w:r>
        <w:rPr>
          <w:rFonts w:hint="eastAsia" w:ascii="仿宋" w:hAnsi="仿宋" w:eastAsia="仿宋"/>
          <w:color w:val="000000"/>
          <w:kern w:val="0"/>
          <w:sz w:val="24"/>
          <w:szCs w:val="22"/>
        </w:rPr>
        <w:t>，请做好客户预约转存业务。</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w:t>
      </w:r>
      <w:r>
        <w:rPr>
          <w:rFonts w:hint="eastAsia" w:ascii="仿宋" w:hAnsi="仿宋" w:eastAsia="仿宋"/>
          <w:color w:val="000000"/>
          <w:kern w:val="0"/>
          <w:sz w:val="24"/>
          <w:szCs w:val="22"/>
        </w:rPr>
        <w:t xml:space="preserve">.3 </w:t>
      </w:r>
      <w:r>
        <w:rPr>
          <w:rFonts w:ascii="仿宋" w:hAnsi="仿宋" w:eastAsia="仿宋"/>
          <w:color w:val="000000"/>
          <w:kern w:val="0"/>
          <w:sz w:val="24"/>
          <w:szCs w:val="22"/>
        </w:rPr>
        <w:t>贷款</w:t>
      </w:r>
      <w:r>
        <w:rPr>
          <w:rFonts w:hint="eastAsia" w:ascii="仿宋" w:hAnsi="仿宋" w:eastAsia="仿宋"/>
          <w:color w:val="000000"/>
          <w:kern w:val="0"/>
          <w:sz w:val="24"/>
          <w:szCs w:val="22"/>
        </w:rPr>
        <w:t>合同</w:t>
      </w:r>
      <w:r>
        <w:rPr>
          <w:rFonts w:ascii="仿宋" w:hAnsi="仿宋" w:eastAsia="仿宋"/>
          <w:color w:val="000000"/>
          <w:kern w:val="0"/>
          <w:sz w:val="24"/>
          <w:szCs w:val="22"/>
        </w:rPr>
        <w:t>到期</w:t>
      </w:r>
      <w:r>
        <w:rPr>
          <w:rFonts w:hint="eastAsia" w:ascii="仿宋" w:hAnsi="仿宋" w:eastAsia="仿宋"/>
          <w:color w:val="000000"/>
          <w:kern w:val="0"/>
          <w:sz w:val="24"/>
          <w:szCs w:val="22"/>
        </w:rPr>
        <w:t>的提醒内容</w:t>
      </w:r>
      <w:r>
        <w:rPr>
          <w:rFonts w:hint="eastAsia" w:ascii="仿宋" w:hAnsi="仿宋" w:eastAsia="仿宋"/>
          <w:color w:val="000000" w:themeColor="text1"/>
          <w:kern w:val="0"/>
          <w:sz w:val="24"/>
          <w:szCs w:val="22"/>
          <w14:textFill>
            <w14:solidFill>
              <w14:schemeClr w14:val="tx1"/>
            </w14:solidFill>
          </w14:textFill>
        </w:rPr>
        <w:t>示例</w:t>
      </w:r>
      <w:r>
        <w:rPr>
          <w:rFonts w:hint="eastAsia" w:ascii="仿宋" w:hAnsi="仿宋" w:eastAsia="仿宋"/>
          <w:color w:val="000000"/>
          <w:kern w:val="0"/>
          <w:sz w:val="24"/>
          <w:szCs w:val="22"/>
        </w:rPr>
        <w:t>：您的</w:t>
      </w:r>
      <w:r>
        <w:rPr>
          <w:rFonts w:ascii="仿宋" w:hAnsi="仿宋" w:eastAsia="仿宋"/>
          <w:color w:val="000000"/>
          <w:kern w:val="0"/>
          <w:sz w:val="24"/>
          <w:szCs w:val="22"/>
        </w:rPr>
        <w:t>{客户等级}</w:t>
      </w:r>
      <w:r>
        <w:rPr>
          <w:rFonts w:hint="eastAsia" w:ascii="仿宋" w:hAnsi="仿宋" w:eastAsia="仿宋"/>
          <w:color w:val="000000"/>
          <w:kern w:val="0"/>
          <w:sz w:val="24"/>
          <w:szCs w:val="22"/>
        </w:rPr>
        <w:t>客户</w:t>
      </w:r>
      <w:r>
        <w:rPr>
          <w:rFonts w:ascii="仿宋" w:hAnsi="仿宋" w:eastAsia="仿宋"/>
          <w:color w:val="000000"/>
          <w:kern w:val="0"/>
          <w:sz w:val="24"/>
          <w:szCs w:val="22"/>
        </w:rPr>
        <w:t>{客户姓名}{</w:t>
      </w:r>
      <w:r>
        <w:rPr>
          <w:rFonts w:hint="eastAsia" w:ascii="仿宋" w:hAnsi="仿宋" w:eastAsia="仿宋"/>
          <w:color w:val="000000"/>
          <w:kern w:val="0"/>
          <w:sz w:val="24"/>
          <w:szCs w:val="22"/>
        </w:rPr>
        <w:t>工号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w:t>
      </w:r>
      <w:r>
        <w:rPr>
          <w:rFonts w:hint="eastAsia" w:ascii="仿宋" w:hAnsi="仿宋" w:eastAsia="仿宋"/>
          <w:color w:val="000000"/>
          <w:kern w:val="0"/>
          <w:sz w:val="24"/>
          <w:szCs w:val="22"/>
        </w:rPr>
        <w:t>产品名称</w:t>
      </w:r>
      <w:r>
        <w:rPr>
          <w:rFonts w:ascii="仿宋" w:hAnsi="仿宋" w:eastAsia="仿宋"/>
          <w:color w:val="000000"/>
          <w:kern w:val="0"/>
          <w:sz w:val="24"/>
          <w:szCs w:val="22"/>
        </w:rPr>
        <w:t>}</w:t>
      </w:r>
      <w:r>
        <w:rPr>
          <w:rFonts w:hint="eastAsia" w:ascii="仿宋" w:hAnsi="仿宋" w:eastAsia="仿宋"/>
          <w:color w:val="000000"/>
          <w:kern w:val="0"/>
          <w:sz w:val="24"/>
          <w:szCs w:val="22"/>
        </w:rPr>
        <w:t>产品即将到期，到期日期</w:t>
      </w:r>
      <w:r>
        <w:rPr>
          <w:rFonts w:ascii="仿宋" w:hAnsi="仿宋" w:eastAsia="仿宋"/>
          <w:color w:val="000000"/>
          <w:kern w:val="0"/>
          <w:sz w:val="24"/>
          <w:szCs w:val="22"/>
        </w:rPr>
        <w:t>{</w:t>
      </w:r>
      <w:r>
        <w:rPr>
          <w:rFonts w:hint="eastAsia" w:ascii="仿宋" w:hAnsi="仿宋" w:eastAsia="仿宋"/>
          <w:color w:val="000000"/>
          <w:kern w:val="0"/>
          <w:sz w:val="24"/>
          <w:szCs w:val="22"/>
        </w:rPr>
        <w:t>到期日期</w:t>
      </w:r>
      <w:r>
        <w:rPr>
          <w:rFonts w:ascii="仿宋" w:hAnsi="仿宋" w:eastAsia="仿宋"/>
          <w:color w:val="000000"/>
          <w:kern w:val="0"/>
          <w:sz w:val="24"/>
          <w:szCs w:val="22"/>
        </w:rPr>
        <w:t>}</w:t>
      </w:r>
      <w:r>
        <w:rPr>
          <w:rFonts w:hint="eastAsia" w:ascii="仿宋" w:hAnsi="仿宋" w:eastAsia="仿宋"/>
          <w:color w:val="000000"/>
          <w:kern w:val="0"/>
          <w:sz w:val="24"/>
          <w:szCs w:val="22"/>
        </w:rPr>
        <w:t>，请及时联系客户处理。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w:t>
      </w:r>
      <w:r>
        <w:rPr>
          <w:rFonts w:hint="eastAsia" w:ascii="仿宋" w:hAnsi="仿宋" w:eastAsia="仿宋"/>
          <w:color w:val="000000"/>
          <w:kern w:val="0"/>
          <w:sz w:val="24"/>
          <w:szCs w:val="22"/>
        </w:rPr>
        <w:t>.4 风险评估</w:t>
      </w:r>
      <w:r>
        <w:rPr>
          <w:rFonts w:ascii="仿宋" w:hAnsi="仿宋" w:eastAsia="仿宋"/>
          <w:color w:val="000000"/>
          <w:kern w:val="0"/>
          <w:sz w:val="24"/>
          <w:szCs w:val="22"/>
        </w:rPr>
        <w:t>到期</w:t>
      </w:r>
      <w:r>
        <w:rPr>
          <w:rFonts w:hint="eastAsia" w:ascii="仿宋" w:hAnsi="仿宋" w:eastAsia="仿宋"/>
          <w:color w:val="000000"/>
          <w:kern w:val="0"/>
          <w:sz w:val="24"/>
          <w:szCs w:val="22"/>
        </w:rPr>
        <w:t>的提醒内容</w:t>
      </w:r>
      <w:r>
        <w:rPr>
          <w:rFonts w:hint="eastAsia" w:ascii="仿宋" w:hAnsi="仿宋" w:eastAsia="仿宋"/>
          <w:color w:val="000000" w:themeColor="text1"/>
          <w:kern w:val="0"/>
          <w:sz w:val="24"/>
          <w:szCs w:val="22"/>
          <w14:textFill>
            <w14:solidFill>
              <w14:schemeClr w14:val="tx1"/>
            </w14:solidFill>
          </w14:textFill>
        </w:rPr>
        <w:t>示例</w:t>
      </w:r>
      <w:r>
        <w:rPr>
          <w:rFonts w:hint="eastAsia" w:ascii="仿宋" w:hAnsi="仿宋" w:eastAsia="仿宋"/>
          <w:color w:val="000000"/>
          <w:kern w:val="0"/>
          <w:sz w:val="24"/>
          <w:szCs w:val="22"/>
        </w:rPr>
        <w:t>：您的</w:t>
      </w:r>
      <w:r>
        <w:rPr>
          <w:rFonts w:ascii="仿宋" w:hAnsi="仿宋" w:eastAsia="仿宋"/>
          <w:color w:val="000000"/>
          <w:kern w:val="0"/>
          <w:sz w:val="24"/>
          <w:szCs w:val="22"/>
        </w:rPr>
        <w:t>{客户等级}</w:t>
      </w:r>
      <w:r>
        <w:rPr>
          <w:rFonts w:hint="eastAsia" w:ascii="仿宋" w:hAnsi="仿宋" w:eastAsia="仿宋"/>
          <w:color w:val="000000"/>
          <w:kern w:val="0"/>
          <w:sz w:val="24"/>
          <w:szCs w:val="22"/>
        </w:rPr>
        <w:t>客户</w:t>
      </w:r>
      <w:r>
        <w:rPr>
          <w:rFonts w:ascii="仿宋" w:hAnsi="仿宋" w:eastAsia="仿宋"/>
          <w:color w:val="000000"/>
          <w:kern w:val="0"/>
          <w:sz w:val="24"/>
          <w:szCs w:val="22"/>
        </w:rPr>
        <w:t>{客户姓名}{</w:t>
      </w:r>
      <w:r>
        <w:rPr>
          <w:rFonts w:hint="eastAsia" w:ascii="仿宋" w:hAnsi="仿宋" w:eastAsia="仿宋"/>
          <w:color w:val="000000"/>
          <w:kern w:val="0"/>
          <w:sz w:val="24"/>
          <w:szCs w:val="22"/>
        </w:rPr>
        <w:t>工号</w:t>
      </w:r>
      <w:r>
        <w:rPr>
          <w:rFonts w:ascii="仿宋" w:hAnsi="仿宋" w:eastAsia="仿宋"/>
          <w:color w:val="000000"/>
          <w:kern w:val="0"/>
          <w:sz w:val="24"/>
          <w:szCs w:val="22"/>
        </w:rPr>
        <w:t>}</w:t>
      </w:r>
      <w:r>
        <w:rPr>
          <w:rFonts w:hint="eastAsia" w:ascii="仿宋" w:hAnsi="仿宋" w:eastAsia="仿宋"/>
          <w:color w:val="000000"/>
          <w:kern w:val="0"/>
          <w:sz w:val="24"/>
          <w:szCs w:val="22"/>
        </w:rPr>
        <w:t>，风险评估即将到期，到期日期</w:t>
      </w:r>
      <w:r>
        <w:rPr>
          <w:rFonts w:ascii="仿宋" w:hAnsi="仿宋" w:eastAsia="仿宋"/>
          <w:color w:val="000000"/>
          <w:kern w:val="0"/>
          <w:sz w:val="24"/>
          <w:szCs w:val="22"/>
        </w:rPr>
        <w:t>{</w:t>
      </w:r>
      <w:r>
        <w:rPr>
          <w:rFonts w:hint="eastAsia" w:ascii="仿宋" w:hAnsi="仿宋" w:eastAsia="仿宋"/>
          <w:color w:val="000000"/>
          <w:kern w:val="0"/>
          <w:sz w:val="24"/>
          <w:szCs w:val="22"/>
        </w:rPr>
        <w:t>到期日期</w:t>
      </w:r>
      <w:r>
        <w:rPr>
          <w:rFonts w:ascii="仿宋" w:hAnsi="仿宋" w:eastAsia="仿宋"/>
          <w:color w:val="000000"/>
          <w:kern w:val="0"/>
          <w:sz w:val="24"/>
          <w:szCs w:val="22"/>
        </w:rPr>
        <w:t>}</w:t>
      </w:r>
      <w:r>
        <w:rPr>
          <w:rFonts w:hint="eastAsia" w:ascii="仿宋" w:hAnsi="仿宋" w:eastAsia="仿宋"/>
          <w:color w:val="000000"/>
          <w:kern w:val="0"/>
          <w:sz w:val="24"/>
          <w:szCs w:val="22"/>
        </w:rPr>
        <w:t>，请及时联系客户处理。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到期提醒数据时效性为T+1。</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列表字段包括“产品名称”“到期金额”“到期日期”“提醒内容”“阅读状态”。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列表默认按“到期日期”倒序排序。</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6. 提醒的已读、未读状态根据当前登录岗位判断。客户关怀、信息提醒、活动提醒、转介提醒的已读、未读规则同此条。</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themeColor="text1"/>
          <w:kern w:val="0"/>
          <w:sz w:val="24"/>
          <w:szCs w:val="22"/>
          <w14:textFill>
            <w14:solidFill>
              <w14:schemeClr w14:val="tx1"/>
            </w14:solidFill>
          </w14:textFill>
        </w:rPr>
      </w:pPr>
      <w:r>
        <w:rPr>
          <w:rFonts w:ascii="仿宋" w:hAnsi="仿宋" w:eastAsia="仿宋"/>
          <w:color w:val="000000"/>
          <w:kern w:val="0"/>
          <w:sz w:val="24"/>
          <w:szCs w:val="22"/>
        </w:rPr>
        <w:t xml:space="preserve">1. </w:t>
      </w:r>
      <w:r>
        <w:rPr>
          <w:rFonts w:ascii="仿宋" w:hAnsi="仿宋" w:eastAsia="仿宋"/>
          <w:color w:val="000000" w:themeColor="text1"/>
          <w:kern w:val="0"/>
          <w:sz w:val="24"/>
          <w:szCs w:val="22"/>
          <w14:textFill>
            <w14:solidFill>
              <w14:schemeClr w14:val="tx1"/>
            </w14:solidFill>
          </w14:textFill>
        </w:rPr>
        <w:t>菜单权限为总行业务岗、分行业务岗、支行业务岗、网点负责人、客户经理。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数据权限为：总行业务岗、分行业务岗、支行业务岗、网点负责人查看本机构内客户数据；客户经理查看管户客户的数据。</w:t>
      </w:r>
      <w:r>
        <w:rPr>
          <w:rFonts w:hint="eastAsia" w:ascii="仿宋" w:hAnsi="仿宋" w:eastAsia="仿宋"/>
          <w:color w:val="000000"/>
          <w:kern w:val="0"/>
          <w:sz w:val="24"/>
          <w:szCs w:val="22"/>
        </w:rPr>
        <w:t>数据均为</w:t>
      </w:r>
      <w:r>
        <w:rPr>
          <w:rFonts w:ascii="仿宋" w:hAnsi="仿宋" w:eastAsia="仿宋"/>
          <w:color w:val="000000"/>
          <w:kern w:val="0"/>
          <w:sz w:val="24"/>
          <w:szCs w:val="22"/>
        </w:rPr>
        <w:t>当前登录岗位</w:t>
      </w:r>
      <w:r>
        <w:rPr>
          <w:rFonts w:hint="eastAsia" w:ascii="仿宋" w:hAnsi="仿宋" w:eastAsia="仿宋"/>
          <w:color w:val="000000"/>
          <w:kern w:val="0"/>
          <w:sz w:val="24"/>
          <w:szCs w:val="22"/>
        </w:rPr>
        <w:t>权限范围内的。</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核心客户号</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按客户姓名展示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归属机构</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按客户归属机构名称展示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客户等级</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按客户等级展示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到期类型</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按到期类型展示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产品名称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按产品名称展示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到期金额</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金额</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按金额格式展示，保留两位小数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到期日期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按日期格式展示；默认按该字段倒序排序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提醒内容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按提醒</w:t>
            </w:r>
            <w:r>
              <w:rPr>
                <w:rFonts w:hint="eastAsia" w:ascii="仿宋" w:hAnsi="仿宋" w:eastAsia="仿宋"/>
                <w:color w:val="000000"/>
                <w:kern w:val="0"/>
                <w:sz w:val="24"/>
                <w:szCs w:val="22"/>
              </w:rPr>
              <w:t>内容</w:t>
            </w:r>
            <w:r>
              <w:rPr>
                <w:rFonts w:ascii="仿宋" w:hAnsi="仿宋" w:eastAsia="仿宋"/>
                <w:color w:val="000000"/>
                <w:kern w:val="0"/>
                <w:sz w:val="24"/>
                <w:szCs w:val="22"/>
                <w:lang w:eastAsia="en-US"/>
              </w:rPr>
              <w:t>文案展示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展示“已读”</w:t>
            </w:r>
            <w:r>
              <w:rPr>
                <w:rFonts w:hint="eastAsia" w:ascii="仿宋" w:hAnsi="仿宋" w:eastAsia="仿宋"/>
                <w:color w:val="000000"/>
                <w:kern w:val="0"/>
                <w:sz w:val="24"/>
                <w:szCs w:val="22"/>
              </w:rPr>
              <w:t>或</w:t>
            </w:r>
            <w:r>
              <w:rPr>
                <w:rFonts w:ascii="仿宋" w:hAnsi="仿宋" w:eastAsia="仿宋"/>
                <w:color w:val="000000"/>
                <w:kern w:val="0"/>
                <w:sz w:val="24"/>
                <w:szCs w:val="22"/>
              </w:rPr>
              <w:t>“未读”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已读</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仅未读状态的数据展示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邀约计划</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w:t>
            </w:r>
            <w:r>
              <w:rPr>
                <w:rFonts w:hint="eastAsia" w:ascii="仿宋" w:hAnsi="仿宋" w:eastAsia="仿宋"/>
                <w:color w:val="000000"/>
                <w:kern w:val="0"/>
                <w:sz w:val="24"/>
                <w:szCs w:val="22"/>
              </w:rPr>
              <w:t>右侧抽屉式</w:t>
            </w:r>
            <w:r>
              <w:rPr>
                <w:rFonts w:ascii="仿宋" w:hAnsi="仿宋" w:eastAsia="仿宋"/>
                <w:color w:val="000000"/>
                <w:kern w:val="0"/>
                <w:sz w:val="24"/>
                <w:szCs w:val="22"/>
              </w:rPr>
              <w:t>进入</w:t>
            </w:r>
            <w:r>
              <w:rPr>
                <w:rFonts w:hint="eastAsia" w:ascii="仿宋" w:hAnsi="仿宋" w:eastAsia="仿宋"/>
                <w:color w:val="000000"/>
                <w:kern w:val="0"/>
                <w:sz w:val="24"/>
                <w:szCs w:val="22"/>
              </w:rPr>
              <w:t>新增</w:t>
            </w:r>
            <w:r>
              <w:rPr>
                <w:rFonts w:ascii="仿宋" w:hAnsi="仿宋" w:eastAsia="仿宋"/>
                <w:color w:val="000000"/>
                <w:kern w:val="0"/>
                <w:sz w:val="24"/>
                <w:szCs w:val="22"/>
              </w:rPr>
              <w:t>邀约计划页面</w:t>
            </w:r>
          </w:p>
        </w:tc>
      </w:tr>
    </w:tbl>
    <w:p>
      <w:pPr>
        <w:widowControl/>
        <w:spacing w:after="20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rPr>
          <w:rFonts w:ascii="仿宋" w:hAnsi="仿宋" w:eastAsia="仿宋"/>
          <w:lang w:eastAsia="en-US"/>
        </w:rPr>
      </w:pPr>
      <w:r>
        <w:rPr>
          <w:rFonts w:hint="eastAsia" w:ascii="仿宋" w:hAnsi="仿宋" w:eastAsia="仿宋"/>
          <w:lang w:eastAsia="en-US"/>
        </w:rPr>
        <w:t>客户关怀</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支持客户经理集中查看管户客户生日关怀提醒，及时开展客户生日关怀和联络跟进，提升客户服务体验。</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用户进入“客户关怀”页面后，可按客户等级、阅读状态、</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、客户姓名查询生日关怀提醒。</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客户等级</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下拉选择；选项为“全部”“已读”“未读”；默认“全部”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精确搜索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查询条件区操作按钮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点击后清空当前输入条件并恢复初始状态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查询条件区操作按钮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点击后按当前输入条件返回符合条件的客户关怀列表结果</w:t>
            </w:r>
          </w:p>
        </w:tc>
      </w:tr>
    </w:tbl>
    <w:p>
      <w:pPr>
        <w:widowControl/>
        <w:spacing w:after="20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用户进入“客户关怀”页面后，系统默认展示当前登录岗位管户客户的生日关怀提醒列表。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查询条件区的操作按钮有：“重置”“查询”。点击“查询”，系统按当前输入条件返回符合条件的客户关怀列表结果；点击“重置”，系统清空当前输入条件并恢复初始状态。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左上角统一操作按钮区的操作按钮有：“批量已读”。点击“批量已读”，系统将未读状态的数据更新为已读。</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列表行内统一操作按钮区的操作按钮有：“已读”“邀约计划”。仅未读状态的数据展示“已读”按钮，点击后系统将当前提醒更新为已读；点击“邀约计划”后，系统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打开邀约计划处理页面。</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w:t>
      </w:r>
      <w:r>
        <w:rPr>
          <w:rFonts w:hint="eastAsia" w:ascii="仿宋" w:hAnsi="仿宋" w:eastAsia="仿宋"/>
          <w:color w:val="000000"/>
          <w:kern w:val="0"/>
          <w:sz w:val="24"/>
          <w:szCs w:val="22"/>
        </w:rPr>
        <w:t>、本系统不直接给客户推送生日关怀短信（核心系统回推送），仅提醒客户经理，跟进名下重点管户客户的生日到期。</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w:t>
      </w:r>
      <w:r>
        <w:rPr>
          <w:rFonts w:ascii="仿宋" w:hAnsi="仿宋" w:eastAsia="仿宋"/>
          <w:color w:val="000000"/>
          <w:kern w:val="0"/>
          <w:sz w:val="24"/>
          <w:szCs w:val="22"/>
        </w:rPr>
        <w:t>系统通过跑批获取客户近期生日数据，提前提醒用户注意处理，提前天数可在“</w:t>
      </w:r>
      <w:r>
        <w:rPr>
          <w:rFonts w:hint="eastAsia" w:ascii="仿宋" w:hAnsi="仿宋" w:eastAsia="仿宋"/>
          <w:color w:val="000000"/>
          <w:kern w:val="0"/>
          <w:sz w:val="24"/>
          <w:szCs w:val="22"/>
        </w:rPr>
        <w:t>经营管理</w:t>
      </w:r>
      <w:r>
        <w:rPr>
          <w:rFonts w:ascii="仿宋" w:hAnsi="仿宋" w:eastAsia="仿宋"/>
          <w:color w:val="000000"/>
          <w:kern w:val="0"/>
          <w:sz w:val="24"/>
          <w:szCs w:val="22"/>
        </w:rPr>
        <w:t>/提醒设置”页面设置。</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生日关怀提醒数据时效性为T+1。</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系统不需要自动给客户发送短信，客户关怀短信由核心系统发送。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列表字段包括“</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”“客户姓名”“归属机构”“客户等级”“生日日期”“阅读状态”“消息内容”。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消息内容按提醒文案模板展示</w:t>
      </w:r>
      <w:r>
        <w:rPr>
          <w:rFonts w:hint="eastAsia" w:ascii="仿宋" w:hAnsi="仿宋" w:eastAsia="仿宋"/>
          <w:color w:val="000000"/>
          <w:kern w:val="0"/>
          <w:sz w:val="24"/>
          <w:szCs w:val="22"/>
        </w:rPr>
        <w:t>示例</w:t>
      </w:r>
      <w:r>
        <w:rPr>
          <w:rFonts w:ascii="仿宋" w:hAnsi="仿宋" w:eastAsia="仿宋"/>
          <w:color w:val="000000"/>
          <w:kern w:val="0"/>
          <w:sz w:val="24"/>
          <w:szCs w:val="22"/>
        </w:rPr>
        <w:t>：“您的{客户等级}客户{客户姓名}，将在{生日日期}过生日，请及时联系客户”。</w:t>
      </w:r>
      <w:r>
        <w:rPr>
          <w:rFonts w:hint="eastAsia" w:ascii="仿宋" w:hAnsi="仿宋" w:eastAsia="仿宋"/>
          <w:b/>
          <w:bCs/>
          <w:color w:val="000000" w:themeColor="text1"/>
          <w:kern w:val="0"/>
          <w:sz w:val="24"/>
          <w:szCs w:val="22"/>
          <w14:textFill>
            <w14:solidFill>
              <w14:schemeClr w14:val="tx1"/>
            </w14:solidFill>
          </w14:textFill>
        </w:rPr>
        <w:t xml:space="preserve"> 提醒内容统一通过经营管理/提醒设置配置提醒消息模板</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7. 列表默认按“生日日期”倒序排序。</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菜单权限为客户经理。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数据权限为客户经理查看当前登录岗位管户客户的数据。</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核心客户号</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按客户姓名展示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归属机构</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按客户归属机构名称展示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客户等级</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按客户等级名称展示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生日日期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按日期格式展示</w:t>
            </w:r>
            <w:r>
              <w:rPr>
                <w:rFonts w:hint="eastAsia" w:ascii="仿宋" w:hAnsi="仿宋" w:eastAsia="仿宋"/>
                <w:color w:val="000000"/>
                <w:kern w:val="0"/>
                <w:sz w:val="24"/>
                <w:szCs w:val="22"/>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展示“已读”“未读”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消息内容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按客户生日提醒文案模板展示完整提醒内容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已读</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列表行内操作字段</w:t>
            </w:r>
            <w:r>
              <w:rPr>
                <w:rFonts w:hint="eastAsia" w:ascii="仿宋" w:hAnsi="仿宋" w:eastAsia="仿宋"/>
                <w:color w:val="000000"/>
                <w:kern w:val="0"/>
                <w:sz w:val="24"/>
                <w:szCs w:val="22"/>
              </w:rPr>
              <w:t>；</w:t>
            </w:r>
            <w:r>
              <w:rPr>
                <w:rFonts w:ascii="仿宋" w:hAnsi="仿宋" w:eastAsia="仿宋"/>
                <w:color w:val="000000"/>
                <w:kern w:val="0"/>
                <w:sz w:val="24"/>
                <w:szCs w:val="22"/>
              </w:rPr>
              <w:t>仅未读状态的数据展示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邀约计划</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列表行内操作字段</w:t>
            </w:r>
            <w:r>
              <w:rPr>
                <w:rFonts w:hint="eastAsia" w:ascii="仿宋" w:hAnsi="仿宋" w:eastAsia="仿宋"/>
                <w:color w:val="000000"/>
                <w:kern w:val="0"/>
                <w:sz w:val="24"/>
                <w:szCs w:val="22"/>
              </w:rPr>
              <w:t>；</w:t>
            </w:r>
            <w:r>
              <w:rPr>
                <w:rFonts w:ascii="仿宋" w:hAnsi="仿宋" w:eastAsia="仿宋"/>
                <w:color w:val="000000"/>
                <w:kern w:val="0"/>
                <w:sz w:val="24"/>
                <w:szCs w:val="22"/>
              </w:rPr>
              <w:t>点击后</w:t>
            </w:r>
            <w:r>
              <w:rPr>
                <w:rFonts w:hint="eastAsia" w:ascii="仿宋" w:hAnsi="仿宋" w:eastAsia="仿宋"/>
                <w:color w:val="000000"/>
                <w:kern w:val="0"/>
                <w:sz w:val="24"/>
                <w:szCs w:val="22"/>
              </w:rPr>
              <w:t>右侧抽屉式</w:t>
            </w:r>
            <w:r>
              <w:rPr>
                <w:rFonts w:ascii="仿宋" w:hAnsi="仿宋" w:eastAsia="仿宋"/>
                <w:color w:val="000000"/>
                <w:kern w:val="0"/>
                <w:sz w:val="24"/>
                <w:szCs w:val="22"/>
              </w:rPr>
              <w:t>进入</w:t>
            </w:r>
            <w:r>
              <w:rPr>
                <w:rFonts w:hint="eastAsia" w:ascii="仿宋" w:hAnsi="仿宋" w:eastAsia="仿宋"/>
                <w:color w:val="000000"/>
                <w:kern w:val="0"/>
                <w:sz w:val="24"/>
                <w:szCs w:val="22"/>
              </w:rPr>
              <w:t>新建</w:t>
            </w:r>
            <w:r>
              <w:rPr>
                <w:rFonts w:ascii="仿宋" w:hAnsi="仿宋" w:eastAsia="仿宋"/>
                <w:color w:val="000000"/>
                <w:kern w:val="0"/>
                <w:sz w:val="24"/>
                <w:szCs w:val="22"/>
              </w:rPr>
              <w:t>邀约计划页面</w:t>
            </w:r>
          </w:p>
        </w:tc>
      </w:tr>
    </w:tbl>
    <w:p>
      <w:pPr>
        <w:widowControl/>
        <w:spacing w:after="20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rPr>
          <w:rFonts w:ascii="仿宋" w:hAnsi="仿宋" w:eastAsia="仿宋"/>
          <w:lang w:eastAsia="en-US"/>
        </w:rPr>
      </w:pPr>
      <w:r>
        <w:rPr>
          <w:rFonts w:hint="eastAsia" w:ascii="仿宋" w:hAnsi="仿宋" w:eastAsia="仿宋"/>
          <w:lang w:eastAsia="en-US"/>
        </w:rPr>
        <w:t>信息提醒</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w:t>
      </w:r>
      <w:r>
        <w:rPr>
          <w:rFonts w:hint="eastAsia" w:ascii="仿宋" w:hAnsi="仿宋" w:eastAsia="仿宋"/>
          <w:color w:val="000000"/>
          <w:kern w:val="0"/>
          <w:sz w:val="24"/>
          <w:szCs w:val="22"/>
        </w:rPr>
        <w:t>用户</w:t>
      </w:r>
      <w:r>
        <w:rPr>
          <w:rFonts w:ascii="仿宋" w:hAnsi="仿宋" w:eastAsia="仿宋"/>
          <w:color w:val="000000"/>
          <w:kern w:val="0"/>
          <w:sz w:val="24"/>
          <w:szCs w:val="22"/>
        </w:rPr>
        <w:t>集中查看各类客户重要事件提醒，及时跟进贷款逾期、欠息、余额不足、销户及客户分配、回收、移交、调配等事项。</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用户进入“信息提醒”页面后，可按提醒类型、提醒时间、</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、客户姓名、阅读状态查询提醒记录。</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hint="eastAsia" w:ascii="仿宋" w:hAnsi="仿宋" w:eastAsia="仿宋"/>
                <w:color w:val="000000"/>
                <w:kern w:val="0"/>
                <w:sz w:val="24"/>
                <w:szCs w:val="22"/>
                <w:lang w:eastAsia="zh-CN"/>
              </w:rPr>
            </w:pPr>
            <w:r>
              <w:rPr>
                <w:rFonts w:ascii="仿宋" w:hAnsi="仿宋" w:eastAsia="仿宋"/>
                <w:color w:val="000000"/>
                <w:kern w:val="0"/>
                <w:sz w:val="24"/>
                <w:szCs w:val="22"/>
              </w:rPr>
              <w:t>下拉选择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提醒时间</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w:t>
            </w:r>
            <w:r>
              <w:rPr>
                <w:rFonts w:hint="eastAsia" w:ascii="仿宋" w:hAnsi="仿宋" w:eastAsia="仿宋"/>
                <w:color w:val="000000"/>
                <w:kern w:val="0"/>
                <w:sz w:val="24"/>
                <w:szCs w:val="22"/>
              </w:rPr>
              <w:t>日期区间，</w:t>
            </w:r>
            <w:r>
              <w:rPr>
                <w:rFonts w:ascii="仿宋" w:hAnsi="仿宋" w:eastAsia="仿宋"/>
                <w:color w:val="000000"/>
                <w:kern w:val="0"/>
                <w:sz w:val="24"/>
                <w:szCs w:val="22"/>
              </w:rPr>
              <w:t>开始日期不得晚于结束日期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通过日期区间查询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精确搜索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下拉选择；选项为“全部”“已读”“未读”；默认“全部”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查询条件区操作按钮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点击后按当前输入条件返回符合条件的信息提醒列表结果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查询条件区操作按钮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点击后清空当前输入条件并恢复初始状态</w:t>
            </w:r>
          </w:p>
        </w:tc>
      </w:tr>
    </w:tbl>
    <w:p>
      <w:pPr>
        <w:widowControl/>
        <w:spacing w:after="20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用户进入“信息提醒”页面后，系统默认展示当前权限范围内的信息提醒列表。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查询条件区的操作按钮有：“查询”“重置”。点击“查询”，系统按当前输入条件返回符合条件的信息提醒列表结果；点击“重置”，系统清空当前输入条件并恢复初始状态。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左上角统一操作按钮区的操作按钮有：“批量已读”。点击“批量已读”，系统将</w:t>
      </w:r>
      <w:r>
        <w:rPr>
          <w:rFonts w:hint="eastAsia" w:ascii="仿宋" w:hAnsi="仿宋" w:eastAsia="仿宋"/>
          <w:color w:val="000000"/>
          <w:kern w:val="0"/>
          <w:sz w:val="24"/>
          <w:szCs w:val="22"/>
        </w:rPr>
        <w:t>所有</w:t>
      </w:r>
      <w:r>
        <w:rPr>
          <w:rFonts w:ascii="仿宋" w:hAnsi="仿宋" w:eastAsia="仿宋"/>
          <w:color w:val="000000"/>
          <w:kern w:val="0"/>
          <w:sz w:val="24"/>
          <w:szCs w:val="22"/>
        </w:rPr>
        <w:t>未读状态的数据更新为已读。</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列表行内统一操作按钮区的操作按钮有：“已读”“邀约计划”。仅未读状态的数据展示“已读”按钮，点击后系统将当前提醒更新为已读；点击“邀约计划”后，系统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打开邀约计划处理页面。</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hint="eastAsia" w:ascii="仿宋" w:hAnsi="仿宋" w:eastAsia="仿宋"/>
          <w:color w:val="000000"/>
          <w:kern w:val="0"/>
          <w:sz w:val="24"/>
          <w:szCs w:val="22"/>
          <w:lang w:eastAsia="zh-CN"/>
        </w:rPr>
      </w:pPr>
      <w:r>
        <w:rPr>
          <w:rFonts w:ascii="仿宋" w:hAnsi="仿宋" w:eastAsia="仿宋"/>
          <w:color w:val="000000"/>
          <w:kern w:val="0"/>
          <w:sz w:val="24"/>
          <w:szCs w:val="22"/>
        </w:rPr>
        <w:t>1. 系统根据规则跑批获取客户提醒数据，提醒类型包括</w:t>
      </w:r>
      <w:ins w:id="310" w:author="wanao" w:date="2026-07-14T14:26:43Z">
        <w:r>
          <w:rPr>
            <w:rFonts w:hint="eastAsia" w:ascii="仿宋" w:hAnsi="仿宋" w:eastAsia="仿宋"/>
            <w:sz w:val="24"/>
            <w:szCs w:val="24"/>
          </w:rPr>
          <w:t>客户申领审批、客户申领审批通过、客户移交审批、客户移交审批通过、短信模板审批、短信模板审批通过、营销活动审批、营销活动审批通过、沙龙活动审批、沙龙活动审批通过、目标任务审批、目标任务审批通过、客户关怀、贷款逾期提醒、贷款欠息提醒、贷款还款余额额不足提醒、收单商户长期无交易提醒、销户提醒、客户分配、客户回收、客户调配、转介提醒</w:t>
        </w:r>
      </w:ins>
      <w:del w:id="311" w:author="wanao" w:date="2026-07-14T14:26:43Z">
        <w:r>
          <w:rPr>
            <w:rFonts w:ascii="仿宋" w:hAnsi="仿宋" w:eastAsia="仿宋"/>
            <w:color w:val="000000"/>
            <w:kern w:val="0"/>
            <w:sz w:val="24"/>
            <w:szCs w:val="22"/>
          </w:rPr>
          <w:delText>“贷款逾期提醒”“贷款欠息提醒”“贷款还款余额不足提醒”“收单商户长期无交易提醒”“销户提醒”“客户分配”“客户回收”“客户移交”“客户调配”</w:delText>
        </w:r>
      </w:del>
      <w:ins w:id="312" w:author="wanao" w:date="2026-07-14T14:26:52Z">
        <w:r>
          <w:rPr>
            <w:rFonts w:hint="eastAsia" w:ascii="仿宋" w:hAnsi="仿宋" w:eastAsia="仿宋"/>
            <w:color w:val="000000"/>
            <w:kern w:val="0"/>
            <w:sz w:val="24"/>
            <w:szCs w:val="22"/>
            <w:lang w:eastAsia="zh-CN"/>
          </w:rPr>
          <w:t>、</w:t>
        </w:r>
      </w:ins>
      <w:ins w:id="313" w:author="wanao" w:date="2026-07-07T11:04:02Z">
        <w:r>
          <w:rPr>
            <w:rFonts w:hint="eastAsia" w:ascii="仿宋" w:hAnsi="仿宋" w:eastAsia="仿宋"/>
            <w:color w:val="000000"/>
            <w:kern w:val="0"/>
            <w:sz w:val="24"/>
            <w:szCs w:val="22"/>
            <w:lang w:val="en-US" w:eastAsia="zh-CN"/>
          </w:rPr>
          <w:t>短信</w:t>
        </w:r>
      </w:ins>
      <w:ins w:id="314" w:author="wanao" w:date="2026-07-07T11:04:04Z">
        <w:r>
          <w:rPr>
            <w:rFonts w:hint="eastAsia" w:ascii="仿宋" w:hAnsi="仿宋" w:eastAsia="仿宋"/>
            <w:color w:val="000000"/>
            <w:kern w:val="0"/>
            <w:sz w:val="24"/>
            <w:szCs w:val="22"/>
            <w:lang w:val="en-US" w:eastAsia="zh-CN"/>
          </w:rPr>
          <w:t>未发送</w:t>
        </w:r>
      </w:ins>
      <w:r>
        <w:rPr>
          <w:rFonts w:ascii="仿宋" w:hAnsi="仿宋" w:eastAsia="仿宋"/>
          <w:color w:val="000000"/>
          <w:kern w:val="0"/>
          <w:sz w:val="24"/>
          <w:szCs w:val="22"/>
        </w:rPr>
        <w:t>。</w:t>
      </w:r>
      <w:r>
        <w:rPr>
          <w:rFonts w:hint="eastAsia" w:ascii="仿宋" w:hAnsi="仿宋" w:eastAsia="仿宋"/>
          <w:color w:val="000000"/>
          <w:kern w:val="0"/>
          <w:sz w:val="24"/>
          <w:szCs w:val="22"/>
          <w:lang w:eastAsia="zh-CN"/>
        </w:rPr>
        <w:t>（</w:t>
      </w:r>
      <w:r>
        <w:rPr>
          <w:rFonts w:hint="eastAsia" w:ascii="仿宋" w:hAnsi="仿宋" w:eastAsia="仿宋"/>
          <w:color w:val="000000"/>
          <w:kern w:val="0"/>
          <w:sz w:val="24"/>
          <w:szCs w:val="22"/>
          <w:lang w:val="en-US" w:eastAsia="zh-CN"/>
        </w:rPr>
        <w:t>备注：后续可拓展</w:t>
      </w:r>
      <w:r>
        <w:rPr>
          <w:rFonts w:hint="eastAsia" w:ascii="仿宋" w:hAnsi="仿宋" w:eastAsia="仿宋"/>
          <w:color w:val="000000"/>
          <w:kern w:val="0"/>
          <w:sz w:val="24"/>
          <w:szCs w:val="22"/>
          <w:lang w:eastAsia="zh-CN"/>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各提醒类型的</w:t>
      </w:r>
      <w:r>
        <w:rPr>
          <w:rFonts w:hint="eastAsia" w:ascii="仿宋" w:hAnsi="仿宋" w:eastAsia="仿宋"/>
          <w:b/>
          <w:bCs/>
          <w:color w:val="000000" w:themeColor="text1"/>
          <w:kern w:val="0"/>
          <w:sz w:val="24"/>
          <w:szCs w:val="22"/>
          <w14:textFill>
            <w14:solidFill>
              <w14:schemeClr w14:val="tx1"/>
            </w14:solidFill>
          </w14:textFill>
        </w:rPr>
        <w:t>提醒内容统一通过经营管理/提醒设置配置提醒消息模板</w:t>
      </w:r>
      <w:r>
        <w:rPr>
          <w:rFonts w:hint="eastAsia" w:ascii="仿宋" w:hAnsi="仿宋" w:eastAsia="仿宋"/>
          <w:color w:val="000000" w:themeColor="text1"/>
          <w:kern w:val="0"/>
          <w:sz w:val="24"/>
          <w:szCs w:val="22"/>
          <w14:textFill>
            <w14:solidFill>
              <w14:schemeClr w14:val="tx1"/>
            </w14:solidFill>
          </w14:textFill>
        </w:rPr>
        <w:t>，以下仅为示例消息内容：</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2.1 </w:t>
      </w:r>
      <w:r>
        <w:rPr>
          <w:rFonts w:ascii="仿宋" w:hAnsi="仿宋" w:eastAsia="仿宋"/>
          <w:color w:val="000000"/>
          <w:kern w:val="0"/>
          <w:sz w:val="24"/>
          <w:szCs w:val="22"/>
        </w:rPr>
        <w:t>贷款逾期</w:t>
      </w:r>
      <w:r>
        <w:rPr>
          <w:rFonts w:hint="eastAsia" w:ascii="仿宋" w:hAnsi="仿宋" w:eastAsia="仿宋"/>
          <w:color w:val="000000"/>
          <w:kern w:val="0"/>
          <w:sz w:val="24"/>
          <w:szCs w:val="22"/>
        </w:rPr>
        <w:t>的</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您的客户{客户姓名}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{产品名称}</w:t>
      </w:r>
      <w:r>
        <w:rPr>
          <w:rFonts w:hint="eastAsia" w:ascii="仿宋" w:hAnsi="仿宋" w:eastAsia="仿宋"/>
          <w:color w:val="000000"/>
          <w:kern w:val="0"/>
          <w:sz w:val="24"/>
          <w:szCs w:val="22"/>
        </w:rPr>
        <w:t>”</w:t>
      </w:r>
      <w:r>
        <w:rPr>
          <w:rFonts w:ascii="仿宋" w:hAnsi="仿宋" w:eastAsia="仿宋"/>
          <w:color w:val="000000"/>
          <w:kern w:val="0"/>
          <w:sz w:val="24"/>
          <w:szCs w:val="22"/>
        </w:rPr>
        <w:t>逾期未还款，逾期金额{逾期金额}元，应还日期{应还日期}，请及时联系客户处理。</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2.2</w:t>
      </w:r>
      <w:r>
        <w:rPr>
          <w:rFonts w:ascii="仿宋" w:hAnsi="仿宋" w:eastAsia="仿宋"/>
          <w:color w:val="000000"/>
          <w:kern w:val="0"/>
          <w:sz w:val="24"/>
          <w:szCs w:val="22"/>
        </w:rPr>
        <w:t xml:space="preserve"> 贷款欠息</w:t>
      </w:r>
      <w:r>
        <w:rPr>
          <w:rFonts w:hint="eastAsia" w:ascii="仿宋" w:hAnsi="仿宋" w:eastAsia="仿宋"/>
          <w:color w:val="000000"/>
          <w:kern w:val="0"/>
          <w:sz w:val="24"/>
          <w:szCs w:val="22"/>
        </w:rPr>
        <w:t>的</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您的客户{客户姓名}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{产品名称}</w:t>
      </w:r>
      <w:r>
        <w:rPr>
          <w:rFonts w:hint="eastAsia" w:ascii="仿宋" w:hAnsi="仿宋" w:eastAsia="仿宋"/>
          <w:color w:val="000000"/>
          <w:kern w:val="0"/>
          <w:sz w:val="24"/>
          <w:szCs w:val="22"/>
        </w:rPr>
        <w:t>”</w:t>
      </w:r>
      <w:r>
        <w:rPr>
          <w:rFonts w:ascii="仿宋" w:hAnsi="仿宋" w:eastAsia="仿宋"/>
          <w:color w:val="000000"/>
          <w:kern w:val="0"/>
          <w:sz w:val="24"/>
          <w:szCs w:val="22"/>
        </w:rPr>
        <w:t>存在欠息，欠息金额{欠息金额}元</w:t>
      </w:r>
      <w:r>
        <w:rPr>
          <w:rFonts w:hint="eastAsia" w:ascii="仿宋" w:hAnsi="仿宋" w:eastAsia="仿宋"/>
          <w:color w:val="000000"/>
          <w:kern w:val="0"/>
          <w:sz w:val="24"/>
          <w:szCs w:val="22"/>
        </w:rPr>
        <w:t>，请及时联系客户处理</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2.3</w:t>
      </w:r>
      <w:r>
        <w:rPr>
          <w:rFonts w:ascii="仿宋" w:hAnsi="仿宋" w:eastAsia="仿宋"/>
          <w:color w:val="000000"/>
          <w:kern w:val="0"/>
          <w:sz w:val="24"/>
          <w:szCs w:val="22"/>
        </w:rPr>
        <w:t xml:space="preserve"> 贷款还款余额不足</w:t>
      </w:r>
      <w:r>
        <w:rPr>
          <w:rFonts w:hint="eastAsia" w:ascii="仿宋" w:hAnsi="仿宋" w:eastAsia="仿宋"/>
          <w:color w:val="000000"/>
          <w:kern w:val="0"/>
          <w:sz w:val="24"/>
          <w:szCs w:val="22"/>
        </w:rPr>
        <w:t>的</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您的客户{客户姓名}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还款账户{还款账户}还款余额不足，账户余额{账户余额}元，应还金额{应还金额}元</w:t>
      </w:r>
      <w:r>
        <w:rPr>
          <w:rFonts w:hint="eastAsia" w:ascii="仿宋" w:hAnsi="仿宋" w:eastAsia="仿宋"/>
          <w:color w:val="000000"/>
          <w:kern w:val="0"/>
          <w:sz w:val="24"/>
          <w:szCs w:val="22"/>
        </w:rPr>
        <w:t>，请及时联系客户处理</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2.4 </w:t>
      </w:r>
      <w:r>
        <w:rPr>
          <w:rFonts w:ascii="仿宋" w:hAnsi="仿宋" w:eastAsia="仿宋"/>
          <w:color w:val="000000" w:themeColor="text1"/>
          <w:kern w:val="0"/>
          <w:sz w:val="24"/>
          <w:szCs w:val="22"/>
          <w14:textFill>
            <w14:solidFill>
              <w14:schemeClr w14:val="tx1"/>
            </w14:solidFill>
          </w14:textFill>
        </w:rPr>
        <w:t>收单商户长期无交易</w:t>
      </w:r>
      <w:r>
        <w:rPr>
          <w:rFonts w:hint="eastAsia" w:ascii="仿宋" w:hAnsi="仿宋" w:eastAsia="仿宋"/>
          <w:color w:val="000000" w:themeColor="text1"/>
          <w:kern w:val="0"/>
          <w:sz w:val="24"/>
          <w:szCs w:val="22"/>
          <w14:textFill>
            <w14:solidFill>
              <w14:schemeClr w14:val="tx1"/>
            </w14:solidFill>
          </w14:textFill>
        </w:rPr>
        <w:t>的</w:t>
      </w:r>
      <w:r>
        <w:rPr>
          <w:rFonts w:ascii="仿宋" w:hAnsi="仿宋" w:eastAsia="仿宋"/>
          <w:color w:val="000000" w:themeColor="text1"/>
          <w:kern w:val="0"/>
          <w:sz w:val="24"/>
          <w:szCs w:val="22"/>
          <w14:textFill>
            <w14:solidFill>
              <w14:schemeClr w14:val="tx1"/>
            </w14:solidFill>
          </w14:textFill>
        </w:rPr>
        <w:t>提醒</w:t>
      </w:r>
      <w:r>
        <w:rPr>
          <w:rFonts w:hint="eastAsia" w:ascii="仿宋" w:hAnsi="仿宋" w:eastAsia="仿宋"/>
          <w:color w:val="000000" w:themeColor="text1"/>
          <w:kern w:val="0"/>
          <w:sz w:val="24"/>
          <w:szCs w:val="22"/>
          <w14:textFill>
            <w14:solidFill>
              <w14:schemeClr w14:val="tx1"/>
            </w14:solidFill>
          </w14:textFill>
        </w:rPr>
        <w:t>内容文案为：</w:t>
      </w:r>
      <w:r>
        <w:rPr>
          <w:rFonts w:ascii="仿宋" w:hAnsi="仿宋" w:eastAsia="仿宋"/>
          <w:color w:val="000000"/>
          <w:kern w:val="0"/>
          <w:sz w:val="24"/>
          <w:szCs w:val="22"/>
        </w:rPr>
        <w:t>“您的</w:t>
      </w:r>
      <w:r>
        <w:rPr>
          <w:rFonts w:ascii="仿宋" w:hAnsi="仿宋" w:eastAsia="仿宋"/>
          <w:color w:val="000000" w:themeColor="text1"/>
          <w:kern w:val="0"/>
          <w:sz w:val="24"/>
          <w:szCs w:val="22"/>
          <w14:textFill>
            <w14:solidFill>
              <w14:schemeClr w14:val="tx1"/>
            </w14:solidFill>
          </w14:textFill>
        </w:rPr>
        <w:t>收单商户</w:t>
      </w:r>
      <w:r>
        <w:rPr>
          <w:rFonts w:ascii="仿宋" w:hAnsi="仿宋" w:eastAsia="仿宋"/>
          <w:color w:val="000000"/>
          <w:kern w:val="0"/>
          <w:sz w:val="24"/>
          <w:szCs w:val="22"/>
        </w:rPr>
        <w:t>客户{客户姓名}已销户，</w:t>
      </w:r>
      <w:r>
        <w:rPr>
          <w:rFonts w:ascii="仿宋" w:hAnsi="仿宋" w:eastAsia="仿宋"/>
          <w:color w:val="000000" w:themeColor="text1"/>
          <w:kern w:val="0"/>
          <w:sz w:val="24"/>
          <w:szCs w:val="22"/>
          <w14:textFill>
            <w14:solidFill>
              <w14:schemeClr w14:val="tx1"/>
            </w14:solidFill>
          </w14:textFill>
        </w:rPr>
        <w:t>长期无交易</w:t>
      </w:r>
      <w:r>
        <w:rPr>
          <w:rFonts w:hint="eastAsia" w:ascii="仿宋" w:hAnsi="仿宋" w:eastAsia="仿宋"/>
          <w:color w:val="000000" w:themeColor="text1"/>
          <w:kern w:val="0"/>
          <w:sz w:val="24"/>
          <w:szCs w:val="22"/>
          <w14:textFill>
            <w14:solidFill>
              <w14:schemeClr w14:val="tx1"/>
            </w14:solidFill>
          </w14:textFill>
        </w:rPr>
        <w:t>，请关注！</w:t>
      </w:r>
      <w:r>
        <w:rPr>
          <w:rFonts w:ascii="仿宋" w:hAnsi="仿宋" w:eastAsia="仿宋"/>
          <w:color w:val="000000"/>
          <w:kern w:val="0"/>
          <w:sz w:val="24"/>
          <w:szCs w:val="22"/>
        </w:rPr>
        <w:t>”</w:t>
      </w:r>
      <w:r>
        <w:rPr>
          <w:rFonts w:hint="eastAsia" w:ascii="仿宋" w:hAnsi="仿宋" w:eastAsia="仿宋"/>
          <w:color w:val="000000" w:themeColor="text1"/>
          <w:kern w:val="0"/>
          <w:sz w:val="24"/>
          <w:szCs w:val="22"/>
          <w14:textFill>
            <w14:solidFill>
              <w14:schemeClr w14:val="tx1"/>
            </w14:solidFill>
          </w14:textFill>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2.5</w:t>
      </w:r>
      <w:r>
        <w:rPr>
          <w:rFonts w:ascii="仿宋" w:hAnsi="仿宋" w:eastAsia="仿宋"/>
          <w:color w:val="000000"/>
          <w:kern w:val="0"/>
          <w:sz w:val="24"/>
          <w:szCs w:val="22"/>
        </w:rPr>
        <w:t xml:space="preserve"> 销户</w:t>
      </w:r>
      <w:r>
        <w:rPr>
          <w:rFonts w:hint="eastAsia" w:ascii="仿宋" w:hAnsi="仿宋" w:eastAsia="仿宋"/>
          <w:color w:val="000000"/>
          <w:kern w:val="0"/>
          <w:sz w:val="24"/>
          <w:szCs w:val="22"/>
        </w:rPr>
        <w:t>的提醒内容示例</w:t>
      </w:r>
      <w:r>
        <w:rPr>
          <w:rFonts w:ascii="仿宋" w:hAnsi="仿宋" w:eastAsia="仿宋"/>
          <w:color w:val="000000"/>
          <w:kern w:val="0"/>
          <w:sz w:val="24"/>
          <w:szCs w:val="22"/>
        </w:rPr>
        <w:t>“您的客户{客户姓名}已销户，原</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2.6</w:t>
      </w:r>
      <w:r>
        <w:rPr>
          <w:rFonts w:ascii="仿宋" w:hAnsi="仿宋" w:eastAsia="仿宋"/>
          <w:color w:val="000000"/>
          <w:kern w:val="0"/>
          <w:sz w:val="24"/>
          <w:szCs w:val="22"/>
        </w:rPr>
        <w:t xml:space="preserve"> </w:t>
      </w:r>
      <w:r>
        <w:rPr>
          <w:rFonts w:ascii="仿宋" w:hAnsi="仿宋" w:eastAsia="仿宋"/>
          <w:color w:val="000000" w:themeColor="text1"/>
          <w:kern w:val="0"/>
          <w:sz w:val="24"/>
          <w:szCs w:val="22"/>
          <w14:textFill>
            <w14:solidFill>
              <w14:schemeClr w14:val="tx1"/>
            </w14:solidFill>
          </w14:textFill>
        </w:rPr>
        <w:t>客户分配</w:t>
      </w:r>
      <w:r>
        <w:rPr>
          <w:rFonts w:hint="eastAsia" w:ascii="仿宋" w:hAnsi="仿宋" w:eastAsia="仿宋"/>
          <w:color w:val="000000" w:themeColor="text1"/>
          <w:kern w:val="0"/>
          <w:sz w:val="24"/>
          <w:szCs w:val="22"/>
          <w14:textFill>
            <w14:solidFill>
              <w14:schemeClr w14:val="tx1"/>
            </w14:solidFill>
          </w14:textFill>
        </w:rPr>
        <w:t>的</w:t>
      </w:r>
      <w:r>
        <w:rPr>
          <w:rFonts w:ascii="仿宋" w:hAnsi="仿宋" w:eastAsia="仿宋"/>
          <w:color w:val="000000" w:themeColor="text1"/>
          <w:kern w:val="0"/>
          <w:sz w:val="24"/>
          <w:szCs w:val="22"/>
          <w14:textFill>
            <w14:solidFill>
              <w14:schemeClr w14:val="tx1"/>
            </w14:solidFill>
          </w14:textFill>
        </w:rPr>
        <w:t>提醒</w:t>
      </w:r>
      <w:r>
        <w:rPr>
          <w:rFonts w:hint="eastAsia" w:ascii="仿宋" w:hAnsi="仿宋" w:eastAsia="仿宋"/>
          <w:color w:val="000000" w:themeColor="text1"/>
          <w:kern w:val="0"/>
          <w:sz w:val="24"/>
          <w:szCs w:val="22"/>
          <w14:textFill>
            <w14:solidFill>
              <w14:schemeClr w14:val="tx1"/>
            </w14:solidFill>
          </w14:textFill>
        </w:rPr>
        <w:t>内容示例</w:t>
      </w:r>
      <w:r>
        <w:rPr>
          <w:rFonts w:ascii="仿宋" w:hAnsi="仿宋" w:eastAsia="仿宋"/>
          <w:color w:val="000000" w:themeColor="text1"/>
          <w:kern w:val="0"/>
          <w:sz w:val="24"/>
          <w:szCs w:val="22"/>
          <w14:textFill>
            <w14:solidFill>
              <w14:schemeClr w14:val="tx1"/>
            </w14:solidFill>
          </w14:textFill>
        </w:rPr>
        <w:t>“{发起人姓名}（{发起人工号}）已</w:t>
      </w:r>
      <w:r>
        <w:rPr>
          <w:rFonts w:hint="eastAsia" w:ascii="仿宋" w:hAnsi="仿宋" w:eastAsia="仿宋"/>
          <w:color w:val="000000" w:themeColor="text1"/>
          <w:kern w:val="0"/>
          <w:sz w:val="24"/>
          <w:szCs w:val="22"/>
          <w14:textFill>
            <w14:solidFill>
              <w14:schemeClr w14:val="tx1"/>
            </w14:solidFill>
          </w14:textFill>
        </w:rPr>
        <w:t>将</w:t>
      </w:r>
      <w:r>
        <w:rPr>
          <w:rFonts w:ascii="仿宋" w:hAnsi="仿宋" w:eastAsia="仿宋"/>
          <w:color w:val="000000" w:themeColor="text1"/>
          <w:kern w:val="0"/>
          <w:sz w:val="24"/>
          <w:szCs w:val="22"/>
          <w14:textFill>
            <w14:solidFill>
              <w14:schemeClr w14:val="tx1"/>
            </w14:solidFill>
          </w14:textFill>
        </w:rPr>
        <w:t>客户{客户姓名}</w:t>
      </w:r>
      <w:r>
        <w:rPr>
          <w:rFonts w:hint="eastAsia" w:ascii="仿宋" w:hAnsi="仿宋" w:eastAsia="仿宋"/>
          <w:color w:val="000000" w:themeColor="text1"/>
          <w:kern w:val="0"/>
          <w:sz w:val="24"/>
          <w:szCs w:val="22"/>
          <w14:textFill>
            <w14:solidFill>
              <w14:schemeClr w14:val="tx1"/>
            </w14:solidFill>
          </w14:textFill>
        </w:rPr>
        <w:t>（核心客户号：</w:t>
      </w:r>
      <w:r>
        <w:rPr>
          <w:rFonts w:ascii="仿宋" w:hAnsi="仿宋" w:eastAsia="仿宋"/>
          <w:color w:val="000000" w:themeColor="text1"/>
          <w:kern w:val="0"/>
          <w:sz w:val="24"/>
          <w:szCs w:val="22"/>
          <w14:textFill>
            <w14:solidFill>
              <w14:schemeClr w14:val="tx1"/>
            </w14:solidFill>
          </w14:textFill>
        </w:rPr>
        <w:t>{</w:t>
      </w:r>
      <w:r>
        <w:rPr>
          <w:rFonts w:hint="eastAsia" w:ascii="仿宋" w:hAnsi="仿宋" w:eastAsia="仿宋"/>
          <w:color w:val="000000" w:themeColor="text1"/>
          <w:kern w:val="0"/>
          <w:sz w:val="24"/>
          <w:szCs w:val="22"/>
          <w14:textFill>
            <w14:solidFill>
              <w14:schemeClr w14:val="tx1"/>
            </w14:solidFill>
          </w14:textFill>
        </w:rPr>
        <w:t>核心客户号</w:t>
      </w:r>
      <w:r>
        <w:rPr>
          <w:rFonts w:ascii="仿宋" w:hAnsi="仿宋" w:eastAsia="仿宋"/>
          <w:color w:val="000000" w:themeColor="text1"/>
          <w:kern w:val="0"/>
          <w:sz w:val="24"/>
          <w:szCs w:val="22"/>
          <w14:textFill>
            <w14:solidFill>
              <w14:schemeClr w14:val="tx1"/>
            </w14:solidFill>
          </w14:textFill>
        </w:rPr>
        <w:t>}</w:t>
      </w:r>
      <w:r>
        <w:rPr>
          <w:rFonts w:hint="eastAsia" w:ascii="仿宋" w:hAnsi="仿宋" w:eastAsia="仿宋"/>
          <w:color w:val="000000" w:themeColor="text1"/>
          <w:kern w:val="0"/>
          <w:sz w:val="24"/>
          <w:szCs w:val="22"/>
          <w14:textFill>
            <w14:solidFill>
              <w14:schemeClr w14:val="tx1"/>
            </w14:solidFill>
          </w14:textFill>
        </w:rPr>
        <w:t>）</w:t>
      </w:r>
      <w:r>
        <w:rPr>
          <w:rFonts w:ascii="仿宋" w:hAnsi="仿宋" w:eastAsia="仿宋"/>
          <w:color w:val="000000" w:themeColor="text1"/>
          <w:kern w:val="0"/>
          <w:sz w:val="24"/>
          <w:szCs w:val="22"/>
          <w14:textFill>
            <w14:solidFill>
              <w14:schemeClr w14:val="tx1"/>
            </w14:solidFill>
          </w14:textFill>
        </w:rPr>
        <w:t>分配</w:t>
      </w:r>
      <w:r>
        <w:rPr>
          <w:rFonts w:hint="eastAsia" w:ascii="仿宋" w:hAnsi="仿宋" w:eastAsia="仿宋"/>
          <w:color w:val="000000" w:themeColor="text1"/>
          <w:kern w:val="0"/>
          <w:sz w:val="24"/>
          <w:szCs w:val="22"/>
          <w14:textFill>
            <w14:solidFill>
              <w14:schemeClr w14:val="tx1"/>
            </w14:solidFill>
          </w14:textFill>
        </w:rPr>
        <w:t>给您。</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2.7</w:t>
      </w:r>
      <w:r>
        <w:rPr>
          <w:rFonts w:ascii="仿宋" w:hAnsi="仿宋" w:eastAsia="仿宋"/>
          <w:color w:val="000000"/>
          <w:kern w:val="0"/>
          <w:sz w:val="24"/>
          <w:szCs w:val="22"/>
        </w:rPr>
        <w:t xml:space="preserve"> 客户回收</w:t>
      </w:r>
      <w:r>
        <w:rPr>
          <w:rFonts w:hint="eastAsia" w:ascii="仿宋" w:hAnsi="仿宋" w:eastAsia="仿宋"/>
          <w:color w:val="000000"/>
          <w:kern w:val="0"/>
          <w:sz w:val="24"/>
          <w:szCs w:val="22"/>
        </w:rPr>
        <w:t>的</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“{发起人姓名}（{发起人工号}）已将您的客户{客户姓名}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回收至机构。</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2.8</w:t>
      </w:r>
      <w:r>
        <w:rPr>
          <w:rFonts w:ascii="仿宋" w:hAnsi="仿宋" w:eastAsia="仿宋"/>
          <w:color w:val="000000"/>
          <w:kern w:val="0"/>
          <w:sz w:val="24"/>
          <w:szCs w:val="22"/>
        </w:rPr>
        <w:t xml:space="preserve"> 客户移交</w:t>
      </w:r>
      <w:r>
        <w:rPr>
          <w:rFonts w:hint="eastAsia" w:ascii="仿宋" w:hAnsi="仿宋" w:eastAsia="仿宋"/>
          <w:color w:val="000000"/>
          <w:kern w:val="0"/>
          <w:sz w:val="24"/>
          <w:szCs w:val="22"/>
        </w:rPr>
        <w:t>的</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“{发起人姓名}（{发起人工号}）已</w:t>
      </w:r>
      <w:r>
        <w:rPr>
          <w:rFonts w:hint="eastAsia" w:ascii="仿宋" w:hAnsi="仿宋" w:eastAsia="仿宋"/>
          <w:color w:val="000000"/>
          <w:kern w:val="0"/>
          <w:sz w:val="24"/>
          <w:szCs w:val="22"/>
        </w:rPr>
        <w:t>将</w:t>
      </w:r>
      <w:r>
        <w:rPr>
          <w:rFonts w:ascii="仿宋" w:hAnsi="仿宋" w:eastAsia="仿宋"/>
          <w:color w:val="000000"/>
          <w:kern w:val="0"/>
          <w:sz w:val="24"/>
          <w:szCs w:val="22"/>
        </w:rPr>
        <w:t>客户{客户姓名}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）移交给您</w:t>
      </w:r>
      <w:r>
        <w:rPr>
          <w:rFonts w:ascii="仿宋" w:hAnsi="仿宋" w:eastAsia="仿宋"/>
          <w:color w:val="000000"/>
          <w:kern w:val="0"/>
          <w:sz w:val="24"/>
          <w:szCs w:val="22"/>
        </w:rPr>
        <w:t>。</w:t>
      </w:r>
    </w:p>
    <w:p>
      <w:pPr>
        <w:widowControl/>
        <w:spacing w:after="0" w:line="360" w:lineRule="auto"/>
        <w:jc w:val="left"/>
        <w:rPr>
          <w:ins w:id="315" w:author="wanao" w:date="2026-07-07T11:04:16Z"/>
          <w:rFonts w:ascii="仿宋" w:hAnsi="仿宋" w:eastAsia="仿宋"/>
          <w:color w:val="000000"/>
          <w:kern w:val="0"/>
          <w:sz w:val="24"/>
          <w:szCs w:val="22"/>
        </w:rPr>
      </w:pPr>
      <w:r>
        <w:rPr>
          <w:rFonts w:hint="eastAsia" w:ascii="仿宋" w:hAnsi="仿宋" w:eastAsia="仿宋"/>
          <w:color w:val="000000"/>
          <w:kern w:val="0"/>
          <w:sz w:val="24"/>
          <w:szCs w:val="22"/>
        </w:rPr>
        <w:t>2.9</w:t>
      </w:r>
      <w:r>
        <w:rPr>
          <w:rFonts w:ascii="仿宋" w:hAnsi="仿宋" w:eastAsia="仿宋"/>
          <w:color w:val="000000"/>
          <w:kern w:val="0"/>
          <w:sz w:val="24"/>
          <w:szCs w:val="22"/>
        </w:rPr>
        <w:t xml:space="preserve"> 客户调配提醒</w:t>
      </w:r>
      <w:r>
        <w:rPr>
          <w:rFonts w:hint="eastAsia" w:ascii="仿宋" w:hAnsi="仿宋" w:eastAsia="仿宋"/>
          <w:color w:val="000000"/>
          <w:kern w:val="0"/>
          <w:sz w:val="24"/>
          <w:szCs w:val="22"/>
        </w:rPr>
        <w:t>示例</w:t>
      </w:r>
      <w:r>
        <w:rPr>
          <w:rFonts w:ascii="仿宋" w:hAnsi="仿宋" w:eastAsia="仿宋"/>
          <w:color w:val="000000"/>
          <w:kern w:val="0"/>
          <w:sz w:val="24"/>
          <w:szCs w:val="22"/>
        </w:rPr>
        <w:t>“{发起人姓名}（{发起人工号}）已将{客户姓名}（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}）从{原机构</w:t>
      </w:r>
      <w:r>
        <w:rPr>
          <w:rFonts w:hint="eastAsia" w:ascii="仿宋" w:hAnsi="仿宋" w:eastAsia="仿宋"/>
          <w:color w:val="000000"/>
          <w:kern w:val="0"/>
          <w:sz w:val="24"/>
          <w:szCs w:val="22"/>
        </w:rPr>
        <w:t>名称</w:t>
      </w:r>
      <w:r>
        <w:rPr>
          <w:rFonts w:ascii="仿宋" w:hAnsi="仿宋" w:eastAsia="仿宋"/>
          <w:color w:val="000000"/>
          <w:kern w:val="0"/>
          <w:sz w:val="24"/>
          <w:szCs w:val="22"/>
        </w:rPr>
        <w:t>}、管户经理{原客户经理姓名}（{原客户经理工号}）调配到{目标机构</w:t>
      </w:r>
      <w:r>
        <w:rPr>
          <w:rFonts w:hint="eastAsia" w:ascii="仿宋" w:hAnsi="仿宋" w:eastAsia="仿宋"/>
          <w:color w:val="000000"/>
          <w:kern w:val="0"/>
          <w:sz w:val="24"/>
          <w:szCs w:val="22"/>
        </w:rPr>
        <w:t>名称</w:t>
      </w:r>
      <w:r>
        <w:rPr>
          <w:rFonts w:ascii="仿宋" w:hAnsi="仿宋" w:eastAsia="仿宋"/>
          <w:color w:val="000000"/>
          <w:kern w:val="0"/>
          <w:sz w:val="24"/>
          <w:szCs w:val="22"/>
        </w:rPr>
        <w:t>}、管户经理{目标客户经理姓名}（{目标客户经理工号}）”。</w:t>
      </w:r>
    </w:p>
    <w:p>
      <w:pPr>
        <w:widowControl/>
        <w:spacing w:after="0" w:line="360" w:lineRule="auto"/>
        <w:jc w:val="left"/>
        <w:rPr>
          <w:rFonts w:hint="eastAsia" w:ascii="仿宋" w:hAnsi="仿宋" w:eastAsia="仿宋"/>
          <w:color w:val="000000"/>
          <w:kern w:val="0"/>
          <w:sz w:val="24"/>
          <w:szCs w:val="22"/>
          <w:lang w:val="en-US" w:eastAsia="zh-CN"/>
        </w:rPr>
      </w:pPr>
      <w:ins w:id="316" w:author="wanao" w:date="2026-07-07T11:04:18Z">
        <w:r>
          <w:rPr>
            <w:rFonts w:hint="eastAsia" w:ascii="仿宋" w:hAnsi="仿宋" w:eastAsia="仿宋"/>
            <w:color w:val="000000"/>
            <w:kern w:val="0"/>
            <w:sz w:val="24"/>
            <w:szCs w:val="22"/>
            <w:lang w:val="en-US" w:eastAsia="zh-CN"/>
          </w:rPr>
          <w:t>3.0</w:t>
        </w:r>
      </w:ins>
      <w:ins w:id="317" w:author="wanao" w:date="2026-07-07T11:04:20Z">
        <w:r>
          <w:rPr>
            <w:rFonts w:hint="eastAsia" w:ascii="仿宋" w:hAnsi="仿宋" w:eastAsia="仿宋"/>
            <w:color w:val="000000"/>
            <w:kern w:val="0"/>
            <w:sz w:val="24"/>
            <w:szCs w:val="22"/>
            <w:lang w:val="en-US" w:eastAsia="zh-CN"/>
          </w:rPr>
          <w:t xml:space="preserve"> </w:t>
        </w:r>
      </w:ins>
      <w:ins w:id="318" w:author="wanao" w:date="2026-07-07T11:04:33Z">
        <w:r>
          <w:rPr>
            <w:rFonts w:hint="eastAsia" w:ascii="仿宋" w:hAnsi="仿宋" w:eastAsia="仿宋"/>
            <w:color w:val="000000"/>
            <w:kern w:val="0"/>
            <w:sz w:val="24"/>
            <w:szCs w:val="22"/>
            <w:lang w:val="en-US" w:eastAsia="zh-CN"/>
          </w:rPr>
          <w:t>短信</w:t>
        </w:r>
      </w:ins>
      <w:ins w:id="319" w:author="wanao" w:date="2026-07-07T11:04:37Z">
        <w:r>
          <w:rPr>
            <w:rFonts w:hint="eastAsia" w:ascii="仿宋" w:hAnsi="仿宋" w:eastAsia="仿宋"/>
            <w:color w:val="000000"/>
            <w:kern w:val="0"/>
            <w:sz w:val="24"/>
            <w:szCs w:val="22"/>
            <w:lang w:val="en-US" w:eastAsia="zh-CN"/>
          </w:rPr>
          <w:t>未发送</w:t>
        </w:r>
      </w:ins>
      <w:ins w:id="320" w:author="wanao" w:date="2026-07-07T11:04:27Z">
        <w:r>
          <w:rPr>
            <w:rFonts w:ascii="仿宋" w:hAnsi="仿宋" w:eastAsia="仿宋"/>
            <w:color w:val="000000"/>
            <w:kern w:val="0"/>
            <w:sz w:val="24"/>
            <w:szCs w:val="22"/>
          </w:rPr>
          <w:t>提醒</w:t>
        </w:r>
      </w:ins>
      <w:ins w:id="321" w:author="wanao" w:date="2026-07-07T11:04:27Z">
        <w:r>
          <w:rPr>
            <w:rFonts w:hint="eastAsia" w:ascii="仿宋" w:hAnsi="仿宋" w:eastAsia="仿宋"/>
            <w:color w:val="000000"/>
            <w:kern w:val="0"/>
            <w:sz w:val="24"/>
            <w:szCs w:val="22"/>
          </w:rPr>
          <w:t>示例</w:t>
        </w:r>
      </w:ins>
      <w:ins w:id="322" w:author="wanao" w:date="2026-07-07T11:04:40Z">
        <w:r>
          <w:rPr>
            <w:rFonts w:hint="eastAsia" w:ascii="仿宋" w:hAnsi="仿宋" w:eastAsia="仿宋"/>
            <w:color w:val="000000"/>
            <w:kern w:val="0"/>
            <w:sz w:val="24"/>
            <w:szCs w:val="22"/>
            <w:lang w:eastAsia="zh-CN"/>
          </w:rPr>
          <w:t>“</w:t>
        </w:r>
      </w:ins>
      <w:ins w:id="323" w:author="wanao" w:date="2026-07-07T11:05:20Z">
        <w:r>
          <w:rPr>
            <w:rFonts w:hint="eastAsia" w:ascii="仿宋" w:hAnsi="仿宋" w:eastAsia="仿宋"/>
            <w:sz w:val="24"/>
            <w:szCs w:val="24"/>
            <w:lang w:val="en-US" w:eastAsia="zh-CN"/>
          </w:rPr>
          <w:t>您设置{发送时间}发送的短信，因审批通过超时，系统未执行</w:t>
        </w:r>
      </w:ins>
      <w:ins w:id="324" w:author="wanao" w:date="2026-07-07T11:04:41Z">
        <w:r>
          <w:rPr>
            <w:rFonts w:hint="eastAsia" w:ascii="仿宋" w:hAnsi="仿宋" w:eastAsia="仿宋"/>
            <w:color w:val="000000"/>
            <w:kern w:val="0"/>
            <w:sz w:val="24"/>
            <w:szCs w:val="22"/>
            <w:lang w:eastAsia="zh-CN"/>
          </w:rPr>
          <w:t>”</w:t>
        </w:r>
      </w:ins>
      <w:ins w:id="325" w:author="wanao" w:date="2026-07-07T11:05:31Z">
        <w:r>
          <w:rPr>
            <w:rFonts w:hint="eastAsia" w:ascii="仿宋" w:hAnsi="仿宋" w:eastAsia="仿宋"/>
            <w:color w:val="000000"/>
            <w:kern w:val="0"/>
            <w:sz w:val="24"/>
            <w:szCs w:val="22"/>
            <w:lang w:eastAsia="zh-CN"/>
          </w:rPr>
          <w:t>。</w:t>
        </w:r>
      </w:ins>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w:t>
      </w:r>
      <w:r>
        <w:rPr>
          <w:rFonts w:ascii="仿宋" w:hAnsi="仿宋" w:eastAsia="仿宋"/>
          <w:color w:val="000000"/>
          <w:kern w:val="0"/>
          <w:sz w:val="24"/>
          <w:szCs w:val="22"/>
        </w:rPr>
        <w:t>. 信息提醒数据时效性为T+1。</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w:t>
      </w:r>
      <w:r>
        <w:rPr>
          <w:rFonts w:ascii="仿宋" w:hAnsi="仿宋" w:eastAsia="仿宋"/>
          <w:color w:val="000000"/>
          <w:kern w:val="0"/>
          <w:sz w:val="24"/>
          <w:szCs w:val="22"/>
        </w:rPr>
        <w:t xml:space="preserve">. </w:t>
      </w:r>
      <w:r>
        <w:rPr>
          <w:rFonts w:hint="eastAsia" w:ascii="仿宋" w:hAnsi="仿宋" w:eastAsia="仿宋"/>
          <w:color w:val="000000"/>
          <w:kern w:val="0"/>
          <w:sz w:val="24"/>
          <w:szCs w:val="22"/>
        </w:rPr>
        <w:t>指标口径说明</w:t>
      </w:r>
    </w:p>
    <w:p>
      <w:pPr>
        <w:widowControl/>
        <w:spacing w:after="0" w:line="360" w:lineRule="auto"/>
        <w:jc w:val="left"/>
        <w:rPr>
          <w:rFonts w:ascii="仿宋" w:hAnsi="仿宋" w:eastAsia="仿宋"/>
          <w:kern w:val="0"/>
          <w:sz w:val="24"/>
          <w:szCs w:val="22"/>
        </w:rPr>
      </w:pPr>
      <w:r>
        <w:rPr>
          <w:rFonts w:ascii="仿宋" w:hAnsi="仿宋" w:eastAsia="仿宋"/>
          <w:kern w:val="0"/>
          <w:sz w:val="24"/>
          <w:szCs w:val="22"/>
        </w:rPr>
        <w:tab/>
      </w:r>
      <w:r>
        <w:rPr>
          <w:rFonts w:hint="eastAsia" w:ascii="仿宋" w:hAnsi="仿宋" w:eastAsia="仿宋"/>
          <w:kern w:val="0"/>
          <w:sz w:val="24"/>
          <w:szCs w:val="22"/>
        </w:rPr>
        <w:t>贷款逾期提醒：以客户维度进行统计，该客户下，任一借据【当前逾期天数】&gt;0，则“是”，否则“否”。</w:t>
      </w:r>
    </w:p>
    <w:p>
      <w:pPr>
        <w:widowControl/>
        <w:spacing w:after="0" w:line="360" w:lineRule="auto"/>
        <w:ind w:firstLine="420"/>
        <w:jc w:val="left"/>
        <w:rPr>
          <w:rFonts w:ascii="仿宋" w:hAnsi="仿宋" w:eastAsia="仿宋"/>
          <w:kern w:val="0"/>
          <w:sz w:val="24"/>
          <w:szCs w:val="22"/>
        </w:rPr>
      </w:pPr>
      <w:r>
        <w:rPr>
          <w:rFonts w:hint="eastAsia" w:ascii="仿宋" w:hAnsi="仿宋" w:eastAsia="仿宋"/>
          <w:kern w:val="0"/>
          <w:sz w:val="24"/>
          <w:szCs w:val="22"/>
        </w:rPr>
        <w:t>贷款欠息提醒：以客户维度进行统计，该客户下，任一借据（逾期利息&gt;0 OR 本金罚息&gt;0 OR 利息罚息&gt;0），则“是”，否则“否”。</w:t>
      </w:r>
    </w:p>
    <w:p>
      <w:pPr>
        <w:widowControl/>
        <w:spacing w:after="0" w:line="360" w:lineRule="auto"/>
        <w:ind w:firstLine="420"/>
        <w:jc w:val="left"/>
        <w:rPr>
          <w:rFonts w:ascii="仿宋" w:hAnsi="仿宋" w:eastAsia="仿宋"/>
          <w:kern w:val="0"/>
          <w:sz w:val="24"/>
          <w:szCs w:val="22"/>
        </w:rPr>
      </w:pPr>
      <w:r>
        <w:rPr>
          <w:rFonts w:hint="eastAsia" w:ascii="仿宋" w:hAnsi="仿宋" w:eastAsia="仿宋"/>
          <w:kern w:val="0"/>
          <w:sz w:val="24"/>
          <w:szCs w:val="22"/>
        </w:rPr>
        <w:t>贷款还款余额不足提醒：以客户维度进行统计，该客户下，任一借据绑定的还款银行账户（活期余额）小于当期应还本息总额，从而提前通知客户存入资金。</w:t>
      </w:r>
    </w:p>
    <w:p>
      <w:pPr>
        <w:widowControl/>
        <w:spacing w:after="0" w:line="360" w:lineRule="auto"/>
        <w:ind w:firstLine="420"/>
        <w:jc w:val="left"/>
        <w:rPr>
          <w:rFonts w:ascii="仿宋" w:hAnsi="仿宋" w:eastAsia="仿宋"/>
          <w:kern w:val="0"/>
          <w:sz w:val="24"/>
          <w:szCs w:val="22"/>
        </w:rPr>
      </w:pPr>
      <w:r>
        <w:rPr>
          <w:rFonts w:hint="eastAsia" w:ascii="仿宋" w:hAnsi="仿宋" w:eastAsia="仿宋"/>
          <w:kern w:val="0"/>
          <w:sz w:val="24"/>
          <w:szCs w:val="22"/>
        </w:rPr>
        <w:t>收单商户长期无交易提醒：一码付系统的客户，连续30天（可参数化配置）内没有任何一笔成功收单交易的商户进行激活或风险提示。</w:t>
      </w:r>
    </w:p>
    <w:p>
      <w:pPr>
        <w:widowControl/>
        <w:spacing w:after="0" w:line="360" w:lineRule="auto"/>
        <w:ind w:firstLine="420"/>
        <w:jc w:val="left"/>
        <w:rPr>
          <w:rFonts w:ascii="仿宋" w:hAnsi="仿宋" w:eastAsia="仿宋"/>
          <w:kern w:val="0"/>
          <w:sz w:val="24"/>
          <w:szCs w:val="22"/>
        </w:rPr>
      </w:pPr>
      <w:r>
        <w:rPr>
          <w:rFonts w:hint="eastAsia" w:ascii="仿宋" w:hAnsi="仿宋" w:eastAsia="仿宋"/>
          <w:kern w:val="0"/>
          <w:sz w:val="24"/>
          <w:szCs w:val="22"/>
        </w:rPr>
        <w:t>销户提醒：客户注销了名下所有I类账户、II类户、III类户的客户，进行提醒。</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5</w:t>
      </w:r>
      <w:r>
        <w:rPr>
          <w:rFonts w:ascii="仿宋" w:hAnsi="仿宋" w:eastAsia="仿宋"/>
          <w:color w:val="000000"/>
          <w:kern w:val="0"/>
          <w:sz w:val="24"/>
          <w:szCs w:val="22"/>
        </w:rPr>
        <w:t>. 列表字段包括“</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”“客户姓名”“归属机构”“提醒类型”“提醒内容”“提醒时间”“状态”。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列表默认按“提醒时间”倒序排序。</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菜单权限为总行业务岗、分行业务岗、支行业务岗、网点负责人、客户经理。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数据权限为：总行业务岗、分行业务岗、支行业务岗、网点负责人查看本机构内客户数据；客户经理查看管户客户的数据。</w:t>
      </w:r>
      <w:r>
        <w:rPr>
          <w:rFonts w:hint="eastAsia" w:ascii="仿宋" w:hAnsi="仿宋" w:eastAsia="仿宋"/>
          <w:color w:val="000000"/>
          <w:kern w:val="0"/>
          <w:sz w:val="24"/>
          <w:szCs w:val="22"/>
        </w:rPr>
        <w:t>数据均为</w:t>
      </w:r>
      <w:r>
        <w:rPr>
          <w:rFonts w:ascii="仿宋" w:hAnsi="仿宋" w:eastAsia="仿宋"/>
          <w:color w:val="000000"/>
          <w:kern w:val="0"/>
          <w:sz w:val="24"/>
          <w:szCs w:val="22"/>
        </w:rPr>
        <w:t>当前登录岗位</w:t>
      </w:r>
      <w:r>
        <w:rPr>
          <w:rFonts w:hint="eastAsia" w:ascii="仿宋" w:hAnsi="仿宋" w:eastAsia="仿宋"/>
          <w:color w:val="000000"/>
          <w:kern w:val="0"/>
          <w:sz w:val="24"/>
          <w:szCs w:val="22"/>
        </w:rPr>
        <w:t>权限范围内的。</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核心客户号</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按客户姓名展示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归属机构</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按客户归属机构名称展示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按提醒类型名称展示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提醒内容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按对应提醒类型的提醒内容</w:t>
            </w:r>
            <w:r>
              <w:rPr>
                <w:rFonts w:hint="eastAsia" w:ascii="仿宋" w:hAnsi="仿宋" w:eastAsia="仿宋"/>
                <w:color w:val="000000"/>
                <w:kern w:val="0"/>
                <w:sz w:val="24"/>
                <w:szCs w:val="22"/>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提醒时间</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日期时间</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日期时间格式</w:t>
            </w:r>
            <w:r>
              <w:rPr>
                <w:rFonts w:hint="eastAsia" w:ascii="仿宋" w:hAnsi="仿宋" w:eastAsia="仿宋"/>
                <w:color w:val="000000"/>
                <w:kern w:val="0"/>
                <w:sz w:val="24"/>
                <w:szCs w:val="22"/>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展示“已读”“未读”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已读</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仅未读状态的数据展示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邀约计划</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w:t>
            </w:r>
            <w:r>
              <w:rPr>
                <w:rFonts w:hint="eastAsia" w:ascii="仿宋" w:hAnsi="仿宋" w:eastAsia="仿宋"/>
                <w:color w:val="000000"/>
                <w:kern w:val="0"/>
                <w:sz w:val="24"/>
                <w:szCs w:val="22"/>
              </w:rPr>
              <w:t>右侧抽屉式</w:t>
            </w:r>
            <w:r>
              <w:rPr>
                <w:rFonts w:ascii="仿宋" w:hAnsi="仿宋" w:eastAsia="仿宋"/>
                <w:color w:val="000000"/>
                <w:kern w:val="0"/>
                <w:sz w:val="24"/>
                <w:szCs w:val="22"/>
              </w:rPr>
              <w:t>进入</w:t>
            </w:r>
            <w:r>
              <w:rPr>
                <w:rFonts w:hint="eastAsia" w:ascii="仿宋" w:hAnsi="仿宋" w:eastAsia="仿宋"/>
                <w:color w:val="000000"/>
                <w:kern w:val="0"/>
                <w:sz w:val="24"/>
                <w:szCs w:val="22"/>
              </w:rPr>
              <w:t>新增</w:t>
            </w:r>
            <w:r>
              <w:rPr>
                <w:rFonts w:ascii="仿宋" w:hAnsi="仿宋" w:eastAsia="仿宋"/>
                <w:color w:val="000000"/>
                <w:kern w:val="0"/>
                <w:sz w:val="24"/>
                <w:szCs w:val="22"/>
              </w:rPr>
              <w:t>邀约计划页面</w:t>
            </w:r>
          </w:p>
        </w:tc>
      </w:tr>
    </w:tbl>
    <w:p>
      <w:pPr>
        <w:widowControl/>
        <w:spacing w:after="20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rPr>
          <w:rFonts w:ascii="仿宋" w:hAnsi="仿宋" w:eastAsia="仿宋"/>
          <w:lang w:eastAsia="en-US"/>
        </w:rPr>
      </w:pPr>
      <w:r>
        <w:rPr>
          <w:rFonts w:hint="eastAsia" w:ascii="仿宋" w:hAnsi="仿宋" w:eastAsia="仿宋"/>
          <w:lang w:eastAsia="en-US"/>
        </w:rPr>
        <w:t>活动提醒</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支持用户集中查看营销活动和沙龙活动相关提醒，及时处理营销活动分配、客户退回和沙龙活动临近开始等事项。</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用户进入“活动提醒”页面后，可按提醒类型、提醒时间、阅读状态查询提醒记录。</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下拉选择；选项为“全部”“营销活动”“沙龙活动”；默认“全部”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提醒时间</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w:t>
            </w:r>
            <w:r>
              <w:rPr>
                <w:rFonts w:hint="eastAsia" w:ascii="仿宋" w:hAnsi="仿宋" w:eastAsia="仿宋"/>
                <w:color w:val="000000"/>
                <w:kern w:val="0"/>
                <w:sz w:val="24"/>
                <w:szCs w:val="22"/>
              </w:rPr>
              <w:t>选择日期区间，</w:t>
            </w:r>
            <w:r>
              <w:rPr>
                <w:rFonts w:ascii="仿宋" w:hAnsi="仿宋" w:eastAsia="仿宋"/>
                <w:color w:val="000000"/>
                <w:kern w:val="0"/>
                <w:sz w:val="24"/>
                <w:szCs w:val="22"/>
              </w:rPr>
              <w:t>开始日期不得晚于结束日期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通过日期区间查询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下拉选择；选项为“全部”“已读”“未读”；默认“全部”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查询条件区操作按钮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点击后按当前输入条件返回符合条件的活动提醒列表结果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查询条件区操作按钮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点击后清空当前输入条件并恢复初始状态</w:t>
            </w:r>
          </w:p>
        </w:tc>
      </w:tr>
    </w:tbl>
    <w:p>
      <w:pPr>
        <w:widowControl/>
        <w:spacing w:after="20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用户进入“活动提醒”页面后，系统默认展示当前登录岗位收到的活动提醒列表。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查询条件区的操作按钮有：“查询”“重置”。点击“查询”，系统按当前输入条件返回符合条件的活动提醒列表结果；点击“重置”，系统清空当前输入条件并恢复初始状态。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左上角统一操作按钮区的操作按钮有：“批量已读”。点击“批量已读”，系统将</w:t>
      </w:r>
      <w:r>
        <w:rPr>
          <w:rFonts w:hint="eastAsia" w:ascii="仿宋" w:hAnsi="仿宋" w:eastAsia="仿宋"/>
          <w:color w:val="000000"/>
          <w:kern w:val="0"/>
          <w:sz w:val="24"/>
          <w:szCs w:val="22"/>
        </w:rPr>
        <w:t>所有</w:t>
      </w:r>
      <w:r>
        <w:rPr>
          <w:rFonts w:ascii="仿宋" w:hAnsi="仿宋" w:eastAsia="仿宋"/>
          <w:color w:val="000000"/>
          <w:kern w:val="0"/>
          <w:sz w:val="24"/>
          <w:szCs w:val="22"/>
        </w:rPr>
        <w:t>未读状态的数据更新为已读。</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列表行内统一操作按钮区的操作按钮有：“已读”“邀约计划”。仅未读状态的数据展示“已读”按钮，点击后系统将当前提醒更新为已读；点击“邀约计划”后，系统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新增</w:t>
      </w:r>
      <w:r>
        <w:rPr>
          <w:rFonts w:ascii="仿宋" w:hAnsi="仿宋" w:eastAsia="仿宋"/>
          <w:color w:val="000000"/>
          <w:kern w:val="0"/>
          <w:sz w:val="24"/>
          <w:szCs w:val="22"/>
        </w:rPr>
        <w:t>邀约计划页面。</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提醒类型包括“营销活动提醒”“沙龙活动提醒”。</w:t>
      </w:r>
      <w:r>
        <w:rPr>
          <w:rFonts w:hint="eastAsia" w:ascii="仿宋" w:hAnsi="仿宋" w:eastAsia="仿宋"/>
          <w:color w:val="000000"/>
          <w:kern w:val="0"/>
          <w:sz w:val="24"/>
          <w:szCs w:val="22"/>
        </w:rPr>
        <w:t>营销活动功能详见“营销活动-营销活动管理”章节。沙龙活动功能详见“营销管理-沙龙活动管理”章节。</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营销活动审批通过后，需要给营销人提醒。</w:t>
      </w:r>
      <w:r>
        <w:rPr>
          <w:rFonts w:hint="eastAsia" w:ascii="仿宋" w:hAnsi="仿宋" w:eastAsia="仿宋"/>
          <w:color w:val="000000" w:themeColor="text1"/>
          <w:kern w:val="0"/>
          <w:sz w:val="24"/>
          <w:szCs w:val="22"/>
          <w14:textFill>
            <w14:solidFill>
              <w14:schemeClr w14:val="tx1"/>
            </w14:solidFill>
          </w14:textFill>
        </w:rPr>
        <w:t>提醒内容在经营管理/提醒设置功能配置，</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“{创建人姓名}（{创建人工号}）给您分配了“{活动名称}”活动，请到 营销活动-我的营销活动 页面查看明细”。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3. </w:t>
      </w:r>
      <w:r>
        <w:rPr>
          <w:rFonts w:ascii="仿宋" w:hAnsi="仿宋" w:eastAsia="仿宋"/>
          <w:color w:val="000000" w:themeColor="text1"/>
          <w:kern w:val="0"/>
          <w:sz w:val="24"/>
          <w:szCs w:val="22"/>
          <w14:textFill>
            <w14:solidFill>
              <w14:schemeClr w14:val="tx1"/>
            </w14:solidFill>
          </w14:textFill>
        </w:rPr>
        <w:t>沙龙活动</w:t>
      </w:r>
      <w:r>
        <w:rPr>
          <w:rFonts w:hint="eastAsia" w:ascii="仿宋" w:hAnsi="仿宋" w:eastAsia="仿宋"/>
          <w:color w:val="000000" w:themeColor="text1"/>
          <w:kern w:val="0"/>
          <w:sz w:val="24"/>
          <w:szCs w:val="22"/>
          <w14:textFill>
            <w14:solidFill>
              <w14:schemeClr w14:val="tx1"/>
            </w14:solidFill>
          </w14:textFill>
        </w:rPr>
        <w:t>的提醒天数与提醒内容在经营管理/提醒设置功能配置，消息</w:t>
      </w:r>
      <w:r>
        <w:rPr>
          <w:rFonts w:ascii="仿宋" w:hAnsi="仿宋" w:eastAsia="仿宋"/>
          <w:color w:val="000000" w:themeColor="text1"/>
          <w:kern w:val="0"/>
          <w:sz w:val="24"/>
          <w:szCs w:val="22"/>
          <w14:textFill>
            <w14:solidFill>
              <w14:schemeClr w14:val="tx1"/>
            </w14:solidFill>
          </w14:textFill>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“您创建的沙龙活动“{活动名称}”将于明天{活动时间}开始，请及时关注”。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列表字段包括“提醒类型”“提醒时间”“提醒内容”“阅读状态”。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列表默认按“提醒时间”倒序排序。</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系统仅向当前登录岗位推送与其相关的活动提醒。</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展示“营销活动”或“沙龙活动”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活动名称</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展示“营销活动”</w:t>
            </w:r>
            <w:r>
              <w:rPr>
                <w:rFonts w:hint="eastAsia" w:ascii="仿宋" w:hAnsi="仿宋" w:eastAsia="仿宋"/>
                <w:color w:val="000000"/>
                <w:kern w:val="0"/>
                <w:sz w:val="24"/>
                <w:szCs w:val="22"/>
              </w:rPr>
              <w:t>的活动名称</w:t>
            </w:r>
            <w:r>
              <w:rPr>
                <w:rFonts w:ascii="仿宋" w:hAnsi="仿宋" w:eastAsia="仿宋"/>
                <w:color w:val="000000"/>
                <w:kern w:val="0"/>
                <w:sz w:val="24"/>
                <w:szCs w:val="22"/>
              </w:rPr>
              <w:t>或“沙龙活动”</w:t>
            </w:r>
            <w:r>
              <w:rPr>
                <w:rFonts w:hint="eastAsia" w:ascii="仿宋" w:hAnsi="仿宋" w:eastAsia="仿宋"/>
                <w:color w:val="000000"/>
                <w:kern w:val="0"/>
                <w:sz w:val="24"/>
                <w:szCs w:val="22"/>
              </w:rPr>
              <w:t>的沙龙主题；点击活动名称跳转“营销活动视图”，详见“我的营销活动-营销活动视图”章节；点击沙龙主题跳转“沙龙主题视图”，详见“沙龙活动管理-活动视图”章节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提醒时间</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日期时间</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提醒内容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按营销活动或沙龙活动对应提醒内容文案展示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展示“已读”“未读”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已读</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列表行内操作字段</w:t>
            </w:r>
            <w:r>
              <w:rPr>
                <w:rFonts w:hint="eastAsia" w:ascii="仿宋" w:hAnsi="仿宋" w:eastAsia="仿宋"/>
                <w:color w:val="000000"/>
                <w:kern w:val="0"/>
                <w:sz w:val="24"/>
                <w:szCs w:val="22"/>
              </w:rPr>
              <w:t>；</w:t>
            </w:r>
            <w:r>
              <w:rPr>
                <w:rFonts w:ascii="仿宋" w:hAnsi="仿宋" w:eastAsia="仿宋"/>
                <w:color w:val="000000"/>
                <w:kern w:val="0"/>
                <w:sz w:val="24"/>
                <w:szCs w:val="22"/>
              </w:rPr>
              <w:t>仅未读状态的数据展示</w:t>
            </w:r>
          </w:p>
        </w:tc>
      </w:tr>
    </w:tbl>
    <w:p>
      <w:pPr>
        <w:widowControl/>
        <w:spacing w:after="20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rPr>
          <w:rFonts w:ascii="仿宋" w:hAnsi="仿宋" w:eastAsia="仿宋"/>
          <w:lang w:eastAsia="en-US"/>
        </w:rPr>
      </w:pPr>
      <w:r>
        <w:rPr>
          <w:rFonts w:hint="eastAsia" w:ascii="仿宋" w:hAnsi="仿宋" w:eastAsia="仿宋"/>
          <w:lang w:eastAsia="en-US"/>
        </w:rPr>
        <w:t>转介提醒</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w:t>
      </w:r>
      <w:r>
        <w:rPr>
          <w:rFonts w:hint="eastAsia" w:ascii="仿宋" w:hAnsi="仿宋" w:eastAsia="仿宋"/>
          <w:color w:val="000000"/>
          <w:kern w:val="0"/>
          <w:sz w:val="24"/>
          <w:szCs w:val="22"/>
        </w:rPr>
        <w:t>用户</w:t>
      </w:r>
      <w:r>
        <w:rPr>
          <w:rFonts w:ascii="仿宋" w:hAnsi="仿宋" w:eastAsia="仿宋"/>
          <w:color w:val="000000"/>
          <w:kern w:val="0"/>
          <w:sz w:val="24"/>
          <w:szCs w:val="22"/>
        </w:rPr>
        <w:t>集中查看转介相关提醒，及时跟进转介客户的后续处理。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用户进入“转介提醒”页面后，可按提醒时间、阅读状态查询转介提醒记录。</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提醒时间</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w:t>
            </w:r>
            <w:r>
              <w:rPr>
                <w:rFonts w:hint="eastAsia" w:ascii="仿宋" w:hAnsi="仿宋" w:eastAsia="仿宋"/>
                <w:color w:val="000000"/>
                <w:kern w:val="0"/>
                <w:sz w:val="24"/>
                <w:szCs w:val="22"/>
              </w:rPr>
              <w:t>选择日期区间，</w:t>
            </w:r>
            <w:r>
              <w:rPr>
                <w:rFonts w:ascii="仿宋" w:hAnsi="仿宋" w:eastAsia="仿宋"/>
                <w:color w:val="000000"/>
                <w:kern w:val="0"/>
                <w:sz w:val="24"/>
                <w:szCs w:val="22"/>
              </w:rPr>
              <w:t>开始日期不得晚于结束日期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日期区间查询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下拉选择；选项为“全部”“已读”“未读”；默认“全部”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点击后按当前输入条件返回符合条件的转介提醒列表结果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r>
    </w:tbl>
    <w:p>
      <w:pPr>
        <w:widowControl/>
        <w:spacing w:after="20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用户进入“转介提醒”页面后，系统默认展示当前登录岗位收到的转介提醒列表。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查询条件区的操作按钮有：“查询”“重置”。点击“查询”，系统按当前输入条件返回符合条件的转介提醒列表结果；点击“重置”，系统清空当前输入条件并恢复初始状态。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左上角统一操作按钮区的操作按钮有：“批量已读”。点击“批量已读”，系统将</w:t>
      </w:r>
      <w:r>
        <w:rPr>
          <w:rFonts w:hint="eastAsia" w:ascii="仿宋" w:hAnsi="仿宋" w:eastAsia="仿宋"/>
          <w:color w:val="000000"/>
          <w:kern w:val="0"/>
          <w:sz w:val="24"/>
          <w:szCs w:val="22"/>
        </w:rPr>
        <w:t>所有</w:t>
      </w:r>
      <w:r>
        <w:rPr>
          <w:rFonts w:ascii="仿宋" w:hAnsi="仿宋" w:eastAsia="仿宋"/>
          <w:color w:val="000000"/>
          <w:kern w:val="0"/>
          <w:sz w:val="24"/>
          <w:szCs w:val="22"/>
        </w:rPr>
        <w:t>未读状态的数据更新为已读。</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列表行内统一操作按钮区的操作按钮有：“已读”“邀约计划”。仅未读状态的数据展示“已读”按钮，点击后系统将当前提醒更新为已读；点击“邀约计划”后，系统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新增</w:t>
      </w:r>
      <w:r>
        <w:rPr>
          <w:rFonts w:ascii="仿宋" w:hAnsi="仿宋" w:eastAsia="仿宋"/>
          <w:color w:val="000000"/>
          <w:kern w:val="0"/>
          <w:sz w:val="24"/>
          <w:szCs w:val="22"/>
        </w:rPr>
        <w:t>邀约计划页面。</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w:t>
      </w:r>
      <w:r>
        <w:rPr>
          <w:rFonts w:hint="eastAsia" w:ascii="仿宋" w:hAnsi="仿宋" w:eastAsia="仿宋"/>
          <w:color w:val="000000"/>
          <w:kern w:val="0"/>
          <w:sz w:val="24"/>
          <w:szCs w:val="22"/>
        </w:rPr>
        <w:t>客户转介的渠道是手机银行，当手机银行渠道有转介信息入库时，同步生成一条转介提醒，提醒给客户经理。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w:t>
      </w:r>
      <w:r>
        <w:rPr>
          <w:rFonts w:hint="eastAsia" w:ascii="仿宋" w:hAnsi="仿宋" w:eastAsia="仿宋"/>
          <w:color w:val="000000"/>
          <w:kern w:val="0"/>
          <w:sz w:val="24"/>
          <w:szCs w:val="22"/>
        </w:rPr>
        <w:t>转介提醒的模版内容，可以在经营管理/提醒设置功能设置</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w:t>
      </w:r>
      <w:r>
        <w:rPr>
          <w:rFonts w:hint="eastAsia" w:ascii="仿宋" w:hAnsi="仿宋" w:eastAsia="仿宋"/>
          <w:color w:val="000000"/>
          <w:kern w:val="0"/>
          <w:sz w:val="24"/>
          <w:szCs w:val="22"/>
        </w:rPr>
        <w:t>客户姓名</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}将{客户姓名}（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或潜在</w:t>
      </w:r>
      <w:r>
        <w:rPr>
          <w:rFonts w:hint="eastAsia" w:ascii="仿宋" w:hAnsi="仿宋" w:eastAsia="仿宋"/>
          <w:color w:val="000000"/>
          <w:kern w:val="0"/>
          <w:sz w:val="24"/>
          <w:szCs w:val="22"/>
        </w:rPr>
        <w:t>客户号</w:t>
      </w:r>
      <w:r>
        <w:rPr>
          <w:rFonts w:ascii="仿宋" w:hAnsi="仿宋" w:eastAsia="仿宋"/>
          <w:color w:val="000000"/>
          <w:kern w:val="0"/>
          <w:sz w:val="24"/>
          <w:szCs w:val="22"/>
        </w:rPr>
        <w:t>}）转介给您，意向产品为{意向产品}，请到 营销管理-转介管理-转介给我 页面查看明细”。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转介提醒数据时效性为实时。</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列表字段包括“提醒时间”“提醒内容”“阅读状态”。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列表默认按“提醒时间”倒序排序。</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7. 转介提醒功能详见“营销管理-转介管理”章节。</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菜单权限为客户经理。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数据权限为用户查看系统发给当前登录岗位的转介提醒数据。</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核心客户号</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按客户姓名展示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提醒时间</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日期时间</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列表展示字段</w:t>
            </w:r>
            <w:r>
              <w:rPr>
                <w:rFonts w:hint="eastAsia" w:ascii="仿宋" w:hAnsi="仿宋" w:eastAsia="仿宋"/>
                <w:color w:val="000000"/>
                <w:kern w:val="0"/>
                <w:sz w:val="24"/>
                <w:szCs w:val="22"/>
              </w:rPr>
              <w:t>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提醒内容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按转介提醒</w:t>
            </w:r>
            <w:r>
              <w:rPr>
                <w:rFonts w:hint="eastAsia" w:ascii="仿宋" w:hAnsi="仿宋" w:eastAsia="仿宋"/>
                <w:color w:val="000000"/>
                <w:kern w:val="0"/>
                <w:sz w:val="24"/>
                <w:szCs w:val="22"/>
              </w:rPr>
              <w:t>的</w:t>
            </w:r>
            <w:r>
              <w:rPr>
                <w:rFonts w:ascii="仿宋" w:hAnsi="仿宋" w:eastAsia="仿宋"/>
                <w:color w:val="000000"/>
                <w:kern w:val="0"/>
                <w:sz w:val="24"/>
                <w:szCs w:val="22"/>
              </w:rPr>
              <w:t>提醒内容文案展示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展示“已读”“未读”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已读</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列表行内操作字段</w:t>
            </w:r>
            <w:r>
              <w:rPr>
                <w:rFonts w:hint="eastAsia" w:ascii="仿宋" w:hAnsi="仿宋" w:eastAsia="仿宋"/>
                <w:color w:val="000000"/>
                <w:kern w:val="0"/>
                <w:sz w:val="24"/>
                <w:szCs w:val="22"/>
              </w:rPr>
              <w:t>；</w:t>
            </w:r>
            <w:r>
              <w:rPr>
                <w:rFonts w:ascii="仿宋" w:hAnsi="仿宋" w:eastAsia="仿宋"/>
                <w:color w:val="000000"/>
                <w:kern w:val="0"/>
                <w:sz w:val="24"/>
                <w:szCs w:val="22"/>
              </w:rPr>
              <w:t>仅未读状态的数据展示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邀约计划</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列表行内操作字段</w:t>
            </w:r>
            <w:r>
              <w:rPr>
                <w:rFonts w:hint="eastAsia" w:ascii="仿宋" w:hAnsi="仿宋" w:eastAsia="仿宋"/>
                <w:color w:val="000000"/>
                <w:kern w:val="0"/>
                <w:sz w:val="24"/>
                <w:szCs w:val="22"/>
              </w:rPr>
              <w:t>；</w:t>
            </w:r>
            <w:r>
              <w:rPr>
                <w:rFonts w:ascii="仿宋" w:hAnsi="仿宋" w:eastAsia="仿宋"/>
                <w:color w:val="000000"/>
                <w:kern w:val="0"/>
                <w:sz w:val="24"/>
                <w:szCs w:val="22"/>
              </w:rPr>
              <w:t>点击后</w:t>
            </w:r>
            <w:r>
              <w:rPr>
                <w:rFonts w:hint="eastAsia" w:ascii="仿宋" w:hAnsi="仿宋" w:eastAsia="仿宋"/>
                <w:color w:val="000000"/>
                <w:kern w:val="0"/>
                <w:sz w:val="24"/>
                <w:szCs w:val="22"/>
              </w:rPr>
              <w:t>右侧抽屉式</w:t>
            </w:r>
            <w:r>
              <w:rPr>
                <w:rFonts w:ascii="仿宋" w:hAnsi="仿宋" w:eastAsia="仿宋"/>
                <w:color w:val="000000"/>
                <w:kern w:val="0"/>
                <w:sz w:val="24"/>
                <w:szCs w:val="22"/>
              </w:rPr>
              <w:t>进入</w:t>
            </w:r>
            <w:r>
              <w:rPr>
                <w:rFonts w:hint="eastAsia" w:ascii="仿宋" w:hAnsi="仿宋" w:eastAsia="仿宋"/>
                <w:color w:val="000000"/>
                <w:kern w:val="0"/>
                <w:sz w:val="24"/>
                <w:szCs w:val="22"/>
              </w:rPr>
              <w:t>新增</w:t>
            </w:r>
            <w:r>
              <w:rPr>
                <w:rFonts w:ascii="仿宋" w:hAnsi="仿宋" w:eastAsia="仿宋"/>
                <w:color w:val="000000"/>
                <w:kern w:val="0"/>
                <w:sz w:val="24"/>
                <w:szCs w:val="22"/>
              </w:rPr>
              <w:t>邀约计划页面</w:t>
            </w:r>
          </w:p>
        </w:tc>
      </w:tr>
    </w:tbl>
    <w:p>
      <w:pPr>
        <w:widowControl/>
        <w:spacing w:after="20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spacing w:line="360" w:lineRule="auto"/>
      </w:pPr>
      <w:r>
        <w:rPr>
          <w:rFonts w:ascii="仿宋" w:hAnsi="仿宋" w:eastAsia="仿宋"/>
          <w:color w:val="000000"/>
          <w:kern w:val="0"/>
          <w:sz w:val="24"/>
          <w:szCs w:val="22"/>
          <w:lang w:eastAsia="en-US"/>
        </w:rPr>
        <w:t>不涉及。</w:t>
      </w:r>
    </w:p>
    <w:p>
      <w:pPr>
        <w:pStyle w:val="5"/>
        <w:numPr>
          <w:ilvl w:val="2"/>
          <w:numId w:val="14"/>
        </w:numPr>
        <w:spacing w:line="360" w:lineRule="auto"/>
        <w:ind w:left="993" w:hanging="993"/>
        <w:rPr>
          <w:sz w:val="28"/>
          <w:szCs w:val="28"/>
        </w:rPr>
      </w:pPr>
      <w:bookmarkStart w:id="68" w:name="_Toc233295828"/>
      <w:r>
        <w:rPr>
          <w:rFonts w:hint="eastAsia"/>
          <w:sz w:val="28"/>
          <w:szCs w:val="28"/>
        </w:rPr>
        <w:t>全局驾驶舱</w:t>
      </w:r>
      <w:bookmarkEnd w:id="68"/>
    </w:p>
    <w:p>
      <w:pPr>
        <w:pStyle w:val="6"/>
        <w:numPr>
          <w:ilvl w:val="3"/>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eastAsia="仿宋"/>
          <w:color w:val="000000"/>
          <w:sz w:val="24"/>
        </w:rPr>
        <w:t>支持</w:t>
      </w:r>
      <w:r>
        <w:rPr>
          <w:rFonts w:hint="eastAsia" w:eastAsia="仿宋"/>
          <w:color w:val="000000"/>
          <w:sz w:val="24"/>
        </w:rPr>
        <w:t>用户</w:t>
      </w:r>
      <w:r>
        <w:rPr>
          <w:rFonts w:eastAsia="仿宋"/>
          <w:color w:val="000000"/>
          <w:sz w:val="24"/>
        </w:rPr>
        <w:t>通过</w:t>
      </w:r>
      <w:r>
        <w:rPr>
          <w:rFonts w:hint="eastAsia" w:eastAsia="仿宋"/>
          <w:color w:val="000000"/>
          <w:sz w:val="24"/>
        </w:rPr>
        <w:t>个性化、自定义的指标看板</w:t>
      </w:r>
      <w:r>
        <w:rPr>
          <w:rFonts w:eastAsia="仿宋"/>
          <w:color w:val="000000"/>
          <w:sz w:val="24"/>
        </w:rPr>
        <w:t>界面查看核心经营指标数据，涵盖客户、</w:t>
      </w:r>
      <w:r>
        <w:rPr>
          <w:rFonts w:hint="eastAsia" w:eastAsia="仿宋"/>
          <w:color w:val="000000"/>
          <w:sz w:val="24"/>
        </w:rPr>
        <w:t>资产、负债</w:t>
      </w:r>
      <w:r>
        <w:rPr>
          <w:rFonts w:eastAsia="仿宋"/>
          <w:color w:val="000000"/>
          <w:sz w:val="24"/>
        </w:rPr>
        <w:t>等关键维度，并支持按日、月、年等不同时间维度灵活切换，为管理</w:t>
      </w:r>
      <w:r>
        <w:rPr>
          <w:rFonts w:hint="eastAsia" w:eastAsia="仿宋"/>
          <w:color w:val="000000"/>
          <w:sz w:val="24"/>
        </w:rPr>
        <w:t>用户</w:t>
      </w:r>
      <w:r>
        <w:rPr>
          <w:rFonts w:eastAsia="仿宋"/>
          <w:color w:val="000000"/>
          <w:sz w:val="24"/>
        </w:rPr>
        <w:t>经营决策与客户经理业绩跟踪提供数据支撑</w:t>
      </w:r>
      <w:r>
        <w:rPr>
          <w:rFonts w:hint="eastAsia" w:eastAsia="仿宋"/>
          <w:color w:val="000000"/>
          <w:sz w:val="24"/>
        </w:rPr>
        <w:t>。</w:t>
      </w:r>
    </w:p>
    <w:p>
      <w:pPr>
        <w:pStyle w:val="6"/>
        <w:numPr>
          <w:ilvl w:val="3"/>
          <w:numId w:val="14"/>
        </w:numPr>
        <w:spacing w:line="360" w:lineRule="auto"/>
        <w:rPr>
          <w:rFonts w:ascii="仿宋" w:hAnsi="仿宋" w:eastAsia="仿宋"/>
        </w:rPr>
      </w:pPr>
      <w:r>
        <w:rPr>
          <w:rFonts w:hint="eastAsia" w:ascii="仿宋" w:hAnsi="仿宋" w:eastAsia="仿宋"/>
        </w:rPr>
        <w:t>输入</w:t>
      </w:r>
    </w:p>
    <w:p>
      <w:pPr>
        <w:spacing w:after="0" w:line="360" w:lineRule="auto"/>
      </w:pPr>
      <w:r>
        <w:rPr>
          <w:rFonts w:eastAsia="仿宋"/>
          <w:color w:val="000000"/>
          <w:sz w:val="24"/>
        </w:rPr>
        <w:t>用户进入"全局驾驶舱"页面后，可通过页面顶部的</w:t>
      </w:r>
      <w:r>
        <w:rPr>
          <w:rFonts w:hint="eastAsia" w:eastAsia="仿宋"/>
          <w:color w:val="000000"/>
          <w:sz w:val="24"/>
        </w:rPr>
        <w:t>统计期间切片器</w:t>
      </w:r>
      <w:r>
        <w:rPr>
          <w:rFonts w:eastAsia="仿宋"/>
          <w:color w:val="000000"/>
          <w:sz w:val="24"/>
        </w:rPr>
        <w:t>切换</w:t>
      </w:r>
      <w:r>
        <w:rPr>
          <w:rFonts w:hint="eastAsia" w:eastAsia="仿宋"/>
          <w:color w:val="000000"/>
          <w:sz w:val="24"/>
        </w:rPr>
        <w:t>“</w:t>
      </w:r>
      <w:r>
        <w:rPr>
          <w:rFonts w:eastAsia="仿宋"/>
          <w:color w:val="000000"/>
          <w:sz w:val="24"/>
        </w:rPr>
        <w:t>日</w:t>
      </w:r>
      <w:r>
        <w:rPr>
          <w:rFonts w:hint="eastAsia" w:eastAsia="仿宋"/>
          <w:color w:val="000000"/>
          <w:sz w:val="24"/>
        </w:rPr>
        <w:t>”</w:t>
      </w:r>
      <w:r>
        <w:rPr>
          <w:rFonts w:eastAsia="仿宋"/>
          <w:color w:val="000000"/>
          <w:sz w:val="24"/>
        </w:rPr>
        <w:t>、</w:t>
      </w:r>
      <w:r>
        <w:rPr>
          <w:rFonts w:hint="eastAsia" w:eastAsia="仿宋"/>
          <w:color w:val="000000"/>
          <w:sz w:val="24"/>
        </w:rPr>
        <w:t>“</w:t>
      </w:r>
      <w:r>
        <w:rPr>
          <w:rFonts w:eastAsia="仿宋"/>
          <w:color w:val="000000"/>
          <w:sz w:val="24"/>
        </w:rPr>
        <w:t>月</w:t>
      </w:r>
      <w:r>
        <w:rPr>
          <w:rFonts w:hint="eastAsia" w:eastAsia="仿宋"/>
          <w:color w:val="000000"/>
          <w:sz w:val="24"/>
        </w:rPr>
        <w:t>”</w:t>
      </w:r>
      <w:r>
        <w:rPr>
          <w:rFonts w:eastAsia="仿宋"/>
          <w:color w:val="000000"/>
          <w:sz w:val="24"/>
        </w:rPr>
        <w:t>、</w:t>
      </w:r>
      <w:r>
        <w:rPr>
          <w:rFonts w:hint="eastAsia" w:eastAsia="仿宋"/>
          <w:color w:val="000000"/>
          <w:sz w:val="24"/>
        </w:rPr>
        <w:t>“</w:t>
      </w:r>
      <w:r>
        <w:rPr>
          <w:rFonts w:eastAsia="仿宋"/>
          <w:color w:val="000000"/>
          <w:sz w:val="24"/>
        </w:rPr>
        <w:t>年</w:t>
      </w:r>
      <w:r>
        <w:rPr>
          <w:rFonts w:hint="eastAsia" w:eastAsia="仿宋"/>
          <w:color w:val="000000"/>
          <w:sz w:val="24"/>
        </w:rPr>
        <w:t>”</w:t>
      </w:r>
      <w:r>
        <w:rPr>
          <w:rFonts w:eastAsia="仿宋"/>
          <w:color w:val="000000"/>
          <w:sz w:val="24"/>
        </w:rPr>
        <w:t>，还可通过</w:t>
      </w:r>
      <w:r>
        <w:rPr>
          <w:rFonts w:hint="eastAsia" w:eastAsia="仿宋"/>
          <w:color w:val="000000"/>
          <w:sz w:val="24"/>
        </w:rPr>
        <w:t>“设置”按钮配置个性化指标看板</w:t>
      </w:r>
      <w:r>
        <w:rPr>
          <w:rFonts w:eastAsia="仿宋"/>
          <w:color w:val="000000"/>
          <w:sz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切片器</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反显、</w:t>
            </w:r>
            <w:r>
              <w:rPr>
                <w:rFonts w:ascii="仿宋" w:hAnsi="仿宋" w:eastAsia="仿宋"/>
                <w:color w:val="000000"/>
                <w:sz w:val="24"/>
                <w:szCs w:val="24"/>
              </w:rPr>
              <w:t>默认</w:t>
            </w:r>
            <w:r>
              <w:rPr>
                <w:rFonts w:hint="eastAsia" w:ascii="仿宋" w:hAnsi="仿宋" w:eastAsia="仿宋"/>
                <w:color w:val="000000"/>
                <w:sz w:val="24"/>
                <w:szCs w:val="24"/>
              </w:rPr>
              <w:t>为日</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切片器组件</w:t>
            </w:r>
          </w:p>
        </w:tc>
        <w:tc>
          <w:tcPr>
            <w:tcW w:w="2272" w:type="dxa"/>
          </w:tcPr>
          <w:p>
            <w:pPr>
              <w:spacing w:line="360" w:lineRule="auto"/>
              <w:rPr>
                <w:rFonts w:ascii="仿宋" w:hAnsi="仿宋" w:eastAsia="仿宋"/>
                <w:sz w:val="24"/>
                <w:szCs w:val="24"/>
              </w:rPr>
            </w:pPr>
            <w:r>
              <w:rPr>
                <w:rFonts w:hint="eastAsia" w:ascii="仿宋" w:hAnsi="仿宋" w:eastAsia="仿宋"/>
                <w:color w:val="000000"/>
                <w:sz w:val="24"/>
                <w:szCs w:val="24"/>
              </w:rPr>
              <w:t>支持</w:t>
            </w:r>
            <w:r>
              <w:rPr>
                <w:rFonts w:ascii="仿宋" w:hAnsi="仿宋" w:eastAsia="仿宋"/>
                <w:color w:val="000000"/>
                <w:sz w:val="24"/>
                <w:szCs w:val="24"/>
              </w:rPr>
              <w:t>切换</w:t>
            </w:r>
            <w:r>
              <w:rPr>
                <w:rFonts w:hint="eastAsia" w:ascii="仿宋" w:hAnsi="仿宋" w:eastAsia="仿宋"/>
                <w:color w:val="000000"/>
                <w:sz w:val="24"/>
                <w:szCs w:val="24"/>
              </w:rPr>
              <w:t>、</w:t>
            </w:r>
            <w:r>
              <w:rPr>
                <w:rFonts w:ascii="仿宋" w:hAnsi="仿宋" w:eastAsia="仿宋"/>
                <w:color w:val="000000"/>
                <w:sz w:val="24"/>
                <w:szCs w:val="24"/>
              </w:rPr>
              <w:t>枚举值：日、月、年。默认选择"</w:t>
            </w:r>
            <w:r>
              <w:rPr>
                <w:rFonts w:hint="eastAsia" w:ascii="仿宋" w:hAnsi="仿宋" w:eastAsia="仿宋"/>
                <w:color w:val="000000"/>
                <w:sz w:val="24"/>
                <w:szCs w:val="24"/>
              </w:rPr>
              <w:t>日</w:t>
            </w:r>
            <w:r>
              <w:rPr>
                <w:rFonts w:ascii="仿宋" w:hAnsi="仿宋" w:eastAsia="仿宋"/>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设置</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点击触发配置界面</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按钮</w:t>
            </w:r>
          </w:p>
        </w:tc>
        <w:tc>
          <w:tcPr>
            <w:tcW w:w="227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点击从右侧抽屉式弹出指标看板配置界面</w:t>
            </w:r>
          </w:p>
        </w:tc>
      </w:tr>
    </w:tbl>
    <w:p>
      <w:pPr>
        <w:spacing w:line="360" w:lineRule="auto"/>
        <w:rPr>
          <w:rFonts w:ascii="仿宋" w:hAnsi="仿宋" w:eastAsia="仿宋"/>
        </w:rPr>
      </w:pPr>
    </w:p>
    <w:p>
      <w:pPr>
        <w:spacing w:line="360" w:lineRule="auto"/>
        <w:rPr>
          <w:rFonts w:ascii="仿宋" w:hAnsi="仿宋" w:eastAsia="仿宋"/>
          <w:sz w:val="24"/>
          <w:szCs w:val="24"/>
        </w:rPr>
      </w:pPr>
      <w:r>
        <w:rPr>
          <w:rFonts w:hint="eastAsia" w:ascii="仿宋" w:hAnsi="仿宋" w:eastAsia="仿宋"/>
          <w:sz w:val="24"/>
          <w:szCs w:val="24"/>
        </w:rPr>
        <w:t>自定义指标看板界面</w:t>
      </w:r>
    </w:p>
    <w:p>
      <w:pPr>
        <w:spacing w:line="360" w:lineRule="auto"/>
        <w:rPr>
          <w:rFonts w:ascii="仿宋" w:hAnsi="仿宋" w:eastAsia="仿宋"/>
          <w:sz w:val="24"/>
          <w:szCs w:val="24"/>
        </w:rPr>
      </w:pPr>
      <w:r>
        <w:rPr>
          <w:rFonts w:hint="eastAsia" w:ascii="仿宋" w:hAnsi="仿宋" w:eastAsia="仿宋"/>
          <w:sz w:val="24"/>
          <w:szCs w:val="24"/>
        </w:rPr>
        <w:t>展示用户权限范围内的全部指标，包括已选指标和未选指标。已选指标高亮展示。</w:t>
      </w:r>
    </w:p>
    <w:p>
      <w:pPr>
        <w:pStyle w:val="6"/>
        <w:numPr>
          <w:ilvl w:val="3"/>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用户在“工作台”页面，可查看全局驾驶舱模块。</w:t>
      </w:r>
    </w:p>
    <w:p>
      <w:pPr>
        <w:spacing w:line="360" w:lineRule="auto"/>
        <w:rPr>
          <w:rFonts w:ascii="仿宋" w:hAnsi="仿宋" w:eastAsia="仿宋"/>
          <w:sz w:val="24"/>
          <w:szCs w:val="24"/>
        </w:rPr>
      </w:pPr>
      <w:r>
        <w:rPr>
          <w:rFonts w:hint="eastAsia" w:ascii="仿宋" w:hAnsi="仿宋" w:eastAsia="仿宋"/>
          <w:sz w:val="24"/>
          <w:szCs w:val="24"/>
        </w:rPr>
        <w:t>2. 全局驾驶舱模块左上角区域，提供统计期间切换控件，可选择"日"、"月"、"年"三种统计维度，默认为"日"。切换自动刷新页面全部指标。</w:t>
      </w:r>
    </w:p>
    <w:p>
      <w:pPr>
        <w:spacing w:line="360" w:lineRule="auto"/>
        <w:rPr>
          <w:rFonts w:ascii="仿宋" w:hAnsi="仿宋" w:eastAsia="仿宋"/>
          <w:sz w:val="24"/>
          <w:szCs w:val="24"/>
        </w:rPr>
      </w:pPr>
      <w:r>
        <w:rPr>
          <w:rFonts w:hint="eastAsia" w:ascii="仿宋" w:hAnsi="仿宋" w:eastAsia="仿宋"/>
          <w:sz w:val="24"/>
          <w:szCs w:val="24"/>
        </w:rPr>
        <w:t>3. 全局驾驶舱模块右上角区域，提供</w:t>
      </w:r>
      <w:r>
        <w:rPr>
          <w:rFonts w:hint="eastAsia" w:eastAsia="仿宋"/>
          <w:color w:val="000000"/>
          <w:sz w:val="24"/>
        </w:rPr>
        <w:t>“设置”按钮，用户通过“设置”功能，可配置个性化指标看板</w:t>
      </w:r>
      <w:r>
        <w:rPr>
          <w:rFonts w:hint="eastAsia" w:ascii="仿宋" w:hAnsi="仿宋" w:eastAsia="仿宋"/>
          <w:sz w:val="24"/>
          <w:szCs w:val="24"/>
        </w:rPr>
        <w:t>，实现千人千面的效果。</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Style w:val="155"/>
        </w:rPr>
      </w:pPr>
      <w:r>
        <w:rPr>
          <w:rFonts w:hint="eastAsia" w:ascii="仿宋" w:hAnsi="仿宋" w:eastAsia="仿宋"/>
          <w:sz w:val="24"/>
          <w:szCs w:val="24"/>
        </w:rPr>
        <w:t>1、</w:t>
      </w:r>
      <w:commentRangeStart w:id="1"/>
      <w:r>
        <w:rPr>
          <w:rFonts w:hint="eastAsia" w:ascii="仿宋" w:hAnsi="仿宋" w:eastAsia="仿宋"/>
          <w:color w:val="FF0000"/>
          <w:sz w:val="24"/>
          <w:szCs w:val="24"/>
        </w:rPr>
        <w:t>全局驾驶舱整体指标维度包括：客户类、资产类和负债类。</w:t>
      </w:r>
      <w:commentRangeEnd w:id="1"/>
      <w:r>
        <w:rPr>
          <w:rStyle w:val="155"/>
        </w:rPr>
        <w:commentReference w:id="1"/>
      </w:r>
    </w:p>
    <w:p>
      <w:pPr>
        <w:spacing w:line="360" w:lineRule="auto"/>
        <w:rPr>
          <w:rFonts w:ascii="仿宋" w:hAnsi="仿宋" w:eastAsia="仿宋"/>
          <w:sz w:val="24"/>
          <w:szCs w:val="24"/>
        </w:rPr>
      </w:pPr>
      <w:r>
        <w:rPr>
          <w:rFonts w:hint="eastAsia" w:ascii="仿宋" w:hAnsi="仿宋" w:eastAsia="仿宋"/>
          <w:sz w:val="24"/>
          <w:szCs w:val="24"/>
        </w:rPr>
        <w:t>指标明细详见附件：</w:t>
      </w:r>
    </w:p>
    <w:tbl>
      <w:tblPr>
        <w:tblStyle w:val="50"/>
        <w:tblW w:w="9060" w:type="dxa"/>
        <w:tblInd w:w="0" w:type="dxa"/>
        <w:tblLayout w:type="fixed"/>
        <w:tblCellMar>
          <w:top w:w="0" w:type="dxa"/>
          <w:left w:w="108" w:type="dxa"/>
          <w:bottom w:w="0" w:type="dxa"/>
          <w:right w:w="108" w:type="dxa"/>
        </w:tblCellMar>
      </w:tblPr>
      <w:tblGrid>
        <w:gridCol w:w="817"/>
        <w:gridCol w:w="2410"/>
        <w:gridCol w:w="1322"/>
        <w:gridCol w:w="4511"/>
      </w:tblGrid>
      <w:tr>
        <w:tblPrEx>
          <w:tblLayout w:type="fixed"/>
          <w:tblCellMar>
            <w:top w:w="0" w:type="dxa"/>
            <w:left w:w="108" w:type="dxa"/>
            <w:bottom w:w="0" w:type="dxa"/>
            <w:right w:w="108" w:type="dxa"/>
          </w:tblCellMar>
        </w:tblPrEx>
        <w:trPr>
          <w:trHeight w:val="740" w:hRule="atLeast"/>
        </w:trPr>
        <w:tc>
          <w:tcPr>
            <w:tcW w:w="81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spacing w:line="360" w:lineRule="auto"/>
              <w:rPr>
                <w:rFonts w:ascii="仿宋" w:hAnsi="仿宋" w:eastAsia="仿宋"/>
                <w:b/>
                <w:color w:val="000000"/>
                <w:sz w:val="24"/>
                <w:szCs w:val="24"/>
              </w:rPr>
            </w:pPr>
            <w:r>
              <w:rPr>
                <w:rFonts w:hint="eastAsia" w:ascii="仿宋" w:hAnsi="仿宋" w:eastAsia="仿宋"/>
                <w:b/>
                <w:color w:val="000000"/>
                <w:sz w:val="24"/>
                <w:szCs w:val="24"/>
              </w:rPr>
              <w:t>序号</w:t>
            </w:r>
          </w:p>
        </w:tc>
        <w:tc>
          <w:tcPr>
            <w:tcW w:w="24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360" w:lineRule="auto"/>
              <w:rPr>
                <w:rFonts w:hint="eastAsia" w:ascii="仿宋" w:hAnsi="仿宋" w:eastAsia="仿宋"/>
                <w:b/>
                <w:color w:val="000000"/>
                <w:sz w:val="24"/>
                <w:szCs w:val="24"/>
              </w:rPr>
            </w:pPr>
            <w:r>
              <w:rPr>
                <w:rFonts w:hint="eastAsia" w:ascii="仿宋" w:hAnsi="仿宋" w:eastAsia="仿宋"/>
                <w:b/>
                <w:color w:val="000000"/>
                <w:sz w:val="24"/>
                <w:szCs w:val="24"/>
              </w:rPr>
              <w:t>指标名称</w:t>
            </w:r>
          </w:p>
        </w:tc>
        <w:tc>
          <w:tcPr>
            <w:tcW w:w="132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360" w:lineRule="auto"/>
              <w:rPr>
                <w:rFonts w:hint="eastAsia" w:ascii="仿宋" w:hAnsi="仿宋" w:eastAsia="仿宋"/>
                <w:b/>
                <w:color w:val="000000"/>
                <w:sz w:val="24"/>
                <w:szCs w:val="24"/>
              </w:rPr>
            </w:pPr>
            <w:r>
              <w:rPr>
                <w:rFonts w:hint="eastAsia" w:ascii="仿宋" w:hAnsi="仿宋" w:eastAsia="仿宋"/>
                <w:b/>
                <w:color w:val="000000"/>
                <w:sz w:val="24"/>
                <w:szCs w:val="24"/>
              </w:rPr>
              <w:t>分类</w:t>
            </w:r>
          </w:p>
        </w:tc>
        <w:tc>
          <w:tcPr>
            <w:tcW w:w="451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360" w:lineRule="auto"/>
              <w:rPr>
                <w:rFonts w:hint="eastAsia" w:ascii="仿宋" w:hAnsi="仿宋" w:eastAsia="仿宋"/>
                <w:b/>
                <w:color w:val="000000"/>
                <w:sz w:val="24"/>
                <w:szCs w:val="24"/>
              </w:rPr>
            </w:pPr>
            <w:r>
              <w:rPr>
                <w:rFonts w:hint="eastAsia" w:ascii="仿宋" w:hAnsi="仿宋" w:eastAsia="仿宋"/>
                <w:b/>
                <w:color w:val="000000"/>
                <w:sz w:val="24"/>
                <w:szCs w:val="24"/>
              </w:rPr>
              <w:t>业务口径</w:t>
            </w:r>
          </w:p>
        </w:tc>
      </w:tr>
      <w:tr>
        <w:tblPrEx>
          <w:tblLayout w:type="fixed"/>
          <w:tblCellMar>
            <w:top w:w="0" w:type="dxa"/>
            <w:left w:w="108" w:type="dxa"/>
            <w:bottom w:w="0" w:type="dxa"/>
            <w:right w:w="108" w:type="dxa"/>
          </w:tblCellMar>
        </w:tblPrEx>
        <w:trPr>
          <w:trHeight w:val="620" w:hRule="atLeast"/>
        </w:trPr>
        <w:tc>
          <w:tcPr>
            <w:tcW w:w="817"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w:t>
            </w:r>
          </w:p>
        </w:tc>
        <w:tc>
          <w:tcPr>
            <w:tcW w:w="2410" w:type="dxa"/>
            <w:tcBorders>
              <w:top w:val="single" w:color="auto" w:sz="4" w:space="0"/>
              <w:left w:val="nil"/>
              <w:bottom w:val="single" w:color="auto" w:sz="4" w:space="0"/>
              <w:right w:val="single" w:color="auto" w:sz="4" w:space="0"/>
            </w:tcBorders>
            <w:shd w:val="clear" w:color="auto" w:fill="auto"/>
            <w:noWrap/>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AUM余额</w:t>
            </w:r>
          </w:p>
        </w:tc>
        <w:tc>
          <w:tcPr>
            <w:tcW w:w="1322" w:type="dxa"/>
            <w:tcBorders>
              <w:top w:val="single" w:color="auto" w:sz="4" w:space="0"/>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color w:val="000000"/>
                <w:kern w:val="0"/>
                <w:sz w:val="24"/>
                <w:szCs w:val="24"/>
              </w:rPr>
              <w:t>客户</w:t>
            </w:r>
          </w:p>
        </w:tc>
        <w:tc>
          <w:tcPr>
            <w:tcW w:w="4511" w:type="dxa"/>
            <w:tcBorders>
              <w:top w:val="single" w:color="auto" w:sz="4" w:space="0"/>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FFFFFF"/>
                <w:kern w:val="0"/>
                <w:sz w:val="24"/>
                <w:szCs w:val="24"/>
              </w:rPr>
            </w:pPr>
            <w:r>
              <w:rPr>
                <w:rFonts w:hint="eastAsia" w:ascii="仿宋" w:hAnsi="仿宋" w:eastAsia="仿宋" w:cs="宋体"/>
                <w:b w:val="0"/>
                <w:bCs w:val="0"/>
                <w:color w:val="auto"/>
                <w:kern w:val="0"/>
                <w:sz w:val="24"/>
                <w:szCs w:val="24"/>
              </w:rPr>
              <w:t>包括储蓄存款余额+理财余额+保险余额</w:t>
            </w:r>
          </w:p>
        </w:tc>
      </w:tr>
      <w:tr>
        <w:tblPrEx>
          <w:tblLayout w:type="fixed"/>
          <w:tblCellMar>
            <w:top w:w="0" w:type="dxa"/>
            <w:left w:w="108" w:type="dxa"/>
            <w:bottom w:w="0" w:type="dxa"/>
            <w:right w:w="108" w:type="dxa"/>
          </w:tblCellMar>
        </w:tblPrEx>
        <w:trPr>
          <w:trHeight w:val="6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w:t>
            </w:r>
          </w:p>
        </w:tc>
        <w:tc>
          <w:tcPr>
            <w:tcW w:w="2410"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AUM年日均</w:t>
            </w:r>
          </w:p>
        </w:tc>
        <w:tc>
          <w:tcPr>
            <w:tcW w:w="1322"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color w:val="000000"/>
                <w:kern w:val="0"/>
                <w:sz w:val="24"/>
                <w:szCs w:val="24"/>
              </w:rPr>
              <w:t>客户</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val="0"/>
                <w:bCs w:val="0"/>
                <w:color w:val="000000" w:themeColor="text1"/>
                <w:kern w:val="0"/>
                <w:sz w:val="24"/>
                <w:szCs w:val="24"/>
                <w14:textFill>
                  <w14:solidFill>
                    <w14:schemeClr w14:val="tx1"/>
                  </w14:solidFill>
                </w14:textFill>
              </w:rPr>
              <w:t>包括储蓄存款年日均+理财年日均+保险年日均</w:t>
            </w:r>
          </w:p>
        </w:tc>
      </w:tr>
      <w:tr>
        <w:tblPrEx>
          <w:tblLayout w:type="fixed"/>
          <w:tblCellMar>
            <w:top w:w="0" w:type="dxa"/>
            <w:left w:w="108" w:type="dxa"/>
            <w:bottom w:w="0" w:type="dxa"/>
            <w:right w:w="108" w:type="dxa"/>
          </w:tblCellMar>
        </w:tblPrEx>
        <w:trPr>
          <w:trHeight w:val="6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3</w:t>
            </w:r>
          </w:p>
        </w:tc>
        <w:tc>
          <w:tcPr>
            <w:tcW w:w="2410"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储蓄存款余额</w:t>
            </w:r>
          </w:p>
        </w:tc>
        <w:tc>
          <w:tcPr>
            <w:tcW w:w="1322"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val="0"/>
                <w:bCs w:val="0"/>
                <w:color w:val="000000" w:themeColor="text1"/>
                <w:kern w:val="0"/>
                <w:sz w:val="24"/>
                <w:szCs w:val="24"/>
                <w14:textFill>
                  <w14:solidFill>
                    <w14:schemeClr w14:val="tx1"/>
                  </w14:solidFill>
                </w14:textFill>
              </w:rPr>
              <w:t>包括活期存款余额+定期存款余额+个人通知存款余额</w:t>
            </w:r>
          </w:p>
        </w:tc>
      </w:tr>
      <w:tr>
        <w:tblPrEx>
          <w:tblLayout w:type="fixed"/>
          <w:tblCellMar>
            <w:top w:w="0" w:type="dxa"/>
            <w:left w:w="108" w:type="dxa"/>
            <w:bottom w:w="0" w:type="dxa"/>
            <w:right w:w="108" w:type="dxa"/>
          </w:tblCellMar>
        </w:tblPrEx>
        <w:trPr>
          <w:trHeight w:val="6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4</w:t>
            </w:r>
          </w:p>
        </w:tc>
        <w:tc>
          <w:tcPr>
            <w:tcW w:w="2410"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储蓄存款年日均</w:t>
            </w:r>
          </w:p>
        </w:tc>
        <w:tc>
          <w:tcPr>
            <w:tcW w:w="1322"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val="0"/>
                <w:bCs w:val="0"/>
                <w:color w:val="000000" w:themeColor="text1"/>
                <w:kern w:val="0"/>
                <w:sz w:val="24"/>
                <w:szCs w:val="24"/>
                <w14:textFill>
                  <w14:solidFill>
                    <w14:schemeClr w14:val="tx1"/>
                  </w14:solidFill>
                </w14:textFill>
              </w:rPr>
              <w:t>包括活期存款年日均+定期存款年日均+个人通知存款年日均</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5</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客户总数</w:t>
            </w:r>
          </w:p>
        </w:tc>
        <w:tc>
          <w:tcPr>
            <w:tcW w:w="1322"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color w:val="000000"/>
                <w:kern w:val="0"/>
                <w:sz w:val="24"/>
                <w:szCs w:val="24"/>
              </w:rPr>
              <w:t>客户</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全行有核心客户号的客户总数量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6</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私行客户数</w:t>
            </w:r>
          </w:p>
        </w:tc>
        <w:tc>
          <w:tcPr>
            <w:tcW w:w="1322"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color w:val="000000"/>
                <w:kern w:val="0"/>
                <w:sz w:val="24"/>
                <w:szCs w:val="24"/>
              </w:rPr>
              <w:t>客户</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ins w:id="326" w:author="wanao" w:date="2026-07-08T10:29:04Z">
              <w:r>
                <w:rPr>
                  <w:rFonts w:hint="eastAsia" w:ascii="仿宋" w:hAnsi="仿宋" w:eastAsia="仿宋" w:cs="宋体"/>
                  <w:color w:val="000000"/>
                  <w:kern w:val="0"/>
                  <w:sz w:val="24"/>
                  <w:szCs w:val="24"/>
                  <w:lang w:val="en-US" w:eastAsia="zh-CN"/>
                </w:rPr>
                <w:t>AUM</w:t>
              </w:r>
            </w:ins>
            <w:ins w:id="327" w:author="wanao" w:date="2026-07-08T10:29:12Z">
              <w:r>
                <w:rPr>
                  <w:rFonts w:hint="eastAsia" w:ascii="仿宋" w:hAnsi="仿宋" w:eastAsia="仿宋" w:cs="宋体"/>
                  <w:color w:val="000000"/>
                  <w:kern w:val="0"/>
                  <w:sz w:val="24"/>
                  <w:szCs w:val="24"/>
                  <w:lang w:val="en-US" w:eastAsia="zh-CN"/>
                </w:rPr>
                <w:t>年日均</w:t>
              </w:r>
            </w:ins>
            <w:del w:id="328" w:author="wanao" w:date="2026-07-08T10:29:02Z">
              <w:r>
                <w:rPr>
                  <w:rFonts w:hint="eastAsia" w:ascii="仿宋" w:hAnsi="仿宋" w:eastAsia="仿宋" w:cs="宋体"/>
                  <w:color w:val="000000"/>
                  <w:kern w:val="0"/>
                  <w:sz w:val="24"/>
                  <w:szCs w:val="24"/>
                </w:rPr>
                <w:delText>客户</w:delText>
              </w:r>
            </w:del>
            <w:r>
              <w:rPr>
                <w:rFonts w:hint="eastAsia" w:ascii="仿宋" w:hAnsi="仿宋" w:eastAsia="仿宋" w:cs="宋体"/>
                <w:color w:val="000000"/>
                <w:kern w:val="0"/>
                <w:sz w:val="24"/>
                <w:szCs w:val="24"/>
              </w:rPr>
              <w:t>等级为十级的客户数</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7</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财富客户数</w:t>
            </w:r>
          </w:p>
        </w:tc>
        <w:tc>
          <w:tcPr>
            <w:tcW w:w="1322"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ins w:id="329" w:author="wanao" w:date="2026-07-08T10:29:23Z">
              <w:r>
                <w:rPr>
                  <w:rFonts w:hint="eastAsia" w:ascii="仿宋" w:hAnsi="仿宋" w:eastAsia="仿宋" w:cs="宋体"/>
                  <w:color w:val="000000"/>
                  <w:kern w:val="0"/>
                  <w:sz w:val="24"/>
                  <w:szCs w:val="24"/>
                  <w:lang w:val="en-US" w:eastAsia="zh-CN"/>
                </w:rPr>
                <w:t>AUM年日均</w:t>
              </w:r>
            </w:ins>
            <w:del w:id="330" w:author="wanao" w:date="2026-07-08T10:29:23Z">
              <w:r>
                <w:rPr>
                  <w:rFonts w:hint="eastAsia" w:ascii="仿宋" w:hAnsi="仿宋" w:eastAsia="仿宋" w:cs="宋体"/>
                  <w:color w:val="000000"/>
                  <w:kern w:val="0"/>
                  <w:sz w:val="24"/>
                  <w:szCs w:val="24"/>
                </w:rPr>
                <w:delText>客户</w:delText>
              </w:r>
            </w:del>
            <w:r>
              <w:rPr>
                <w:rFonts w:hint="eastAsia" w:ascii="仿宋" w:hAnsi="仿宋" w:eastAsia="仿宋" w:cs="宋体"/>
                <w:color w:val="000000"/>
                <w:kern w:val="0"/>
                <w:sz w:val="24"/>
                <w:szCs w:val="24"/>
              </w:rPr>
              <w:t>等级为七级、八级客户数</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8</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贵宾客户数</w:t>
            </w:r>
          </w:p>
        </w:tc>
        <w:tc>
          <w:tcPr>
            <w:tcW w:w="1322"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ins w:id="331" w:author="wanao" w:date="2026-07-08T10:29:28Z">
              <w:r>
                <w:rPr>
                  <w:rFonts w:hint="eastAsia" w:ascii="仿宋" w:hAnsi="仿宋" w:eastAsia="仿宋" w:cs="宋体"/>
                  <w:color w:val="000000"/>
                  <w:kern w:val="0"/>
                  <w:sz w:val="24"/>
                  <w:szCs w:val="24"/>
                  <w:lang w:val="en-US" w:eastAsia="zh-CN"/>
                </w:rPr>
                <w:t>AUM年日均</w:t>
              </w:r>
            </w:ins>
            <w:del w:id="332" w:author="wanao" w:date="2026-07-08T10:29:28Z">
              <w:r>
                <w:rPr>
                  <w:rFonts w:hint="eastAsia" w:ascii="仿宋" w:hAnsi="仿宋" w:eastAsia="仿宋" w:cs="宋体"/>
                  <w:color w:val="000000"/>
                  <w:kern w:val="0"/>
                  <w:sz w:val="24"/>
                  <w:szCs w:val="24"/>
                </w:rPr>
                <w:delText>客户</w:delText>
              </w:r>
            </w:del>
            <w:r>
              <w:rPr>
                <w:rFonts w:hint="eastAsia" w:ascii="仿宋" w:hAnsi="仿宋" w:eastAsia="仿宋" w:cs="宋体"/>
                <w:color w:val="000000"/>
                <w:kern w:val="0"/>
                <w:sz w:val="24"/>
                <w:szCs w:val="24"/>
              </w:rPr>
              <w:t>等级为九级客户数</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9</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有效客户数</w:t>
            </w:r>
          </w:p>
        </w:tc>
        <w:tc>
          <w:tcPr>
            <w:tcW w:w="1322"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客户号下存在下挂账户的客户（除仅有客户号无任何下挂账户的客户以外的客户）</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10</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个人理财余额</w:t>
            </w:r>
          </w:p>
        </w:tc>
        <w:tc>
          <w:tcPr>
            <w:tcW w:w="1322"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val="0"/>
                <w:bCs w:val="0"/>
                <w:color w:val="000000"/>
                <w:kern w:val="0"/>
                <w:sz w:val="24"/>
                <w:szCs w:val="24"/>
              </w:rPr>
              <w:t>理财系统中理财余额</w:t>
            </w:r>
            <w:r>
              <w:rPr>
                <w:rFonts w:hint="eastAsia" w:ascii="仿宋" w:hAnsi="仿宋" w:eastAsia="仿宋" w:cs="宋体"/>
                <w:b w:val="0"/>
                <w:bCs w:val="0"/>
                <w:color w:val="000000"/>
                <w:kern w:val="0"/>
                <w:sz w:val="24"/>
                <w:szCs w:val="24"/>
                <w:lang w:eastAsia="zh-CN"/>
              </w:rPr>
              <w:t>，包括自营和代销</w:t>
            </w:r>
            <w:r>
              <w:rPr>
                <w:rFonts w:hint="eastAsia" w:ascii="仿宋" w:hAnsi="仿宋" w:eastAsia="仿宋" w:cs="宋体"/>
                <w:b w:val="0"/>
                <w:bCs w:val="0"/>
                <w:color w:val="000000"/>
                <w:kern w:val="0"/>
                <w:sz w:val="24"/>
                <w:szCs w:val="24"/>
              </w:rPr>
              <w:t xml:space="preserve"> </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11</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个人代销理财余额</w:t>
            </w:r>
          </w:p>
        </w:tc>
        <w:tc>
          <w:tcPr>
            <w:tcW w:w="1322"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val="0"/>
                <w:bCs w:val="0"/>
                <w:color w:val="000000"/>
                <w:kern w:val="0"/>
                <w:sz w:val="24"/>
                <w:szCs w:val="24"/>
              </w:rPr>
              <w:t xml:space="preserve">理财系统中代销理财余额 </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default" w:ascii="仿宋" w:hAnsi="仿宋" w:eastAsia="仿宋" w:cs="宋体"/>
                <w:color w:val="000000"/>
                <w:kern w:val="0"/>
                <w:sz w:val="24"/>
                <w:szCs w:val="24"/>
                <w:lang w:val="en-US" w:eastAsia="zh-CN"/>
              </w:rPr>
            </w:pPr>
            <w:r>
              <w:rPr>
                <w:rFonts w:hint="eastAsia" w:ascii="仿宋" w:hAnsi="仿宋" w:eastAsia="仿宋" w:cs="宋体"/>
                <w:color w:val="000000"/>
                <w:kern w:val="0"/>
                <w:sz w:val="24"/>
                <w:szCs w:val="24"/>
                <w:lang w:val="en-US" w:eastAsia="zh-CN"/>
              </w:rPr>
              <w:t>12</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default" w:ascii="仿宋" w:hAnsi="仿宋" w:eastAsia="仿宋" w:cs="宋体"/>
                <w:color w:val="000000"/>
                <w:kern w:val="0"/>
                <w:sz w:val="24"/>
                <w:szCs w:val="24"/>
                <w:lang w:val="en-US" w:eastAsia="zh-CN"/>
              </w:rPr>
            </w:pPr>
            <w:r>
              <w:rPr>
                <w:rFonts w:hint="eastAsia" w:ascii="仿宋" w:hAnsi="仿宋" w:eastAsia="仿宋" w:cs="宋体"/>
                <w:color w:val="000000"/>
                <w:kern w:val="0"/>
                <w:sz w:val="24"/>
                <w:szCs w:val="24"/>
                <w:lang w:val="en-US" w:eastAsia="zh-CN"/>
              </w:rPr>
              <w:t>贷款余额</w:t>
            </w:r>
          </w:p>
        </w:tc>
        <w:tc>
          <w:tcPr>
            <w:tcW w:w="1322"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lang w:val="en-US" w:eastAsia="zh-CN"/>
              </w:rPr>
            </w:pPr>
            <w:r>
              <w:rPr>
                <w:rFonts w:hint="eastAsia" w:ascii="仿宋" w:hAnsi="仿宋" w:eastAsia="仿宋" w:cs="宋体"/>
                <w:color w:val="000000"/>
                <w:kern w:val="0"/>
                <w:sz w:val="24"/>
                <w:szCs w:val="24"/>
                <w:lang w:val="en-US" w:eastAsia="zh-CN"/>
              </w:rPr>
              <w:t>贷款</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val="0"/>
                <w:bCs w:val="0"/>
                <w:color w:val="000000"/>
                <w:kern w:val="0"/>
                <w:sz w:val="24"/>
                <w:szCs w:val="24"/>
              </w:rPr>
              <w:t>信贷系统中个人贷款包含零售银行部管理的所有贷款余额</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lang w:val="en-US" w:eastAsia="zh-CN"/>
              </w:rPr>
            </w:pPr>
            <w:r>
              <w:rPr>
                <w:rFonts w:hint="eastAsia" w:ascii="仿宋" w:hAnsi="仿宋" w:eastAsia="仿宋" w:cs="宋体"/>
                <w:color w:val="000000"/>
                <w:kern w:val="0"/>
                <w:sz w:val="24"/>
                <w:szCs w:val="24"/>
              </w:rPr>
              <w:t>1</w:t>
            </w:r>
            <w:r>
              <w:rPr>
                <w:rFonts w:hint="eastAsia" w:ascii="仿宋" w:hAnsi="仿宋" w:eastAsia="仿宋" w:cs="宋体"/>
                <w:color w:val="000000"/>
                <w:kern w:val="0"/>
                <w:sz w:val="24"/>
                <w:szCs w:val="24"/>
                <w:lang w:val="en-US" w:eastAsia="zh-CN"/>
              </w:rPr>
              <w:t>3</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代发薪客户数</w:t>
            </w:r>
          </w:p>
        </w:tc>
        <w:tc>
          <w:tcPr>
            <w:tcW w:w="1322"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lang w:val="en-US" w:eastAsia="zh-CN"/>
              </w:rPr>
            </w:pPr>
            <w:r>
              <w:rPr>
                <w:rFonts w:hint="eastAsia" w:ascii="仿宋" w:hAnsi="仿宋" w:eastAsia="仿宋" w:cs="宋体"/>
                <w:color w:val="000000"/>
                <w:kern w:val="0"/>
                <w:sz w:val="24"/>
                <w:szCs w:val="24"/>
                <w:lang w:val="en-US" w:eastAsia="zh-CN"/>
              </w:rPr>
              <w:t>中收</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val="0"/>
                <w:bCs w:val="0"/>
                <w:color w:val="000000"/>
                <w:kern w:val="0"/>
                <w:sz w:val="24"/>
                <w:szCs w:val="24"/>
              </w:rPr>
              <w:t>考核期内以CRM标签中代发口径的客户数量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lang w:val="en-US" w:eastAsia="zh-CN"/>
              </w:rPr>
            </w:pPr>
            <w:r>
              <w:rPr>
                <w:rFonts w:hint="eastAsia" w:ascii="仿宋" w:hAnsi="仿宋" w:eastAsia="仿宋" w:cs="宋体"/>
                <w:color w:val="000000"/>
                <w:kern w:val="0"/>
                <w:sz w:val="24"/>
                <w:szCs w:val="24"/>
              </w:rPr>
              <w:t>1</w:t>
            </w:r>
            <w:r>
              <w:rPr>
                <w:rFonts w:hint="eastAsia" w:ascii="仿宋" w:hAnsi="仿宋" w:eastAsia="仿宋" w:cs="宋体"/>
                <w:color w:val="000000"/>
                <w:kern w:val="0"/>
                <w:sz w:val="24"/>
                <w:szCs w:val="24"/>
                <w:lang w:val="en-US" w:eastAsia="zh-CN"/>
              </w:rPr>
              <w:t>4</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手机银行活跃客户数</w:t>
            </w:r>
          </w:p>
        </w:tc>
        <w:tc>
          <w:tcPr>
            <w:tcW w:w="1322"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手机银行</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val="0"/>
                <w:bCs w:val="0"/>
                <w:color w:val="000000"/>
                <w:kern w:val="0"/>
                <w:sz w:val="24"/>
                <w:szCs w:val="24"/>
              </w:rPr>
              <w:t>当年个人手机银行登陆活跃客户数。</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lang w:val="en-US" w:eastAsia="zh-CN"/>
              </w:rPr>
            </w:pPr>
            <w:r>
              <w:rPr>
                <w:rFonts w:hint="eastAsia" w:ascii="仿宋" w:hAnsi="仿宋" w:eastAsia="仿宋" w:cs="宋体"/>
                <w:color w:val="000000"/>
                <w:kern w:val="0"/>
                <w:sz w:val="24"/>
                <w:szCs w:val="24"/>
              </w:rPr>
              <w:t>1</w:t>
            </w:r>
            <w:r>
              <w:rPr>
                <w:rFonts w:hint="eastAsia" w:ascii="仿宋" w:hAnsi="仿宋" w:eastAsia="仿宋" w:cs="宋体"/>
                <w:color w:val="000000"/>
                <w:kern w:val="0"/>
                <w:sz w:val="24"/>
                <w:szCs w:val="24"/>
                <w:lang w:val="en-US" w:eastAsia="zh-CN"/>
              </w:rPr>
              <w:t>5</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手机银行客户数</w:t>
            </w:r>
          </w:p>
        </w:tc>
        <w:tc>
          <w:tcPr>
            <w:tcW w:w="1322"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手机银行</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val="0"/>
                <w:bCs w:val="0"/>
                <w:color w:val="000000"/>
                <w:kern w:val="0"/>
                <w:sz w:val="24"/>
                <w:szCs w:val="24"/>
              </w:rPr>
              <w:t>注册手机银行的客户累计数量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lang w:val="en-US" w:eastAsia="zh-CN"/>
              </w:rPr>
            </w:pPr>
            <w:r>
              <w:rPr>
                <w:rFonts w:hint="eastAsia" w:ascii="仿宋" w:hAnsi="仿宋" w:eastAsia="仿宋" w:cs="宋体"/>
                <w:color w:val="000000"/>
                <w:kern w:val="0"/>
                <w:sz w:val="24"/>
                <w:szCs w:val="24"/>
              </w:rPr>
              <w:t>1</w:t>
            </w:r>
            <w:r>
              <w:rPr>
                <w:rFonts w:hint="eastAsia" w:ascii="仿宋" w:hAnsi="仿宋" w:eastAsia="仿宋" w:cs="宋体"/>
                <w:color w:val="000000"/>
                <w:kern w:val="0"/>
                <w:sz w:val="24"/>
                <w:szCs w:val="24"/>
                <w:lang w:val="en-US" w:eastAsia="zh-CN"/>
              </w:rPr>
              <w:t>6</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新客客户数</w:t>
            </w:r>
          </w:p>
        </w:tc>
        <w:tc>
          <w:tcPr>
            <w:tcW w:w="1322"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511"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val="0"/>
                <w:bCs w:val="0"/>
                <w:color w:val="000000"/>
                <w:kern w:val="0"/>
                <w:sz w:val="24"/>
                <w:szCs w:val="24"/>
              </w:rPr>
              <w:t>首次开户日期距今在180天内的客户数</w:t>
            </w:r>
          </w:p>
        </w:tc>
      </w:tr>
    </w:tbl>
    <w:p>
      <w:pPr>
        <w:spacing w:line="360" w:lineRule="auto"/>
        <w:rPr>
          <w:rFonts w:ascii="仿宋" w:hAnsi="仿宋" w:eastAsia="仿宋"/>
          <w:sz w:val="24"/>
          <w:szCs w:val="24"/>
        </w:rPr>
      </w:pPr>
    </w:p>
    <w:p>
      <w:pPr>
        <w:spacing w:line="360" w:lineRule="auto"/>
        <w:rPr>
          <w:rFonts w:ascii="仿宋" w:hAnsi="仿宋" w:eastAsia="仿宋"/>
          <w:sz w:val="24"/>
          <w:szCs w:val="24"/>
        </w:rPr>
      </w:pPr>
      <w:r>
        <w:rPr>
          <w:rFonts w:hint="eastAsia" w:ascii="仿宋" w:hAnsi="仿宋" w:eastAsia="仿宋"/>
          <w:sz w:val="24"/>
          <w:szCs w:val="24"/>
        </w:rPr>
        <w:t>2、指标卡片较上期，根据统计期间联动，若统计期间为“日”，则指标卡片较上期为较上日。若统计期间为“月”，则指标卡片较上期为较上月。若统计期间为“年”，则指标卡片较上期为较上年初。较上期若为正则为红色，若为负则为绿色。</w:t>
      </w:r>
    </w:p>
    <w:p>
      <w:pPr>
        <w:spacing w:line="360" w:lineRule="auto"/>
        <w:rPr>
          <w:rFonts w:ascii="仿宋" w:hAnsi="仿宋" w:eastAsia="仿宋"/>
          <w:sz w:val="24"/>
          <w:szCs w:val="24"/>
        </w:rPr>
      </w:pPr>
      <w:r>
        <w:rPr>
          <w:rFonts w:hint="eastAsia" w:ascii="仿宋" w:hAnsi="仿宋" w:eastAsia="仿宋"/>
          <w:sz w:val="24"/>
          <w:szCs w:val="24"/>
        </w:rPr>
        <w:t>3、单个指标卡片的展示要素为：指标名称、指标值、单位、较上期。</w:t>
      </w:r>
    </w:p>
    <w:p>
      <w:pPr>
        <w:spacing w:line="360" w:lineRule="auto"/>
        <w:rPr>
          <w:rFonts w:ascii="仿宋" w:hAnsi="仿宋" w:eastAsia="仿宋"/>
          <w:sz w:val="24"/>
          <w:szCs w:val="24"/>
        </w:rPr>
      </w:pPr>
      <w:r>
        <w:rPr>
          <w:rFonts w:hint="eastAsia" w:ascii="仿宋" w:hAnsi="仿宋" w:eastAsia="仿宋"/>
          <w:sz w:val="24"/>
          <w:szCs w:val="24"/>
        </w:rPr>
        <w:t>4、指标看板配置界面，展示用户权限范围内的全部指标，包括已选指标和未选指标。已选指标高亮展示。未选择的指标通过点击后高亮显示表示选中，已选择指标高亮显示，通过点击取消高亮显示表示取消选中。最多支持展示8个指标卡片。</w:t>
      </w:r>
    </w:p>
    <w:p>
      <w:pPr>
        <w:spacing w:line="360" w:lineRule="auto"/>
        <w:rPr>
          <w:rFonts w:ascii="仿宋" w:hAnsi="仿宋" w:eastAsia="仿宋"/>
          <w:sz w:val="24"/>
          <w:szCs w:val="24"/>
        </w:rPr>
      </w:pPr>
      <w:r>
        <w:rPr>
          <w:rFonts w:hint="eastAsia" w:ascii="仿宋" w:hAnsi="仿宋" w:eastAsia="仿宋"/>
          <w:sz w:val="24"/>
          <w:szCs w:val="24"/>
        </w:rPr>
        <w:t>5、展示指标的格式化要求：金额类的指标按千分位分割且保留2位小数，如1</w:t>
      </w:r>
      <w:r>
        <w:rPr>
          <w:rFonts w:ascii="仿宋" w:hAnsi="仿宋" w:eastAsia="仿宋"/>
          <w:sz w:val="24"/>
          <w:szCs w:val="24"/>
        </w:rPr>
        <w:t>0,000.00</w:t>
      </w:r>
      <w:r>
        <w:rPr>
          <w:rFonts w:hint="eastAsia" w:ascii="仿宋" w:hAnsi="仿宋" w:eastAsia="仿宋"/>
          <w:sz w:val="24"/>
          <w:szCs w:val="24"/>
        </w:rPr>
        <w:t>，单位为万元；客户数类指标按千分位分割，如1</w:t>
      </w:r>
      <w:r>
        <w:rPr>
          <w:rFonts w:ascii="仿宋" w:hAnsi="仿宋" w:eastAsia="仿宋"/>
          <w:sz w:val="24"/>
          <w:szCs w:val="24"/>
        </w:rPr>
        <w:t>0,000</w:t>
      </w:r>
      <w:r>
        <w:rPr>
          <w:rFonts w:hint="eastAsia" w:ascii="仿宋" w:hAnsi="仿宋" w:eastAsia="仿宋"/>
          <w:sz w:val="24"/>
          <w:szCs w:val="24"/>
        </w:rPr>
        <w:t>，单位为户；其他指标按千分位分割，如1</w:t>
      </w:r>
      <w:r>
        <w:rPr>
          <w:rFonts w:ascii="仿宋" w:hAnsi="仿宋" w:eastAsia="仿宋"/>
          <w:sz w:val="24"/>
          <w:szCs w:val="24"/>
        </w:rPr>
        <w:t>0,000</w:t>
      </w:r>
      <w:r>
        <w:rPr>
          <w:rFonts w:hint="eastAsia" w:ascii="仿宋" w:hAnsi="仿宋" w:eastAsia="仿宋"/>
          <w:sz w:val="24"/>
          <w:szCs w:val="24"/>
        </w:rPr>
        <w:t>，单位为张或个。</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支持总/分行管理用户、网点负责人和客户经理查看权限范围内的数据（拿AUM余额举例，总行管理用户查看全行的AUM余额，分行管理用户查看本分行的AUM余额、网点负责人查看本网点的AUM余额、客户经理查看本人管户客户的AUM余额）。</w:t>
      </w:r>
    </w:p>
    <w:p>
      <w:pPr>
        <w:pStyle w:val="6"/>
        <w:numPr>
          <w:ilvl w:val="3"/>
          <w:numId w:val="14"/>
        </w:numPr>
        <w:spacing w:line="360" w:lineRule="auto"/>
        <w:rPr>
          <w:rFonts w:ascii="仿宋" w:hAnsi="仿宋" w:eastAsia="仿宋"/>
        </w:rPr>
      </w:pPr>
      <w:r>
        <w:rPr>
          <w:rFonts w:hint="eastAsia" w:ascii="仿宋" w:hAnsi="仿宋" w:eastAsia="仿宋"/>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指标名称（最多展示8个指标）</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反显</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文本</w:t>
            </w:r>
          </w:p>
        </w:tc>
        <w:tc>
          <w:tcPr>
            <w:tcW w:w="2272" w:type="dxa"/>
          </w:tcPr>
          <w:p>
            <w:pPr>
              <w:spacing w:line="360" w:lineRule="auto"/>
              <w:rPr>
                <w:rFonts w:ascii="仿宋" w:hAnsi="仿宋" w:eastAsia="仿宋"/>
                <w:sz w:val="24"/>
                <w:szCs w:val="24"/>
              </w:rPr>
            </w:pPr>
            <w:r>
              <w:rPr>
                <w:rFonts w:hint="eastAsia" w:ascii="仿宋" w:hAnsi="仿宋" w:eastAsia="仿宋"/>
                <w:sz w:val="24"/>
                <w:szCs w:val="24"/>
              </w:rPr>
              <w:t>展示指标名称、指标值、单位、较上期（与统计期间的切片器联动展示）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设置</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点击触发</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按钮</w:t>
            </w:r>
          </w:p>
        </w:tc>
        <w:tc>
          <w:tcPr>
            <w:tcW w:w="2272" w:type="dxa"/>
          </w:tcPr>
          <w:p>
            <w:pPr>
              <w:spacing w:line="360" w:lineRule="auto"/>
              <w:rPr>
                <w:rFonts w:ascii="仿宋" w:hAnsi="仿宋" w:eastAsia="仿宋"/>
                <w:sz w:val="24"/>
                <w:szCs w:val="24"/>
              </w:rPr>
            </w:pPr>
            <w:r>
              <w:rPr>
                <w:rFonts w:hint="eastAsia" w:ascii="仿宋" w:hAnsi="仿宋" w:eastAsia="仿宋"/>
                <w:color w:val="000000"/>
                <w:sz w:val="24"/>
                <w:szCs w:val="24"/>
              </w:rPr>
              <w:t>点击从右侧抽屉式弹出指标看板配置界面</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凭证/合同/协议打印</w:t>
      </w:r>
    </w:p>
    <w:p>
      <w:pPr>
        <w:spacing w:line="360" w:lineRule="auto"/>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69" w:name="_Toc233295829"/>
      <w:r>
        <w:rPr>
          <w:rFonts w:hint="eastAsia"/>
          <w:sz w:val="28"/>
          <w:szCs w:val="28"/>
        </w:rPr>
        <w:t>快捷入口</w:t>
      </w:r>
      <w:bookmarkEnd w:id="69"/>
    </w:p>
    <w:p>
      <w:pPr>
        <w:pStyle w:val="6"/>
        <w:numPr>
          <w:ilvl w:val="3"/>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eastAsia="仿宋"/>
          <w:color w:val="000000"/>
          <w:sz w:val="24"/>
        </w:rPr>
        <w:t>支持用户按个人使用习惯配置并展示权限范围内的常用功能快捷入口，帮助用户快速进入高频业务页面并提升日常操作效率</w:t>
      </w:r>
      <w:r>
        <w:rPr>
          <w:rFonts w:hint="eastAsia" w:eastAsia="仿宋"/>
          <w:color w:val="000000"/>
          <w:sz w:val="24"/>
        </w:rPr>
        <w:t>。</w:t>
      </w:r>
    </w:p>
    <w:p>
      <w:pPr>
        <w:pStyle w:val="6"/>
        <w:numPr>
          <w:ilvl w:val="3"/>
          <w:numId w:val="14"/>
        </w:numPr>
        <w:spacing w:line="360" w:lineRule="auto"/>
        <w:rPr>
          <w:rFonts w:ascii="仿宋" w:hAnsi="仿宋" w:eastAsia="仿宋"/>
        </w:rPr>
      </w:pPr>
      <w:r>
        <w:rPr>
          <w:rFonts w:hint="eastAsia" w:ascii="仿宋" w:hAnsi="仿宋" w:eastAsia="仿宋"/>
        </w:rPr>
        <w:t>输入</w:t>
      </w:r>
    </w:p>
    <w:p>
      <w:pPr>
        <w:spacing w:line="360" w:lineRule="auto"/>
      </w:pPr>
      <w:r>
        <w:rPr>
          <w:rFonts w:eastAsia="仿宋"/>
          <w:color w:val="000000"/>
          <w:sz w:val="24"/>
        </w:rPr>
        <w:t>用户进入“</w:t>
      </w:r>
      <w:r>
        <w:rPr>
          <w:rFonts w:hint="eastAsia" w:eastAsia="仿宋"/>
          <w:color w:val="000000"/>
          <w:sz w:val="24"/>
        </w:rPr>
        <w:t>工作台</w:t>
      </w:r>
      <w:r>
        <w:rPr>
          <w:rFonts w:eastAsia="仿宋"/>
          <w:color w:val="000000"/>
          <w:sz w:val="24"/>
        </w:rPr>
        <w:t>”页面，展示已配置的快捷入口列表。</w:t>
      </w:r>
    </w:p>
    <w:p>
      <w:pPr>
        <w:spacing w:line="360" w:lineRule="auto"/>
      </w:pPr>
      <w:r>
        <w:rPr>
          <w:rFonts w:eastAsia="仿宋"/>
          <w:color w:val="000000"/>
          <w:sz w:val="24"/>
        </w:rPr>
        <w:t>用户点击快捷入口区域右侧“</w:t>
      </w:r>
      <w:r>
        <w:rPr>
          <w:rFonts w:hint="eastAsia" w:eastAsia="仿宋"/>
          <w:color w:val="000000"/>
          <w:sz w:val="24"/>
        </w:rPr>
        <w:t>更多</w:t>
      </w:r>
      <w:r>
        <w:rPr>
          <w:rFonts w:eastAsia="仿宋"/>
          <w:color w:val="000000"/>
          <w:sz w:val="24"/>
        </w:rPr>
        <w:t>”按钮后，</w:t>
      </w:r>
      <w:r>
        <w:rPr>
          <w:rFonts w:hint="eastAsia" w:eastAsia="仿宋"/>
          <w:color w:val="000000"/>
          <w:sz w:val="24"/>
        </w:rPr>
        <w:t>从右侧弹出</w:t>
      </w:r>
      <w:r>
        <w:rPr>
          <w:rFonts w:eastAsia="仿宋"/>
          <w:color w:val="000000"/>
          <w:sz w:val="24"/>
        </w:rPr>
        <w:t>“快捷入口”</w:t>
      </w:r>
      <w:r>
        <w:rPr>
          <w:rFonts w:hint="eastAsia" w:eastAsia="仿宋"/>
          <w:color w:val="000000"/>
          <w:sz w:val="24"/>
        </w:rPr>
        <w:t>设置界面</w:t>
      </w:r>
      <w:r>
        <w:rPr>
          <w:rFonts w:eastAsia="仿宋"/>
          <w:color w:val="000000"/>
          <w:sz w:val="24"/>
        </w:rPr>
        <w:t>，用户可选择菜单、调整顺序，并点击“确定”保存配置。</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pPr>
            <w:r>
              <w:rPr>
                <w:rFonts w:eastAsia="仿宋"/>
                <w:b/>
                <w:color w:val="000000"/>
                <w:sz w:val="24"/>
              </w:rPr>
              <w:t>要素名称</w:t>
            </w:r>
          </w:p>
        </w:tc>
        <w:tc>
          <w:tcPr>
            <w:tcW w:w="2264" w:type="dxa"/>
            <w:shd w:val="clear" w:color="auto" w:fill="FFFFFF"/>
          </w:tcPr>
          <w:p>
            <w:pPr>
              <w:spacing w:line="360" w:lineRule="auto"/>
            </w:pPr>
            <w:r>
              <w:rPr>
                <w:rFonts w:eastAsia="仿宋"/>
                <w:b/>
                <w:color w:val="000000"/>
                <w:sz w:val="24"/>
              </w:rPr>
              <w:t>约束及校验规则</w:t>
            </w:r>
          </w:p>
        </w:tc>
        <w:tc>
          <w:tcPr>
            <w:tcW w:w="2264" w:type="dxa"/>
            <w:shd w:val="clear" w:color="auto" w:fill="FFFFFF"/>
          </w:tcPr>
          <w:p>
            <w:pPr>
              <w:spacing w:line="360" w:lineRule="auto"/>
            </w:pPr>
            <w:r>
              <w:rPr>
                <w:rFonts w:eastAsia="仿宋"/>
                <w:b/>
                <w:color w:val="000000"/>
                <w:sz w:val="24"/>
              </w:rPr>
              <w:t>数据类型</w:t>
            </w:r>
          </w:p>
        </w:tc>
        <w:tc>
          <w:tcPr>
            <w:tcW w:w="2268" w:type="dxa"/>
            <w:shd w:val="clear" w:color="auto" w:fill="FFFFFF"/>
          </w:tcPr>
          <w:p>
            <w:pPr>
              <w:spacing w:line="360" w:lineRule="auto"/>
            </w:pPr>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快捷入口</w:t>
            </w:r>
          </w:p>
        </w:tc>
        <w:tc>
          <w:tcPr>
            <w:tcW w:w="2264" w:type="dxa"/>
          </w:tcPr>
          <w:p>
            <w:pPr>
              <w:spacing w:line="360" w:lineRule="auto"/>
            </w:pPr>
            <w:r>
              <w:rPr>
                <w:rFonts w:eastAsia="仿宋"/>
                <w:color w:val="000000"/>
                <w:sz w:val="24"/>
              </w:rPr>
              <w:t>默</w:t>
            </w:r>
            <w:r>
              <w:rPr>
                <w:rFonts w:hint="eastAsia" w:eastAsia="仿宋"/>
                <w:color w:val="000000"/>
                <w:sz w:val="24"/>
              </w:rPr>
              <w:t>认展示：高级查询、客群管理、重点经营视图、英雄榜4个菜单，最多配置8个菜单</w:t>
            </w:r>
          </w:p>
        </w:tc>
        <w:tc>
          <w:tcPr>
            <w:tcW w:w="2264" w:type="dxa"/>
          </w:tcPr>
          <w:p>
            <w:pPr>
              <w:spacing w:line="360" w:lineRule="auto"/>
            </w:pPr>
            <w:r>
              <w:rPr>
                <w:rFonts w:hint="eastAsia" w:eastAsia="仿宋"/>
                <w:color w:val="000000"/>
                <w:sz w:val="24"/>
              </w:rPr>
              <w:t>菜单图标</w:t>
            </w:r>
          </w:p>
        </w:tc>
        <w:tc>
          <w:tcPr>
            <w:tcW w:w="2268" w:type="dxa"/>
          </w:tcPr>
          <w:p>
            <w:pPr>
              <w:spacing w:line="360" w:lineRule="auto"/>
            </w:pPr>
            <w:r>
              <w:rPr>
                <w:rFonts w:eastAsia="仿宋"/>
                <w:color w:val="000000"/>
                <w:sz w:val="24"/>
              </w:rPr>
              <w:t>展示当前用户已配置的快捷菜单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hint="eastAsia" w:eastAsia="仿宋"/>
                <w:color w:val="000000"/>
                <w:sz w:val="24"/>
              </w:rPr>
              <w:t>更多</w:t>
            </w:r>
          </w:p>
        </w:tc>
        <w:tc>
          <w:tcPr>
            <w:tcW w:w="2264" w:type="dxa"/>
          </w:tcPr>
          <w:p>
            <w:pPr>
              <w:spacing w:line="360" w:lineRule="auto"/>
            </w:pPr>
            <w:r>
              <w:rPr>
                <w:rFonts w:eastAsia="仿宋"/>
                <w:color w:val="000000"/>
                <w:sz w:val="24"/>
              </w:rPr>
              <w:t>点击触发</w:t>
            </w:r>
          </w:p>
        </w:tc>
        <w:tc>
          <w:tcPr>
            <w:tcW w:w="2264" w:type="dxa"/>
          </w:tcPr>
          <w:p>
            <w:pPr>
              <w:spacing w:line="360" w:lineRule="auto"/>
            </w:pPr>
            <w:r>
              <w:rPr>
                <w:rFonts w:eastAsia="仿宋"/>
                <w:color w:val="000000"/>
                <w:sz w:val="24"/>
              </w:rPr>
              <w:t>按钮</w:t>
            </w:r>
          </w:p>
        </w:tc>
        <w:tc>
          <w:tcPr>
            <w:tcW w:w="2268" w:type="dxa"/>
          </w:tcPr>
          <w:p>
            <w:pPr>
              <w:spacing w:line="360" w:lineRule="auto"/>
            </w:pPr>
            <w:r>
              <w:rPr>
                <w:rFonts w:eastAsia="仿宋"/>
                <w:color w:val="000000"/>
                <w:sz w:val="24"/>
              </w:rPr>
              <w:t>打开快捷入口设置侧边栏</w:t>
            </w:r>
          </w:p>
        </w:tc>
      </w:tr>
    </w:tbl>
    <w:p>
      <w:pPr>
        <w:spacing w:line="360" w:lineRule="auto"/>
        <w:rPr>
          <w:rFonts w:ascii="仿宋" w:hAnsi="仿宋" w:eastAsia="仿宋"/>
          <w:sz w:val="24"/>
          <w:szCs w:val="24"/>
        </w:rPr>
      </w:pPr>
    </w:p>
    <w:p>
      <w:pPr>
        <w:spacing w:line="360" w:lineRule="auto"/>
        <w:rPr>
          <w:rFonts w:ascii="仿宋" w:hAnsi="仿宋" w:eastAsia="仿宋"/>
          <w:sz w:val="24"/>
          <w:szCs w:val="24"/>
        </w:rPr>
      </w:pPr>
      <w:r>
        <w:rPr>
          <w:rFonts w:hint="eastAsia" w:ascii="仿宋" w:hAnsi="仿宋" w:eastAsia="仿宋"/>
          <w:sz w:val="24"/>
          <w:szCs w:val="24"/>
        </w:rPr>
        <w:t>快捷入口配置界面</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pPr>
            <w:r>
              <w:rPr>
                <w:rFonts w:eastAsia="仿宋"/>
                <w:b/>
                <w:color w:val="000000"/>
                <w:sz w:val="24"/>
              </w:rPr>
              <w:t>要素名称</w:t>
            </w:r>
          </w:p>
        </w:tc>
        <w:tc>
          <w:tcPr>
            <w:tcW w:w="2264" w:type="dxa"/>
            <w:shd w:val="clear" w:color="auto" w:fill="FFFFFF"/>
          </w:tcPr>
          <w:p>
            <w:pPr>
              <w:spacing w:line="360" w:lineRule="auto"/>
            </w:pPr>
            <w:r>
              <w:rPr>
                <w:rFonts w:eastAsia="仿宋"/>
                <w:b/>
                <w:color w:val="000000"/>
                <w:sz w:val="24"/>
              </w:rPr>
              <w:t>约束及校验规则</w:t>
            </w:r>
          </w:p>
        </w:tc>
        <w:tc>
          <w:tcPr>
            <w:tcW w:w="2264" w:type="dxa"/>
            <w:shd w:val="clear" w:color="auto" w:fill="FFFFFF"/>
          </w:tcPr>
          <w:p>
            <w:pPr>
              <w:spacing w:line="360" w:lineRule="auto"/>
            </w:pPr>
            <w:r>
              <w:rPr>
                <w:rFonts w:eastAsia="仿宋"/>
                <w:b/>
                <w:color w:val="000000"/>
                <w:sz w:val="24"/>
              </w:rPr>
              <w:t>数据类型</w:t>
            </w:r>
          </w:p>
        </w:tc>
        <w:tc>
          <w:tcPr>
            <w:tcW w:w="2268" w:type="dxa"/>
            <w:shd w:val="clear" w:color="auto" w:fill="FFFFFF"/>
          </w:tcPr>
          <w:p>
            <w:pPr>
              <w:spacing w:line="360" w:lineRule="auto"/>
            </w:pPr>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eastAsia="仿宋"/>
                <w:color w:val="000000"/>
                <w:sz w:val="24"/>
              </w:rPr>
            </w:pPr>
            <w:r>
              <w:rPr>
                <w:rFonts w:hint="eastAsia" w:eastAsia="仿宋"/>
                <w:color w:val="000000"/>
                <w:sz w:val="24"/>
              </w:rPr>
              <w:t>菜单名称</w:t>
            </w:r>
          </w:p>
        </w:tc>
        <w:tc>
          <w:tcPr>
            <w:tcW w:w="2264" w:type="dxa"/>
          </w:tcPr>
          <w:p>
            <w:pPr>
              <w:spacing w:line="360" w:lineRule="auto"/>
              <w:rPr>
                <w:rFonts w:eastAsia="仿宋"/>
                <w:color w:val="000000"/>
                <w:sz w:val="24"/>
              </w:rPr>
            </w:pPr>
            <w:r>
              <w:rPr>
                <w:rFonts w:hint="eastAsia" w:eastAsia="仿宋"/>
                <w:color w:val="000000"/>
                <w:sz w:val="24"/>
              </w:rPr>
              <w:t>非必输</w:t>
            </w:r>
          </w:p>
        </w:tc>
        <w:tc>
          <w:tcPr>
            <w:tcW w:w="2264" w:type="dxa"/>
          </w:tcPr>
          <w:p>
            <w:pPr>
              <w:spacing w:line="360" w:lineRule="auto"/>
              <w:rPr>
                <w:rFonts w:eastAsia="仿宋"/>
                <w:color w:val="000000"/>
                <w:sz w:val="24"/>
              </w:rPr>
            </w:pPr>
            <w:r>
              <w:rPr>
                <w:rFonts w:hint="eastAsia" w:eastAsia="仿宋"/>
                <w:color w:val="000000"/>
                <w:sz w:val="24"/>
              </w:rPr>
              <w:t>文本框</w:t>
            </w:r>
          </w:p>
        </w:tc>
        <w:tc>
          <w:tcPr>
            <w:tcW w:w="2268" w:type="dxa"/>
          </w:tcPr>
          <w:p>
            <w:pPr>
              <w:spacing w:line="360" w:lineRule="auto"/>
              <w:rPr>
                <w:rFonts w:eastAsia="仿宋"/>
                <w:color w:val="000000"/>
                <w:sz w:val="24"/>
              </w:rPr>
            </w:pPr>
            <w:r>
              <w:rPr>
                <w:rFonts w:hint="eastAsia" w:eastAsia="仿宋"/>
                <w:color w:val="000000"/>
                <w:sz w:val="24"/>
              </w:rPr>
              <w:t>支持按照菜单名称模糊查询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已选快捷菜单</w:t>
            </w:r>
          </w:p>
        </w:tc>
        <w:tc>
          <w:tcPr>
            <w:tcW w:w="2264" w:type="dxa"/>
          </w:tcPr>
          <w:p>
            <w:pPr>
              <w:spacing w:line="360" w:lineRule="auto"/>
            </w:pPr>
            <w:r>
              <w:rPr>
                <w:rFonts w:hint="eastAsia" w:eastAsia="仿宋"/>
                <w:color w:val="000000"/>
                <w:sz w:val="24"/>
              </w:rPr>
              <w:t>反显、高亮显示</w:t>
            </w:r>
          </w:p>
        </w:tc>
        <w:tc>
          <w:tcPr>
            <w:tcW w:w="2264" w:type="dxa"/>
          </w:tcPr>
          <w:p>
            <w:pPr>
              <w:spacing w:line="360" w:lineRule="auto"/>
            </w:pPr>
            <w:r>
              <w:rPr>
                <w:rFonts w:hint="eastAsia" w:eastAsia="仿宋"/>
                <w:color w:val="000000"/>
                <w:sz w:val="24"/>
              </w:rPr>
              <w:t>菜单图标</w:t>
            </w:r>
          </w:p>
        </w:tc>
        <w:tc>
          <w:tcPr>
            <w:tcW w:w="2268" w:type="dxa"/>
          </w:tcPr>
          <w:p>
            <w:pPr>
              <w:spacing w:line="360" w:lineRule="auto"/>
              <w:rPr>
                <w:rFonts w:eastAsia="仿宋"/>
                <w:color w:val="000000"/>
                <w:sz w:val="24"/>
              </w:rPr>
            </w:pPr>
            <w:r>
              <w:rPr>
                <w:rFonts w:eastAsia="仿宋"/>
                <w:color w:val="000000"/>
                <w:sz w:val="24"/>
              </w:rPr>
              <w:t>展示当前已配置的快捷入口菜单</w:t>
            </w:r>
          </w:p>
          <w:p>
            <w:pPr>
              <w:spacing w:line="360" w:lineRule="auto"/>
              <w:rPr>
                <w:rFonts w:eastAsia="仿宋"/>
                <w:color w:val="000000"/>
                <w:sz w:val="24"/>
              </w:rPr>
            </w:pPr>
            <w:r>
              <w:rPr>
                <w:rFonts w:hint="eastAsia" w:eastAsia="仿宋"/>
                <w:color w:val="000000"/>
                <w:sz w:val="24"/>
              </w:rPr>
              <w:t>支持拖动排序，调整快捷入口的排序顺序</w:t>
            </w:r>
          </w:p>
          <w:p>
            <w:pPr>
              <w:spacing w:line="360" w:lineRule="auto"/>
              <w:rPr>
                <w:rFonts w:eastAsia="仿宋"/>
                <w:color w:val="000000"/>
                <w:sz w:val="24"/>
              </w:rPr>
            </w:pPr>
            <w:r>
              <w:rPr>
                <w:rFonts w:hint="eastAsia" w:eastAsia="仿宋"/>
                <w:color w:val="000000"/>
                <w:sz w:val="24"/>
              </w:rPr>
              <w:t>右上角“x”角标支持已选菜单的移除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可选菜单列表</w:t>
            </w:r>
          </w:p>
        </w:tc>
        <w:tc>
          <w:tcPr>
            <w:tcW w:w="2264" w:type="dxa"/>
          </w:tcPr>
          <w:p>
            <w:pPr>
              <w:spacing w:line="360" w:lineRule="auto"/>
            </w:pPr>
            <w:r>
              <w:rPr>
                <w:rFonts w:hint="eastAsia" w:eastAsia="仿宋"/>
                <w:color w:val="000000"/>
                <w:sz w:val="24"/>
              </w:rPr>
              <w:t>反显</w:t>
            </w:r>
          </w:p>
        </w:tc>
        <w:tc>
          <w:tcPr>
            <w:tcW w:w="2264" w:type="dxa"/>
          </w:tcPr>
          <w:p>
            <w:pPr>
              <w:spacing w:line="360" w:lineRule="auto"/>
            </w:pPr>
            <w:r>
              <w:rPr>
                <w:rFonts w:hint="eastAsia" w:eastAsia="仿宋"/>
                <w:color w:val="000000"/>
                <w:sz w:val="24"/>
              </w:rPr>
              <w:t>菜单图标</w:t>
            </w:r>
          </w:p>
        </w:tc>
        <w:tc>
          <w:tcPr>
            <w:tcW w:w="2268" w:type="dxa"/>
          </w:tcPr>
          <w:p>
            <w:pPr>
              <w:spacing w:line="360" w:lineRule="auto"/>
              <w:rPr>
                <w:rFonts w:eastAsia="仿宋"/>
                <w:color w:val="000000"/>
                <w:sz w:val="24"/>
              </w:rPr>
            </w:pPr>
            <w:r>
              <w:rPr>
                <w:rFonts w:eastAsia="仿宋"/>
                <w:color w:val="000000"/>
                <w:sz w:val="24"/>
              </w:rPr>
              <w:t>展示当前用户权限范围内可配置的菜单</w:t>
            </w:r>
          </w:p>
          <w:p>
            <w:pPr>
              <w:spacing w:line="360" w:lineRule="auto"/>
            </w:pPr>
            <w:r>
              <w:rPr>
                <w:rFonts w:hint="eastAsia" w:eastAsia="仿宋"/>
                <w:color w:val="000000"/>
                <w:sz w:val="24"/>
              </w:rPr>
              <w:t>右上角支持已选菜单的添加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确定</w:t>
            </w:r>
          </w:p>
        </w:tc>
        <w:tc>
          <w:tcPr>
            <w:tcW w:w="2264" w:type="dxa"/>
          </w:tcPr>
          <w:p>
            <w:pPr>
              <w:spacing w:line="360" w:lineRule="auto"/>
            </w:pPr>
            <w:r>
              <w:rPr>
                <w:rFonts w:eastAsia="仿宋"/>
                <w:color w:val="000000"/>
                <w:sz w:val="24"/>
              </w:rPr>
              <w:t>点击触发</w:t>
            </w:r>
          </w:p>
        </w:tc>
        <w:tc>
          <w:tcPr>
            <w:tcW w:w="2264" w:type="dxa"/>
          </w:tcPr>
          <w:p>
            <w:pPr>
              <w:spacing w:line="360" w:lineRule="auto"/>
            </w:pPr>
            <w:r>
              <w:rPr>
                <w:rFonts w:eastAsia="仿宋"/>
                <w:color w:val="000000"/>
                <w:sz w:val="24"/>
              </w:rPr>
              <w:t>按钮</w:t>
            </w:r>
          </w:p>
        </w:tc>
        <w:tc>
          <w:tcPr>
            <w:tcW w:w="2268" w:type="dxa"/>
          </w:tcPr>
          <w:p>
            <w:pPr>
              <w:spacing w:line="360" w:lineRule="auto"/>
            </w:pPr>
            <w:r>
              <w:rPr>
                <w:rFonts w:eastAsia="仿宋"/>
                <w:color w:val="000000"/>
                <w:sz w:val="24"/>
              </w:rPr>
              <w:t>保存快捷入口配置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取消</w:t>
            </w:r>
          </w:p>
        </w:tc>
        <w:tc>
          <w:tcPr>
            <w:tcW w:w="2264" w:type="dxa"/>
          </w:tcPr>
          <w:p>
            <w:pPr>
              <w:spacing w:line="360" w:lineRule="auto"/>
            </w:pPr>
            <w:r>
              <w:rPr>
                <w:rFonts w:eastAsia="仿宋"/>
                <w:color w:val="000000"/>
                <w:sz w:val="24"/>
              </w:rPr>
              <w:t>点击触发</w:t>
            </w:r>
          </w:p>
        </w:tc>
        <w:tc>
          <w:tcPr>
            <w:tcW w:w="2264" w:type="dxa"/>
          </w:tcPr>
          <w:p>
            <w:pPr>
              <w:spacing w:line="360" w:lineRule="auto"/>
            </w:pPr>
            <w:r>
              <w:rPr>
                <w:rFonts w:eastAsia="仿宋"/>
                <w:color w:val="000000"/>
                <w:sz w:val="24"/>
              </w:rPr>
              <w:t>按钮</w:t>
            </w:r>
          </w:p>
        </w:tc>
        <w:tc>
          <w:tcPr>
            <w:tcW w:w="2268" w:type="dxa"/>
          </w:tcPr>
          <w:p>
            <w:pPr>
              <w:spacing w:line="360" w:lineRule="auto"/>
            </w:pPr>
            <w:r>
              <w:rPr>
                <w:rFonts w:eastAsia="仿宋"/>
                <w:color w:val="000000"/>
                <w:sz w:val="24"/>
              </w:rPr>
              <w:t>关闭设置侧边栏并放弃本次修改</w:t>
            </w:r>
          </w:p>
        </w:tc>
      </w:tr>
    </w:tbl>
    <w:p>
      <w:pPr>
        <w:spacing w:line="360" w:lineRule="auto"/>
        <w:rPr>
          <w:rFonts w:ascii="仿宋" w:hAnsi="仿宋" w:eastAsia="仿宋"/>
          <w:sz w:val="24"/>
          <w:szCs w:val="24"/>
        </w:rPr>
      </w:pPr>
    </w:p>
    <w:p>
      <w:pPr>
        <w:pStyle w:val="6"/>
        <w:numPr>
          <w:ilvl w:val="3"/>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1、用户进入“工作台”页面后，系统默认展示当前用户已配置的快捷入口菜单。</w:t>
      </w:r>
    </w:p>
    <w:p>
      <w:pPr>
        <w:spacing w:line="360" w:lineRule="auto"/>
        <w:rPr>
          <w:rFonts w:ascii="仿宋" w:hAnsi="仿宋" w:eastAsia="仿宋"/>
          <w:sz w:val="24"/>
          <w:szCs w:val="24"/>
        </w:rPr>
      </w:pPr>
      <w:r>
        <w:rPr>
          <w:rFonts w:hint="eastAsia" w:ascii="仿宋" w:hAnsi="仿宋" w:eastAsia="仿宋"/>
          <w:sz w:val="24"/>
          <w:szCs w:val="24"/>
        </w:rPr>
        <w:t>2、用户点击某个快捷入口菜单后，系统直接进入对应功能页面。</w:t>
      </w:r>
    </w:p>
    <w:p>
      <w:pPr>
        <w:spacing w:line="360" w:lineRule="auto"/>
        <w:rPr>
          <w:rFonts w:ascii="仿宋" w:hAnsi="仿宋" w:eastAsia="仿宋"/>
          <w:sz w:val="24"/>
          <w:szCs w:val="24"/>
        </w:rPr>
      </w:pPr>
      <w:r>
        <w:rPr>
          <w:rFonts w:hint="eastAsia" w:ascii="仿宋" w:hAnsi="仿宋" w:eastAsia="仿宋"/>
          <w:sz w:val="24"/>
          <w:szCs w:val="24"/>
        </w:rPr>
        <w:t>3、用户点击快捷入口区域右侧“更多”按钮后，从右侧抽屉式弹出“快捷入口”配置界面。</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、用户可在查询条件区操作</w:t>
      </w:r>
    </w:p>
    <w:p>
      <w:pPr>
        <w:spacing w:line="360" w:lineRule="auto"/>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录入菜单名称关键字，支持菜单的模糊查询</w:t>
      </w:r>
    </w:p>
    <w:p>
      <w:pPr>
        <w:spacing w:line="360" w:lineRule="auto"/>
        <w:ind w:firstLine="420"/>
        <w:rPr>
          <w:rFonts w:ascii="仿宋" w:hAnsi="仿宋" w:eastAsia="仿宋"/>
          <w:sz w:val="24"/>
          <w:szCs w:val="24"/>
        </w:rPr>
      </w:pPr>
      <w:r>
        <w:rPr>
          <w:rFonts w:hint="eastAsia" w:ascii="仿宋" w:hAnsi="仿宋" w:eastAsia="仿宋"/>
          <w:sz w:val="24"/>
          <w:szCs w:val="24"/>
        </w:rPr>
        <w:t>点击“查询”，系统按当前输入条件返回符合条件的菜单结果。</w:t>
      </w:r>
    </w:p>
    <w:p>
      <w:pPr>
        <w:spacing w:line="360" w:lineRule="auto"/>
        <w:ind w:firstLine="420"/>
        <w:rPr>
          <w:rFonts w:ascii="仿宋" w:hAnsi="仿宋" w:eastAsia="仿宋"/>
          <w:sz w:val="24"/>
          <w:szCs w:val="24"/>
        </w:rPr>
      </w:pPr>
      <w:r>
        <w:rPr>
          <w:rFonts w:hint="eastAsia" w:ascii="仿宋" w:hAnsi="仿宋" w:eastAsia="仿宋"/>
          <w:sz w:val="24"/>
          <w:szCs w:val="24"/>
        </w:rPr>
        <w:t>点击“重置”，系统清空当前输入条件并恢复初始状态。</w:t>
      </w:r>
    </w:p>
    <w:p>
      <w:pPr>
        <w:spacing w:line="360" w:lineRule="auto"/>
        <w:rPr>
          <w:rFonts w:ascii="仿宋" w:hAnsi="仿宋" w:eastAsia="仿宋"/>
          <w:sz w:val="24"/>
          <w:szCs w:val="24"/>
        </w:rPr>
      </w:pPr>
      <w:r>
        <w:rPr>
          <w:rFonts w:hint="eastAsia" w:ascii="仿宋" w:hAnsi="仿宋" w:eastAsia="仿宋"/>
          <w:sz w:val="24"/>
          <w:szCs w:val="24"/>
        </w:rPr>
        <w:t>5、快捷入口配置界面，在查询条件区下方展示</w:t>
      </w:r>
    </w:p>
    <w:p>
      <w:pPr>
        <w:spacing w:line="360" w:lineRule="auto"/>
        <w:ind w:firstLine="420"/>
        <w:rPr>
          <w:rFonts w:eastAsia="仿宋"/>
          <w:color w:val="000000"/>
          <w:sz w:val="24"/>
        </w:rPr>
      </w:pPr>
      <w:r>
        <w:rPr>
          <w:rFonts w:hint="eastAsia" w:ascii="仿宋" w:hAnsi="仿宋" w:eastAsia="仿宋"/>
          <w:sz w:val="24"/>
          <w:szCs w:val="24"/>
        </w:rPr>
        <w:t>已选菜单（</w:t>
      </w:r>
      <w:r>
        <w:rPr>
          <w:rFonts w:hint="eastAsia" w:eastAsia="仿宋"/>
          <w:color w:val="000000"/>
          <w:sz w:val="24"/>
        </w:rPr>
        <w:t>高亮显示</w:t>
      </w:r>
      <w:r>
        <w:rPr>
          <w:rFonts w:hint="eastAsia" w:ascii="仿宋" w:hAnsi="仿宋" w:eastAsia="仿宋"/>
          <w:sz w:val="24"/>
          <w:szCs w:val="24"/>
        </w:rPr>
        <w:t>）、</w:t>
      </w:r>
      <w:r>
        <w:rPr>
          <w:rFonts w:hint="eastAsia" w:eastAsia="仿宋"/>
          <w:color w:val="000000"/>
          <w:sz w:val="24"/>
        </w:rPr>
        <w:t>支持拖动排序、调整快捷入口的排序顺序，点击右上角“x”角标支持已选菜单的移除。</w:t>
      </w:r>
    </w:p>
    <w:p>
      <w:pPr>
        <w:spacing w:line="360" w:lineRule="auto"/>
        <w:ind w:firstLine="420"/>
        <w:rPr>
          <w:rFonts w:eastAsia="仿宋"/>
          <w:color w:val="000000"/>
          <w:sz w:val="24"/>
        </w:rPr>
      </w:pPr>
      <w:r>
        <w:rPr>
          <w:rFonts w:hint="eastAsia" w:ascii="仿宋" w:hAnsi="仿宋" w:eastAsia="仿宋"/>
          <w:sz w:val="24"/>
          <w:szCs w:val="24"/>
        </w:rPr>
        <w:t>未选菜单</w:t>
      </w:r>
      <w:r>
        <w:rPr>
          <w:rFonts w:hint="eastAsia" w:eastAsia="仿宋"/>
          <w:color w:val="000000"/>
          <w:sz w:val="24"/>
        </w:rPr>
        <w:t>，点击右上角“</w:t>
      </w:r>
      <w:r>
        <w:rPr>
          <w:rFonts w:eastAsia="仿宋"/>
          <w:color w:val="000000"/>
          <w:sz w:val="24"/>
        </w:rPr>
        <w:t>+</w:t>
      </w:r>
      <w:r>
        <w:rPr>
          <w:rFonts w:hint="eastAsia" w:eastAsia="仿宋"/>
          <w:color w:val="000000"/>
          <w:sz w:val="24"/>
        </w:rPr>
        <w:t>”角标支持将未选菜单添加到已选。</w:t>
      </w:r>
    </w:p>
    <w:p>
      <w:pPr>
        <w:spacing w:line="360" w:lineRule="auto"/>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、用户点击“确定”后，系统保存快捷入口配置，关闭侧边栏并返回工作台页面，同时刷新快捷入口区域内容。</w:t>
      </w:r>
    </w:p>
    <w:p>
      <w:pPr>
        <w:spacing w:line="360" w:lineRule="auto"/>
        <w:rPr>
          <w:rFonts w:ascii="仿宋" w:hAnsi="仿宋" w:eastAsia="仿宋"/>
          <w:sz w:val="24"/>
          <w:szCs w:val="24"/>
        </w:rPr>
      </w:pPr>
      <w:r>
        <w:rPr>
          <w:rFonts w:ascii="仿宋" w:hAnsi="仿宋" w:eastAsia="仿宋"/>
          <w:sz w:val="24"/>
          <w:szCs w:val="24"/>
        </w:rPr>
        <w:t>7</w:t>
      </w:r>
      <w:r>
        <w:rPr>
          <w:rFonts w:hint="eastAsia" w:ascii="仿宋" w:hAnsi="仿宋" w:eastAsia="仿宋"/>
          <w:sz w:val="24"/>
          <w:szCs w:val="24"/>
        </w:rPr>
        <w:t>、用户点击“取消”后，系统关闭侧边栏，放弃本次未保存修改并返回工作台页面。</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、快捷入口仅展示当前用户权限范围内可访问的系统功能菜单。</w:t>
      </w:r>
    </w:p>
    <w:p>
      <w:pPr>
        <w:pStyle w:val="19"/>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2</w:t>
      </w:r>
      <w:r>
        <w:rPr>
          <w:rFonts w:hint="eastAsia" w:ascii="仿宋" w:hAnsi="仿宋" w:eastAsia="仿宋"/>
          <w:sz w:val="24"/>
          <w:szCs w:val="24"/>
        </w:rPr>
        <w:t>、快捷入口区域最多可配置 8 个功能菜单+</w:t>
      </w:r>
      <w:r>
        <w:rPr>
          <w:rFonts w:ascii="仿宋" w:hAnsi="仿宋" w:eastAsia="仿宋"/>
          <w:sz w:val="24"/>
          <w:szCs w:val="24"/>
        </w:rPr>
        <w:t>1</w:t>
      </w:r>
      <w:r>
        <w:rPr>
          <w:rFonts w:hint="eastAsia" w:ascii="仿宋" w:hAnsi="仿宋" w:eastAsia="仿宋"/>
          <w:sz w:val="24"/>
          <w:szCs w:val="24"/>
        </w:rPr>
        <w:t>个“更多”按钮。若已配置数量达到 8 个，用户不可继续添加新的快捷入口，系统应给出数量上限提示。</w:t>
      </w:r>
      <w:r>
        <w:rPr>
          <w:rFonts w:hint="eastAsia" w:ascii="仿宋" w:hAnsi="仿宋" w:eastAsia="仿宋"/>
          <w:color w:val="000000" w:themeColor="text1"/>
          <w:sz w:val="24"/>
          <w:szCs w:val="24"/>
          <w14:textFill>
            <w14:solidFill>
              <w14:schemeClr w14:val="tx1"/>
            </w14:solidFill>
          </w14:textFill>
        </w:rPr>
        <w:t>快捷入口默认增加一个功能入口，跳转至</w:t>
      </w:r>
      <w:r>
        <w:rPr>
          <w:rFonts w:hint="eastAsia" w:ascii="仿宋" w:hAnsi="仿宋" w:eastAsia="仿宋"/>
          <w:b/>
          <w:bCs/>
          <w:color w:val="000000" w:themeColor="text1"/>
          <w:sz w:val="24"/>
          <w:szCs w:val="24"/>
          <w14:textFill>
            <w14:solidFill>
              <w14:schemeClr w14:val="tx1"/>
            </w14:solidFill>
          </w14:textFill>
        </w:rPr>
        <w:t>客户分级数据报表</w:t>
      </w:r>
      <w:r>
        <w:rPr>
          <w:rFonts w:hint="eastAsia" w:ascii="仿宋" w:hAnsi="仿宋" w:eastAsia="仿宋"/>
          <w:color w:val="000000" w:themeColor="text1"/>
          <w:sz w:val="24"/>
          <w:szCs w:val="24"/>
          <w14:textFill>
            <w14:solidFill>
              <w14:schemeClr w14:val="tx1"/>
            </w14:solidFill>
          </w14:textFill>
        </w:rPr>
        <w:t>，查询与下载</w:t>
      </w:r>
    </w:p>
    <w:p>
      <w:pPr>
        <w:pStyle w:val="19"/>
        <w:spacing w:line="360" w:lineRule="auto"/>
        <w:rPr>
          <w:rFonts w:ascii="仿宋" w:hAnsi="仿宋" w:eastAsia="仿宋"/>
          <w:sz w:val="24"/>
          <w:szCs w:val="24"/>
        </w:rPr>
      </w:pPr>
      <w:r>
        <w:rPr>
          <w:rFonts w:ascii="仿宋" w:hAnsi="仿宋" w:eastAsia="仿宋"/>
          <w:sz w:val="24"/>
          <w:szCs w:val="24"/>
        </w:rPr>
        <w:drawing>
          <wp:inline distT="0" distB="0" distL="0" distR="0">
            <wp:extent cx="5615940" cy="946785"/>
            <wp:effectExtent l="0" t="0" r="0" b="5715"/>
            <wp:docPr id="947151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51041" name="图片 1"/>
                    <pic:cNvPicPr>
                      <a:picLocks noChangeAspect="1"/>
                    </pic:cNvPicPr>
                  </pic:nvPicPr>
                  <pic:blipFill>
                    <a:blip r:embed="rId16"/>
                    <a:stretch>
                      <a:fillRect/>
                    </a:stretch>
                  </pic:blipFill>
                  <pic:spPr>
                    <a:xfrm>
                      <a:off x="0" y="0"/>
                      <a:ext cx="5615940" cy="946785"/>
                    </a:xfrm>
                    <a:prstGeom prst="rect">
                      <a:avLst/>
                    </a:prstGeom>
                  </pic:spPr>
                </pic:pic>
              </a:graphicData>
            </a:graphic>
          </wp:inline>
        </w:drawing>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、快捷入口展示顺序以用户最后一次保存的排序结果为准。</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、快捷入口配置应按用户维度单独保存，不同用户之间互不影响。</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、快捷入口配置成功后，应在当前页面立即刷新展示。</w:t>
      </w:r>
    </w:p>
    <w:p>
      <w:pPr>
        <w:spacing w:line="360" w:lineRule="auto"/>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、若某已配置菜单后续被撤销权限，则该菜单不得继续展示在快捷入口区域。</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、所有用户均可维护本人菜单权限范围内的菜单，配置快捷入口。不得通过快捷入口突破原有菜单权限边界。</w:t>
      </w:r>
    </w:p>
    <w:p>
      <w:pPr>
        <w:pStyle w:val="6"/>
        <w:numPr>
          <w:ilvl w:val="3"/>
          <w:numId w:val="14"/>
        </w:numPr>
        <w:spacing w:line="360" w:lineRule="auto"/>
        <w:rPr>
          <w:rFonts w:ascii="仿宋" w:hAnsi="仿宋" w:eastAsia="仿宋"/>
        </w:rPr>
      </w:pPr>
      <w:r>
        <w:rPr>
          <w:rFonts w:hint="eastAsia" w:ascii="仿宋" w:hAnsi="仿宋" w:eastAsia="仿宋"/>
        </w:rPr>
        <w:t>输出</w:t>
      </w:r>
    </w:p>
    <w:p>
      <w:pPr>
        <w:spacing w:line="360" w:lineRule="auto"/>
      </w:pPr>
      <w:r>
        <w:rPr>
          <w:rFonts w:eastAsia="仿宋"/>
          <w:color w:val="000000"/>
          <w:sz w:val="24"/>
        </w:rPr>
        <w:t>系统输出当前用户的快捷入口展示结果及快捷入口配置保存结果</w:t>
      </w:r>
      <w:r>
        <w:rPr>
          <w:rFonts w:hint="eastAsia" w:eastAsia="仿宋"/>
          <w:color w:val="000000"/>
          <w:sz w:val="24"/>
        </w:rPr>
        <w:t>，以下是单个菜单组合展示内容。</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5"/>
        <w:gridCol w:w="2265"/>
        <w:gridCol w:w="2265"/>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shd w:val="clear" w:color="auto" w:fill="FFFFFF"/>
          </w:tcPr>
          <w:p>
            <w:pPr>
              <w:spacing w:line="360" w:lineRule="auto"/>
            </w:pPr>
            <w:r>
              <w:rPr>
                <w:rFonts w:eastAsia="仿宋"/>
                <w:b/>
                <w:color w:val="000000"/>
                <w:sz w:val="24"/>
              </w:rPr>
              <w:t>要素名称</w:t>
            </w:r>
          </w:p>
        </w:tc>
        <w:tc>
          <w:tcPr>
            <w:tcW w:w="2265" w:type="dxa"/>
            <w:shd w:val="clear" w:color="auto" w:fill="FFFFFF"/>
          </w:tcPr>
          <w:p>
            <w:pPr>
              <w:spacing w:line="360" w:lineRule="auto"/>
            </w:pPr>
            <w:r>
              <w:rPr>
                <w:rFonts w:eastAsia="仿宋"/>
                <w:b/>
                <w:color w:val="000000"/>
                <w:sz w:val="24"/>
              </w:rPr>
              <w:t>约束及校验规则</w:t>
            </w:r>
          </w:p>
        </w:tc>
        <w:tc>
          <w:tcPr>
            <w:tcW w:w="2265" w:type="dxa"/>
            <w:shd w:val="clear" w:color="auto" w:fill="FFFFFF"/>
          </w:tcPr>
          <w:p>
            <w:pPr>
              <w:spacing w:line="360" w:lineRule="auto"/>
            </w:pPr>
            <w:r>
              <w:rPr>
                <w:rFonts w:eastAsia="仿宋"/>
                <w:b/>
                <w:color w:val="000000"/>
                <w:sz w:val="24"/>
              </w:rPr>
              <w:t>数据类型</w:t>
            </w:r>
          </w:p>
        </w:tc>
        <w:tc>
          <w:tcPr>
            <w:tcW w:w="2265" w:type="dxa"/>
            <w:shd w:val="clear" w:color="auto" w:fill="FFFFFF"/>
          </w:tcPr>
          <w:p>
            <w:pPr>
              <w:spacing w:line="360" w:lineRule="auto"/>
            </w:pPr>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pPr>
            <w:r>
              <w:rPr>
                <w:rFonts w:eastAsia="仿宋"/>
                <w:color w:val="000000"/>
                <w:sz w:val="24"/>
              </w:rPr>
              <w:t>快捷菜单名称</w:t>
            </w:r>
          </w:p>
        </w:tc>
        <w:tc>
          <w:tcPr>
            <w:tcW w:w="2265" w:type="dxa"/>
          </w:tcPr>
          <w:p>
            <w:pPr>
              <w:spacing w:line="360" w:lineRule="auto"/>
            </w:pPr>
            <w:r>
              <w:rPr>
                <w:rFonts w:eastAsia="仿宋"/>
                <w:color w:val="000000"/>
                <w:sz w:val="24"/>
              </w:rPr>
              <w:t>反显</w:t>
            </w:r>
          </w:p>
        </w:tc>
        <w:tc>
          <w:tcPr>
            <w:tcW w:w="2265" w:type="dxa"/>
          </w:tcPr>
          <w:p>
            <w:pPr>
              <w:spacing w:line="360" w:lineRule="auto"/>
            </w:pPr>
            <w:r>
              <w:rPr>
                <w:rFonts w:eastAsia="仿宋"/>
                <w:color w:val="000000"/>
                <w:sz w:val="24"/>
              </w:rPr>
              <w:t>文本</w:t>
            </w:r>
          </w:p>
        </w:tc>
        <w:tc>
          <w:tcPr>
            <w:tcW w:w="2265" w:type="dxa"/>
          </w:tcPr>
          <w:p>
            <w:pPr>
              <w:spacing w:line="360" w:lineRule="auto"/>
            </w:pPr>
            <w:r>
              <w:rPr>
                <w:rFonts w:eastAsia="仿宋"/>
                <w:color w:val="000000"/>
                <w:sz w:val="24"/>
              </w:rPr>
              <w:t>展示快捷入口对应的功能名称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pPr>
            <w:r>
              <w:rPr>
                <w:rFonts w:eastAsia="仿宋"/>
                <w:color w:val="000000"/>
                <w:sz w:val="24"/>
              </w:rPr>
              <w:t>快捷菜单图标</w:t>
            </w:r>
          </w:p>
        </w:tc>
        <w:tc>
          <w:tcPr>
            <w:tcW w:w="2265" w:type="dxa"/>
          </w:tcPr>
          <w:p>
            <w:pPr>
              <w:spacing w:line="360" w:lineRule="auto"/>
            </w:pPr>
            <w:r>
              <w:rPr>
                <w:rFonts w:eastAsia="仿宋"/>
                <w:color w:val="000000"/>
                <w:sz w:val="24"/>
              </w:rPr>
              <w:t>反显</w:t>
            </w:r>
          </w:p>
        </w:tc>
        <w:tc>
          <w:tcPr>
            <w:tcW w:w="2265" w:type="dxa"/>
          </w:tcPr>
          <w:p>
            <w:pPr>
              <w:spacing w:line="360" w:lineRule="auto"/>
            </w:pPr>
            <w:r>
              <w:rPr>
                <w:rFonts w:eastAsia="仿宋"/>
                <w:color w:val="000000"/>
                <w:sz w:val="24"/>
              </w:rPr>
              <w:t>图标</w:t>
            </w:r>
          </w:p>
        </w:tc>
        <w:tc>
          <w:tcPr>
            <w:tcW w:w="2265" w:type="dxa"/>
          </w:tcPr>
          <w:p>
            <w:pPr>
              <w:spacing w:line="360" w:lineRule="auto"/>
            </w:pPr>
            <w:r>
              <w:rPr>
                <w:rFonts w:eastAsia="仿宋"/>
                <w:color w:val="000000"/>
                <w:sz w:val="24"/>
              </w:rPr>
              <w:t>展示快捷入口对应功能图标</w:t>
            </w:r>
          </w:p>
        </w:tc>
      </w:tr>
    </w:tbl>
    <w:p>
      <w:pPr>
        <w:spacing w:line="360" w:lineRule="auto"/>
        <w:rPr>
          <w:rFonts w:ascii="仿宋" w:hAnsi="仿宋" w:eastAsia="仿宋"/>
          <w:sz w:val="24"/>
          <w:szCs w:val="24"/>
        </w:rPr>
      </w:pPr>
    </w:p>
    <w:p>
      <w:pPr>
        <w:pStyle w:val="6"/>
        <w:numPr>
          <w:ilvl w:val="3"/>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凭证/合同/协议打印</w:t>
      </w:r>
    </w:p>
    <w:p>
      <w:pPr>
        <w:spacing w:line="360" w:lineRule="auto"/>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70" w:name="_Toc233295830"/>
      <w:r>
        <w:rPr>
          <w:rFonts w:hint="eastAsia"/>
          <w:sz w:val="28"/>
          <w:szCs w:val="28"/>
        </w:rPr>
        <w:t>关注客户</w:t>
      </w:r>
      <w:bookmarkEnd w:id="70"/>
    </w:p>
    <w:p>
      <w:pPr>
        <w:pStyle w:val="6"/>
        <w:numPr>
          <w:ilvl w:val="3"/>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eastAsia="仿宋"/>
          <w:color w:val="000000"/>
          <w:sz w:val="24"/>
        </w:rPr>
        <w:t>支持用户在</w:t>
      </w:r>
      <w:r>
        <w:rPr>
          <w:rFonts w:hint="eastAsia" w:eastAsia="仿宋"/>
          <w:color w:val="000000"/>
          <w:sz w:val="24"/>
        </w:rPr>
        <w:t>工作台</w:t>
      </w:r>
      <w:r>
        <w:rPr>
          <w:rFonts w:eastAsia="仿宋"/>
          <w:color w:val="000000"/>
          <w:sz w:val="24"/>
        </w:rPr>
        <w:t>中查看权限范围内的关注客户列表并进行快捷跳转和取消关注操作，帮助用户快速识别重点经营对象并提升跟进效率</w:t>
      </w:r>
      <w:r>
        <w:rPr>
          <w:rFonts w:hint="eastAsia" w:eastAsia="仿宋"/>
          <w:color w:val="000000"/>
          <w:sz w:val="24"/>
        </w:rPr>
        <w:t>。</w:t>
      </w:r>
    </w:p>
    <w:p>
      <w:pPr>
        <w:pStyle w:val="6"/>
        <w:numPr>
          <w:ilvl w:val="3"/>
          <w:numId w:val="14"/>
        </w:numPr>
        <w:spacing w:line="360" w:lineRule="auto"/>
        <w:rPr>
          <w:rFonts w:ascii="仿宋" w:hAnsi="仿宋" w:eastAsia="仿宋"/>
        </w:rPr>
      </w:pPr>
      <w:r>
        <w:rPr>
          <w:rFonts w:hint="eastAsia" w:ascii="仿宋" w:hAnsi="仿宋" w:eastAsia="仿宋"/>
        </w:rPr>
        <w:t>输入</w:t>
      </w:r>
    </w:p>
    <w:p>
      <w:pPr>
        <w:spacing w:line="360" w:lineRule="auto"/>
      </w:pPr>
      <w:r>
        <w:rPr>
          <w:rFonts w:eastAsia="仿宋"/>
          <w:color w:val="000000"/>
          <w:sz w:val="24"/>
        </w:rPr>
        <w:t>用户进入“</w:t>
      </w:r>
      <w:r>
        <w:rPr>
          <w:rFonts w:hint="eastAsia" w:eastAsia="仿宋"/>
          <w:color w:val="000000"/>
          <w:sz w:val="24"/>
        </w:rPr>
        <w:t>工作台</w:t>
      </w:r>
      <w:r>
        <w:rPr>
          <w:rFonts w:eastAsia="仿宋"/>
          <w:color w:val="000000"/>
          <w:sz w:val="24"/>
        </w:rPr>
        <w:t>”页面后，系统展示关注客户模块内容。</w:t>
      </w:r>
    </w:p>
    <w:p>
      <w:pPr>
        <w:spacing w:line="360" w:lineRule="auto"/>
      </w:pPr>
      <w:r>
        <w:rPr>
          <w:rFonts w:eastAsia="仿宋"/>
          <w:color w:val="000000"/>
          <w:sz w:val="24"/>
        </w:rPr>
        <w:t>用户可点击“更多”</w:t>
      </w:r>
      <w:r>
        <w:rPr>
          <w:rFonts w:hint="eastAsia" w:eastAsia="仿宋"/>
          <w:color w:val="000000"/>
          <w:sz w:val="24"/>
        </w:rPr>
        <w:t>，跳转至我的客户列表查</w:t>
      </w:r>
      <w:r>
        <w:rPr>
          <w:rFonts w:eastAsia="仿宋"/>
          <w:color w:val="000000"/>
          <w:sz w:val="24"/>
        </w:rPr>
        <w:t>看全部关注客户，点击客户名称进入客户 360 视图，点击关注标识取消当前客户关注状态。</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pPr>
            <w:r>
              <w:rPr>
                <w:rFonts w:eastAsia="仿宋"/>
                <w:b/>
                <w:color w:val="000000"/>
                <w:sz w:val="24"/>
              </w:rPr>
              <w:t>要素名称</w:t>
            </w:r>
          </w:p>
        </w:tc>
        <w:tc>
          <w:tcPr>
            <w:tcW w:w="2264" w:type="dxa"/>
            <w:shd w:val="clear" w:color="auto" w:fill="FFFFFF"/>
          </w:tcPr>
          <w:p>
            <w:pPr>
              <w:spacing w:line="360" w:lineRule="auto"/>
            </w:pPr>
            <w:r>
              <w:rPr>
                <w:rFonts w:eastAsia="仿宋"/>
                <w:b/>
                <w:color w:val="000000"/>
                <w:sz w:val="24"/>
              </w:rPr>
              <w:t>约束及校验规则</w:t>
            </w:r>
          </w:p>
        </w:tc>
        <w:tc>
          <w:tcPr>
            <w:tcW w:w="2264" w:type="dxa"/>
            <w:shd w:val="clear" w:color="auto" w:fill="FFFFFF"/>
          </w:tcPr>
          <w:p>
            <w:pPr>
              <w:spacing w:line="360" w:lineRule="auto"/>
            </w:pPr>
            <w:r>
              <w:rPr>
                <w:rFonts w:eastAsia="仿宋"/>
                <w:b/>
                <w:color w:val="000000"/>
                <w:sz w:val="24"/>
              </w:rPr>
              <w:t>数据类型</w:t>
            </w:r>
          </w:p>
        </w:tc>
        <w:tc>
          <w:tcPr>
            <w:tcW w:w="2268" w:type="dxa"/>
            <w:shd w:val="clear" w:color="auto" w:fill="FFFFFF"/>
          </w:tcPr>
          <w:p>
            <w:pPr>
              <w:spacing w:line="360" w:lineRule="auto"/>
            </w:pPr>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更多</w:t>
            </w:r>
          </w:p>
        </w:tc>
        <w:tc>
          <w:tcPr>
            <w:tcW w:w="2264" w:type="dxa"/>
          </w:tcPr>
          <w:p>
            <w:pPr>
              <w:spacing w:line="360" w:lineRule="auto"/>
            </w:pPr>
            <w:r>
              <w:rPr>
                <w:rFonts w:eastAsia="仿宋"/>
                <w:color w:val="000000"/>
                <w:sz w:val="24"/>
              </w:rPr>
              <w:t>点击触发</w:t>
            </w:r>
          </w:p>
        </w:tc>
        <w:tc>
          <w:tcPr>
            <w:tcW w:w="2264" w:type="dxa"/>
          </w:tcPr>
          <w:p>
            <w:pPr>
              <w:spacing w:line="360" w:lineRule="auto"/>
            </w:pPr>
            <w:r>
              <w:rPr>
                <w:rFonts w:eastAsia="仿宋"/>
                <w:color w:val="000000"/>
                <w:sz w:val="24"/>
              </w:rPr>
              <w:t>按钮</w:t>
            </w:r>
          </w:p>
        </w:tc>
        <w:tc>
          <w:tcPr>
            <w:tcW w:w="2268" w:type="dxa"/>
          </w:tcPr>
          <w:p>
            <w:pPr>
              <w:spacing w:line="360" w:lineRule="auto"/>
            </w:pPr>
            <w:r>
              <w:rPr>
                <w:rFonts w:eastAsia="仿宋"/>
                <w:color w:val="000000"/>
                <w:sz w:val="24"/>
              </w:rPr>
              <w:t>进入关注客户列表页查看全部关注客户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客户名称</w:t>
            </w:r>
          </w:p>
        </w:tc>
        <w:tc>
          <w:tcPr>
            <w:tcW w:w="2264" w:type="dxa"/>
          </w:tcPr>
          <w:p>
            <w:pPr>
              <w:spacing w:line="360" w:lineRule="auto"/>
            </w:pPr>
            <w:r>
              <w:rPr>
                <w:rFonts w:eastAsia="仿宋"/>
                <w:color w:val="000000"/>
                <w:sz w:val="24"/>
              </w:rPr>
              <w:t>点击触发</w:t>
            </w:r>
          </w:p>
        </w:tc>
        <w:tc>
          <w:tcPr>
            <w:tcW w:w="2264" w:type="dxa"/>
          </w:tcPr>
          <w:p>
            <w:pPr>
              <w:spacing w:line="360" w:lineRule="auto"/>
            </w:pPr>
            <w:r>
              <w:rPr>
                <w:rFonts w:eastAsia="仿宋"/>
                <w:color w:val="000000"/>
                <w:sz w:val="24"/>
              </w:rPr>
              <w:t>文本</w:t>
            </w:r>
          </w:p>
        </w:tc>
        <w:tc>
          <w:tcPr>
            <w:tcW w:w="2268" w:type="dxa"/>
          </w:tcPr>
          <w:p>
            <w:pPr>
              <w:spacing w:line="360" w:lineRule="auto"/>
            </w:pPr>
            <w:r>
              <w:rPr>
                <w:rFonts w:eastAsia="仿宋"/>
                <w:color w:val="000000"/>
                <w:sz w:val="24"/>
              </w:rPr>
              <w:t>点击后进入客户 360 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关注标识</w:t>
            </w:r>
          </w:p>
        </w:tc>
        <w:tc>
          <w:tcPr>
            <w:tcW w:w="2264" w:type="dxa"/>
          </w:tcPr>
          <w:p>
            <w:pPr>
              <w:spacing w:line="360" w:lineRule="auto"/>
            </w:pPr>
            <w:r>
              <w:rPr>
                <w:rFonts w:eastAsia="仿宋"/>
                <w:color w:val="000000"/>
                <w:sz w:val="24"/>
              </w:rPr>
              <w:t>点击触发</w:t>
            </w:r>
          </w:p>
        </w:tc>
        <w:tc>
          <w:tcPr>
            <w:tcW w:w="2264" w:type="dxa"/>
          </w:tcPr>
          <w:p>
            <w:pPr>
              <w:spacing w:line="360" w:lineRule="auto"/>
            </w:pPr>
            <w:r>
              <w:rPr>
                <w:rFonts w:eastAsia="仿宋"/>
                <w:color w:val="000000"/>
                <w:sz w:val="24"/>
              </w:rPr>
              <w:t>图标/按钮</w:t>
            </w:r>
          </w:p>
        </w:tc>
        <w:tc>
          <w:tcPr>
            <w:tcW w:w="2268" w:type="dxa"/>
          </w:tcPr>
          <w:p>
            <w:pPr>
              <w:spacing w:line="360" w:lineRule="auto"/>
            </w:pPr>
            <w:r>
              <w:rPr>
                <w:rFonts w:eastAsia="仿宋"/>
                <w:color w:val="000000"/>
                <w:sz w:val="24"/>
              </w:rPr>
              <w:t>点击后取消关注客户</w:t>
            </w:r>
          </w:p>
        </w:tc>
      </w:tr>
    </w:tbl>
    <w:p>
      <w:pPr>
        <w:spacing w:line="360" w:lineRule="auto"/>
        <w:rPr>
          <w:rFonts w:ascii="仿宋" w:hAnsi="仿宋" w:eastAsia="仿宋"/>
          <w:sz w:val="24"/>
          <w:szCs w:val="24"/>
        </w:rPr>
      </w:pPr>
    </w:p>
    <w:p>
      <w:pPr>
        <w:pStyle w:val="6"/>
        <w:numPr>
          <w:ilvl w:val="3"/>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1、用户进入“工作台”页面后，系统展示当前用户权限范围内的关注客户列表。</w:t>
      </w:r>
    </w:p>
    <w:p>
      <w:pPr>
        <w:spacing w:line="360" w:lineRule="auto"/>
        <w:rPr>
          <w:rFonts w:ascii="仿宋" w:hAnsi="仿宋" w:eastAsia="仿宋"/>
          <w:sz w:val="24"/>
          <w:szCs w:val="24"/>
        </w:rPr>
      </w:pPr>
      <w:r>
        <w:rPr>
          <w:rFonts w:hint="eastAsia" w:ascii="仿宋" w:hAnsi="仿宋" w:eastAsia="仿宋"/>
          <w:sz w:val="24"/>
          <w:szCs w:val="24"/>
        </w:rPr>
        <w:t>2、用户点击“更多”按钮后，系统跳转至“我的客户”列表页面，并自动按关注客户口径筛选结果。</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、用户点击关注客户列表中的客户名称后，系统进入对应客户 360 视图。</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、用户点击关注标识后，系统取消当前客户的关注状态，并同步刷新关注客户列表展示结果。</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1、关注客户列表默认展示前 10 个客户。</w:t>
      </w:r>
    </w:p>
    <w:p>
      <w:pPr>
        <w:spacing w:line="360" w:lineRule="auto"/>
        <w:rPr>
          <w:rFonts w:ascii="仿宋" w:hAnsi="仿宋" w:eastAsia="仿宋"/>
          <w:sz w:val="24"/>
          <w:szCs w:val="24"/>
        </w:rPr>
      </w:pPr>
      <w:r>
        <w:rPr>
          <w:rFonts w:hint="eastAsia" w:ascii="仿宋" w:hAnsi="仿宋" w:eastAsia="仿宋"/>
          <w:sz w:val="24"/>
          <w:szCs w:val="24"/>
        </w:rPr>
        <w:t>2、关注客户列表默认按客户等级降序排序。</w:t>
      </w:r>
    </w:p>
    <w:p>
      <w:pPr>
        <w:spacing w:line="360" w:lineRule="auto"/>
        <w:rPr>
          <w:rFonts w:ascii="仿宋" w:hAnsi="仿宋" w:eastAsia="仿宋"/>
          <w:sz w:val="24"/>
          <w:szCs w:val="24"/>
        </w:rPr>
      </w:pPr>
      <w:r>
        <w:rPr>
          <w:rFonts w:hint="eastAsia" w:ascii="仿宋" w:hAnsi="仿宋" w:eastAsia="仿宋"/>
          <w:sz w:val="24"/>
          <w:szCs w:val="24"/>
        </w:rPr>
        <w:t>3、已关注客户来源于“我的客户-加关注”功能形成的关注状态数据。</w:t>
      </w:r>
    </w:p>
    <w:p>
      <w:pPr>
        <w:spacing w:line="360" w:lineRule="auto"/>
        <w:rPr>
          <w:rFonts w:ascii="仿宋" w:hAnsi="仿宋" w:eastAsia="仿宋"/>
          <w:sz w:val="24"/>
          <w:szCs w:val="24"/>
        </w:rPr>
      </w:pPr>
      <w:r>
        <w:rPr>
          <w:rFonts w:hint="eastAsia" w:ascii="仿宋" w:hAnsi="仿宋" w:eastAsia="仿宋"/>
          <w:sz w:val="24"/>
          <w:szCs w:val="24"/>
        </w:rPr>
        <w:t>4、当客户在客户列表中被成功关注后，应同步展示在工作台的关注客户模块中。</w:t>
      </w:r>
    </w:p>
    <w:p>
      <w:pPr>
        <w:spacing w:line="360" w:lineRule="auto"/>
        <w:rPr>
          <w:rFonts w:ascii="仿宋" w:hAnsi="仿宋" w:eastAsia="仿宋"/>
          <w:sz w:val="24"/>
          <w:szCs w:val="24"/>
        </w:rPr>
      </w:pPr>
      <w:r>
        <w:rPr>
          <w:rFonts w:hint="eastAsia" w:ascii="仿宋" w:hAnsi="仿宋" w:eastAsia="仿宋"/>
          <w:sz w:val="24"/>
          <w:szCs w:val="24"/>
        </w:rPr>
        <w:t>5、取消关注后，客户应从关注客户模块中移除，并同步更新客户列表及相关视图中的关注标识状态。</w:t>
      </w:r>
    </w:p>
    <w:p>
      <w:pPr>
        <w:spacing w:line="360" w:lineRule="auto"/>
        <w:rPr>
          <w:rFonts w:ascii="仿宋" w:hAnsi="仿宋" w:eastAsia="仿宋"/>
          <w:sz w:val="24"/>
          <w:szCs w:val="24"/>
        </w:rPr>
      </w:pPr>
      <w:r>
        <w:rPr>
          <w:rFonts w:hint="eastAsia" w:ascii="仿宋" w:hAnsi="仿宋" w:eastAsia="仿宋"/>
          <w:sz w:val="24"/>
          <w:szCs w:val="24"/>
        </w:rPr>
        <w:t>6、关注客户模块仅展示当前用户权限范围内可查看的关注客户，不得突破原有客户数据权限边界。</w:t>
      </w:r>
    </w:p>
    <w:p>
      <w:pPr>
        <w:spacing w:line="360" w:lineRule="auto"/>
        <w:rPr>
          <w:rFonts w:ascii="仿宋" w:hAnsi="仿宋" w:eastAsia="仿宋"/>
          <w:sz w:val="24"/>
          <w:szCs w:val="24"/>
        </w:rPr>
      </w:pPr>
      <w:r>
        <w:rPr>
          <w:rFonts w:hint="eastAsia" w:ascii="仿宋" w:hAnsi="仿宋" w:eastAsia="仿宋"/>
          <w:sz w:val="24"/>
          <w:szCs w:val="24"/>
        </w:rPr>
        <w:t>7、“更多”跳转后的列表页应默认按“关注客户=是”口径筛选。</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1、仅客户经理可查看本人已关注的客户列表，可在我的客户列表添加客户的关注功能。管理用户无关注客户功能及在工作台无关注客户的模块。</w:t>
      </w:r>
    </w:p>
    <w:p>
      <w:pPr>
        <w:spacing w:line="360" w:lineRule="auto"/>
        <w:rPr>
          <w:rFonts w:ascii="仿宋" w:hAnsi="仿宋" w:eastAsia="仿宋"/>
          <w:sz w:val="24"/>
          <w:szCs w:val="24"/>
        </w:rPr>
      </w:pPr>
      <w:r>
        <w:rPr>
          <w:rFonts w:hint="eastAsia" w:ascii="仿宋" w:hAnsi="仿宋" w:eastAsia="仿宋"/>
          <w:sz w:val="24"/>
          <w:szCs w:val="24"/>
        </w:rPr>
        <w:t>2、用户仅可取消本人权限范围内客户的关注状态。</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、用户不得查看或处理超出本人权限范围的关注客户信息</w:t>
      </w:r>
    </w:p>
    <w:p>
      <w:pPr>
        <w:pStyle w:val="6"/>
        <w:numPr>
          <w:ilvl w:val="3"/>
          <w:numId w:val="14"/>
        </w:numPr>
        <w:spacing w:line="360" w:lineRule="auto"/>
        <w:rPr>
          <w:rFonts w:ascii="仿宋" w:hAnsi="仿宋" w:eastAsia="仿宋"/>
        </w:rPr>
      </w:pPr>
      <w:r>
        <w:rPr>
          <w:rFonts w:hint="eastAsia" w:ascii="仿宋" w:hAnsi="仿宋" w:eastAsia="仿宋"/>
        </w:rPr>
        <w:t>输出</w:t>
      </w:r>
    </w:p>
    <w:p>
      <w:pPr>
        <w:spacing w:line="360" w:lineRule="auto"/>
      </w:pPr>
      <w:r>
        <w:rPr>
          <w:rFonts w:eastAsia="仿宋"/>
          <w:color w:val="000000"/>
          <w:sz w:val="24"/>
        </w:rPr>
        <w:t>系统输出关注客户列表及对应快捷处理结果。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pPr>
            <w:r>
              <w:rPr>
                <w:rFonts w:eastAsia="仿宋"/>
                <w:b/>
                <w:color w:val="000000"/>
                <w:sz w:val="24"/>
              </w:rPr>
              <w:t>要素名称</w:t>
            </w:r>
          </w:p>
        </w:tc>
        <w:tc>
          <w:tcPr>
            <w:tcW w:w="2263" w:type="dxa"/>
            <w:shd w:val="clear" w:color="auto" w:fill="FFFFFF"/>
          </w:tcPr>
          <w:p>
            <w:pPr>
              <w:spacing w:line="360" w:lineRule="auto"/>
            </w:pPr>
            <w:r>
              <w:rPr>
                <w:rFonts w:eastAsia="仿宋"/>
                <w:b/>
                <w:color w:val="000000"/>
                <w:sz w:val="24"/>
              </w:rPr>
              <w:t>约束及校验规则</w:t>
            </w:r>
          </w:p>
        </w:tc>
        <w:tc>
          <w:tcPr>
            <w:tcW w:w="2263" w:type="dxa"/>
            <w:shd w:val="clear" w:color="auto" w:fill="FFFFFF"/>
          </w:tcPr>
          <w:p>
            <w:pPr>
              <w:spacing w:line="360" w:lineRule="auto"/>
            </w:pPr>
            <w:r>
              <w:rPr>
                <w:rFonts w:eastAsia="仿宋"/>
                <w:b/>
                <w:color w:val="000000"/>
                <w:sz w:val="24"/>
              </w:rPr>
              <w:t>数据类型</w:t>
            </w:r>
          </w:p>
        </w:tc>
        <w:tc>
          <w:tcPr>
            <w:tcW w:w="2272" w:type="dxa"/>
            <w:shd w:val="clear" w:color="auto" w:fill="FFFFFF"/>
          </w:tcPr>
          <w:p>
            <w:pPr>
              <w:spacing w:line="360" w:lineRule="auto"/>
            </w:pPr>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pPr>
            <w:r>
              <w:rPr>
                <w:rFonts w:eastAsia="仿宋"/>
                <w:color w:val="000000"/>
                <w:sz w:val="24"/>
              </w:rPr>
              <w:t>客户名称</w:t>
            </w:r>
          </w:p>
        </w:tc>
        <w:tc>
          <w:tcPr>
            <w:tcW w:w="2263" w:type="dxa"/>
          </w:tcPr>
          <w:p>
            <w:pPr>
              <w:spacing w:line="360" w:lineRule="auto"/>
            </w:pPr>
            <w:r>
              <w:rPr>
                <w:rFonts w:eastAsia="仿宋"/>
                <w:color w:val="000000"/>
                <w:sz w:val="24"/>
              </w:rPr>
              <w:t>反显</w:t>
            </w:r>
          </w:p>
        </w:tc>
        <w:tc>
          <w:tcPr>
            <w:tcW w:w="2263" w:type="dxa"/>
          </w:tcPr>
          <w:p>
            <w:pPr>
              <w:spacing w:line="360" w:lineRule="auto"/>
            </w:pPr>
            <w:r>
              <w:rPr>
                <w:rFonts w:eastAsia="仿宋"/>
                <w:color w:val="000000"/>
                <w:sz w:val="24"/>
              </w:rPr>
              <w:t>文本</w:t>
            </w:r>
          </w:p>
        </w:tc>
        <w:tc>
          <w:tcPr>
            <w:tcW w:w="2272" w:type="dxa"/>
          </w:tcPr>
          <w:p>
            <w:pPr>
              <w:spacing w:line="360" w:lineRule="auto"/>
            </w:pPr>
            <w:r>
              <w:rPr>
                <w:rFonts w:eastAsia="仿宋"/>
                <w:color w:val="000000"/>
                <w:sz w:val="24"/>
              </w:rPr>
              <w:t>展示关注客户名称，点击进入客户 360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pPr>
            <w:r>
              <w:rPr>
                <w:rFonts w:eastAsia="仿宋"/>
                <w:color w:val="000000"/>
                <w:sz w:val="24"/>
              </w:rPr>
              <w:t>客户</w:t>
            </w:r>
            <w:r>
              <w:rPr>
                <w:rFonts w:hint="eastAsia" w:eastAsia="仿宋"/>
                <w:color w:val="000000"/>
                <w:sz w:val="24"/>
              </w:rPr>
              <w:t>等级</w:t>
            </w:r>
          </w:p>
        </w:tc>
        <w:tc>
          <w:tcPr>
            <w:tcW w:w="2263" w:type="dxa"/>
          </w:tcPr>
          <w:p>
            <w:pPr>
              <w:spacing w:line="360" w:lineRule="auto"/>
            </w:pPr>
            <w:r>
              <w:rPr>
                <w:rFonts w:eastAsia="仿宋"/>
                <w:color w:val="000000"/>
                <w:sz w:val="24"/>
              </w:rPr>
              <w:t>反显</w:t>
            </w:r>
          </w:p>
        </w:tc>
        <w:tc>
          <w:tcPr>
            <w:tcW w:w="2263" w:type="dxa"/>
          </w:tcPr>
          <w:p>
            <w:pPr>
              <w:spacing w:line="360" w:lineRule="auto"/>
            </w:pPr>
            <w:r>
              <w:rPr>
                <w:rFonts w:eastAsia="仿宋"/>
                <w:color w:val="000000"/>
                <w:sz w:val="24"/>
              </w:rPr>
              <w:t>文本</w:t>
            </w:r>
          </w:p>
        </w:tc>
        <w:tc>
          <w:tcPr>
            <w:tcW w:w="2272" w:type="dxa"/>
          </w:tcPr>
          <w:p>
            <w:pPr>
              <w:spacing w:line="360" w:lineRule="auto"/>
            </w:pPr>
            <w:r>
              <w:rPr>
                <w:rFonts w:eastAsia="仿宋"/>
                <w:color w:val="000000"/>
                <w:sz w:val="24"/>
              </w:rPr>
              <w:t>展示客户当前等级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pPr>
            <w:r>
              <w:rPr>
                <w:rFonts w:eastAsia="仿宋"/>
                <w:color w:val="000000"/>
                <w:sz w:val="24"/>
              </w:rPr>
              <w:t>关注原因</w:t>
            </w:r>
          </w:p>
        </w:tc>
        <w:tc>
          <w:tcPr>
            <w:tcW w:w="2263" w:type="dxa"/>
          </w:tcPr>
          <w:p>
            <w:pPr>
              <w:spacing w:line="360" w:lineRule="auto"/>
            </w:pPr>
            <w:r>
              <w:rPr>
                <w:rFonts w:eastAsia="仿宋"/>
                <w:color w:val="000000"/>
                <w:sz w:val="24"/>
              </w:rPr>
              <w:t>条件反显</w:t>
            </w:r>
          </w:p>
        </w:tc>
        <w:tc>
          <w:tcPr>
            <w:tcW w:w="2263" w:type="dxa"/>
          </w:tcPr>
          <w:p>
            <w:pPr>
              <w:spacing w:line="360" w:lineRule="auto"/>
            </w:pPr>
            <w:r>
              <w:rPr>
                <w:rFonts w:eastAsia="仿宋"/>
                <w:color w:val="000000"/>
                <w:sz w:val="24"/>
              </w:rPr>
              <w:t>文本</w:t>
            </w:r>
          </w:p>
        </w:tc>
        <w:tc>
          <w:tcPr>
            <w:tcW w:w="2272" w:type="dxa"/>
          </w:tcPr>
          <w:p>
            <w:pPr>
              <w:spacing w:line="360" w:lineRule="auto"/>
            </w:pPr>
            <w:r>
              <w:rPr>
                <w:rFonts w:eastAsia="仿宋"/>
                <w:color w:val="000000"/>
                <w:sz w:val="24"/>
              </w:rPr>
              <w:t>如页面展示该字段，则回显关注原因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pPr>
            <w:r>
              <w:rPr>
                <w:rFonts w:eastAsia="仿宋"/>
                <w:color w:val="000000"/>
                <w:sz w:val="24"/>
              </w:rPr>
              <w:t>关注标识</w:t>
            </w:r>
          </w:p>
        </w:tc>
        <w:tc>
          <w:tcPr>
            <w:tcW w:w="2263" w:type="dxa"/>
          </w:tcPr>
          <w:p>
            <w:pPr>
              <w:spacing w:line="360" w:lineRule="auto"/>
            </w:pPr>
            <w:r>
              <w:rPr>
                <w:rFonts w:eastAsia="仿宋"/>
                <w:color w:val="000000"/>
                <w:sz w:val="24"/>
              </w:rPr>
              <w:t>反显</w:t>
            </w:r>
          </w:p>
        </w:tc>
        <w:tc>
          <w:tcPr>
            <w:tcW w:w="2263" w:type="dxa"/>
          </w:tcPr>
          <w:p>
            <w:pPr>
              <w:spacing w:line="360" w:lineRule="auto"/>
            </w:pPr>
            <w:r>
              <w:rPr>
                <w:rFonts w:eastAsia="仿宋"/>
                <w:color w:val="000000"/>
                <w:sz w:val="24"/>
              </w:rPr>
              <w:t>图标</w:t>
            </w:r>
          </w:p>
        </w:tc>
        <w:tc>
          <w:tcPr>
            <w:tcW w:w="2272" w:type="dxa"/>
          </w:tcPr>
          <w:p>
            <w:pPr>
              <w:spacing w:line="360" w:lineRule="auto"/>
            </w:pPr>
            <w:r>
              <w:rPr>
                <w:rFonts w:eastAsia="仿宋"/>
                <w:color w:val="000000"/>
                <w:sz w:val="24"/>
              </w:rPr>
              <w:t>展示当前客户已关注状态，并支持点击取消关注</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凭证/合同/协议打印</w:t>
      </w:r>
    </w:p>
    <w:p>
      <w:pPr>
        <w:spacing w:line="360" w:lineRule="auto"/>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71" w:name="_Toc233295831"/>
      <w:r>
        <w:rPr>
          <w:rFonts w:hint="eastAsia"/>
          <w:sz w:val="28"/>
          <w:szCs w:val="28"/>
        </w:rPr>
        <w:t>活动量</w:t>
      </w:r>
      <w:bookmarkEnd w:id="71"/>
    </w:p>
    <w:p>
      <w:pPr>
        <w:pStyle w:val="6"/>
        <w:numPr>
          <w:ilvl w:val="3"/>
          <w:numId w:val="14"/>
        </w:numPr>
        <w:spacing w:line="360" w:lineRule="auto"/>
        <w:ind w:left="993" w:hanging="993"/>
      </w:pPr>
      <w:r>
        <w:rPr>
          <w:rFonts w:hint="eastAsia" w:ascii="仿宋" w:hAnsi="仿宋" w:eastAsia="仿宋"/>
        </w:rPr>
        <w:t>活动量-统计</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ind w:firstLine="480" w:firstLineChars="200"/>
        <w:rPr>
          <w:rFonts w:ascii="仿宋" w:hAnsi="仿宋" w:eastAsia="仿宋" w:cs="仿宋"/>
          <w:color w:val="000000"/>
          <w:kern w:val="0"/>
          <w:sz w:val="24"/>
        </w:rPr>
      </w:pPr>
      <w:r>
        <w:rPr>
          <w:rFonts w:hint="eastAsia" w:ascii="仿宋" w:hAnsi="仿宋" w:eastAsia="仿宋" w:cs="仿宋"/>
          <w:color w:val="000000"/>
          <w:kern w:val="0"/>
          <w:sz w:val="24"/>
        </w:rPr>
        <w:t>支持总/分行管理用户，网点负责人和客户经理查看权限范围内的电访、面访、企微、短信四类活动量目标及实际完成情况统计。</w:t>
      </w:r>
    </w:p>
    <w:p>
      <w:pPr>
        <w:spacing w:line="360" w:lineRule="auto"/>
        <w:ind w:firstLine="480" w:firstLineChars="200"/>
        <w:rPr>
          <w:rFonts w:ascii="仿宋" w:hAnsi="仿宋" w:eastAsia="仿宋" w:cs="仿宋"/>
          <w:color w:val="000000"/>
          <w:kern w:val="0"/>
          <w:sz w:val="24"/>
        </w:rPr>
      </w:pPr>
      <w:r>
        <w:rPr>
          <w:rFonts w:hint="eastAsia" w:ascii="仿宋" w:hAnsi="仿宋" w:eastAsia="仿宋" w:cs="仿宋"/>
          <w:color w:val="000000"/>
          <w:kern w:val="0"/>
          <w:sz w:val="24"/>
        </w:rPr>
        <w:t>支持用户按“月”、 “季”、 “年”不同统计期间进行切换。</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pP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rPr>
                <w:rFonts w:eastAsia="仿宋"/>
                <w:sz w:val="24"/>
                <w:szCs w:val="24"/>
              </w:rPr>
            </w:pPr>
            <w:r>
              <w:rPr>
                <w:rFonts w:hint="eastAsia" w:ascii="仿宋" w:hAnsi="仿宋" w:eastAsia="仿宋"/>
                <w:color w:val="000000"/>
                <w:sz w:val="24"/>
                <w:szCs w:val="24"/>
              </w:rPr>
              <w:t>统计期间</w:t>
            </w:r>
          </w:p>
        </w:tc>
        <w:tc>
          <w:tcPr>
            <w:tcW w:w="2270" w:type="dxa"/>
            <w:shd w:val="clear" w:color="auto" w:fill="auto"/>
          </w:tcPr>
          <w:p>
            <w:pPr>
              <w:spacing w:after="0" w:line="360" w:lineRule="auto"/>
              <w:rPr>
                <w:sz w:val="24"/>
                <w:szCs w:val="24"/>
              </w:rPr>
            </w:pPr>
            <w:r>
              <w:rPr>
                <w:rFonts w:hint="eastAsia" w:ascii="仿宋" w:hAnsi="仿宋" w:eastAsia="仿宋"/>
                <w:color w:val="000000"/>
                <w:sz w:val="24"/>
                <w:szCs w:val="24"/>
              </w:rPr>
              <w:t>必输、默认为“月”</w:t>
            </w:r>
          </w:p>
        </w:tc>
        <w:tc>
          <w:tcPr>
            <w:tcW w:w="2260" w:type="dxa"/>
            <w:shd w:val="clear" w:color="auto" w:fill="auto"/>
          </w:tcPr>
          <w:p>
            <w:pPr>
              <w:spacing w:after="0" w:line="360" w:lineRule="auto"/>
              <w:rPr>
                <w:rFonts w:eastAsia="仿宋"/>
                <w:sz w:val="24"/>
                <w:szCs w:val="24"/>
              </w:rPr>
            </w:pPr>
            <w:r>
              <w:rPr>
                <w:rFonts w:hint="eastAsia" w:eastAsia="仿宋"/>
                <w:sz w:val="24"/>
                <w:szCs w:val="24"/>
              </w:rPr>
              <w:t>切片器</w:t>
            </w:r>
          </w:p>
        </w:tc>
        <w:tc>
          <w:tcPr>
            <w:tcW w:w="2270" w:type="dxa"/>
            <w:shd w:val="clear" w:color="auto" w:fill="auto"/>
          </w:tcPr>
          <w:p>
            <w:pPr>
              <w:spacing w:after="0" w:line="360" w:lineRule="auto"/>
              <w:rPr>
                <w:rFonts w:eastAsia="仿宋"/>
                <w:sz w:val="24"/>
                <w:szCs w:val="24"/>
              </w:rPr>
            </w:pPr>
            <w:r>
              <w:rPr>
                <w:rFonts w:hint="eastAsia" w:ascii="仿宋" w:hAnsi="仿宋" w:eastAsia="仿宋"/>
                <w:color w:val="000000"/>
                <w:sz w:val="24"/>
                <w:szCs w:val="24"/>
              </w:rPr>
              <w:t>枚举值：</w:t>
            </w:r>
            <w:r>
              <w:rPr>
                <w:rFonts w:hint="eastAsia" w:ascii="仿宋" w:hAnsi="仿宋" w:eastAsia="仿宋" w:cs="仿宋"/>
                <w:color w:val="000000"/>
                <w:kern w:val="0"/>
                <w:sz w:val="24"/>
                <w:szCs w:val="24"/>
              </w:rPr>
              <w:t>“月”、 “季”、 “年”</w:t>
            </w:r>
          </w:p>
        </w:tc>
      </w:tr>
    </w:tbl>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numPr>
          <w:ilvl w:val="0"/>
          <w:numId w:val="15"/>
        </w:numPr>
        <w:spacing w:line="360" w:lineRule="auto"/>
        <w:rPr>
          <w:rFonts w:ascii="仿宋" w:hAnsi="仿宋" w:eastAsia="仿宋"/>
          <w:b/>
          <w:bCs/>
          <w:sz w:val="24"/>
        </w:rPr>
      </w:pPr>
      <w:r>
        <w:rPr>
          <w:rFonts w:hint="eastAsia" w:ascii="仿宋" w:hAnsi="仿宋" w:eastAsia="仿宋"/>
          <w:b/>
          <w:bCs/>
          <w:sz w:val="24"/>
        </w:rPr>
        <w:t>操作说明</w:t>
      </w:r>
    </w:p>
    <w:p>
      <w:pPr>
        <w:pStyle w:val="172"/>
        <w:numPr>
          <w:ilvl w:val="0"/>
          <w:numId w:val="16"/>
        </w:numPr>
        <w:spacing w:after="0" w:line="360" w:lineRule="auto"/>
        <w:ind w:firstLineChars="0"/>
        <w:jc w:val="left"/>
        <w:rPr>
          <w:rFonts w:ascii="仿宋" w:hAnsi="仿宋" w:eastAsia="仿宋"/>
          <w:color w:val="000000"/>
          <w:sz w:val="24"/>
        </w:rPr>
      </w:pPr>
      <w:r>
        <w:rPr>
          <w:rFonts w:hint="eastAsia" w:ascii="仿宋" w:hAnsi="仿宋" w:eastAsia="仿宋"/>
          <w:color w:val="000000"/>
          <w:sz w:val="24"/>
        </w:rPr>
        <w:t>用户进入“工作台”页面，展示当前用户权限范围内的活动量统计信息。</w:t>
      </w:r>
    </w:p>
    <w:p>
      <w:pPr>
        <w:spacing w:after="0" w:line="360" w:lineRule="auto"/>
        <w:jc w:val="left"/>
        <w:rPr>
          <w:rFonts w:ascii="仿宋" w:hAnsi="仿宋" w:eastAsia="仿宋"/>
          <w:color w:val="000000"/>
          <w:sz w:val="24"/>
        </w:rPr>
      </w:pPr>
      <w:r>
        <w:rPr>
          <w:rFonts w:ascii="仿宋" w:hAnsi="仿宋" w:eastAsia="仿宋"/>
          <w:color w:val="000000"/>
          <w:sz w:val="24"/>
        </w:rPr>
        <w:t>2</w:t>
      </w:r>
      <w:r>
        <w:rPr>
          <w:rFonts w:hint="eastAsia" w:ascii="仿宋" w:hAnsi="仿宋" w:eastAsia="仿宋"/>
          <w:color w:val="000000"/>
          <w:sz w:val="24"/>
        </w:rPr>
        <w:t>、用户点击切片器，切换</w:t>
      </w:r>
      <w:r>
        <w:rPr>
          <w:rFonts w:hint="eastAsia" w:ascii="仿宋" w:hAnsi="仿宋" w:eastAsia="仿宋" w:cs="仿宋"/>
          <w:color w:val="000000"/>
          <w:kern w:val="0"/>
          <w:sz w:val="24"/>
          <w:szCs w:val="24"/>
        </w:rPr>
        <w:t>“月”、 “季”、 “年”不同的统计期间</w:t>
      </w:r>
      <w:r>
        <w:rPr>
          <w:rFonts w:hint="eastAsia" w:ascii="仿宋" w:hAnsi="仿宋" w:eastAsia="仿宋"/>
          <w:color w:val="000000"/>
          <w:sz w:val="24"/>
        </w:rPr>
        <w:t>，系统刷新并展示对应统计周期下的活动量数据。</w:t>
      </w:r>
    </w:p>
    <w:p>
      <w:pPr>
        <w:spacing w:after="0" w:line="360" w:lineRule="auto"/>
        <w:jc w:val="left"/>
        <w:rPr>
          <w:rFonts w:ascii="仿宋" w:hAnsi="仿宋" w:eastAsia="仿宋"/>
          <w:color w:val="000000"/>
          <w:sz w:val="24"/>
        </w:rPr>
      </w:pPr>
      <w:r>
        <w:rPr>
          <w:rFonts w:hint="eastAsia" w:ascii="仿宋" w:hAnsi="仿宋" w:eastAsia="仿宋"/>
          <w:color w:val="000000"/>
          <w:sz w:val="24"/>
        </w:rPr>
        <w:t>3、系统以统计卡片方式展示电访、面访、短信等活动量的计划目标与实际完成。</w:t>
      </w:r>
    </w:p>
    <w:p>
      <w:pPr>
        <w:spacing w:after="0" w:line="360" w:lineRule="auto"/>
        <w:jc w:val="left"/>
        <w:rPr>
          <w:rFonts w:ascii="仿宋" w:hAnsi="仿宋" w:eastAsia="仿宋"/>
          <w:color w:val="000000"/>
          <w:sz w:val="24"/>
        </w:rPr>
      </w:pPr>
      <w:r>
        <w:rPr>
          <w:rFonts w:hint="eastAsia" w:ascii="仿宋" w:hAnsi="仿宋" w:eastAsia="仿宋"/>
          <w:color w:val="000000"/>
          <w:sz w:val="24"/>
        </w:rPr>
        <w:t>4、点击电访/面访/短信/企微组件，支持下钻查看活动量的明细数据。</w:t>
      </w:r>
    </w:p>
    <w:p>
      <w:pPr>
        <w:numPr>
          <w:ilvl w:val="0"/>
          <w:numId w:val="15"/>
        </w:numPr>
        <w:spacing w:line="360" w:lineRule="auto"/>
        <w:rPr>
          <w:rFonts w:ascii="仿宋" w:hAnsi="仿宋" w:eastAsia="仿宋"/>
          <w:b/>
          <w:bCs/>
          <w:sz w:val="24"/>
        </w:rPr>
      </w:pPr>
      <w:r>
        <w:rPr>
          <w:rFonts w:hint="eastAsia" w:ascii="仿宋" w:hAnsi="仿宋" w:eastAsia="仿宋"/>
          <w:b/>
          <w:bCs/>
          <w:sz w:val="24"/>
        </w:rPr>
        <w:t>规则与约束</w:t>
      </w:r>
    </w:p>
    <w:p>
      <w:pPr>
        <w:pStyle w:val="172"/>
        <w:numPr>
          <w:ilvl w:val="0"/>
          <w:numId w:val="17"/>
        </w:numPr>
        <w:spacing w:after="0" w:line="360" w:lineRule="auto"/>
        <w:ind w:firstLineChars="0"/>
        <w:jc w:val="left"/>
        <w:rPr>
          <w:rFonts w:ascii="仿宋" w:hAnsi="仿宋" w:eastAsia="仿宋" w:cs="仿宋"/>
          <w:color w:val="000000"/>
          <w:kern w:val="0"/>
          <w:sz w:val="24"/>
          <w:szCs w:val="24"/>
        </w:rPr>
      </w:pPr>
      <w:r>
        <w:rPr>
          <w:rFonts w:hint="eastAsia" w:ascii="仿宋" w:hAnsi="仿宋" w:eastAsia="仿宋"/>
          <w:color w:val="000000"/>
          <w:sz w:val="24"/>
        </w:rPr>
        <w:t>活动量统计，切片器默认为“月”，支持用户点击</w:t>
      </w:r>
      <w:r>
        <w:rPr>
          <w:rFonts w:hint="eastAsia" w:ascii="仿宋" w:hAnsi="仿宋" w:eastAsia="仿宋" w:cs="仿宋"/>
          <w:color w:val="000000"/>
          <w:kern w:val="0"/>
          <w:sz w:val="24"/>
          <w:szCs w:val="24"/>
        </w:rPr>
        <w:t>“季”、 “年”，进行统计期间的切换。</w:t>
      </w:r>
    </w:p>
    <w:p>
      <w:pPr>
        <w:pStyle w:val="172"/>
        <w:numPr>
          <w:ilvl w:val="0"/>
          <w:numId w:val="17"/>
        </w:numPr>
        <w:spacing w:after="0" w:line="360" w:lineRule="auto"/>
        <w:ind w:firstLineChars="0"/>
        <w:jc w:val="left"/>
        <w:rPr>
          <w:rFonts w:ascii="仿宋" w:hAnsi="仿宋" w:eastAsia="仿宋"/>
          <w:color w:val="000000"/>
          <w:sz w:val="24"/>
        </w:rPr>
      </w:pPr>
      <w:r>
        <w:rPr>
          <w:rFonts w:hint="eastAsia" w:ascii="仿宋" w:hAnsi="仿宋" w:eastAsia="仿宋"/>
          <w:color w:val="000000"/>
          <w:sz w:val="24"/>
        </w:rPr>
        <w:t>活动量指标说明</w:t>
      </w:r>
    </w:p>
    <w:p>
      <w:pPr>
        <w:pStyle w:val="172"/>
        <w:spacing w:after="0" w:line="360" w:lineRule="auto"/>
        <w:ind w:left="360" w:firstLine="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活动量指标包含电访、面访、企微和短信，具体指标如下：</w:t>
      </w:r>
    </w:p>
    <w:p>
      <w:pPr>
        <w:pStyle w:val="172"/>
        <w:spacing w:after="0" w:line="360" w:lineRule="auto"/>
        <w:ind w:left="360" w:firstLine="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电访计划目标：</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电访计划月目标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∑(客户经理名下管户的或机构辖下的各等级管户数 × 该等级月最低接触次数)。</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电访计划季目标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∑(客户经理名下管户的或机构辖下的各等级管户数 × 该等级月最低接触次数)</w:t>
      </w:r>
      <w:r>
        <w:rPr>
          <w:rFonts w:ascii="仿宋" w:hAnsi="仿宋" w:eastAsia="仿宋"/>
          <w:color w:val="000000" w:themeColor="text1"/>
          <w:sz w:val="24"/>
          <w14:textFill>
            <w14:solidFill>
              <w14:schemeClr w14:val="tx1"/>
            </w14:solidFill>
          </w14:textFill>
        </w:rPr>
        <w:t xml:space="preserve"> * 3</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电访计划年目标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∑(客户经理名下管户的或机构辖下的各等级管户数 × 该等级月最低接触次数)</w:t>
      </w:r>
      <w:r>
        <w:rPr>
          <w:rFonts w:ascii="仿宋" w:hAnsi="仿宋" w:eastAsia="仿宋"/>
          <w:color w:val="000000" w:themeColor="text1"/>
          <w:sz w:val="24"/>
          <w14:textFill>
            <w14:solidFill>
              <w14:schemeClr w14:val="tx1"/>
            </w14:solidFill>
          </w14:textFill>
        </w:rPr>
        <w:t xml:space="preserve"> * 12</w:t>
      </w:r>
    </w:p>
    <w:p>
      <w:pPr>
        <w:pStyle w:val="172"/>
        <w:spacing w:after="0" w:line="360" w:lineRule="auto"/>
        <w:ind w:left="360" w:firstLine="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电访实际完成：</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客户经理的实际完成统计是基于当月/当季/当年客户经理的实际有效电话数。</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机构的实际完成统计是基于辖下客户经理当月/当季/当年的实际有效电话数。</w:t>
      </w:r>
    </w:p>
    <w:p>
      <w:pPr>
        <w:pStyle w:val="172"/>
        <w:spacing w:after="0" w:line="360" w:lineRule="auto"/>
        <w:ind w:left="360" w:firstLine="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面访计划目标：</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面访计划月目标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∑(客户经理名下管户的或机构辖下的各等级管户数 × 该等级月最低接触次数)。</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面访计划季目标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∑(客户经理名下管户的或机构辖下的各等级管户数 × 该等级月最低接触次数)</w:t>
      </w:r>
      <w:r>
        <w:rPr>
          <w:rFonts w:ascii="仿宋" w:hAnsi="仿宋" w:eastAsia="仿宋"/>
          <w:color w:val="000000" w:themeColor="text1"/>
          <w:sz w:val="24"/>
          <w14:textFill>
            <w14:solidFill>
              <w14:schemeClr w14:val="tx1"/>
            </w14:solidFill>
          </w14:textFill>
        </w:rPr>
        <w:t xml:space="preserve"> * 3</w:t>
      </w:r>
    </w:p>
    <w:p>
      <w:pPr>
        <w:pStyle w:val="172"/>
        <w:spacing w:after="0" w:line="360" w:lineRule="auto"/>
        <w:ind w:left="780" w:firstLine="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面访计划年目标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∑(客户经理名下管户的或机构辖下的各等级管户数 × 该等级月最低接触次数)</w:t>
      </w:r>
      <w:r>
        <w:rPr>
          <w:rFonts w:ascii="仿宋" w:hAnsi="仿宋" w:eastAsia="仿宋"/>
          <w:color w:val="000000" w:themeColor="text1"/>
          <w:sz w:val="24"/>
          <w14:textFill>
            <w14:solidFill>
              <w14:schemeClr w14:val="tx1"/>
            </w14:solidFill>
          </w14:textFill>
        </w:rPr>
        <w:t xml:space="preserve"> * 12</w:t>
      </w:r>
    </w:p>
    <w:p>
      <w:pPr>
        <w:pStyle w:val="172"/>
        <w:spacing w:after="0" w:line="360" w:lineRule="auto"/>
        <w:ind w:left="360" w:firstLine="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面访实际完成：</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客户经理的实际完成统计是基于当月/当季/当年客户经理的实际有效面访数。</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机构的实际完成统计是基于辖下客户经理当月/当季/当年的实际有效面访数。</w:t>
      </w:r>
    </w:p>
    <w:p>
      <w:pPr>
        <w:pStyle w:val="172"/>
        <w:spacing w:after="0" w:line="360" w:lineRule="auto"/>
        <w:ind w:left="360" w:firstLine="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企微计划目标：</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企微计划月目标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∑(客户经理名下管户的或机构辖下的各等级管户数 × 该等级月最低接触次数)。</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企微计划季目标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∑(客户经理名下管户的或机构辖下的各等级管户数 × 该等级月最低接触次数)</w:t>
      </w:r>
      <w:r>
        <w:rPr>
          <w:rFonts w:ascii="仿宋" w:hAnsi="仿宋" w:eastAsia="仿宋"/>
          <w:color w:val="000000" w:themeColor="text1"/>
          <w:sz w:val="24"/>
          <w14:textFill>
            <w14:solidFill>
              <w14:schemeClr w14:val="tx1"/>
            </w14:solidFill>
          </w14:textFill>
        </w:rPr>
        <w:t xml:space="preserve"> * 3</w:t>
      </w:r>
    </w:p>
    <w:p>
      <w:pPr>
        <w:pStyle w:val="172"/>
        <w:spacing w:after="0" w:line="360" w:lineRule="auto"/>
        <w:ind w:left="780" w:firstLine="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企微计划年目标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∑(客户经理名下管户的或机构辖下的各等级管户数 × 该等级月最低接触次数)</w:t>
      </w:r>
      <w:r>
        <w:rPr>
          <w:rFonts w:ascii="仿宋" w:hAnsi="仿宋" w:eastAsia="仿宋"/>
          <w:color w:val="000000" w:themeColor="text1"/>
          <w:sz w:val="24"/>
          <w14:textFill>
            <w14:solidFill>
              <w14:schemeClr w14:val="tx1"/>
            </w14:solidFill>
          </w14:textFill>
        </w:rPr>
        <w:t xml:space="preserve"> * 12</w:t>
      </w:r>
    </w:p>
    <w:p>
      <w:pPr>
        <w:pStyle w:val="172"/>
        <w:spacing w:after="0" w:line="360" w:lineRule="auto"/>
        <w:ind w:left="360" w:firstLine="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企微实际完成：</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客户经理的实际完成统计是基于当月/当季/当年客户经理的实际有效企微数。</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机构的实际完成统计是基于辖下客户经理当月/当季/当年的实际有效企微数。</w:t>
      </w:r>
    </w:p>
    <w:p>
      <w:pPr>
        <w:pStyle w:val="172"/>
        <w:spacing w:after="0" w:line="360" w:lineRule="auto"/>
        <w:ind w:left="360" w:firstLine="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短信目标计划：</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短信计划月目标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∑(客户经理名下管户的或机构辖下的各等级管户数 × 该等级月最低接触次数)。</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短信计划季目标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∑(客户经理名下管户的或机构辖下的各等级管户数 × 该等级月最低接触次数)</w:t>
      </w:r>
      <w:r>
        <w:rPr>
          <w:rFonts w:ascii="仿宋" w:hAnsi="仿宋" w:eastAsia="仿宋"/>
          <w:color w:val="000000" w:themeColor="text1"/>
          <w:sz w:val="24"/>
          <w14:textFill>
            <w14:solidFill>
              <w14:schemeClr w14:val="tx1"/>
            </w14:solidFill>
          </w14:textFill>
        </w:rPr>
        <w:t xml:space="preserve"> * 3</w:t>
      </w:r>
    </w:p>
    <w:p>
      <w:pPr>
        <w:pStyle w:val="172"/>
        <w:spacing w:after="0" w:line="360" w:lineRule="auto"/>
        <w:ind w:left="780" w:firstLine="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短信计划年目标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∑(客户经理名下管户的或机构辖下的各等级管户数 × 该等级月最低接触次数)</w:t>
      </w:r>
      <w:r>
        <w:rPr>
          <w:rFonts w:ascii="仿宋" w:hAnsi="仿宋" w:eastAsia="仿宋"/>
          <w:color w:val="000000" w:themeColor="text1"/>
          <w:sz w:val="24"/>
          <w14:textFill>
            <w14:solidFill>
              <w14:schemeClr w14:val="tx1"/>
            </w14:solidFill>
          </w14:textFill>
        </w:rPr>
        <w:t xml:space="preserve"> * 12</w:t>
      </w:r>
    </w:p>
    <w:p>
      <w:pPr>
        <w:pStyle w:val="172"/>
        <w:spacing w:after="0" w:line="360" w:lineRule="auto"/>
        <w:ind w:left="360" w:firstLine="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短信实际完成；</w:t>
      </w:r>
    </w:p>
    <w:p>
      <w:pPr>
        <w:pStyle w:val="172"/>
        <w:spacing w:after="0" w:line="360" w:lineRule="auto"/>
        <w:ind w:left="78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客户经理的实际完成统计是基于当月/当季/当年客户经理的实际有效短信数。</w:t>
      </w:r>
    </w:p>
    <w:p>
      <w:pPr>
        <w:pStyle w:val="172"/>
        <w:spacing w:after="0" w:line="360" w:lineRule="auto"/>
        <w:ind w:left="720" w:firstLine="60" w:firstLineChars="0"/>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机构的实际完成统计是基于辖下客户经理当月/当季/当年的实际有效短信数。</w:t>
      </w:r>
    </w:p>
    <w:p>
      <w:pPr>
        <w:numPr>
          <w:ilvl w:val="0"/>
          <w:numId w:val="15"/>
        </w:numPr>
        <w:spacing w:line="360" w:lineRule="auto"/>
        <w:rPr>
          <w:rFonts w:ascii="仿宋" w:hAnsi="仿宋" w:eastAsia="仿宋"/>
          <w:b/>
          <w:bCs/>
          <w:sz w:val="24"/>
        </w:rPr>
      </w:pPr>
      <w:r>
        <w:rPr>
          <w:rFonts w:hint="eastAsia" w:ascii="仿宋" w:hAnsi="仿宋" w:eastAsia="仿宋"/>
          <w:b/>
          <w:bCs/>
          <w:sz w:val="24"/>
        </w:rPr>
        <w:t>权限说明</w:t>
      </w:r>
    </w:p>
    <w:p>
      <w:pPr>
        <w:numPr>
          <w:ilvl w:val="0"/>
          <w:numId w:val="18"/>
        </w:numPr>
        <w:spacing w:after="0" w:line="360" w:lineRule="auto"/>
        <w:jc w:val="left"/>
        <w:rPr>
          <w:rFonts w:ascii="仿宋" w:hAnsi="仿宋" w:eastAsia="仿宋"/>
          <w:b/>
          <w:bCs/>
          <w:sz w:val="24"/>
        </w:rPr>
      </w:pPr>
      <w:r>
        <w:rPr>
          <w:rFonts w:hint="eastAsia" w:ascii="仿宋" w:hAnsi="仿宋" w:eastAsia="仿宋"/>
          <w:sz w:val="24"/>
          <w:szCs w:val="24"/>
        </w:rPr>
        <w:t>客户经理、理财经理和管理岗按系统授权范围展示活动量数据。</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tbl>
      <w:tblPr>
        <w:tblStyle w:val="51"/>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5"/>
        <w:gridCol w:w="2773"/>
        <w:gridCol w:w="1529"/>
        <w:gridCol w:w="21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77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152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115"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eastAsia="仿宋"/>
              </w:rPr>
            </w:pPr>
            <w:r>
              <w:rPr>
                <w:rFonts w:hint="eastAsia" w:ascii="仿宋" w:hAnsi="仿宋" w:eastAsia="仿宋"/>
                <w:color w:val="000000"/>
                <w:sz w:val="24"/>
                <w:szCs w:val="24"/>
              </w:rPr>
              <w:t>统计期间</w:t>
            </w:r>
          </w:p>
        </w:tc>
        <w:tc>
          <w:tcPr>
            <w:tcW w:w="2773" w:type="dxa"/>
            <w:shd w:val="clear" w:color="auto" w:fill="auto"/>
          </w:tcPr>
          <w:p>
            <w:pPr>
              <w:spacing w:after="0" w:line="360" w:lineRule="auto"/>
              <w:rPr>
                <w:rFonts w:eastAsia="仿宋"/>
              </w:rPr>
            </w:pPr>
            <w:r>
              <w:rPr>
                <w:rFonts w:hint="eastAsia" w:ascii="仿宋" w:hAnsi="仿宋" w:eastAsia="仿宋"/>
                <w:color w:val="000000"/>
                <w:sz w:val="24"/>
                <w:szCs w:val="24"/>
              </w:rPr>
              <w:t>必输、默认为“月”</w:t>
            </w:r>
          </w:p>
        </w:tc>
        <w:tc>
          <w:tcPr>
            <w:tcW w:w="1529" w:type="dxa"/>
            <w:shd w:val="clear" w:color="auto" w:fill="auto"/>
          </w:tcPr>
          <w:p>
            <w:pPr>
              <w:spacing w:after="0" w:line="360" w:lineRule="auto"/>
            </w:pPr>
            <w:r>
              <w:rPr>
                <w:rFonts w:hint="eastAsia" w:eastAsia="仿宋"/>
                <w:sz w:val="24"/>
                <w:szCs w:val="24"/>
              </w:rPr>
              <w:t>切片器</w:t>
            </w:r>
          </w:p>
        </w:tc>
        <w:tc>
          <w:tcPr>
            <w:tcW w:w="2115" w:type="dxa"/>
            <w:shd w:val="clear" w:color="auto" w:fill="auto"/>
          </w:tcPr>
          <w:p>
            <w:pPr>
              <w:spacing w:after="0" w:line="360" w:lineRule="auto"/>
              <w:rPr>
                <w:rFonts w:eastAsia="仿宋"/>
              </w:rPr>
            </w:pPr>
            <w:r>
              <w:rPr>
                <w:rFonts w:hint="eastAsia" w:ascii="仿宋" w:hAnsi="仿宋" w:eastAsia="仿宋"/>
                <w:color w:val="000000"/>
                <w:sz w:val="24"/>
                <w:szCs w:val="24"/>
              </w:rPr>
              <w:t>枚举值：</w:t>
            </w:r>
            <w:r>
              <w:rPr>
                <w:rFonts w:hint="eastAsia" w:ascii="仿宋" w:hAnsi="仿宋" w:eastAsia="仿宋" w:cs="仿宋"/>
                <w:color w:val="000000"/>
                <w:kern w:val="0"/>
                <w:sz w:val="24"/>
                <w:szCs w:val="24"/>
              </w:rPr>
              <w:t>“月”、 “季”、 “年”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eastAsia="仿宋"/>
              </w:rPr>
            </w:pPr>
            <w:r>
              <w:rPr>
                <w:rFonts w:hint="eastAsia" w:ascii="仿宋" w:hAnsi="仿宋" w:eastAsia="仿宋"/>
                <w:color w:val="000000"/>
                <w:sz w:val="24"/>
              </w:rPr>
              <w:t>电访</w:t>
            </w:r>
          </w:p>
        </w:tc>
        <w:tc>
          <w:tcPr>
            <w:tcW w:w="2773" w:type="dxa"/>
            <w:shd w:val="clear" w:color="auto" w:fill="auto"/>
          </w:tcPr>
          <w:p>
            <w:pPr>
              <w:spacing w:after="0" w:line="360" w:lineRule="auto"/>
              <w:rPr>
                <w:rFonts w:eastAsia="仿宋"/>
              </w:rPr>
            </w:pPr>
            <w:r>
              <w:rPr>
                <w:rFonts w:hint="eastAsia" w:ascii="仿宋" w:hAnsi="仿宋" w:eastAsia="仿宋"/>
                <w:color w:val="000000"/>
                <w:sz w:val="24"/>
              </w:rPr>
              <w:t>反显；包含“目标计划”数、“实际完成”数、完成率</w:t>
            </w:r>
          </w:p>
        </w:tc>
        <w:tc>
          <w:tcPr>
            <w:tcW w:w="1529" w:type="dxa"/>
            <w:shd w:val="clear" w:color="auto" w:fill="auto"/>
          </w:tcPr>
          <w:p>
            <w:pPr>
              <w:spacing w:after="0" w:line="360" w:lineRule="auto"/>
              <w:rPr>
                <w:rFonts w:eastAsia="仿宋"/>
              </w:rPr>
            </w:pPr>
            <w:r>
              <w:rPr>
                <w:rFonts w:ascii="仿宋" w:hAnsi="仿宋" w:eastAsia="仿宋"/>
                <w:color w:val="000000"/>
                <w:sz w:val="24"/>
              </w:rPr>
              <w:t>文本</w:t>
            </w:r>
            <w:r>
              <w:rPr>
                <w:rFonts w:hint="eastAsia" w:ascii="仿宋" w:hAnsi="仿宋" w:eastAsia="仿宋"/>
                <w:color w:val="000000"/>
                <w:sz w:val="24"/>
              </w:rPr>
              <w:t>、环形进度条</w:t>
            </w:r>
          </w:p>
        </w:tc>
        <w:tc>
          <w:tcPr>
            <w:tcW w:w="2115" w:type="dxa"/>
            <w:shd w:val="clear" w:color="auto" w:fill="auto"/>
          </w:tcPr>
          <w:p>
            <w:pPr>
              <w:spacing w:after="0" w:line="360" w:lineRule="auto"/>
              <w:rPr>
                <w:rFonts w:eastAsia="仿宋"/>
              </w:rPr>
            </w:pPr>
            <w:r>
              <w:rPr>
                <w:rFonts w:ascii="仿宋" w:hAnsi="仿宋" w:eastAsia="仿宋"/>
                <w:color w:val="000000"/>
                <w:sz w:val="24"/>
              </w:rPr>
              <w:t>展示</w:t>
            </w:r>
            <w:r>
              <w:rPr>
                <w:rFonts w:hint="eastAsia" w:ascii="仿宋" w:hAnsi="仿宋" w:eastAsia="仿宋"/>
                <w:color w:val="000000"/>
                <w:sz w:val="24"/>
              </w:rPr>
              <w:t>电访活动量统计数据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pPr>
            <w:r>
              <w:rPr>
                <w:rFonts w:hint="eastAsia" w:ascii="仿宋" w:hAnsi="仿宋" w:eastAsia="仿宋"/>
                <w:color w:val="000000"/>
                <w:sz w:val="24"/>
              </w:rPr>
              <w:t>面访</w:t>
            </w:r>
          </w:p>
        </w:tc>
        <w:tc>
          <w:tcPr>
            <w:tcW w:w="2773" w:type="dxa"/>
            <w:shd w:val="clear" w:color="auto" w:fill="auto"/>
          </w:tcPr>
          <w:p>
            <w:pPr>
              <w:spacing w:after="0" w:line="360" w:lineRule="auto"/>
              <w:rPr>
                <w:rFonts w:eastAsia="仿宋"/>
              </w:rPr>
            </w:pPr>
            <w:r>
              <w:rPr>
                <w:rFonts w:hint="eastAsia" w:ascii="仿宋" w:hAnsi="仿宋" w:eastAsia="仿宋"/>
                <w:color w:val="000000"/>
                <w:sz w:val="24"/>
              </w:rPr>
              <w:t>反显；包含“目标计划”数、“实际完成”数、完成率</w:t>
            </w:r>
          </w:p>
        </w:tc>
        <w:tc>
          <w:tcPr>
            <w:tcW w:w="1529" w:type="dxa"/>
            <w:shd w:val="clear" w:color="auto" w:fill="auto"/>
          </w:tcPr>
          <w:p>
            <w:pPr>
              <w:spacing w:after="0" w:line="360" w:lineRule="auto"/>
              <w:rPr>
                <w:rFonts w:eastAsia="仿宋"/>
              </w:rPr>
            </w:pPr>
            <w:r>
              <w:rPr>
                <w:rFonts w:hint="eastAsia" w:ascii="仿宋" w:hAnsi="仿宋" w:eastAsia="仿宋"/>
                <w:color w:val="000000"/>
                <w:sz w:val="24"/>
              </w:rPr>
              <w:t>文本、环形进度条</w:t>
            </w:r>
          </w:p>
        </w:tc>
        <w:tc>
          <w:tcPr>
            <w:tcW w:w="2115" w:type="dxa"/>
            <w:shd w:val="clear" w:color="auto" w:fill="auto"/>
          </w:tcPr>
          <w:p>
            <w:pPr>
              <w:spacing w:after="0" w:line="360" w:lineRule="auto"/>
            </w:pPr>
            <w:r>
              <w:rPr>
                <w:rFonts w:ascii="仿宋" w:hAnsi="仿宋" w:eastAsia="仿宋"/>
                <w:color w:val="000000"/>
                <w:sz w:val="24"/>
              </w:rPr>
              <w:t>展示</w:t>
            </w:r>
            <w:r>
              <w:rPr>
                <w:rFonts w:hint="eastAsia" w:ascii="仿宋" w:hAnsi="仿宋" w:eastAsia="仿宋"/>
                <w:color w:val="000000"/>
                <w:sz w:val="24"/>
              </w:rPr>
              <w:t>面访活动量统计数据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eastAsia="仿宋"/>
              </w:rPr>
            </w:pPr>
            <w:r>
              <w:rPr>
                <w:rFonts w:hint="eastAsia" w:ascii="仿宋" w:hAnsi="仿宋" w:eastAsia="仿宋"/>
                <w:color w:val="000000"/>
                <w:sz w:val="24"/>
              </w:rPr>
              <w:t>微信</w:t>
            </w:r>
          </w:p>
        </w:tc>
        <w:tc>
          <w:tcPr>
            <w:tcW w:w="2773" w:type="dxa"/>
            <w:shd w:val="clear" w:color="auto" w:fill="auto"/>
          </w:tcPr>
          <w:p>
            <w:pPr>
              <w:spacing w:after="0" w:line="360" w:lineRule="auto"/>
              <w:rPr>
                <w:rFonts w:eastAsia="仿宋"/>
              </w:rPr>
            </w:pPr>
            <w:r>
              <w:rPr>
                <w:rFonts w:hint="eastAsia" w:ascii="仿宋" w:hAnsi="仿宋" w:eastAsia="仿宋"/>
                <w:color w:val="000000"/>
                <w:sz w:val="24"/>
              </w:rPr>
              <w:t>反显；包含“目标计划”数、“实际完成”数、完成率</w:t>
            </w:r>
          </w:p>
        </w:tc>
        <w:tc>
          <w:tcPr>
            <w:tcW w:w="1529" w:type="dxa"/>
            <w:shd w:val="clear" w:color="auto" w:fill="auto"/>
          </w:tcPr>
          <w:p>
            <w:pPr>
              <w:spacing w:after="0" w:line="360" w:lineRule="auto"/>
            </w:pPr>
            <w:r>
              <w:rPr>
                <w:rFonts w:ascii="仿宋" w:hAnsi="仿宋" w:eastAsia="仿宋"/>
                <w:color w:val="000000"/>
                <w:sz w:val="24"/>
              </w:rPr>
              <w:t>文本</w:t>
            </w:r>
            <w:r>
              <w:rPr>
                <w:rFonts w:hint="eastAsia" w:ascii="仿宋" w:hAnsi="仿宋" w:eastAsia="仿宋"/>
                <w:color w:val="000000"/>
                <w:sz w:val="24"/>
              </w:rPr>
              <w:t>、环形进度条</w:t>
            </w:r>
          </w:p>
        </w:tc>
        <w:tc>
          <w:tcPr>
            <w:tcW w:w="2115" w:type="dxa"/>
            <w:shd w:val="clear" w:color="auto" w:fill="auto"/>
          </w:tcPr>
          <w:p>
            <w:pPr>
              <w:spacing w:after="0" w:line="360" w:lineRule="auto"/>
              <w:rPr>
                <w:rFonts w:eastAsia="仿宋"/>
              </w:rPr>
            </w:pPr>
            <w:r>
              <w:rPr>
                <w:rFonts w:ascii="仿宋" w:hAnsi="仿宋" w:eastAsia="仿宋"/>
                <w:color w:val="000000"/>
                <w:sz w:val="24"/>
              </w:rPr>
              <w:t>展示</w:t>
            </w:r>
            <w:r>
              <w:rPr>
                <w:rFonts w:hint="eastAsia" w:ascii="仿宋" w:hAnsi="仿宋" w:eastAsia="仿宋"/>
                <w:color w:val="000000"/>
                <w:sz w:val="24"/>
              </w:rPr>
              <w:t>微信活动量统计数据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eastAsia="仿宋"/>
              </w:rPr>
            </w:pPr>
            <w:r>
              <w:rPr>
                <w:rFonts w:hint="eastAsia" w:ascii="仿宋" w:hAnsi="仿宋" w:eastAsia="仿宋"/>
                <w:color w:val="000000"/>
                <w:sz w:val="24"/>
              </w:rPr>
              <w:t>短信</w:t>
            </w:r>
          </w:p>
        </w:tc>
        <w:tc>
          <w:tcPr>
            <w:tcW w:w="2773" w:type="dxa"/>
            <w:shd w:val="clear" w:color="auto" w:fill="auto"/>
          </w:tcPr>
          <w:p>
            <w:pPr>
              <w:spacing w:after="0" w:line="360" w:lineRule="auto"/>
            </w:pPr>
            <w:r>
              <w:rPr>
                <w:rFonts w:hint="eastAsia" w:ascii="仿宋" w:hAnsi="仿宋" w:eastAsia="仿宋"/>
                <w:color w:val="000000"/>
                <w:sz w:val="24"/>
              </w:rPr>
              <w:t>反显；包含“目标计划”数、“实际完成”数、完成率</w:t>
            </w:r>
          </w:p>
        </w:tc>
        <w:tc>
          <w:tcPr>
            <w:tcW w:w="1529" w:type="dxa"/>
            <w:shd w:val="clear" w:color="auto" w:fill="auto"/>
          </w:tcPr>
          <w:p>
            <w:pPr>
              <w:spacing w:after="0" w:line="360" w:lineRule="auto"/>
            </w:pPr>
            <w:r>
              <w:rPr>
                <w:rFonts w:ascii="仿宋" w:hAnsi="仿宋" w:eastAsia="仿宋"/>
                <w:color w:val="000000"/>
                <w:sz w:val="24"/>
              </w:rPr>
              <w:t>文本</w:t>
            </w:r>
            <w:r>
              <w:rPr>
                <w:rFonts w:hint="eastAsia" w:ascii="仿宋" w:hAnsi="仿宋" w:eastAsia="仿宋"/>
                <w:color w:val="000000"/>
                <w:sz w:val="24"/>
              </w:rPr>
              <w:t>、环形进度条</w:t>
            </w:r>
          </w:p>
        </w:tc>
        <w:tc>
          <w:tcPr>
            <w:tcW w:w="2115" w:type="dxa"/>
            <w:shd w:val="clear" w:color="auto" w:fill="auto"/>
          </w:tcPr>
          <w:p>
            <w:pPr>
              <w:spacing w:after="0" w:line="360" w:lineRule="auto"/>
            </w:pPr>
            <w:r>
              <w:rPr>
                <w:rFonts w:ascii="仿宋" w:hAnsi="仿宋" w:eastAsia="仿宋"/>
                <w:color w:val="000000"/>
                <w:sz w:val="24"/>
              </w:rPr>
              <w:t>展示</w:t>
            </w:r>
            <w:r>
              <w:rPr>
                <w:rFonts w:hint="eastAsia" w:ascii="仿宋" w:hAnsi="仿宋" w:eastAsia="仿宋"/>
                <w:color w:val="000000"/>
                <w:sz w:val="24"/>
              </w:rPr>
              <w:t>短信活动量统计数据</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ind w:left="993" w:hanging="993"/>
      </w:pPr>
      <w:r>
        <w:rPr>
          <w:rFonts w:hint="eastAsia" w:ascii="仿宋" w:hAnsi="仿宋" w:eastAsia="仿宋"/>
        </w:rPr>
        <w:t>活动量-明细</w:t>
      </w:r>
    </w:p>
    <w:p>
      <w:pPr>
        <w:pStyle w:val="7"/>
        <w:numPr>
          <w:ilvl w:val="4"/>
          <w:numId w:val="14"/>
        </w:numPr>
        <w:spacing w:line="360" w:lineRule="auto"/>
        <w:ind w:left="1418" w:hanging="1418"/>
      </w:pPr>
      <w:r>
        <w:rPr>
          <w:rFonts w:hint="eastAsia" w:ascii="仿宋" w:hAnsi="仿宋" w:eastAsia="仿宋" w:cs="仿宋"/>
          <w:i w:val="0"/>
          <w:iCs w:val="0"/>
          <w:sz w:val="24"/>
        </w:rPr>
        <w:t>功能描述</w:t>
      </w:r>
    </w:p>
    <w:p>
      <w:pPr>
        <w:spacing w:line="360" w:lineRule="auto"/>
        <w:ind w:firstLine="480" w:firstLineChars="200"/>
        <w:rPr>
          <w:rFonts w:ascii="仿宋" w:hAnsi="仿宋" w:eastAsia="仿宋" w:cs="仿宋"/>
          <w:color w:val="000000"/>
          <w:kern w:val="0"/>
          <w:sz w:val="24"/>
        </w:rPr>
      </w:pPr>
      <w:r>
        <w:rPr>
          <w:rFonts w:hint="eastAsia" w:ascii="仿宋" w:hAnsi="仿宋" w:eastAsia="仿宋" w:cs="仿宋"/>
          <w:color w:val="000000"/>
          <w:kern w:val="0"/>
          <w:sz w:val="24"/>
        </w:rPr>
        <w:t>支持总/分行管理用户，忘网点负责人和客户经理查看权限范围内的活动量明细数据。</w:t>
      </w:r>
    </w:p>
    <w:p>
      <w:pPr>
        <w:spacing w:line="360" w:lineRule="auto"/>
        <w:ind w:firstLine="480" w:firstLineChars="200"/>
        <w:rPr>
          <w:rFonts w:ascii="仿宋" w:hAnsi="仿宋" w:eastAsia="仿宋" w:cs="仿宋"/>
          <w:color w:val="000000"/>
          <w:kern w:val="0"/>
          <w:sz w:val="24"/>
        </w:rPr>
      </w:pPr>
      <w:r>
        <w:rPr>
          <w:rFonts w:hint="eastAsia" w:ascii="仿宋" w:hAnsi="仿宋" w:eastAsia="仿宋" w:cs="仿宋"/>
          <w:color w:val="000000"/>
          <w:kern w:val="0"/>
          <w:sz w:val="24"/>
        </w:rPr>
        <w:t>支持用户按“月”、 “季”、 “年”不同统计期间进行切换。</w:t>
      </w:r>
    </w:p>
    <w:p>
      <w:pPr>
        <w:pStyle w:val="7"/>
        <w:numPr>
          <w:ilvl w:val="4"/>
          <w:numId w:val="14"/>
        </w:numPr>
        <w:spacing w:line="360" w:lineRule="auto"/>
        <w:ind w:left="1418" w:hanging="1418"/>
        <w:rPr>
          <w:rFonts w:ascii="仿宋" w:hAnsi="仿宋" w:eastAsia="仿宋" w:cs="仿宋"/>
          <w:i w:val="0"/>
          <w:iCs w:val="0"/>
          <w:sz w:val="24"/>
        </w:rPr>
      </w:pPr>
      <w:r>
        <w:rPr>
          <w:rFonts w:hint="eastAsia" w:ascii="仿宋" w:hAnsi="仿宋" w:eastAsia="仿宋" w:cs="仿宋"/>
          <w:i w:val="0"/>
          <w:iCs w:val="0"/>
          <w:sz w:val="24"/>
        </w:rPr>
        <w:t>输入</w:t>
      </w:r>
    </w:p>
    <w:p>
      <w:pPr>
        <w:spacing w:line="360" w:lineRule="auto"/>
        <w:rPr>
          <w:rFonts w:ascii="仿宋" w:hAnsi="仿宋" w:eastAsia="仿宋"/>
          <w:sz w:val="24"/>
          <w:szCs w:val="24"/>
        </w:rPr>
      </w:pPr>
      <w:r>
        <w:rPr>
          <w:rFonts w:hint="eastAsia" w:ascii="仿宋" w:hAnsi="仿宋" w:eastAsia="仿宋"/>
          <w:sz w:val="24"/>
          <w:szCs w:val="24"/>
        </w:rPr>
        <w:t>页面级输入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rPr>
                <w:rFonts w:eastAsia="仿宋"/>
              </w:rPr>
            </w:pPr>
            <w:r>
              <w:rPr>
                <w:rFonts w:hint="eastAsia" w:ascii="仿宋" w:hAnsi="仿宋" w:eastAsia="仿宋"/>
                <w:color w:val="000000"/>
                <w:sz w:val="24"/>
                <w:szCs w:val="24"/>
              </w:rPr>
              <w:t>统计期间</w:t>
            </w:r>
          </w:p>
        </w:tc>
        <w:tc>
          <w:tcPr>
            <w:tcW w:w="2270" w:type="dxa"/>
            <w:shd w:val="clear" w:color="auto" w:fill="auto"/>
          </w:tcPr>
          <w:p>
            <w:pPr>
              <w:spacing w:after="0" w:line="360" w:lineRule="auto"/>
            </w:pPr>
            <w:r>
              <w:rPr>
                <w:rFonts w:hint="eastAsia" w:ascii="仿宋" w:hAnsi="仿宋" w:eastAsia="仿宋"/>
                <w:color w:val="000000"/>
                <w:sz w:val="24"/>
                <w:szCs w:val="24"/>
              </w:rPr>
              <w:t>必输、默认从活动量统计页面带入</w:t>
            </w:r>
          </w:p>
        </w:tc>
        <w:tc>
          <w:tcPr>
            <w:tcW w:w="2260" w:type="dxa"/>
            <w:shd w:val="clear" w:color="auto" w:fill="auto"/>
          </w:tcPr>
          <w:p>
            <w:pPr>
              <w:spacing w:after="0" w:line="360" w:lineRule="auto"/>
              <w:rPr>
                <w:rFonts w:eastAsia="仿宋"/>
              </w:rPr>
            </w:pPr>
            <w:r>
              <w:rPr>
                <w:rFonts w:hint="eastAsia" w:eastAsia="仿宋"/>
                <w:sz w:val="24"/>
                <w:szCs w:val="24"/>
              </w:rPr>
              <w:t>切片器</w:t>
            </w:r>
          </w:p>
        </w:tc>
        <w:tc>
          <w:tcPr>
            <w:tcW w:w="2270" w:type="dxa"/>
            <w:shd w:val="clear" w:color="auto" w:fill="auto"/>
          </w:tcPr>
          <w:p>
            <w:pPr>
              <w:spacing w:after="0" w:line="360" w:lineRule="auto"/>
              <w:rPr>
                <w:rFonts w:ascii="仿宋" w:hAnsi="仿宋" w:eastAsia="仿宋" w:cs="仿宋"/>
                <w:color w:val="000000"/>
                <w:kern w:val="0"/>
                <w:sz w:val="24"/>
                <w:szCs w:val="24"/>
              </w:rPr>
            </w:pPr>
            <w:r>
              <w:rPr>
                <w:rFonts w:hint="eastAsia" w:ascii="仿宋" w:hAnsi="仿宋" w:eastAsia="仿宋"/>
                <w:color w:val="000000"/>
                <w:sz w:val="24"/>
                <w:szCs w:val="24"/>
              </w:rPr>
              <w:t>枚举值：</w:t>
            </w:r>
            <w:r>
              <w:rPr>
                <w:rFonts w:hint="eastAsia" w:ascii="仿宋" w:hAnsi="仿宋" w:eastAsia="仿宋" w:cs="仿宋"/>
                <w:color w:val="000000"/>
                <w:kern w:val="0"/>
                <w:sz w:val="24"/>
                <w:szCs w:val="24"/>
              </w:rPr>
              <w:t>“月”、 “季”、 “年”</w:t>
            </w:r>
          </w:p>
          <w:p>
            <w:pPr>
              <w:spacing w:after="0"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统计期间为“月”时，默认展示当月，支持下拉框选择本年的历史月份，可选范围：1月～当月</w:t>
            </w:r>
          </w:p>
          <w:p>
            <w:pPr>
              <w:spacing w:after="0"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统计期间为“季”时，默认展示当季，支持下拉框选择本年的历史季度，可选范围：一季度～当季</w:t>
            </w:r>
          </w:p>
          <w:p>
            <w:pPr>
              <w:spacing w:after="0" w:line="360" w:lineRule="auto"/>
              <w:rPr>
                <w:rFonts w:eastAsia="仿宋"/>
              </w:rPr>
            </w:pPr>
            <w:r>
              <w:rPr>
                <w:rFonts w:hint="eastAsia" w:ascii="仿宋" w:hAnsi="仿宋" w:eastAsia="仿宋" w:cs="仿宋"/>
                <w:color w:val="000000"/>
                <w:kern w:val="0"/>
                <w:sz w:val="24"/>
                <w:szCs w:val="24"/>
              </w:rPr>
              <w:t>统计期间为“年”时，展示本年，下拉框可选择上一年。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活动量类型</w:t>
            </w:r>
          </w:p>
        </w:tc>
        <w:tc>
          <w:tcPr>
            <w:tcW w:w="227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szCs w:val="24"/>
              </w:rPr>
              <w:t>必输、默认从活动量统计页面带入</w:t>
            </w:r>
          </w:p>
        </w:tc>
        <w:tc>
          <w:tcPr>
            <w:tcW w:w="2260"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T</w:t>
            </w:r>
            <w:r>
              <w:rPr>
                <w:rFonts w:hint="eastAsia" w:ascii="仿宋" w:hAnsi="仿宋" w:eastAsia="仿宋"/>
                <w:color w:val="000000"/>
                <w:sz w:val="24"/>
              </w:rPr>
              <w:t>ab页签</w:t>
            </w:r>
          </w:p>
        </w:tc>
        <w:tc>
          <w:tcPr>
            <w:tcW w:w="227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szCs w:val="24"/>
              </w:rPr>
              <w:t>枚举值：电访、面访、短信、企微</w:t>
            </w:r>
          </w:p>
        </w:tc>
      </w:tr>
    </w:tbl>
    <w:p>
      <w:pPr>
        <w:spacing w:after="0" w:line="360" w:lineRule="auto"/>
        <w:jc w:val="left"/>
      </w:pPr>
    </w:p>
    <w:p>
      <w:pPr>
        <w:spacing w:line="360" w:lineRule="auto"/>
        <w:rPr>
          <w:rFonts w:ascii="仿宋" w:hAnsi="仿宋" w:eastAsia="仿宋"/>
          <w:sz w:val="24"/>
          <w:szCs w:val="24"/>
        </w:rPr>
      </w:pPr>
      <w:r>
        <w:rPr>
          <w:rFonts w:hint="eastAsia" w:ascii="仿宋" w:hAnsi="仿宋" w:eastAsia="仿宋"/>
          <w:sz w:val="24"/>
          <w:szCs w:val="24"/>
        </w:rPr>
        <w:t>列表级输入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rPr>
                <w:rFonts w:eastAsia="仿宋"/>
              </w:rPr>
            </w:pPr>
            <w:r>
              <w:rPr>
                <w:rFonts w:hint="eastAsia" w:ascii="仿宋" w:hAnsi="仿宋" w:eastAsia="仿宋"/>
                <w:color w:val="000000"/>
                <w:sz w:val="24"/>
                <w:szCs w:val="24"/>
              </w:rPr>
              <w:t>核心客户号</w:t>
            </w:r>
          </w:p>
        </w:tc>
        <w:tc>
          <w:tcPr>
            <w:tcW w:w="2270" w:type="dxa"/>
            <w:shd w:val="clear" w:color="auto" w:fill="auto"/>
          </w:tcPr>
          <w:p>
            <w:pPr>
              <w:spacing w:after="0" w:line="360" w:lineRule="auto"/>
            </w:pPr>
            <w:r>
              <w:rPr>
                <w:rFonts w:hint="eastAsia" w:ascii="仿宋" w:hAnsi="仿宋" w:eastAsia="仿宋"/>
                <w:color w:val="000000"/>
                <w:sz w:val="24"/>
                <w:szCs w:val="24"/>
              </w:rPr>
              <w:t>非必输</w:t>
            </w:r>
          </w:p>
        </w:tc>
        <w:tc>
          <w:tcPr>
            <w:tcW w:w="2260" w:type="dxa"/>
            <w:shd w:val="clear" w:color="auto" w:fill="auto"/>
          </w:tcPr>
          <w:p>
            <w:pPr>
              <w:spacing w:after="0" w:line="360" w:lineRule="auto"/>
              <w:rPr>
                <w:rFonts w:eastAsia="仿宋"/>
              </w:rPr>
            </w:pPr>
            <w:r>
              <w:rPr>
                <w:rFonts w:hint="eastAsia" w:eastAsia="仿宋"/>
                <w:sz w:val="24"/>
                <w:szCs w:val="24"/>
              </w:rPr>
              <w:t>文本框</w:t>
            </w:r>
          </w:p>
        </w:tc>
        <w:tc>
          <w:tcPr>
            <w:tcW w:w="2270" w:type="dxa"/>
            <w:shd w:val="clear" w:color="auto" w:fill="auto"/>
          </w:tcPr>
          <w:p>
            <w:pPr>
              <w:spacing w:after="0" w:line="360" w:lineRule="auto"/>
              <w:rPr>
                <w:rFonts w:eastAsia="仿宋"/>
              </w:rPr>
            </w:pPr>
            <w:r>
              <w:rPr>
                <w:rFonts w:hint="eastAsia" w:ascii="仿宋" w:hAnsi="仿宋" w:eastAsia="仿宋"/>
                <w:color w:val="000000"/>
                <w:sz w:val="24"/>
                <w:szCs w:val="24"/>
              </w:rPr>
              <w:t>支持输入核心客户号精确查询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客户姓名</w:t>
            </w:r>
          </w:p>
        </w:tc>
        <w:tc>
          <w:tcPr>
            <w:tcW w:w="227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szCs w:val="24"/>
              </w:rPr>
              <w:t>非必输</w:t>
            </w:r>
          </w:p>
        </w:tc>
        <w:tc>
          <w:tcPr>
            <w:tcW w:w="2260" w:type="dxa"/>
            <w:shd w:val="clear" w:color="auto" w:fill="auto"/>
          </w:tcPr>
          <w:p>
            <w:pPr>
              <w:spacing w:after="0" w:line="360" w:lineRule="auto"/>
              <w:rPr>
                <w:rFonts w:ascii="仿宋" w:hAnsi="仿宋" w:eastAsia="仿宋"/>
                <w:color w:val="000000"/>
                <w:sz w:val="24"/>
              </w:rPr>
            </w:pPr>
            <w:r>
              <w:rPr>
                <w:rFonts w:hint="eastAsia" w:eastAsia="仿宋"/>
                <w:sz w:val="24"/>
                <w:szCs w:val="24"/>
              </w:rPr>
              <w:t>文本框</w:t>
            </w:r>
          </w:p>
        </w:tc>
        <w:tc>
          <w:tcPr>
            <w:tcW w:w="227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szCs w:val="24"/>
              </w:rPr>
              <w:t>支持输入客户姓名模糊查询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状态</w:t>
            </w:r>
          </w:p>
        </w:tc>
        <w:tc>
          <w:tcPr>
            <w:tcW w:w="2270" w:type="dxa"/>
            <w:shd w:val="clear" w:color="auto" w:fill="auto"/>
          </w:tcPr>
          <w:p>
            <w:pPr>
              <w:spacing w:after="0" w:line="360" w:lineRule="auto"/>
              <w:rPr>
                <w:rFonts w:ascii="仿宋" w:hAnsi="仿宋" w:eastAsia="仿宋"/>
                <w:color w:val="000000"/>
                <w:sz w:val="24"/>
                <w:szCs w:val="24"/>
              </w:rPr>
            </w:pPr>
            <w:r>
              <w:rPr>
                <w:rFonts w:hint="eastAsia" w:ascii="仿宋" w:hAnsi="仿宋" w:eastAsia="仿宋"/>
                <w:color w:val="000000"/>
                <w:sz w:val="24"/>
                <w:szCs w:val="24"/>
              </w:rPr>
              <w:t>必输、默认为“已接触”</w:t>
            </w:r>
          </w:p>
        </w:tc>
        <w:tc>
          <w:tcPr>
            <w:tcW w:w="2260" w:type="dxa"/>
            <w:shd w:val="clear" w:color="auto" w:fill="auto"/>
          </w:tcPr>
          <w:p>
            <w:pPr>
              <w:spacing w:after="0" w:line="360" w:lineRule="auto"/>
              <w:rPr>
                <w:rFonts w:ascii="仿宋" w:hAnsi="仿宋" w:eastAsia="仿宋"/>
                <w:color w:val="000000"/>
                <w:sz w:val="24"/>
              </w:rPr>
            </w:pPr>
            <w:r>
              <w:rPr>
                <w:rFonts w:hint="eastAsia" w:eastAsia="仿宋"/>
                <w:sz w:val="24"/>
                <w:szCs w:val="24"/>
              </w:rPr>
              <w:t>下拉框</w:t>
            </w:r>
          </w:p>
        </w:tc>
        <w:tc>
          <w:tcPr>
            <w:tcW w:w="2270" w:type="dxa"/>
            <w:shd w:val="clear" w:color="auto" w:fill="auto"/>
          </w:tcPr>
          <w:p>
            <w:pPr>
              <w:spacing w:after="0" w:line="360" w:lineRule="auto"/>
              <w:rPr>
                <w:rFonts w:ascii="仿宋" w:hAnsi="仿宋" w:eastAsia="仿宋"/>
                <w:color w:val="000000"/>
                <w:sz w:val="24"/>
                <w:szCs w:val="24"/>
              </w:rPr>
            </w:pPr>
            <w:r>
              <w:rPr>
                <w:rFonts w:hint="eastAsia" w:ascii="仿宋" w:hAnsi="仿宋" w:eastAsia="仿宋"/>
                <w:color w:val="000000"/>
                <w:sz w:val="24"/>
                <w:szCs w:val="24"/>
              </w:rPr>
              <w:t>支持选择客户状态查询，枚举值：全部、未接触、已接触</w:t>
            </w:r>
          </w:p>
        </w:tc>
      </w:tr>
    </w:tbl>
    <w:p>
      <w:pPr>
        <w:spacing w:after="0" w:line="360" w:lineRule="auto"/>
        <w:jc w:val="left"/>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numPr>
          <w:ilvl w:val="0"/>
          <w:numId w:val="19"/>
        </w:numPr>
        <w:spacing w:line="360" w:lineRule="auto"/>
        <w:rPr>
          <w:rFonts w:ascii="仿宋" w:hAnsi="仿宋" w:eastAsia="仿宋"/>
          <w:b/>
          <w:bCs/>
          <w:sz w:val="24"/>
        </w:rPr>
      </w:pPr>
      <w:r>
        <w:rPr>
          <w:rFonts w:hint="eastAsia" w:ascii="仿宋" w:hAnsi="仿宋" w:eastAsia="仿宋"/>
          <w:b/>
          <w:bCs/>
          <w:sz w:val="24"/>
        </w:rPr>
        <w:t>操作说明</w:t>
      </w:r>
    </w:p>
    <w:p>
      <w:pPr>
        <w:pStyle w:val="172"/>
        <w:numPr>
          <w:ilvl w:val="0"/>
          <w:numId w:val="20"/>
        </w:numPr>
        <w:spacing w:after="0" w:line="360" w:lineRule="auto"/>
        <w:ind w:firstLineChars="0"/>
        <w:jc w:val="left"/>
        <w:rPr>
          <w:rFonts w:ascii="仿宋" w:hAnsi="仿宋" w:eastAsia="仿宋"/>
          <w:color w:val="000000"/>
          <w:sz w:val="24"/>
        </w:rPr>
      </w:pPr>
      <w:r>
        <w:rPr>
          <w:rFonts w:hint="eastAsia" w:ascii="仿宋" w:hAnsi="仿宋" w:eastAsia="仿宋"/>
          <w:color w:val="000000"/>
          <w:sz w:val="24"/>
        </w:rPr>
        <w:t>用户在工作台/活动量统计模块，点击电访/面访/微信/短信/企微卡片组件后，下钻至活动量明细界面。</w:t>
      </w:r>
    </w:p>
    <w:p>
      <w:pPr>
        <w:pStyle w:val="172"/>
        <w:numPr>
          <w:ilvl w:val="0"/>
          <w:numId w:val="20"/>
        </w:numPr>
        <w:spacing w:after="0" w:line="360" w:lineRule="auto"/>
        <w:ind w:firstLineChars="0"/>
        <w:jc w:val="left"/>
        <w:rPr>
          <w:rFonts w:ascii="仿宋" w:hAnsi="仿宋" w:eastAsia="仿宋"/>
          <w:color w:val="000000"/>
          <w:sz w:val="24"/>
        </w:rPr>
      </w:pPr>
      <w:r>
        <w:rPr>
          <w:rFonts w:hint="eastAsia" w:ascii="仿宋" w:hAnsi="仿宋" w:eastAsia="仿宋"/>
          <w:color w:val="000000"/>
          <w:sz w:val="24"/>
        </w:rPr>
        <w:t>统计期间、活动量类型的默认展示项，从活动量统计页面带入。</w:t>
      </w:r>
    </w:p>
    <w:p>
      <w:pPr>
        <w:pStyle w:val="172"/>
        <w:numPr>
          <w:ilvl w:val="0"/>
          <w:numId w:val="20"/>
        </w:numPr>
        <w:spacing w:line="360" w:lineRule="auto"/>
        <w:ind w:firstLineChars="0"/>
        <w:rPr>
          <w:rFonts w:ascii="仿宋" w:hAnsi="仿宋" w:eastAsia="仿宋"/>
          <w:sz w:val="24"/>
          <w:szCs w:val="24"/>
        </w:rPr>
      </w:pPr>
      <w:r>
        <w:rPr>
          <w:rFonts w:hint="eastAsia" w:ascii="仿宋" w:hAnsi="仿宋" w:eastAsia="仿宋"/>
          <w:sz w:val="24"/>
          <w:szCs w:val="24"/>
        </w:rPr>
        <w:t>用户可在查询条件区操作</w:t>
      </w:r>
    </w:p>
    <w:p>
      <w:pPr>
        <w:pStyle w:val="172"/>
        <w:spacing w:line="360" w:lineRule="auto"/>
        <w:ind w:left="360" w:firstLine="60" w:firstLineChars="0"/>
        <w:rPr>
          <w:rFonts w:ascii="仿宋" w:hAnsi="仿宋" w:eastAsia="仿宋"/>
          <w:sz w:val="24"/>
          <w:szCs w:val="24"/>
        </w:rPr>
      </w:pPr>
      <w:r>
        <w:rPr>
          <w:rFonts w:hint="eastAsia" w:ascii="仿宋" w:hAnsi="仿宋" w:eastAsia="仿宋"/>
          <w:sz w:val="24"/>
          <w:szCs w:val="24"/>
        </w:rPr>
        <w:t>用户可输入核心客户号、客户姓名、状态进行查询</w:t>
      </w:r>
    </w:p>
    <w:p>
      <w:pPr>
        <w:pStyle w:val="172"/>
        <w:spacing w:line="360" w:lineRule="auto"/>
        <w:ind w:left="360" w:firstLine="60" w:firstLineChars="0"/>
        <w:rPr>
          <w:rFonts w:ascii="仿宋" w:hAnsi="仿宋" w:eastAsia="仿宋"/>
          <w:sz w:val="24"/>
          <w:szCs w:val="24"/>
        </w:rPr>
      </w:pPr>
      <w:r>
        <w:rPr>
          <w:rFonts w:hint="eastAsia" w:ascii="仿宋" w:hAnsi="仿宋" w:eastAsia="仿宋"/>
          <w:sz w:val="24"/>
          <w:szCs w:val="24"/>
        </w:rPr>
        <w:t>点击“查询”，系统按当前输入条件返回符合条件的客户列表结果。</w:t>
      </w:r>
    </w:p>
    <w:p>
      <w:pPr>
        <w:pStyle w:val="172"/>
        <w:spacing w:line="360" w:lineRule="auto"/>
        <w:ind w:left="360" w:firstLine="0" w:firstLineChars="0"/>
        <w:rPr>
          <w:rFonts w:ascii="仿宋" w:hAnsi="仿宋" w:eastAsia="仿宋"/>
          <w:sz w:val="24"/>
          <w:szCs w:val="24"/>
        </w:rPr>
      </w:pPr>
      <w:r>
        <w:rPr>
          <w:rFonts w:hint="eastAsia" w:ascii="仿宋" w:hAnsi="仿宋" w:eastAsia="仿宋"/>
          <w:sz w:val="24"/>
          <w:szCs w:val="24"/>
        </w:rPr>
        <w:t>点击“重置”，系统清空当前输入条件并恢复初始状态。</w:t>
      </w:r>
    </w:p>
    <w:p>
      <w:pPr>
        <w:numPr>
          <w:ilvl w:val="0"/>
          <w:numId w:val="19"/>
        </w:numPr>
        <w:spacing w:line="360" w:lineRule="auto"/>
        <w:rPr>
          <w:rFonts w:ascii="仿宋" w:hAnsi="仿宋" w:eastAsia="仿宋"/>
          <w:b/>
          <w:bCs/>
          <w:sz w:val="24"/>
        </w:rPr>
      </w:pPr>
      <w:r>
        <w:rPr>
          <w:rFonts w:hint="eastAsia" w:ascii="仿宋" w:hAnsi="仿宋" w:eastAsia="仿宋"/>
          <w:b/>
          <w:bCs/>
          <w:sz w:val="24"/>
        </w:rPr>
        <w:t>规则与约束</w:t>
      </w:r>
    </w:p>
    <w:p>
      <w:pPr>
        <w:pStyle w:val="172"/>
        <w:numPr>
          <w:ilvl w:val="0"/>
          <w:numId w:val="21"/>
        </w:numPr>
        <w:spacing w:after="0" w:line="360" w:lineRule="auto"/>
        <w:ind w:firstLineChars="0"/>
        <w:jc w:val="left"/>
        <w:rPr>
          <w:rFonts w:ascii="仿宋" w:hAnsi="仿宋" w:eastAsia="仿宋" w:cs="仿宋"/>
          <w:color w:val="000000"/>
          <w:kern w:val="0"/>
          <w:sz w:val="24"/>
        </w:rPr>
      </w:pPr>
      <w:r>
        <w:rPr>
          <w:rFonts w:hint="eastAsia" w:ascii="仿宋" w:hAnsi="仿宋" w:eastAsia="仿宋"/>
          <w:color w:val="000000"/>
          <w:sz w:val="24"/>
        </w:rPr>
        <w:t>支持通过</w:t>
      </w:r>
      <w:r>
        <w:rPr>
          <w:rFonts w:hint="eastAsia" w:ascii="仿宋" w:hAnsi="仿宋" w:eastAsia="仿宋" w:cs="仿宋"/>
          <w:color w:val="000000"/>
          <w:kern w:val="0"/>
          <w:sz w:val="24"/>
        </w:rPr>
        <w:t>“月”、 “季”、 “年”不同统计期间进行切换，查询不同统计期间下的活动量明细数据。</w:t>
      </w:r>
    </w:p>
    <w:p>
      <w:pPr>
        <w:pStyle w:val="172"/>
        <w:numPr>
          <w:ilvl w:val="0"/>
          <w:numId w:val="21"/>
        </w:numPr>
        <w:spacing w:after="0" w:line="360" w:lineRule="auto"/>
        <w:ind w:firstLineChars="0"/>
        <w:jc w:val="left"/>
        <w:rPr>
          <w:rFonts w:ascii="仿宋" w:hAnsi="仿宋" w:eastAsia="仿宋"/>
          <w:color w:val="000000"/>
          <w:sz w:val="24"/>
        </w:rPr>
      </w:pPr>
      <w:r>
        <w:rPr>
          <w:rFonts w:hint="eastAsia" w:ascii="仿宋" w:hAnsi="仿宋" w:eastAsia="仿宋"/>
          <w:color w:val="000000"/>
          <w:sz w:val="24"/>
        </w:rPr>
        <w:t>各统计期间，接触状态的说明</w:t>
      </w:r>
    </w:p>
    <w:p>
      <w:pPr>
        <w:pStyle w:val="172"/>
        <w:spacing w:after="0" w:line="360" w:lineRule="auto"/>
        <w:ind w:left="360" w:firstLine="0" w:firstLineChars="0"/>
        <w:jc w:val="left"/>
        <w:rPr>
          <w:rFonts w:ascii="仿宋" w:hAnsi="仿宋" w:eastAsia="仿宋"/>
          <w:color w:val="000000"/>
          <w:sz w:val="24"/>
        </w:rPr>
      </w:pPr>
      <w:r>
        <w:rPr>
          <w:rFonts w:hint="eastAsia" w:ascii="仿宋" w:hAnsi="仿宋" w:eastAsia="仿宋"/>
          <w:color w:val="000000"/>
          <w:sz w:val="24"/>
        </w:rPr>
        <w:t>统计期间切换为“月”时，展示当月通过电访/面访/微信/短信/企微已接触的客户明细。</w:t>
      </w:r>
    </w:p>
    <w:p>
      <w:pPr>
        <w:pStyle w:val="172"/>
        <w:spacing w:after="0" w:line="360" w:lineRule="auto"/>
        <w:ind w:left="360" w:firstLine="0" w:firstLineChars="0"/>
        <w:jc w:val="left"/>
        <w:rPr>
          <w:rFonts w:ascii="仿宋" w:hAnsi="仿宋" w:eastAsia="仿宋"/>
          <w:color w:val="000000"/>
          <w:sz w:val="24"/>
        </w:rPr>
      </w:pPr>
      <w:r>
        <w:rPr>
          <w:rFonts w:hint="eastAsia" w:ascii="仿宋" w:hAnsi="仿宋" w:eastAsia="仿宋"/>
          <w:color w:val="000000"/>
          <w:sz w:val="24"/>
        </w:rPr>
        <w:t>统计期间切换为“季”时，展示当季通过电访/面访/微信/短信/企微已接触的客户明细。</w:t>
      </w:r>
    </w:p>
    <w:p>
      <w:pPr>
        <w:pStyle w:val="172"/>
        <w:spacing w:after="0" w:line="360" w:lineRule="auto"/>
        <w:ind w:left="360" w:firstLine="0" w:firstLineChars="0"/>
        <w:jc w:val="left"/>
        <w:rPr>
          <w:rFonts w:ascii="仿宋" w:hAnsi="仿宋" w:eastAsia="仿宋"/>
          <w:color w:val="000000"/>
          <w:sz w:val="24"/>
        </w:rPr>
      </w:pPr>
      <w:r>
        <w:rPr>
          <w:rFonts w:hint="eastAsia" w:ascii="仿宋" w:hAnsi="仿宋" w:eastAsia="仿宋"/>
          <w:color w:val="000000"/>
          <w:sz w:val="24"/>
        </w:rPr>
        <w:t>统计期间切换为“年”时，展示当年通过电访/面访/微信/短信/企微已接触的客户明细。</w:t>
      </w:r>
    </w:p>
    <w:p>
      <w:pPr>
        <w:pStyle w:val="172"/>
        <w:spacing w:after="0" w:line="360" w:lineRule="auto"/>
        <w:ind w:left="360" w:firstLine="0" w:firstLineChars="0"/>
        <w:jc w:val="left"/>
        <w:rPr>
          <w:rFonts w:ascii="仿宋" w:hAnsi="仿宋" w:eastAsia="仿宋"/>
          <w:color w:val="000000"/>
          <w:sz w:val="24"/>
        </w:rPr>
      </w:pPr>
      <w:r>
        <w:rPr>
          <w:rFonts w:hint="eastAsia" w:ascii="仿宋" w:hAnsi="仿宋" w:eastAsia="仿宋"/>
          <w:color w:val="000000"/>
          <w:sz w:val="24"/>
        </w:rPr>
        <w:t>支持接触状态的切换，切换为“未接触”时，可查看不同统计期间、不同活动量类型的未接触客户的明细。</w:t>
      </w:r>
    </w:p>
    <w:p>
      <w:pPr>
        <w:pStyle w:val="172"/>
        <w:numPr>
          <w:ilvl w:val="0"/>
          <w:numId w:val="21"/>
        </w:numPr>
        <w:spacing w:after="0" w:line="360" w:lineRule="auto"/>
        <w:ind w:firstLineChars="0"/>
        <w:jc w:val="left"/>
        <w:rPr>
          <w:rFonts w:ascii="仿宋" w:hAnsi="仿宋" w:eastAsia="仿宋"/>
          <w:color w:val="000000"/>
          <w:sz w:val="24"/>
        </w:rPr>
      </w:pPr>
      <w:r>
        <w:rPr>
          <w:rFonts w:hint="eastAsia" w:ascii="仿宋" w:hAnsi="仿宋" w:eastAsia="仿宋"/>
          <w:color w:val="000000"/>
          <w:sz w:val="24"/>
        </w:rPr>
        <w:t>默认按照客户等级降序排序，支持金额类字段按降序/升序排序。</w:t>
      </w:r>
    </w:p>
    <w:p>
      <w:pPr>
        <w:numPr>
          <w:ilvl w:val="0"/>
          <w:numId w:val="19"/>
        </w:numPr>
        <w:spacing w:line="360" w:lineRule="auto"/>
        <w:rPr>
          <w:rFonts w:ascii="仿宋" w:hAnsi="仿宋" w:eastAsia="仿宋"/>
          <w:b/>
          <w:bCs/>
          <w:sz w:val="24"/>
        </w:rPr>
      </w:pPr>
      <w:r>
        <w:rPr>
          <w:rFonts w:hint="eastAsia" w:ascii="仿宋" w:hAnsi="仿宋" w:eastAsia="仿宋"/>
          <w:b/>
          <w:bCs/>
          <w:sz w:val="24"/>
        </w:rPr>
        <w:t>权限说明</w:t>
      </w:r>
    </w:p>
    <w:p>
      <w:pPr>
        <w:numPr>
          <w:ilvl w:val="0"/>
          <w:numId w:val="22"/>
        </w:numPr>
        <w:spacing w:after="0" w:line="360" w:lineRule="auto"/>
        <w:jc w:val="left"/>
        <w:rPr>
          <w:rFonts w:ascii="仿宋" w:hAnsi="仿宋" w:eastAsia="仿宋"/>
          <w:b/>
          <w:bCs/>
          <w:sz w:val="24"/>
        </w:rPr>
      </w:pPr>
      <w:r>
        <w:rPr>
          <w:rFonts w:hint="eastAsia" w:ascii="仿宋" w:hAnsi="仿宋" w:eastAsia="仿宋"/>
          <w:sz w:val="24"/>
          <w:szCs w:val="24"/>
        </w:rPr>
        <w:t>客户经理、理财经理和管理岗按系统授权范围展示活动量数据。</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8"/>
        <w:gridCol w:w="2376"/>
        <w:gridCol w:w="2219"/>
        <w:gridCol w:w="2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76"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19"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47"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ascii="仿宋" w:hAnsi="仿宋" w:eastAsia="仿宋"/>
                <w:color w:val="000000"/>
                <w:sz w:val="24"/>
              </w:rPr>
              <w:t>核心客户号</w:t>
            </w:r>
          </w:p>
        </w:tc>
        <w:tc>
          <w:tcPr>
            <w:tcW w:w="2376" w:type="dxa"/>
          </w:tcPr>
          <w:p>
            <w:pPr>
              <w:spacing w:line="360" w:lineRule="auto"/>
              <w:rPr>
                <w:rFonts w:ascii="仿宋" w:hAnsi="仿宋" w:eastAsia="仿宋"/>
              </w:rPr>
            </w:pPr>
            <w:r>
              <w:rPr>
                <w:rFonts w:ascii="仿宋" w:hAnsi="仿宋" w:eastAsia="仿宋"/>
                <w:color w:val="000000"/>
                <w:sz w:val="24"/>
              </w:rPr>
              <w:t>反显</w:t>
            </w:r>
          </w:p>
        </w:tc>
        <w:tc>
          <w:tcPr>
            <w:tcW w:w="2219" w:type="dxa"/>
          </w:tcPr>
          <w:p>
            <w:pPr>
              <w:spacing w:line="360" w:lineRule="auto"/>
              <w:rPr>
                <w:rFonts w:ascii="仿宋" w:hAnsi="仿宋" w:eastAsia="仿宋"/>
              </w:rPr>
            </w:pPr>
            <w:r>
              <w:rPr>
                <w:rFonts w:ascii="仿宋" w:hAnsi="仿宋" w:eastAsia="仿宋"/>
                <w:color w:val="000000"/>
                <w:sz w:val="24"/>
              </w:rPr>
              <w:t>文本</w:t>
            </w:r>
          </w:p>
        </w:tc>
        <w:tc>
          <w:tcPr>
            <w:tcW w:w="2247" w:type="dxa"/>
          </w:tcPr>
          <w:p>
            <w:pPr>
              <w:spacing w:line="360" w:lineRule="auto"/>
              <w:rPr>
                <w:rFonts w:ascii="仿宋" w:hAnsi="仿宋" w:eastAsia="仿宋"/>
              </w:rPr>
            </w:pPr>
            <w:r>
              <w:rPr>
                <w:rFonts w:ascii="仿宋" w:hAnsi="仿宋" w:eastAsia="仿宋"/>
                <w:color w:val="000000"/>
                <w:sz w:val="24"/>
              </w:rPr>
              <w:t>展示客户唯一识别编号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ascii="仿宋" w:hAnsi="仿宋" w:eastAsia="仿宋"/>
                <w:color w:val="000000"/>
                <w:sz w:val="24"/>
              </w:rPr>
              <w:t>客户名称</w:t>
            </w:r>
          </w:p>
        </w:tc>
        <w:tc>
          <w:tcPr>
            <w:tcW w:w="2376" w:type="dxa"/>
          </w:tcPr>
          <w:p>
            <w:pPr>
              <w:spacing w:line="360" w:lineRule="auto"/>
              <w:rPr>
                <w:rFonts w:ascii="仿宋" w:hAnsi="仿宋" w:eastAsia="仿宋"/>
              </w:rPr>
            </w:pPr>
            <w:r>
              <w:rPr>
                <w:rFonts w:ascii="仿宋" w:hAnsi="仿宋" w:eastAsia="仿宋"/>
                <w:color w:val="000000"/>
                <w:sz w:val="24"/>
              </w:rPr>
              <w:t>反显</w:t>
            </w:r>
          </w:p>
        </w:tc>
        <w:tc>
          <w:tcPr>
            <w:tcW w:w="2219" w:type="dxa"/>
          </w:tcPr>
          <w:p>
            <w:pPr>
              <w:spacing w:line="360" w:lineRule="auto"/>
              <w:rPr>
                <w:rFonts w:ascii="仿宋" w:hAnsi="仿宋" w:eastAsia="仿宋"/>
              </w:rPr>
            </w:pPr>
            <w:r>
              <w:rPr>
                <w:rFonts w:ascii="仿宋" w:hAnsi="仿宋" w:eastAsia="仿宋"/>
                <w:color w:val="000000"/>
                <w:sz w:val="24"/>
              </w:rPr>
              <w:t>文本</w:t>
            </w:r>
          </w:p>
        </w:tc>
        <w:tc>
          <w:tcPr>
            <w:tcW w:w="2247" w:type="dxa"/>
          </w:tcPr>
          <w:p>
            <w:pPr>
              <w:spacing w:line="360" w:lineRule="auto"/>
              <w:rPr>
                <w:rFonts w:ascii="仿宋" w:hAnsi="仿宋" w:eastAsia="仿宋"/>
              </w:rPr>
            </w:pPr>
            <w:r>
              <w:rPr>
                <w:rFonts w:ascii="仿宋" w:hAnsi="仿宋" w:eastAsia="仿宋"/>
                <w:color w:val="000000"/>
                <w:sz w:val="24"/>
              </w:rPr>
              <w:t>点击</w:t>
            </w:r>
            <w:r>
              <w:rPr>
                <w:rFonts w:hint="eastAsia" w:ascii="仿宋" w:hAnsi="仿宋" w:eastAsia="仿宋"/>
                <w:color w:val="000000"/>
                <w:sz w:val="24"/>
              </w:rPr>
              <w:t>客户姓名跳转至</w:t>
            </w:r>
            <w:r>
              <w:rPr>
                <w:rFonts w:ascii="仿宋" w:hAnsi="仿宋" w:eastAsia="仿宋"/>
                <w:color w:val="000000"/>
                <w:sz w:val="24"/>
              </w:rPr>
              <w:t>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vAlign w:val="center"/>
          </w:tcPr>
          <w:p>
            <w:pPr>
              <w:spacing w:line="360" w:lineRule="auto"/>
              <w:rPr>
                <w:rFonts w:ascii="仿宋" w:hAnsi="仿宋" w:eastAsia="仿宋"/>
                <w:color w:val="000000"/>
                <w:sz w:val="24"/>
              </w:rPr>
            </w:pPr>
            <w:r>
              <w:rPr>
                <w:rFonts w:hint="eastAsia" w:ascii="仿宋" w:hAnsi="仿宋" w:eastAsia="仿宋"/>
                <w:sz w:val="24"/>
                <w:szCs w:val="24"/>
              </w:rPr>
              <w:t>客户等级</w:t>
            </w:r>
          </w:p>
        </w:tc>
        <w:tc>
          <w:tcPr>
            <w:tcW w:w="2376" w:type="dxa"/>
            <w:vAlign w:val="center"/>
          </w:tcPr>
          <w:p>
            <w:pPr>
              <w:spacing w:line="360" w:lineRule="auto"/>
              <w:rPr>
                <w:rFonts w:ascii="仿宋" w:hAnsi="仿宋" w:eastAsia="仿宋"/>
                <w:color w:val="000000"/>
                <w:sz w:val="24"/>
              </w:rPr>
            </w:pPr>
            <w:r>
              <w:rPr>
                <w:rFonts w:ascii="仿宋" w:hAnsi="仿宋" w:eastAsia="仿宋"/>
                <w:color w:val="000000"/>
                <w:sz w:val="24"/>
              </w:rPr>
              <w:t>反显</w:t>
            </w:r>
          </w:p>
        </w:tc>
        <w:tc>
          <w:tcPr>
            <w:tcW w:w="2219" w:type="dxa"/>
            <w:vAlign w:val="center"/>
          </w:tcPr>
          <w:p>
            <w:pPr>
              <w:spacing w:line="360" w:lineRule="auto"/>
              <w:rPr>
                <w:rFonts w:ascii="仿宋" w:hAnsi="仿宋" w:eastAsia="仿宋"/>
                <w:color w:val="000000"/>
                <w:sz w:val="24"/>
              </w:rPr>
            </w:pPr>
            <w:r>
              <w:rPr>
                <w:rFonts w:ascii="仿宋" w:hAnsi="仿宋" w:eastAsia="仿宋"/>
                <w:color w:val="000000"/>
                <w:sz w:val="24"/>
              </w:rPr>
              <w:t>文本</w:t>
            </w:r>
          </w:p>
        </w:tc>
        <w:tc>
          <w:tcPr>
            <w:tcW w:w="2247" w:type="dxa"/>
            <w:vAlign w:val="center"/>
          </w:tcPr>
          <w:p>
            <w:pPr>
              <w:spacing w:line="360" w:lineRule="auto"/>
              <w:rPr>
                <w:rFonts w:hint="default" w:ascii="仿宋" w:hAnsi="仿宋" w:eastAsia="仿宋"/>
                <w:color w:val="000000"/>
                <w:sz w:val="24"/>
                <w:lang w:val="en-US" w:eastAsia="zh-CN"/>
              </w:rPr>
            </w:pPr>
            <w:r>
              <w:rPr>
                <w:rFonts w:hint="eastAsia" w:ascii="仿宋" w:hAnsi="仿宋" w:eastAsia="仿宋"/>
                <w:sz w:val="24"/>
                <w:szCs w:val="24"/>
              </w:rPr>
              <w:t>客户等级枚举：睡眠户、</w:t>
            </w:r>
            <w:del w:id="333" w:author="wanao" w:date="2026-07-08T10:30:11Z">
              <w:r>
                <w:rPr>
                  <w:rFonts w:hint="default" w:ascii="仿宋" w:hAnsi="仿宋" w:eastAsia="仿宋"/>
                  <w:sz w:val="24"/>
                  <w:szCs w:val="24"/>
                  <w:lang w:val="en-US"/>
                </w:rPr>
                <w:delText>一级、……、十级</w:delText>
              </w:r>
            </w:del>
            <w:ins w:id="334" w:author="wanao" w:date="2026-07-08T10:30:13Z">
              <w:r>
                <w:rPr>
                  <w:rFonts w:hint="eastAsia" w:ascii="仿宋" w:hAnsi="仿宋" w:eastAsia="仿宋"/>
                  <w:sz w:val="24"/>
                  <w:szCs w:val="24"/>
                  <w:lang w:val="en-US" w:eastAsia="zh-CN"/>
                </w:rPr>
                <w:t>大众</w:t>
              </w:r>
            </w:ins>
            <w:ins w:id="335" w:author="wanao" w:date="2026-07-08T10:30:14Z">
              <w:r>
                <w:rPr>
                  <w:rFonts w:hint="eastAsia" w:ascii="仿宋" w:hAnsi="仿宋" w:eastAsia="仿宋"/>
                  <w:sz w:val="24"/>
                  <w:szCs w:val="24"/>
                  <w:lang w:val="en-US" w:eastAsia="zh-CN"/>
                </w:rPr>
                <w:t>、</w:t>
              </w:r>
            </w:ins>
            <w:ins w:id="336" w:author="wanao" w:date="2026-07-08T10:30:15Z">
              <w:r>
                <w:rPr>
                  <w:rFonts w:hint="eastAsia" w:ascii="仿宋" w:hAnsi="仿宋" w:eastAsia="仿宋"/>
                  <w:sz w:val="24"/>
                  <w:szCs w:val="24"/>
                  <w:lang w:val="en-US" w:eastAsia="zh-CN"/>
                </w:rPr>
                <w:t>潜力、</w:t>
              </w:r>
            </w:ins>
            <w:ins w:id="337" w:author="wanao" w:date="2026-07-08T10:30:17Z">
              <w:r>
                <w:rPr>
                  <w:rFonts w:hint="eastAsia" w:ascii="仿宋" w:hAnsi="仿宋" w:eastAsia="仿宋"/>
                  <w:sz w:val="24"/>
                  <w:szCs w:val="24"/>
                  <w:lang w:val="en-US" w:eastAsia="zh-CN"/>
                </w:rPr>
                <w:t>优质、</w:t>
              </w:r>
            </w:ins>
            <w:ins w:id="338" w:author="wanao" w:date="2026-07-08T10:30:27Z">
              <w:r>
                <w:rPr>
                  <w:rFonts w:hint="eastAsia" w:ascii="仿宋" w:hAnsi="仿宋" w:eastAsia="仿宋"/>
                  <w:sz w:val="24"/>
                  <w:szCs w:val="24"/>
                  <w:lang w:val="en-US" w:eastAsia="zh-CN"/>
                </w:rPr>
                <w:t>财富1</w:t>
              </w:r>
            </w:ins>
            <w:ins w:id="339" w:author="wanao" w:date="2026-07-08T10:30:28Z">
              <w:r>
                <w:rPr>
                  <w:rFonts w:hint="eastAsia" w:ascii="仿宋" w:hAnsi="仿宋" w:eastAsia="仿宋"/>
                  <w:sz w:val="24"/>
                  <w:szCs w:val="24"/>
                  <w:lang w:val="en-US" w:eastAsia="zh-CN"/>
                </w:rPr>
                <w:t>、</w:t>
              </w:r>
            </w:ins>
            <w:ins w:id="340" w:author="wanao" w:date="2026-07-08T10:30:29Z">
              <w:r>
                <w:rPr>
                  <w:rFonts w:hint="eastAsia" w:ascii="仿宋" w:hAnsi="仿宋" w:eastAsia="仿宋"/>
                  <w:sz w:val="24"/>
                  <w:szCs w:val="24"/>
                  <w:lang w:val="en-US" w:eastAsia="zh-CN"/>
                </w:rPr>
                <w:t>财富2</w:t>
              </w:r>
            </w:ins>
            <w:ins w:id="341" w:author="wanao" w:date="2026-07-08T10:30:31Z">
              <w:r>
                <w:rPr>
                  <w:rFonts w:hint="eastAsia" w:ascii="仿宋" w:hAnsi="仿宋" w:eastAsia="仿宋"/>
                  <w:sz w:val="24"/>
                  <w:szCs w:val="24"/>
                  <w:lang w:val="en-US" w:eastAsia="zh-CN"/>
                </w:rPr>
                <w:t>、</w:t>
              </w:r>
            </w:ins>
            <w:ins w:id="342" w:author="wanao" w:date="2026-07-08T10:30:43Z">
              <w:r>
                <w:rPr>
                  <w:rFonts w:hint="eastAsia" w:ascii="仿宋" w:hAnsi="仿宋" w:eastAsia="仿宋"/>
                  <w:sz w:val="24"/>
                  <w:szCs w:val="24"/>
                  <w:lang w:val="en-US" w:eastAsia="zh-CN"/>
                </w:rPr>
                <w:t>贵宾、</w:t>
              </w:r>
            </w:ins>
            <w:ins w:id="343" w:author="wanao" w:date="2026-07-08T10:30:44Z">
              <w:r>
                <w:rPr>
                  <w:rFonts w:hint="eastAsia" w:ascii="仿宋" w:hAnsi="仿宋" w:eastAsia="仿宋"/>
                  <w:sz w:val="24"/>
                  <w:szCs w:val="24"/>
                  <w:lang w:val="en-US" w:eastAsia="zh-CN"/>
                </w:rPr>
                <w:t>私行</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ascii="仿宋" w:hAnsi="仿宋" w:eastAsia="仿宋"/>
                <w:color w:val="000000"/>
                <w:sz w:val="24"/>
              </w:rPr>
              <w:t>联系电话</w:t>
            </w:r>
          </w:p>
        </w:tc>
        <w:tc>
          <w:tcPr>
            <w:tcW w:w="2376" w:type="dxa"/>
          </w:tcPr>
          <w:p>
            <w:pPr>
              <w:spacing w:line="360" w:lineRule="auto"/>
              <w:rPr>
                <w:rFonts w:ascii="仿宋" w:hAnsi="仿宋" w:eastAsia="仿宋"/>
              </w:rPr>
            </w:pPr>
            <w:r>
              <w:rPr>
                <w:rFonts w:ascii="仿宋" w:hAnsi="仿宋" w:eastAsia="仿宋"/>
                <w:color w:val="000000"/>
                <w:sz w:val="24"/>
              </w:rPr>
              <w:t>脱敏显示，保留前3位和后4位，中间4位掩码，如 138****1234</w:t>
            </w:r>
          </w:p>
        </w:tc>
        <w:tc>
          <w:tcPr>
            <w:tcW w:w="2219" w:type="dxa"/>
          </w:tcPr>
          <w:p>
            <w:pPr>
              <w:spacing w:line="360" w:lineRule="auto"/>
              <w:rPr>
                <w:rFonts w:ascii="仿宋" w:hAnsi="仿宋" w:eastAsia="仿宋"/>
              </w:rPr>
            </w:pPr>
            <w:r>
              <w:rPr>
                <w:rFonts w:ascii="仿宋" w:hAnsi="仿宋" w:eastAsia="仿宋"/>
                <w:color w:val="000000"/>
                <w:sz w:val="24"/>
              </w:rPr>
              <w:t>文本</w:t>
            </w:r>
          </w:p>
        </w:tc>
        <w:tc>
          <w:tcPr>
            <w:tcW w:w="2247" w:type="dxa"/>
          </w:tcPr>
          <w:p>
            <w:pPr>
              <w:spacing w:line="360" w:lineRule="auto"/>
              <w:rPr>
                <w:rFonts w:ascii="仿宋" w:hAnsi="仿宋" w:eastAsia="仿宋"/>
              </w:rPr>
            </w:pPr>
            <w:r>
              <w:rPr>
                <w:rFonts w:ascii="仿宋" w:hAnsi="仿宋" w:eastAsia="仿宋"/>
                <w:color w:val="000000"/>
                <w:sz w:val="24"/>
              </w:rPr>
              <w:t>按数据安全要求脱敏展示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hint="eastAsia" w:ascii="仿宋" w:hAnsi="仿宋" w:eastAsia="仿宋"/>
                <w:sz w:val="24"/>
                <w:szCs w:val="24"/>
              </w:rPr>
              <w:t>活期余额</w:t>
            </w:r>
          </w:p>
        </w:tc>
        <w:tc>
          <w:tcPr>
            <w:tcW w:w="237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line="360" w:lineRule="auto"/>
              <w:rPr>
                <w:rFonts w:ascii="仿宋" w:hAnsi="仿宋" w:eastAsia="仿宋"/>
              </w:rPr>
            </w:pPr>
            <w:r>
              <w:rPr>
                <w:rFonts w:ascii="仿宋" w:hAnsi="仿宋" w:eastAsia="仿宋"/>
                <w:color w:val="000000"/>
                <w:sz w:val="24"/>
              </w:rPr>
              <w:t>金额</w:t>
            </w:r>
          </w:p>
        </w:tc>
        <w:tc>
          <w:tcPr>
            <w:tcW w:w="2247" w:type="dxa"/>
          </w:tcPr>
          <w:p>
            <w:pPr>
              <w:spacing w:line="360" w:lineRule="auto"/>
              <w:rPr>
                <w:rFonts w:ascii="仿宋" w:hAnsi="仿宋" w:eastAsia="仿宋"/>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hint="eastAsia" w:ascii="仿宋" w:hAnsi="仿宋" w:eastAsia="仿宋"/>
                <w:color w:val="000000"/>
                <w:sz w:val="24"/>
              </w:rPr>
              <w:t>定期</w:t>
            </w:r>
            <w:r>
              <w:rPr>
                <w:rFonts w:ascii="仿宋" w:hAnsi="仿宋" w:eastAsia="仿宋"/>
                <w:color w:val="000000"/>
                <w:sz w:val="24"/>
              </w:rPr>
              <w:t>余额</w:t>
            </w:r>
          </w:p>
        </w:tc>
        <w:tc>
          <w:tcPr>
            <w:tcW w:w="237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line="360" w:lineRule="auto"/>
              <w:rPr>
                <w:rFonts w:ascii="仿宋" w:hAnsi="仿宋" w:eastAsia="仿宋"/>
              </w:rPr>
            </w:pPr>
            <w:r>
              <w:rPr>
                <w:rFonts w:ascii="仿宋" w:hAnsi="仿宋" w:eastAsia="仿宋"/>
                <w:color w:val="000000"/>
                <w:sz w:val="24"/>
              </w:rPr>
              <w:t>金额</w:t>
            </w:r>
          </w:p>
        </w:tc>
        <w:tc>
          <w:tcPr>
            <w:tcW w:w="2247" w:type="dxa"/>
          </w:tcPr>
          <w:p>
            <w:pPr>
              <w:spacing w:line="360" w:lineRule="auto"/>
              <w:rPr>
                <w:rFonts w:ascii="仿宋" w:hAnsi="仿宋" w:eastAsia="仿宋"/>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color w:val="000000"/>
                <w:sz w:val="24"/>
              </w:rPr>
            </w:pPr>
            <w:r>
              <w:rPr>
                <w:rFonts w:hint="eastAsia" w:ascii="仿宋" w:hAnsi="仿宋" w:eastAsia="仿宋"/>
                <w:color w:val="000000"/>
                <w:sz w:val="24"/>
              </w:rPr>
              <w:t>理财</w:t>
            </w:r>
            <w:r>
              <w:rPr>
                <w:rFonts w:ascii="仿宋" w:hAnsi="仿宋" w:eastAsia="仿宋"/>
                <w:color w:val="000000"/>
                <w:sz w:val="24"/>
              </w:rPr>
              <w:t>余额</w:t>
            </w:r>
          </w:p>
        </w:tc>
        <w:tc>
          <w:tcPr>
            <w:tcW w:w="2376" w:type="dxa"/>
          </w:tcPr>
          <w:p>
            <w:pPr>
              <w:spacing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47" w:type="dxa"/>
          </w:tcPr>
          <w:p>
            <w:pPr>
              <w:spacing w:line="360" w:lineRule="auto"/>
              <w:rPr>
                <w:rFonts w:ascii="仿宋" w:hAnsi="仿宋" w:eastAsia="仿宋"/>
                <w:color w:val="000000"/>
                <w:sz w:val="24"/>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ascii="仿宋" w:hAnsi="仿宋" w:eastAsia="仿宋"/>
                <w:color w:val="000000"/>
                <w:sz w:val="24"/>
              </w:rPr>
              <w:t>贷款余额</w:t>
            </w:r>
          </w:p>
        </w:tc>
        <w:tc>
          <w:tcPr>
            <w:tcW w:w="237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line="360" w:lineRule="auto"/>
              <w:rPr>
                <w:rFonts w:ascii="仿宋" w:hAnsi="仿宋" w:eastAsia="仿宋"/>
              </w:rPr>
            </w:pPr>
            <w:r>
              <w:rPr>
                <w:rFonts w:ascii="仿宋" w:hAnsi="仿宋" w:eastAsia="仿宋"/>
                <w:color w:val="000000"/>
                <w:sz w:val="24"/>
              </w:rPr>
              <w:t>金额</w:t>
            </w:r>
          </w:p>
        </w:tc>
        <w:tc>
          <w:tcPr>
            <w:tcW w:w="2247" w:type="dxa"/>
          </w:tcPr>
          <w:p>
            <w:pPr>
              <w:spacing w:line="360" w:lineRule="auto"/>
              <w:rPr>
                <w:rFonts w:ascii="仿宋" w:hAnsi="仿宋" w:eastAsia="仿宋"/>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hint="eastAsia" w:ascii="仿宋" w:hAnsi="仿宋" w:eastAsia="仿宋"/>
                <w:color w:val="000000"/>
                <w:sz w:val="24"/>
              </w:rPr>
              <w:t>状态</w:t>
            </w:r>
          </w:p>
        </w:tc>
        <w:tc>
          <w:tcPr>
            <w:tcW w:w="2376" w:type="dxa"/>
          </w:tcPr>
          <w:p>
            <w:pPr>
              <w:spacing w:line="360" w:lineRule="auto"/>
              <w:rPr>
                <w:rFonts w:ascii="仿宋" w:hAnsi="仿宋" w:eastAsia="仿宋"/>
              </w:rPr>
            </w:pPr>
            <w:r>
              <w:rPr>
                <w:rFonts w:hint="eastAsia" w:ascii="仿宋" w:hAnsi="仿宋" w:eastAsia="仿宋"/>
                <w:color w:val="000000"/>
                <w:sz w:val="24"/>
              </w:rPr>
              <w:t>反显</w:t>
            </w:r>
          </w:p>
        </w:tc>
        <w:tc>
          <w:tcPr>
            <w:tcW w:w="2219" w:type="dxa"/>
          </w:tcPr>
          <w:p>
            <w:pPr>
              <w:spacing w:line="360" w:lineRule="auto"/>
              <w:rPr>
                <w:rFonts w:ascii="仿宋" w:hAnsi="仿宋" w:eastAsia="仿宋"/>
              </w:rPr>
            </w:pPr>
            <w:r>
              <w:rPr>
                <w:rFonts w:hint="eastAsia" w:ascii="仿宋" w:hAnsi="仿宋" w:eastAsia="仿宋"/>
                <w:color w:val="000000"/>
                <w:sz w:val="24"/>
              </w:rPr>
              <w:t>文本</w:t>
            </w:r>
          </w:p>
        </w:tc>
        <w:tc>
          <w:tcPr>
            <w:tcW w:w="2247" w:type="dxa"/>
          </w:tcPr>
          <w:p>
            <w:pPr>
              <w:spacing w:line="360" w:lineRule="auto"/>
              <w:rPr>
                <w:rFonts w:ascii="仿宋" w:hAnsi="仿宋" w:eastAsia="仿宋"/>
              </w:rPr>
            </w:pPr>
            <w:r>
              <w:rPr>
                <w:rFonts w:hint="eastAsia" w:ascii="仿宋" w:hAnsi="仿宋" w:eastAsia="仿宋"/>
                <w:color w:val="000000"/>
                <w:sz w:val="24"/>
              </w:rPr>
              <w:t>展示状态</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5"/>
        <w:numPr>
          <w:ilvl w:val="2"/>
          <w:numId w:val="14"/>
        </w:numPr>
        <w:spacing w:line="360" w:lineRule="auto"/>
        <w:ind w:left="993" w:hanging="993"/>
        <w:rPr>
          <w:sz w:val="28"/>
          <w:szCs w:val="28"/>
        </w:rPr>
      </w:pPr>
      <w:bookmarkStart w:id="72" w:name="_Toc233295832"/>
      <w:r>
        <w:rPr>
          <w:rFonts w:hint="eastAsia"/>
          <w:sz w:val="28"/>
          <w:szCs w:val="28"/>
        </w:rPr>
        <w:t>工作日历</w:t>
      </w:r>
      <w:bookmarkEnd w:id="72"/>
    </w:p>
    <w:p>
      <w:pPr>
        <w:pStyle w:val="6"/>
        <w:numPr>
          <w:ilvl w:val="3"/>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eastAsia="仿宋"/>
          <w:color w:val="000000"/>
          <w:sz w:val="24"/>
        </w:rPr>
        <w:t>支持用户在</w:t>
      </w:r>
      <w:r>
        <w:rPr>
          <w:rFonts w:hint="eastAsia" w:eastAsia="仿宋"/>
          <w:color w:val="000000"/>
          <w:sz w:val="24"/>
        </w:rPr>
        <w:t>工作台</w:t>
      </w:r>
      <w:r>
        <w:rPr>
          <w:rFonts w:eastAsia="仿宋"/>
          <w:color w:val="000000"/>
          <w:sz w:val="24"/>
        </w:rPr>
        <w:t>中查看本人权限范围内的当日</w:t>
      </w:r>
      <w:r>
        <w:rPr>
          <w:rFonts w:hint="eastAsia" w:eastAsia="仿宋"/>
          <w:color w:val="000000"/>
          <w:sz w:val="24"/>
        </w:rPr>
        <w:t>及近期的</w:t>
      </w:r>
      <w:r>
        <w:rPr>
          <w:rFonts w:eastAsia="仿宋"/>
          <w:color w:val="000000"/>
          <w:sz w:val="24"/>
        </w:rPr>
        <w:t>待办工作计划</w:t>
      </w:r>
      <w:r>
        <w:rPr>
          <w:rFonts w:hint="eastAsia" w:eastAsia="仿宋"/>
          <w:color w:val="000000"/>
          <w:sz w:val="24"/>
        </w:rPr>
        <w:t>，</w:t>
      </w:r>
      <w:r>
        <w:rPr>
          <w:rFonts w:eastAsia="仿宋"/>
          <w:color w:val="000000"/>
          <w:sz w:val="24"/>
        </w:rPr>
        <w:t>并通过更多入口进入完整日历页，帮助用户快速掌握近期工作</w:t>
      </w:r>
      <w:r>
        <w:rPr>
          <w:rFonts w:hint="eastAsia" w:eastAsia="仿宋"/>
          <w:color w:val="000000"/>
          <w:sz w:val="24"/>
        </w:rPr>
        <w:t>计划。</w:t>
      </w:r>
    </w:p>
    <w:p>
      <w:pPr>
        <w:pStyle w:val="6"/>
        <w:numPr>
          <w:ilvl w:val="3"/>
          <w:numId w:val="14"/>
        </w:numPr>
        <w:spacing w:line="360" w:lineRule="auto"/>
        <w:rPr>
          <w:rFonts w:ascii="仿宋" w:hAnsi="仿宋" w:eastAsia="仿宋"/>
        </w:rPr>
      </w:pPr>
      <w:r>
        <w:rPr>
          <w:rFonts w:hint="eastAsia" w:ascii="仿宋" w:hAnsi="仿宋" w:eastAsia="仿宋"/>
        </w:rPr>
        <w:t>输入</w:t>
      </w:r>
    </w:p>
    <w:p>
      <w:pPr>
        <w:spacing w:line="360" w:lineRule="auto"/>
      </w:pPr>
      <w:r>
        <w:rPr>
          <w:rFonts w:eastAsia="仿宋"/>
          <w:color w:val="000000"/>
          <w:sz w:val="24"/>
        </w:rPr>
        <w:t>用户进入“</w:t>
      </w:r>
      <w:r>
        <w:rPr>
          <w:rFonts w:hint="eastAsia" w:eastAsia="仿宋"/>
          <w:color w:val="000000"/>
          <w:sz w:val="24"/>
        </w:rPr>
        <w:t>工作台</w:t>
      </w:r>
      <w:r>
        <w:rPr>
          <w:rFonts w:eastAsia="仿宋"/>
          <w:color w:val="000000"/>
          <w:sz w:val="24"/>
        </w:rPr>
        <w:t>”页面后</w:t>
      </w:r>
      <w:r>
        <w:rPr>
          <w:rFonts w:hint="eastAsia" w:eastAsia="仿宋"/>
          <w:color w:val="000000"/>
          <w:sz w:val="24"/>
        </w:rPr>
        <w:t>，工作日历模块展示本周周一～周日，默</w:t>
      </w:r>
      <w:r>
        <w:rPr>
          <w:rFonts w:eastAsia="仿宋"/>
          <w:color w:val="000000"/>
          <w:sz w:val="24"/>
        </w:rPr>
        <w:t>认展示</w:t>
      </w:r>
      <w:r>
        <w:rPr>
          <w:rFonts w:hint="eastAsia" w:eastAsia="仿宋"/>
          <w:color w:val="000000"/>
          <w:sz w:val="24"/>
        </w:rPr>
        <w:t>当天的</w:t>
      </w:r>
      <w:r>
        <w:rPr>
          <w:rFonts w:eastAsia="仿宋"/>
          <w:color w:val="000000"/>
          <w:sz w:val="24"/>
        </w:rPr>
        <w:t>待办工作计划摘要。</w:t>
      </w:r>
    </w:p>
    <w:p>
      <w:pPr>
        <w:spacing w:line="360" w:lineRule="auto"/>
      </w:pPr>
      <w:r>
        <w:rPr>
          <w:rFonts w:eastAsia="仿宋"/>
          <w:color w:val="000000"/>
          <w:sz w:val="24"/>
        </w:rPr>
        <w:t>用户可点击“更多”</w:t>
      </w:r>
      <w:r>
        <w:rPr>
          <w:rFonts w:hint="eastAsia" w:eastAsia="仿宋"/>
          <w:color w:val="000000"/>
          <w:sz w:val="24"/>
        </w:rPr>
        <w:t>，跳转至完整</w:t>
      </w:r>
      <w:r>
        <w:rPr>
          <w:rFonts w:eastAsia="仿宋"/>
          <w:color w:val="000000"/>
          <w:sz w:val="24"/>
        </w:rPr>
        <w:t>工作日历</w:t>
      </w:r>
      <w:r>
        <w:rPr>
          <w:rFonts w:hint="eastAsia" w:eastAsia="仿宋"/>
          <w:color w:val="000000"/>
          <w:sz w:val="24"/>
        </w:rPr>
        <w:t>视图</w:t>
      </w:r>
      <w:r>
        <w:rPr>
          <w:rFonts w:eastAsia="仿宋"/>
          <w:color w:val="000000"/>
          <w:sz w:val="24"/>
        </w:rPr>
        <w:t>，可切换日期查看对应日期下的</w:t>
      </w:r>
      <w:r>
        <w:rPr>
          <w:rFonts w:hint="eastAsia" w:eastAsia="仿宋"/>
          <w:color w:val="000000"/>
          <w:sz w:val="24"/>
        </w:rPr>
        <w:t>工作</w:t>
      </w:r>
      <w:r>
        <w:rPr>
          <w:rFonts w:eastAsia="仿宋"/>
          <w:color w:val="000000"/>
          <w:sz w:val="24"/>
        </w:rPr>
        <w:t>计划和完成情况。</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296"/>
        <w:gridCol w:w="2251"/>
        <w:gridCol w:w="2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shd w:val="clear" w:color="auto" w:fill="FFFFFF"/>
          </w:tcPr>
          <w:p>
            <w:pPr>
              <w:spacing w:line="360" w:lineRule="auto"/>
            </w:pPr>
            <w:r>
              <w:rPr>
                <w:rFonts w:eastAsia="仿宋"/>
                <w:b/>
                <w:color w:val="000000"/>
                <w:sz w:val="24"/>
              </w:rPr>
              <w:t>要素名称</w:t>
            </w:r>
          </w:p>
        </w:tc>
        <w:tc>
          <w:tcPr>
            <w:tcW w:w="2296" w:type="dxa"/>
            <w:shd w:val="clear" w:color="auto" w:fill="FFFFFF"/>
          </w:tcPr>
          <w:p>
            <w:pPr>
              <w:spacing w:line="360" w:lineRule="auto"/>
            </w:pPr>
            <w:r>
              <w:rPr>
                <w:rFonts w:eastAsia="仿宋"/>
                <w:b/>
                <w:color w:val="000000"/>
                <w:sz w:val="24"/>
              </w:rPr>
              <w:t>约束及校验规则</w:t>
            </w:r>
          </w:p>
        </w:tc>
        <w:tc>
          <w:tcPr>
            <w:tcW w:w="2251" w:type="dxa"/>
            <w:shd w:val="clear" w:color="auto" w:fill="FFFFFF"/>
          </w:tcPr>
          <w:p>
            <w:pPr>
              <w:spacing w:line="360" w:lineRule="auto"/>
            </w:pPr>
            <w:r>
              <w:rPr>
                <w:rFonts w:eastAsia="仿宋"/>
                <w:b/>
                <w:color w:val="000000"/>
                <w:sz w:val="24"/>
              </w:rPr>
              <w:t>数据类型</w:t>
            </w:r>
          </w:p>
        </w:tc>
        <w:tc>
          <w:tcPr>
            <w:tcW w:w="2262" w:type="dxa"/>
            <w:shd w:val="clear" w:color="auto" w:fill="FFFFFF"/>
          </w:tcPr>
          <w:p>
            <w:pPr>
              <w:spacing w:line="360" w:lineRule="auto"/>
            </w:pPr>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pPr>
            <w:r>
              <w:rPr>
                <w:rFonts w:eastAsia="仿宋"/>
                <w:color w:val="000000"/>
                <w:sz w:val="24"/>
              </w:rPr>
              <w:t>更多</w:t>
            </w:r>
          </w:p>
        </w:tc>
        <w:tc>
          <w:tcPr>
            <w:tcW w:w="2296" w:type="dxa"/>
          </w:tcPr>
          <w:p>
            <w:pPr>
              <w:spacing w:line="360" w:lineRule="auto"/>
            </w:pPr>
            <w:r>
              <w:rPr>
                <w:rFonts w:eastAsia="仿宋"/>
                <w:color w:val="000000"/>
                <w:sz w:val="24"/>
              </w:rPr>
              <w:t>点击触发</w:t>
            </w:r>
          </w:p>
        </w:tc>
        <w:tc>
          <w:tcPr>
            <w:tcW w:w="2251" w:type="dxa"/>
          </w:tcPr>
          <w:p>
            <w:pPr>
              <w:spacing w:line="360" w:lineRule="auto"/>
            </w:pPr>
            <w:r>
              <w:rPr>
                <w:rFonts w:eastAsia="仿宋"/>
                <w:color w:val="000000"/>
                <w:sz w:val="24"/>
              </w:rPr>
              <w:t>按钮</w:t>
            </w:r>
          </w:p>
        </w:tc>
        <w:tc>
          <w:tcPr>
            <w:tcW w:w="2262" w:type="dxa"/>
          </w:tcPr>
          <w:p>
            <w:pPr>
              <w:spacing w:line="360" w:lineRule="auto"/>
            </w:pPr>
            <w:r>
              <w:rPr>
                <w:rFonts w:eastAsia="仿宋"/>
                <w:color w:val="000000"/>
                <w:sz w:val="24"/>
              </w:rPr>
              <w:t>进入工作日历更多页面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pPr>
            <w:r>
              <w:rPr>
                <w:rFonts w:eastAsia="仿宋"/>
                <w:color w:val="000000"/>
                <w:sz w:val="24"/>
              </w:rPr>
              <w:t>日期切换</w:t>
            </w:r>
          </w:p>
        </w:tc>
        <w:tc>
          <w:tcPr>
            <w:tcW w:w="2296" w:type="dxa"/>
          </w:tcPr>
          <w:p>
            <w:pPr>
              <w:spacing w:line="360" w:lineRule="auto"/>
            </w:pPr>
            <w:r>
              <w:rPr>
                <w:rFonts w:eastAsia="仿宋"/>
                <w:color w:val="000000"/>
                <w:sz w:val="24"/>
              </w:rPr>
              <w:t>点击触发</w:t>
            </w:r>
          </w:p>
        </w:tc>
        <w:tc>
          <w:tcPr>
            <w:tcW w:w="2251" w:type="dxa"/>
          </w:tcPr>
          <w:p>
            <w:pPr>
              <w:spacing w:line="360" w:lineRule="auto"/>
            </w:pPr>
            <w:r>
              <w:rPr>
                <w:rFonts w:eastAsia="仿宋"/>
                <w:color w:val="000000"/>
                <w:sz w:val="24"/>
              </w:rPr>
              <w:t>日历控件</w:t>
            </w:r>
          </w:p>
        </w:tc>
        <w:tc>
          <w:tcPr>
            <w:tcW w:w="2262" w:type="dxa"/>
          </w:tcPr>
          <w:p>
            <w:pPr>
              <w:spacing w:line="360" w:lineRule="auto"/>
            </w:pPr>
            <w:r>
              <w:rPr>
                <w:rFonts w:eastAsia="仿宋"/>
                <w:color w:val="000000"/>
                <w:sz w:val="24"/>
              </w:rPr>
              <w:t>切换查看不同日期的</w:t>
            </w:r>
            <w:r>
              <w:rPr>
                <w:rFonts w:hint="eastAsia" w:eastAsia="仿宋"/>
                <w:color w:val="000000"/>
                <w:sz w:val="24"/>
              </w:rPr>
              <w:t>工作</w:t>
            </w:r>
            <w:r>
              <w:rPr>
                <w:rFonts w:eastAsia="仿宋"/>
                <w:color w:val="000000"/>
                <w:sz w:val="24"/>
              </w:rPr>
              <w:t>计划</w:t>
            </w:r>
          </w:p>
        </w:tc>
      </w:tr>
    </w:tbl>
    <w:p>
      <w:pPr>
        <w:spacing w:line="360" w:lineRule="auto"/>
        <w:rPr>
          <w:rFonts w:ascii="仿宋" w:hAnsi="仿宋" w:eastAsia="仿宋"/>
          <w:sz w:val="24"/>
          <w:szCs w:val="24"/>
        </w:rPr>
      </w:pPr>
    </w:p>
    <w:p>
      <w:pPr>
        <w:pStyle w:val="6"/>
        <w:numPr>
          <w:ilvl w:val="3"/>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1、用户进入“工作台”页面后，系统展示本周的工作日历，默认展示用户当日待办工作计划摘要。</w:t>
      </w:r>
    </w:p>
    <w:p>
      <w:pPr>
        <w:spacing w:line="360" w:lineRule="auto"/>
        <w:rPr>
          <w:rFonts w:ascii="仿宋" w:hAnsi="仿宋" w:eastAsia="仿宋"/>
          <w:sz w:val="24"/>
          <w:szCs w:val="24"/>
        </w:rPr>
      </w:pPr>
      <w:r>
        <w:rPr>
          <w:rFonts w:hint="eastAsia" w:ascii="仿宋" w:hAnsi="仿宋" w:eastAsia="仿宋"/>
          <w:sz w:val="24"/>
          <w:szCs w:val="24"/>
        </w:rPr>
        <w:t>2、工作日历模块默认展示当日前 3 条待办工作计划。</w:t>
      </w:r>
    </w:p>
    <w:p>
      <w:pPr>
        <w:spacing w:line="360" w:lineRule="auto"/>
        <w:rPr>
          <w:rFonts w:ascii="仿宋" w:hAnsi="仿宋" w:eastAsia="仿宋"/>
          <w:sz w:val="24"/>
          <w:szCs w:val="24"/>
        </w:rPr>
      </w:pPr>
      <w:r>
        <w:rPr>
          <w:rFonts w:hint="eastAsia" w:ascii="仿宋" w:hAnsi="仿宋" w:eastAsia="仿宋"/>
          <w:sz w:val="24"/>
          <w:szCs w:val="24"/>
        </w:rPr>
        <w:t>3、用户可通过左右切换查看前上周与下周的工作计划。</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、用户点击“更多”后，跳转至工作日历更多页面，展示完整的工作日历和工作计划。</w:t>
      </w:r>
    </w:p>
    <w:p>
      <w:pPr>
        <w:spacing w:line="360" w:lineRule="auto"/>
        <w:ind w:firstLine="420"/>
        <w:rPr>
          <w:rFonts w:ascii="仿宋" w:hAnsi="仿宋" w:eastAsia="仿宋"/>
          <w:sz w:val="24"/>
          <w:szCs w:val="24"/>
        </w:rPr>
      </w:pPr>
      <w:r>
        <w:rPr>
          <w:rFonts w:hint="eastAsia" w:ascii="仿宋" w:hAnsi="仿宋" w:eastAsia="仿宋"/>
          <w:sz w:val="24"/>
          <w:szCs w:val="24"/>
        </w:rPr>
        <w:t>用户选择不同日期后，系统刷新并展示对应日期下的工作任务计划和完成情况。</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、工作台/工作日历模块，每天默认仅展示当日前 3 条待办工作计划，按照时间的先后顺序排序。</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、若当日无工作计划，系统应展示“当日暂无工作计划”。</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3</w:t>
      </w:r>
      <w:r>
        <w:rPr>
          <w:rFonts w:hint="eastAsia" w:ascii="仿宋" w:hAnsi="仿宋" w:eastAsia="仿宋"/>
          <w:sz w:val="24"/>
          <w:szCs w:val="24"/>
        </w:rPr>
        <w:t>、</w:t>
      </w:r>
      <w:r>
        <w:rPr>
          <w:rFonts w:hint="eastAsia" w:ascii="仿宋" w:hAnsi="仿宋" w:eastAsia="仿宋"/>
          <w:color w:val="000000" w:themeColor="text1"/>
          <w:sz w:val="24"/>
          <w:szCs w:val="24"/>
          <w14:textFill>
            <w14:solidFill>
              <w14:schemeClr w14:val="tx1"/>
            </w14:solidFill>
          </w14:textFill>
        </w:rPr>
        <w:t>工作日历中的任务来源包括客户经理自建的邀约计划（面访、电访、短信和企微）、客户提醒、沙龙活动。</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w:t>
      </w:r>
      <w:r>
        <w:rPr>
          <w:rFonts w:hint="eastAsia" w:ascii="仿宋" w:hAnsi="仿宋" w:eastAsia="仿宋"/>
          <w:color w:val="000000" w:themeColor="text1"/>
          <w:sz w:val="24"/>
          <w:szCs w:val="24"/>
          <w14:textFill>
            <w14:solidFill>
              <w14:schemeClr w14:val="tx1"/>
            </w14:solidFill>
          </w14:textFill>
        </w:rPr>
        <w:t>用户仅能查看自己创建的邀约计划（面访、电访、短信和企微）、客户提醒、沙龙活动。</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、工作日历更多页面分为左右两部分</w:t>
      </w:r>
    </w:p>
    <w:p>
      <w:pPr>
        <w:spacing w:line="360" w:lineRule="auto"/>
        <w:ind w:firstLine="420"/>
        <w:rPr>
          <w:rFonts w:ascii="仿宋" w:hAnsi="仿宋" w:eastAsia="仿宋"/>
          <w:sz w:val="24"/>
          <w:szCs w:val="24"/>
        </w:rPr>
      </w:pPr>
      <w:r>
        <w:rPr>
          <w:rFonts w:hint="eastAsia" w:ascii="仿宋" w:hAnsi="仿宋" w:eastAsia="仿宋"/>
          <w:sz w:val="24"/>
          <w:szCs w:val="24"/>
        </w:rPr>
        <w:t>左侧展示当月完整的工作日历，其中：无工作计划的日期下方无标记。有工作计划的日期下方，工作计划全部完成标记为绿色，如“</w:t>
      </w:r>
      <w:r>
        <w:rPr>
          <w:rFonts w:hint="eastAsia" w:ascii="仿宋" w:hAnsi="仿宋" w:eastAsia="仿宋"/>
          <w:color w:val="00B050"/>
        </w:rPr>
        <w:t>●</w:t>
      </w:r>
      <w:r>
        <w:rPr>
          <w:rFonts w:hint="eastAsia" w:ascii="仿宋" w:hAnsi="仿宋" w:eastAsia="仿宋"/>
          <w:sz w:val="24"/>
          <w:szCs w:val="24"/>
        </w:rPr>
        <w:t>”，工作计划未全部完成标记为灰色，如“</w:t>
      </w:r>
      <w:r>
        <w:rPr>
          <w:rFonts w:hint="eastAsia" w:ascii="仿宋" w:hAnsi="仿宋" w:eastAsia="仿宋"/>
          <w:color w:val="BFBFBF" w:themeColor="background1" w:themeShade="BF"/>
        </w:rPr>
        <w:t>●</w: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右侧展示工作计划，支持日、周、月切片器切换，默认为周。支持按照</w:t>
      </w:r>
      <w:r>
        <w:rPr>
          <w:rFonts w:hint="eastAsia" w:ascii="仿宋" w:hAnsi="仿宋" w:eastAsia="仿宋"/>
          <w:color w:val="000000" w:themeColor="text1"/>
          <w:sz w:val="24"/>
          <w:szCs w:val="24"/>
          <w14:textFill>
            <w14:solidFill>
              <w14:schemeClr w14:val="tx1"/>
            </w14:solidFill>
          </w14:textFill>
        </w:rPr>
        <w:t>面访、电访、短信和企微切换查询</w:t>
      </w:r>
    </w:p>
    <w:p>
      <w:pPr>
        <w:spacing w:line="360" w:lineRule="auto"/>
        <w:ind w:firstLine="420"/>
        <w:rPr>
          <w:rFonts w:ascii="仿宋" w:hAnsi="仿宋" w:eastAsia="仿宋"/>
          <w:sz w:val="24"/>
          <w:szCs w:val="24"/>
        </w:rPr>
      </w:pPr>
      <w:r>
        <w:rPr>
          <w:rFonts w:hint="eastAsia" w:ascii="仿宋" w:hAnsi="仿宋" w:eastAsia="仿宋"/>
          <w:sz w:val="24"/>
          <w:szCs w:val="24"/>
        </w:rPr>
        <w:t>日：默认展示当天。分上午、下午分别展示其中的的工作计划及完成情况。</w:t>
      </w:r>
    </w:p>
    <w:p>
      <w:pPr>
        <w:spacing w:line="360" w:lineRule="auto"/>
        <w:ind w:firstLine="420"/>
        <w:rPr>
          <w:rFonts w:ascii="仿宋" w:hAnsi="仿宋" w:eastAsia="仿宋"/>
          <w:sz w:val="24"/>
          <w:szCs w:val="24"/>
        </w:rPr>
      </w:pPr>
      <w:r>
        <w:rPr>
          <w:rFonts w:hint="eastAsia" w:ascii="仿宋" w:hAnsi="仿宋" w:eastAsia="仿宋"/>
          <w:sz w:val="24"/>
          <w:szCs w:val="24"/>
        </w:rPr>
        <w:t>周：按照周一2</w:t>
      </w:r>
      <w:r>
        <w:rPr>
          <w:rFonts w:ascii="仿宋" w:hAnsi="仿宋" w:eastAsia="仿宋"/>
          <w:sz w:val="24"/>
          <w:szCs w:val="24"/>
        </w:rPr>
        <w:t xml:space="preserve">026-06-08 </w:t>
      </w:r>
      <w:r>
        <w:rPr>
          <w:rFonts w:hint="eastAsia" w:ascii="仿宋" w:hAnsi="仿宋" w:eastAsia="仿宋"/>
          <w:sz w:val="24"/>
          <w:szCs w:val="24"/>
        </w:rPr>
        <w:t>～ 周五2</w:t>
      </w:r>
      <w:r>
        <w:rPr>
          <w:rFonts w:ascii="仿宋" w:hAnsi="仿宋" w:eastAsia="仿宋"/>
          <w:sz w:val="24"/>
          <w:szCs w:val="24"/>
        </w:rPr>
        <w:t>026-06-14</w:t>
      </w:r>
      <w:r>
        <w:rPr>
          <w:rFonts w:hint="eastAsia" w:ascii="仿宋" w:hAnsi="仿宋" w:eastAsia="仿宋"/>
          <w:sz w:val="24"/>
          <w:szCs w:val="24"/>
        </w:rPr>
        <w:t>，由近及远以时间轴的形式展示每天的工作计划及完成情况，每日的工作计划全部显示。没有工作计划的日期可不显示。</w:t>
      </w:r>
    </w:p>
    <w:p>
      <w:pPr>
        <w:spacing w:line="360" w:lineRule="auto"/>
        <w:ind w:firstLine="420"/>
        <w:rPr>
          <w:rFonts w:ascii="仿宋" w:hAnsi="仿宋" w:eastAsia="仿宋"/>
          <w:sz w:val="24"/>
          <w:szCs w:val="24"/>
        </w:rPr>
      </w:pPr>
      <w:r>
        <w:rPr>
          <w:rFonts w:hint="eastAsia" w:ascii="仿宋" w:hAnsi="仿宋" w:eastAsia="仿宋"/>
          <w:sz w:val="24"/>
          <w:szCs w:val="24"/>
        </w:rPr>
        <w:t>月：按照每月1号至月末，由近及远以时间轴的形式展示每天的工作计划及完成情况，每日的工作计划全部显示。默认将展示的位置定位在当前时间，用户可通过纵向滚动条上下滑动。没有工作计划的日期可不显示。</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6</w:t>
      </w:r>
      <w:r>
        <w:rPr>
          <w:rFonts w:hint="eastAsia" w:ascii="仿宋" w:hAnsi="仿宋" w:eastAsia="仿宋"/>
          <w:sz w:val="24"/>
          <w:szCs w:val="24"/>
        </w:rPr>
        <w:t>、</w:t>
      </w:r>
      <w:r>
        <w:rPr>
          <w:rFonts w:hint="eastAsia" w:ascii="仿宋" w:hAnsi="仿宋" w:eastAsia="仿宋"/>
          <w:color w:val="000000" w:themeColor="text1"/>
          <w:sz w:val="24"/>
          <w:szCs w:val="24"/>
          <w14:textFill>
            <w14:solidFill>
              <w14:schemeClr w14:val="tx1"/>
            </w14:solidFill>
          </w14:textFill>
        </w:rPr>
        <w:t>各类工作计划的完成条件</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面访：需要进行营销反馈，</w:t>
      </w:r>
      <w:r>
        <w:rPr>
          <w:rFonts w:hint="eastAsia" w:ascii="仿宋" w:hAnsi="仿宋" w:eastAsia="仿宋"/>
          <w:i/>
          <w:iCs/>
          <w:color w:val="000000" w:themeColor="text1"/>
          <w:sz w:val="24"/>
          <w:szCs w:val="24"/>
          <w14:textFill>
            <w14:solidFill>
              <w14:schemeClr w14:val="tx1"/>
            </w14:solidFill>
          </w14:textFill>
        </w:rPr>
        <w:t>详见：公共功能/客户联络/面访章节。</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电访：仅支持移动端拨打电话，打完电话后需要进行营销反馈，</w:t>
      </w:r>
      <w:r>
        <w:rPr>
          <w:rFonts w:hint="eastAsia" w:ascii="仿宋" w:hAnsi="仿宋" w:eastAsia="仿宋"/>
          <w:i/>
          <w:iCs/>
          <w:color w:val="000000" w:themeColor="text1"/>
          <w:sz w:val="24"/>
          <w:szCs w:val="24"/>
          <w14:textFill>
            <w14:solidFill>
              <w14:schemeClr w14:val="tx1"/>
            </w14:solidFill>
          </w14:textFill>
        </w:rPr>
        <w:t>详见：公共功能/客户联络/打电话章节。</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短信：完成短信发送，详见：</w:t>
      </w:r>
      <w:r>
        <w:rPr>
          <w:rFonts w:hint="eastAsia" w:ascii="仿宋" w:hAnsi="仿宋" w:eastAsia="仿宋"/>
          <w:i/>
          <w:iCs/>
          <w:color w:val="000000" w:themeColor="text1"/>
          <w:sz w:val="24"/>
          <w:szCs w:val="24"/>
          <w14:textFill>
            <w14:solidFill>
              <w14:schemeClr w14:val="tx1"/>
            </w14:solidFill>
          </w14:textFill>
        </w:rPr>
        <w:t>公共功能/客户联络/发送短信章节</w:t>
      </w:r>
    </w:p>
    <w:p>
      <w:pPr>
        <w:spacing w:line="360" w:lineRule="auto"/>
        <w:ind w:firstLine="420"/>
        <w:rPr>
          <w:rFonts w:ascii="仿宋" w:hAnsi="仿宋" w:eastAsia="仿宋"/>
          <w:i/>
          <w:iCs/>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企微：完成信息补录，详见：</w:t>
      </w:r>
      <w:r>
        <w:rPr>
          <w:rFonts w:hint="eastAsia" w:ascii="仿宋" w:hAnsi="仿宋" w:eastAsia="仿宋"/>
          <w:i/>
          <w:iCs/>
          <w:color w:val="000000" w:themeColor="text1"/>
          <w:sz w:val="24"/>
          <w:szCs w:val="24"/>
          <w14:textFill>
            <w14:solidFill>
              <w14:schemeClr w14:val="tx1"/>
            </w14:solidFill>
          </w14:textFill>
        </w:rPr>
        <w:t>公共功能/客户联络/企微章节</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提醒：完成已读。</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沙龙活动：完成沙龙活动的活动反馈，详见：营销管理/沙龙活动管理/活动反馈章节。</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、客户经理仅可查看本人名下工作计划，不得查看超出本人权限范围的工作计划。</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2</w:t>
      </w:r>
      <w:r>
        <w:rPr>
          <w:rFonts w:hint="eastAsia" w:ascii="仿宋" w:hAnsi="仿宋" w:eastAsia="仿宋"/>
          <w:color w:val="000000" w:themeColor="text1"/>
          <w:sz w:val="24"/>
          <w:szCs w:val="24"/>
          <w14:textFill>
            <w14:solidFill>
              <w14:schemeClr w14:val="tx1"/>
            </w14:solidFill>
          </w14:textFill>
        </w:rPr>
        <w:t>、管理用户仅可查看机构辖下的沙龙活动。</w:t>
      </w:r>
    </w:p>
    <w:p>
      <w:pPr>
        <w:pStyle w:val="6"/>
        <w:numPr>
          <w:ilvl w:val="3"/>
          <w:numId w:val="14"/>
        </w:numPr>
        <w:spacing w:line="360" w:lineRule="auto"/>
        <w:rPr>
          <w:rFonts w:ascii="仿宋" w:hAnsi="仿宋" w:eastAsia="仿宋"/>
        </w:rPr>
      </w:pPr>
      <w:r>
        <w:rPr>
          <w:rFonts w:hint="eastAsia" w:ascii="仿宋" w:hAnsi="仿宋" w:eastAsia="仿宋"/>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296"/>
        <w:gridCol w:w="2251"/>
        <w:gridCol w:w="2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shd w:val="clear" w:color="auto" w:fill="FFFFFF"/>
          </w:tcPr>
          <w:p>
            <w:pPr>
              <w:spacing w:line="360" w:lineRule="auto"/>
            </w:pPr>
            <w:r>
              <w:rPr>
                <w:rFonts w:eastAsia="仿宋"/>
                <w:b/>
                <w:color w:val="000000"/>
                <w:sz w:val="24"/>
              </w:rPr>
              <w:t>要素名称</w:t>
            </w:r>
          </w:p>
        </w:tc>
        <w:tc>
          <w:tcPr>
            <w:tcW w:w="2296" w:type="dxa"/>
            <w:shd w:val="clear" w:color="auto" w:fill="FFFFFF"/>
          </w:tcPr>
          <w:p>
            <w:pPr>
              <w:spacing w:line="360" w:lineRule="auto"/>
            </w:pPr>
            <w:r>
              <w:rPr>
                <w:rFonts w:eastAsia="仿宋"/>
                <w:b/>
                <w:color w:val="000000"/>
                <w:sz w:val="24"/>
              </w:rPr>
              <w:t>约束及校验规则</w:t>
            </w:r>
          </w:p>
        </w:tc>
        <w:tc>
          <w:tcPr>
            <w:tcW w:w="2251" w:type="dxa"/>
            <w:shd w:val="clear" w:color="auto" w:fill="FFFFFF"/>
          </w:tcPr>
          <w:p>
            <w:pPr>
              <w:spacing w:line="360" w:lineRule="auto"/>
            </w:pPr>
            <w:r>
              <w:rPr>
                <w:rFonts w:eastAsia="仿宋"/>
                <w:b/>
                <w:color w:val="000000"/>
                <w:sz w:val="24"/>
              </w:rPr>
              <w:t>数据类型</w:t>
            </w:r>
          </w:p>
        </w:tc>
        <w:tc>
          <w:tcPr>
            <w:tcW w:w="2262" w:type="dxa"/>
            <w:shd w:val="clear" w:color="auto" w:fill="FFFFFF"/>
          </w:tcPr>
          <w:p>
            <w:pPr>
              <w:spacing w:line="360" w:lineRule="auto"/>
            </w:pPr>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pPr>
            <w:r>
              <w:rPr>
                <w:rFonts w:hint="eastAsia" w:eastAsia="仿宋"/>
                <w:color w:val="000000"/>
                <w:sz w:val="24"/>
              </w:rPr>
              <w:t>计划</w:t>
            </w:r>
            <w:r>
              <w:rPr>
                <w:rFonts w:eastAsia="仿宋"/>
                <w:color w:val="000000"/>
                <w:sz w:val="24"/>
              </w:rPr>
              <w:t>时间</w:t>
            </w:r>
          </w:p>
        </w:tc>
        <w:tc>
          <w:tcPr>
            <w:tcW w:w="2296" w:type="dxa"/>
          </w:tcPr>
          <w:p>
            <w:pPr>
              <w:spacing w:line="360" w:lineRule="auto"/>
              <w:rPr>
                <w:rFonts w:eastAsia="仿宋"/>
                <w:color w:val="000000"/>
                <w:sz w:val="24"/>
              </w:rPr>
            </w:pPr>
            <w:r>
              <w:rPr>
                <w:rFonts w:eastAsia="仿宋"/>
                <w:color w:val="000000"/>
                <w:sz w:val="24"/>
              </w:rPr>
              <w:t>反显</w:t>
            </w:r>
            <w:r>
              <w:rPr>
                <w:rFonts w:hint="eastAsia" w:eastAsia="仿宋"/>
                <w:color w:val="000000"/>
                <w:sz w:val="24"/>
              </w:rPr>
              <w:t>、格式化：</w:t>
            </w:r>
          </w:p>
          <w:p>
            <w:pPr>
              <w:spacing w:line="360" w:lineRule="auto"/>
              <w:rPr>
                <w:rFonts w:ascii="仿宋" w:hAnsi="仿宋" w:eastAsia="仿宋"/>
                <w:color w:val="000000"/>
                <w:sz w:val="24"/>
              </w:rPr>
            </w:pPr>
            <w:r>
              <w:rPr>
                <w:rFonts w:hint="eastAsia" w:ascii="仿宋" w:hAnsi="仿宋" w:eastAsia="仿宋"/>
                <w:color w:val="000000"/>
                <w:sz w:val="24"/>
              </w:rPr>
              <w:t>YYYY-MM-DD</w:t>
            </w:r>
            <w:r>
              <w:rPr>
                <w:rFonts w:ascii="仿宋" w:hAnsi="仿宋" w:eastAsia="仿宋"/>
                <w:color w:val="000000"/>
                <w:sz w:val="24"/>
              </w:rPr>
              <w:t xml:space="preserve"> </w:t>
            </w:r>
            <w:r>
              <w:rPr>
                <w:rFonts w:hint="eastAsia" w:ascii="仿宋" w:hAnsi="仿宋" w:eastAsia="仿宋"/>
                <w:color w:val="000000"/>
                <w:sz w:val="24"/>
              </w:rPr>
              <w:t>HH</w:t>
            </w:r>
            <w:r>
              <w:rPr>
                <w:rFonts w:ascii="仿宋" w:hAnsi="仿宋" w:eastAsia="仿宋"/>
                <w:color w:val="000000"/>
                <w:sz w:val="24"/>
              </w:rPr>
              <w:t>:mm</w:t>
            </w:r>
          </w:p>
        </w:tc>
        <w:tc>
          <w:tcPr>
            <w:tcW w:w="2251" w:type="dxa"/>
          </w:tcPr>
          <w:p>
            <w:pPr>
              <w:spacing w:line="360" w:lineRule="auto"/>
            </w:pPr>
            <w:r>
              <w:rPr>
                <w:rFonts w:eastAsia="仿宋"/>
                <w:color w:val="000000"/>
                <w:sz w:val="24"/>
              </w:rPr>
              <w:t>时间/日期</w:t>
            </w:r>
          </w:p>
        </w:tc>
        <w:tc>
          <w:tcPr>
            <w:tcW w:w="2262" w:type="dxa"/>
          </w:tcPr>
          <w:p>
            <w:pPr>
              <w:spacing w:line="360" w:lineRule="auto"/>
            </w:pPr>
            <w:r>
              <w:rPr>
                <w:rFonts w:eastAsia="仿宋"/>
                <w:color w:val="000000"/>
                <w:sz w:val="24"/>
              </w:rPr>
              <w:t>展示任务时间或当前查看日期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pPr>
            <w:r>
              <w:rPr>
                <w:rFonts w:hint="eastAsia" w:eastAsia="仿宋"/>
                <w:color w:val="000000"/>
                <w:sz w:val="24"/>
              </w:rPr>
              <w:t>类型</w:t>
            </w:r>
          </w:p>
        </w:tc>
        <w:tc>
          <w:tcPr>
            <w:tcW w:w="2296" w:type="dxa"/>
          </w:tcPr>
          <w:p>
            <w:pPr>
              <w:spacing w:line="360" w:lineRule="auto"/>
            </w:pPr>
            <w:r>
              <w:rPr>
                <w:rFonts w:eastAsia="仿宋"/>
                <w:color w:val="000000"/>
                <w:sz w:val="24"/>
              </w:rPr>
              <w:t>反显</w:t>
            </w:r>
          </w:p>
        </w:tc>
        <w:tc>
          <w:tcPr>
            <w:tcW w:w="2251" w:type="dxa"/>
          </w:tcPr>
          <w:p>
            <w:pPr>
              <w:spacing w:line="360" w:lineRule="auto"/>
            </w:pPr>
            <w:r>
              <w:rPr>
                <w:rFonts w:eastAsia="仿宋"/>
                <w:color w:val="000000"/>
                <w:sz w:val="24"/>
              </w:rPr>
              <w:t>文本</w:t>
            </w:r>
          </w:p>
        </w:tc>
        <w:tc>
          <w:tcPr>
            <w:tcW w:w="2262" w:type="dxa"/>
          </w:tcPr>
          <w:p>
            <w:pPr>
              <w:spacing w:line="360" w:lineRule="auto"/>
            </w:pPr>
            <w:r>
              <w:rPr>
                <w:rFonts w:eastAsia="仿宋"/>
                <w:color w:val="000000"/>
                <w:sz w:val="24"/>
              </w:rPr>
              <w:t>展示任务所属类型</w:t>
            </w:r>
            <w:r>
              <w:rPr>
                <w:rFonts w:hint="eastAsia" w:eastAsia="仿宋"/>
                <w:color w:val="000000"/>
                <w:sz w:val="24"/>
              </w:rPr>
              <w:t>，枚举值：面访、电话、短信、企微、提醒、沙龙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pPr>
            <w:r>
              <w:rPr>
                <w:rFonts w:eastAsia="仿宋"/>
                <w:color w:val="000000"/>
                <w:sz w:val="24"/>
              </w:rPr>
              <w:t>客户名称</w:t>
            </w:r>
          </w:p>
        </w:tc>
        <w:tc>
          <w:tcPr>
            <w:tcW w:w="2296" w:type="dxa"/>
          </w:tcPr>
          <w:p>
            <w:pPr>
              <w:spacing w:line="360" w:lineRule="auto"/>
            </w:pPr>
            <w:r>
              <w:rPr>
                <w:rFonts w:eastAsia="仿宋"/>
                <w:color w:val="000000"/>
                <w:sz w:val="24"/>
              </w:rPr>
              <w:t>反显</w:t>
            </w:r>
          </w:p>
        </w:tc>
        <w:tc>
          <w:tcPr>
            <w:tcW w:w="2251" w:type="dxa"/>
          </w:tcPr>
          <w:p>
            <w:pPr>
              <w:spacing w:line="360" w:lineRule="auto"/>
            </w:pPr>
            <w:r>
              <w:rPr>
                <w:rFonts w:eastAsia="仿宋"/>
                <w:color w:val="000000"/>
                <w:sz w:val="24"/>
              </w:rPr>
              <w:t>文本</w:t>
            </w:r>
          </w:p>
        </w:tc>
        <w:tc>
          <w:tcPr>
            <w:tcW w:w="2262" w:type="dxa"/>
          </w:tcPr>
          <w:p>
            <w:pPr>
              <w:spacing w:line="360" w:lineRule="auto"/>
            </w:pPr>
            <w:r>
              <w:rPr>
                <w:rFonts w:eastAsia="仿宋"/>
                <w:color w:val="000000"/>
                <w:sz w:val="24"/>
              </w:rPr>
              <w:t>展示任务对应客户名称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rPr>
                <w:rFonts w:eastAsia="仿宋"/>
                <w:color w:val="000000"/>
                <w:sz w:val="24"/>
              </w:rPr>
            </w:pPr>
            <w:r>
              <w:rPr>
                <w:rFonts w:hint="eastAsia" w:eastAsia="仿宋"/>
                <w:color w:val="000000"/>
                <w:sz w:val="24"/>
              </w:rPr>
              <w:t>状态</w:t>
            </w:r>
          </w:p>
        </w:tc>
        <w:tc>
          <w:tcPr>
            <w:tcW w:w="2296" w:type="dxa"/>
          </w:tcPr>
          <w:p>
            <w:pPr>
              <w:spacing w:line="360" w:lineRule="auto"/>
              <w:rPr>
                <w:rFonts w:eastAsia="仿宋"/>
                <w:color w:val="000000"/>
                <w:sz w:val="24"/>
              </w:rPr>
            </w:pPr>
            <w:r>
              <w:rPr>
                <w:rFonts w:eastAsia="仿宋"/>
                <w:color w:val="000000"/>
                <w:sz w:val="24"/>
              </w:rPr>
              <w:t>反显</w:t>
            </w:r>
          </w:p>
        </w:tc>
        <w:tc>
          <w:tcPr>
            <w:tcW w:w="2251" w:type="dxa"/>
          </w:tcPr>
          <w:p>
            <w:pPr>
              <w:spacing w:line="360" w:lineRule="auto"/>
              <w:rPr>
                <w:rFonts w:eastAsia="仿宋"/>
                <w:color w:val="000000"/>
                <w:sz w:val="24"/>
              </w:rPr>
            </w:pPr>
            <w:r>
              <w:rPr>
                <w:rFonts w:eastAsia="仿宋"/>
                <w:color w:val="000000"/>
                <w:sz w:val="24"/>
              </w:rPr>
              <w:t>文本</w:t>
            </w:r>
          </w:p>
        </w:tc>
        <w:tc>
          <w:tcPr>
            <w:tcW w:w="2262" w:type="dxa"/>
          </w:tcPr>
          <w:p>
            <w:pPr>
              <w:spacing w:line="360" w:lineRule="auto"/>
              <w:rPr>
                <w:rFonts w:eastAsia="仿宋"/>
                <w:color w:val="000000"/>
                <w:sz w:val="24"/>
              </w:rPr>
            </w:pPr>
            <w:r>
              <w:rPr>
                <w:rFonts w:hint="eastAsia" w:eastAsia="仿宋"/>
                <w:color w:val="000000"/>
                <w:sz w:val="24"/>
              </w:rPr>
              <w:t>展示状态，枚举值：未完成、已完成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rPr>
                <w:rFonts w:eastAsia="仿宋"/>
                <w:color w:val="000000"/>
                <w:sz w:val="24"/>
              </w:rPr>
            </w:pPr>
            <w:r>
              <w:rPr>
                <w:rFonts w:hint="eastAsia" w:eastAsia="仿宋"/>
                <w:color w:val="000000"/>
                <w:sz w:val="24"/>
              </w:rPr>
              <w:t>操作</w:t>
            </w:r>
          </w:p>
        </w:tc>
        <w:tc>
          <w:tcPr>
            <w:tcW w:w="2296" w:type="dxa"/>
          </w:tcPr>
          <w:p>
            <w:pPr>
              <w:spacing w:line="360" w:lineRule="auto"/>
              <w:rPr>
                <w:rFonts w:eastAsia="仿宋"/>
                <w:color w:val="000000"/>
                <w:sz w:val="24"/>
              </w:rPr>
            </w:pPr>
            <w:r>
              <w:rPr>
                <w:rFonts w:eastAsia="仿宋"/>
                <w:color w:val="000000"/>
                <w:sz w:val="24"/>
              </w:rPr>
              <w:t>反显</w:t>
            </w:r>
          </w:p>
        </w:tc>
        <w:tc>
          <w:tcPr>
            <w:tcW w:w="2251" w:type="dxa"/>
          </w:tcPr>
          <w:p>
            <w:pPr>
              <w:spacing w:line="360" w:lineRule="auto"/>
              <w:rPr>
                <w:rFonts w:eastAsia="仿宋"/>
                <w:color w:val="000000"/>
                <w:sz w:val="24"/>
              </w:rPr>
            </w:pPr>
            <w:r>
              <w:rPr>
                <w:rFonts w:eastAsia="仿宋"/>
                <w:color w:val="000000"/>
                <w:sz w:val="24"/>
              </w:rPr>
              <w:t>文本</w:t>
            </w:r>
          </w:p>
        </w:tc>
        <w:tc>
          <w:tcPr>
            <w:tcW w:w="2262" w:type="dxa"/>
          </w:tcPr>
          <w:p>
            <w:pPr>
              <w:spacing w:line="360" w:lineRule="auto"/>
              <w:rPr>
                <w:rFonts w:eastAsia="仿宋"/>
                <w:color w:val="000000"/>
                <w:sz w:val="24"/>
              </w:rPr>
            </w:pPr>
            <w:r>
              <w:rPr>
                <w:rFonts w:hint="eastAsia" w:eastAsia="仿宋"/>
                <w:color w:val="000000"/>
                <w:sz w:val="24"/>
              </w:rPr>
              <w:t>面访、电访、企微后面的按钮是：营销反馈</w:t>
            </w:r>
          </w:p>
          <w:p>
            <w:pPr>
              <w:spacing w:line="360" w:lineRule="auto"/>
              <w:rPr>
                <w:rFonts w:eastAsia="仿宋"/>
                <w:color w:val="000000"/>
                <w:sz w:val="24"/>
              </w:rPr>
            </w:pPr>
            <w:r>
              <w:rPr>
                <w:rFonts w:hint="eastAsia" w:eastAsia="仿宋"/>
                <w:color w:val="000000"/>
                <w:sz w:val="24"/>
              </w:rPr>
              <w:t>短信后面的按钮是：发短信</w:t>
            </w:r>
          </w:p>
          <w:p>
            <w:pPr>
              <w:spacing w:line="360" w:lineRule="auto"/>
              <w:rPr>
                <w:rFonts w:eastAsia="仿宋"/>
                <w:color w:val="000000"/>
                <w:sz w:val="24"/>
              </w:rPr>
            </w:pPr>
            <w:r>
              <w:rPr>
                <w:rFonts w:hint="eastAsia" w:eastAsia="仿宋"/>
                <w:color w:val="000000"/>
                <w:sz w:val="24"/>
              </w:rPr>
              <w:t>提醒后面的按钮是：完成</w:t>
            </w:r>
          </w:p>
          <w:p>
            <w:pPr>
              <w:spacing w:line="360" w:lineRule="auto"/>
              <w:rPr>
                <w:rFonts w:eastAsia="仿宋"/>
                <w:color w:val="000000"/>
                <w:sz w:val="24"/>
              </w:rPr>
            </w:pPr>
            <w:r>
              <w:rPr>
                <w:rFonts w:hint="eastAsia" w:eastAsia="仿宋"/>
                <w:color w:val="000000"/>
                <w:sz w:val="24"/>
              </w:rPr>
              <w:t>沙龙后面的按钮是：活动反馈</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凭证/合同/协议打印</w:t>
      </w:r>
    </w:p>
    <w:p>
      <w:pPr>
        <w:spacing w:line="360" w:lineRule="auto"/>
      </w:pPr>
      <w:r>
        <w:rPr>
          <w:rFonts w:hint="eastAsia" w:ascii="仿宋" w:hAnsi="仿宋" w:eastAsia="仿宋"/>
          <w:sz w:val="24"/>
          <w:szCs w:val="24"/>
        </w:rPr>
        <w:t>不涉及</w:t>
      </w:r>
    </w:p>
    <w:p>
      <w:pPr>
        <w:pStyle w:val="4"/>
        <w:numPr>
          <w:ilvl w:val="1"/>
          <w:numId w:val="14"/>
        </w:numPr>
        <w:spacing w:line="360" w:lineRule="auto"/>
      </w:pPr>
      <w:bookmarkStart w:id="73" w:name="_Toc233295833"/>
      <w:r>
        <w:rPr>
          <w:rFonts w:hint="eastAsia"/>
        </w:rPr>
        <w:t>客户管理</w:t>
      </w:r>
      <w:bookmarkEnd w:id="73"/>
    </w:p>
    <w:p>
      <w:pPr>
        <w:pStyle w:val="5"/>
        <w:numPr>
          <w:ilvl w:val="2"/>
          <w:numId w:val="14"/>
        </w:numPr>
        <w:spacing w:line="360" w:lineRule="auto"/>
        <w:ind w:left="993" w:hanging="993"/>
        <w:rPr>
          <w:sz w:val="28"/>
          <w:szCs w:val="28"/>
        </w:rPr>
      </w:pPr>
      <w:bookmarkStart w:id="74" w:name="_Toc233295834"/>
      <w:r>
        <w:rPr>
          <w:rFonts w:hint="eastAsia"/>
          <w:sz w:val="28"/>
          <w:szCs w:val="28"/>
        </w:rPr>
        <w:t>我的客户</w:t>
      </w:r>
      <w:bookmarkEnd w:id="74"/>
    </w:p>
    <w:p>
      <w:pPr>
        <w:pStyle w:val="6"/>
        <w:numPr>
          <w:ilvl w:val="3"/>
          <w:numId w:val="14"/>
        </w:numPr>
        <w:spacing w:line="360" w:lineRule="auto"/>
        <w:rPr>
          <w:rFonts w:ascii="仿宋" w:hAnsi="仿宋" w:eastAsia="仿宋"/>
        </w:rPr>
      </w:pPr>
      <w:r>
        <w:rPr>
          <w:rFonts w:hint="eastAsia" w:ascii="仿宋" w:hAnsi="仿宋" w:eastAsia="仿宋"/>
        </w:rPr>
        <w:t>我的客户-列表</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ind w:firstLine="420"/>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理财</w:t>
      </w:r>
      <w:r>
        <w:rPr>
          <w:rFonts w:ascii="仿宋" w:hAnsi="仿宋" w:eastAsia="仿宋"/>
          <w:color w:val="000000"/>
          <w:sz w:val="24"/>
        </w:rPr>
        <w:t>经理</w:t>
      </w:r>
      <w:r>
        <w:rPr>
          <w:rFonts w:hint="eastAsia" w:ascii="仿宋" w:hAnsi="仿宋" w:eastAsia="仿宋"/>
          <w:color w:val="000000"/>
          <w:sz w:val="24"/>
        </w:rPr>
        <w:t>或客户经理</w:t>
      </w:r>
      <w:r>
        <w:rPr>
          <w:rFonts w:ascii="仿宋" w:hAnsi="仿宋" w:eastAsia="仿宋"/>
          <w:color w:val="000000"/>
          <w:sz w:val="24"/>
        </w:rPr>
        <w:t>查询和检索名下管户客户清单，并提供单客快捷操作及批量移交能力，助力客户经理高效掌握客户情况并开展日常跟进</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ind w:firstLine="420"/>
        <w:rPr>
          <w:rFonts w:ascii="仿宋" w:hAnsi="仿宋" w:eastAsia="仿宋"/>
          <w:color w:val="000000"/>
          <w:sz w:val="24"/>
        </w:rPr>
      </w:pPr>
      <w:r>
        <w:rPr>
          <w:rFonts w:ascii="仿宋" w:hAnsi="仿宋" w:eastAsia="仿宋"/>
          <w:color w:val="000000"/>
          <w:sz w:val="24"/>
        </w:rPr>
        <w:t>输入操作按钮包括“查询”、“重置”、“高级查询”，用于提交查询条件、清空当前条件以及展开更多筛选项。</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核心客户号</w:t>
            </w:r>
          </w:p>
        </w:tc>
        <w:tc>
          <w:tcPr>
            <w:tcW w:w="2270" w:type="dxa"/>
          </w:tcPr>
          <w:p>
            <w:pPr>
              <w:spacing w:line="360" w:lineRule="auto"/>
              <w:rPr>
                <w:rFonts w:ascii="仿宋" w:hAnsi="仿宋" w:eastAsia="仿宋"/>
              </w:rPr>
            </w:pPr>
            <w:r>
              <w:rPr>
                <w:rFonts w:ascii="仿宋" w:hAnsi="仿宋" w:eastAsia="仿宋"/>
                <w:color w:val="000000"/>
                <w:sz w:val="24"/>
              </w:rPr>
              <w:t>非必输</w:t>
            </w:r>
          </w:p>
        </w:tc>
        <w:tc>
          <w:tcPr>
            <w:tcW w:w="2260" w:type="dxa"/>
          </w:tcPr>
          <w:p>
            <w:pPr>
              <w:spacing w:line="360" w:lineRule="auto"/>
              <w:rPr>
                <w:rFonts w:ascii="仿宋" w:hAnsi="仿宋" w:eastAsia="仿宋"/>
              </w:rPr>
            </w:pPr>
            <w:r>
              <w:rPr>
                <w:rFonts w:ascii="仿宋" w:hAnsi="仿宋" w:eastAsia="仿宋"/>
                <w:color w:val="000000"/>
                <w:sz w:val="24"/>
              </w:rPr>
              <w:t>文本</w:t>
            </w:r>
          </w:p>
        </w:tc>
        <w:tc>
          <w:tcPr>
            <w:tcW w:w="2270" w:type="dxa"/>
          </w:tcPr>
          <w:p>
            <w:pPr>
              <w:spacing w:line="360" w:lineRule="auto"/>
              <w:rPr>
                <w:rFonts w:ascii="仿宋" w:hAnsi="仿宋" w:eastAsia="仿宋"/>
              </w:rPr>
            </w:pPr>
            <w:r>
              <w:rPr>
                <w:rFonts w:ascii="仿宋" w:hAnsi="仿宋" w:eastAsia="仿宋"/>
                <w:color w:val="000000"/>
                <w:sz w:val="24"/>
              </w:rPr>
              <w:t>支持按核心客户号精确查询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客户姓名</w:t>
            </w:r>
          </w:p>
        </w:tc>
        <w:tc>
          <w:tcPr>
            <w:tcW w:w="2270" w:type="dxa"/>
          </w:tcPr>
          <w:p>
            <w:pPr>
              <w:spacing w:line="360" w:lineRule="auto"/>
              <w:rPr>
                <w:rFonts w:ascii="仿宋" w:hAnsi="仿宋" w:eastAsia="仿宋"/>
              </w:rPr>
            </w:pPr>
            <w:r>
              <w:rPr>
                <w:rFonts w:ascii="仿宋" w:hAnsi="仿宋" w:eastAsia="仿宋"/>
                <w:color w:val="000000"/>
                <w:sz w:val="24"/>
              </w:rPr>
              <w:t>非必输，支持模糊查询</w:t>
            </w:r>
          </w:p>
        </w:tc>
        <w:tc>
          <w:tcPr>
            <w:tcW w:w="2260" w:type="dxa"/>
          </w:tcPr>
          <w:p>
            <w:pPr>
              <w:spacing w:line="360" w:lineRule="auto"/>
              <w:rPr>
                <w:rFonts w:ascii="仿宋" w:hAnsi="仿宋" w:eastAsia="仿宋"/>
              </w:rPr>
            </w:pPr>
            <w:r>
              <w:rPr>
                <w:rFonts w:ascii="仿宋" w:hAnsi="仿宋" w:eastAsia="仿宋"/>
                <w:color w:val="000000"/>
                <w:sz w:val="24"/>
              </w:rPr>
              <w:t>文本</w:t>
            </w:r>
          </w:p>
        </w:tc>
        <w:tc>
          <w:tcPr>
            <w:tcW w:w="2270" w:type="dxa"/>
          </w:tcPr>
          <w:p>
            <w:pPr>
              <w:spacing w:line="360" w:lineRule="auto"/>
              <w:rPr>
                <w:rFonts w:ascii="仿宋" w:hAnsi="仿宋" w:eastAsia="仿宋"/>
              </w:rPr>
            </w:pPr>
            <w:r>
              <w:rPr>
                <w:rFonts w:ascii="仿宋" w:hAnsi="仿宋" w:eastAsia="仿宋"/>
                <w:color w:val="000000"/>
                <w:sz w:val="24"/>
              </w:rPr>
              <w:t>支持按客户</w:t>
            </w:r>
            <w:r>
              <w:rPr>
                <w:rFonts w:hint="eastAsia" w:ascii="仿宋" w:hAnsi="仿宋" w:eastAsia="仿宋"/>
                <w:color w:val="000000"/>
                <w:sz w:val="24"/>
              </w:rPr>
              <w:t>姓名模糊</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color w:val="000000"/>
                <w:sz w:val="24"/>
              </w:rPr>
            </w:pPr>
            <w:r>
              <w:rPr>
                <w:rFonts w:hint="eastAsia" w:ascii="仿宋" w:hAnsi="仿宋" w:eastAsia="仿宋"/>
                <w:sz w:val="24"/>
                <w:szCs w:val="24"/>
              </w:rPr>
              <w:t>客户等级</w:t>
            </w:r>
          </w:p>
        </w:tc>
        <w:tc>
          <w:tcPr>
            <w:tcW w:w="2270" w:type="dxa"/>
            <w:vAlign w:val="center"/>
          </w:tcPr>
          <w:p>
            <w:pPr>
              <w:spacing w:line="360" w:lineRule="auto"/>
              <w:rPr>
                <w:rFonts w:ascii="仿宋" w:hAnsi="仿宋" w:eastAsia="仿宋"/>
                <w:color w:val="000000"/>
                <w:sz w:val="24"/>
              </w:rPr>
            </w:pPr>
            <w:r>
              <w:rPr>
                <w:rFonts w:ascii="仿宋" w:hAnsi="仿宋" w:eastAsia="仿宋"/>
                <w:sz w:val="24"/>
                <w:szCs w:val="24"/>
              </w:rPr>
              <w:t>非必输</w:t>
            </w:r>
          </w:p>
        </w:tc>
        <w:tc>
          <w:tcPr>
            <w:tcW w:w="2260" w:type="dxa"/>
            <w:vAlign w:val="center"/>
          </w:tcPr>
          <w:p>
            <w:pPr>
              <w:spacing w:line="360" w:lineRule="auto"/>
              <w:rPr>
                <w:rFonts w:ascii="仿宋" w:hAnsi="仿宋" w:eastAsia="仿宋"/>
                <w:color w:val="000000"/>
                <w:sz w:val="24"/>
              </w:rPr>
            </w:pPr>
            <w:r>
              <w:rPr>
                <w:rFonts w:hint="eastAsia" w:ascii="仿宋" w:hAnsi="仿宋" w:eastAsia="仿宋"/>
                <w:sz w:val="24"/>
                <w:szCs w:val="24"/>
              </w:rPr>
              <w:t>下拉框</w:t>
            </w:r>
          </w:p>
        </w:tc>
        <w:tc>
          <w:tcPr>
            <w:tcW w:w="2270" w:type="dxa"/>
            <w:vAlign w:val="center"/>
          </w:tcPr>
          <w:p>
            <w:pPr>
              <w:spacing w:line="360" w:lineRule="auto"/>
              <w:rPr>
                <w:rFonts w:ascii="仿宋" w:hAnsi="仿宋" w:eastAsia="仿宋"/>
              </w:rPr>
            </w:pPr>
            <w:r>
              <w:rPr>
                <w:rFonts w:hint="eastAsia" w:ascii="仿宋" w:hAnsi="仿宋" w:eastAsia="仿宋"/>
                <w:sz w:val="24"/>
                <w:szCs w:val="24"/>
              </w:rPr>
              <w:t>客户等级枚举：睡眠户、</w:t>
            </w:r>
            <w:ins w:id="344" w:author="wanao" w:date="2026-07-08T10:31:38Z">
              <w:r>
                <w:rPr>
                  <w:rFonts w:hint="eastAsia" w:ascii="仿宋" w:hAnsi="仿宋" w:eastAsia="仿宋"/>
                  <w:sz w:val="24"/>
                  <w:szCs w:val="24"/>
                  <w:lang w:val="en-US" w:eastAsia="zh-CN"/>
                </w:rPr>
                <w:t>大众、潜力、优质、财富1、财富2、贵宾、私行</w:t>
              </w:r>
            </w:ins>
            <w:del w:id="345" w:author="wanao" w:date="2026-07-08T10:31:38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联系电话</w:t>
            </w:r>
          </w:p>
        </w:tc>
        <w:tc>
          <w:tcPr>
            <w:tcW w:w="2270" w:type="dxa"/>
          </w:tcPr>
          <w:p>
            <w:pPr>
              <w:spacing w:line="360" w:lineRule="auto"/>
              <w:rPr>
                <w:rFonts w:ascii="仿宋" w:hAnsi="仿宋" w:eastAsia="仿宋"/>
              </w:rPr>
            </w:pPr>
            <w:r>
              <w:rPr>
                <w:rFonts w:ascii="仿宋" w:hAnsi="仿宋" w:eastAsia="仿宋"/>
                <w:color w:val="000000"/>
                <w:sz w:val="24"/>
              </w:rPr>
              <w:t>非必输</w:t>
            </w:r>
          </w:p>
        </w:tc>
        <w:tc>
          <w:tcPr>
            <w:tcW w:w="2260" w:type="dxa"/>
          </w:tcPr>
          <w:p>
            <w:pPr>
              <w:spacing w:line="360" w:lineRule="auto"/>
              <w:rPr>
                <w:rFonts w:ascii="仿宋" w:hAnsi="仿宋" w:eastAsia="仿宋"/>
              </w:rPr>
            </w:pPr>
            <w:r>
              <w:rPr>
                <w:rFonts w:ascii="仿宋" w:hAnsi="仿宋" w:eastAsia="仿宋"/>
                <w:color w:val="000000"/>
                <w:sz w:val="24"/>
              </w:rPr>
              <w:t>文本</w:t>
            </w:r>
          </w:p>
        </w:tc>
        <w:tc>
          <w:tcPr>
            <w:tcW w:w="2270" w:type="dxa"/>
          </w:tcPr>
          <w:p>
            <w:pPr>
              <w:spacing w:line="360" w:lineRule="auto"/>
              <w:rPr>
                <w:rFonts w:ascii="仿宋" w:hAnsi="仿宋" w:eastAsia="仿宋"/>
              </w:rPr>
            </w:pPr>
            <w:r>
              <w:rPr>
                <w:rFonts w:ascii="仿宋" w:hAnsi="仿宋" w:eastAsia="仿宋"/>
                <w:color w:val="000000"/>
                <w:sz w:val="24"/>
              </w:rPr>
              <w:t>支持完整值检索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是否关注</w:t>
            </w:r>
          </w:p>
        </w:tc>
        <w:tc>
          <w:tcPr>
            <w:tcW w:w="2270" w:type="dxa"/>
          </w:tcPr>
          <w:p>
            <w:pPr>
              <w:spacing w:line="360" w:lineRule="auto"/>
              <w:rPr>
                <w:rFonts w:ascii="仿宋" w:hAnsi="仿宋" w:eastAsia="仿宋"/>
              </w:rPr>
            </w:pPr>
            <w:r>
              <w:rPr>
                <w:rFonts w:ascii="仿宋" w:hAnsi="仿宋" w:eastAsia="仿宋"/>
                <w:color w:val="000000"/>
                <w:sz w:val="24"/>
              </w:rPr>
              <w:t>非必输</w:t>
            </w:r>
          </w:p>
        </w:tc>
        <w:tc>
          <w:tcPr>
            <w:tcW w:w="2260" w:type="dxa"/>
          </w:tcPr>
          <w:p>
            <w:pPr>
              <w:spacing w:line="360" w:lineRule="auto"/>
              <w:rPr>
                <w:rFonts w:ascii="仿宋" w:hAnsi="仿宋" w:eastAsia="仿宋"/>
              </w:rPr>
            </w:pPr>
            <w:r>
              <w:rPr>
                <w:rFonts w:ascii="仿宋" w:hAnsi="仿宋" w:eastAsia="仿宋"/>
                <w:color w:val="000000"/>
                <w:sz w:val="24"/>
              </w:rPr>
              <w:t>文本</w:t>
            </w:r>
          </w:p>
        </w:tc>
        <w:tc>
          <w:tcPr>
            <w:tcW w:w="2270" w:type="dxa"/>
          </w:tcPr>
          <w:p>
            <w:pPr>
              <w:spacing w:line="360" w:lineRule="auto"/>
              <w:rPr>
                <w:rFonts w:ascii="仿宋" w:hAnsi="仿宋" w:eastAsia="仿宋"/>
              </w:rPr>
            </w:pPr>
            <w:r>
              <w:rPr>
                <w:rFonts w:ascii="仿宋" w:hAnsi="仿宋" w:eastAsia="仿宋"/>
                <w:color w:val="000000"/>
                <w:sz w:val="24"/>
              </w:rPr>
              <w:t>支持按关注状态筛选，枚举值：已关注；未关注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查询</w:t>
            </w:r>
          </w:p>
        </w:tc>
        <w:tc>
          <w:tcPr>
            <w:tcW w:w="2270" w:type="dxa"/>
          </w:tcPr>
          <w:p>
            <w:pPr>
              <w:spacing w:line="360" w:lineRule="auto"/>
              <w:rPr>
                <w:rFonts w:ascii="仿宋" w:hAnsi="仿宋" w:eastAsia="仿宋"/>
              </w:rPr>
            </w:pPr>
            <w:r>
              <w:rPr>
                <w:rFonts w:ascii="仿宋" w:hAnsi="仿宋" w:eastAsia="仿宋"/>
                <w:color w:val="000000"/>
                <w:sz w:val="24"/>
              </w:rPr>
              <w:t>点击触发查询</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ascii="仿宋" w:hAnsi="仿宋" w:eastAsia="仿宋"/>
                <w:color w:val="000000"/>
                <w:sz w:val="24"/>
              </w:rPr>
              <w:t>根据当前输入条件查询客户列表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重置</w:t>
            </w:r>
          </w:p>
        </w:tc>
        <w:tc>
          <w:tcPr>
            <w:tcW w:w="2270" w:type="dxa"/>
          </w:tcPr>
          <w:p>
            <w:pPr>
              <w:spacing w:line="360" w:lineRule="auto"/>
              <w:rPr>
                <w:rFonts w:ascii="仿宋" w:hAnsi="仿宋" w:eastAsia="仿宋"/>
              </w:rPr>
            </w:pPr>
            <w:r>
              <w:rPr>
                <w:rFonts w:ascii="仿宋" w:hAnsi="仿宋" w:eastAsia="仿宋"/>
                <w:color w:val="000000"/>
                <w:sz w:val="24"/>
              </w:rPr>
              <w:t>点击清空条件</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ascii="仿宋" w:hAnsi="仿宋" w:eastAsia="仿宋"/>
                <w:color w:val="000000"/>
                <w:sz w:val="24"/>
              </w:rPr>
              <w:t>清空当前已录入或已选择的查询条件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高级查询</w:t>
            </w:r>
          </w:p>
        </w:tc>
        <w:tc>
          <w:tcPr>
            <w:tcW w:w="2270" w:type="dxa"/>
          </w:tcPr>
          <w:p>
            <w:pPr>
              <w:spacing w:line="360" w:lineRule="auto"/>
              <w:rPr>
                <w:rFonts w:ascii="仿宋" w:hAnsi="仿宋" w:eastAsia="仿宋"/>
              </w:rPr>
            </w:pPr>
            <w:r>
              <w:rPr>
                <w:rFonts w:ascii="仿宋" w:hAnsi="仿宋" w:eastAsia="仿宋"/>
                <w:color w:val="000000"/>
                <w:sz w:val="24"/>
              </w:rPr>
              <w:t>点击展开高级条件</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ascii="仿宋" w:hAnsi="仿宋" w:eastAsia="仿宋"/>
                <w:color w:val="000000"/>
                <w:sz w:val="24"/>
              </w:rPr>
              <w:t>展开更多查询条件进行组合筛选</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用户进入“我的客户”列表页面后，系统默认加载本人名下客户清单。</w:t>
      </w:r>
    </w:p>
    <w:p>
      <w:pPr>
        <w:spacing w:line="360" w:lineRule="auto"/>
        <w:rPr>
          <w:rFonts w:ascii="仿宋" w:hAnsi="仿宋" w:eastAsia="仿宋"/>
          <w:sz w:val="24"/>
          <w:szCs w:val="24"/>
        </w:rPr>
      </w:pPr>
      <w:r>
        <w:rPr>
          <w:rFonts w:hint="eastAsia" w:ascii="仿宋" w:hAnsi="仿宋" w:eastAsia="仿宋"/>
          <w:sz w:val="24"/>
          <w:szCs w:val="24"/>
        </w:rPr>
        <w:t>2. 页面默认展示“客户列表”tab内容，用户点击“客户盘点”tab后，可切换查看客户盘点页面内容，详见“我的客户-客户盘点”章节。</w:t>
      </w:r>
    </w:p>
    <w:p>
      <w:pPr>
        <w:spacing w:line="360" w:lineRule="auto"/>
        <w:rPr>
          <w:rFonts w:ascii="仿宋" w:hAnsi="仿宋" w:eastAsia="仿宋"/>
          <w:sz w:val="24"/>
          <w:szCs w:val="24"/>
        </w:rPr>
      </w:pPr>
      <w:r>
        <w:rPr>
          <w:rFonts w:hint="eastAsia" w:ascii="仿宋" w:hAnsi="仿宋" w:eastAsia="仿宋"/>
          <w:sz w:val="24"/>
          <w:szCs w:val="24"/>
        </w:rPr>
        <w:t>3. 默认展示“客户列表”查询条件：用户可按核心客户号、客户姓名、联系电话、是否关注等条件输入或选择查询项，其中“是否关注”为下拉选择，枚举值为已关注、未关注。</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点击“查询”，系统按当前输入条件返回符合条件的客户列表结果。</w:t>
      </w:r>
    </w:p>
    <w:p>
      <w:pPr>
        <w:spacing w:line="360" w:lineRule="auto"/>
        <w:ind w:firstLine="420"/>
        <w:rPr>
          <w:rFonts w:ascii="仿宋" w:hAnsi="仿宋" w:eastAsia="仿宋"/>
          <w:sz w:val="24"/>
          <w:szCs w:val="24"/>
        </w:rPr>
      </w:pPr>
      <w:r>
        <w:rPr>
          <w:rFonts w:hint="eastAsia" w:ascii="仿宋" w:hAnsi="仿宋" w:eastAsia="仿宋"/>
          <w:sz w:val="24"/>
          <w:szCs w:val="24"/>
        </w:rPr>
        <w:t>点击“重置”，系统清空当前输入条件并恢复初始状态。</w:t>
      </w:r>
    </w:p>
    <w:p>
      <w:pPr>
        <w:spacing w:line="360" w:lineRule="auto"/>
        <w:ind w:firstLine="420"/>
        <w:rPr>
          <w:rFonts w:ascii="仿宋" w:hAnsi="仿宋" w:eastAsia="仿宋"/>
          <w:sz w:val="24"/>
          <w:szCs w:val="24"/>
        </w:rPr>
      </w:pPr>
      <w:r>
        <w:rPr>
          <w:rFonts w:hint="eastAsia" w:ascii="仿宋" w:hAnsi="仿宋" w:eastAsia="仿宋"/>
          <w:sz w:val="24"/>
          <w:szCs w:val="24"/>
        </w:rPr>
        <w:t>点击“高级查询”，跳转至高级查询功能，</w:t>
      </w:r>
      <w:r>
        <w:rPr>
          <w:rFonts w:hint="eastAsia" w:ascii="仿宋" w:hAnsi="仿宋" w:eastAsia="仿宋"/>
          <w:i/>
          <w:iCs/>
          <w:sz w:val="24"/>
          <w:szCs w:val="24"/>
        </w:rPr>
        <w:t>详见：高级查询与策略章节</w:t>
      </w:r>
      <w:r>
        <w:rPr>
          <w:rFonts w:hint="eastAsia" w:ascii="仿宋" w:hAnsi="仿宋" w:eastAsia="仿宋"/>
          <w:sz w:val="24"/>
          <w:szCs w:val="24"/>
        </w:rPr>
        <w:t>。</w:t>
      </w:r>
    </w:p>
    <w:p>
      <w:pPr>
        <w:spacing w:line="360" w:lineRule="auto"/>
        <w:rPr>
          <w:rFonts w:ascii="仿宋" w:hAnsi="仿宋" w:eastAsia="仿宋"/>
          <w:sz w:val="24"/>
          <w:szCs w:val="24"/>
        </w:rPr>
      </w:pPr>
      <w:r>
        <w:rPr>
          <w:rFonts w:ascii="仿宋" w:hAnsi="仿宋" w:eastAsia="仿宋"/>
          <w:sz w:val="24"/>
          <w:szCs w:val="24"/>
        </w:rPr>
        <w:t xml:space="preserve">5. </w:t>
      </w:r>
      <w:r>
        <w:rPr>
          <w:rFonts w:hint="eastAsia" w:ascii="仿宋" w:hAnsi="仿宋" w:eastAsia="仿宋"/>
          <w:sz w:val="24"/>
          <w:szCs w:val="24"/>
        </w:rPr>
        <w:t>用户可在列表左上角统一操作按钮区操作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点击“客户移交”，从右侧抽屉式弹出客户移交界面，详见“我的客户-客户移交”章节。</w:t>
      </w:r>
    </w:p>
    <w:p>
      <w:pPr>
        <w:spacing w:line="360" w:lineRule="auto"/>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 用户可在列表行内统一操作按钮区操作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点击“客户邀约”，从右侧抽屉式弹出客户邀约界面，详见“我的客户-邀约计划”章节。</w:t>
      </w:r>
    </w:p>
    <w:p>
      <w:pPr>
        <w:spacing w:line="360" w:lineRule="auto"/>
        <w:ind w:firstLine="420"/>
        <w:rPr>
          <w:rFonts w:ascii="仿宋" w:hAnsi="仿宋" w:eastAsia="仿宋"/>
          <w:sz w:val="24"/>
          <w:szCs w:val="24"/>
        </w:rPr>
      </w:pPr>
      <w:r>
        <w:rPr>
          <w:rFonts w:hint="eastAsia" w:ascii="仿宋" w:hAnsi="仿宋" w:eastAsia="仿宋"/>
          <w:sz w:val="24"/>
          <w:szCs w:val="24"/>
        </w:rPr>
        <w:t>点击“加提醒”，从右侧抽屉式弹出加提醒界面，详见“我的客户-加提醒”章节。</w:t>
      </w:r>
    </w:p>
    <w:p>
      <w:pPr>
        <w:spacing w:line="360" w:lineRule="auto"/>
        <w:ind w:firstLine="420"/>
        <w:rPr>
          <w:rFonts w:ascii="仿宋" w:hAnsi="仿宋" w:eastAsia="仿宋"/>
          <w:sz w:val="24"/>
          <w:szCs w:val="24"/>
        </w:rPr>
      </w:pPr>
      <w:r>
        <w:rPr>
          <w:rFonts w:hint="eastAsia" w:ascii="仿宋" w:hAnsi="仿宋" w:eastAsia="仿宋"/>
          <w:sz w:val="24"/>
          <w:szCs w:val="24"/>
        </w:rPr>
        <w:t>点击“加关注”，从右侧抽屉式弹出加关注界面，详见“我的客户-加关注”章节。</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1. 客户经理原则上仅查询本人名下客户清单。</w:t>
      </w:r>
      <w:r>
        <w:rPr>
          <w:rFonts w:hint="eastAsia" w:ascii="仿宋" w:hAnsi="仿宋" w:eastAsia="仿宋"/>
          <w:color w:val="000000" w:themeColor="text1"/>
          <w:sz w:val="24"/>
          <w:szCs w:val="24"/>
          <w14:textFill>
            <w14:solidFill>
              <w14:schemeClr w14:val="tx1"/>
            </w14:solidFill>
          </w14:textFill>
        </w:rPr>
        <w:t>客户如果是白名单客户，则客户名称、资产、负债数据全部脱敏，如姓名“陈*奎”（陈*），手机号、证件号按照统一的脱敏规则脱敏，资产余额、负债余额、账户余额、日均全部脱敏，如：*</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。（白名单客户需要在后台手工初始化，后续新增的白名单通过科技的运维单调整）。</w:t>
      </w:r>
    </w:p>
    <w:p>
      <w:pPr>
        <w:spacing w:line="360" w:lineRule="auto"/>
        <w:rPr>
          <w:rFonts w:ascii="仿宋" w:hAnsi="仿宋" w:eastAsia="仿宋"/>
          <w:sz w:val="24"/>
          <w:szCs w:val="24"/>
        </w:rPr>
      </w:pPr>
      <w:r>
        <w:rPr>
          <w:rFonts w:hint="eastAsia" w:ascii="仿宋" w:hAnsi="仿宋" w:eastAsia="仿宋"/>
          <w:sz w:val="24"/>
          <w:szCs w:val="24"/>
        </w:rPr>
        <w:t>2. 支持按核心客户号、客户姓名、联系电话、是否关注等条件进行查询筛选，其中“是否关注”为下拉筛选项，枚举值为已关注、未关注。</w:t>
      </w:r>
    </w:p>
    <w:p>
      <w:pPr>
        <w:spacing w:line="360" w:lineRule="auto"/>
        <w:rPr>
          <w:rFonts w:ascii="仿宋" w:hAnsi="仿宋" w:eastAsia="仿宋"/>
          <w:sz w:val="24"/>
          <w:szCs w:val="24"/>
        </w:rPr>
      </w:pPr>
      <w:r>
        <w:rPr>
          <w:rFonts w:hint="eastAsia" w:ascii="仿宋" w:hAnsi="仿宋" w:eastAsia="仿宋"/>
          <w:sz w:val="24"/>
          <w:szCs w:val="24"/>
        </w:rPr>
        <w:t>3. 当用户未勾选客户直接发起批量类操作时，系统应弹出二次确认框，提示文案为：“您当前未勾选客户，系统将对当前筛选出的 {X} 位客户进行批量【客户移交】操作。此操作不可逆，请确认是否继续？”。</w:t>
      </w:r>
    </w:p>
    <w:p>
      <w:pPr>
        <w:spacing w:line="360" w:lineRule="auto"/>
        <w:rPr>
          <w:rFonts w:ascii="仿宋" w:hAnsi="仿宋" w:eastAsia="仿宋"/>
          <w:sz w:val="24"/>
          <w:szCs w:val="24"/>
        </w:rPr>
      </w:pPr>
      <w:r>
        <w:rPr>
          <w:rFonts w:hint="eastAsia" w:ascii="仿宋" w:hAnsi="仿宋" w:eastAsia="仿宋"/>
          <w:sz w:val="24"/>
          <w:szCs w:val="24"/>
        </w:rPr>
        <w:t>4. 当用户勾选部分或全部客户执行批量类操作时，系统应仅对已勾选客户执行处理，并弹出二次确认框，提示文案为：“您将对已勾选的 {X} 位客户进行批量【客户移交】操作。请确认是否继续？”</w:t>
      </w:r>
    </w:p>
    <w:p>
      <w:pPr>
        <w:spacing w:line="360" w:lineRule="auto"/>
        <w:rPr>
          <w:rFonts w:ascii="仿宋" w:hAnsi="仿宋" w:eastAsia="仿宋"/>
          <w:sz w:val="24"/>
          <w:szCs w:val="24"/>
        </w:rPr>
      </w:pPr>
      <w:r>
        <w:rPr>
          <w:rFonts w:hint="eastAsia" w:ascii="仿宋" w:hAnsi="仿宋" w:eastAsia="仿宋"/>
          <w:sz w:val="24"/>
          <w:szCs w:val="24"/>
        </w:rPr>
        <w:t>5. 查询展示需兼顾业务便捷性与数据安全，手机号、证件号等敏感字段展示时需脱敏。</w:t>
      </w:r>
    </w:p>
    <w:p>
      <w:pPr>
        <w:spacing w:line="360" w:lineRule="auto"/>
        <w:rPr>
          <w:rFonts w:ascii="仿宋" w:hAnsi="仿宋" w:eastAsia="仿宋"/>
          <w:sz w:val="24"/>
          <w:szCs w:val="24"/>
        </w:rPr>
      </w:pPr>
      <w:r>
        <w:rPr>
          <w:rFonts w:hint="eastAsia" w:ascii="仿宋" w:hAnsi="仿宋" w:eastAsia="仿宋"/>
          <w:sz w:val="24"/>
          <w:szCs w:val="24"/>
        </w:rPr>
        <w:t>6. 列表行内操作栏提供“客户邀约”、“加提醒”、“加关注”功能，列表左上角统一操作按钮区提供“客户移交”等批量或全局操作。</w:t>
      </w:r>
    </w:p>
    <w:p>
      <w:pPr>
        <w:spacing w:line="360" w:lineRule="auto"/>
        <w:rPr>
          <w:rFonts w:ascii="仿宋" w:hAnsi="仿宋" w:eastAsia="仿宋"/>
          <w:sz w:val="24"/>
          <w:szCs w:val="24"/>
        </w:rPr>
      </w:pPr>
      <w:r>
        <w:rPr>
          <w:rFonts w:hint="eastAsia" w:ascii="仿宋" w:hAnsi="仿宋" w:eastAsia="仿宋"/>
          <w:sz w:val="24"/>
          <w:szCs w:val="24"/>
        </w:rPr>
        <w:t>7. 页面右上角提供“查询”、“重置”、“高级查询”等通用查询操作，左上角提供“客户移交”、“列设置”等统一操作按钮。</w:t>
      </w:r>
    </w:p>
    <w:p>
      <w:pPr>
        <w:spacing w:line="360" w:lineRule="auto"/>
        <w:rPr>
          <w:rFonts w:ascii="仿宋" w:hAnsi="仿宋" w:eastAsia="仿宋"/>
          <w:sz w:val="24"/>
          <w:szCs w:val="24"/>
        </w:rPr>
      </w:pPr>
      <w:r>
        <w:rPr>
          <w:rFonts w:hint="eastAsia" w:ascii="仿宋" w:hAnsi="仿宋" w:eastAsia="仿宋"/>
          <w:sz w:val="24"/>
          <w:szCs w:val="24"/>
        </w:rPr>
        <w:t>8.列表默认按客户等级降序排序；支持活期余额、定期余额、理财余额、贷款余额升序/降序排序切换。</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理财经理、客户经理仅查询和检索本人名下管户客户清单。</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ind w:firstLine="420"/>
        <w:rPr>
          <w:rFonts w:ascii="仿宋" w:hAnsi="仿宋" w:eastAsia="仿宋"/>
        </w:rPr>
      </w:pPr>
      <w:r>
        <w:rPr>
          <w:rFonts w:hint="eastAsia" w:ascii="仿宋" w:hAnsi="仿宋" w:eastAsia="仿宋"/>
          <w:sz w:val="24"/>
          <w:szCs w:val="24"/>
        </w:rPr>
        <w:t>我的客户列表默认展示核心客户号、客户姓名、联系电话、活期余额、定期余额、贷款余额字段，用户可以通过列设置，个性化定义展示列与列顺序。</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8"/>
        <w:gridCol w:w="2376"/>
        <w:gridCol w:w="2219"/>
        <w:gridCol w:w="2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76"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19"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47"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color w:val="000000"/>
                <w:sz w:val="24"/>
              </w:rPr>
            </w:pPr>
            <w:r>
              <w:rPr>
                <w:rFonts w:hint="eastAsia" w:ascii="仿宋" w:hAnsi="仿宋" w:eastAsia="仿宋"/>
                <w:color w:val="000000"/>
                <w:sz w:val="24"/>
              </w:rPr>
              <w:t>复选框</w:t>
            </w:r>
          </w:p>
        </w:tc>
        <w:tc>
          <w:tcPr>
            <w:tcW w:w="2376" w:type="dxa"/>
          </w:tcPr>
          <w:p>
            <w:pPr>
              <w:spacing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，默认不勾选</w:t>
            </w:r>
          </w:p>
        </w:tc>
        <w:tc>
          <w:tcPr>
            <w:tcW w:w="2219" w:type="dxa"/>
          </w:tcPr>
          <w:p>
            <w:pPr>
              <w:spacing w:line="360" w:lineRule="auto"/>
              <w:rPr>
                <w:rFonts w:ascii="仿宋" w:hAnsi="仿宋" w:eastAsia="仿宋"/>
                <w:color w:val="000000"/>
                <w:sz w:val="24"/>
              </w:rPr>
            </w:pPr>
            <w:r>
              <w:rPr>
                <w:rFonts w:hint="eastAsia" w:ascii="仿宋" w:hAnsi="仿宋" w:eastAsia="仿宋"/>
                <w:color w:val="000000"/>
                <w:sz w:val="24"/>
              </w:rPr>
              <w:t>复选框</w:t>
            </w:r>
          </w:p>
        </w:tc>
        <w:tc>
          <w:tcPr>
            <w:tcW w:w="2247" w:type="dxa"/>
          </w:tcPr>
          <w:p>
            <w:pPr>
              <w:spacing w:line="360" w:lineRule="auto"/>
              <w:rPr>
                <w:rFonts w:ascii="仿宋" w:hAnsi="仿宋" w:eastAsia="仿宋"/>
                <w:color w:val="000000"/>
                <w:sz w:val="24"/>
              </w:rPr>
            </w:pPr>
            <w:r>
              <w:rPr>
                <w:rFonts w:hint="eastAsia" w:ascii="仿宋" w:hAnsi="仿宋" w:eastAsia="仿宋"/>
                <w:color w:val="000000"/>
                <w:sz w:val="24"/>
              </w:rPr>
              <w:t>支持单选和多选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ascii="仿宋" w:hAnsi="仿宋" w:eastAsia="仿宋"/>
                <w:color w:val="000000"/>
                <w:sz w:val="24"/>
              </w:rPr>
              <w:t>核心客户号</w:t>
            </w:r>
          </w:p>
        </w:tc>
        <w:tc>
          <w:tcPr>
            <w:tcW w:w="2376" w:type="dxa"/>
          </w:tcPr>
          <w:p>
            <w:pPr>
              <w:spacing w:line="360" w:lineRule="auto"/>
              <w:rPr>
                <w:rFonts w:ascii="仿宋" w:hAnsi="仿宋" w:eastAsia="仿宋"/>
              </w:rPr>
            </w:pPr>
            <w:r>
              <w:rPr>
                <w:rFonts w:ascii="仿宋" w:hAnsi="仿宋" w:eastAsia="仿宋"/>
                <w:color w:val="000000"/>
                <w:sz w:val="24"/>
              </w:rPr>
              <w:t>反显</w:t>
            </w:r>
          </w:p>
        </w:tc>
        <w:tc>
          <w:tcPr>
            <w:tcW w:w="2219" w:type="dxa"/>
          </w:tcPr>
          <w:p>
            <w:pPr>
              <w:spacing w:line="360" w:lineRule="auto"/>
              <w:rPr>
                <w:rFonts w:ascii="仿宋" w:hAnsi="仿宋" w:eastAsia="仿宋"/>
              </w:rPr>
            </w:pPr>
            <w:r>
              <w:rPr>
                <w:rFonts w:ascii="仿宋" w:hAnsi="仿宋" w:eastAsia="仿宋"/>
                <w:color w:val="000000"/>
                <w:sz w:val="24"/>
              </w:rPr>
              <w:t>文本</w:t>
            </w:r>
          </w:p>
        </w:tc>
        <w:tc>
          <w:tcPr>
            <w:tcW w:w="2247" w:type="dxa"/>
          </w:tcPr>
          <w:p>
            <w:pPr>
              <w:spacing w:line="360" w:lineRule="auto"/>
              <w:rPr>
                <w:rFonts w:ascii="仿宋" w:hAnsi="仿宋" w:eastAsia="仿宋"/>
              </w:rPr>
            </w:pPr>
            <w:r>
              <w:rPr>
                <w:rFonts w:ascii="仿宋" w:hAnsi="仿宋" w:eastAsia="仿宋"/>
                <w:color w:val="000000"/>
                <w:sz w:val="24"/>
              </w:rPr>
              <w:t>展示客户唯一识别编号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ascii="仿宋" w:hAnsi="仿宋" w:eastAsia="仿宋"/>
                <w:color w:val="000000"/>
                <w:sz w:val="24"/>
              </w:rPr>
              <w:t>客户名称</w:t>
            </w:r>
          </w:p>
        </w:tc>
        <w:tc>
          <w:tcPr>
            <w:tcW w:w="2376" w:type="dxa"/>
          </w:tcPr>
          <w:p>
            <w:pPr>
              <w:spacing w:line="360" w:lineRule="auto"/>
              <w:rPr>
                <w:rFonts w:ascii="仿宋" w:hAnsi="仿宋" w:eastAsia="仿宋"/>
              </w:rPr>
            </w:pPr>
            <w:r>
              <w:rPr>
                <w:rFonts w:ascii="仿宋" w:hAnsi="仿宋" w:eastAsia="仿宋"/>
                <w:color w:val="000000"/>
                <w:sz w:val="24"/>
              </w:rPr>
              <w:t>反显</w:t>
            </w:r>
          </w:p>
        </w:tc>
        <w:tc>
          <w:tcPr>
            <w:tcW w:w="2219" w:type="dxa"/>
          </w:tcPr>
          <w:p>
            <w:pPr>
              <w:spacing w:line="360" w:lineRule="auto"/>
              <w:rPr>
                <w:rFonts w:ascii="仿宋" w:hAnsi="仿宋" w:eastAsia="仿宋"/>
              </w:rPr>
            </w:pPr>
            <w:r>
              <w:rPr>
                <w:rFonts w:ascii="仿宋" w:hAnsi="仿宋" w:eastAsia="仿宋"/>
                <w:color w:val="000000"/>
                <w:sz w:val="24"/>
              </w:rPr>
              <w:t>文本</w:t>
            </w:r>
          </w:p>
        </w:tc>
        <w:tc>
          <w:tcPr>
            <w:tcW w:w="2247" w:type="dxa"/>
          </w:tcPr>
          <w:p>
            <w:pPr>
              <w:spacing w:line="360" w:lineRule="auto"/>
              <w:rPr>
                <w:rFonts w:ascii="仿宋" w:hAnsi="仿宋" w:eastAsia="仿宋"/>
              </w:rPr>
            </w:pPr>
            <w:r>
              <w:rPr>
                <w:rFonts w:ascii="仿宋" w:hAnsi="仿宋" w:eastAsia="仿宋"/>
                <w:color w:val="000000"/>
                <w:sz w:val="24"/>
              </w:rPr>
              <w:t>点击</w:t>
            </w:r>
            <w:r>
              <w:rPr>
                <w:rFonts w:hint="eastAsia" w:ascii="仿宋" w:hAnsi="仿宋" w:eastAsia="仿宋"/>
                <w:color w:val="000000"/>
                <w:sz w:val="24"/>
              </w:rPr>
              <w:t>客户姓名跳转至</w:t>
            </w:r>
            <w:r>
              <w:rPr>
                <w:rFonts w:ascii="仿宋" w:hAnsi="仿宋" w:eastAsia="仿宋"/>
                <w:color w:val="000000"/>
                <w:sz w:val="24"/>
              </w:rPr>
              <w:t>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vAlign w:val="center"/>
          </w:tcPr>
          <w:p>
            <w:pPr>
              <w:spacing w:line="360" w:lineRule="auto"/>
              <w:rPr>
                <w:rFonts w:ascii="仿宋" w:hAnsi="仿宋" w:eastAsia="仿宋"/>
                <w:color w:val="000000"/>
                <w:sz w:val="24"/>
              </w:rPr>
            </w:pPr>
            <w:r>
              <w:rPr>
                <w:rFonts w:hint="eastAsia" w:ascii="仿宋" w:hAnsi="仿宋" w:eastAsia="仿宋"/>
                <w:sz w:val="24"/>
                <w:szCs w:val="24"/>
              </w:rPr>
              <w:t>客户等级</w:t>
            </w:r>
          </w:p>
        </w:tc>
        <w:tc>
          <w:tcPr>
            <w:tcW w:w="2376" w:type="dxa"/>
            <w:vAlign w:val="center"/>
          </w:tcPr>
          <w:p>
            <w:pPr>
              <w:spacing w:line="360" w:lineRule="auto"/>
              <w:rPr>
                <w:rFonts w:ascii="仿宋" w:hAnsi="仿宋" w:eastAsia="仿宋"/>
                <w:color w:val="000000"/>
                <w:sz w:val="24"/>
              </w:rPr>
            </w:pPr>
            <w:r>
              <w:rPr>
                <w:rFonts w:ascii="仿宋" w:hAnsi="仿宋" w:eastAsia="仿宋"/>
                <w:color w:val="000000"/>
                <w:sz w:val="24"/>
              </w:rPr>
              <w:t>反显</w:t>
            </w:r>
          </w:p>
        </w:tc>
        <w:tc>
          <w:tcPr>
            <w:tcW w:w="2219" w:type="dxa"/>
            <w:vAlign w:val="center"/>
          </w:tcPr>
          <w:p>
            <w:pPr>
              <w:spacing w:line="360" w:lineRule="auto"/>
              <w:rPr>
                <w:rFonts w:ascii="仿宋" w:hAnsi="仿宋" w:eastAsia="仿宋"/>
                <w:color w:val="000000"/>
                <w:sz w:val="24"/>
              </w:rPr>
            </w:pPr>
            <w:r>
              <w:rPr>
                <w:rFonts w:ascii="仿宋" w:hAnsi="仿宋" w:eastAsia="仿宋"/>
                <w:color w:val="000000"/>
                <w:sz w:val="24"/>
              </w:rPr>
              <w:t>文本</w:t>
            </w:r>
          </w:p>
        </w:tc>
        <w:tc>
          <w:tcPr>
            <w:tcW w:w="2247" w:type="dxa"/>
            <w:vAlign w:val="center"/>
          </w:tcPr>
          <w:p>
            <w:pPr>
              <w:spacing w:line="360" w:lineRule="auto"/>
              <w:rPr>
                <w:rFonts w:ascii="仿宋" w:hAnsi="仿宋" w:eastAsia="仿宋"/>
                <w:color w:val="000000"/>
                <w:sz w:val="24"/>
              </w:rPr>
            </w:pPr>
            <w:r>
              <w:rPr>
                <w:rFonts w:hint="eastAsia" w:ascii="仿宋" w:hAnsi="仿宋" w:eastAsia="仿宋"/>
                <w:sz w:val="24"/>
                <w:szCs w:val="24"/>
              </w:rPr>
              <w:t>客户等级枚举：睡眠户、</w:t>
            </w:r>
            <w:ins w:id="346" w:author="wanao" w:date="2026-07-08T10:31:52Z">
              <w:r>
                <w:rPr>
                  <w:rFonts w:hint="eastAsia" w:ascii="仿宋" w:hAnsi="仿宋" w:eastAsia="仿宋"/>
                  <w:sz w:val="24"/>
                  <w:szCs w:val="24"/>
                  <w:lang w:val="en-US" w:eastAsia="zh-CN"/>
                </w:rPr>
                <w:t>大众、潜力、优质、财富1、财富2、贵宾、私行</w:t>
              </w:r>
            </w:ins>
            <w:del w:id="347" w:author="wanao" w:date="2026-07-08T10:31:52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ascii="仿宋" w:hAnsi="仿宋" w:eastAsia="仿宋"/>
                <w:color w:val="000000"/>
                <w:sz w:val="24"/>
              </w:rPr>
              <w:t>联系电话</w:t>
            </w:r>
          </w:p>
        </w:tc>
        <w:tc>
          <w:tcPr>
            <w:tcW w:w="2376" w:type="dxa"/>
          </w:tcPr>
          <w:p>
            <w:pPr>
              <w:spacing w:line="360" w:lineRule="auto"/>
              <w:rPr>
                <w:rFonts w:ascii="仿宋" w:hAnsi="仿宋" w:eastAsia="仿宋"/>
              </w:rPr>
            </w:pPr>
            <w:r>
              <w:rPr>
                <w:rFonts w:ascii="仿宋" w:hAnsi="仿宋" w:eastAsia="仿宋"/>
                <w:color w:val="000000"/>
                <w:sz w:val="24"/>
              </w:rPr>
              <w:t>脱敏显示，保留前3位和后4位，中间4位掩码，如 138****1234</w:t>
            </w:r>
          </w:p>
        </w:tc>
        <w:tc>
          <w:tcPr>
            <w:tcW w:w="2219" w:type="dxa"/>
          </w:tcPr>
          <w:p>
            <w:pPr>
              <w:spacing w:line="360" w:lineRule="auto"/>
              <w:rPr>
                <w:rFonts w:ascii="仿宋" w:hAnsi="仿宋" w:eastAsia="仿宋"/>
              </w:rPr>
            </w:pPr>
            <w:r>
              <w:rPr>
                <w:rFonts w:ascii="仿宋" w:hAnsi="仿宋" w:eastAsia="仿宋"/>
                <w:color w:val="000000"/>
                <w:sz w:val="24"/>
              </w:rPr>
              <w:t>文本</w:t>
            </w:r>
          </w:p>
        </w:tc>
        <w:tc>
          <w:tcPr>
            <w:tcW w:w="2247" w:type="dxa"/>
          </w:tcPr>
          <w:p>
            <w:pPr>
              <w:spacing w:line="360" w:lineRule="auto"/>
              <w:rPr>
                <w:rFonts w:ascii="仿宋" w:hAnsi="仿宋" w:eastAsia="仿宋"/>
              </w:rPr>
            </w:pPr>
            <w:r>
              <w:rPr>
                <w:rFonts w:ascii="仿宋" w:hAnsi="仿宋" w:eastAsia="仿宋"/>
                <w:color w:val="000000"/>
                <w:sz w:val="24"/>
              </w:rPr>
              <w:t>按数据安全要求脱敏展示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hint="eastAsia" w:ascii="仿宋" w:hAnsi="仿宋" w:eastAsia="仿宋"/>
                <w:sz w:val="24"/>
                <w:szCs w:val="24"/>
              </w:rPr>
              <w:t>活期余额</w:t>
            </w:r>
          </w:p>
        </w:tc>
        <w:tc>
          <w:tcPr>
            <w:tcW w:w="237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line="360" w:lineRule="auto"/>
              <w:rPr>
                <w:rFonts w:ascii="仿宋" w:hAnsi="仿宋" w:eastAsia="仿宋"/>
              </w:rPr>
            </w:pPr>
            <w:r>
              <w:rPr>
                <w:rFonts w:ascii="仿宋" w:hAnsi="仿宋" w:eastAsia="仿宋"/>
                <w:color w:val="000000"/>
                <w:sz w:val="24"/>
              </w:rPr>
              <w:t>金额</w:t>
            </w:r>
          </w:p>
        </w:tc>
        <w:tc>
          <w:tcPr>
            <w:tcW w:w="2247" w:type="dxa"/>
          </w:tcPr>
          <w:p>
            <w:pPr>
              <w:spacing w:line="360" w:lineRule="auto"/>
              <w:rPr>
                <w:rFonts w:ascii="仿宋" w:hAnsi="仿宋" w:eastAsia="仿宋"/>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hint="eastAsia" w:ascii="仿宋" w:hAnsi="仿宋" w:eastAsia="仿宋"/>
                <w:color w:val="000000"/>
                <w:sz w:val="24"/>
              </w:rPr>
              <w:t>定期</w:t>
            </w:r>
            <w:r>
              <w:rPr>
                <w:rFonts w:ascii="仿宋" w:hAnsi="仿宋" w:eastAsia="仿宋"/>
                <w:color w:val="000000"/>
                <w:sz w:val="24"/>
              </w:rPr>
              <w:t>余额</w:t>
            </w:r>
          </w:p>
        </w:tc>
        <w:tc>
          <w:tcPr>
            <w:tcW w:w="237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line="360" w:lineRule="auto"/>
              <w:rPr>
                <w:rFonts w:ascii="仿宋" w:hAnsi="仿宋" w:eastAsia="仿宋"/>
              </w:rPr>
            </w:pPr>
            <w:r>
              <w:rPr>
                <w:rFonts w:ascii="仿宋" w:hAnsi="仿宋" w:eastAsia="仿宋"/>
                <w:color w:val="000000"/>
                <w:sz w:val="24"/>
              </w:rPr>
              <w:t>金额</w:t>
            </w:r>
          </w:p>
        </w:tc>
        <w:tc>
          <w:tcPr>
            <w:tcW w:w="2247" w:type="dxa"/>
          </w:tcPr>
          <w:p>
            <w:pPr>
              <w:spacing w:line="360" w:lineRule="auto"/>
              <w:rPr>
                <w:rFonts w:ascii="仿宋" w:hAnsi="仿宋" w:eastAsia="仿宋"/>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color w:val="000000"/>
                <w:sz w:val="24"/>
              </w:rPr>
            </w:pPr>
            <w:r>
              <w:rPr>
                <w:rFonts w:hint="eastAsia" w:ascii="仿宋" w:hAnsi="仿宋" w:eastAsia="仿宋"/>
                <w:color w:val="000000"/>
                <w:sz w:val="24"/>
              </w:rPr>
              <w:t>理财</w:t>
            </w:r>
            <w:r>
              <w:rPr>
                <w:rFonts w:ascii="仿宋" w:hAnsi="仿宋" w:eastAsia="仿宋"/>
                <w:color w:val="000000"/>
                <w:sz w:val="24"/>
              </w:rPr>
              <w:t>余额</w:t>
            </w:r>
          </w:p>
        </w:tc>
        <w:tc>
          <w:tcPr>
            <w:tcW w:w="2376" w:type="dxa"/>
          </w:tcPr>
          <w:p>
            <w:pPr>
              <w:spacing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47" w:type="dxa"/>
          </w:tcPr>
          <w:p>
            <w:pPr>
              <w:spacing w:line="360" w:lineRule="auto"/>
              <w:rPr>
                <w:rFonts w:ascii="仿宋" w:hAnsi="仿宋" w:eastAsia="仿宋"/>
                <w:color w:val="000000"/>
                <w:sz w:val="24"/>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ascii="仿宋" w:hAnsi="仿宋" w:eastAsia="仿宋"/>
                <w:color w:val="000000"/>
                <w:sz w:val="24"/>
              </w:rPr>
              <w:t>贷款余额</w:t>
            </w:r>
          </w:p>
        </w:tc>
        <w:tc>
          <w:tcPr>
            <w:tcW w:w="237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line="360" w:lineRule="auto"/>
              <w:rPr>
                <w:rFonts w:ascii="仿宋" w:hAnsi="仿宋" w:eastAsia="仿宋"/>
              </w:rPr>
            </w:pPr>
            <w:r>
              <w:rPr>
                <w:rFonts w:ascii="仿宋" w:hAnsi="仿宋" w:eastAsia="仿宋"/>
                <w:color w:val="000000"/>
                <w:sz w:val="24"/>
              </w:rPr>
              <w:t>金额</w:t>
            </w:r>
          </w:p>
        </w:tc>
        <w:tc>
          <w:tcPr>
            <w:tcW w:w="2247" w:type="dxa"/>
          </w:tcPr>
          <w:p>
            <w:pPr>
              <w:spacing w:line="360" w:lineRule="auto"/>
              <w:rPr>
                <w:rFonts w:ascii="仿宋" w:hAnsi="仿宋" w:eastAsia="仿宋"/>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ascii="仿宋" w:hAnsi="仿宋" w:eastAsia="仿宋"/>
                <w:color w:val="000000"/>
                <w:sz w:val="24"/>
              </w:rPr>
              <w:t>操作</w:t>
            </w:r>
          </w:p>
        </w:tc>
        <w:tc>
          <w:tcPr>
            <w:tcW w:w="2376" w:type="dxa"/>
          </w:tcPr>
          <w:p>
            <w:pPr>
              <w:spacing w:line="360" w:lineRule="auto"/>
              <w:rPr>
                <w:rFonts w:ascii="仿宋" w:hAnsi="仿宋" w:eastAsia="仿宋"/>
              </w:rPr>
            </w:pPr>
            <w:r>
              <w:rPr>
                <w:rFonts w:ascii="仿宋" w:hAnsi="仿宋" w:eastAsia="仿宋"/>
                <w:color w:val="000000"/>
                <w:sz w:val="24"/>
              </w:rPr>
              <w:t>按钮组</w:t>
            </w:r>
          </w:p>
        </w:tc>
        <w:tc>
          <w:tcPr>
            <w:tcW w:w="2219" w:type="dxa"/>
          </w:tcPr>
          <w:p>
            <w:pPr>
              <w:spacing w:line="360" w:lineRule="auto"/>
              <w:rPr>
                <w:rFonts w:ascii="仿宋" w:hAnsi="仿宋" w:eastAsia="仿宋"/>
              </w:rPr>
            </w:pPr>
            <w:r>
              <w:rPr>
                <w:rFonts w:ascii="仿宋" w:hAnsi="仿宋" w:eastAsia="仿宋"/>
                <w:color w:val="000000"/>
                <w:sz w:val="24"/>
              </w:rPr>
              <w:t>按钮</w:t>
            </w:r>
          </w:p>
        </w:tc>
        <w:tc>
          <w:tcPr>
            <w:tcW w:w="2247" w:type="dxa"/>
          </w:tcPr>
          <w:p>
            <w:pPr>
              <w:spacing w:line="360" w:lineRule="auto"/>
              <w:rPr>
                <w:rFonts w:ascii="仿宋" w:hAnsi="仿宋" w:eastAsia="仿宋"/>
              </w:rPr>
            </w:pPr>
            <w:r>
              <w:rPr>
                <w:rFonts w:ascii="仿宋" w:hAnsi="仿宋" w:eastAsia="仿宋"/>
                <w:color w:val="000000"/>
                <w:sz w:val="24"/>
              </w:rPr>
              <w:t>客户邀约、加提醒、加关注</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color w:val="00000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我的客户-客户盘点</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ind w:firstLine="420"/>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理财</w:t>
      </w:r>
      <w:r>
        <w:rPr>
          <w:rFonts w:ascii="仿宋" w:hAnsi="仿宋" w:eastAsia="仿宋"/>
          <w:color w:val="000000"/>
          <w:sz w:val="24"/>
        </w:rPr>
        <w:t>经理</w:t>
      </w:r>
      <w:r>
        <w:rPr>
          <w:rFonts w:hint="eastAsia" w:ascii="仿宋" w:hAnsi="仿宋" w:eastAsia="仿宋"/>
          <w:color w:val="000000"/>
          <w:sz w:val="24"/>
        </w:rPr>
        <w:t>或客户经理</w:t>
      </w:r>
      <w:r>
        <w:rPr>
          <w:rFonts w:ascii="仿宋" w:hAnsi="仿宋" w:eastAsia="仿宋"/>
          <w:color w:val="000000"/>
          <w:sz w:val="24"/>
        </w:rPr>
        <w:t>对名下管户客户的资产负债、</w:t>
      </w:r>
      <w:r>
        <w:rPr>
          <w:rFonts w:hint="eastAsia" w:ascii="仿宋" w:hAnsi="仿宋" w:eastAsia="仿宋"/>
          <w:color w:val="000000"/>
          <w:sz w:val="24"/>
        </w:rPr>
        <w:t>产品持有</w:t>
      </w:r>
      <w:r>
        <w:rPr>
          <w:rFonts w:ascii="仿宋" w:hAnsi="仿宋" w:eastAsia="仿宋"/>
          <w:color w:val="000000"/>
          <w:sz w:val="24"/>
        </w:rPr>
        <w:t>、</w:t>
      </w:r>
      <w:r>
        <w:rPr>
          <w:rFonts w:hint="eastAsia" w:ascii="仿宋" w:hAnsi="仿宋" w:eastAsia="仿宋"/>
          <w:color w:val="000000"/>
          <w:sz w:val="24"/>
        </w:rPr>
        <w:t>客户生命周期分布等</w:t>
      </w:r>
      <w:r>
        <w:rPr>
          <w:rFonts w:ascii="仿宋" w:hAnsi="仿宋" w:eastAsia="仿宋"/>
          <w:color w:val="000000"/>
          <w:sz w:val="24"/>
        </w:rPr>
        <w:t>进行统计分析与</w:t>
      </w:r>
      <w:r>
        <w:rPr>
          <w:rFonts w:hint="eastAsia" w:ascii="仿宋" w:hAnsi="仿宋" w:eastAsia="仿宋"/>
          <w:color w:val="000000"/>
          <w:sz w:val="24"/>
        </w:rPr>
        <w:t>客户</w:t>
      </w:r>
      <w:r>
        <w:rPr>
          <w:rFonts w:ascii="仿宋" w:hAnsi="仿宋" w:eastAsia="仿宋"/>
          <w:color w:val="000000"/>
          <w:sz w:val="24"/>
        </w:rPr>
        <w:t>盘点，助力客户经理快速识别客户经营机会和客户变化情况</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rPr>
      </w:pPr>
      <w:r>
        <w:rPr>
          <w:rFonts w:hint="eastAsia" w:ascii="仿宋" w:hAnsi="仿宋" w:eastAsia="仿宋"/>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1.用户进入“我的客户”列表页面后，系统默认加载本人名下客户清单。页面默认展示“客户列表”tab内容，用户点击“客户盘点”tab后，可切换查看客户盘点页面内容。</w:t>
      </w:r>
    </w:p>
    <w:p>
      <w:pPr>
        <w:spacing w:line="360" w:lineRule="auto"/>
        <w:rPr>
          <w:rFonts w:ascii="仿宋" w:hAnsi="仿宋" w:eastAsia="仿宋"/>
          <w:sz w:val="24"/>
          <w:szCs w:val="24"/>
        </w:rPr>
      </w:pPr>
      <w:r>
        <w:rPr>
          <w:rFonts w:hint="eastAsia" w:ascii="仿宋" w:hAnsi="仿宋" w:eastAsia="仿宋"/>
          <w:sz w:val="24"/>
          <w:szCs w:val="24"/>
        </w:rPr>
        <w:t>2、展示指标包括：客户数、AUM 余额、活期余额、定期余额、理财余额及贷款余额等盘点指标。</w:t>
      </w:r>
    </w:p>
    <w:p>
      <w:pPr>
        <w:spacing w:line="360" w:lineRule="auto"/>
        <w:rPr>
          <w:rFonts w:ascii="仿宋" w:hAnsi="仿宋" w:eastAsia="仿宋"/>
          <w:sz w:val="24"/>
          <w:szCs w:val="24"/>
        </w:rPr>
      </w:pPr>
      <w:r>
        <w:rPr>
          <w:rFonts w:hint="eastAsia" w:ascii="仿宋" w:hAnsi="仿宋" w:eastAsia="仿宋"/>
          <w:sz w:val="24"/>
          <w:szCs w:val="24"/>
        </w:rPr>
        <w:t>3、展示图表包括：客户分层分析、AUM构成分析、存款期限分析、产品持有分析、</w:t>
      </w:r>
      <w:r>
        <w:rPr>
          <w:rFonts w:hint="eastAsia" w:ascii="仿宋" w:hAnsi="仿宋" w:eastAsia="仿宋"/>
          <w:color w:val="000000" w:themeColor="text1"/>
          <w:sz w:val="24"/>
          <w:szCs w:val="24"/>
          <w14:textFill>
            <w14:solidFill>
              <w14:schemeClr w14:val="tx1"/>
            </w14:solidFill>
          </w14:textFill>
        </w:rPr>
        <w:t>贷款构成分析、客</w:t>
      </w:r>
      <w:r>
        <w:rPr>
          <w:rFonts w:hint="eastAsia" w:ascii="仿宋" w:hAnsi="仿宋" w:eastAsia="仿宋"/>
          <w:sz w:val="24"/>
          <w:szCs w:val="24"/>
        </w:rPr>
        <w:t>户生命周期分析。</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我的客户盘点默认展示当前理财经理或客户经理名下管户客户的数据。</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客户盘点结果以统计分析为主。</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color w:val="000000" w:themeColor="text1"/>
          <w:sz w:val="24"/>
          <w14:textFill>
            <w14:solidFill>
              <w14:schemeClr w14:val="tx1"/>
            </w14:solidFill>
          </w14:textFill>
        </w:rPr>
        <w:t>客户盘点按照T</w:t>
      </w:r>
      <w:r>
        <w:rPr>
          <w:rFonts w:ascii="仿宋" w:hAnsi="仿宋" w:eastAsia="仿宋"/>
          <w:color w:val="000000" w:themeColor="text1"/>
          <w:sz w:val="24"/>
          <w14:textFill>
            <w14:solidFill>
              <w14:schemeClr w14:val="tx1"/>
            </w14:solidFill>
          </w14:textFill>
        </w:rPr>
        <w:t>+1</w:t>
      </w:r>
      <w:r>
        <w:rPr>
          <w:rFonts w:hint="eastAsia" w:ascii="仿宋" w:hAnsi="仿宋" w:eastAsia="仿宋"/>
          <w:color w:val="000000" w:themeColor="text1"/>
          <w:sz w:val="24"/>
          <w14:textFill>
            <w14:solidFill>
              <w14:schemeClr w14:val="tx1"/>
            </w14:solidFill>
          </w14:textFill>
        </w:rPr>
        <w:t>实现。</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4</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保险余额口径：首期保费加缴费期间内续期保费累计为保险金额，缴费期满，保费金额置为0。（若在缴费期间的宽限期后还未有续费记录的，宽限期后将保费金额置为0）。</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理财经理或客户经理仅可查看本人名下管户客户的盘点数据。</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pStyle w:val="172"/>
        <w:numPr>
          <w:ilvl w:val="0"/>
          <w:numId w:val="23"/>
        </w:numPr>
        <w:spacing w:line="360" w:lineRule="auto"/>
        <w:ind w:firstLineChars="0"/>
        <w:rPr>
          <w:rFonts w:ascii="仿宋" w:hAnsi="仿宋" w:eastAsia="仿宋"/>
          <w:b/>
          <w:bCs/>
          <w:sz w:val="24"/>
          <w:szCs w:val="24"/>
        </w:rPr>
      </w:pPr>
      <w:r>
        <w:rPr>
          <w:rFonts w:hint="eastAsia" w:ascii="仿宋" w:hAnsi="仿宋" w:eastAsia="仿宋"/>
          <w:b/>
          <w:bCs/>
          <w:sz w:val="24"/>
          <w:szCs w:val="24"/>
        </w:rPr>
        <w:t>指标清单</w:t>
      </w:r>
    </w:p>
    <w:p>
      <w:pPr>
        <w:spacing w:line="360" w:lineRule="auto"/>
        <w:rPr>
          <w:rFonts w:ascii="仿宋" w:hAnsi="仿宋" w:eastAsia="仿宋"/>
          <w:b/>
          <w:bCs/>
          <w:sz w:val="24"/>
          <w:szCs w:val="24"/>
        </w:rPr>
      </w:pP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2"/>
        <w:gridCol w:w="2258"/>
        <w:gridCol w:w="1674"/>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color w:val="000000"/>
                <w:sz w:val="24"/>
              </w:rPr>
            </w:pPr>
            <w:r>
              <w:rPr>
                <w:rFonts w:ascii="仿宋" w:hAnsi="仿宋" w:eastAsia="仿宋"/>
                <w:b/>
                <w:color w:val="000000"/>
                <w:sz w:val="24"/>
              </w:rPr>
              <w:t>要素名称</w:t>
            </w:r>
          </w:p>
        </w:tc>
        <w:tc>
          <w:tcPr>
            <w:tcW w:w="2258" w:type="dxa"/>
          </w:tcPr>
          <w:p>
            <w:pPr>
              <w:spacing w:line="360" w:lineRule="auto"/>
              <w:rPr>
                <w:rFonts w:ascii="仿宋" w:hAnsi="仿宋" w:eastAsia="仿宋"/>
                <w:color w:val="000000"/>
                <w:sz w:val="24"/>
              </w:rPr>
            </w:pPr>
            <w:r>
              <w:rPr>
                <w:rFonts w:ascii="仿宋" w:hAnsi="仿宋" w:eastAsia="仿宋"/>
                <w:b/>
                <w:color w:val="000000"/>
                <w:sz w:val="24"/>
              </w:rPr>
              <w:t>约束及校验规则</w:t>
            </w:r>
          </w:p>
        </w:tc>
        <w:tc>
          <w:tcPr>
            <w:tcW w:w="1674" w:type="dxa"/>
          </w:tcPr>
          <w:p>
            <w:pPr>
              <w:spacing w:line="360" w:lineRule="auto"/>
              <w:rPr>
                <w:rFonts w:ascii="仿宋" w:hAnsi="仿宋" w:eastAsia="仿宋"/>
                <w:color w:val="000000"/>
                <w:sz w:val="24"/>
              </w:rPr>
            </w:pPr>
            <w:r>
              <w:rPr>
                <w:rFonts w:ascii="仿宋" w:hAnsi="仿宋" w:eastAsia="仿宋"/>
                <w:b/>
                <w:color w:val="000000"/>
                <w:sz w:val="24"/>
              </w:rPr>
              <w:t>数据类型</w:t>
            </w:r>
          </w:p>
        </w:tc>
        <w:tc>
          <w:tcPr>
            <w:tcW w:w="2856" w:type="dxa"/>
          </w:tcPr>
          <w:p>
            <w:pPr>
              <w:spacing w:line="360" w:lineRule="auto"/>
              <w:rPr>
                <w:rFonts w:ascii="仿宋" w:hAnsi="仿宋" w:eastAsia="仿宋"/>
                <w:color w:val="000000"/>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rPr>
            </w:pPr>
            <w:r>
              <w:rPr>
                <w:rFonts w:ascii="仿宋" w:hAnsi="仿宋" w:eastAsia="仿宋"/>
                <w:color w:val="000000"/>
                <w:sz w:val="24"/>
              </w:rPr>
              <w:t>客户数</w:t>
            </w:r>
          </w:p>
        </w:tc>
        <w:tc>
          <w:tcPr>
            <w:tcW w:w="2258"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w:t>
            </w:r>
          </w:p>
        </w:tc>
        <w:tc>
          <w:tcPr>
            <w:tcW w:w="1674" w:type="dxa"/>
          </w:tcPr>
          <w:p>
            <w:pPr>
              <w:spacing w:line="360" w:lineRule="auto"/>
              <w:rPr>
                <w:rFonts w:ascii="仿宋" w:hAnsi="仿宋" w:eastAsia="仿宋"/>
              </w:rPr>
            </w:pPr>
            <w:r>
              <w:rPr>
                <w:rFonts w:ascii="仿宋" w:hAnsi="仿宋" w:eastAsia="仿宋"/>
                <w:color w:val="000000"/>
                <w:sz w:val="24"/>
              </w:rPr>
              <w:t>数字</w:t>
            </w:r>
          </w:p>
        </w:tc>
        <w:tc>
          <w:tcPr>
            <w:tcW w:w="2856" w:type="dxa"/>
          </w:tcPr>
          <w:p>
            <w:pPr>
              <w:spacing w:line="360" w:lineRule="auto"/>
              <w:rPr>
                <w:rFonts w:ascii="仿宋" w:hAnsi="仿宋" w:eastAsia="仿宋"/>
                <w:color w:val="000000"/>
                <w:sz w:val="24"/>
              </w:rPr>
            </w:pPr>
            <w:r>
              <w:rPr>
                <w:rFonts w:ascii="仿宋" w:hAnsi="仿宋" w:eastAsia="仿宋"/>
                <w:color w:val="000000"/>
                <w:sz w:val="24"/>
              </w:rPr>
              <w:t>展示当前值、较上</w:t>
            </w:r>
            <w:r>
              <w:rPr>
                <w:rFonts w:hint="eastAsia" w:ascii="仿宋" w:hAnsi="仿宋" w:eastAsia="仿宋"/>
                <w:color w:val="000000"/>
                <w:sz w:val="24"/>
              </w:rPr>
              <w:t>日</w:t>
            </w:r>
            <w:r>
              <w:rPr>
                <w:rFonts w:ascii="仿宋" w:hAnsi="仿宋" w:eastAsia="仿宋"/>
                <w:color w:val="000000"/>
                <w:sz w:val="24"/>
              </w:rPr>
              <w:t>、较上月、较年初</w:t>
            </w:r>
          </w:p>
          <w:p>
            <w:pPr>
              <w:spacing w:line="360" w:lineRule="auto"/>
              <w:rPr>
                <w:rFonts w:ascii="仿宋" w:hAnsi="仿宋" w:eastAsia="仿宋"/>
              </w:rPr>
            </w:pPr>
            <w:r>
              <w:rPr>
                <w:rFonts w:hint="eastAsia" w:ascii="仿宋" w:hAnsi="仿宋" w:eastAsia="仿宋"/>
                <w:color w:val="000000"/>
                <w:sz w:val="24"/>
              </w:rPr>
              <w:t>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color w:val="000000"/>
                <w:sz w:val="24"/>
              </w:rPr>
            </w:pPr>
            <w:r>
              <w:rPr>
                <w:rFonts w:ascii="仿宋" w:hAnsi="仿宋" w:eastAsia="仿宋"/>
                <w:color w:val="000000"/>
                <w:sz w:val="24"/>
              </w:rPr>
              <w:t>AUM余额</w:t>
            </w:r>
          </w:p>
        </w:tc>
        <w:tc>
          <w:tcPr>
            <w:tcW w:w="2258" w:type="dxa"/>
          </w:tcPr>
          <w:p>
            <w:pPr>
              <w:spacing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1674"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856" w:type="dxa"/>
          </w:tcPr>
          <w:p>
            <w:pPr>
              <w:spacing w:line="360" w:lineRule="auto"/>
              <w:rPr>
                <w:rFonts w:ascii="仿宋" w:hAnsi="仿宋" w:eastAsia="仿宋"/>
                <w:color w:val="000000"/>
                <w:sz w:val="24"/>
              </w:rPr>
            </w:pPr>
            <w:r>
              <w:rPr>
                <w:rFonts w:ascii="仿宋" w:hAnsi="仿宋" w:eastAsia="仿宋"/>
                <w:color w:val="000000"/>
                <w:sz w:val="24"/>
              </w:rPr>
              <w:t>展示当前值、较上</w:t>
            </w:r>
            <w:r>
              <w:rPr>
                <w:rFonts w:hint="eastAsia" w:ascii="仿宋" w:hAnsi="仿宋" w:eastAsia="仿宋"/>
                <w:color w:val="000000"/>
                <w:sz w:val="24"/>
              </w:rPr>
              <w:t>日</w:t>
            </w:r>
            <w:r>
              <w:rPr>
                <w:rFonts w:ascii="仿宋" w:hAnsi="仿宋" w:eastAsia="仿宋"/>
                <w:color w:val="000000"/>
                <w:sz w:val="24"/>
              </w:rPr>
              <w:t>、较上月、较年初</w:t>
            </w:r>
          </w:p>
          <w:p>
            <w:pPr>
              <w:spacing w:line="360" w:lineRule="auto"/>
              <w:rPr>
                <w:rFonts w:ascii="仿宋" w:hAnsi="仿宋" w:eastAsia="仿宋"/>
                <w:color w:val="000000"/>
                <w:sz w:val="24"/>
              </w:rPr>
            </w:pPr>
            <w:r>
              <w:rPr>
                <w:rFonts w:hint="eastAsia" w:ascii="仿宋" w:hAnsi="仿宋" w:eastAsia="仿宋"/>
                <w:color w:val="000000"/>
                <w:sz w:val="24"/>
              </w:rPr>
              <w:t>单位：万元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rPr>
            </w:pPr>
            <w:r>
              <w:rPr>
                <w:rFonts w:ascii="仿宋" w:hAnsi="仿宋" w:eastAsia="仿宋"/>
                <w:color w:val="000000"/>
                <w:sz w:val="24"/>
              </w:rPr>
              <w:t>活期余额</w:t>
            </w:r>
          </w:p>
        </w:tc>
        <w:tc>
          <w:tcPr>
            <w:tcW w:w="2258"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1674" w:type="dxa"/>
          </w:tcPr>
          <w:p>
            <w:pPr>
              <w:spacing w:line="360" w:lineRule="auto"/>
              <w:rPr>
                <w:rFonts w:ascii="仿宋" w:hAnsi="仿宋" w:eastAsia="仿宋"/>
              </w:rPr>
            </w:pPr>
            <w:r>
              <w:rPr>
                <w:rFonts w:ascii="仿宋" w:hAnsi="仿宋" w:eastAsia="仿宋"/>
                <w:color w:val="000000"/>
                <w:sz w:val="24"/>
              </w:rPr>
              <w:t>金额</w:t>
            </w:r>
          </w:p>
        </w:tc>
        <w:tc>
          <w:tcPr>
            <w:tcW w:w="2856" w:type="dxa"/>
          </w:tcPr>
          <w:p>
            <w:pPr>
              <w:spacing w:line="360" w:lineRule="auto"/>
              <w:rPr>
                <w:rFonts w:ascii="仿宋" w:hAnsi="仿宋" w:eastAsia="仿宋"/>
                <w:color w:val="000000"/>
                <w:sz w:val="24"/>
              </w:rPr>
            </w:pPr>
            <w:r>
              <w:rPr>
                <w:rFonts w:ascii="仿宋" w:hAnsi="仿宋" w:eastAsia="仿宋"/>
                <w:color w:val="000000"/>
                <w:sz w:val="24"/>
              </w:rPr>
              <w:t>展示当前值、较上</w:t>
            </w:r>
            <w:r>
              <w:rPr>
                <w:rFonts w:hint="eastAsia" w:ascii="仿宋" w:hAnsi="仿宋" w:eastAsia="仿宋"/>
                <w:color w:val="000000"/>
                <w:sz w:val="24"/>
              </w:rPr>
              <w:t>日</w:t>
            </w:r>
            <w:r>
              <w:rPr>
                <w:rFonts w:ascii="仿宋" w:hAnsi="仿宋" w:eastAsia="仿宋"/>
                <w:color w:val="000000"/>
                <w:sz w:val="24"/>
              </w:rPr>
              <w:t>、较上月、较年初</w:t>
            </w:r>
          </w:p>
          <w:p>
            <w:pPr>
              <w:spacing w:line="360" w:lineRule="auto"/>
              <w:rPr>
                <w:rFonts w:ascii="仿宋" w:hAnsi="仿宋" w:eastAsia="仿宋"/>
              </w:rPr>
            </w:pPr>
            <w:r>
              <w:rPr>
                <w:rFonts w:hint="eastAsia" w:ascii="仿宋" w:hAnsi="仿宋" w:eastAsia="仿宋"/>
                <w:color w:val="000000"/>
                <w:sz w:val="24"/>
              </w:rPr>
              <w:t>单位：万元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color w:val="000000"/>
                <w:sz w:val="24"/>
              </w:rPr>
            </w:pPr>
            <w:r>
              <w:rPr>
                <w:rFonts w:hint="eastAsia" w:ascii="仿宋" w:hAnsi="仿宋" w:eastAsia="仿宋"/>
                <w:color w:val="000000"/>
                <w:sz w:val="24"/>
              </w:rPr>
              <w:t>定期</w:t>
            </w:r>
            <w:r>
              <w:rPr>
                <w:rFonts w:ascii="仿宋" w:hAnsi="仿宋" w:eastAsia="仿宋"/>
                <w:color w:val="000000"/>
                <w:sz w:val="24"/>
              </w:rPr>
              <w:t>余额</w:t>
            </w:r>
          </w:p>
        </w:tc>
        <w:tc>
          <w:tcPr>
            <w:tcW w:w="2258" w:type="dxa"/>
          </w:tcPr>
          <w:p>
            <w:pPr>
              <w:spacing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1674"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856" w:type="dxa"/>
          </w:tcPr>
          <w:p>
            <w:pPr>
              <w:spacing w:line="360" w:lineRule="auto"/>
              <w:rPr>
                <w:rFonts w:ascii="仿宋" w:hAnsi="仿宋" w:eastAsia="仿宋"/>
                <w:color w:val="000000"/>
                <w:sz w:val="24"/>
              </w:rPr>
            </w:pPr>
            <w:r>
              <w:rPr>
                <w:rFonts w:ascii="仿宋" w:hAnsi="仿宋" w:eastAsia="仿宋"/>
                <w:color w:val="000000"/>
                <w:sz w:val="24"/>
              </w:rPr>
              <w:t>展示当前值、较上</w:t>
            </w:r>
            <w:r>
              <w:rPr>
                <w:rFonts w:hint="eastAsia" w:ascii="仿宋" w:hAnsi="仿宋" w:eastAsia="仿宋"/>
                <w:color w:val="000000"/>
                <w:sz w:val="24"/>
              </w:rPr>
              <w:t>日</w:t>
            </w:r>
            <w:r>
              <w:rPr>
                <w:rFonts w:ascii="仿宋" w:hAnsi="仿宋" w:eastAsia="仿宋"/>
                <w:color w:val="000000"/>
                <w:sz w:val="24"/>
              </w:rPr>
              <w:t>、较上月、较年初</w:t>
            </w:r>
          </w:p>
          <w:p>
            <w:pPr>
              <w:spacing w:line="360" w:lineRule="auto"/>
              <w:rPr>
                <w:rFonts w:ascii="仿宋" w:hAnsi="仿宋" w:eastAsia="仿宋"/>
                <w:color w:val="000000"/>
                <w:sz w:val="24"/>
              </w:rPr>
            </w:pPr>
            <w:r>
              <w:rPr>
                <w:rFonts w:hint="eastAsia" w:ascii="仿宋" w:hAnsi="仿宋" w:eastAsia="仿宋"/>
                <w:color w:val="000000"/>
                <w:sz w:val="24"/>
              </w:rPr>
              <w:t>单位：万元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color w:val="000000"/>
                <w:sz w:val="24"/>
              </w:rPr>
            </w:pPr>
            <w:r>
              <w:rPr>
                <w:rFonts w:hint="eastAsia" w:ascii="仿宋" w:hAnsi="仿宋" w:eastAsia="仿宋"/>
                <w:color w:val="000000"/>
                <w:sz w:val="24"/>
              </w:rPr>
              <w:t>理财</w:t>
            </w:r>
            <w:r>
              <w:rPr>
                <w:rFonts w:ascii="仿宋" w:hAnsi="仿宋" w:eastAsia="仿宋"/>
                <w:color w:val="000000"/>
                <w:sz w:val="24"/>
              </w:rPr>
              <w:t>余额</w:t>
            </w:r>
          </w:p>
        </w:tc>
        <w:tc>
          <w:tcPr>
            <w:tcW w:w="2258" w:type="dxa"/>
          </w:tcPr>
          <w:p>
            <w:pPr>
              <w:spacing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1674"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856" w:type="dxa"/>
          </w:tcPr>
          <w:p>
            <w:pPr>
              <w:spacing w:line="360" w:lineRule="auto"/>
              <w:rPr>
                <w:rFonts w:ascii="仿宋" w:hAnsi="仿宋" w:eastAsia="仿宋"/>
                <w:color w:val="000000"/>
                <w:sz w:val="24"/>
              </w:rPr>
            </w:pPr>
            <w:r>
              <w:rPr>
                <w:rFonts w:ascii="仿宋" w:hAnsi="仿宋" w:eastAsia="仿宋"/>
                <w:color w:val="000000"/>
                <w:sz w:val="24"/>
              </w:rPr>
              <w:t>展示当前值、较上</w:t>
            </w:r>
            <w:r>
              <w:rPr>
                <w:rFonts w:hint="eastAsia" w:ascii="仿宋" w:hAnsi="仿宋" w:eastAsia="仿宋"/>
                <w:color w:val="000000"/>
                <w:sz w:val="24"/>
              </w:rPr>
              <w:t>日</w:t>
            </w:r>
            <w:r>
              <w:rPr>
                <w:rFonts w:ascii="仿宋" w:hAnsi="仿宋" w:eastAsia="仿宋"/>
                <w:color w:val="000000"/>
                <w:sz w:val="24"/>
              </w:rPr>
              <w:t>、较上月、较年初</w:t>
            </w:r>
          </w:p>
          <w:p>
            <w:pPr>
              <w:spacing w:line="360" w:lineRule="auto"/>
              <w:rPr>
                <w:rFonts w:ascii="仿宋" w:hAnsi="仿宋" w:eastAsia="仿宋"/>
                <w:color w:val="000000"/>
                <w:sz w:val="24"/>
              </w:rPr>
            </w:pPr>
            <w:r>
              <w:rPr>
                <w:rFonts w:hint="eastAsia" w:ascii="仿宋" w:hAnsi="仿宋" w:eastAsia="仿宋"/>
                <w:color w:val="000000"/>
                <w:sz w:val="24"/>
              </w:rPr>
              <w:t>单位：万元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rPr>
            </w:pPr>
            <w:r>
              <w:rPr>
                <w:rFonts w:ascii="仿宋" w:hAnsi="仿宋" w:eastAsia="仿宋"/>
                <w:color w:val="000000"/>
                <w:sz w:val="24"/>
              </w:rPr>
              <w:t>贷款余额</w:t>
            </w:r>
          </w:p>
        </w:tc>
        <w:tc>
          <w:tcPr>
            <w:tcW w:w="2258"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1674" w:type="dxa"/>
          </w:tcPr>
          <w:p>
            <w:pPr>
              <w:spacing w:line="360" w:lineRule="auto"/>
              <w:rPr>
                <w:rFonts w:ascii="仿宋" w:hAnsi="仿宋" w:eastAsia="仿宋"/>
              </w:rPr>
            </w:pPr>
            <w:r>
              <w:rPr>
                <w:rFonts w:ascii="仿宋" w:hAnsi="仿宋" w:eastAsia="仿宋"/>
                <w:color w:val="000000"/>
                <w:sz w:val="24"/>
              </w:rPr>
              <w:t>金额</w:t>
            </w:r>
          </w:p>
        </w:tc>
        <w:tc>
          <w:tcPr>
            <w:tcW w:w="2856" w:type="dxa"/>
          </w:tcPr>
          <w:p>
            <w:pPr>
              <w:spacing w:line="360" w:lineRule="auto"/>
              <w:rPr>
                <w:rFonts w:ascii="仿宋" w:hAnsi="仿宋" w:eastAsia="仿宋"/>
                <w:color w:val="000000"/>
                <w:sz w:val="24"/>
              </w:rPr>
            </w:pPr>
            <w:r>
              <w:rPr>
                <w:rFonts w:ascii="仿宋" w:hAnsi="仿宋" w:eastAsia="仿宋"/>
                <w:color w:val="000000"/>
                <w:sz w:val="24"/>
              </w:rPr>
              <w:t>展示当前值、较上</w:t>
            </w:r>
            <w:r>
              <w:rPr>
                <w:rFonts w:hint="eastAsia" w:ascii="仿宋" w:hAnsi="仿宋" w:eastAsia="仿宋"/>
                <w:color w:val="000000"/>
                <w:sz w:val="24"/>
              </w:rPr>
              <w:t>日</w:t>
            </w:r>
            <w:r>
              <w:rPr>
                <w:rFonts w:ascii="仿宋" w:hAnsi="仿宋" w:eastAsia="仿宋"/>
                <w:color w:val="000000"/>
                <w:sz w:val="24"/>
              </w:rPr>
              <w:t>、较上月、较年初</w:t>
            </w:r>
          </w:p>
          <w:p>
            <w:pPr>
              <w:spacing w:line="360" w:lineRule="auto"/>
              <w:rPr>
                <w:rFonts w:ascii="仿宋" w:hAnsi="仿宋" w:eastAsia="仿宋"/>
              </w:rPr>
            </w:pPr>
            <w:r>
              <w:rPr>
                <w:rFonts w:hint="eastAsia" w:ascii="仿宋" w:hAnsi="仿宋" w:eastAsia="仿宋"/>
                <w:color w:val="000000"/>
                <w:sz w:val="24"/>
              </w:rPr>
              <w:t>单位：万元</w:t>
            </w:r>
          </w:p>
        </w:tc>
      </w:tr>
    </w:tbl>
    <w:p>
      <w:pPr>
        <w:spacing w:line="360" w:lineRule="auto"/>
        <w:rPr>
          <w:rFonts w:ascii="仿宋" w:hAnsi="仿宋" w:eastAsia="仿宋"/>
        </w:rPr>
      </w:pPr>
    </w:p>
    <w:p>
      <w:pPr>
        <w:pStyle w:val="172"/>
        <w:numPr>
          <w:ilvl w:val="0"/>
          <w:numId w:val="23"/>
        </w:numPr>
        <w:spacing w:line="360" w:lineRule="auto"/>
        <w:ind w:firstLineChars="0"/>
        <w:rPr>
          <w:rFonts w:ascii="仿宋" w:hAnsi="仿宋" w:eastAsia="仿宋"/>
          <w:b/>
          <w:bCs/>
          <w:sz w:val="24"/>
          <w:szCs w:val="24"/>
        </w:rPr>
      </w:pPr>
      <w:r>
        <w:rPr>
          <w:rFonts w:hint="eastAsia" w:ascii="仿宋" w:hAnsi="仿宋" w:eastAsia="仿宋"/>
          <w:b/>
          <w:bCs/>
          <w:sz w:val="24"/>
          <w:szCs w:val="24"/>
        </w:rPr>
        <w:t>图表说明</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客户等级分析</w:t>
      </w:r>
    </w:p>
    <w:p>
      <w:pPr>
        <w:spacing w:line="360" w:lineRule="auto"/>
        <w:ind w:firstLine="420"/>
        <w:rPr>
          <w:rFonts w:ascii="仿宋" w:hAnsi="仿宋" w:eastAsia="仿宋"/>
          <w:sz w:val="24"/>
          <w:szCs w:val="24"/>
        </w:rPr>
      </w:pPr>
      <w:r>
        <w:rPr>
          <w:rFonts w:hint="eastAsia" w:ascii="仿宋" w:hAnsi="仿宋" w:eastAsia="仿宋"/>
          <w:sz w:val="24"/>
          <w:szCs w:val="24"/>
        </w:rPr>
        <w:t>图表类型：柱状图</w:t>
      </w:r>
    </w:p>
    <w:p>
      <w:pPr>
        <w:spacing w:line="360" w:lineRule="auto"/>
        <w:ind w:firstLine="420"/>
        <w:rPr>
          <w:rFonts w:ascii="仿宋" w:hAnsi="仿宋" w:eastAsia="仿宋"/>
        </w:rPr>
      </w:pPr>
      <w:r>
        <w:rPr>
          <w:rFonts w:hint="eastAsia" w:ascii="仿宋" w:hAnsi="仿宋" w:eastAsia="仿宋"/>
          <w:sz w:val="24"/>
          <w:szCs w:val="24"/>
        </w:rPr>
        <w:t>图表说明：根据客户分层（睡眠户、</w:t>
      </w:r>
      <w:ins w:id="348" w:author="wanao" w:date="2026-07-08T10:32:00Z">
        <w:r>
          <w:rPr>
            <w:rFonts w:hint="eastAsia" w:ascii="仿宋" w:hAnsi="仿宋" w:eastAsia="仿宋"/>
            <w:sz w:val="24"/>
            <w:szCs w:val="24"/>
            <w:lang w:val="en-US" w:eastAsia="zh-CN"/>
          </w:rPr>
          <w:t>大众、潜力、优质、财富1、财富2、贵宾、私行</w:t>
        </w:r>
      </w:ins>
      <w:del w:id="349" w:author="wanao" w:date="2026-07-08T10:32:00Z">
        <w:r>
          <w:rPr>
            <w:rFonts w:hint="eastAsia" w:ascii="仿宋" w:hAnsi="仿宋" w:eastAsia="仿宋"/>
            <w:sz w:val="24"/>
            <w:szCs w:val="24"/>
          </w:rPr>
          <w:delText>一级、……、十级共十一级</w:delText>
        </w:r>
      </w:del>
      <w:r>
        <w:rPr>
          <w:rFonts w:hint="eastAsia" w:ascii="仿宋" w:hAnsi="仿宋" w:eastAsia="仿宋"/>
          <w:sz w:val="24"/>
          <w:szCs w:val="24"/>
        </w:rPr>
        <w:t>），统计每个等级的客户数及客户数占比、AUM余额及AUM余额占比。鼠标悬浮进行提示，如鼠标悬浮在一级，提示文案：“一级客户数为：1</w:t>
      </w:r>
      <w:r>
        <w:rPr>
          <w:rFonts w:ascii="仿宋" w:hAnsi="仿宋" w:eastAsia="仿宋"/>
          <w:sz w:val="24"/>
          <w:szCs w:val="24"/>
        </w:rPr>
        <w:t>2,034</w:t>
      </w:r>
      <w:r>
        <w:rPr>
          <w:rFonts w:hint="eastAsia" w:ascii="仿宋" w:hAnsi="仿宋" w:eastAsia="仿宋"/>
          <w:sz w:val="24"/>
          <w:szCs w:val="24"/>
        </w:rPr>
        <w:t>户</w:t>
      </w:r>
      <w:r>
        <w:rPr>
          <w:rFonts w:ascii="仿宋" w:hAnsi="仿宋" w:eastAsia="仿宋"/>
          <w:sz w:val="24"/>
          <w:szCs w:val="24"/>
        </w:rPr>
        <w:t xml:space="preserve"> </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，一级客户AUM余额：1</w:t>
      </w:r>
      <w:r>
        <w:rPr>
          <w:rFonts w:ascii="仿宋" w:hAnsi="仿宋" w:eastAsia="仿宋"/>
          <w:sz w:val="24"/>
          <w:szCs w:val="24"/>
        </w:rPr>
        <w:t>2,034.21</w:t>
      </w:r>
      <w:r>
        <w:rPr>
          <w:rFonts w:hint="eastAsia" w:ascii="仿宋" w:hAnsi="仿宋" w:eastAsia="仿宋"/>
          <w:sz w:val="24"/>
          <w:szCs w:val="24"/>
        </w:rPr>
        <w:t>元</w:t>
      </w:r>
      <w:r>
        <w:rPr>
          <w:rFonts w:ascii="仿宋" w:hAnsi="仿宋" w:eastAsia="仿宋"/>
          <w:sz w:val="24"/>
          <w:szCs w:val="24"/>
        </w:rPr>
        <w:t xml:space="preserve"> 13.</w:t>
      </w:r>
      <w:r>
        <w:rPr>
          <w:rFonts w:ascii="仿宋" w:hAnsi="仿宋" w:eastAsia="仿宋"/>
          <w:sz w:val="22"/>
          <w:szCs w:val="22"/>
        </w:rPr>
        <w:t>12</w:t>
      </w:r>
      <w:r>
        <w:rPr>
          <w:rFonts w:ascii="仿宋" w:hAnsi="仿宋" w:eastAsia="仿宋"/>
          <w:sz w:val="24"/>
          <w:szCs w:val="24"/>
        </w:rPr>
        <w:t>%</w:t>
      </w:r>
      <w:r>
        <w:rPr>
          <w:rFonts w:hint="eastAsia" w:ascii="仿宋" w:hAnsi="仿宋" w:eastAsia="仿宋"/>
          <w:sz w:val="24"/>
          <w:szCs w:val="24"/>
        </w:rPr>
        <w:t>”。</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AUM构成分析</w:t>
      </w:r>
    </w:p>
    <w:p>
      <w:pPr>
        <w:spacing w:line="360" w:lineRule="auto"/>
        <w:ind w:firstLine="420"/>
        <w:rPr>
          <w:rFonts w:ascii="仿宋" w:hAnsi="仿宋" w:eastAsia="仿宋"/>
          <w:sz w:val="24"/>
          <w:szCs w:val="24"/>
        </w:rPr>
      </w:pPr>
      <w:r>
        <w:rPr>
          <w:rFonts w:hint="eastAsia" w:ascii="仿宋" w:hAnsi="仿宋" w:eastAsia="仿宋"/>
          <w:sz w:val="24"/>
          <w:szCs w:val="24"/>
        </w:rPr>
        <w:t>图表类型：饼图</w:t>
      </w:r>
    </w:p>
    <w:p>
      <w:pPr>
        <w:spacing w:line="360" w:lineRule="auto"/>
        <w:ind w:firstLine="420"/>
        <w:rPr>
          <w:rFonts w:ascii="仿宋" w:hAnsi="仿宋" w:eastAsia="仿宋"/>
        </w:rPr>
      </w:pPr>
      <w:r>
        <w:rPr>
          <w:rFonts w:hint="eastAsia" w:ascii="仿宋" w:hAnsi="仿宋" w:eastAsia="仿宋"/>
          <w:sz w:val="24"/>
          <w:szCs w:val="24"/>
        </w:rPr>
        <w:t>图表说明：AUM构成包括存款余额、理财余额、保险余额。分别统计存款余额及占比、理财余额及占比、保险余额及占比。鼠标悬浮进行提示，如鼠标悬浮在存款余额构成部分，提示文案：“存款余额：1</w:t>
      </w:r>
      <w:r>
        <w:rPr>
          <w:rFonts w:ascii="仿宋" w:hAnsi="仿宋" w:eastAsia="仿宋"/>
          <w:sz w:val="24"/>
          <w:szCs w:val="24"/>
        </w:rPr>
        <w:t>2,034.21</w:t>
      </w:r>
      <w:r>
        <w:rPr>
          <w:rFonts w:hint="eastAsia" w:ascii="仿宋" w:hAnsi="仿宋" w:eastAsia="仿宋"/>
          <w:sz w:val="24"/>
          <w:szCs w:val="24"/>
        </w:rPr>
        <w:t>元</w:t>
      </w:r>
      <w:r>
        <w:rPr>
          <w:rFonts w:ascii="仿宋" w:hAnsi="仿宋" w:eastAsia="仿宋"/>
          <w:sz w:val="24"/>
          <w:szCs w:val="24"/>
        </w:rPr>
        <w:t xml:space="preserve"> 13.</w:t>
      </w:r>
      <w:r>
        <w:rPr>
          <w:rFonts w:ascii="仿宋" w:hAnsi="仿宋" w:eastAsia="仿宋"/>
          <w:sz w:val="22"/>
          <w:szCs w:val="22"/>
        </w:rPr>
        <w:t>12</w:t>
      </w:r>
      <w:r>
        <w:rPr>
          <w:rFonts w:ascii="仿宋" w:hAnsi="仿宋" w:eastAsia="仿宋"/>
          <w:sz w:val="24"/>
          <w:szCs w:val="24"/>
        </w:rPr>
        <w:t>%</w:t>
      </w:r>
      <w:r>
        <w:rPr>
          <w:rFonts w:hint="eastAsia" w:ascii="仿宋" w:hAnsi="仿宋" w:eastAsia="仿宋"/>
          <w:sz w:val="24"/>
          <w:szCs w:val="24"/>
        </w:rPr>
        <w:t>”。</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存款期限分析</w:t>
      </w:r>
    </w:p>
    <w:p>
      <w:pPr>
        <w:pStyle w:val="172"/>
        <w:spacing w:line="360" w:lineRule="auto"/>
        <w:ind w:left="440" w:firstLine="0" w:firstLineChars="0"/>
        <w:rPr>
          <w:rFonts w:ascii="仿宋" w:hAnsi="仿宋" w:eastAsia="仿宋"/>
          <w:sz w:val="24"/>
          <w:szCs w:val="24"/>
        </w:rPr>
      </w:pPr>
      <w:r>
        <w:rPr>
          <w:rFonts w:hint="eastAsia" w:ascii="仿宋" w:hAnsi="仿宋" w:eastAsia="仿宋"/>
          <w:sz w:val="24"/>
          <w:szCs w:val="24"/>
        </w:rPr>
        <w:t>图表类型：柱状图</w:t>
      </w:r>
    </w:p>
    <w:p>
      <w:pPr>
        <w:spacing w:line="360" w:lineRule="auto"/>
        <w:ind w:firstLine="420"/>
        <w:rPr>
          <w:rFonts w:ascii="仿宋" w:hAnsi="仿宋" w:eastAsia="仿宋"/>
        </w:rPr>
      </w:pPr>
      <w:r>
        <w:rPr>
          <w:rFonts w:hint="eastAsia" w:ascii="仿宋" w:hAnsi="仿宋" w:eastAsia="仿宋"/>
          <w:sz w:val="24"/>
          <w:szCs w:val="24"/>
        </w:rPr>
        <w:t>图表说明：存款期限按照活期、1年以下，1～3年、3～5年划分，其中1年一下包括：个人通知存款（1天、7天）、3个月定期、6个月定期和1年定期。鼠标悬浮进行提示，如鼠标悬浮在“一年以下”，提示文案：“一年以下存款余额：1</w:t>
      </w:r>
      <w:r>
        <w:rPr>
          <w:rFonts w:ascii="仿宋" w:hAnsi="仿宋" w:eastAsia="仿宋"/>
          <w:sz w:val="24"/>
          <w:szCs w:val="24"/>
        </w:rPr>
        <w:t>2,034.21</w:t>
      </w:r>
      <w:r>
        <w:rPr>
          <w:rFonts w:hint="eastAsia" w:ascii="仿宋" w:hAnsi="仿宋" w:eastAsia="仿宋"/>
          <w:sz w:val="24"/>
          <w:szCs w:val="24"/>
        </w:rPr>
        <w:t>元</w:t>
      </w:r>
      <w:r>
        <w:rPr>
          <w:rFonts w:ascii="仿宋" w:hAnsi="仿宋" w:eastAsia="仿宋"/>
          <w:sz w:val="24"/>
          <w:szCs w:val="24"/>
        </w:rPr>
        <w:t xml:space="preserve"> 13.</w:t>
      </w:r>
      <w:r>
        <w:rPr>
          <w:rFonts w:ascii="仿宋" w:hAnsi="仿宋" w:eastAsia="仿宋"/>
          <w:sz w:val="22"/>
          <w:szCs w:val="22"/>
        </w:rPr>
        <w:t>12</w:t>
      </w:r>
      <w:r>
        <w:rPr>
          <w:rFonts w:ascii="仿宋" w:hAnsi="仿宋" w:eastAsia="仿宋"/>
          <w:sz w:val="24"/>
          <w:szCs w:val="24"/>
        </w:rPr>
        <w:t>%</w:t>
      </w:r>
      <w:r>
        <w:rPr>
          <w:rFonts w:hint="eastAsia" w:ascii="仿宋" w:hAnsi="仿宋" w:eastAsia="仿宋"/>
          <w:sz w:val="24"/>
          <w:szCs w:val="24"/>
        </w:rPr>
        <w:t>”。</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产品持有分析</w:t>
      </w:r>
    </w:p>
    <w:p>
      <w:pPr>
        <w:pStyle w:val="172"/>
        <w:spacing w:line="360" w:lineRule="auto"/>
        <w:ind w:left="440" w:firstLine="0" w:firstLineChars="0"/>
        <w:rPr>
          <w:rFonts w:ascii="仿宋" w:hAnsi="仿宋" w:eastAsia="仿宋"/>
          <w:sz w:val="24"/>
          <w:szCs w:val="24"/>
        </w:rPr>
      </w:pPr>
      <w:r>
        <w:rPr>
          <w:rFonts w:hint="eastAsia" w:ascii="仿宋" w:hAnsi="仿宋" w:eastAsia="仿宋"/>
          <w:sz w:val="24"/>
          <w:szCs w:val="24"/>
        </w:rPr>
        <w:t>图表类型：横向柱状图</w:t>
      </w:r>
    </w:p>
    <w:p>
      <w:pPr>
        <w:spacing w:line="360" w:lineRule="auto"/>
        <w:ind w:firstLine="420"/>
        <w:rPr>
          <w:rFonts w:ascii="仿宋" w:hAnsi="仿宋" w:eastAsia="仿宋"/>
          <w:sz w:val="24"/>
          <w:szCs w:val="24"/>
        </w:rPr>
      </w:pPr>
      <w:r>
        <w:rPr>
          <w:rFonts w:hint="eastAsia" w:ascii="仿宋" w:hAnsi="仿宋" w:eastAsia="仿宋"/>
          <w:sz w:val="24"/>
          <w:szCs w:val="24"/>
        </w:rPr>
        <w:t>图表说明：产品持有按照0～1个、1～3个、3～5个、5个以上进行划分，分别统计持有不同产品数量的客户数及客户占比。鼠标悬浮进行提示，如鼠标悬浮在“1～3个”，提示文案：“持有1～3个产品的客户数：1</w:t>
      </w:r>
      <w:r>
        <w:rPr>
          <w:rFonts w:ascii="仿宋" w:hAnsi="仿宋" w:eastAsia="仿宋"/>
          <w:sz w:val="24"/>
          <w:szCs w:val="24"/>
        </w:rPr>
        <w:t>2,034</w:t>
      </w:r>
      <w:r>
        <w:rPr>
          <w:rFonts w:hint="eastAsia" w:ascii="仿宋" w:hAnsi="仿宋" w:eastAsia="仿宋"/>
          <w:sz w:val="24"/>
          <w:szCs w:val="24"/>
        </w:rPr>
        <w:t>户</w:t>
      </w:r>
      <w:r>
        <w:rPr>
          <w:rFonts w:ascii="仿宋" w:hAnsi="仿宋" w:eastAsia="仿宋"/>
          <w:sz w:val="24"/>
          <w:szCs w:val="24"/>
        </w:rPr>
        <w:t xml:space="preserve"> 13.</w:t>
      </w:r>
      <w:r>
        <w:rPr>
          <w:rFonts w:ascii="仿宋" w:hAnsi="仿宋" w:eastAsia="仿宋"/>
          <w:sz w:val="22"/>
          <w:szCs w:val="22"/>
        </w:rPr>
        <w:t>12</w:t>
      </w:r>
      <w:r>
        <w:rPr>
          <w:rFonts w:ascii="仿宋" w:hAnsi="仿宋" w:eastAsia="仿宋"/>
          <w:sz w:val="24"/>
          <w:szCs w:val="24"/>
        </w:rPr>
        <w:t>%</w:t>
      </w:r>
      <w:r>
        <w:rPr>
          <w:rFonts w:hint="eastAsia" w:ascii="仿宋" w:hAnsi="仿宋" w:eastAsia="仿宋"/>
          <w:sz w:val="24"/>
          <w:szCs w:val="24"/>
        </w:rPr>
        <w:t>”。</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产品持有包括：存款、理财、保险、贷款、借记卡、社保卡、手机银行、网上银行、电话银行产品。</w:t>
      </w:r>
    </w:p>
    <w:p>
      <w:pPr>
        <w:pStyle w:val="172"/>
        <w:numPr>
          <w:ilvl w:val="0"/>
          <w:numId w:val="24"/>
        </w:numPr>
        <w:spacing w:line="360" w:lineRule="auto"/>
        <w:ind w:firstLineChars="0"/>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贷款构成分析</w:t>
      </w:r>
    </w:p>
    <w:p>
      <w:pPr>
        <w:pStyle w:val="172"/>
        <w:spacing w:line="360" w:lineRule="auto"/>
        <w:ind w:left="440" w:firstLine="0"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图表类型：饼图</w:t>
      </w:r>
    </w:p>
    <w:p>
      <w:pPr>
        <w:pStyle w:val="172"/>
        <w:spacing w:line="360" w:lineRule="auto"/>
        <w:ind w:left="440" w:firstLine="0" w:firstLineChars="0"/>
        <w:rPr>
          <w:rFonts w:ascii="仿宋" w:hAnsi="仿宋" w:eastAsia="仿宋"/>
          <w:color w:val="FF0000"/>
          <w:sz w:val="24"/>
          <w:szCs w:val="24"/>
        </w:rPr>
      </w:pPr>
      <w:r>
        <w:rPr>
          <w:rFonts w:hint="eastAsia" w:ascii="仿宋" w:hAnsi="仿宋" w:eastAsia="仿宋"/>
          <w:color w:val="000000" w:themeColor="text1"/>
          <w:sz w:val="24"/>
          <w:szCs w:val="24"/>
          <w14:textFill>
            <w14:solidFill>
              <w14:schemeClr w14:val="tx1"/>
            </w14:solidFill>
          </w14:textFill>
        </w:rPr>
        <w:t>图表说明：贷款构成分析按照按部门零售银行部（零售条线）下的经营性贷款余额、消费性贷款余额和住房贷款余额三类贷款的占比分析。</w:t>
      </w:r>
      <w:r>
        <w:rPr>
          <w:rFonts w:hint="eastAsia" w:ascii="仿宋" w:hAnsi="仿宋" w:eastAsia="仿宋"/>
          <w:sz w:val="24"/>
          <w:szCs w:val="24"/>
        </w:rPr>
        <w:t>鼠标悬浮进行提示，如鼠标悬浮在“经营性贷款”部分，提示文案：“经营性贷款余额： 1</w:t>
      </w:r>
      <w:r>
        <w:rPr>
          <w:rFonts w:ascii="仿宋" w:hAnsi="仿宋" w:eastAsia="仿宋"/>
          <w:sz w:val="24"/>
          <w:szCs w:val="24"/>
        </w:rPr>
        <w:t>2,034.21</w:t>
      </w:r>
      <w:r>
        <w:rPr>
          <w:rFonts w:hint="eastAsia" w:ascii="仿宋" w:hAnsi="仿宋" w:eastAsia="仿宋"/>
          <w:sz w:val="24"/>
          <w:szCs w:val="24"/>
        </w:rPr>
        <w:t>元</w:t>
      </w:r>
      <w:r>
        <w:rPr>
          <w:rFonts w:ascii="仿宋" w:hAnsi="仿宋" w:eastAsia="仿宋"/>
          <w:sz w:val="24"/>
          <w:szCs w:val="24"/>
        </w:rPr>
        <w:t xml:space="preserve"> 13.</w:t>
      </w:r>
      <w:r>
        <w:rPr>
          <w:rFonts w:ascii="仿宋" w:hAnsi="仿宋" w:eastAsia="仿宋"/>
          <w:sz w:val="22"/>
          <w:szCs w:val="22"/>
        </w:rPr>
        <w:t>12</w:t>
      </w:r>
      <w:r>
        <w:rPr>
          <w:rFonts w:ascii="仿宋" w:hAnsi="仿宋" w:eastAsia="仿宋"/>
          <w:sz w:val="24"/>
          <w:szCs w:val="24"/>
        </w:rPr>
        <w:t>%</w:t>
      </w:r>
      <w:r>
        <w:rPr>
          <w:rFonts w:hint="eastAsia" w:ascii="仿宋" w:hAnsi="仿宋" w:eastAsia="仿宋"/>
          <w:sz w:val="24"/>
          <w:szCs w:val="24"/>
        </w:rPr>
        <w:t>”。</w:t>
      </w:r>
    </w:p>
    <w:p>
      <w:pPr>
        <w:pStyle w:val="172"/>
        <w:numPr>
          <w:ilvl w:val="0"/>
          <w:numId w:val="24"/>
        </w:numPr>
        <w:spacing w:line="360" w:lineRule="auto"/>
        <w:ind w:firstLineChars="0"/>
        <w:rPr>
          <w:rFonts w:ascii="仿宋" w:hAnsi="仿宋" w:eastAsia="仿宋"/>
          <w:color w:val="FF0000"/>
        </w:rPr>
      </w:pPr>
      <w:commentRangeStart w:id="2"/>
      <w:r>
        <w:rPr>
          <w:rFonts w:hint="eastAsia" w:ascii="仿宋" w:hAnsi="仿宋" w:eastAsia="仿宋"/>
          <w:color w:val="FF0000"/>
          <w:sz w:val="24"/>
          <w:szCs w:val="24"/>
        </w:rPr>
        <w:t>客户生命周期分析</w:t>
      </w:r>
      <w:commentRangeEnd w:id="2"/>
      <w:r>
        <w:rPr>
          <w:rStyle w:val="155"/>
          <w:rFonts w:ascii="仿宋" w:hAnsi="仿宋" w:eastAsia="仿宋"/>
        </w:rPr>
        <w:commentReference w:id="2"/>
      </w:r>
    </w:p>
    <w:p>
      <w:pPr>
        <w:pStyle w:val="172"/>
        <w:spacing w:line="360" w:lineRule="auto"/>
        <w:ind w:left="440" w:firstLine="0" w:firstLineChars="0"/>
        <w:rPr>
          <w:rFonts w:ascii="仿宋" w:hAnsi="仿宋" w:eastAsia="仿宋"/>
          <w:sz w:val="24"/>
          <w:szCs w:val="24"/>
        </w:rPr>
      </w:pPr>
      <w:r>
        <w:rPr>
          <w:rFonts w:hint="eastAsia" w:ascii="仿宋" w:hAnsi="仿宋" w:eastAsia="仿宋"/>
          <w:sz w:val="24"/>
          <w:szCs w:val="24"/>
        </w:rPr>
        <w:t>图表类型：柱状图</w:t>
      </w:r>
    </w:p>
    <w:p>
      <w:pPr>
        <w:spacing w:line="360" w:lineRule="auto"/>
        <w:ind w:firstLine="420"/>
        <w:rPr>
          <w:rFonts w:ascii="仿宋" w:hAnsi="仿宋" w:eastAsia="仿宋"/>
        </w:rPr>
      </w:pPr>
      <w:r>
        <w:rPr>
          <w:rFonts w:hint="eastAsia" w:ascii="仿宋" w:hAnsi="仿宋" w:eastAsia="仿宋"/>
          <w:sz w:val="24"/>
          <w:szCs w:val="24"/>
        </w:rPr>
        <w:t>图表说明：客户生命周期划分为新客、潜力、成熟、衰退、流失五个阶段，统计生命周期不同阶段的客户数及占比、AUM余额及占比。鼠标悬浮进行提示，如鼠标悬浮在“潜力”阶段，提示文案：“潜力客户数：1</w:t>
      </w:r>
      <w:r>
        <w:rPr>
          <w:rFonts w:ascii="仿宋" w:hAnsi="仿宋" w:eastAsia="仿宋"/>
          <w:sz w:val="24"/>
          <w:szCs w:val="24"/>
        </w:rPr>
        <w:t>2,034</w:t>
      </w:r>
      <w:r>
        <w:rPr>
          <w:rFonts w:hint="eastAsia" w:ascii="仿宋" w:hAnsi="仿宋" w:eastAsia="仿宋"/>
          <w:sz w:val="24"/>
          <w:szCs w:val="24"/>
        </w:rPr>
        <w:t>户</w:t>
      </w:r>
      <w:r>
        <w:rPr>
          <w:rFonts w:ascii="仿宋" w:hAnsi="仿宋" w:eastAsia="仿宋"/>
          <w:sz w:val="24"/>
          <w:szCs w:val="24"/>
        </w:rPr>
        <w:t xml:space="preserve"> </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，潜力客户AUM余额：1</w:t>
      </w:r>
      <w:r>
        <w:rPr>
          <w:rFonts w:ascii="仿宋" w:hAnsi="仿宋" w:eastAsia="仿宋"/>
          <w:sz w:val="24"/>
          <w:szCs w:val="24"/>
        </w:rPr>
        <w:t>2,034.21</w:t>
      </w:r>
      <w:r>
        <w:rPr>
          <w:rFonts w:hint="eastAsia" w:ascii="仿宋" w:hAnsi="仿宋" w:eastAsia="仿宋"/>
          <w:sz w:val="24"/>
          <w:szCs w:val="24"/>
        </w:rPr>
        <w:t>元</w:t>
      </w:r>
      <w:r>
        <w:rPr>
          <w:rFonts w:ascii="仿宋" w:hAnsi="仿宋" w:eastAsia="仿宋"/>
          <w:sz w:val="24"/>
          <w:szCs w:val="24"/>
        </w:rPr>
        <w:t xml:space="preserve"> 13.</w:t>
      </w:r>
      <w:r>
        <w:rPr>
          <w:rFonts w:ascii="仿宋" w:hAnsi="仿宋" w:eastAsia="仿宋"/>
          <w:sz w:val="22"/>
          <w:szCs w:val="22"/>
        </w:rPr>
        <w:t>12</w:t>
      </w:r>
      <w:r>
        <w:rPr>
          <w:rFonts w:ascii="仿宋" w:hAnsi="仿宋" w:eastAsia="仿宋"/>
          <w:sz w:val="24"/>
          <w:szCs w:val="24"/>
        </w:rPr>
        <w:t>%</w:t>
      </w:r>
      <w:r>
        <w:rPr>
          <w:rFonts w:hint="eastAsia" w:ascii="仿宋" w:hAnsi="仿宋" w:eastAsia="仿宋"/>
          <w:sz w:val="24"/>
          <w:szCs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pStyle w:val="172"/>
        <w:spacing w:line="360" w:lineRule="auto"/>
        <w:ind w:firstLine="0" w:firstLineChars="0"/>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rPr>
      </w:pPr>
      <w:r>
        <w:rPr>
          <w:rFonts w:hint="eastAsia" w:ascii="仿宋" w:hAnsi="仿宋" w:eastAsia="仿宋"/>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rPr>
      </w:pPr>
      <w:r>
        <w:rPr>
          <w:rFonts w:hint="eastAsia" w:ascii="仿宋" w:hAnsi="仿宋" w:eastAsia="仿宋"/>
        </w:rPr>
        <w:t>不涉及</w:t>
      </w:r>
    </w:p>
    <w:p>
      <w:pPr>
        <w:pStyle w:val="6"/>
        <w:numPr>
          <w:ilvl w:val="3"/>
          <w:numId w:val="14"/>
        </w:numPr>
        <w:spacing w:line="360" w:lineRule="auto"/>
        <w:rPr>
          <w:rFonts w:ascii="仿宋" w:hAnsi="仿宋" w:eastAsia="仿宋"/>
        </w:rPr>
      </w:pPr>
      <w:r>
        <w:rPr>
          <w:rFonts w:hint="eastAsia" w:ascii="仿宋" w:hAnsi="仿宋" w:eastAsia="仿宋"/>
        </w:rPr>
        <w:t>我的客户-客户移交</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ind w:firstLine="420"/>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理财经理和</w:t>
      </w:r>
      <w:r>
        <w:rPr>
          <w:rFonts w:ascii="仿宋" w:hAnsi="仿宋" w:eastAsia="仿宋"/>
          <w:color w:val="000000"/>
          <w:sz w:val="24"/>
        </w:rPr>
        <w:t>客户经理</w:t>
      </w:r>
      <w:r>
        <w:rPr>
          <w:rFonts w:hint="eastAsia" w:ascii="仿宋" w:hAnsi="仿宋" w:eastAsia="仿宋"/>
          <w:color w:val="000000"/>
          <w:sz w:val="24"/>
        </w:rPr>
        <w:t>主动</w:t>
      </w:r>
      <w:r>
        <w:rPr>
          <w:rFonts w:ascii="仿宋" w:hAnsi="仿宋" w:eastAsia="仿宋"/>
          <w:color w:val="000000"/>
          <w:sz w:val="24"/>
        </w:rPr>
        <w:t>发起名下客户移交并跟踪移交流程处理结果，提供客户归属调整能力，保障客户资源有序流转和持续经营</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移交至</w:t>
            </w:r>
          </w:p>
        </w:tc>
        <w:tc>
          <w:tcPr>
            <w:tcW w:w="2264" w:type="dxa"/>
          </w:tcPr>
          <w:p>
            <w:pPr>
              <w:spacing w:line="360" w:lineRule="auto"/>
              <w:rPr>
                <w:rFonts w:ascii="仿宋" w:hAnsi="仿宋" w:eastAsia="仿宋"/>
              </w:rPr>
            </w:pPr>
            <w:r>
              <w:rPr>
                <w:rFonts w:ascii="仿宋" w:hAnsi="仿宋" w:eastAsia="仿宋"/>
                <w:color w:val="000000"/>
                <w:sz w:val="24"/>
              </w:rPr>
              <w:t>必输</w:t>
            </w:r>
            <w:r>
              <w:rPr>
                <w:rFonts w:hint="eastAsia" w:ascii="仿宋" w:hAnsi="仿宋" w:eastAsia="仿宋"/>
                <w:color w:val="000000"/>
                <w:sz w:val="24"/>
              </w:rPr>
              <w:t>、默认：本机构</w:t>
            </w:r>
          </w:p>
        </w:tc>
        <w:tc>
          <w:tcPr>
            <w:tcW w:w="2264" w:type="dxa"/>
          </w:tcPr>
          <w:p>
            <w:pPr>
              <w:spacing w:line="360" w:lineRule="auto"/>
              <w:rPr>
                <w:rFonts w:ascii="仿宋" w:hAnsi="仿宋" w:eastAsia="仿宋"/>
              </w:rPr>
            </w:pPr>
            <w:r>
              <w:rPr>
                <w:rFonts w:ascii="仿宋" w:hAnsi="仿宋" w:eastAsia="仿宋"/>
                <w:color w:val="000000"/>
                <w:sz w:val="24"/>
              </w:rPr>
              <w:t>文本</w:t>
            </w:r>
          </w:p>
        </w:tc>
        <w:tc>
          <w:tcPr>
            <w:tcW w:w="2268" w:type="dxa"/>
          </w:tcPr>
          <w:p>
            <w:pPr>
              <w:spacing w:line="360" w:lineRule="auto"/>
              <w:rPr>
                <w:rFonts w:ascii="仿宋" w:hAnsi="仿宋" w:eastAsia="仿宋"/>
              </w:rPr>
            </w:pPr>
            <w:r>
              <w:rPr>
                <w:rFonts w:hint="eastAsia" w:ascii="仿宋" w:hAnsi="仿宋" w:eastAsia="仿宋"/>
                <w:color w:val="000000"/>
                <w:sz w:val="24"/>
              </w:rPr>
              <w:t>单选：本</w:t>
            </w:r>
            <w:r>
              <w:rPr>
                <w:rFonts w:ascii="仿宋" w:hAnsi="仿宋" w:eastAsia="仿宋"/>
                <w:color w:val="000000"/>
                <w:sz w:val="24"/>
              </w:rPr>
              <w:t>机构</w:t>
            </w:r>
            <w:r>
              <w:rPr>
                <w:rFonts w:hint="eastAsia" w:ascii="仿宋" w:hAnsi="仿宋" w:eastAsia="仿宋"/>
                <w:color w:val="000000"/>
                <w:sz w:val="24"/>
              </w:rPr>
              <w:t>、客户经理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olor w:val="000000"/>
                <w:sz w:val="24"/>
              </w:rPr>
            </w:pPr>
            <w:r>
              <w:rPr>
                <w:rFonts w:hint="eastAsia" w:ascii="仿宋" w:hAnsi="仿宋" w:eastAsia="仿宋"/>
                <w:color w:val="000000"/>
                <w:sz w:val="24"/>
              </w:rPr>
              <w:t>移动客户经理</w:t>
            </w:r>
          </w:p>
        </w:tc>
        <w:tc>
          <w:tcPr>
            <w:tcW w:w="2264" w:type="dxa"/>
          </w:tcPr>
          <w:p>
            <w:pPr>
              <w:spacing w:line="360" w:lineRule="auto"/>
              <w:rPr>
                <w:rFonts w:ascii="仿宋" w:hAnsi="仿宋" w:eastAsia="仿宋"/>
                <w:color w:val="000000"/>
                <w:sz w:val="24"/>
              </w:rPr>
            </w:pPr>
            <w:r>
              <w:rPr>
                <w:rFonts w:hint="eastAsia" w:ascii="仿宋" w:hAnsi="仿宋" w:eastAsia="仿宋"/>
                <w:color w:val="000000"/>
                <w:sz w:val="24"/>
              </w:rPr>
              <w:t>必输</w:t>
            </w:r>
          </w:p>
        </w:tc>
        <w:tc>
          <w:tcPr>
            <w:tcW w:w="2264" w:type="dxa"/>
          </w:tcPr>
          <w:p>
            <w:pPr>
              <w:spacing w:line="360" w:lineRule="auto"/>
              <w:rPr>
                <w:rFonts w:ascii="仿宋" w:hAnsi="仿宋" w:eastAsia="仿宋"/>
                <w:color w:val="000000"/>
                <w:sz w:val="24"/>
              </w:rPr>
            </w:pPr>
            <w:r>
              <w:rPr>
                <w:rFonts w:hint="eastAsia" w:ascii="仿宋" w:hAnsi="仿宋" w:eastAsia="仿宋"/>
                <w:color w:val="000000"/>
                <w:sz w:val="24"/>
              </w:rPr>
              <w:t>下拉框</w:t>
            </w:r>
          </w:p>
        </w:tc>
        <w:tc>
          <w:tcPr>
            <w:tcW w:w="2268" w:type="dxa"/>
          </w:tcPr>
          <w:p>
            <w:pPr>
              <w:spacing w:line="360" w:lineRule="auto"/>
              <w:rPr>
                <w:rFonts w:ascii="仿宋" w:hAnsi="仿宋" w:eastAsia="仿宋"/>
                <w:color w:val="000000"/>
                <w:sz w:val="24"/>
              </w:rPr>
            </w:pPr>
            <w:r>
              <w:rPr>
                <w:rFonts w:hint="eastAsia" w:ascii="仿宋" w:hAnsi="仿宋" w:eastAsia="仿宋"/>
                <w:color w:val="000000"/>
                <w:sz w:val="24"/>
              </w:rPr>
              <w:t>当选择客户经理时，显示该选项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移交原因</w:t>
            </w:r>
          </w:p>
        </w:tc>
        <w:tc>
          <w:tcPr>
            <w:tcW w:w="2264" w:type="dxa"/>
          </w:tcPr>
          <w:p>
            <w:pPr>
              <w:spacing w:line="360" w:lineRule="auto"/>
              <w:rPr>
                <w:rFonts w:ascii="仿宋" w:hAnsi="仿宋" w:eastAsia="仿宋"/>
              </w:rPr>
            </w:pPr>
            <w:r>
              <w:rPr>
                <w:rFonts w:ascii="仿宋" w:hAnsi="仿宋" w:eastAsia="仿宋"/>
                <w:color w:val="000000"/>
                <w:sz w:val="24"/>
              </w:rPr>
              <w:t>必输</w:t>
            </w:r>
          </w:p>
        </w:tc>
        <w:tc>
          <w:tcPr>
            <w:tcW w:w="2264" w:type="dxa"/>
          </w:tcPr>
          <w:p>
            <w:pPr>
              <w:spacing w:line="360" w:lineRule="auto"/>
              <w:rPr>
                <w:rFonts w:ascii="仿宋" w:hAnsi="仿宋" w:eastAsia="仿宋"/>
              </w:rPr>
            </w:pPr>
            <w:r>
              <w:rPr>
                <w:rFonts w:ascii="仿宋" w:hAnsi="仿宋" w:eastAsia="仿宋"/>
                <w:color w:val="000000"/>
                <w:sz w:val="24"/>
              </w:rPr>
              <w:t>文本</w:t>
            </w:r>
          </w:p>
        </w:tc>
        <w:tc>
          <w:tcPr>
            <w:tcW w:w="2268" w:type="dxa"/>
          </w:tcPr>
          <w:p>
            <w:pPr>
              <w:spacing w:line="360" w:lineRule="auto"/>
              <w:rPr>
                <w:rFonts w:ascii="仿宋" w:hAnsi="仿宋" w:eastAsia="仿宋"/>
              </w:rPr>
            </w:pPr>
            <w:r>
              <w:rPr>
                <w:rFonts w:ascii="仿宋" w:hAnsi="仿宋" w:eastAsia="仿宋"/>
                <w:color w:val="000000"/>
                <w:sz w:val="24"/>
              </w:rPr>
              <w:t>建议300字以内</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用户在“我的客户”列表页点击“客户移交”后，系统从右侧抽屉式弹出客户移交界面。</w:t>
      </w:r>
    </w:p>
    <w:p>
      <w:pPr>
        <w:spacing w:line="360" w:lineRule="auto"/>
        <w:rPr>
          <w:rFonts w:ascii="仿宋" w:hAnsi="仿宋" w:eastAsia="仿宋"/>
          <w:sz w:val="24"/>
          <w:szCs w:val="24"/>
        </w:rPr>
      </w:pPr>
      <w:r>
        <w:rPr>
          <w:rFonts w:hint="eastAsia" w:ascii="仿宋" w:hAnsi="仿宋" w:eastAsia="仿宋"/>
          <w:sz w:val="24"/>
          <w:szCs w:val="24"/>
        </w:rPr>
        <w:t>2. 用户选择移交至：本机构或客户经理，并填写移交原因后提交申请。</w:t>
      </w:r>
    </w:p>
    <w:p>
      <w:pPr>
        <w:spacing w:line="360" w:lineRule="auto"/>
        <w:rPr>
          <w:rFonts w:ascii="仿宋" w:hAnsi="仿宋" w:eastAsia="仿宋"/>
          <w:sz w:val="24"/>
          <w:szCs w:val="24"/>
        </w:rPr>
      </w:pPr>
      <w:r>
        <w:rPr>
          <w:rFonts w:hint="eastAsia" w:ascii="仿宋" w:hAnsi="仿宋" w:eastAsia="仿宋"/>
          <w:sz w:val="24"/>
          <w:szCs w:val="24"/>
        </w:rPr>
        <w:t>3. 系统校验必输项、移交范围和移交目标信息后发起客户移交流程并提示，提示文案：“您已成功发起客户移交流程，请在工作台/我的申请模块，查看流程审批进度！”。</w:t>
      </w:r>
    </w:p>
    <w:p>
      <w:pPr>
        <w:spacing w:line="360" w:lineRule="auto"/>
        <w:rPr>
          <w:rFonts w:ascii="仿宋" w:hAnsi="仿宋" w:eastAsia="仿宋"/>
          <w:sz w:val="24"/>
          <w:szCs w:val="24"/>
        </w:rPr>
      </w:pPr>
      <w:r>
        <w:rPr>
          <w:rFonts w:hint="eastAsia" w:ascii="仿宋" w:hAnsi="仿宋" w:eastAsia="仿宋"/>
          <w:sz w:val="24"/>
          <w:szCs w:val="24"/>
        </w:rPr>
        <w:t>4. 流程提交后，系统返回我的客户列表页面。</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客户移交支持移交至本机构转为未分配状态，或移交给其他客户经理。当选择移交客户经理时，显示本机构下辖的客户经理（理财经理）人员，展示格式：“工号-姓名”。</w:t>
      </w:r>
    </w:p>
    <w:p>
      <w:pPr>
        <w:spacing w:line="360" w:lineRule="auto"/>
        <w:rPr>
          <w:rFonts w:ascii="仿宋" w:hAnsi="仿宋" w:eastAsia="仿宋"/>
          <w:sz w:val="24"/>
          <w:szCs w:val="24"/>
        </w:rPr>
      </w:pPr>
      <w:r>
        <w:rPr>
          <w:rFonts w:hint="eastAsia" w:ascii="仿宋" w:hAnsi="仿宋" w:eastAsia="仿宋"/>
          <w:sz w:val="24"/>
          <w:szCs w:val="24"/>
        </w:rPr>
        <w:t>2. 移交申请需按组织架构流转审批，未经审批通过不得直接变更客户归属。</w:t>
      </w:r>
    </w:p>
    <w:p>
      <w:pPr>
        <w:spacing w:line="360" w:lineRule="auto"/>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本网点移交</w:t>
      </w:r>
      <w:r>
        <w:rPr>
          <w:rFonts w:hint="eastAsia" w:ascii="仿宋" w:hAnsi="仿宋" w:eastAsia="仿宋"/>
          <w:color w:val="000000" w:themeColor="text1"/>
          <w:sz w:val="24"/>
          <w:szCs w:val="24"/>
          <w14:textFill>
            <w14:solidFill>
              <w14:schemeClr w14:val="tx1"/>
            </w14:solidFill>
          </w14:textFill>
        </w:rPr>
        <w:t>流程：理财经理发起</w:t>
      </w:r>
      <w:r>
        <w:rPr>
          <w:rFonts w:ascii="仿宋" w:hAnsi="仿宋" w:eastAsia="仿宋"/>
          <w:color w:val="000000" w:themeColor="text1"/>
          <w:sz w:val="24"/>
          <w:szCs w:val="24"/>
          <w14:textFill>
            <w14:solidFill>
              <w14:schemeClr w14:val="tx1"/>
            </w14:solidFill>
          </w14:textFill>
        </w:rPr>
        <w:t xml:space="preserve"> – </w:t>
      </w:r>
      <w:r>
        <w:rPr>
          <w:rFonts w:hint="eastAsia" w:ascii="仿宋" w:hAnsi="仿宋" w:eastAsia="仿宋"/>
          <w:color w:val="000000" w:themeColor="text1"/>
          <w:sz w:val="24"/>
          <w:szCs w:val="24"/>
          <w14:textFill>
            <w14:solidFill>
              <w14:schemeClr w14:val="tx1"/>
            </w14:solidFill>
          </w14:textFill>
        </w:rPr>
        <w:t>网点负责人审批。</w:t>
      </w:r>
    </w:p>
    <w:p>
      <w:pPr>
        <w:spacing w:line="360" w:lineRule="auto"/>
        <w:rPr>
          <w:rFonts w:ascii="仿宋" w:hAnsi="仿宋" w:eastAsia="仿宋"/>
          <w:sz w:val="24"/>
          <w:szCs w:val="24"/>
        </w:rPr>
      </w:pPr>
      <w:r>
        <w:rPr>
          <w:rFonts w:ascii="仿宋" w:hAnsi="仿宋" w:eastAsia="仿宋"/>
          <w:sz w:val="24"/>
          <w:szCs w:val="24"/>
        </w:rPr>
        <w:t xml:space="preserve">3. </w:t>
      </w:r>
      <w:r>
        <w:rPr>
          <w:rFonts w:hint="eastAsia" w:ascii="仿宋" w:hAnsi="仿宋" w:eastAsia="仿宋"/>
          <w:sz w:val="24"/>
          <w:szCs w:val="24"/>
        </w:rPr>
        <w:t>用户发起的客户移交流程，审批通过或不通过，流程都会结束，若审批不通过，想要移交同样的客户，需再次发起新的客户移交流程。</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客户移交不允许跨机构移交。</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当用户未选择客户直接发起客户移交时，系统应默认按当前筛选结果范围处理，并给予明确确认提示（提示文案详见“我的客户-列表”章节）。</w:t>
      </w:r>
    </w:p>
    <w:p>
      <w:pPr>
        <w:spacing w:line="360" w:lineRule="auto"/>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 移交后需向接收方发送提醒。</w:t>
      </w:r>
    </w:p>
    <w:p>
      <w:pPr>
        <w:spacing w:line="360" w:lineRule="auto"/>
        <w:rPr>
          <w:rFonts w:ascii="仿宋" w:hAnsi="仿宋" w:eastAsia="仿宋"/>
          <w:sz w:val="24"/>
          <w:szCs w:val="24"/>
        </w:rPr>
      </w:pPr>
      <w:r>
        <w:rPr>
          <w:rFonts w:ascii="仿宋" w:hAnsi="仿宋" w:eastAsia="仿宋"/>
          <w:sz w:val="24"/>
          <w:szCs w:val="24"/>
        </w:rPr>
        <w:t>7</w:t>
      </w:r>
      <w:r>
        <w:rPr>
          <w:rFonts w:hint="eastAsia" w:ascii="仿宋" w:hAnsi="仿宋" w:eastAsia="仿宋"/>
          <w:sz w:val="24"/>
          <w:szCs w:val="24"/>
        </w:rPr>
        <w:t>. 客户移交审批通过后，应记录客户归属变更历史，同步清理移交客户在原客户经理客群中的关联关系。</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客户经理仅可对本人名下客户发起移交申请。</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pStyle w:val="172"/>
        <w:spacing w:line="360" w:lineRule="auto"/>
        <w:ind w:firstLine="0" w:firstLineChars="0"/>
        <w:jc w:val="left"/>
        <w:rPr>
          <w:rFonts w:ascii="仿宋" w:hAnsi="仿宋" w:eastAsia="仿宋"/>
          <w:color w:val="00000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我的客户-列设置</w:t>
      </w:r>
    </w:p>
    <w:p>
      <w:pPr>
        <w:spacing w:line="360" w:lineRule="auto"/>
        <w:rPr>
          <w:rFonts w:ascii="仿宋" w:hAnsi="仿宋" w:eastAsia="仿宋"/>
          <w:sz w:val="24"/>
          <w:szCs w:val="24"/>
        </w:rPr>
      </w:pPr>
      <w:r>
        <w:rPr>
          <w:rFonts w:hint="eastAsia" w:ascii="仿宋" w:hAnsi="仿宋" w:eastAsia="仿宋"/>
          <w:i/>
          <w:iCs/>
          <w:sz w:val="24"/>
          <w:szCs w:val="24"/>
        </w:rPr>
        <w:t>详见：公共功能/列设置章节</w:t>
      </w:r>
    </w:p>
    <w:p>
      <w:pPr>
        <w:pStyle w:val="6"/>
        <w:numPr>
          <w:ilvl w:val="3"/>
          <w:numId w:val="14"/>
        </w:numPr>
        <w:spacing w:line="360" w:lineRule="auto"/>
        <w:rPr>
          <w:rFonts w:ascii="仿宋" w:hAnsi="仿宋" w:eastAsia="仿宋"/>
        </w:rPr>
      </w:pPr>
      <w:r>
        <w:rPr>
          <w:rFonts w:hint="eastAsia" w:ascii="仿宋" w:hAnsi="仿宋" w:eastAsia="仿宋"/>
        </w:rPr>
        <w:t>我的客户-邀约计划</w:t>
      </w:r>
    </w:p>
    <w:p>
      <w:pPr>
        <w:pStyle w:val="165"/>
        <w:spacing w:line="360" w:lineRule="auto"/>
        <w:rPr>
          <w:rFonts w:ascii="仿宋" w:hAnsi="仿宋" w:eastAsia="仿宋"/>
          <w:b/>
          <w:bCs/>
          <w:i/>
          <w:iCs/>
          <w:sz w:val="24"/>
          <w:szCs w:val="24"/>
        </w:rPr>
      </w:pPr>
      <w:r>
        <w:rPr>
          <w:rFonts w:hint="eastAsia" w:ascii="仿宋" w:hAnsi="仿宋" w:eastAsia="仿宋"/>
          <w:i/>
          <w:iCs/>
          <w:sz w:val="24"/>
          <w:szCs w:val="24"/>
        </w:rPr>
        <w:t>详见：公共功能/客户联络/邀约计划章节</w:t>
      </w:r>
    </w:p>
    <w:p>
      <w:pPr>
        <w:pStyle w:val="6"/>
        <w:numPr>
          <w:ilvl w:val="3"/>
          <w:numId w:val="14"/>
        </w:numPr>
        <w:spacing w:line="360" w:lineRule="auto"/>
        <w:rPr>
          <w:rFonts w:ascii="仿宋" w:hAnsi="仿宋" w:eastAsia="仿宋"/>
        </w:rPr>
      </w:pPr>
      <w:r>
        <w:rPr>
          <w:rFonts w:hint="eastAsia" w:ascii="仿宋" w:hAnsi="仿宋" w:eastAsia="仿宋"/>
        </w:rPr>
        <w:t>我的客户-加提醒</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ind w:firstLine="420"/>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理财经理或</w:t>
      </w:r>
      <w:r>
        <w:rPr>
          <w:rFonts w:ascii="仿宋" w:hAnsi="仿宋" w:eastAsia="仿宋"/>
          <w:color w:val="000000"/>
          <w:sz w:val="24"/>
        </w:rPr>
        <w:t>客户经理为名下客户设置跟进提醒并记录待办事项，提供客户跟进计划承接能力，提升日常服务触达的及时性和连续性</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2"/>
        <w:gridCol w:w="2253"/>
        <w:gridCol w:w="2253"/>
        <w:gridCol w:w="2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5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30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提醒客户</w:t>
            </w:r>
          </w:p>
        </w:tc>
        <w:tc>
          <w:tcPr>
            <w:tcW w:w="2253" w:type="dxa"/>
          </w:tcPr>
          <w:p>
            <w:pPr>
              <w:spacing w:line="360" w:lineRule="auto"/>
              <w:rPr>
                <w:rFonts w:ascii="仿宋" w:hAnsi="仿宋" w:eastAsia="仿宋"/>
              </w:rPr>
            </w:pPr>
            <w:r>
              <w:rPr>
                <w:rFonts w:hint="eastAsia" w:ascii="仿宋" w:hAnsi="仿宋" w:eastAsia="仿宋"/>
                <w:color w:val="000000"/>
                <w:sz w:val="24"/>
              </w:rPr>
              <w:t>反显</w:t>
            </w:r>
          </w:p>
        </w:tc>
        <w:tc>
          <w:tcPr>
            <w:tcW w:w="2253" w:type="dxa"/>
          </w:tcPr>
          <w:p>
            <w:pPr>
              <w:spacing w:line="360" w:lineRule="auto"/>
              <w:rPr>
                <w:rFonts w:ascii="仿宋" w:hAnsi="仿宋" w:eastAsia="仿宋"/>
              </w:rPr>
            </w:pPr>
            <w:r>
              <w:rPr>
                <w:rFonts w:ascii="仿宋" w:hAnsi="仿宋" w:eastAsia="仿宋"/>
                <w:color w:val="000000"/>
                <w:sz w:val="24"/>
              </w:rPr>
              <w:t>文本</w:t>
            </w:r>
          </w:p>
        </w:tc>
        <w:tc>
          <w:tcPr>
            <w:tcW w:w="2302" w:type="dxa"/>
          </w:tcPr>
          <w:p>
            <w:pPr>
              <w:spacing w:line="360" w:lineRule="auto"/>
              <w:rPr>
                <w:rFonts w:ascii="仿宋" w:hAnsi="仿宋" w:eastAsia="仿宋"/>
              </w:rPr>
            </w:pPr>
            <w:r>
              <w:rPr>
                <w:rFonts w:ascii="仿宋" w:hAnsi="仿宋" w:eastAsia="仿宋"/>
                <w:color w:val="000000"/>
                <w:sz w:val="24"/>
              </w:rPr>
              <w:t>来源于我的客户列表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提醒时间</w:t>
            </w:r>
          </w:p>
        </w:tc>
        <w:tc>
          <w:tcPr>
            <w:tcW w:w="2253" w:type="dxa"/>
          </w:tcPr>
          <w:p>
            <w:pPr>
              <w:spacing w:line="360" w:lineRule="auto"/>
              <w:rPr>
                <w:rFonts w:ascii="仿宋" w:hAnsi="仿宋" w:eastAsia="仿宋"/>
              </w:rPr>
            </w:pPr>
            <w:r>
              <w:rPr>
                <w:rFonts w:ascii="仿宋" w:hAnsi="仿宋" w:eastAsia="仿宋"/>
                <w:color w:val="000000"/>
                <w:sz w:val="24"/>
              </w:rPr>
              <w:t>必输</w:t>
            </w:r>
          </w:p>
        </w:tc>
        <w:tc>
          <w:tcPr>
            <w:tcW w:w="2253" w:type="dxa"/>
          </w:tcPr>
          <w:p>
            <w:pPr>
              <w:spacing w:line="360" w:lineRule="auto"/>
              <w:rPr>
                <w:rFonts w:ascii="仿宋" w:hAnsi="仿宋" w:eastAsia="仿宋"/>
              </w:rPr>
            </w:pPr>
            <w:r>
              <w:rPr>
                <w:rFonts w:ascii="仿宋" w:hAnsi="仿宋" w:eastAsia="仿宋"/>
                <w:color w:val="000000"/>
                <w:sz w:val="24"/>
              </w:rPr>
              <w:t>日期</w:t>
            </w:r>
          </w:p>
        </w:tc>
        <w:tc>
          <w:tcPr>
            <w:tcW w:w="2302" w:type="dxa"/>
          </w:tcPr>
          <w:p>
            <w:pPr>
              <w:spacing w:line="360" w:lineRule="auto"/>
              <w:rPr>
                <w:rFonts w:ascii="仿宋" w:hAnsi="仿宋" w:eastAsia="仿宋"/>
              </w:rPr>
            </w:pPr>
            <w:r>
              <w:rPr>
                <w:rFonts w:ascii="仿宋" w:hAnsi="仿宋" w:eastAsia="仿宋"/>
                <w:color w:val="000000"/>
                <w:sz w:val="24"/>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提醒内容</w:t>
            </w:r>
          </w:p>
        </w:tc>
        <w:tc>
          <w:tcPr>
            <w:tcW w:w="2253" w:type="dxa"/>
          </w:tcPr>
          <w:p>
            <w:pPr>
              <w:spacing w:line="360" w:lineRule="auto"/>
              <w:rPr>
                <w:rFonts w:ascii="仿宋" w:hAnsi="仿宋" w:eastAsia="仿宋"/>
              </w:rPr>
            </w:pPr>
            <w:r>
              <w:rPr>
                <w:rFonts w:ascii="仿宋" w:hAnsi="仿宋" w:eastAsia="仿宋"/>
                <w:color w:val="000000"/>
                <w:sz w:val="24"/>
              </w:rPr>
              <w:t>必输</w:t>
            </w:r>
          </w:p>
        </w:tc>
        <w:tc>
          <w:tcPr>
            <w:tcW w:w="2253" w:type="dxa"/>
          </w:tcPr>
          <w:p>
            <w:pPr>
              <w:spacing w:line="360" w:lineRule="auto"/>
              <w:rPr>
                <w:rFonts w:ascii="仿宋" w:hAnsi="仿宋" w:eastAsia="仿宋"/>
              </w:rPr>
            </w:pPr>
            <w:r>
              <w:rPr>
                <w:rFonts w:ascii="仿宋" w:hAnsi="仿宋" w:eastAsia="仿宋"/>
                <w:color w:val="000000"/>
                <w:sz w:val="24"/>
              </w:rPr>
              <w:t>文本</w:t>
            </w:r>
          </w:p>
        </w:tc>
        <w:tc>
          <w:tcPr>
            <w:tcW w:w="2302" w:type="dxa"/>
          </w:tcPr>
          <w:p>
            <w:pPr>
              <w:spacing w:line="360" w:lineRule="auto"/>
              <w:rPr>
                <w:rFonts w:ascii="仿宋" w:hAnsi="仿宋" w:eastAsia="仿宋"/>
              </w:rPr>
            </w:pPr>
            <w:r>
              <w:rPr>
                <w:rFonts w:ascii="仿宋" w:hAnsi="仿宋" w:eastAsia="仿宋"/>
                <w:color w:val="000000"/>
                <w:sz w:val="24"/>
              </w:rPr>
              <w:t>建议300字以内</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用户在“我的客户”列表，操作栏位，列表行内点击“加提醒”后，从右侧抽屉式弹出加提醒界面。</w:t>
      </w:r>
    </w:p>
    <w:p>
      <w:pPr>
        <w:spacing w:line="360" w:lineRule="auto"/>
        <w:rPr>
          <w:rFonts w:ascii="仿宋" w:hAnsi="仿宋" w:eastAsia="仿宋"/>
          <w:sz w:val="24"/>
          <w:szCs w:val="24"/>
        </w:rPr>
      </w:pPr>
      <w:r>
        <w:rPr>
          <w:rFonts w:hint="eastAsia" w:ascii="仿宋" w:hAnsi="仿宋" w:eastAsia="仿宋"/>
          <w:sz w:val="24"/>
          <w:szCs w:val="24"/>
        </w:rPr>
        <w:t>2. 客户名称自动带入并反显，用户填写提醒时间和提醒内容后提交保存。</w:t>
      </w:r>
    </w:p>
    <w:p>
      <w:pPr>
        <w:spacing w:line="360" w:lineRule="auto"/>
        <w:rPr>
          <w:rFonts w:ascii="仿宋" w:hAnsi="仿宋" w:eastAsia="仿宋"/>
          <w:sz w:val="24"/>
          <w:szCs w:val="24"/>
        </w:rPr>
      </w:pPr>
      <w:r>
        <w:rPr>
          <w:rFonts w:hint="eastAsia" w:ascii="仿宋" w:hAnsi="仿宋" w:eastAsia="仿宋"/>
          <w:sz w:val="24"/>
          <w:szCs w:val="24"/>
        </w:rPr>
        <w:t>3. 系统校验输入信息并保存成功后，在工作日历生成提醒事项。并提示，提示文案：“XXX客户的提醒已设置成功，可在工作日历中查看！”。</w:t>
      </w:r>
    </w:p>
    <w:p>
      <w:pPr>
        <w:spacing w:line="360" w:lineRule="auto"/>
        <w:rPr>
          <w:rFonts w:ascii="仿宋" w:hAnsi="仿宋" w:eastAsia="仿宋"/>
          <w:sz w:val="24"/>
          <w:szCs w:val="24"/>
        </w:rPr>
      </w:pPr>
      <w:r>
        <w:rPr>
          <w:rFonts w:hint="eastAsia" w:ascii="仿宋" w:hAnsi="仿宋" w:eastAsia="仿宋"/>
          <w:sz w:val="24"/>
          <w:szCs w:val="24"/>
        </w:rPr>
        <w:t>4.系统返回处理结果，并同步展示提醒状态。</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提醒事项应同步到工作日历，并且 PC 端和移动端保持一致。</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提醒时间和提醒内容为必输信息，未填写完整时不得提交。</w:t>
      </w:r>
    </w:p>
    <w:p>
      <w:pPr>
        <w:spacing w:line="360" w:lineRule="auto"/>
        <w:rPr>
          <w:rFonts w:ascii="仿宋" w:hAnsi="仿宋" w:eastAsia="仿宋"/>
          <w:sz w:val="24"/>
          <w:szCs w:val="24"/>
        </w:rPr>
      </w:pPr>
      <w:r>
        <w:rPr>
          <w:rFonts w:ascii="仿宋" w:hAnsi="仿宋" w:eastAsia="仿宋"/>
          <w:sz w:val="24"/>
          <w:szCs w:val="24"/>
        </w:rPr>
        <w:t xml:space="preserve">3. </w:t>
      </w:r>
      <w:r>
        <w:rPr>
          <w:rFonts w:hint="eastAsia" w:ascii="仿宋" w:hAnsi="仿宋" w:eastAsia="仿宋"/>
          <w:sz w:val="24"/>
          <w:szCs w:val="24"/>
        </w:rPr>
        <w:t>提醒时间不得早于当前时间。</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理财经理或客户经理仅可为本人名下管户客户新增提醒事项。</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sz w:val="24"/>
          <w:szCs w:val="24"/>
        </w:rPr>
      </w:pPr>
      <w:bookmarkStart w:id="75" w:name="OLE_LINK1"/>
      <w:bookmarkStart w:id="76" w:name="OLE_LINK2"/>
      <w:r>
        <w:rPr>
          <w:rFonts w:hint="eastAsia" w:ascii="仿宋" w:hAnsi="仿宋" w:eastAsia="仿宋"/>
          <w:sz w:val="24"/>
          <w:szCs w:val="24"/>
        </w:rPr>
        <w:t>不涉及</w:t>
      </w:r>
    </w:p>
    <w:bookmarkEnd w:id="75"/>
    <w:bookmarkEnd w:id="76"/>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我的客户-加关注</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ind w:firstLine="420"/>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理财经理或</w:t>
      </w:r>
      <w:r>
        <w:rPr>
          <w:rFonts w:ascii="仿宋" w:hAnsi="仿宋" w:eastAsia="仿宋"/>
          <w:color w:val="000000"/>
          <w:sz w:val="24"/>
        </w:rPr>
        <w:t>客户经理对名下客户添加关注标记，提供客户跟进能力，提升重点客户持续经营的识别效率和服务针对性</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关注客户</w:t>
            </w:r>
          </w:p>
        </w:tc>
        <w:tc>
          <w:tcPr>
            <w:tcW w:w="2263" w:type="dxa"/>
          </w:tcPr>
          <w:p>
            <w:pPr>
              <w:spacing w:line="360" w:lineRule="auto"/>
              <w:rPr>
                <w:rFonts w:ascii="仿宋" w:hAnsi="仿宋" w:eastAsia="仿宋"/>
              </w:rPr>
            </w:pPr>
            <w:r>
              <w:rPr>
                <w:rFonts w:hint="eastAsia"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来源于我的客户列表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关注原因</w:t>
            </w:r>
          </w:p>
        </w:tc>
        <w:tc>
          <w:tcPr>
            <w:tcW w:w="2263" w:type="dxa"/>
          </w:tcPr>
          <w:p>
            <w:pPr>
              <w:spacing w:line="360" w:lineRule="auto"/>
              <w:rPr>
                <w:rFonts w:ascii="仿宋" w:hAnsi="仿宋" w:eastAsia="仿宋"/>
              </w:rPr>
            </w:pPr>
            <w:r>
              <w:rPr>
                <w:rFonts w:ascii="仿宋" w:hAnsi="仿宋" w:eastAsia="仿宋"/>
                <w:color w:val="000000"/>
                <w:sz w:val="24"/>
              </w:rPr>
              <w:t>必输</w:t>
            </w:r>
          </w:p>
        </w:tc>
        <w:tc>
          <w:tcPr>
            <w:tcW w:w="2263" w:type="dxa"/>
          </w:tcPr>
          <w:p>
            <w:pPr>
              <w:spacing w:line="360" w:lineRule="auto"/>
              <w:rPr>
                <w:rFonts w:ascii="仿宋" w:hAnsi="仿宋" w:eastAsia="仿宋"/>
              </w:rPr>
            </w:pPr>
            <w:r>
              <w:rPr>
                <w:rFonts w:hint="eastAsia" w:ascii="仿宋" w:hAnsi="仿宋" w:eastAsia="仿宋"/>
                <w:color w:val="000000"/>
                <w:sz w:val="24"/>
              </w:rPr>
              <w:t>下拉框</w:t>
            </w:r>
          </w:p>
        </w:tc>
        <w:tc>
          <w:tcPr>
            <w:tcW w:w="2272" w:type="dxa"/>
          </w:tcPr>
          <w:p>
            <w:pPr>
              <w:spacing w:line="360" w:lineRule="auto"/>
              <w:rPr>
                <w:rFonts w:ascii="仿宋" w:hAnsi="仿宋" w:eastAsia="仿宋"/>
              </w:rPr>
            </w:pPr>
            <w:r>
              <w:rPr>
                <w:rFonts w:ascii="仿宋" w:hAnsi="仿宋" w:eastAsia="仿宋"/>
                <w:color w:val="000000"/>
                <w:sz w:val="24"/>
              </w:rPr>
              <w:t>支持下拉选择，必要时可补充说明，枚举值：</w:t>
            </w:r>
            <w:r>
              <w:rPr>
                <w:rFonts w:hint="eastAsia" w:ascii="仿宋" w:hAnsi="仿宋" w:eastAsia="仿宋"/>
                <w:color w:val="000000"/>
                <w:sz w:val="24"/>
              </w:rPr>
              <w:t>到期客户、代发客户、其他</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用户在“我的客户”列表，操作栏位，列表行内点击“加关注”后，从右侧抽屉式弹出加关注界面。</w:t>
      </w:r>
    </w:p>
    <w:p>
      <w:pPr>
        <w:spacing w:line="360" w:lineRule="auto"/>
        <w:rPr>
          <w:rFonts w:ascii="仿宋" w:hAnsi="仿宋" w:eastAsia="仿宋"/>
          <w:sz w:val="24"/>
          <w:szCs w:val="24"/>
        </w:rPr>
      </w:pPr>
      <w:r>
        <w:rPr>
          <w:rFonts w:hint="eastAsia" w:ascii="仿宋" w:hAnsi="仿宋" w:eastAsia="仿宋"/>
          <w:sz w:val="24"/>
          <w:szCs w:val="24"/>
        </w:rPr>
        <w:t>2. 客户名称自动带入并反显，用户选择关注原因，当选择“其他”选项时，可支持手工录入关注原因。</w:t>
      </w:r>
    </w:p>
    <w:p>
      <w:pPr>
        <w:spacing w:line="360" w:lineRule="auto"/>
        <w:rPr>
          <w:rFonts w:ascii="仿宋" w:hAnsi="仿宋" w:eastAsia="仿宋"/>
          <w:sz w:val="24"/>
          <w:szCs w:val="24"/>
        </w:rPr>
      </w:pPr>
      <w:r>
        <w:rPr>
          <w:rFonts w:hint="eastAsia" w:ascii="仿宋" w:hAnsi="仿宋" w:eastAsia="仿宋"/>
          <w:sz w:val="24"/>
          <w:szCs w:val="24"/>
        </w:rPr>
        <w:t>3. 用户点击“保存”按钮，系统校验输入信息并完成客户关注标记处理。</w:t>
      </w:r>
    </w:p>
    <w:p>
      <w:pPr>
        <w:spacing w:line="360" w:lineRule="auto"/>
        <w:rPr>
          <w:rFonts w:ascii="仿宋" w:hAnsi="仿宋" w:eastAsia="仿宋"/>
          <w:sz w:val="24"/>
          <w:szCs w:val="24"/>
        </w:rPr>
      </w:pPr>
      <w:r>
        <w:rPr>
          <w:rFonts w:hint="eastAsia" w:ascii="仿宋" w:hAnsi="仿宋" w:eastAsia="仿宋"/>
          <w:sz w:val="24"/>
          <w:szCs w:val="24"/>
        </w:rPr>
        <w:t>4. 保存成功后，返回列表页面并提示，提示文案：“XXX客户的关注成功，可在工作台/关注客户模块查看！”。</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支持对客户加关注，添加关注时需录入关注原因。</w:t>
      </w:r>
    </w:p>
    <w:p>
      <w:pPr>
        <w:spacing w:line="360" w:lineRule="auto"/>
        <w:rPr>
          <w:rFonts w:ascii="仿宋" w:hAnsi="仿宋" w:eastAsia="仿宋"/>
          <w:sz w:val="24"/>
          <w:szCs w:val="24"/>
        </w:rPr>
      </w:pPr>
      <w:r>
        <w:rPr>
          <w:rFonts w:hint="eastAsia" w:ascii="仿宋" w:hAnsi="仿宋" w:eastAsia="仿宋"/>
          <w:sz w:val="24"/>
          <w:szCs w:val="24"/>
        </w:rPr>
        <w:t>2. 关注原因支持下拉选择，选项内容可配置（</w:t>
      </w:r>
      <w:r>
        <w:rPr>
          <w:rFonts w:hint="eastAsia" w:ascii="仿宋" w:hAnsi="仿宋" w:eastAsia="仿宋"/>
          <w:color w:val="000000"/>
          <w:sz w:val="24"/>
        </w:rPr>
        <w:t>到期客户、代发客户、其他</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3. 已关注的客户，可以在我的可以列表通过“是否关注”条件查询并在客户视图中展示“已关注”标签。</w:t>
      </w:r>
    </w:p>
    <w:p>
      <w:pPr>
        <w:spacing w:line="360" w:lineRule="auto"/>
        <w:rPr>
          <w:rFonts w:ascii="仿宋" w:hAnsi="仿宋" w:eastAsia="仿宋"/>
          <w:sz w:val="24"/>
          <w:szCs w:val="24"/>
        </w:rPr>
      </w:pPr>
      <w:r>
        <w:rPr>
          <w:rFonts w:hint="eastAsia" w:ascii="仿宋" w:hAnsi="仿宋" w:eastAsia="仿宋"/>
          <w:sz w:val="24"/>
          <w:szCs w:val="24"/>
        </w:rPr>
        <w:t>4. 同一客户的关注状态应保持前后一致，避免重复标记或展示冲突。</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客户经理仅可对本人名下客户添加关注标记。</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77" w:name="_Toc233295835"/>
      <w:r>
        <w:rPr>
          <w:rFonts w:hint="eastAsia"/>
          <w:sz w:val="28"/>
          <w:szCs w:val="28"/>
        </w:rPr>
        <w:t>机构未分配客户</w:t>
      </w:r>
      <w:bookmarkEnd w:id="77"/>
    </w:p>
    <w:p>
      <w:pPr>
        <w:pStyle w:val="6"/>
        <w:numPr>
          <w:ilvl w:val="3"/>
          <w:numId w:val="14"/>
        </w:numPr>
        <w:spacing w:line="360" w:lineRule="auto"/>
        <w:rPr>
          <w:rFonts w:ascii="仿宋" w:hAnsi="仿宋" w:eastAsia="仿宋"/>
        </w:rPr>
      </w:pPr>
      <w:r>
        <w:rPr>
          <w:rFonts w:hint="eastAsia" w:ascii="仿宋" w:hAnsi="仿宋" w:eastAsia="仿宋"/>
        </w:rPr>
        <w:t>机构未分配客户-列表</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ind w:firstLine="420"/>
        <w:rPr>
          <w:rFonts w:ascii="仿宋" w:hAnsi="仿宋" w:eastAsia="仿宋"/>
          <w:sz w:val="24"/>
          <w:szCs w:val="24"/>
        </w:rPr>
      </w:pPr>
      <w:r>
        <w:rPr>
          <w:rFonts w:ascii="仿宋" w:hAnsi="仿宋" w:eastAsia="仿宋"/>
          <w:color w:val="000000"/>
          <w:sz w:val="24"/>
          <w:szCs w:val="24"/>
        </w:rPr>
        <w:t>支持</w:t>
      </w:r>
      <w:r>
        <w:rPr>
          <w:rFonts w:hint="eastAsia" w:ascii="仿宋" w:hAnsi="仿宋" w:eastAsia="仿宋"/>
          <w:color w:val="000000"/>
          <w:sz w:val="24"/>
          <w:szCs w:val="24"/>
        </w:rPr>
        <w:t>理财经理或客户经理</w:t>
      </w:r>
      <w:r>
        <w:rPr>
          <w:rFonts w:ascii="仿宋" w:hAnsi="仿宋" w:eastAsia="仿宋"/>
          <w:color w:val="000000"/>
          <w:sz w:val="24"/>
          <w:szCs w:val="24"/>
        </w:rPr>
        <w:t>查询</w:t>
      </w:r>
      <w:r>
        <w:rPr>
          <w:rFonts w:hint="eastAsia" w:ascii="仿宋" w:hAnsi="仿宋" w:eastAsia="仿宋"/>
          <w:color w:val="000000"/>
          <w:sz w:val="24"/>
          <w:szCs w:val="24"/>
        </w:rPr>
        <w:t>机构</w:t>
      </w:r>
      <w:r>
        <w:rPr>
          <w:rFonts w:ascii="仿宋" w:hAnsi="仿宋" w:eastAsia="仿宋"/>
          <w:color w:val="000000"/>
          <w:sz w:val="24"/>
          <w:szCs w:val="24"/>
        </w:rPr>
        <w:t>辖下</w:t>
      </w:r>
      <w:r>
        <w:rPr>
          <w:rFonts w:hint="eastAsia" w:ascii="仿宋" w:hAnsi="仿宋" w:eastAsia="仿宋"/>
          <w:color w:val="000000" w:themeColor="text1"/>
          <w:sz w:val="24"/>
          <w:szCs w:val="24"/>
          <w14:textFill>
            <w14:solidFill>
              <w14:schemeClr w14:val="tx1"/>
            </w14:solidFill>
          </w14:textFill>
        </w:rPr>
        <w:t>五级以下（上月月日均1</w:t>
      </w:r>
      <w:r>
        <w:rPr>
          <w:rFonts w:ascii="仿宋" w:hAnsi="仿宋" w:eastAsia="仿宋"/>
          <w:color w:val="000000" w:themeColor="text1"/>
          <w:sz w:val="24"/>
          <w:szCs w:val="24"/>
          <w14:textFill>
            <w14:solidFill>
              <w14:schemeClr w14:val="tx1"/>
            </w14:solidFill>
          </w14:textFill>
        </w:rPr>
        <w:t>0</w:t>
      </w:r>
      <w:r>
        <w:rPr>
          <w:rFonts w:hint="eastAsia" w:ascii="仿宋" w:hAnsi="仿宋" w:eastAsia="仿宋"/>
          <w:color w:val="000000" w:themeColor="text1"/>
          <w:sz w:val="24"/>
          <w:szCs w:val="24"/>
          <w14:textFill>
            <w14:solidFill>
              <w14:schemeClr w14:val="tx1"/>
            </w14:solidFill>
          </w14:textFill>
        </w:rPr>
        <w:t>万以下）</w:t>
      </w:r>
      <w:r>
        <w:rPr>
          <w:rFonts w:ascii="仿宋" w:hAnsi="仿宋" w:eastAsia="仿宋"/>
          <w:color w:val="000000"/>
          <w:sz w:val="24"/>
          <w:szCs w:val="24"/>
        </w:rPr>
        <w:t>未分配客户并发起</w:t>
      </w:r>
      <w:r>
        <w:rPr>
          <w:rFonts w:hint="eastAsia" w:ascii="仿宋" w:hAnsi="仿宋" w:eastAsia="仿宋"/>
          <w:color w:val="000000"/>
          <w:sz w:val="24"/>
          <w:szCs w:val="24"/>
        </w:rPr>
        <w:t>申</w:t>
      </w:r>
      <w:r>
        <w:rPr>
          <w:rFonts w:ascii="仿宋" w:hAnsi="仿宋" w:eastAsia="仿宋"/>
          <w:color w:val="000000"/>
          <w:sz w:val="24"/>
          <w:szCs w:val="24"/>
        </w:rPr>
        <w:t>领操作，提升</w:t>
      </w:r>
      <w:r>
        <w:rPr>
          <w:rFonts w:hint="eastAsia" w:ascii="仿宋" w:hAnsi="仿宋" w:eastAsia="仿宋"/>
          <w:color w:val="000000"/>
          <w:sz w:val="24"/>
          <w:szCs w:val="24"/>
        </w:rPr>
        <w:t>营销人员的营销积极性</w:t>
      </w:r>
      <w:r>
        <w:rPr>
          <w:rFonts w:ascii="仿宋" w:hAnsi="仿宋" w:eastAsia="仿宋"/>
          <w:color w:val="000000"/>
          <w:sz w:val="24"/>
          <w:szCs w:val="24"/>
        </w:rPr>
        <w:t>与归属处理效率</w:t>
      </w:r>
      <w:r>
        <w:rPr>
          <w:rFonts w:hint="eastAsia" w:ascii="仿宋" w:hAnsi="仿宋" w:eastAsia="仿宋"/>
          <w:color w:val="000000"/>
          <w:sz w:val="24"/>
          <w:szCs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ind w:firstLine="420"/>
        <w:rPr>
          <w:rFonts w:ascii="仿宋" w:hAnsi="仿宋" w:eastAsia="仿宋"/>
          <w:sz w:val="24"/>
          <w:szCs w:val="24"/>
        </w:rPr>
      </w:pPr>
      <w:r>
        <w:rPr>
          <w:rFonts w:ascii="仿宋" w:hAnsi="仿宋" w:eastAsia="仿宋"/>
          <w:color w:val="000000"/>
          <w:sz w:val="24"/>
          <w:szCs w:val="24"/>
        </w:rPr>
        <w:t>支持通过</w:t>
      </w:r>
      <w:r>
        <w:rPr>
          <w:rFonts w:hint="eastAsia" w:ascii="仿宋" w:hAnsi="仿宋" w:eastAsia="仿宋"/>
          <w:color w:val="000000"/>
          <w:sz w:val="24"/>
          <w:szCs w:val="24"/>
        </w:rPr>
        <w:t>核心客户号、客</w:t>
      </w:r>
      <w:r>
        <w:rPr>
          <w:rFonts w:ascii="仿宋" w:hAnsi="仿宋" w:eastAsia="仿宋"/>
          <w:color w:val="000000"/>
          <w:sz w:val="24"/>
          <w:szCs w:val="24"/>
        </w:rPr>
        <w:t>户名称、</w:t>
      </w:r>
      <w:r>
        <w:rPr>
          <w:rFonts w:hint="eastAsia" w:ascii="仿宋" w:hAnsi="仿宋" w:eastAsia="仿宋"/>
          <w:color w:val="000000"/>
          <w:sz w:val="24"/>
          <w:szCs w:val="24"/>
        </w:rPr>
        <w:t>联系电话</w:t>
      </w:r>
      <w:r>
        <w:rPr>
          <w:rFonts w:ascii="仿宋" w:hAnsi="仿宋" w:eastAsia="仿宋"/>
          <w:color w:val="000000"/>
          <w:sz w:val="24"/>
          <w:szCs w:val="24"/>
        </w:rPr>
        <w:t>、</w:t>
      </w:r>
      <w:r>
        <w:rPr>
          <w:rFonts w:hint="eastAsia" w:ascii="仿宋" w:hAnsi="仿宋" w:eastAsia="仿宋"/>
          <w:color w:val="000000"/>
          <w:sz w:val="24"/>
          <w:szCs w:val="24"/>
        </w:rPr>
        <w:t>客户等级</w:t>
      </w:r>
      <w:r>
        <w:rPr>
          <w:rFonts w:ascii="仿宋" w:hAnsi="仿宋" w:eastAsia="仿宋"/>
          <w:color w:val="000000"/>
          <w:sz w:val="24"/>
          <w:szCs w:val="24"/>
        </w:rPr>
        <w:t>筛选未分配客户，其中</w:t>
      </w:r>
      <w:r>
        <w:rPr>
          <w:rFonts w:hint="eastAsia" w:ascii="仿宋" w:hAnsi="仿宋" w:eastAsia="仿宋"/>
          <w:color w:val="000000"/>
          <w:sz w:val="24"/>
          <w:szCs w:val="24"/>
        </w:rPr>
        <w:t>核心客户号</w:t>
      </w:r>
      <w:r>
        <w:rPr>
          <w:rFonts w:ascii="仿宋" w:hAnsi="仿宋" w:eastAsia="仿宋"/>
          <w:color w:val="000000"/>
          <w:sz w:val="24"/>
          <w:szCs w:val="24"/>
        </w:rPr>
        <w:t>和联系电话支持精确查询。</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要素名称</w:t>
            </w:r>
          </w:p>
        </w:tc>
        <w:tc>
          <w:tcPr>
            <w:tcW w:w="227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约束及校验规则</w:t>
            </w:r>
          </w:p>
        </w:tc>
        <w:tc>
          <w:tcPr>
            <w:tcW w:w="226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数据类型</w:t>
            </w:r>
          </w:p>
        </w:tc>
        <w:tc>
          <w:tcPr>
            <w:tcW w:w="227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核心客户号</w:t>
            </w:r>
          </w:p>
        </w:tc>
        <w:tc>
          <w:tcPr>
            <w:tcW w:w="2270" w:type="dxa"/>
          </w:tcPr>
          <w:p>
            <w:pPr>
              <w:spacing w:line="360" w:lineRule="auto"/>
              <w:rPr>
                <w:rFonts w:ascii="仿宋" w:hAnsi="仿宋" w:eastAsia="仿宋"/>
                <w:sz w:val="24"/>
                <w:szCs w:val="24"/>
              </w:rPr>
            </w:pPr>
            <w:r>
              <w:rPr>
                <w:rFonts w:ascii="仿宋" w:hAnsi="仿宋" w:eastAsia="仿宋"/>
                <w:color w:val="000000"/>
                <w:sz w:val="24"/>
              </w:rPr>
              <w:t>非必输</w:t>
            </w:r>
          </w:p>
        </w:tc>
        <w:tc>
          <w:tcPr>
            <w:tcW w:w="2260" w:type="dxa"/>
          </w:tcPr>
          <w:p>
            <w:pPr>
              <w:spacing w:line="360" w:lineRule="auto"/>
              <w:rPr>
                <w:rFonts w:ascii="仿宋" w:hAnsi="仿宋" w:eastAsia="仿宋"/>
                <w:sz w:val="24"/>
                <w:szCs w:val="24"/>
              </w:rPr>
            </w:pPr>
            <w:r>
              <w:rPr>
                <w:rFonts w:ascii="仿宋" w:hAnsi="仿宋" w:eastAsia="仿宋"/>
                <w:color w:val="000000"/>
                <w:sz w:val="24"/>
              </w:rPr>
              <w:t>文本</w:t>
            </w:r>
          </w:p>
        </w:tc>
        <w:tc>
          <w:tcPr>
            <w:tcW w:w="2270" w:type="dxa"/>
          </w:tcPr>
          <w:p>
            <w:pPr>
              <w:spacing w:line="360" w:lineRule="auto"/>
              <w:rPr>
                <w:rFonts w:ascii="仿宋" w:hAnsi="仿宋" w:eastAsia="仿宋"/>
                <w:sz w:val="24"/>
                <w:szCs w:val="24"/>
              </w:rPr>
            </w:pPr>
            <w:r>
              <w:rPr>
                <w:rFonts w:ascii="仿宋" w:hAnsi="仿宋" w:eastAsia="仿宋"/>
                <w:color w:val="000000"/>
                <w:sz w:val="24"/>
              </w:rPr>
              <w:t>支持按核心客户号精确查询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sz w:val="24"/>
                <w:szCs w:val="24"/>
              </w:rPr>
              <w:t>客户名称</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非必输</w:t>
            </w:r>
          </w:p>
        </w:tc>
        <w:tc>
          <w:tcPr>
            <w:tcW w:w="2260" w:type="dxa"/>
            <w:vAlign w:val="center"/>
          </w:tcPr>
          <w:p>
            <w:pPr>
              <w:spacing w:line="360" w:lineRule="auto"/>
              <w:rPr>
                <w:rFonts w:ascii="仿宋" w:hAnsi="仿宋" w:eastAsia="仿宋"/>
                <w:sz w:val="24"/>
                <w:szCs w:val="24"/>
              </w:rPr>
            </w:pPr>
            <w:r>
              <w:rPr>
                <w:rFonts w:ascii="仿宋" w:hAnsi="仿宋" w:eastAsia="仿宋"/>
                <w:sz w:val="24"/>
                <w:szCs w:val="24"/>
              </w:rPr>
              <w:t>文本</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支持模糊搜索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联系电话</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非必输</w:t>
            </w:r>
          </w:p>
        </w:tc>
        <w:tc>
          <w:tcPr>
            <w:tcW w:w="2260" w:type="dxa"/>
            <w:vAlign w:val="center"/>
          </w:tcPr>
          <w:p>
            <w:pPr>
              <w:spacing w:line="360" w:lineRule="auto"/>
              <w:rPr>
                <w:rFonts w:ascii="仿宋" w:hAnsi="仿宋" w:eastAsia="仿宋"/>
                <w:sz w:val="24"/>
                <w:szCs w:val="24"/>
              </w:rPr>
            </w:pPr>
            <w:r>
              <w:rPr>
                <w:rFonts w:ascii="仿宋" w:hAnsi="仿宋" w:eastAsia="仿宋"/>
                <w:sz w:val="24"/>
                <w:szCs w:val="24"/>
              </w:rPr>
              <w:t>文本</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支持精确查询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客户等级</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非必输</w:t>
            </w:r>
          </w:p>
        </w:tc>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70" w:type="dxa"/>
            <w:vAlign w:val="center"/>
          </w:tcPr>
          <w:p>
            <w:pPr>
              <w:spacing w:line="360" w:lineRule="auto"/>
              <w:rPr>
                <w:rFonts w:ascii="仿宋" w:hAnsi="仿宋" w:eastAsia="仿宋"/>
                <w:sz w:val="24"/>
                <w:szCs w:val="24"/>
              </w:rPr>
            </w:pPr>
            <w:r>
              <w:rPr>
                <w:rFonts w:hint="eastAsia" w:ascii="仿宋" w:hAnsi="仿宋" w:eastAsia="仿宋"/>
                <w:sz w:val="24"/>
                <w:szCs w:val="24"/>
              </w:rPr>
              <w:t>客户等级枚举：睡眠户、</w:t>
            </w:r>
            <w:ins w:id="350" w:author="wanao" w:date="2026-07-08T10:32:14Z">
              <w:r>
                <w:rPr>
                  <w:rFonts w:hint="eastAsia" w:ascii="仿宋" w:hAnsi="仿宋" w:eastAsia="仿宋"/>
                  <w:sz w:val="24"/>
                  <w:szCs w:val="24"/>
                  <w:lang w:val="en-US" w:eastAsia="zh-CN"/>
                </w:rPr>
                <w:t>大众、潜力、优质、财富1、财富2、贵宾、私行</w:t>
              </w:r>
            </w:ins>
            <w:del w:id="351" w:author="wanao" w:date="2026-07-08T10:32:14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sz w:val="24"/>
                <w:szCs w:val="24"/>
              </w:rPr>
              <w:t>查询</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按条件查询</w:t>
            </w:r>
          </w:p>
        </w:tc>
        <w:tc>
          <w:tcPr>
            <w:tcW w:w="2260" w:type="dxa"/>
            <w:vAlign w:val="center"/>
          </w:tcPr>
          <w:p>
            <w:pPr>
              <w:spacing w:line="360" w:lineRule="auto"/>
              <w:rPr>
                <w:rFonts w:ascii="仿宋" w:hAnsi="仿宋" w:eastAsia="仿宋"/>
                <w:sz w:val="24"/>
                <w:szCs w:val="24"/>
              </w:rPr>
            </w:pPr>
            <w:r>
              <w:rPr>
                <w:rFonts w:ascii="仿宋" w:hAnsi="仿宋" w:eastAsia="仿宋"/>
                <w:sz w:val="24"/>
                <w:szCs w:val="24"/>
              </w:rPr>
              <w:t>按钮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执行检索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sz w:val="24"/>
                <w:szCs w:val="24"/>
              </w:rPr>
              <w:t>重置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清空筛选条件</w:t>
            </w:r>
          </w:p>
        </w:tc>
        <w:tc>
          <w:tcPr>
            <w:tcW w:w="2260" w:type="dxa"/>
            <w:vAlign w:val="center"/>
          </w:tcPr>
          <w:p>
            <w:pPr>
              <w:spacing w:line="360" w:lineRule="auto"/>
              <w:rPr>
                <w:rFonts w:ascii="仿宋" w:hAnsi="仿宋" w:eastAsia="仿宋"/>
                <w:sz w:val="24"/>
                <w:szCs w:val="24"/>
              </w:rPr>
            </w:pPr>
            <w:r>
              <w:rPr>
                <w:rFonts w:ascii="仿宋" w:hAnsi="仿宋" w:eastAsia="仿宋"/>
                <w:sz w:val="24"/>
                <w:szCs w:val="24"/>
              </w:rPr>
              <w:t>按钮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恢复默认查询条件</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用户进入机构未分配客户列表后，系统默认展示机构辖下</w:t>
      </w:r>
      <w:r>
        <w:rPr>
          <w:rFonts w:hint="eastAsia" w:ascii="仿宋" w:hAnsi="仿宋" w:eastAsia="仿宋"/>
          <w:color w:val="000000" w:themeColor="text1"/>
          <w:sz w:val="24"/>
          <w:szCs w:val="24"/>
          <w14:textFill>
            <w14:solidFill>
              <w14:schemeClr w14:val="tx1"/>
            </w14:solidFill>
          </w14:textFill>
        </w:rPr>
        <w:t>五级以下（上月月日均1</w:t>
      </w:r>
      <w:r>
        <w:rPr>
          <w:rFonts w:ascii="仿宋" w:hAnsi="仿宋" w:eastAsia="仿宋"/>
          <w:color w:val="000000" w:themeColor="text1"/>
          <w:sz w:val="24"/>
          <w:szCs w:val="24"/>
          <w14:textFill>
            <w14:solidFill>
              <w14:schemeClr w14:val="tx1"/>
            </w14:solidFill>
          </w14:textFill>
        </w:rPr>
        <w:t>0</w:t>
      </w:r>
      <w:r>
        <w:rPr>
          <w:rFonts w:hint="eastAsia" w:ascii="仿宋" w:hAnsi="仿宋" w:eastAsia="仿宋"/>
          <w:color w:val="000000" w:themeColor="text1"/>
          <w:sz w:val="24"/>
          <w:szCs w:val="24"/>
          <w14:textFill>
            <w14:solidFill>
              <w14:schemeClr w14:val="tx1"/>
            </w14:solidFill>
          </w14:textFill>
        </w:rPr>
        <w:t>万以下）</w:t>
      </w:r>
      <w:r>
        <w:rPr>
          <w:rFonts w:hint="eastAsia" w:ascii="仿宋" w:hAnsi="仿宋" w:eastAsia="仿宋"/>
          <w:sz w:val="24"/>
          <w:szCs w:val="24"/>
        </w:rPr>
        <w:t>未分配客户。</w:t>
      </w:r>
    </w:p>
    <w:p>
      <w:pPr>
        <w:spacing w:line="360" w:lineRule="auto"/>
        <w:rPr>
          <w:rFonts w:ascii="仿宋" w:hAnsi="仿宋" w:eastAsia="仿宋"/>
          <w:sz w:val="24"/>
          <w:szCs w:val="24"/>
        </w:rPr>
      </w:pPr>
      <w:r>
        <w:rPr>
          <w:rFonts w:hint="eastAsia" w:ascii="仿宋" w:hAnsi="仿宋" w:eastAsia="仿宋"/>
          <w:sz w:val="24"/>
          <w:szCs w:val="24"/>
        </w:rPr>
        <w:t>2. 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用户输入查询条件后点击“查询”，系统按条件检索未分配客户。</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用户点击“重置”后，系统清空当前筛选条件并恢复默认值。</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sz w:val="24"/>
          <w:szCs w:val="24"/>
        </w:rPr>
        <w:t>用户可在列表左上角统一操作按钮区操作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用户在列表中选择客户后，点击“申领”按钮，可进入</w:t>
      </w:r>
      <w:r>
        <w:rPr>
          <w:rFonts w:hint="eastAsia" w:ascii="仿宋" w:hAnsi="仿宋" w:eastAsia="仿宋"/>
          <w:color w:val="000000" w:themeColor="text1"/>
          <w:sz w:val="24"/>
          <w:szCs w:val="24"/>
          <w14:textFill>
            <w14:solidFill>
              <w14:schemeClr w14:val="tx1"/>
            </w14:solidFill>
          </w14:textFill>
        </w:rPr>
        <w:t>客户认领（申领）流程</w:t>
      </w:r>
      <w:r>
        <w:rPr>
          <w:rFonts w:hint="eastAsia" w:ascii="仿宋" w:hAnsi="仿宋" w:eastAsia="仿宋"/>
          <w:sz w:val="24"/>
          <w:szCs w:val="24"/>
        </w:rPr>
        <w:t>，从右侧抽屉式弹出申领界面，详见“机构未分配客户-申领”章节。</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color w:val="FF0000"/>
          <w:sz w:val="24"/>
          <w:szCs w:val="24"/>
        </w:rPr>
      </w:pPr>
      <w:r>
        <w:rPr>
          <w:rFonts w:hint="eastAsia" w:ascii="仿宋" w:hAnsi="仿宋" w:eastAsia="仿宋"/>
          <w:sz w:val="24"/>
          <w:szCs w:val="24"/>
        </w:rPr>
        <w:t>1.</w:t>
      </w:r>
      <w:r>
        <w:rPr>
          <w:rFonts w:hint="eastAsia" w:ascii="仿宋" w:hAnsi="仿宋" w:eastAsia="仿宋"/>
          <w:color w:val="000000" w:themeColor="text1"/>
          <w:sz w:val="24"/>
          <w:szCs w:val="24"/>
          <w14:textFill>
            <w14:solidFill>
              <w14:schemeClr w14:val="tx1"/>
            </w14:solidFill>
          </w14:textFill>
        </w:rPr>
        <w:t>理财经理或客户经理只</w:t>
      </w:r>
      <w:r>
        <w:rPr>
          <w:rFonts w:hint="eastAsia" w:ascii="仿宋" w:hAnsi="仿宋" w:eastAsia="仿宋"/>
          <w:sz w:val="24"/>
          <w:szCs w:val="24"/>
        </w:rPr>
        <w:t>能申领本机构辖下的未分配客户，不能跨机构申领客户。</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信贷客户（有贷户）的管户客户经理自动同步信贷系统，信贷客户不在CRM系统申领管户关系，如需变更信贷客户的管户关系，需先在信贷系统中变更管户关系，CRM会自动同步。</w:t>
      </w:r>
    </w:p>
    <w:p>
      <w:pPr>
        <w:spacing w:line="360" w:lineRule="auto"/>
        <w:rPr>
          <w:rFonts w:ascii="仿宋" w:hAnsi="仿宋" w:eastAsia="仿宋"/>
          <w:sz w:val="24"/>
          <w:szCs w:val="24"/>
        </w:rPr>
      </w:pPr>
      <w:r>
        <w:rPr>
          <w:rFonts w:ascii="仿宋" w:hAnsi="仿宋" w:eastAsia="仿宋"/>
          <w:sz w:val="24"/>
          <w:szCs w:val="24"/>
        </w:rPr>
        <w:t xml:space="preserve">3. </w:t>
      </w:r>
      <w:r>
        <w:rPr>
          <w:rFonts w:hint="eastAsia" w:ascii="仿宋" w:hAnsi="仿宋" w:eastAsia="仿宋"/>
          <w:sz w:val="24"/>
          <w:szCs w:val="24"/>
        </w:rPr>
        <w:t>查询展示需兼顾业务便捷性与数据安全，手机号、证件号等敏感字段展示时需脱敏。</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.页面右上角提供“查询”、“重置”等通用查询操作，左上角提供“申领”统一操作按钮。</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.列表默认按客户等级降序排序；支持客户等级升序/降序排序切换</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1.理财经理或客户经理仅可申领机构辖下的未分配客户。</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ind w:firstLine="420"/>
        <w:rPr>
          <w:rFonts w:ascii="仿宋" w:hAnsi="仿宋" w:eastAsia="仿宋"/>
          <w:sz w:val="24"/>
          <w:szCs w:val="24"/>
        </w:rPr>
      </w:pPr>
      <w:r>
        <w:rPr>
          <w:rFonts w:ascii="仿宋" w:hAnsi="仿宋" w:eastAsia="仿宋"/>
          <w:color w:val="000000"/>
          <w:sz w:val="24"/>
          <w:szCs w:val="24"/>
        </w:rPr>
        <w:t>系统输出未分配客户查询结果。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3"/>
        <w:gridCol w:w="2376"/>
        <w:gridCol w:w="2223"/>
        <w:gridCol w:w="2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要素名称</w:t>
            </w:r>
          </w:p>
        </w:tc>
        <w:tc>
          <w:tcPr>
            <w:tcW w:w="2376"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约束及校验规则</w:t>
            </w:r>
          </w:p>
        </w:tc>
        <w:tc>
          <w:tcPr>
            <w:tcW w:w="2223"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数据类型</w:t>
            </w:r>
          </w:p>
        </w:tc>
        <w:tc>
          <w:tcPr>
            <w:tcW w:w="2238"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hint="eastAsia" w:ascii="仿宋" w:hAnsi="仿宋" w:eastAsia="仿宋"/>
                <w:color w:val="000000"/>
                <w:sz w:val="24"/>
              </w:rPr>
              <w:t>复选框</w:t>
            </w:r>
          </w:p>
        </w:tc>
        <w:tc>
          <w:tcPr>
            <w:tcW w:w="2376" w:type="dxa"/>
          </w:tcPr>
          <w:p>
            <w:pPr>
              <w:spacing w:line="360" w:lineRule="auto"/>
              <w:rPr>
                <w:rFonts w:ascii="仿宋" w:hAnsi="仿宋" w:eastAsia="仿宋"/>
                <w:sz w:val="24"/>
                <w:szCs w:val="24"/>
              </w:rPr>
            </w:pPr>
            <w:r>
              <w:rPr>
                <w:rFonts w:ascii="仿宋" w:hAnsi="仿宋" w:eastAsia="仿宋"/>
                <w:color w:val="000000"/>
                <w:sz w:val="24"/>
              </w:rPr>
              <w:t>反显</w:t>
            </w:r>
            <w:r>
              <w:rPr>
                <w:rFonts w:hint="eastAsia" w:ascii="仿宋" w:hAnsi="仿宋" w:eastAsia="仿宋"/>
                <w:color w:val="000000"/>
                <w:sz w:val="24"/>
              </w:rPr>
              <w:t>，默认不勾选</w:t>
            </w:r>
          </w:p>
        </w:tc>
        <w:tc>
          <w:tcPr>
            <w:tcW w:w="2223" w:type="dxa"/>
          </w:tcPr>
          <w:p>
            <w:pPr>
              <w:spacing w:line="360" w:lineRule="auto"/>
              <w:rPr>
                <w:rFonts w:ascii="仿宋" w:hAnsi="仿宋" w:eastAsia="仿宋"/>
                <w:sz w:val="24"/>
                <w:szCs w:val="24"/>
              </w:rPr>
            </w:pPr>
            <w:r>
              <w:rPr>
                <w:rFonts w:hint="eastAsia" w:ascii="仿宋" w:hAnsi="仿宋" w:eastAsia="仿宋"/>
                <w:color w:val="000000"/>
                <w:sz w:val="24"/>
              </w:rPr>
              <w:t>复选框</w:t>
            </w:r>
          </w:p>
        </w:tc>
        <w:tc>
          <w:tcPr>
            <w:tcW w:w="2238" w:type="dxa"/>
          </w:tcPr>
          <w:p>
            <w:pPr>
              <w:spacing w:line="360" w:lineRule="auto"/>
              <w:rPr>
                <w:rFonts w:ascii="仿宋" w:hAnsi="仿宋" w:eastAsia="仿宋"/>
                <w:color w:val="000000"/>
                <w:sz w:val="24"/>
              </w:rPr>
            </w:pPr>
            <w:r>
              <w:rPr>
                <w:rFonts w:hint="eastAsia" w:ascii="仿宋" w:hAnsi="仿宋" w:eastAsia="仿宋"/>
                <w:color w:val="000000"/>
                <w:sz w:val="24"/>
              </w:rPr>
              <w:t>支持单选和多选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vAlign w:val="center"/>
          </w:tcPr>
          <w:p>
            <w:pPr>
              <w:spacing w:line="360" w:lineRule="auto"/>
              <w:rPr>
                <w:rFonts w:ascii="仿宋" w:hAnsi="仿宋" w:eastAsia="仿宋"/>
                <w:sz w:val="24"/>
                <w:szCs w:val="24"/>
              </w:rPr>
            </w:pPr>
            <w:r>
              <w:rPr>
                <w:rFonts w:hint="eastAsia" w:ascii="仿宋" w:hAnsi="仿宋" w:eastAsia="仿宋"/>
                <w:sz w:val="24"/>
                <w:szCs w:val="24"/>
              </w:rPr>
              <w:t>核心客户号</w:t>
            </w:r>
          </w:p>
        </w:tc>
        <w:tc>
          <w:tcPr>
            <w:tcW w:w="2376" w:type="dxa"/>
            <w:vAlign w:val="center"/>
          </w:tcPr>
          <w:p>
            <w:pPr>
              <w:spacing w:line="360" w:lineRule="auto"/>
              <w:rPr>
                <w:rFonts w:ascii="仿宋" w:hAnsi="仿宋" w:eastAsia="仿宋"/>
                <w:sz w:val="24"/>
                <w:szCs w:val="24"/>
              </w:rPr>
            </w:pPr>
            <w:r>
              <w:rPr>
                <w:rFonts w:hint="eastAsia" w:ascii="仿宋" w:hAnsi="仿宋" w:eastAsia="仿宋"/>
                <w:sz w:val="24"/>
                <w:szCs w:val="24"/>
              </w:rPr>
              <w:t>反显</w:t>
            </w:r>
          </w:p>
        </w:tc>
        <w:tc>
          <w:tcPr>
            <w:tcW w:w="2223" w:type="dxa"/>
            <w:vAlign w:val="center"/>
          </w:tcPr>
          <w:p>
            <w:pPr>
              <w:spacing w:line="360" w:lineRule="auto"/>
              <w:rPr>
                <w:rFonts w:ascii="仿宋" w:hAnsi="仿宋" w:eastAsia="仿宋"/>
                <w:sz w:val="24"/>
                <w:szCs w:val="24"/>
              </w:rPr>
            </w:pPr>
            <w:r>
              <w:rPr>
                <w:rFonts w:ascii="仿宋" w:hAnsi="仿宋" w:eastAsia="仿宋"/>
                <w:sz w:val="24"/>
                <w:szCs w:val="24"/>
              </w:rPr>
              <w:t>文本</w:t>
            </w:r>
          </w:p>
        </w:tc>
        <w:tc>
          <w:tcPr>
            <w:tcW w:w="2238" w:type="dxa"/>
            <w:vAlign w:val="center"/>
          </w:tcPr>
          <w:p>
            <w:pPr>
              <w:spacing w:line="360" w:lineRule="auto"/>
              <w:rPr>
                <w:rFonts w:ascii="仿宋" w:hAnsi="仿宋" w:eastAsia="仿宋"/>
                <w:sz w:val="24"/>
                <w:szCs w:val="24"/>
              </w:rPr>
            </w:pPr>
            <w:r>
              <w:rPr>
                <w:rFonts w:ascii="仿宋" w:hAnsi="仿宋" w:eastAsia="仿宋"/>
                <w:color w:val="000000"/>
                <w:sz w:val="24"/>
              </w:rPr>
              <w:t>展示客户唯一识别编号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vAlign w:val="center"/>
          </w:tcPr>
          <w:p>
            <w:pPr>
              <w:spacing w:line="360" w:lineRule="auto"/>
              <w:rPr>
                <w:rFonts w:ascii="仿宋" w:hAnsi="仿宋" w:eastAsia="仿宋"/>
                <w:sz w:val="24"/>
                <w:szCs w:val="24"/>
              </w:rPr>
            </w:pPr>
            <w:r>
              <w:rPr>
                <w:rFonts w:ascii="仿宋" w:hAnsi="仿宋" w:eastAsia="仿宋"/>
                <w:sz w:val="24"/>
                <w:szCs w:val="24"/>
              </w:rPr>
              <w:t>客户名称</w:t>
            </w:r>
          </w:p>
        </w:tc>
        <w:tc>
          <w:tcPr>
            <w:tcW w:w="2376" w:type="dxa"/>
            <w:vAlign w:val="center"/>
          </w:tcPr>
          <w:p>
            <w:pPr>
              <w:spacing w:line="360" w:lineRule="auto"/>
              <w:rPr>
                <w:rFonts w:ascii="仿宋" w:hAnsi="仿宋" w:eastAsia="仿宋"/>
                <w:sz w:val="24"/>
                <w:szCs w:val="24"/>
              </w:rPr>
            </w:pPr>
            <w:r>
              <w:rPr>
                <w:rFonts w:ascii="仿宋" w:hAnsi="仿宋" w:eastAsia="仿宋"/>
                <w:sz w:val="24"/>
                <w:szCs w:val="24"/>
              </w:rPr>
              <w:t>反显</w:t>
            </w:r>
          </w:p>
        </w:tc>
        <w:tc>
          <w:tcPr>
            <w:tcW w:w="2223" w:type="dxa"/>
            <w:vAlign w:val="center"/>
          </w:tcPr>
          <w:p>
            <w:pPr>
              <w:spacing w:line="360" w:lineRule="auto"/>
              <w:rPr>
                <w:rFonts w:ascii="仿宋" w:hAnsi="仿宋" w:eastAsia="仿宋"/>
                <w:sz w:val="24"/>
                <w:szCs w:val="24"/>
              </w:rPr>
            </w:pPr>
            <w:r>
              <w:rPr>
                <w:rFonts w:ascii="仿宋" w:hAnsi="仿宋" w:eastAsia="仿宋"/>
                <w:sz w:val="24"/>
                <w:szCs w:val="24"/>
              </w:rPr>
              <w:t>文本</w:t>
            </w:r>
          </w:p>
        </w:tc>
        <w:tc>
          <w:tcPr>
            <w:tcW w:w="2238" w:type="dxa"/>
            <w:vAlign w:val="center"/>
          </w:tcPr>
          <w:p>
            <w:pPr>
              <w:spacing w:line="360" w:lineRule="auto"/>
              <w:rPr>
                <w:rFonts w:ascii="仿宋" w:hAnsi="仿宋" w:eastAsia="仿宋"/>
                <w:sz w:val="24"/>
                <w:szCs w:val="24"/>
              </w:rPr>
            </w:pPr>
            <w:r>
              <w:rPr>
                <w:rFonts w:ascii="仿宋" w:hAnsi="仿宋" w:eastAsia="仿宋"/>
                <w:sz w:val="24"/>
                <w:szCs w:val="24"/>
              </w:rPr>
              <w:t>客户姓名或名称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vAlign w:val="center"/>
          </w:tcPr>
          <w:p>
            <w:pPr>
              <w:spacing w:line="360" w:lineRule="auto"/>
              <w:rPr>
                <w:rFonts w:ascii="仿宋" w:hAnsi="仿宋" w:eastAsia="仿宋"/>
                <w:sz w:val="24"/>
                <w:szCs w:val="24"/>
              </w:rPr>
            </w:pPr>
            <w:r>
              <w:rPr>
                <w:rFonts w:ascii="仿宋" w:hAnsi="仿宋" w:eastAsia="仿宋"/>
                <w:sz w:val="24"/>
                <w:szCs w:val="24"/>
              </w:rPr>
              <w:t>联系电话</w:t>
            </w:r>
          </w:p>
        </w:tc>
        <w:tc>
          <w:tcPr>
            <w:tcW w:w="2376" w:type="dxa"/>
            <w:vAlign w:val="center"/>
          </w:tcPr>
          <w:p>
            <w:pPr>
              <w:spacing w:line="360" w:lineRule="auto"/>
              <w:jc w:val="left"/>
              <w:rPr>
                <w:rFonts w:ascii="仿宋" w:hAnsi="仿宋" w:eastAsia="仿宋"/>
                <w:sz w:val="24"/>
                <w:szCs w:val="24"/>
              </w:rPr>
            </w:pPr>
            <w:r>
              <w:rPr>
                <w:rFonts w:ascii="仿宋" w:hAnsi="仿宋" w:eastAsia="仿宋"/>
                <w:sz w:val="24"/>
                <w:szCs w:val="24"/>
              </w:rPr>
              <w:t>脱敏显示，保留前3位和后4位，中间4位掩码，如 138****1234</w:t>
            </w:r>
          </w:p>
        </w:tc>
        <w:tc>
          <w:tcPr>
            <w:tcW w:w="2223" w:type="dxa"/>
            <w:vAlign w:val="center"/>
          </w:tcPr>
          <w:p>
            <w:pPr>
              <w:spacing w:line="360" w:lineRule="auto"/>
              <w:rPr>
                <w:rFonts w:ascii="仿宋" w:hAnsi="仿宋" w:eastAsia="仿宋"/>
                <w:sz w:val="24"/>
                <w:szCs w:val="24"/>
              </w:rPr>
            </w:pPr>
            <w:r>
              <w:rPr>
                <w:rFonts w:ascii="仿宋" w:hAnsi="仿宋" w:eastAsia="仿宋"/>
                <w:sz w:val="24"/>
                <w:szCs w:val="24"/>
              </w:rPr>
              <w:t>文本</w:t>
            </w:r>
          </w:p>
        </w:tc>
        <w:tc>
          <w:tcPr>
            <w:tcW w:w="2238" w:type="dxa"/>
            <w:vAlign w:val="center"/>
          </w:tcPr>
          <w:p>
            <w:pPr>
              <w:spacing w:line="360" w:lineRule="auto"/>
              <w:rPr>
                <w:rFonts w:ascii="仿宋" w:hAnsi="仿宋" w:eastAsia="仿宋"/>
                <w:sz w:val="24"/>
                <w:szCs w:val="24"/>
              </w:rPr>
            </w:pPr>
            <w:r>
              <w:rPr>
                <w:rFonts w:ascii="仿宋" w:hAnsi="仿宋" w:eastAsia="仿宋"/>
                <w:color w:val="000000"/>
                <w:sz w:val="24"/>
              </w:rPr>
              <w:t>按数据安全要求脱敏展示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vAlign w:val="center"/>
          </w:tcPr>
          <w:p>
            <w:pPr>
              <w:spacing w:line="360" w:lineRule="auto"/>
              <w:rPr>
                <w:rFonts w:ascii="仿宋" w:hAnsi="仿宋" w:eastAsia="仿宋"/>
                <w:sz w:val="24"/>
                <w:szCs w:val="24"/>
              </w:rPr>
            </w:pPr>
            <w:r>
              <w:rPr>
                <w:rFonts w:ascii="仿宋" w:hAnsi="仿宋" w:eastAsia="仿宋"/>
                <w:sz w:val="24"/>
                <w:szCs w:val="24"/>
              </w:rPr>
              <w:t>客户</w:t>
            </w:r>
            <w:r>
              <w:rPr>
                <w:rFonts w:hint="eastAsia" w:ascii="仿宋" w:hAnsi="仿宋" w:eastAsia="仿宋"/>
                <w:sz w:val="24"/>
                <w:szCs w:val="24"/>
              </w:rPr>
              <w:t>等级</w:t>
            </w:r>
          </w:p>
        </w:tc>
        <w:tc>
          <w:tcPr>
            <w:tcW w:w="2376" w:type="dxa"/>
            <w:vAlign w:val="center"/>
          </w:tcPr>
          <w:p>
            <w:pPr>
              <w:spacing w:line="360" w:lineRule="auto"/>
              <w:rPr>
                <w:rFonts w:ascii="仿宋" w:hAnsi="仿宋" w:eastAsia="仿宋"/>
                <w:sz w:val="24"/>
                <w:szCs w:val="24"/>
              </w:rPr>
            </w:pPr>
            <w:r>
              <w:rPr>
                <w:rFonts w:ascii="仿宋" w:hAnsi="仿宋" w:eastAsia="仿宋"/>
                <w:sz w:val="24"/>
                <w:szCs w:val="24"/>
              </w:rPr>
              <w:t>反显</w:t>
            </w:r>
          </w:p>
        </w:tc>
        <w:tc>
          <w:tcPr>
            <w:tcW w:w="2223" w:type="dxa"/>
            <w:vAlign w:val="center"/>
          </w:tcPr>
          <w:p>
            <w:pPr>
              <w:spacing w:line="360" w:lineRule="auto"/>
              <w:rPr>
                <w:rFonts w:ascii="仿宋" w:hAnsi="仿宋" w:eastAsia="仿宋"/>
                <w:sz w:val="24"/>
                <w:szCs w:val="24"/>
              </w:rPr>
            </w:pPr>
            <w:r>
              <w:rPr>
                <w:rFonts w:ascii="仿宋" w:hAnsi="仿宋" w:eastAsia="仿宋"/>
                <w:sz w:val="24"/>
                <w:szCs w:val="24"/>
              </w:rPr>
              <w:t>文本</w:t>
            </w:r>
          </w:p>
        </w:tc>
        <w:tc>
          <w:tcPr>
            <w:tcW w:w="2238" w:type="dxa"/>
            <w:vAlign w:val="center"/>
          </w:tcPr>
          <w:p>
            <w:pPr>
              <w:spacing w:line="360" w:lineRule="auto"/>
              <w:rPr>
                <w:rFonts w:ascii="仿宋" w:hAnsi="仿宋" w:eastAsia="仿宋"/>
                <w:sz w:val="24"/>
                <w:szCs w:val="24"/>
              </w:rPr>
            </w:pPr>
            <w:r>
              <w:rPr>
                <w:rFonts w:hint="eastAsia" w:ascii="仿宋" w:hAnsi="仿宋" w:eastAsia="仿宋"/>
                <w:sz w:val="24"/>
                <w:szCs w:val="24"/>
              </w:rPr>
              <w:t>客户等级枚举：睡眠户、</w:t>
            </w:r>
            <w:ins w:id="352" w:author="wanao" w:date="2026-07-08T10:32:27Z">
              <w:r>
                <w:rPr>
                  <w:rFonts w:hint="eastAsia" w:ascii="仿宋" w:hAnsi="仿宋" w:eastAsia="仿宋"/>
                  <w:sz w:val="24"/>
                  <w:szCs w:val="24"/>
                  <w:lang w:val="en-US" w:eastAsia="zh-CN"/>
                </w:rPr>
                <w:t>大众、潜力、优质、财富1、财富2、贵宾、私行</w:t>
              </w:r>
            </w:ins>
            <w:del w:id="353" w:author="wanao" w:date="2026-07-08T10:32:27Z">
              <w:r>
                <w:rPr>
                  <w:rFonts w:hint="eastAsia" w:ascii="仿宋" w:hAnsi="仿宋" w:eastAsia="仿宋"/>
                  <w:sz w:val="24"/>
                  <w:szCs w:val="24"/>
                </w:rPr>
                <w:delText>一级、……、十级</w:delText>
              </w:r>
            </w:del>
          </w:p>
        </w:tc>
      </w:tr>
    </w:tbl>
    <w:p>
      <w:pPr>
        <w:spacing w:line="360" w:lineRule="auto"/>
        <w:rPr>
          <w:rFonts w:ascii="仿宋" w:hAnsi="仿宋" w:eastAsia="仿宋"/>
          <w:sz w:val="24"/>
          <w:szCs w:val="24"/>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机构未分配客户-申领</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ind w:firstLine="420"/>
        <w:rPr>
          <w:rFonts w:ascii="仿宋" w:hAnsi="仿宋" w:eastAsia="仿宋"/>
          <w:sz w:val="24"/>
          <w:szCs w:val="24"/>
        </w:rPr>
      </w:pPr>
      <w:r>
        <w:rPr>
          <w:rFonts w:ascii="仿宋" w:hAnsi="仿宋" w:eastAsia="仿宋"/>
          <w:color w:val="000000"/>
          <w:sz w:val="24"/>
          <w:szCs w:val="24"/>
        </w:rPr>
        <w:t>支持</w:t>
      </w:r>
      <w:r>
        <w:rPr>
          <w:rFonts w:hint="eastAsia" w:ascii="仿宋" w:hAnsi="仿宋" w:eastAsia="仿宋"/>
          <w:color w:val="000000"/>
          <w:sz w:val="24"/>
          <w:szCs w:val="24"/>
        </w:rPr>
        <w:t>理财经理或客户经理</w:t>
      </w:r>
      <w:r>
        <w:rPr>
          <w:rFonts w:ascii="仿宋" w:hAnsi="仿宋" w:eastAsia="仿宋"/>
          <w:color w:val="000000"/>
          <w:sz w:val="24"/>
          <w:szCs w:val="24"/>
        </w:rPr>
        <w:t>辖下未分配客户发起申领并完成</w:t>
      </w:r>
      <w:r>
        <w:rPr>
          <w:rFonts w:hint="eastAsia" w:ascii="仿宋" w:hAnsi="仿宋" w:eastAsia="仿宋"/>
          <w:color w:val="000000"/>
          <w:sz w:val="24"/>
          <w:szCs w:val="24"/>
        </w:rPr>
        <w:t>管户</w:t>
      </w:r>
      <w:r>
        <w:rPr>
          <w:rFonts w:ascii="仿宋" w:hAnsi="仿宋" w:eastAsia="仿宋"/>
          <w:color w:val="000000"/>
          <w:sz w:val="24"/>
          <w:szCs w:val="24"/>
        </w:rPr>
        <w:t>归属调整，提升客户分配处理效率</w:t>
      </w:r>
      <w:r>
        <w:rPr>
          <w:rFonts w:hint="eastAsia" w:ascii="仿宋" w:hAnsi="仿宋" w:eastAsia="仿宋"/>
          <w:color w:val="000000"/>
          <w:sz w:val="24"/>
          <w:szCs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理财经理或客户经理在机构未分配客户列表中选择目标客户后，点击“申领”按钮，系统弹出客户申领确认对话框提示，提示文案：“您确认发起，XXX、XXX客户申领流程吗？”。</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用户确认后，发起申领申请流程并提示，提示文案：“您已成功发起客户申领流程，可在工作台/我的申请模块查看流程审批进度！”。</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用户若未选择客户，点击“申领”按钮时需提示，提示文案：“您未选择客户，请选择要申领的客户！”。</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2</w:t>
      </w:r>
      <w:r>
        <w:rPr>
          <w:rFonts w:hint="eastAsia" w:ascii="仿宋" w:hAnsi="仿宋" w:eastAsia="仿宋"/>
          <w:sz w:val="24"/>
          <w:szCs w:val="24"/>
        </w:rPr>
        <w:t xml:space="preserve">. </w:t>
      </w:r>
      <w:r>
        <w:rPr>
          <w:rFonts w:hint="eastAsia" w:ascii="仿宋" w:hAnsi="仿宋" w:eastAsia="仿宋"/>
          <w:color w:val="000000" w:themeColor="text1"/>
          <w:sz w:val="24"/>
          <w:szCs w:val="24"/>
          <w14:textFill>
            <w14:solidFill>
              <w14:schemeClr w14:val="tx1"/>
            </w14:solidFill>
          </w14:textFill>
        </w:rPr>
        <w:t>网点理财经理申领客户，网点负责人审批。</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 xml:space="preserve">本网点申领流程：理财经理申领 </w:t>
      </w:r>
      <w:r>
        <w:rPr>
          <w:rFonts w:ascii="仿宋" w:hAnsi="仿宋" w:eastAsia="仿宋"/>
          <w:color w:val="000000" w:themeColor="text1"/>
          <w:sz w:val="24"/>
          <w:szCs w:val="24"/>
          <w14:textFill>
            <w14:solidFill>
              <w14:schemeClr w14:val="tx1"/>
            </w14:solidFill>
          </w14:textFill>
        </w:rPr>
        <w:t xml:space="preserve">- </w:t>
      </w:r>
      <w:r>
        <w:rPr>
          <w:rFonts w:hint="eastAsia" w:ascii="仿宋" w:hAnsi="仿宋" w:eastAsia="仿宋"/>
          <w:color w:val="000000" w:themeColor="text1"/>
          <w:sz w:val="24"/>
          <w:szCs w:val="24"/>
          <w14:textFill>
            <w14:solidFill>
              <w14:schemeClr w14:val="tx1"/>
            </w14:solidFill>
          </w14:textFill>
        </w:rPr>
        <w:t>机构负责人审批</w:t>
      </w:r>
    </w:p>
    <w:p>
      <w:pPr>
        <w:spacing w:line="360" w:lineRule="auto"/>
        <w:rPr>
          <w:rFonts w:ascii="仿宋" w:hAnsi="仿宋" w:eastAsia="仿宋"/>
          <w:sz w:val="24"/>
          <w:szCs w:val="24"/>
        </w:rPr>
      </w:pPr>
      <w:r>
        <w:rPr>
          <w:rFonts w:ascii="仿宋" w:hAnsi="仿宋" w:eastAsia="仿宋"/>
          <w:sz w:val="24"/>
          <w:szCs w:val="24"/>
        </w:rPr>
        <w:t xml:space="preserve">3. </w:t>
      </w:r>
      <w:r>
        <w:rPr>
          <w:rFonts w:hint="eastAsia" w:ascii="仿宋" w:hAnsi="仿宋" w:eastAsia="仿宋"/>
          <w:sz w:val="24"/>
          <w:szCs w:val="24"/>
        </w:rPr>
        <w:t>用户申领客户发起申请流程之后，为了避免其他用户再次申请导致冲突，机构未分配客户列表不再展示该客户。若客户申领流程审批不通过即流程结束，机构未分配客户列表再展示该客户。</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用户发起的客户申领流程，审批通过或不通过，流程都会结束，若审批不通过，想要申领同样的客户，需再次发起新的客户申领流程。</w:t>
      </w:r>
    </w:p>
    <w:p>
      <w:pPr>
        <w:spacing w:line="360" w:lineRule="auto"/>
        <w:rPr>
          <w:rFonts w:ascii="仿宋" w:hAnsi="仿宋" w:eastAsia="仿宋"/>
          <w:sz w:val="24"/>
          <w:szCs w:val="24"/>
        </w:rPr>
      </w:pPr>
      <w:r>
        <w:rPr>
          <w:rFonts w:hint="eastAsia" w:ascii="仿宋" w:hAnsi="仿宋" w:eastAsia="仿宋"/>
          <w:sz w:val="24"/>
          <w:szCs w:val="24"/>
        </w:rPr>
        <w:t>5</w:t>
      </w:r>
      <w:r>
        <w:rPr>
          <w:rFonts w:ascii="仿宋" w:hAnsi="仿宋" w:eastAsia="仿宋"/>
          <w:sz w:val="24"/>
          <w:szCs w:val="24"/>
        </w:rPr>
        <w:t>.</w:t>
      </w:r>
      <w:r>
        <w:rPr>
          <w:rFonts w:hint="eastAsia" w:ascii="仿宋" w:hAnsi="仿宋" w:eastAsia="仿宋"/>
          <w:sz w:val="24"/>
          <w:szCs w:val="24"/>
        </w:rPr>
        <w:t xml:space="preserve"> 客户申领审批通过后，应记录客户归属变更历史。</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理财经理或客户经理仅可申领机构辖下的未分配客户。</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78" w:name="_Toc233295836"/>
      <w:r>
        <w:rPr>
          <w:rFonts w:hint="eastAsia"/>
          <w:sz w:val="28"/>
          <w:szCs w:val="28"/>
        </w:rPr>
        <w:t>机构客户</w:t>
      </w:r>
      <w:bookmarkEnd w:id="78"/>
    </w:p>
    <w:p>
      <w:pPr>
        <w:pStyle w:val="6"/>
        <w:numPr>
          <w:ilvl w:val="3"/>
          <w:numId w:val="14"/>
        </w:numPr>
        <w:spacing w:line="360" w:lineRule="auto"/>
        <w:rPr>
          <w:rFonts w:ascii="仿宋" w:hAnsi="仿宋" w:eastAsia="仿宋"/>
        </w:rPr>
      </w:pPr>
      <w:r>
        <w:rPr>
          <w:rFonts w:hint="eastAsia" w:ascii="仿宋" w:hAnsi="仿宋" w:eastAsia="仿宋"/>
        </w:rPr>
        <w:t>机构客户-列表</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ind w:firstLine="420"/>
        <w:rPr>
          <w:rFonts w:ascii="仿宋" w:hAnsi="仿宋" w:eastAsia="仿宋"/>
          <w:sz w:val="32"/>
          <w:szCs w:val="32"/>
        </w:rPr>
      </w:pPr>
      <w:r>
        <w:rPr>
          <w:rFonts w:ascii="仿宋" w:hAnsi="仿宋" w:eastAsia="仿宋"/>
          <w:color w:val="000000"/>
          <w:sz w:val="24"/>
          <w:szCs w:val="24"/>
        </w:rPr>
        <w:t>支持</w:t>
      </w:r>
      <w:r>
        <w:rPr>
          <w:rFonts w:hint="eastAsia" w:ascii="仿宋" w:hAnsi="仿宋" w:eastAsia="仿宋"/>
          <w:color w:val="000000"/>
          <w:sz w:val="24"/>
          <w:szCs w:val="24"/>
        </w:rPr>
        <w:t>机构</w:t>
      </w:r>
      <w:r>
        <w:rPr>
          <w:rFonts w:ascii="仿宋" w:hAnsi="仿宋" w:eastAsia="仿宋"/>
          <w:color w:val="000000"/>
          <w:sz w:val="24"/>
          <w:szCs w:val="24"/>
        </w:rPr>
        <w:t>管理</w:t>
      </w:r>
      <w:r>
        <w:rPr>
          <w:rFonts w:hint="eastAsia" w:ascii="仿宋" w:hAnsi="仿宋" w:eastAsia="仿宋"/>
          <w:color w:val="000000"/>
          <w:sz w:val="24"/>
          <w:szCs w:val="24"/>
        </w:rPr>
        <w:t>用户</w:t>
      </w:r>
      <w:r>
        <w:rPr>
          <w:rFonts w:ascii="仿宋" w:hAnsi="仿宋" w:eastAsia="仿宋"/>
          <w:color w:val="000000"/>
          <w:sz w:val="24"/>
          <w:szCs w:val="24"/>
        </w:rPr>
        <w:t>查询并管理辖内客户，提供客户分配与客户调配入口，提升客户归属维护和客户经营管理效率</w:t>
      </w:r>
      <w:r>
        <w:rPr>
          <w:rFonts w:hint="eastAsia" w:ascii="仿宋" w:hAnsi="仿宋" w:eastAsia="仿宋"/>
          <w:color w:val="000000"/>
          <w:sz w:val="24"/>
          <w:szCs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ind w:firstLine="420"/>
        <w:rPr>
          <w:rFonts w:ascii="仿宋" w:hAnsi="仿宋" w:eastAsia="仿宋"/>
          <w:sz w:val="24"/>
          <w:szCs w:val="24"/>
        </w:rPr>
      </w:pPr>
      <w:r>
        <w:rPr>
          <w:rFonts w:ascii="仿宋" w:hAnsi="仿宋" w:eastAsia="仿宋"/>
          <w:color w:val="000000"/>
          <w:sz w:val="24"/>
          <w:szCs w:val="24"/>
        </w:rPr>
        <w:t>支持通过归属机构、</w:t>
      </w:r>
      <w:r>
        <w:rPr>
          <w:rFonts w:hint="eastAsia" w:ascii="仿宋" w:hAnsi="仿宋" w:eastAsia="仿宋"/>
          <w:color w:val="000000"/>
          <w:sz w:val="24"/>
          <w:szCs w:val="24"/>
        </w:rPr>
        <w:t>核心客户号、</w:t>
      </w:r>
      <w:r>
        <w:rPr>
          <w:rFonts w:ascii="仿宋" w:hAnsi="仿宋" w:eastAsia="仿宋"/>
          <w:color w:val="000000"/>
          <w:sz w:val="24"/>
          <w:szCs w:val="24"/>
        </w:rPr>
        <w:t>客户名称、客户等级、</w:t>
      </w:r>
      <w:r>
        <w:rPr>
          <w:rFonts w:hint="eastAsia" w:ascii="仿宋" w:hAnsi="仿宋" w:eastAsia="仿宋"/>
          <w:color w:val="000000"/>
          <w:sz w:val="24"/>
          <w:szCs w:val="24"/>
        </w:rPr>
        <w:t>联系电话</w:t>
      </w:r>
      <w:r>
        <w:rPr>
          <w:rFonts w:ascii="仿宋" w:hAnsi="仿宋" w:eastAsia="仿宋"/>
          <w:color w:val="000000"/>
          <w:sz w:val="24"/>
          <w:szCs w:val="24"/>
        </w:rPr>
        <w:t>及是否分配等条件筛选辖内客户。</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70"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60"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70"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color w:val="000000"/>
                <w:sz w:val="24"/>
                <w:szCs w:val="24"/>
              </w:rPr>
              <w:t>归属机构</w:t>
            </w:r>
          </w:p>
        </w:tc>
        <w:tc>
          <w:tcPr>
            <w:tcW w:w="2270" w:type="dxa"/>
            <w:vAlign w:val="center"/>
          </w:tcPr>
          <w:p>
            <w:pPr>
              <w:spacing w:line="360" w:lineRule="auto"/>
              <w:rPr>
                <w:rFonts w:ascii="仿宋" w:hAnsi="仿宋" w:eastAsia="仿宋"/>
                <w:sz w:val="24"/>
                <w:szCs w:val="24"/>
              </w:rPr>
            </w:pPr>
            <w:r>
              <w:rPr>
                <w:rFonts w:ascii="仿宋" w:hAnsi="仿宋" w:eastAsia="仿宋"/>
                <w:color w:val="000000"/>
                <w:sz w:val="24"/>
                <w:szCs w:val="24"/>
              </w:rPr>
              <w:t>支持机构树选择，支持多选</w:t>
            </w:r>
            <w:r>
              <w:rPr>
                <w:rFonts w:hint="eastAsia" w:ascii="仿宋" w:hAnsi="仿宋" w:eastAsia="仿宋"/>
                <w:color w:val="000000"/>
                <w:sz w:val="24"/>
                <w:szCs w:val="24"/>
              </w:rPr>
              <w:t>，默认：当前用户归属机构</w:t>
            </w:r>
          </w:p>
        </w:tc>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机构树</w:t>
            </w:r>
          </w:p>
        </w:tc>
        <w:tc>
          <w:tcPr>
            <w:tcW w:w="2270" w:type="dxa"/>
            <w:vAlign w:val="center"/>
          </w:tcPr>
          <w:p>
            <w:pPr>
              <w:spacing w:line="360" w:lineRule="auto"/>
              <w:rPr>
                <w:rFonts w:ascii="仿宋" w:hAnsi="仿宋" w:eastAsia="仿宋"/>
                <w:sz w:val="24"/>
                <w:szCs w:val="24"/>
              </w:rPr>
            </w:pPr>
            <w:r>
              <w:rPr>
                <w:rFonts w:ascii="仿宋" w:hAnsi="仿宋" w:eastAsia="仿宋"/>
                <w:color w:val="000000"/>
                <w:sz w:val="24"/>
                <w:szCs w:val="24"/>
              </w:rPr>
              <w:t>支持</w:t>
            </w:r>
            <w:r>
              <w:rPr>
                <w:rFonts w:hint="eastAsia" w:ascii="仿宋" w:hAnsi="仿宋" w:eastAsia="仿宋"/>
                <w:color w:val="000000"/>
                <w:sz w:val="24"/>
                <w:szCs w:val="24"/>
              </w:rPr>
              <w:t>分行、网点</w:t>
            </w:r>
            <w:r>
              <w:rPr>
                <w:rFonts w:ascii="仿宋" w:hAnsi="仿宋" w:eastAsia="仿宋"/>
                <w:color w:val="000000"/>
                <w:sz w:val="24"/>
                <w:szCs w:val="24"/>
              </w:rPr>
              <w:t>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sz w:val="24"/>
                <w:szCs w:val="24"/>
              </w:rPr>
            </w:pPr>
            <w:r>
              <w:rPr>
                <w:rFonts w:ascii="仿宋" w:hAnsi="仿宋" w:eastAsia="仿宋"/>
                <w:color w:val="000000"/>
                <w:sz w:val="24"/>
              </w:rPr>
              <w:t>核心客户号</w:t>
            </w:r>
          </w:p>
        </w:tc>
        <w:tc>
          <w:tcPr>
            <w:tcW w:w="2270" w:type="dxa"/>
          </w:tcPr>
          <w:p>
            <w:pPr>
              <w:spacing w:line="360" w:lineRule="auto"/>
              <w:rPr>
                <w:rFonts w:ascii="仿宋" w:hAnsi="仿宋" w:eastAsia="仿宋"/>
                <w:sz w:val="24"/>
                <w:szCs w:val="24"/>
              </w:rPr>
            </w:pPr>
            <w:r>
              <w:rPr>
                <w:rFonts w:ascii="仿宋" w:hAnsi="仿宋" w:eastAsia="仿宋"/>
                <w:color w:val="000000"/>
                <w:sz w:val="24"/>
              </w:rPr>
              <w:t>非必输</w:t>
            </w:r>
          </w:p>
        </w:tc>
        <w:tc>
          <w:tcPr>
            <w:tcW w:w="2260" w:type="dxa"/>
          </w:tcPr>
          <w:p>
            <w:pPr>
              <w:spacing w:line="360" w:lineRule="auto"/>
              <w:rPr>
                <w:rFonts w:ascii="仿宋" w:hAnsi="仿宋" w:eastAsia="仿宋"/>
                <w:sz w:val="24"/>
                <w:szCs w:val="24"/>
              </w:rPr>
            </w:pPr>
            <w:r>
              <w:rPr>
                <w:rFonts w:ascii="仿宋" w:hAnsi="仿宋" w:eastAsia="仿宋"/>
                <w:color w:val="000000"/>
                <w:sz w:val="24"/>
              </w:rPr>
              <w:t>文本</w:t>
            </w:r>
          </w:p>
        </w:tc>
        <w:tc>
          <w:tcPr>
            <w:tcW w:w="2270" w:type="dxa"/>
          </w:tcPr>
          <w:p>
            <w:pPr>
              <w:spacing w:line="360" w:lineRule="auto"/>
              <w:rPr>
                <w:rFonts w:ascii="仿宋" w:hAnsi="仿宋" w:eastAsia="仿宋"/>
                <w:sz w:val="24"/>
                <w:szCs w:val="24"/>
              </w:rPr>
            </w:pPr>
            <w:r>
              <w:rPr>
                <w:rFonts w:ascii="仿宋" w:hAnsi="仿宋" w:eastAsia="仿宋"/>
                <w:color w:val="000000"/>
                <w:sz w:val="24"/>
              </w:rPr>
              <w:t>支持按核心客户号精确查询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270" w:type="dxa"/>
            <w:vAlign w:val="center"/>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60"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70" w:type="dxa"/>
            <w:vAlign w:val="center"/>
          </w:tcPr>
          <w:p>
            <w:pPr>
              <w:spacing w:line="360" w:lineRule="auto"/>
              <w:rPr>
                <w:rFonts w:ascii="仿宋" w:hAnsi="仿宋" w:eastAsia="仿宋"/>
                <w:sz w:val="24"/>
                <w:szCs w:val="24"/>
              </w:rPr>
            </w:pPr>
            <w:r>
              <w:rPr>
                <w:rFonts w:ascii="仿宋" w:hAnsi="仿宋" w:eastAsia="仿宋"/>
                <w:color w:val="000000"/>
                <w:sz w:val="24"/>
                <w:szCs w:val="24"/>
              </w:rPr>
              <w:t>支持按客户名称</w:t>
            </w:r>
            <w:r>
              <w:rPr>
                <w:rFonts w:hint="eastAsia" w:ascii="仿宋" w:hAnsi="仿宋" w:eastAsia="仿宋"/>
                <w:color w:val="000000"/>
                <w:sz w:val="24"/>
                <w:szCs w:val="24"/>
              </w:rPr>
              <w:t>模糊</w:t>
            </w:r>
            <w:r>
              <w:rPr>
                <w:rFonts w:ascii="仿宋" w:hAnsi="仿宋" w:eastAsia="仿宋"/>
                <w:color w:val="000000"/>
                <w:sz w:val="24"/>
                <w:szCs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color w:val="000000"/>
                <w:sz w:val="24"/>
                <w:szCs w:val="24"/>
              </w:rPr>
              <w:t>客户等级</w:t>
            </w:r>
          </w:p>
        </w:tc>
        <w:tc>
          <w:tcPr>
            <w:tcW w:w="2270" w:type="dxa"/>
            <w:vAlign w:val="center"/>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、默认：请选择</w:t>
            </w:r>
          </w:p>
        </w:tc>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70" w:type="dxa"/>
            <w:vAlign w:val="center"/>
          </w:tcPr>
          <w:p>
            <w:pPr>
              <w:spacing w:line="360" w:lineRule="auto"/>
              <w:rPr>
                <w:rFonts w:ascii="仿宋" w:hAnsi="仿宋" w:eastAsia="仿宋"/>
                <w:sz w:val="24"/>
                <w:szCs w:val="24"/>
              </w:rPr>
            </w:pPr>
            <w:r>
              <w:rPr>
                <w:rFonts w:hint="eastAsia" w:ascii="仿宋" w:hAnsi="仿宋" w:eastAsia="仿宋"/>
                <w:sz w:val="24"/>
                <w:szCs w:val="24"/>
              </w:rPr>
              <w:t>客户等级枚举：睡眠户、</w:t>
            </w:r>
            <w:ins w:id="354" w:author="wanao" w:date="2026-07-08T10:32:47Z">
              <w:r>
                <w:rPr>
                  <w:rFonts w:hint="eastAsia" w:ascii="仿宋" w:hAnsi="仿宋" w:eastAsia="仿宋"/>
                  <w:sz w:val="24"/>
                  <w:szCs w:val="24"/>
                  <w:lang w:val="en-US" w:eastAsia="zh-CN"/>
                </w:rPr>
                <w:t>大众、潜力、优质、财富1、财富2、贵宾、私行</w:t>
              </w:r>
            </w:ins>
            <w:del w:id="355" w:author="wanao" w:date="2026-07-08T10:32:47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color w:val="000000"/>
                <w:sz w:val="24"/>
                <w:szCs w:val="24"/>
              </w:rPr>
            </w:pPr>
            <w:r>
              <w:rPr>
                <w:rFonts w:ascii="仿宋" w:hAnsi="仿宋" w:eastAsia="仿宋"/>
                <w:color w:val="000000"/>
                <w:sz w:val="24"/>
              </w:rPr>
              <w:t>联系电话</w:t>
            </w:r>
          </w:p>
        </w:tc>
        <w:tc>
          <w:tcPr>
            <w:tcW w:w="2270" w:type="dxa"/>
          </w:tcPr>
          <w:p>
            <w:pPr>
              <w:spacing w:line="360" w:lineRule="auto"/>
              <w:rPr>
                <w:rFonts w:ascii="仿宋" w:hAnsi="仿宋" w:eastAsia="仿宋"/>
                <w:color w:val="000000"/>
                <w:sz w:val="24"/>
                <w:szCs w:val="24"/>
              </w:rPr>
            </w:pPr>
            <w:r>
              <w:rPr>
                <w:rFonts w:ascii="仿宋" w:hAnsi="仿宋" w:eastAsia="仿宋"/>
                <w:color w:val="000000"/>
                <w:sz w:val="24"/>
              </w:rPr>
              <w:t>非必输</w:t>
            </w:r>
          </w:p>
        </w:tc>
        <w:tc>
          <w:tcPr>
            <w:tcW w:w="2260" w:type="dxa"/>
          </w:tcPr>
          <w:p>
            <w:pPr>
              <w:spacing w:line="360" w:lineRule="auto"/>
              <w:rPr>
                <w:rFonts w:ascii="仿宋" w:hAnsi="仿宋" w:eastAsia="仿宋"/>
                <w:color w:val="000000"/>
                <w:sz w:val="24"/>
                <w:szCs w:val="24"/>
              </w:rPr>
            </w:pPr>
            <w:r>
              <w:rPr>
                <w:rFonts w:ascii="仿宋" w:hAnsi="仿宋" w:eastAsia="仿宋"/>
                <w:color w:val="000000"/>
                <w:sz w:val="24"/>
              </w:rPr>
              <w:t>文本</w:t>
            </w:r>
          </w:p>
        </w:tc>
        <w:tc>
          <w:tcPr>
            <w:tcW w:w="2270" w:type="dxa"/>
          </w:tcPr>
          <w:p>
            <w:pPr>
              <w:spacing w:line="360" w:lineRule="auto"/>
              <w:rPr>
                <w:rFonts w:ascii="仿宋" w:hAnsi="仿宋" w:eastAsia="仿宋"/>
                <w:color w:val="000000"/>
                <w:sz w:val="24"/>
                <w:szCs w:val="24"/>
              </w:rPr>
            </w:pPr>
            <w:r>
              <w:rPr>
                <w:rFonts w:ascii="仿宋" w:hAnsi="仿宋" w:eastAsia="仿宋"/>
                <w:color w:val="000000"/>
                <w:sz w:val="24"/>
              </w:rPr>
              <w:t>支持按</w:t>
            </w:r>
            <w:r>
              <w:rPr>
                <w:rFonts w:hint="eastAsia" w:ascii="仿宋" w:hAnsi="仿宋" w:eastAsia="仿宋"/>
                <w:color w:val="000000"/>
                <w:sz w:val="24"/>
              </w:rPr>
              <w:t>联系电话</w:t>
            </w:r>
            <w:r>
              <w:rPr>
                <w:rFonts w:ascii="仿宋" w:hAnsi="仿宋" w:eastAsia="仿宋"/>
                <w:color w:val="000000"/>
                <w:sz w:val="24"/>
              </w:rPr>
              <w:t>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color w:val="000000"/>
                <w:sz w:val="24"/>
                <w:szCs w:val="24"/>
              </w:rPr>
              <w:t>是否分配</w:t>
            </w:r>
          </w:p>
        </w:tc>
        <w:tc>
          <w:tcPr>
            <w:tcW w:w="2270" w:type="dxa"/>
            <w:vAlign w:val="center"/>
          </w:tcPr>
          <w:p>
            <w:pPr>
              <w:spacing w:line="360" w:lineRule="auto"/>
              <w:rPr>
                <w:rFonts w:ascii="仿宋" w:hAnsi="仿宋" w:eastAsia="仿宋"/>
                <w:sz w:val="24"/>
                <w:szCs w:val="24"/>
              </w:rPr>
            </w:pPr>
            <w:r>
              <w:rPr>
                <w:rFonts w:ascii="仿宋" w:hAnsi="仿宋" w:eastAsia="仿宋"/>
                <w:color w:val="000000"/>
                <w:sz w:val="24"/>
              </w:rPr>
              <w:t>非必输</w:t>
            </w:r>
            <w:r>
              <w:rPr>
                <w:rFonts w:hint="eastAsia" w:ascii="仿宋" w:hAnsi="仿宋" w:eastAsia="仿宋"/>
                <w:color w:val="000000"/>
                <w:sz w:val="24"/>
              </w:rPr>
              <w:t>、默认：请选择</w:t>
            </w:r>
          </w:p>
        </w:tc>
        <w:tc>
          <w:tcPr>
            <w:tcW w:w="2260"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70" w:type="dxa"/>
            <w:vAlign w:val="center"/>
          </w:tcPr>
          <w:p>
            <w:pPr>
              <w:spacing w:line="360" w:lineRule="auto"/>
              <w:rPr>
                <w:rFonts w:ascii="仿宋" w:hAnsi="仿宋" w:eastAsia="仿宋"/>
                <w:sz w:val="24"/>
                <w:szCs w:val="24"/>
              </w:rPr>
            </w:pPr>
            <w:r>
              <w:rPr>
                <w:rFonts w:ascii="仿宋" w:hAnsi="仿宋" w:eastAsia="仿宋"/>
                <w:color w:val="000000"/>
                <w:sz w:val="24"/>
                <w:szCs w:val="24"/>
              </w:rPr>
              <w:t>支持按分配状态筛选</w:t>
            </w:r>
            <w:r>
              <w:rPr>
                <w:rFonts w:hint="eastAsia" w:ascii="仿宋" w:hAnsi="仿宋" w:eastAsia="仿宋"/>
                <w:color w:val="000000"/>
                <w:sz w:val="24"/>
                <w:szCs w:val="24"/>
              </w:rPr>
              <w:t>，</w:t>
            </w:r>
            <w:r>
              <w:rPr>
                <w:rFonts w:ascii="仿宋" w:hAnsi="仿宋" w:eastAsia="仿宋"/>
                <w:color w:val="000000"/>
                <w:sz w:val="24"/>
                <w:szCs w:val="24"/>
              </w:rPr>
              <w:t>枚举值：已分配、未分配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color w:val="000000"/>
                <w:sz w:val="24"/>
                <w:szCs w:val="24"/>
              </w:rPr>
              <w:t>查询</w:t>
            </w:r>
          </w:p>
        </w:tc>
        <w:tc>
          <w:tcPr>
            <w:tcW w:w="2270" w:type="dxa"/>
            <w:vAlign w:val="center"/>
          </w:tcPr>
          <w:p>
            <w:pPr>
              <w:spacing w:line="360" w:lineRule="auto"/>
              <w:rPr>
                <w:rFonts w:ascii="仿宋" w:hAnsi="仿宋" w:eastAsia="仿宋"/>
                <w:sz w:val="24"/>
                <w:szCs w:val="24"/>
              </w:rPr>
            </w:pPr>
            <w:r>
              <w:rPr>
                <w:rFonts w:ascii="仿宋" w:hAnsi="仿宋" w:eastAsia="仿宋"/>
                <w:color w:val="000000"/>
                <w:sz w:val="24"/>
                <w:szCs w:val="24"/>
              </w:rPr>
              <w:t>按条件查询</w:t>
            </w:r>
          </w:p>
        </w:tc>
        <w:tc>
          <w:tcPr>
            <w:tcW w:w="2260"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70" w:type="dxa"/>
            <w:vAlign w:val="center"/>
          </w:tcPr>
          <w:p>
            <w:pPr>
              <w:spacing w:line="360" w:lineRule="auto"/>
              <w:rPr>
                <w:rFonts w:ascii="仿宋" w:hAnsi="仿宋" w:eastAsia="仿宋"/>
                <w:sz w:val="24"/>
                <w:szCs w:val="24"/>
              </w:rPr>
            </w:pPr>
            <w:r>
              <w:rPr>
                <w:rFonts w:ascii="仿宋" w:hAnsi="仿宋" w:eastAsia="仿宋"/>
                <w:color w:val="000000"/>
                <w:sz w:val="24"/>
                <w:szCs w:val="24"/>
              </w:rPr>
              <w:t>执行检索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color w:val="000000"/>
                <w:sz w:val="24"/>
                <w:szCs w:val="24"/>
              </w:rPr>
              <w:t>重置</w:t>
            </w:r>
          </w:p>
        </w:tc>
        <w:tc>
          <w:tcPr>
            <w:tcW w:w="2270" w:type="dxa"/>
            <w:vAlign w:val="center"/>
          </w:tcPr>
          <w:p>
            <w:pPr>
              <w:spacing w:line="360" w:lineRule="auto"/>
              <w:rPr>
                <w:rFonts w:ascii="仿宋" w:hAnsi="仿宋" w:eastAsia="仿宋"/>
                <w:sz w:val="24"/>
                <w:szCs w:val="24"/>
              </w:rPr>
            </w:pPr>
            <w:r>
              <w:rPr>
                <w:rFonts w:ascii="仿宋" w:hAnsi="仿宋" w:eastAsia="仿宋"/>
                <w:color w:val="000000"/>
                <w:sz w:val="24"/>
                <w:szCs w:val="24"/>
              </w:rPr>
              <w:t>清空筛选条件</w:t>
            </w:r>
          </w:p>
        </w:tc>
        <w:tc>
          <w:tcPr>
            <w:tcW w:w="2260"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70" w:type="dxa"/>
            <w:vAlign w:val="center"/>
          </w:tcPr>
          <w:p>
            <w:pPr>
              <w:spacing w:line="360" w:lineRule="auto"/>
              <w:rPr>
                <w:rFonts w:ascii="仿宋" w:hAnsi="仿宋" w:eastAsia="仿宋"/>
                <w:sz w:val="24"/>
                <w:szCs w:val="24"/>
              </w:rPr>
            </w:pPr>
            <w:r>
              <w:rPr>
                <w:rFonts w:ascii="仿宋" w:hAnsi="仿宋" w:eastAsia="仿宋"/>
                <w:color w:val="000000"/>
                <w:sz w:val="24"/>
                <w:szCs w:val="24"/>
              </w:rPr>
              <w:t>恢复默认查询条件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color w:val="000000"/>
                <w:sz w:val="24"/>
                <w:szCs w:val="24"/>
              </w:rPr>
            </w:pPr>
            <w:r>
              <w:rPr>
                <w:rFonts w:ascii="仿宋" w:hAnsi="仿宋" w:eastAsia="仿宋"/>
                <w:color w:val="000000"/>
                <w:sz w:val="24"/>
              </w:rPr>
              <w:t>高级查询</w:t>
            </w:r>
          </w:p>
        </w:tc>
        <w:tc>
          <w:tcPr>
            <w:tcW w:w="2270" w:type="dxa"/>
          </w:tcPr>
          <w:p>
            <w:pPr>
              <w:spacing w:line="360" w:lineRule="auto"/>
              <w:rPr>
                <w:rFonts w:ascii="仿宋" w:hAnsi="仿宋" w:eastAsia="仿宋"/>
                <w:color w:val="000000"/>
                <w:sz w:val="24"/>
                <w:szCs w:val="24"/>
              </w:rPr>
            </w:pPr>
            <w:r>
              <w:rPr>
                <w:rFonts w:ascii="仿宋" w:hAnsi="仿宋" w:eastAsia="仿宋"/>
                <w:color w:val="000000"/>
                <w:sz w:val="24"/>
              </w:rPr>
              <w:t>点击展开高级条件</w:t>
            </w:r>
          </w:p>
        </w:tc>
        <w:tc>
          <w:tcPr>
            <w:tcW w:w="2260" w:type="dxa"/>
          </w:tcPr>
          <w:p>
            <w:pPr>
              <w:spacing w:line="360" w:lineRule="auto"/>
              <w:rPr>
                <w:rFonts w:ascii="仿宋" w:hAnsi="仿宋" w:eastAsia="仿宋"/>
                <w:color w:val="000000"/>
                <w:sz w:val="24"/>
                <w:szCs w:val="24"/>
              </w:rPr>
            </w:pPr>
            <w:r>
              <w:rPr>
                <w:rFonts w:ascii="仿宋" w:hAnsi="仿宋" w:eastAsia="仿宋"/>
                <w:color w:val="000000"/>
                <w:sz w:val="24"/>
              </w:rPr>
              <w:t>按钮</w:t>
            </w:r>
          </w:p>
        </w:tc>
        <w:tc>
          <w:tcPr>
            <w:tcW w:w="2270" w:type="dxa"/>
          </w:tcPr>
          <w:p>
            <w:pPr>
              <w:spacing w:line="360" w:lineRule="auto"/>
              <w:rPr>
                <w:rFonts w:ascii="仿宋" w:hAnsi="仿宋" w:eastAsia="仿宋"/>
                <w:color w:val="000000"/>
                <w:sz w:val="24"/>
                <w:szCs w:val="24"/>
              </w:rPr>
            </w:pPr>
            <w:r>
              <w:rPr>
                <w:rFonts w:ascii="仿宋" w:hAnsi="仿宋" w:eastAsia="仿宋"/>
                <w:color w:val="000000"/>
                <w:sz w:val="24"/>
              </w:rPr>
              <w:t>展开更多查询条件进行组合筛选</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机构管理用户进入机构客户列表后，系统默认展示辖内客户清单及查询条件。</w:t>
      </w:r>
    </w:p>
    <w:p>
      <w:pPr>
        <w:spacing w:line="360" w:lineRule="auto"/>
        <w:rPr>
          <w:rFonts w:ascii="仿宋" w:hAnsi="仿宋" w:eastAsia="仿宋"/>
          <w:sz w:val="24"/>
          <w:szCs w:val="24"/>
        </w:rPr>
      </w:pPr>
      <w:r>
        <w:rPr>
          <w:rFonts w:hint="eastAsia" w:ascii="仿宋" w:hAnsi="仿宋" w:eastAsia="仿宋"/>
          <w:sz w:val="24"/>
          <w:szCs w:val="24"/>
        </w:rPr>
        <w:t>2. 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用户输入筛选条件后点击“查询”，系统返回符合条件的客户结果列表。</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用户点击“重置”后，系统清空当前筛选条件并恢复默认值。</w:t>
      </w:r>
    </w:p>
    <w:p>
      <w:pPr>
        <w:spacing w:line="360" w:lineRule="auto"/>
        <w:ind w:firstLine="420"/>
        <w:rPr>
          <w:rFonts w:ascii="仿宋" w:hAnsi="仿宋" w:eastAsia="仿宋"/>
          <w:sz w:val="24"/>
          <w:szCs w:val="24"/>
        </w:rPr>
      </w:pPr>
      <w:r>
        <w:rPr>
          <w:rFonts w:hint="eastAsia" w:ascii="仿宋" w:hAnsi="仿宋" w:eastAsia="仿宋"/>
          <w:sz w:val="24"/>
          <w:szCs w:val="24"/>
        </w:rPr>
        <w:t>用户点击“高级查询”， 跳转至高级查询功能，</w:t>
      </w:r>
      <w:r>
        <w:rPr>
          <w:rFonts w:hint="eastAsia" w:ascii="仿宋" w:hAnsi="仿宋" w:eastAsia="仿宋"/>
          <w:i/>
          <w:iCs/>
          <w:sz w:val="24"/>
          <w:szCs w:val="24"/>
        </w:rPr>
        <w:t>详见：高级查询与策略章节</w:t>
      </w:r>
      <w:r>
        <w:rPr>
          <w:rFonts w:hint="eastAsia" w:ascii="仿宋" w:hAnsi="仿宋" w:eastAsia="仿宋"/>
          <w:sz w:val="24"/>
          <w:szCs w:val="24"/>
        </w:rPr>
        <w:t>。</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用户可在列表左上角统一操作按钮区操作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点击“客户分配”，从右侧抽屉式弹出客户分配界面，详见“机构客户-分配”章节。</w:t>
      </w:r>
    </w:p>
    <w:p>
      <w:pPr>
        <w:spacing w:line="360" w:lineRule="auto"/>
        <w:ind w:firstLine="420"/>
        <w:rPr>
          <w:rFonts w:ascii="仿宋" w:hAnsi="仿宋" w:eastAsia="仿宋"/>
          <w:sz w:val="24"/>
          <w:szCs w:val="24"/>
        </w:rPr>
      </w:pPr>
      <w:r>
        <w:rPr>
          <w:rFonts w:hint="eastAsia" w:ascii="仿宋" w:hAnsi="仿宋" w:eastAsia="仿宋"/>
          <w:sz w:val="24"/>
          <w:szCs w:val="24"/>
        </w:rPr>
        <w:t>点击“客户调配”，从右侧抽屉式弹出客户调配界面，详见“机构客户-调配”章节。</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用户发起“客户分配”、“客户调配”时，需先选择客户，若未选择客户需提示，提示文案：“您未选择客户，请先选择客户！”。当用户勾选部分客户执行批量类操作时，系统应仅对已勾选客户执行处理，并弹出二次确认框，提示文案为：“您将对已勾选的 {X} 位客户进行批量【客户</w:t>
      </w:r>
      <w:r>
        <w:rPr>
          <w:rFonts w:ascii="仿宋" w:hAnsi="仿宋" w:eastAsia="仿宋"/>
          <w:sz w:val="24"/>
          <w:szCs w:val="24"/>
        </w:rPr>
        <w:t>{</w:t>
      </w:r>
      <w:r>
        <w:rPr>
          <w:rFonts w:hint="eastAsia" w:ascii="仿宋" w:hAnsi="仿宋" w:eastAsia="仿宋"/>
          <w:sz w:val="24"/>
          <w:szCs w:val="24"/>
        </w:rPr>
        <w:t>分配｜调配</w:t>
      </w:r>
      <w:r>
        <w:rPr>
          <w:rFonts w:ascii="仿宋" w:hAnsi="仿宋" w:eastAsia="仿宋"/>
          <w:sz w:val="24"/>
          <w:szCs w:val="24"/>
        </w:rPr>
        <w:t>}</w:t>
      </w:r>
      <w:r>
        <w:rPr>
          <w:rFonts w:hint="eastAsia" w:ascii="仿宋" w:hAnsi="仿宋" w:eastAsia="仿宋"/>
          <w:sz w:val="24"/>
          <w:szCs w:val="24"/>
        </w:rPr>
        <w:t>】操作。请确认是否继续？”。</w:t>
      </w:r>
    </w:p>
    <w:p>
      <w:pPr>
        <w:spacing w:line="360" w:lineRule="auto"/>
        <w:rPr>
          <w:rFonts w:ascii="仿宋" w:hAnsi="仿宋" w:eastAsia="仿宋"/>
          <w:sz w:val="24"/>
          <w:szCs w:val="24"/>
        </w:rPr>
      </w:pPr>
      <w:r>
        <w:rPr>
          <w:rFonts w:hint="eastAsia" w:ascii="仿宋" w:hAnsi="仿宋" w:eastAsia="仿宋"/>
          <w:sz w:val="24"/>
          <w:szCs w:val="24"/>
        </w:rPr>
        <w:t>2. 归属机构支持按机构树多选，默认展示当前用户归属机构。</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 列表默认按客户等级序排序；支持活期余额、定期余额、理财余额、贷款余额升序/降序排序切换。</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查询展示需兼顾业务便捷性与数据安全，手机号、证件号等敏感字段展示时需脱敏。</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管理用户仅可查询机构辖下的客户。</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ind w:firstLine="420"/>
        <w:rPr>
          <w:rFonts w:ascii="仿宋" w:hAnsi="仿宋" w:eastAsia="仿宋"/>
          <w:sz w:val="24"/>
          <w:szCs w:val="24"/>
        </w:rPr>
      </w:pPr>
      <w:r>
        <w:rPr>
          <w:rFonts w:ascii="仿宋" w:hAnsi="仿宋" w:eastAsia="仿宋"/>
          <w:color w:val="000000"/>
          <w:sz w:val="24"/>
          <w:szCs w:val="24"/>
        </w:rPr>
        <w:t>系统输出辖内客户查询结果及可操作客户明细。</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0"/>
        <w:gridCol w:w="3275"/>
        <w:gridCol w:w="1321"/>
        <w:gridCol w:w="22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0"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3275"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321"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44"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0" w:type="dxa"/>
          </w:tcPr>
          <w:p>
            <w:pPr>
              <w:spacing w:line="360" w:lineRule="auto"/>
              <w:rPr>
                <w:rFonts w:ascii="仿宋" w:hAnsi="仿宋" w:eastAsia="仿宋"/>
                <w:color w:val="000000"/>
                <w:sz w:val="24"/>
              </w:rPr>
            </w:pPr>
            <w:r>
              <w:rPr>
                <w:rFonts w:hint="eastAsia" w:ascii="仿宋" w:hAnsi="仿宋" w:eastAsia="仿宋"/>
                <w:color w:val="000000"/>
                <w:sz w:val="24"/>
              </w:rPr>
              <w:t>复选框</w:t>
            </w:r>
          </w:p>
        </w:tc>
        <w:tc>
          <w:tcPr>
            <w:tcW w:w="3275" w:type="dxa"/>
          </w:tcPr>
          <w:p>
            <w:pPr>
              <w:spacing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，默认不勾选</w:t>
            </w:r>
          </w:p>
        </w:tc>
        <w:tc>
          <w:tcPr>
            <w:tcW w:w="1321" w:type="dxa"/>
          </w:tcPr>
          <w:p>
            <w:pPr>
              <w:spacing w:line="360" w:lineRule="auto"/>
              <w:rPr>
                <w:rFonts w:ascii="仿宋" w:hAnsi="仿宋" w:eastAsia="仿宋"/>
                <w:color w:val="000000"/>
                <w:sz w:val="24"/>
              </w:rPr>
            </w:pPr>
            <w:r>
              <w:rPr>
                <w:rFonts w:hint="eastAsia" w:ascii="仿宋" w:hAnsi="仿宋" w:eastAsia="仿宋"/>
                <w:color w:val="000000"/>
                <w:sz w:val="24"/>
              </w:rPr>
              <w:t>复选框</w:t>
            </w:r>
          </w:p>
        </w:tc>
        <w:tc>
          <w:tcPr>
            <w:tcW w:w="2244" w:type="dxa"/>
          </w:tcPr>
          <w:p>
            <w:pPr>
              <w:spacing w:line="360" w:lineRule="auto"/>
              <w:rPr>
                <w:rFonts w:ascii="仿宋" w:hAnsi="仿宋" w:eastAsia="仿宋"/>
                <w:color w:val="000000"/>
                <w:sz w:val="24"/>
              </w:rPr>
            </w:pPr>
            <w:r>
              <w:rPr>
                <w:rFonts w:hint="eastAsia" w:ascii="仿宋" w:hAnsi="仿宋" w:eastAsia="仿宋"/>
                <w:color w:val="000000"/>
                <w:sz w:val="24"/>
              </w:rPr>
              <w:t>支持单选和多选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0" w:type="dxa"/>
          </w:tcPr>
          <w:p>
            <w:pPr>
              <w:spacing w:line="360" w:lineRule="auto"/>
              <w:rPr>
                <w:rFonts w:ascii="仿宋" w:hAnsi="仿宋" w:eastAsia="仿宋"/>
                <w:sz w:val="24"/>
                <w:szCs w:val="24"/>
              </w:rPr>
            </w:pPr>
            <w:r>
              <w:rPr>
                <w:rFonts w:ascii="仿宋" w:hAnsi="仿宋" w:eastAsia="仿宋"/>
                <w:color w:val="000000"/>
                <w:sz w:val="24"/>
              </w:rPr>
              <w:t>核心客户号</w:t>
            </w:r>
          </w:p>
        </w:tc>
        <w:tc>
          <w:tcPr>
            <w:tcW w:w="3275" w:type="dxa"/>
          </w:tcPr>
          <w:p>
            <w:pPr>
              <w:spacing w:line="360" w:lineRule="auto"/>
              <w:rPr>
                <w:rFonts w:ascii="仿宋" w:hAnsi="仿宋" w:eastAsia="仿宋"/>
                <w:sz w:val="24"/>
                <w:szCs w:val="24"/>
              </w:rPr>
            </w:pPr>
            <w:r>
              <w:rPr>
                <w:rFonts w:ascii="仿宋" w:hAnsi="仿宋" w:eastAsia="仿宋"/>
                <w:color w:val="000000"/>
                <w:sz w:val="24"/>
              </w:rPr>
              <w:t>反显</w:t>
            </w:r>
          </w:p>
        </w:tc>
        <w:tc>
          <w:tcPr>
            <w:tcW w:w="1321" w:type="dxa"/>
          </w:tcPr>
          <w:p>
            <w:pPr>
              <w:spacing w:line="360" w:lineRule="auto"/>
              <w:rPr>
                <w:rFonts w:ascii="仿宋" w:hAnsi="仿宋" w:eastAsia="仿宋"/>
                <w:sz w:val="24"/>
                <w:szCs w:val="24"/>
              </w:rPr>
            </w:pPr>
            <w:r>
              <w:rPr>
                <w:rFonts w:ascii="仿宋" w:hAnsi="仿宋" w:eastAsia="仿宋"/>
                <w:color w:val="000000"/>
                <w:sz w:val="24"/>
              </w:rPr>
              <w:t>文本</w:t>
            </w:r>
          </w:p>
        </w:tc>
        <w:tc>
          <w:tcPr>
            <w:tcW w:w="2244" w:type="dxa"/>
          </w:tcPr>
          <w:p>
            <w:pPr>
              <w:spacing w:line="360" w:lineRule="auto"/>
              <w:rPr>
                <w:rFonts w:ascii="仿宋" w:hAnsi="仿宋" w:eastAsia="仿宋"/>
                <w:sz w:val="24"/>
                <w:szCs w:val="24"/>
              </w:rPr>
            </w:pPr>
            <w:r>
              <w:rPr>
                <w:rFonts w:ascii="仿宋" w:hAnsi="仿宋" w:eastAsia="仿宋"/>
                <w:color w:val="000000"/>
                <w:sz w:val="24"/>
              </w:rPr>
              <w:t>展示客户唯一识别编号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0" w:type="dxa"/>
          </w:tcPr>
          <w:p>
            <w:pPr>
              <w:spacing w:line="360" w:lineRule="auto"/>
              <w:rPr>
                <w:rFonts w:ascii="仿宋" w:hAnsi="仿宋" w:eastAsia="仿宋"/>
                <w:sz w:val="24"/>
                <w:szCs w:val="24"/>
              </w:rPr>
            </w:pPr>
            <w:r>
              <w:rPr>
                <w:rFonts w:ascii="仿宋" w:hAnsi="仿宋" w:eastAsia="仿宋"/>
                <w:color w:val="000000"/>
                <w:sz w:val="24"/>
              </w:rPr>
              <w:t>客户名称</w:t>
            </w:r>
          </w:p>
        </w:tc>
        <w:tc>
          <w:tcPr>
            <w:tcW w:w="3275" w:type="dxa"/>
          </w:tcPr>
          <w:p>
            <w:pPr>
              <w:spacing w:line="360" w:lineRule="auto"/>
              <w:rPr>
                <w:rFonts w:ascii="仿宋" w:hAnsi="仿宋" w:eastAsia="仿宋"/>
                <w:sz w:val="24"/>
                <w:szCs w:val="24"/>
              </w:rPr>
            </w:pPr>
            <w:r>
              <w:rPr>
                <w:rFonts w:ascii="仿宋" w:hAnsi="仿宋" w:eastAsia="仿宋"/>
                <w:color w:val="000000"/>
                <w:sz w:val="24"/>
              </w:rPr>
              <w:t>反显</w:t>
            </w:r>
          </w:p>
        </w:tc>
        <w:tc>
          <w:tcPr>
            <w:tcW w:w="1321" w:type="dxa"/>
          </w:tcPr>
          <w:p>
            <w:pPr>
              <w:spacing w:line="360" w:lineRule="auto"/>
              <w:rPr>
                <w:rFonts w:ascii="仿宋" w:hAnsi="仿宋" w:eastAsia="仿宋"/>
                <w:sz w:val="24"/>
                <w:szCs w:val="24"/>
              </w:rPr>
            </w:pPr>
            <w:r>
              <w:rPr>
                <w:rFonts w:ascii="仿宋" w:hAnsi="仿宋" w:eastAsia="仿宋"/>
                <w:color w:val="000000"/>
                <w:sz w:val="24"/>
              </w:rPr>
              <w:t>文本</w:t>
            </w:r>
          </w:p>
        </w:tc>
        <w:tc>
          <w:tcPr>
            <w:tcW w:w="2244" w:type="dxa"/>
          </w:tcPr>
          <w:p>
            <w:pPr>
              <w:spacing w:line="360" w:lineRule="auto"/>
              <w:rPr>
                <w:rFonts w:ascii="仿宋" w:hAnsi="仿宋" w:eastAsia="仿宋"/>
                <w:sz w:val="24"/>
                <w:szCs w:val="24"/>
              </w:rPr>
            </w:pPr>
            <w:r>
              <w:rPr>
                <w:rFonts w:ascii="仿宋" w:hAnsi="仿宋" w:eastAsia="仿宋"/>
                <w:color w:val="000000"/>
                <w:sz w:val="24"/>
              </w:rPr>
              <w:t>点击</w:t>
            </w:r>
            <w:r>
              <w:rPr>
                <w:rFonts w:hint="eastAsia" w:ascii="仿宋" w:hAnsi="仿宋" w:eastAsia="仿宋"/>
                <w:color w:val="000000"/>
                <w:sz w:val="24"/>
              </w:rPr>
              <w:t>客户姓名跳转至</w:t>
            </w:r>
            <w:r>
              <w:rPr>
                <w:rFonts w:ascii="仿宋" w:hAnsi="仿宋" w:eastAsia="仿宋"/>
                <w:color w:val="000000"/>
                <w:sz w:val="24"/>
              </w:rPr>
              <w:t>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0" w:type="dxa"/>
            <w:vAlign w:val="center"/>
          </w:tcPr>
          <w:p>
            <w:pPr>
              <w:spacing w:line="360" w:lineRule="auto"/>
              <w:rPr>
                <w:rFonts w:ascii="仿宋" w:hAnsi="仿宋" w:eastAsia="仿宋"/>
                <w:sz w:val="24"/>
                <w:szCs w:val="24"/>
              </w:rPr>
            </w:pPr>
            <w:r>
              <w:rPr>
                <w:rFonts w:hint="eastAsia" w:ascii="仿宋" w:hAnsi="仿宋" w:eastAsia="仿宋"/>
                <w:sz w:val="24"/>
                <w:szCs w:val="24"/>
              </w:rPr>
              <w:t>客户等级</w:t>
            </w:r>
          </w:p>
        </w:tc>
        <w:tc>
          <w:tcPr>
            <w:tcW w:w="3275" w:type="dxa"/>
            <w:vAlign w:val="center"/>
          </w:tcPr>
          <w:p>
            <w:pPr>
              <w:spacing w:line="360" w:lineRule="auto"/>
              <w:rPr>
                <w:rFonts w:ascii="仿宋" w:hAnsi="仿宋" w:eastAsia="仿宋"/>
                <w:sz w:val="24"/>
                <w:szCs w:val="24"/>
              </w:rPr>
            </w:pPr>
            <w:r>
              <w:rPr>
                <w:rFonts w:ascii="仿宋" w:hAnsi="仿宋" w:eastAsia="仿宋"/>
                <w:color w:val="000000"/>
                <w:sz w:val="24"/>
              </w:rPr>
              <w:t>反显</w:t>
            </w:r>
          </w:p>
        </w:tc>
        <w:tc>
          <w:tcPr>
            <w:tcW w:w="1321" w:type="dxa"/>
            <w:vAlign w:val="center"/>
          </w:tcPr>
          <w:p>
            <w:pPr>
              <w:spacing w:line="360" w:lineRule="auto"/>
              <w:rPr>
                <w:rFonts w:ascii="仿宋" w:hAnsi="仿宋" w:eastAsia="仿宋"/>
                <w:sz w:val="24"/>
                <w:szCs w:val="24"/>
              </w:rPr>
            </w:pPr>
            <w:r>
              <w:rPr>
                <w:rFonts w:ascii="仿宋" w:hAnsi="仿宋" w:eastAsia="仿宋"/>
                <w:color w:val="000000"/>
                <w:sz w:val="24"/>
              </w:rPr>
              <w:t>文本</w:t>
            </w:r>
          </w:p>
        </w:tc>
        <w:tc>
          <w:tcPr>
            <w:tcW w:w="2244" w:type="dxa"/>
            <w:vAlign w:val="center"/>
          </w:tcPr>
          <w:p>
            <w:pPr>
              <w:spacing w:line="360" w:lineRule="auto"/>
              <w:rPr>
                <w:rFonts w:ascii="仿宋" w:hAnsi="仿宋" w:eastAsia="仿宋"/>
                <w:sz w:val="24"/>
                <w:szCs w:val="24"/>
              </w:rPr>
            </w:pPr>
            <w:r>
              <w:rPr>
                <w:rFonts w:hint="eastAsia" w:ascii="仿宋" w:hAnsi="仿宋" w:eastAsia="仿宋"/>
                <w:sz w:val="24"/>
                <w:szCs w:val="24"/>
              </w:rPr>
              <w:t>客户等级枚举：睡眠户、</w:t>
            </w:r>
            <w:ins w:id="356" w:author="wanao" w:date="2026-07-08T10:32:56Z">
              <w:r>
                <w:rPr>
                  <w:rFonts w:hint="eastAsia" w:ascii="仿宋" w:hAnsi="仿宋" w:eastAsia="仿宋"/>
                  <w:sz w:val="24"/>
                  <w:szCs w:val="24"/>
                  <w:lang w:val="en-US" w:eastAsia="zh-CN"/>
                </w:rPr>
                <w:t>大众、潜力、优质、财富1、财富2、贵宾、私行</w:t>
              </w:r>
            </w:ins>
            <w:del w:id="357" w:author="wanao" w:date="2026-07-08T10:32:56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0" w:type="dxa"/>
          </w:tcPr>
          <w:p>
            <w:pPr>
              <w:spacing w:line="360" w:lineRule="auto"/>
              <w:rPr>
                <w:rFonts w:ascii="仿宋" w:hAnsi="仿宋" w:eastAsia="仿宋"/>
                <w:sz w:val="24"/>
                <w:szCs w:val="24"/>
              </w:rPr>
            </w:pPr>
            <w:r>
              <w:rPr>
                <w:rFonts w:ascii="仿宋" w:hAnsi="仿宋" w:eastAsia="仿宋"/>
                <w:color w:val="000000"/>
                <w:sz w:val="24"/>
              </w:rPr>
              <w:t>联系电话</w:t>
            </w:r>
          </w:p>
        </w:tc>
        <w:tc>
          <w:tcPr>
            <w:tcW w:w="3275" w:type="dxa"/>
          </w:tcPr>
          <w:p>
            <w:pPr>
              <w:spacing w:line="360" w:lineRule="auto"/>
              <w:rPr>
                <w:rFonts w:ascii="仿宋" w:hAnsi="仿宋" w:eastAsia="仿宋"/>
                <w:sz w:val="24"/>
                <w:szCs w:val="24"/>
              </w:rPr>
            </w:pPr>
            <w:r>
              <w:rPr>
                <w:rFonts w:ascii="仿宋" w:hAnsi="仿宋" w:eastAsia="仿宋"/>
                <w:color w:val="000000"/>
                <w:sz w:val="24"/>
              </w:rPr>
              <w:t>脱敏显示，保留前3位和后4位，中间4位掩码，如 138****1234</w:t>
            </w:r>
          </w:p>
        </w:tc>
        <w:tc>
          <w:tcPr>
            <w:tcW w:w="1321" w:type="dxa"/>
          </w:tcPr>
          <w:p>
            <w:pPr>
              <w:spacing w:line="360" w:lineRule="auto"/>
              <w:rPr>
                <w:rFonts w:ascii="仿宋" w:hAnsi="仿宋" w:eastAsia="仿宋"/>
                <w:sz w:val="24"/>
                <w:szCs w:val="24"/>
              </w:rPr>
            </w:pPr>
            <w:r>
              <w:rPr>
                <w:rFonts w:ascii="仿宋" w:hAnsi="仿宋" w:eastAsia="仿宋"/>
                <w:color w:val="000000"/>
                <w:sz w:val="24"/>
              </w:rPr>
              <w:t>文本</w:t>
            </w:r>
          </w:p>
        </w:tc>
        <w:tc>
          <w:tcPr>
            <w:tcW w:w="2244" w:type="dxa"/>
          </w:tcPr>
          <w:p>
            <w:pPr>
              <w:spacing w:line="360" w:lineRule="auto"/>
              <w:rPr>
                <w:rFonts w:ascii="仿宋" w:hAnsi="仿宋" w:eastAsia="仿宋"/>
                <w:sz w:val="24"/>
                <w:szCs w:val="24"/>
              </w:rPr>
            </w:pPr>
            <w:r>
              <w:rPr>
                <w:rFonts w:ascii="仿宋" w:hAnsi="仿宋" w:eastAsia="仿宋"/>
                <w:color w:val="000000"/>
                <w:sz w:val="24"/>
              </w:rPr>
              <w:t>按数据安全要求脱敏展示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0" w:type="dxa"/>
          </w:tcPr>
          <w:p>
            <w:pPr>
              <w:spacing w:line="360" w:lineRule="auto"/>
              <w:rPr>
                <w:rFonts w:ascii="仿宋" w:hAnsi="仿宋" w:eastAsia="仿宋"/>
                <w:sz w:val="24"/>
                <w:szCs w:val="24"/>
              </w:rPr>
            </w:pPr>
            <w:r>
              <w:rPr>
                <w:rFonts w:hint="eastAsia" w:ascii="仿宋" w:hAnsi="仿宋" w:eastAsia="仿宋"/>
                <w:sz w:val="24"/>
                <w:szCs w:val="24"/>
              </w:rPr>
              <w:t>活期余额</w:t>
            </w:r>
          </w:p>
        </w:tc>
        <w:tc>
          <w:tcPr>
            <w:tcW w:w="3275" w:type="dxa"/>
          </w:tcPr>
          <w:p>
            <w:pPr>
              <w:spacing w:line="360" w:lineRule="auto"/>
              <w:rPr>
                <w:rFonts w:ascii="仿宋" w:hAnsi="仿宋" w:eastAsia="仿宋"/>
                <w:sz w:val="24"/>
                <w:szCs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1321" w:type="dxa"/>
          </w:tcPr>
          <w:p>
            <w:pPr>
              <w:spacing w:line="360" w:lineRule="auto"/>
              <w:rPr>
                <w:rFonts w:ascii="仿宋" w:hAnsi="仿宋" w:eastAsia="仿宋"/>
                <w:sz w:val="24"/>
                <w:szCs w:val="24"/>
              </w:rPr>
            </w:pPr>
            <w:r>
              <w:rPr>
                <w:rFonts w:ascii="仿宋" w:hAnsi="仿宋" w:eastAsia="仿宋"/>
                <w:color w:val="000000"/>
                <w:sz w:val="24"/>
              </w:rPr>
              <w:t>金额</w:t>
            </w:r>
          </w:p>
        </w:tc>
        <w:tc>
          <w:tcPr>
            <w:tcW w:w="2244" w:type="dxa"/>
          </w:tcPr>
          <w:p>
            <w:pPr>
              <w:spacing w:line="360" w:lineRule="auto"/>
              <w:rPr>
                <w:rFonts w:ascii="仿宋" w:hAnsi="仿宋" w:eastAsia="仿宋"/>
                <w:sz w:val="24"/>
                <w:szCs w:val="24"/>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0" w:type="dxa"/>
          </w:tcPr>
          <w:p>
            <w:pPr>
              <w:spacing w:line="360" w:lineRule="auto"/>
              <w:rPr>
                <w:rFonts w:ascii="仿宋" w:hAnsi="仿宋" w:eastAsia="仿宋"/>
                <w:sz w:val="24"/>
                <w:szCs w:val="24"/>
              </w:rPr>
            </w:pPr>
            <w:r>
              <w:rPr>
                <w:rFonts w:hint="eastAsia" w:ascii="仿宋" w:hAnsi="仿宋" w:eastAsia="仿宋"/>
                <w:color w:val="000000"/>
                <w:sz w:val="24"/>
              </w:rPr>
              <w:t>定期</w:t>
            </w:r>
            <w:r>
              <w:rPr>
                <w:rFonts w:ascii="仿宋" w:hAnsi="仿宋" w:eastAsia="仿宋"/>
                <w:color w:val="000000"/>
                <w:sz w:val="24"/>
              </w:rPr>
              <w:t>余额</w:t>
            </w:r>
          </w:p>
        </w:tc>
        <w:tc>
          <w:tcPr>
            <w:tcW w:w="3275" w:type="dxa"/>
          </w:tcPr>
          <w:p>
            <w:pPr>
              <w:spacing w:line="360" w:lineRule="auto"/>
              <w:rPr>
                <w:rFonts w:ascii="仿宋" w:hAnsi="仿宋" w:eastAsia="仿宋"/>
                <w:sz w:val="24"/>
                <w:szCs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1321" w:type="dxa"/>
          </w:tcPr>
          <w:p>
            <w:pPr>
              <w:spacing w:line="360" w:lineRule="auto"/>
              <w:rPr>
                <w:rFonts w:ascii="仿宋" w:hAnsi="仿宋" w:eastAsia="仿宋"/>
                <w:sz w:val="24"/>
                <w:szCs w:val="24"/>
              </w:rPr>
            </w:pPr>
            <w:r>
              <w:rPr>
                <w:rFonts w:ascii="仿宋" w:hAnsi="仿宋" w:eastAsia="仿宋"/>
                <w:color w:val="000000"/>
                <w:sz w:val="24"/>
              </w:rPr>
              <w:t>金额</w:t>
            </w:r>
          </w:p>
        </w:tc>
        <w:tc>
          <w:tcPr>
            <w:tcW w:w="2244" w:type="dxa"/>
          </w:tcPr>
          <w:p>
            <w:pPr>
              <w:spacing w:line="360" w:lineRule="auto"/>
              <w:rPr>
                <w:rFonts w:ascii="仿宋" w:hAnsi="仿宋" w:eastAsia="仿宋"/>
                <w:sz w:val="24"/>
                <w:szCs w:val="24"/>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0" w:type="dxa"/>
            <w:vAlign w:val="center"/>
          </w:tcPr>
          <w:p>
            <w:pPr>
              <w:spacing w:line="360" w:lineRule="auto"/>
              <w:rPr>
                <w:rFonts w:ascii="仿宋" w:hAnsi="仿宋" w:eastAsia="仿宋"/>
                <w:sz w:val="24"/>
                <w:szCs w:val="24"/>
              </w:rPr>
            </w:pPr>
            <w:r>
              <w:rPr>
                <w:rFonts w:hint="eastAsia" w:ascii="仿宋" w:hAnsi="仿宋" w:eastAsia="仿宋"/>
                <w:sz w:val="24"/>
                <w:szCs w:val="24"/>
              </w:rPr>
              <w:t>理财余额</w:t>
            </w:r>
          </w:p>
        </w:tc>
        <w:tc>
          <w:tcPr>
            <w:tcW w:w="3275" w:type="dxa"/>
          </w:tcPr>
          <w:p>
            <w:pPr>
              <w:spacing w:line="360" w:lineRule="auto"/>
              <w:rPr>
                <w:rFonts w:ascii="仿宋" w:hAnsi="仿宋" w:eastAsia="仿宋"/>
                <w:sz w:val="24"/>
                <w:szCs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1321" w:type="dxa"/>
          </w:tcPr>
          <w:p>
            <w:pPr>
              <w:spacing w:line="360" w:lineRule="auto"/>
              <w:rPr>
                <w:rFonts w:ascii="仿宋" w:hAnsi="仿宋" w:eastAsia="仿宋"/>
                <w:sz w:val="24"/>
                <w:szCs w:val="24"/>
              </w:rPr>
            </w:pPr>
            <w:r>
              <w:rPr>
                <w:rFonts w:ascii="仿宋" w:hAnsi="仿宋" w:eastAsia="仿宋"/>
                <w:color w:val="000000"/>
                <w:sz w:val="24"/>
              </w:rPr>
              <w:t>金额</w:t>
            </w:r>
          </w:p>
        </w:tc>
        <w:tc>
          <w:tcPr>
            <w:tcW w:w="2244" w:type="dxa"/>
          </w:tcPr>
          <w:p>
            <w:pPr>
              <w:spacing w:line="360" w:lineRule="auto"/>
              <w:rPr>
                <w:rFonts w:ascii="仿宋" w:hAnsi="仿宋" w:eastAsia="仿宋"/>
                <w:sz w:val="24"/>
                <w:szCs w:val="24"/>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0" w:type="dxa"/>
          </w:tcPr>
          <w:p>
            <w:pPr>
              <w:spacing w:line="360" w:lineRule="auto"/>
              <w:rPr>
                <w:rFonts w:ascii="仿宋" w:hAnsi="仿宋" w:eastAsia="仿宋"/>
                <w:sz w:val="24"/>
                <w:szCs w:val="24"/>
              </w:rPr>
            </w:pPr>
            <w:r>
              <w:rPr>
                <w:rFonts w:ascii="仿宋" w:hAnsi="仿宋" w:eastAsia="仿宋"/>
                <w:color w:val="000000"/>
                <w:sz w:val="24"/>
              </w:rPr>
              <w:t>贷款余额</w:t>
            </w:r>
          </w:p>
        </w:tc>
        <w:tc>
          <w:tcPr>
            <w:tcW w:w="3275" w:type="dxa"/>
          </w:tcPr>
          <w:p>
            <w:pPr>
              <w:spacing w:line="360" w:lineRule="auto"/>
              <w:rPr>
                <w:rFonts w:ascii="仿宋" w:hAnsi="仿宋" w:eastAsia="仿宋"/>
                <w:sz w:val="24"/>
                <w:szCs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1321" w:type="dxa"/>
          </w:tcPr>
          <w:p>
            <w:pPr>
              <w:spacing w:line="360" w:lineRule="auto"/>
              <w:rPr>
                <w:rFonts w:ascii="仿宋" w:hAnsi="仿宋" w:eastAsia="仿宋"/>
                <w:sz w:val="24"/>
                <w:szCs w:val="24"/>
              </w:rPr>
            </w:pPr>
            <w:r>
              <w:rPr>
                <w:rFonts w:ascii="仿宋" w:hAnsi="仿宋" w:eastAsia="仿宋"/>
                <w:color w:val="000000"/>
                <w:sz w:val="24"/>
              </w:rPr>
              <w:t>金额</w:t>
            </w:r>
          </w:p>
        </w:tc>
        <w:tc>
          <w:tcPr>
            <w:tcW w:w="2244" w:type="dxa"/>
          </w:tcPr>
          <w:p>
            <w:pPr>
              <w:spacing w:line="360" w:lineRule="auto"/>
              <w:rPr>
                <w:rFonts w:ascii="仿宋" w:hAnsi="仿宋" w:eastAsia="仿宋"/>
                <w:sz w:val="24"/>
                <w:szCs w:val="24"/>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0" w:type="dxa"/>
            <w:vAlign w:val="center"/>
          </w:tcPr>
          <w:p>
            <w:pPr>
              <w:spacing w:line="360" w:lineRule="auto"/>
              <w:rPr>
                <w:rFonts w:ascii="仿宋" w:hAnsi="仿宋" w:eastAsia="仿宋"/>
                <w:sz w:val="24"/>
                <w:szCs w:val="24"/>
              </w:rPr>
            </w:pPr>
            <w:r>
              <w:rPr>
                <w:rFonts w:hint="eastAsia" w:ascii="仿宋" w:hAnsi="仿宋" w:eastAsia="仿宋"/>
                <w:sz w:val="24"/>
                <w:szCs w:val="24"/>
              </w:rPr>
              <w:t>归属机构</w:t>
            </w:r>
          </w:p>
        </w:tc>
        <w:tc>
          <w:tcPr>
            <w:tcW w:w="3275" w:type="dxa"/>
            <w:vAlign w:val="center"/>
          </w:tcPr>
          <w:p>
            <w:pPr>
              <w:spacing w:line="360" w:lineRule="auto"/>
              <w:rPr>
                <w:rFonts w:ascii="仿宋" w:hAnsi="仿宋" w:eastAsia="仿宋"/>
                <w:sz w:val="24"/>
                <w:szCs w:val="24"/>
              </w:rPr>
            </w:pPr>
            <w:r>
              <w:rPr>
                <w:rFonts w:ascii="仿宋" w:hAnsi="仿宋" w:eastAsia="仿宋"/>
                <w:color w:val="000000"/>
                <w:sz w:val="24"/>
              </w:rPr>
              <w:t>反显</w:t>
            </w:r>
            <w:r>
              <w:rPr>
                <w:rFonts w:hint="eastAsia" w:ascii="仿宋" w:hAnsi="仿宋" w:eastAsia="仿宋"/>
                <w:color w:val="000000"/>
                <w:sz w:val="24"/>
              </w:rPr>
              <w:t>、格式：机构号+机构名称</w:t>
            </w:r>
          </w:p>
        </w:tc>
        <w:tc>
          <w:tcPr>
            <w:tcW w:w="1321" w:type="dxa"/>
            <w:vAlign w:val="center"/>
          </w:tcPr>
          <w:p>
            <w:pPr>
              <w:spacing w:line="360" w:lineRule="auto"/>
              <w:rPr>
                <w:rFonts w:ascii="仿宋" w:hAnsi="仿宋" w:eastAsia="仿宋"/>
                <w:sz w:val="24"/>
                <w:szCs w:val="24"/>
              </w:rPr>
            </w:pPr>
            <w:r>
              <w:rPr>
                <w:rFonts w:ascii="仿宋" w:hAnsi="仿宋" w:eastAsia="仿宋"/>
                <w:color w:val="000000"/>
                <w:sz w:val="24"/>
              </w:rPr>
              <w:t>文本</w:t>
            </w:r>
          </w:p>
        </w:tc>
        <w:tc>
          <w:tcPr>
            <w:tcW w:w="2244" w:type="dxa"/>
            <w:vAlign w:val="center"/>
          </w:tcPr>
          <w:p>
            <w:pPr>
              <w:spacing w:line="360" w:lineRule="auto"/>
              <w:rPr>
                <w:rFonts w:ascii="仿宋" w:hAnsi="仿宋"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0" w:type="dxa"/>
            <w:vAlign w:val="center"/>
          </w:tcPr>
          <w:p>
            <w:pPr>
              <w:spacing w:line="360" w:lineRule="auto"/>
              <w:rPr>
                <w:rFonts w:ascii="仿宋" w:hAnsi="仿宋" w:eastAsia="仿宋"/>
                <w:sz w:val="24"/>
                <w:szCs w:val="24"/>
              </w:rPr>
            </w:pPr>
            <w:r>
              <w:rPr>
                <w:rFonts w:hint="eastAsia" w:ascii="仿宋" w:hAnsi="仿宋" w:eastAsia="仿宋"/>
                <w:sz w:val="24"/>
                <w:szCs w:val="24"/>
              </w:rPr>
              <w:t>管户经理</w:t>
            </w:r>
          </w:p>
        </w:tc>
        <w:tc>
          <w:tcPr>
            <w:tcW w:w="3275" w:type="dxa"/>
            <w:vAlign w:val="center"/>
          </w:tcPr>
          <w:p>
            <w:pPr>
              <w:spacing w:line="360" w:lineRule="auto"/>
              <w:rPr>
                <w:rFonts w:ascii="仿宋" w:hAnsi="仿宋" w:eastAsia="仿宋"/>
                <w:sz w:val="24"/>
                <w:szCs w:val="24"/>
              </w:rPr>
            </w:pPr>
            <w:r>
              <w:rPr>
                <w:rFonts w:ascii="仿宋" w:hAnsi="仿宋" w:eastAsia="仿宋"/>
                <w:color w:val="000000"/>
                <w:sz w:val="24"/>
              </w:rPr>
              <w:t>反显</w:t>
            </w:r>
            <w:r>
              <w:rPr>
                <w:rFonts w:hint="eastAsia" w:ascii="仿宋" w:hAnsi="仿宋" w:eastAsia="仿宋"/>
                <w:color w:val="000000"/>
                <w:sz w:val="24"/>
              </w:rPr>
              <w:t>、格式：工号+姓名</w:t>
            </w:r>
          </w:p>
        </w:tc>
        <w:tc>
          <w:tcPr>
            <w:tcW w:w="1321" w:type="dxa"/>
            <w:vAlign w:val="center"/>
          </w:tcPr>
          <w:p>
            <w:pPr>
              <w:spacing w:line="360" w:lineRule="auto"/>
              <w:rPr>
                <w:rFonts w:ascii="仿宋" w:hAnsi="仿宋" w:eastAsia="仿宋"/>
                <w:sz w:val="24"/>
                <w:szCs w:val="24"/>
              </w:rPr>
            </w:pPr>
            <w:r>
              <w:rPr>
                <w:rFonts w:ascii="仿宋" w:hAnsi="仿宋" w:eastAsia="仿宋"/>
                <w:color w:val="000000"/>
                <w:sz w:val="24"/>
              </w:rPr>
              <w:t>文本</w:t>
            </w:r>
          </w:p>
        </w:tc>
        <w:tc>
          <w:tcPr>
            <w:tcW w:w="2244" w:type="dxa"/>
            <w:vAlign w:val="center"/>
          </w:tcPr>
          <w:p>
            <w:pPr>
              <w:spacing w:line="360" w:lineRule="auto"/>
              <w:rPr>
                <w:rFonts w:ascii="仿宋" w:hAnsi="仿宋" w:eastAsia="仿宋"/>
                <w:sz w:val="24"/>
                <w:szCs w:val="24"/>
              </w:rPr>
            </w:pPr>
          </w:p>
        </w:tc>
      </w:tr>
    </w:tbl>
    <w:p>
      <w:pPr>
        <w:spacing w:line="360" w:lineRule="auto"/>
        <w:rPr>
          <w:rFonts w:ascii="仿宋" w:hAnsi="仿宋" w:eastAsia="仿宋"/>
          <w:sz w:val="24"/>
          <w:szCs w:val="24"/>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机构客户-分配</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ind w:firstLine="420"/>
        <w:rPr>
          <w:rFonts w:ascii="仿宋" w:hAnsi="仿宋" w:eastAsia="仿宋"/>
          <w:sz w:val="32"/>
          <w:szCs w:val="32"/>
        </w:rPr>
      </w:pPr>
      <w:r>
        <w:rPr>
          <w:rFonts w:ascii="仿宋" w:hAnsi="仿宋" w:eastAsia="仿宋"/>
          <w:color w:val="000000"/>
          <w:sz w:val="24"/>
          <w:szCs w:val="24"/>
        </w:rPr>
        <w:t>支持管理</w:t>
      </w:r>
      <w:r>
        <w:rPr>
          <w:rFonts w:hint="eastAsia" w:ascii="仿宋" w:hAnsi="仿宋" w:eastAsia="仿宋"/>
          <w:color w:val="000000"/>
          <w:sz w:val="24"/>
          <w:szCs w:val="24"/>
        </w:rPr>
        <w:t>用户</w:t>
      </w:r>
      <w:r>
        <w:rPr>
          <w:rFonts w:ascii="仿宋" w:hAnsi="仿宋" w:eastAsia="仿宋"/>
          <w:color w:val="000000"/>
          <w:sz w:val="24"/>
          <w:szCs w:val="24"/>
        </w:rPr>
        <w:t>将</w:t>
      </w:r>
      <w:r>
        <w:rPr>
          <w:rFonts w:hint="eastAsia" w:ascii="仿宋" w:hAnsi="仿宋" w:eastAsia="仿宋"/>
          <w:color w:val="000000"/>
          <w:sz w:val="24"/>
          <w:szCs w:val="24"/>
        </w:rPr>
        <w:t>机构辖下的</w:t>
      </w:r>
      <w:r>
        <w:rPr>
          <w:rFonts w:ascii="仿宋" w:hAnsi="仿宋" w:eastAsia="仿宋"/>
          <w:color w:val="000000"/>
          <w:sz w:val="24"/>
          <w:szCs w:val="24"/>
        </w:rPr>
        <w:t>未分配客户分配给机构辖下</w:t>
      </w:r>
      <w:r>
        <w:rPr>
          <w:rFonts w:hint="eastAsia" w:ascii="仿宋" w:hAnsi="仿宋" w:eastAsia="仿宋"/>
          <w:color w:val="000000"/>
          <w:sz w:val="24"/>
          <w:szCs w:val="24"/>
        </w:rPr>
        <w:t>理财经理或客户经理等</w:t>
      </w:r>
      <w:r>
        <w:rPr>
          <w:rFonts w:ascii="仿宋" w:hAnsi="仿宋" w:eastAsia="仿宋"/>
          <w:color w:val="000000"/>
          <w:sz w:val="24"/>
          <w:szCs w:val="24"/>
        </w:rPr>
        <w:t>人员，提升客户归属建立和客户经营承接效率</w:t>
      </w:r>
      <w:r>
        <w:rPr>
          <w:rFonts w:hint="eastAsia" w:ascii="仿宋" w:hAnsi="仿宋" w:eastAsia="仿宋"/>
          <w:color w:val="000000"/>
          <w:sz w:val="24"/>
          <w:szCs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ind w:firstLine="420"/>
        <w:rPr>
          <w:rFonts w:ascii="仿宋" w:hAnsi="仿宋" w:eastAsia="仿宋"/>
          <w:sz w:val="24"/>
          <w:szCs w:val="24"/>
        </w:rPr>
      </w:pPr>
      <w:r>
        <w:rPr>
          <w:rFonts w:ascii="仿宋" w:hAnsi="仿宋" w:eastAsia="仿宋"/>
          <w:color w:val="000000"/>
          <w:sz w:val="24"/>
          <w:szCs w:val="24"/>
        </w:rPr>
        <w:t>支持按客户经理名称或工号检索目标客户经理，并选择后完成客户分配。</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1537"/>
        <w:gridCol w:w="2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63"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537"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998"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归属机构</w:t>
            </w:r>
          </w:p>
        </w:tc>
        <w:tc>
          <w:tcPr>
            <w:tcW w:w="2263"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支持机构树选择，支持多选</w:t>
            </w:r>
            <w:r>
              <w:rPr>
                <w:rFonts w:hint="eastAsia" w:ascii="仿宋" w:hAnsi="仿宋" w:eastAsia="仿宋"/>
                <w:color w:val="000000"/>
                <w:sz w:val="24"/>
                <w:szCs w:val="24"/>
              </w:rPr>
              <w:t>，默认：当前用户归属机构</w:t>
            </w:r>
          </w:p>
        </w:tc>
        <w:tc>
          <w:tcPr>
            <w:tcW w:w="1537" w:type="dxa"/>
            <w:vAlign w:val="center"/>
          </w:tcPr>
          <w:p>
            <w:pPr>
              <w:spacing w:line="360" w:lineRule="auto"/>
              <w:rPr>
                <w:rFonts w:ascii="仿宋" w:hAnsi="仿宋" w:eastAsia="仿宋"/>
                <w:color w:val="000000"/>
                <w:sz w:val="24"/>
                <w:szCs w:val="24"/>
              </w:rPr>
            </w:pPr>
            <w:r>
              <w:rPr>
                <w:rFonts w:hint="eastAsia" w:ascii="仿宋" w:hAnsi="仿宋" w:eastAsia="仿宋"/>
                <w:sz w:val="24"/>
                <w:szCs w:val="24"/>
              </w:rPr>
              <w:t>机构树</w:t>
            </w:r>
          </w:p>
        </w:tc>
        <w:tc>
          <w:tcPr>
            <w:tcW w:w="2998"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支持</w:t>
            </w:r>
            <w:r>
              <w:rPr>
                <w:rFonts w:hint="eastAsia" w:ascii="仿宋" w:hAnsi="仿宋" w:eastAsia="仿宋"/>
                <w:color w:val="000000"/>
                <w:sz w:val="24"/>
                <w:szCs w:val="24"/>
              </w:rPr>
              <w:t>分行、网点</w:t>
            </w:r>
            <w:r>
              <w:rPr>
                <w:rFonts w:ascii="仿宋" w:hAnsi="仿宋" w:eastAsia="仿宋"/>
                <w:color w:val="000000"/>
                <w:sz w:val="24"/>
                <w:szCs w:val="24"/>
              </w:rPr>
              <w:t>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客户经理</w:t>
            </w:r>
          </w:p>
        </w:tc>
        <w:tc>
          <w:tcPr>
            <w:tcW w:w="2263"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非必输</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998"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支持按</w:t>
            </w:r>
            <w:r>
              <w:rPr>
                <w:rFonts w:ascii="仿宋" w:hAnsi="仿宋" w:eastAsia="仿宋"/>
                <w:color w:val="000000"/>
                <w:sz w:val="24"/>
                <w:szCs w:val="24"/>
              </w:rPr>
              <w:t>客户经理工号精确查询、客户经理名称模糊查询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查询</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按条件查询</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查询可分配客户经理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重置</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清空筛选条件</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恢复默认查询条件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确定</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提交分配</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保存分配结果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取消</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取消分配</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关闭当前</w:t>
            </w:r>
            <w:r>
              <w:rPr>
                <w:rFonts w:hint="eastAsia" w:ascii="仿宋" w:hAnsi="仿宋" w:eastAsia="仿宋"/>
                <w:color w:val="000000"/>
                <w:sz w:val="24"/>
                <w:szCs w:val="24"/>
              </w:rPr>
              <w:t>页面</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用户在机构客户列表中勾选目标客户后，点击“客户分配”，从右侧抽屉式弹出分配界面。</w:t>
      </w:r>
    </w:p>
    <w:p>
      <w:pPr>
        <w:spacing w:line="360" w:lineRule="auto"/>
        <w:rPr>
          <w:rFonts w:ascii="仿宋" w:hAnsi="仿宋" w:eastAsia="仿宋"/>
          <w:sz w:val="24"/>
          <w:szCs w:val="24"/>
        </w:rPr>
      </w:pPr>
      <w:r>
        <w:rPr>
          <w:rFonts w:hint="eastAsia" w:ascii="仿宋" w:hAnsi="仿宋" w:eastAsia="仿宋"/>
          <w:sz w:val="24"/>
          <w:szCs w:val="24"/>
        </w:rPr>
        <w:t>2. 用户查询并选择目标客户经理后，点击“确定”提交客户分配并提示，提示文案：“您已成功将</w:t>
      </w:r>
      <w:r>
        <w:rPr>
          <w:rFonts w:ascii="仿宋" w:hAnsi="仿宋" w:eastAsia="仿宋"/>
          <w:sz w:val="24"/>
          <w:szCs w:val="24"/>
        </w:rPr>
        <w:t>{</w:t>
      </w:r>
      <w:r>
        <w:rPr>
          <w:rFonts w:hint="eastAsia" w:ascii="仿宋" w:hAnsi="仿宋" w:eastAsia="仿宋"/>
          <w:sz w:val="24"/>
          <w:szCs w:val="24"/>
        </w:rPr>
        <w:t>X</w:t>
      </w:r>
      <w:r>
        <w:rPr>
          <w:rFonts w:ascii="仿宋" w:hAnsi="仿宋" w:eastAsia="仿宋"/>
          <w:sz w:val="24"/>
          <w:szCs w:val="24"/>
        </w:rPr>
        <w:t>}</w:t>
      </w:r>
      <w:r>
        <w:rPr>
          <w:rFonts w:hint="eastAsia" w:ascii="仿宋" w:hAnsi="仿宋" w:eastAsia="仿宋"/>
          <w:sz w:val="24"/>
          <w:szCs w:val="24"/>
        </w:rPr>
        <w:t>户客户，分配个XXX客户经理！”。</w:t>
      </w:r>
    </w:p>
    <w:p>
      <w:pPr>
        <w:spacing w:line="360" w:lineRule="auto"/>
        <w:rPr>
          <w:rFonts w:ascii="仿宋" w:hAnsi="仿宋" w:eastAsia="仿宋"/>
          <w:sz w:val="24"/>
          <w:szCs w:val="24"/>
        </w:rPr>
      </w:pPr>
      <w:r>
        <w:rPr>
          <w:rFonts w:hint="eastAsia" w:ascii="仿宋" w:hAnsi="仿宋" w:eastAsia="仿宋"/>
          <w:sz w:val="24"/>
          <w:szCs w:val="24"/>
        </w:rPr>
        <w:t>3. 系统完成分配处理后，返回机构客户列表。</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管理用户只能分配目前无管户的客户，即机构辖下的未分配客。</w:t>
      </w:r>
    </w:p>
    <w:p>
      <w:pPr>
        <w:spacing w:line="360" w:lineRule="auto"/>
        <w:rPr>
          <w:rFonts w:ascii="仿宋" w:hAnsi="仿宋" w:eastAsia="仿宋"/>
          <w:sz w:val="24"/>
          <w:szCs w:val="24"/>
        </w:rPr>
      </w:pPr>
      <w:r>
        <w:rPr>
          <w:rFonts w:hint="eastAsia" w:ascii="仿宋" w:hAnsi="仿宋" w:eastAsia="仿宋"/>
          <w:sz w:val="24"/>
          <w:szCs w:val="24"/>
        </w:rPr>
        <w:t>2. 管理用户成功分配客户后，需及时给相应的管户客户经理信息提醒，告知。</w:t>
      </w:r>
    </w:p>
    <w:p>
      <w:pPr>
        <w:spacing w:line="360" w:lineRule="auto"/>
        <w:rPr>
          <w:rFonts w:ascii="仿宋" w:hAnsi="仿宋" w:eastAsia="仿宋"/>
          <w:sz w:val="24"/>
          <w:szCs w:val="24"/>
        </w:rPr>
      </w:pPr>
      <w:r>
        <w:rPr>
          <w:rFonts w:hint="eastAsia" w:ascii="仿宋" w:hAnsi="仿宋" w:eastAsia="仿宋"/>
          <w:sz w:val="24"/>
          <w:szCs w:val="24"/>
        </w:rPr>
        <w:t>3. 不支持管理用户跨机构分配客户，只能将辖下的未分配客户，分配给辖下的理财经理或客户经理等营销人员。</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信贷客户（有贷户）的管户客户经理自动同步信贷系统，信贷客户不在CRM系统分配管户关系，如需变更信贷客户的管户关系，需先在信贷系统中变更管户关系，CRM会自动同步。</w:t>
      </w:r>
    </w:p>
    <w:p>
      <w:pPr>
        <w:spacing w:line="360" w:lineRule="auto"/>
        <w:rPr>
          <w:rFonts w:ascii="仿宋" w:hAnsi="仿宋" w:eastAsia="仿宋"/>
          <w:sz w:val="24"/>
          <w:szCs w:val="24"/>
        </w:rPr>
      </w:pPr>
      <w:r>
        <w:rPr>
          <w:rFonts w:hint="eastAsia" w:ascii="仿宋" w:hAnsi="仿宋" w:eastAsia="仿宋"/>
          <w:sz w:val="24"/>
          <w:szCs w:val="24"/>
        </w:rPr>
        <w:t>5</w:t>
      </w:r>
      <w:r>
        <w:rPr>
          <w:rFonts w:ascii="仿宋" w:hAnsi="仿宋" w:eastAsia="仿宋"/>
          <w:sz w:val="24"/>
          <w:szCs w:val="24"/>
        </w:rPr>
        <w:t xml:space="preserve">. </w:t>
      </w:r>
      <w:r>
        <w:rPr>
          <w:rFonts w:hint="eastAsia" w:ascii="仿宋" w:hAnsi="仿宋" w:eastAsia="仿宋"/>
          <w:sz w:val="24"/>
          <w:szCs w:val="24"/>
        </w:rPr>
        <w:t>管理用户分配客户无需走审批流程，直接生效。</w:t>
      </w:r>
    </w:p>
    <w:p>
      <w:pPr>
        <w:spacing w:line="360" w:lineRule="auto"/>
        <w:rPr>
          <w:rFonts w:ascii="仿宋" w:hAnsi="仿宋" w:eastAsia="仿宋"/>
          <w:sz w:val="24"/>
          <w:szCs w:val="24"/>
        </w:rPr>
      </w:pPr>
      <w:r>
        <w:rPr>
          <w:rFonts w:hint="eastAsia" w:ascii="仿宋" w:hAnsi="仿宋" w:eastAsia="仿宋"/>
          <w:sz w:val="24"/>
          <w:szCs w:val="24"/>
        </w:rPr>
        <w:t>6</w:t>
      </w:r>
      <w:r>
        <w:rPr>
          <w:rFonts w:ascii="仿宋" w:hAnsi="仿宋" w:eastAsia="仿宋"/>
          <w:sz w:val="24"/>
          <w:szCs w:val="24"/>
        </w:rPr>
        <w:t>.</w:t>
      </w:r>
      <w:r>
        <w:rPr>
          <w:rFonts w:hint="eastAsia" w:ascii="仿宋" w:hAnsi="仿宋" w:eastAsia="仿宋"/>
          <w:sz w:val="24"/>
          <w:szCs w:val="24"/>
        </w:rPr>
        <w:t xml:space="preserve"> 客户分配成功后，应记录客户分配历史。</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网点管理用户仅可对辖下的未分配客户进行分配，不支持跨机构分配。</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 xml:space="preserve">2. </w:t>
      </w:r>
      <w:r>
        <w:rPr>
          <w:rFonts w:hint="eastAsia" w:ascii="仿宋" w:hAnsi="仿宋" w:eastAsia="仿宋"/>
          <w:sz w:val="24"/>
          <w:szCs w:val="24"/>
        </w:rPr>
        <w:t>总行零售银行部、分行零售银行部无分配的功能（仅有客户调配功能）</w:t>
      </w:r>
      <w:r>
        <w:rPr>
          <w:rFonts w:hint="eastAsia" w:ascii="仿宋" w:hAnsi="仿宋" w:eastAsia="仿宋"/>
          <w:color w:val="000000" w:themeColor="text1"/>
          <w:sz w:val="24"/>
          <w:szCs w:val="24"/>
          <w14:textFill>
            <w14:solidFill>
              <w14:schemeClr w14:val="tx1"/>
            </w14:solidFill>
          </w14:textFill>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ind w:firstLine="420"/>
        <w:rPr>
          <w:rFonts w:ascii="仿宋" w:hAnsi="仿宋" w:eastAsia="仿宋"/>
          <w:sz w:val="24"/>
          <w:szCs w:val="24"/>
        </w:rPr>
      </w:pPr>
      <w:r>
        <w:rPr>
          <w:rFonts w:ascii="仿宋" w:hAnsi="仿宋" w:eastAsia="仿宋"/>
          <w:color w:val="000000"/>
          <w:sz w:val="24"/>
          <w:szCs w:val="24"/>
        </w:rPr>
        <w:t>系统输出可选客户经理清单。</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3233"/>
        <w:gridCol w:w="1302"/>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3233"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30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3"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单选框</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选择目标客户经理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客户经理</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olor w:val="000000"/>
                <w:sz w:val="24"/>
                <w:szCs w:val="24"/>
              </w:rPr>
              <w:t>，格式：工号+姓名</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3" w:type="dxa"/>
            <w:vAlign w:val="center"/>
          </w:tcPr>
          <w:p>
            <w:pPr>
              <w:spacing w:line="360" w:lineRule="auto"/>
              <w:rPr>
                <w:rFonts w:ascii="仿宋" w:hAnsi="仿宋"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岗位/角色</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3" w:type="dxa"/>
            <w:vAlign w:val="center"/>
          </w:tcPr>
          <w:p>
            <w:pPr>
              <w:spacing w:line="360" w:lineRule="auto"/>
              <w:rPr>
                <w:rFonts w:ascii="仿宋" w:hAnsi="仿宋"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归属机构</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olor w:val="000000"/>
                <w:sz w:val="24"/>
                <w:szCs w:val="24"/>
              </w:rPr>
              <w:t>，格式：机构号+机构名称</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3" w:type="dxa"/>
            <w:vAlign w:val="center"/>
          </w:tcPr>
          <w:p>
            <w:pPr>
              <w:spacing w:line="360" w:lineRule="auto"/>
              <w:rPr>
                <w:rFonts w:ascii="仿宋" w:hAnsi="仿宋" w:eastAsia="仿宋"/>
                <w:sz w:val="24"/>
                <w:szCs w:val="24"/>
              </w:rPr>
            </w:pPr>
          </w:p>
        </w:tc>
      </w:tr>
    </w:tbl>
    <w:p>
      <w:pPr>
        <w:spacing w:line="360" w:lineRule="auto"/>
        <w:rPr>
          <w:rFonts w:ascii="仿宋" w:hAnsi="仿宋" w:eastAsia="仿宋"/>
          <w:sz w:val="32"/>
          <w:szCs w:val="32"/>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机构客户-调配</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ind w:firstLine="420"/>
        <w:rPr>
          <w:rFonts w:ascii="仿宋" w:hAnsi="仿宋" w:eastAsia="仿宋"/>
          <w:sz w:val="32"/>
          <w:szCs w:val="32"/>
        </w:rPr>
      </w:pPr>
      <w:r>
        <w:rPr>
          <w:rFonts w:ascii="仿宋" w:hAnsi="仿宋" w:eastAsia="仿宋"/>
          <w:color w:val="000000"/>
          <w:sz w:val="24"/>
          <w:szCs w:val="24"/>
        </w:rPr>
        <w:t>支持管理</w:t>
      </w:r>
      <w:r>
        <w:rPr>
          <w:rFonts w:hint="eastAsia" w:ascii="仿宋" w:hAnsi="仿宋" w:eastAsia="仿宋"/>
          <w:color w:val="000000"/>
          <w:sz w:val="24"/>
          <w:szCs w:val="24"/>
        </w:rPr>
        <w:t>用户</w:t>
      </w:r>
      <w:r>
        <w:rPr>
          <w:rFonts w:ascii="仿宋" w:hAnsi="仿宋" w:eastAsia="仿宋"/>
          <w:color w:val="000000"/>
          <w:sz w:val="24"/>
          <w:szCs w:val="24"/>
        </w:rPr>
        <w:t>对客户归属机构和管户关系</w:t>
      </w:r>
      <w:r>
        <w:rPr>
          <w:rFonts w:hint="eastAsia" w:ascii="仿宋" w:hAnsi="仿宋" w:eastAsia="仿宋"/>
          <w:color w:val="000000"/>
          <w:sz w:val="24"/>
          <w:szCs w:val="24"/>
        </w:rPr>
        <w:t>进行调整，</w:t>
      </w:r>
      <w:r>
        <w:rPr>
          <w:rFonts w:ascii="仿宋" w:hAnsi="仿宋" w:eastAsia="仿宋"/>
          <w:color w:val="000000"/>
          <w:sz w:val="24"/>
          <w:szCs w:val="24"/>
        </w:rPr>
        <w:t>提升跨机构客户归属调整和客户经营协同效率</w:t>
      </w:r>
      <w:r>
        <w:rPr>
          <w:rFonts w:hint="eastAsia" w:ascii="仿宋" w:hAnsi="仿宋" w:eastAsia="仿宋"/>
          <w:color w:val="000000"/>
          <w:sz w:val="24"/>
          <w:szCs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ind w:firstLine="420"/>
        <w:rPr>
          <w:rFonts w:ascii="仿宋" w:hAnsi="仿宋" w:eastAsia="仿宋"/>
          <w:sz w:val="24"/>
          <w:szCs w:val="24"/>
        </w:rPr>
      </w:pPr>
      <w:r>
        <w:rPr>
          <w:rFonts w:ascii="仿宋" w:hAnsi="仿宋" w:eastAsia="仿宋"/>
          <w:color w:val="000000"/>
          <w:sz w:val="24"/>
          <w:szCs w:val="24"/>
        </w:rPr>
        <w:t>支持按客户经理名称或工号检索目标客户经理，并选择后完成客户</w:t>
      </w:r>
      <w:r>
        <w:rPr>
          <w:rFonts w:hint="eastAsia" w:ascii="仿宋" w:hAnsi="仿宋" w:eastAsia="仿宋"/>
          <w:color w:val="000000"/>
          <w:sz w:val="24"/>
          <w:szCs w:val="24"/>
        </w:rPr>
        <w:t>调整</w:t>
      </w:r>
      <w:r>
        <w:rPr>
          <w:rFonts w:ascii="仿宋" w:hAnsi="仿宋" w:eastAsia="仿宋"/>
          <w:color w:val="000000"/>
          <w:sz w:val="24"/>
          <w:szCs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1537"/>
        <w:gridCol w:w="2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63"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537"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998"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客户经理</w:t>
            </w:r>
          </w:p>
        </w:tc>
        <w:tc>
          <w:tcPr>
            <w:tcW w:w="2263"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非必输</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998"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支持按</w:t>
            </w:r>
            <w:r>
              <w:rPr>
                <w:rFonts w:ascii="仿宋" w:hAnsi="仿宋" w:eastAsia="仿宋"/>
                <w:color w:val="000000"/>
                <w:sz w:val="24"/>
                <w:szCs w:val="24"/>
              </w:rPr>
              <w:t>客户经理工号精确查询、客户经理名称模糊查询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查询</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按条件查询</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查询可分配客户经理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重置</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清空筛选条件</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恢复默认查询条件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确定</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提交分配</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保存分配结果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取消</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取消分配</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关闭当前</w:t>
            </w:r>
            <w:r>
              <w:rPr>
                <w:rFonts w:hint="eastAsia" w:ascii="仿宋" w:hAnsi="仿宋" w:eastAsia="仿宋"/>
                <w:color w:val="000000"/>
                <w:sz w:val="24"/>
                <w:szCs w:val="24"/>
              </w:rPr>
              <w:t>页面</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用户在机构客户列表中勾选目标客户后，点击“客户调配”从右侧抽屉式弹出调配界面。</w:t>
      </w:r>
    </w:p>
    <w:p>
      <w:pPr>
        <w:spacing w:line="360" w:lineRule="auto"/>
        <w:rPr>
          <w:rFonts w:ascii="仿宋" w:hAnsi="仿宋" w:eastAsia="仿宋"/>
          <w:sz w:val="24"/>
          <w:szCs w:val="24"/>
        </w:rPr>
      </w:pPr>
      <w:r>
        <w:rPr>
          <w:rFonts w:hint="eastAsia" w:ascii="仿宋" w:hAnsi="仿宋" w:eastAsia="仿宋"/>
          <w:sz w:val="24"/>
          <w:szCs w:val="24"/>
        </w:rPr>
        <w:t>2. 用户查询并选择目标客户经理后，点击“确定”提交客户调配并提示，提示文案：“您已成功将</w:t>
      </w:r>
      <w:r>
        <w:rPr>
          <w:rFonts w:ascii="仿宋" w:hAnsi="仿宋" w:eastAsia="仿宋"/>
          <w:sz w:val="24"/>
          <w:szCs w:val="24"/>
        </w:rPr>
        <w:t>{</w:t>
      </w:r>
      <w:r>
        <w:rPr>
          <w:rFonts w:hint="eastAsia" w:ascii="仿宋" w:hAnsi="仿宋" w:eastAsia="仿宋"/>
          <w:sz w:val="24"/>
          <w:szCs w:val="24"/>
        </w:rPr>
        <w:t>X</w:t>
      </w:r>
      <w:r>
        <w:rPr>
          <w:rFonts w:ascii="仿宋" w:hAnsi="仿宋" w:eastAsia="仿宋"/>
          <w:sz w:val="24"/>
          <w:szCs w:val="24"/>
        </w:rPr>
        <w:t>}</w:t>
      </w:r>
      <w:r>
        <w:rPr>
          <w:rFonts w:hint="eastAsia" w:ascii="仿宋" w:hAnsi="仿宋" w:eastAsia="仿宋"/>
          <w:sz w:val="24"/>
          <w:szCs w:val="24"/>
        </w:rPr>
        <w:t>户客户，调配至XXX客户经理！”。</w:t>
      </w:r>
    </w:p>
    <w:p>
      <w:pPr>
        <w:spacing w:line="360" w:lineRule="auto"/>
        <w:rPr>
          <w:rFonts w:ascii="仿宋" w:hAnsi="仿宋" w:eastAsia="仿宋"/>
          <w:sz w:val="24"/>
          <w:szCs w:val="24"/>
        </w:rPr>
      </w:pPr>
      <w:r>
        <w:rPr>
          <w:rFonts w:hint="eastAsia" w:ascii="仿宋" w:hAnsi="仿宋" w:eastAsia="仿宋"/>
          <w:sz w:val="24"/>
          <w:szCs w:val="24"/>
        </w:rPr>
        <w:t>3.系统完成调配处理后，返回机构客户列表。</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总行管理用户（零售银行部有权限人员）和分行管理用户（零售业务管理岗）可将跨机构进行客户归属机构和管户关系的调整。</w:t>
      </w:r>
    </w:p>
    <w:p>
      <w:pPr>
        <w:spacing w:line="360" w:lineRule="auto"/>
        <w:rPr>
          <w:rFonts w:ascii="仿宋" w:hAnsi="仿宋" w:eastAsia="仿宋"/>
          <w:sz w:val="24"/>
          <w:szCs w:val="24"/>
        </w:rPr>
      </w:pPr>
      <w:r>
        <w:rPr>
          <w:rFonts w:ascii="仿宋" w:hAnsi="仿宋" w:eastAsia="仿宋"/>
          <w:sz w:val="24"/>
          <w:szCs w:val="24"/>
        </w:rPr>
        <w:t xml:space="preserve">2. </w:t>
      </w:r>
      <w:r>
        <w:rPr>
          <w:rFonts w:hint="eastAsia" w:ascii="仿宋" w:hAnsi="仿宋" w:eastAsia="仿宋"/>
          <w:sz w:val="24"/>
          <w:szCs w:val="24"/>
        </w:rPr>
        <w:t>信贷客户（有贷户）的管户客户经理自动同步信贷系统，信贷客户不在CRM系统调配管户关系，如需变更信贷客户的管户关系，需先在信贷系统中变更管户关系，CRM会自动同步。</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 xml:space="preserve">. </w:t>
      </w:r>
      <w:r>
        <w:rPr>
          <w:rFonts w:hint="eastAsia" w:ascii="仿宋" w:hAnsi="仿宋" w:eastAsia="仿宋"/>
          <w:color w:val="000000" w:themeColor="text1"/>
          <w:sz w:val="24"/>
          <w:szCs w:val="24"/>
          <w14:textFill>
            <w14:solidFill>
              <w14:schemeClr w14:val="tx1"/>
            </w14:solidFill>
          </w14:textFill>
        </w:rPr>
        <w:t>跨机构调配流程如下：</w:t>
      </w:r>
    </w:p>
    <w:p>
      <w:pPr>
        <w:spacing w:line="360" w:lineRule="auto"/>
        <w:rPr>
          <w:rFonts w:ascii="仿宋" w:hAnsi="仿宋" w:eastAsia="仿宋"/>
          <w:color w:val="FF0000"/>
          <w:sz w:val="24"/>
          <w:szCs w:val="24"/>
        </w:rPr>
      </w:pPr>
      <w:r>
        <w:rPr>
          <w:rFonts w:ascii="仿宋" w:hAnsi="仿宋" w:eastAsia="仿宋"/>
          <w:sz w:val="24"/>
          <w:szCs w:val="24"/>
        </w:rPr>
        <w:tab/>
      </w:r>
      <w:commentRangeStart w:id="3"/>
      <w:r>
        <w:rPr>
          <w:rFonts w:hint="eastAsia" w:ascii="仿宋" w:hAnsi="仿宋" w:eastAsia="仿宋"/>
          <w:color w:val="FF0000"/>
          <w:sz w:val="24"/>
          <w:szCs w:val="24"/>
        </w:rPr>
        <w:t xml:space="preserve">分行内部跨网点的客户调配流程：分行业务岗发起 </w:t>
      </w:r>
      <w:r>
        <w:rPr>
          <w:rFonts w:ascii="仿宋" w:hAnsi="仿宋" w:eastAsia="仿宋"/>
          <w:color w:val="FF0000"/>
          <w:sz w:val="24"/>
          <w:szCs w:val="24"/>
        </w:rPr>
        <w:t xml:space="preserve">– </w:t>
      </w:r>
      <w:r>
        <w:rPr>
          <w:rFonts w:hint="eastAsia" w:ascii="仿宋" w:hAnsi="仿宋" w:eastAsia="仿宋"/>
          <w:color w:val="FF0000"/>
          <w:sz w:val="24"/>
          <w:szCs w:val="24"/>
        </w:rPr>
        <w:t>分行管理岗审批</w:t>
      </w:r>
      <w:commentRangeEnd w:id="3"/>
      <w:r>
        <w:rPr>
          <w:rStyle w:val="155"/>
          <w:rFonts w:ascii="仿宋" w:hAnsi="仿宋" w:eastAsia="仿宋"/>
        </w:rPr>
        <w:commentReference w:id="3"/>
      </w:r>
    </w:p>
    <w:p>
      <w:pPr>
        <w:spacing w:line="360" w:lineRule="auto"/>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 xml:space="preserve">跨分行的的客户调配流程：总行业务岗发起 </w:t>
      </w:r>
      <w:r>
        <w:rPr>
          <w:rFonts w:ascii="仿宋" w:hAnsi="仿宋" w:eastAsia="仿宋"/>
          <w:sz w:val="24"/>
          <w:szCs w:val="24"/>
        </w:rPr>
        <w:t xml:space="preserve">– </w:t>
      </w:r>
      <w:r>
        <w:rPr>
          <w:rFonts w:hint="eastAsia" w:ascii="仿宋" w:hAnsi="仿宋" w:eastAsia="仿宋"/>
          <w:sz w:val="24"/>
          <w:szCs w:val="24"/>
        </w:rPr>
        <w:t>总行管理岗审批</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客户分配成功后，应记录客户调配变更历史。</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网点负责人无客户调配的权限</w:t>
      </w:r>
    </w:p>
    <w:p>
      <w:pPr>
        <w:spacing w:line="360" w:lineRule="auto"/>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 xml:space="preserve">. </w:t>
      </w:r>
      <w:r>
        <w:rPr>
          <w:rFonts w:hint="eastAsia" w:ascii="仿宋" w:hAnsi="仿宋" w:eastAsia="仿宋"/>
          <w:sz w:val="24"/>
          <w:szCs w:val="24"/>
        </w:rPr>
        <w:t>分行的零售业务部可以跨分行内部各网点之间进行客户调配。总行零售银行部可以跨分行进行客户调配。</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pStyle w:val="172"/>
        <w:spacing w:line="360" w:lineRule="auto"/>
        <w:ind w:left="425" w:firstLine="0" w:firstLineChars="0"/>
        <w:rPr>
          <w:rFonts w:ascii="仿宋" w:hAnsi="仿宋" w:eastAsia="仿宋"/>
          <w:sz w:val="24"/>
          <w:szCs w:val="24"/>
        </w:rPr>
      </w:pPr>
      <w:r>
        <w:rPr>
          <w:rFonts w:ascii="仿宋" w:hAnsi="仿宋" w:eastAsia="仿宋"/>
          <w:color w:val="000000"/>
          <w:sz w:val="24"/>
          <w:szCs w:val="24"/>
        </w:rPr>
        <w:t>系统输出可选客户经理清单。</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3233"/>
        <w:gridCol w:w="1302"/>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3233"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30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3"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单选框</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选择目标客户经理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客户经理</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olor w:val="000000"/>
                <w:sz w:val="24"/>
                <w:szCs w:val="24"/>
              </w:rPr>
              <w:t>，格式：工号+姓名</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3" w:type="dxa"/>
            <w:vAlign w:val="center"/>
          </w:tcPr>
          <w:p>
            <w:pPr>
              <w:spacing w:line="360" w:lineRule="auto"/>
              <w:rPr>
                <w:rFonts w:ascii="仿宋" w:hAnsi="仿宋"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岗位/角色</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3" w:type="dxa"/>
            <w:vAlign w:val="center"/>
          </w:tcPr>
          <w:p>
            <w:pPr>
              <w:spacing w:line="360" w:lineRule="auto"/>
              <w:rPr>
                <w:rFonts w:ascii="仿宋" w:hAnsi="仿宋"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归属机构</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olor w:val="000000"/>
                <w:sz w:val="24"/>
                <w:szCs w:val="24"/>
              </w:rPr>
              <w:t>，格式：机构号+机构名称</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3" w:type="dxa"/>
            <w:vAlign w:val="center"/>
          </w:tcPr>
          <w:p>
            <w:pPr>
              <w:spacing w:line="360" w:lineRule="auto"/>
              <w:rPr>
                <w:rFonts w:ascii="仿宋" w:hAnsi="仿宋" w:eastAsia="仿宋"/>
                <w:sz w:val="24"/>
                <w:szCs w:val="24"/>
              </w:rPr>
            </w:pPr>
          </w:p>
        </w:tc>
      </w:tr>
    </w:tbl>
    <w:p>
      <w:pPr>
        <w:tabs>
          <w:tab w:val="left" w:pos="6235"/>
        </w:tabs>
        <w:spacing w:line="360" w:lineRule="auto"/>
        <w:rPr>
          <w:rFonts w:ascii="仿宋" w:hAnsi="仿宋" w:eastAsia="仿宋"/>
          <w:sz w:val="24"/>
          <w:szCs w:val="24"/>
        </w:rPr>
      </w:pPr>
      <w:r>
        <w:rPr>
          <w:rFonts w:ascii="仿宋" w:hAnsi="仿宋" w:eastAsia="仿宋"/>
          <w:sz w:val="24"/>
          <w:szCs w:val="24"/>
        </w:rPr>
        <w:tab/>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79" w:name="_Toc233295837"/>
      <w:r>
        <w:rPr>
          <w:rFonts w:hint="eastAsia"/>
          <w:sz w:val="28"/>
          <w:szCs w:val="28"/>
        </w:rPr>
        <w:t>客户3</w:t>
      </w:r>
      <w:r>
        <w:rPr>
          <w:sz w:val="28"/>
          <w:szCs w:val="28"/>
        </w:rPr>
        <w:t>60</w:t>
      </w:r>
      <w:r>
        <w:rPr>
          <w:rFonts w:hint="eastAsia"/>
          <w:sz w:val="28"/>
          <w:szCs w:val="28"/>
        </w:rPr>
        <w:t>视图</w:t>
      </w:r>
      <w:bookmarkEnd w:id="79"/>
    </w:p>
    <w:p>
      <w:pPr>
        <w:pStyle w:val="6"/>
        <w:numPr>
          <w:ilvl w:val="3"/>
          <w:numId w:val="14"/>
        </w:numPr>
        <w:spacing w:line="360" w:lineRule="auto"/>
        <w:rPr>
          <w:rFonts w:ascii="仿宋" w:hAnsi="仿宋" w:eastAsia="仿宋"/>
        </w:rPr>
      </w:pPr>
      <w:r>
        <w:rPr>
          <w:rFonts w:hint="eastAsia" w:ascii="仿宋" w:hAnsi="仿宋" w:eastAsia="仿宋"/>
        </w:rPr>
        <w:t>客户3</w:t>
      </w:r>
      <w:r>
        <w:rPr>
          <w:rFonts w:ascii="仿宋" w:hAnsi="仿宋" w:eastAsia="仿宋"/>
        </w:rPr>
        <w:t>60</w:t>
      </w:r>
      <w:r>
        <w:rPr>
          <w:rFonts w:hint="eastAsia" w:ascii="仿宋" w:hAnsi="仿宋" w:eastAsia="仿宋"/>
        </w:rPr>
        <w:t>视图-简要信息</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查看单一客户的身份摘要、核心经营指标及快捷服务入口，帮助</w:t>
      </w:r>
      <w:r>
        <w:rPr>
          <w:rFonts w:hint="eastAsia" w:ascii="仿宋" w:hAnsi="仿宋" w:eastAsia="仿宋"/>
          <w:color w:val="000000"/>
          <w:sz w:val="24"/>
        </w:rPr>
        <w:t>用户</w:t>
      </w:r>
      <w:r>
        <w:rPr>
          <w:rFonts w:ascii="仿宋" w:hAnsi="仿宋" w:eastAsia="仿宋"/>
          <w:color w:val="000000"/>
          <w:sz w:val="24"/>
        </w:rPr>
        <w:t>快速识别客户价值并高效开展后续服务与营销跟进</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rPr>
      </w:pPr>
      <w:r>
        <w:rPr>
          <w:rFonts w:ascii="仿宋" w:hAnsi="仿宋" w:eastAsia="仿宋"/>
          <w:color w:val="000000"/>
          <w:sz w:val="24"/>
        </w:rPr>
        <w:t>用户从“我的客户”、“机构客户”等客户清单页面点击客户名称后进入客户360视图，系统加载该客户的简要信息区域。</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hint="eastAsia" w:ascii="仿宋" w:hAnsi="仿宋" w:eastAsia="仿宋"/>
                <w:color w:val="000000"/>
                <w:sz w:val="24"/>
              </w:rPr>
              <w:t>客户名称</w:t>
            </w:r>
          </w:p>
        </w:tc>
        <w:tc>
          <w:tcPr>
            <w:tcW w:w="2264" w:type="dxa"/>
          </w:tcPr>
          <w:p>
            <w:pPr>
              <w:spacing w:line="360" w:lineRule="auto"/>
              <w:rPr>
                <w:rFonts w:ascii="仿宋" w:hAnsi="仿宋" w:eastAsia="仿宋"/>
              </w:rPr>
            </w:pPr>
            <w:r>
              <w:rPr>
                <w:rFonts w:ascii="仿宋" w:hAnsi="仿宋" w:eastAsia="仿宋"/>
                <w:color w:val="000000"/>
                <w:sz w:val="24"/>
              </w:rPr>
              <w:t>点击触发</w:t>
            </w:r>
          </w:p>
        </w:tc>
        <w:tc>
          <w:tcPr>
            <w:tcW w:w="2264" w:type="dxa"/>
          </w:tcPr>
          <w:p>
            <w:pPr>
              <w:spacing w:line="360" w:lineRule="auto"/>
              <w:rPr>
                <w:rFonts w:ascii="仿宋" w:hAnsi="仿宋" w:eastAsia="仿宋"/>
              </w:rPr>
            </w:pPr>
            <w:r>
              <w:rPr>
                <w:rFonts w:hint="eastAsia" w:ascii="仿宋" w:hAnsi="仿宋" w:eastAsia="仿宋"/>
                <w:color w:val="000000"/>
                <w:sz w:val="24"/>
              </w:rPr>
              <w:t>链接</w:t>
            </w:r>
          </w:p>
        </w:tc>
        <w:tc>
          <w:tcPr>
            <w:tcW w:w="2268" w:type="dxa"/>
          </w:tcPr>
          <w:p>
            <w:pPr>
              <w:spacing w:line="360" w:lineRule="auto"/>
              <w:rPr>
                <w:rFonts w:ascii="仿宋" w:hAnsi="仿宋" w:eastAsia="仿宋"/>
              </w:rPr>
            </w:pPr>
            <w:r>
              <w:rPr>
                <w:rFonts w:ascii="仿宋" w:hAnsi="仿宋" w:eastAsia="仿宋"/>
                <w:color w:val="000000"/>
                <w:sz w:val="24"/>
              </w:rPr>
              <w:t>从客户列表点击客户名称进入客户360视图并加载简要信息</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用户从“我的客户”、“机构客户”等客户清单页面点击客户名称后，系统跳转至客户360视图页面，默认展示“简要信息”区域。</w:t>
      </w:r>
    </w:p>
    <w:p>
      <w:pPr>
        <w:spacing w:line="360" w:lineRule="auto"/>
        <w:rPr>
          <w:rFonts w:ascii="仿宋" w:hAnsi="仿宋" w:eastAsia="仿宋"/>
          <w:sz w:val="24"/>
          <w:szCs w:val="24"/>
        </w:rPr>
      </w:pPr>
      <w:r>
        <w:rPr>
          <w:rFonts w:hint="eastAsia" w:ascii="仿宋" w:hAnsi="仿宋" w:eastAsia="仿宋"/>
          <w:sz w:val="24"/>
          <w:szCs w:val="24"/>
        </w:rPr>
        <w:t>2.摘要信息展示：客户头像、客户名称、企微客户认证标志、联系电话、客户</w:t>
      </w:r>
      <w:ins w:id="358" w:author="wanao" w:date="2026-07-08T10:36:28Z">
        <w:r>
          <w:rPr>
            <w:rFonts w:hint="eastAsia" w:ascii="仿宋" w:hAnsi="仿宋" w:eastAsia="仿宋"/>
            <w:sz w:val="24"/>
            <w:szCs w:val="24"/>
            <w:lang w:val="en-US" w:eastAsia="zh-CN"/>
          </w:rPr>
          <w:t>A</w:t>
        </w:r>
      </w:ins>
      <w:ins w:id="359" w:author="wanao" w:date="2026-07-08T10:36:29Z">
        <w:r>
          <w:rPr>
            <w:rFonts w:hint="eastAsia" w:ascii="仿宋" w:hAnsi="仿宋" w:eastAsia="仿宋"/>
            <w:sz w:val="24"/>
            <w:szCs w:val="24"/>
            <w:lang w:val="en-US" w:eastAsia="zh-CN"/>
          </w:rPr>
          <w:t>UM</w:t>
        </w:r>
      </w:ins>
      <w:r>
        <w:rPr>
          <w:rFonts w:hint="eastAsia" w:ascii="仿宋" w:hAnsi="仿宋" w:eastAsia="仿宋"/>
          <w:sz w:val="24"/>
          <w:szCs w:val="24"/>
        </w:rPr>
        <w:t>等级</w:t>
      </w:r>
      <w:ins w:id="360" w:author="wanao" w:date="2026-07-08T10:35:45Z">
        <w:r>
          <w:rPr>
            <w:rFonts w:hint="eastAsia" w:ascii="仿宋" w:hAnsi="仿宋" w:eastAsia="仿宋"/>
            <w:sz w:val="24"/>
            <w:szCs w:val="24"/>
            <w:lang w:eastAsia="zh-CN"/>
          </w:rPr>
          <w:t>（</w:t>
        </w:r>
      </w:ins>
      <w:ins w:id="361" w:author="wanao" w:date="2026-07-08T10:35:48Z">
        <w:r>
          <w:rPr>
            <w:rFonts w:hint="eastAsia" w:ascii="仿宋" w:hAnsi="仿宋" w:eastAsia="仿宋"/>
            <w:sz w:val="24"/>
            <w:szCs w:val="24"/>
            <w:lang w:val="en-US" w:eastAsia="zh-CN"/>
          </w:rPr>
          <w:t>按AUM</w:t>
        </w:r>
      </w:ins>
      <w:ins w:id="362" w:author="wanao" w:date="2026-07-08T10:35:51Z">
        <w:r>
          <w:rPr>
            <w:rFonts w:hint="eastAsia" w:ascii="仿宋" w:hAnsi="仿宋" w:eastAsia="仿宋"/>
            <w:sz w:val="24"/>
            <w:szCs w:val="24"/>
            <w:lang w:val="en-US" w:eastAsia="zh-CN"/>
          </w:rPr>
          <w:t>年日均</w:t>
        </w:r>
      </w:ins>
      <w:ins w:id="363" w:author="wanao" w:date="2026-07-08T10:35:52Z">
        <w:r>
          <w:rPr>
            <w:rFonts w:hint="eastAsia" w:ascii="仿宋" w:hAnsi="仿宋" w:eastAsia="仿宋"/>
            <w:sz w:val="24"/>
            <w:szCs w:val="24"/>
            <w:lang w:val="en-US" w:eastAsia="zh-CN"/>
          </w:rPr>
          <w:t>等级</w:t>
        </w:r>
      </w:ins>
      <w:ins w:id="364" w:author="wanao" w:date="2026-07-08T10:35:53Z">
        <w:r>
          <w:rPr>
            <w:rFonts w:hint="eastAsia" w:ascii="仿宋" w:hAnsi="仿宋" w:eastAsia="仿宋"/>
            <w:sz w:val="24"/>
            <w:szCs w:val="24"/>
            <w:lang w:val="en-US" w:eastAsia="zh-CN"/>
          </w:rPr>
          <w:t>展示，</w:t>
        </w:r>
      </w:ins>
      <w:ins w:id="365" w:author="wanao" w:date="2026-07-08T10:35:55Z">
        <w:r>
          <w:rPr>
            <w:rFonts w:hint="eastAsia" w:ascii="仿宋" w:hAnsi="仿宋" w:eastAsia="仿宋"/>
            <w:sz w:val="24"/>
            <w:szCs w:val="24"/>
            <w:lang w:val="en-US" w:eastAsia="zh-CN"/>
          </w:rPr>
          <w:t>即</w:t>
        </w:r>
      </w:ins>
      <w:ins w:id="366" w:author="wanao" w:date="2026-07-08T10:35:58Z">
        <w:r>
          <w:rPr>
            <w:rFonts w:hint="eastAsia" w:ascii="仿宋" w:hAnsi="仿宋" w:eastAsia="仿宋"/>
            <w:sz w:val="24"/>
            <w:szCs w:val="24"/>
            <w:lang w:val="en-US" w:eastAsia="zh-CN"/>
          </w:rPr>
          <w:t>睡眠户</w:t>
        </w:r>
      </w:ins>
      <w:ins w:id="367" w:author="wanao" w:date="2026-07-08T10:35:59Z">
        <w:r>
          <w:rPr>
            <w:rFonts w:hint="eastAsia" w:ascii="仿宋" w:hAnsi="仿宋" w:eastAsia="仿宋"/>
            <w:sz w:val="24"/>
            <w:szCs w:val="24"/>
            <w:lang w:val="en-US" w:eastAsia="zh-CN"/>
          </w:rPr>
          <w:t>、</w:t>
        </w:r>
      </w:ins>
      <w:ins w:id="368" w:author="wanao" w:date="2026-07-08T10:36:03Z">
        <w:r>
          <w:rPr>
            <w:rFonts w:hint="eastAsia" w:ascii="仿宋" w:hAnsi="仿宋" w:eastAsia="仿宋"/>
            <w:sz w:val="24"/>
            <w:szCs w:val="24"/>
            <w:lang w:val="en-US" w:eastAsia="zh-CN"/>
          </w:rPr>
          <w:t>一级</w:t>
        </w:r>
      </w:ins>
      <w:ins w:id="369" w:author="wanao" w:date="2026-07-08T10:36:05Z">
        <w:r>
          <w:rPr>
            <w:rFonts w:hint="eastAsia" w:ascii="仿宋" w:hAnsi="仿宋" w:eastAsia="仿宋"/>
            <w:sz w:val="24"/>
            <w:szCs w:val="24"/>
            <w:lang w:val="en-US" w:eastAsia="zh-CN"/>
          </w:rPr>
          <w:t>、</w:t>
        </w:r>
      </w:ins>
      <w:ins w:id="370" w:author="wanao" w:date="2026-07-08T10:36:07Z">
        <w:r>
          <w:rPr>
            <w:rFonts w:hint="eastAsia" w:ascii="仿宋" w:hAnsi="仿宋" w:eastAsia="仿宋"/>
            <w:sz w:val="24"/>
            <w:szCs w:val="24"/>
            <w:lang w:val="en-US" w:eastAsia="zh-CN"/>
          </w:rPr>
          <w:t>二级</w:t>
        </w:r>
      </w:ins>
      <w:ins w:id="371" w:author="wanao" w:date="2026-07-08T10:36:08Z">
        <w:r>
          <w:rPr>
            <w:rFonts w:hint="eastAsia" w:ascii="仿宋" w:hAnsi="仿宋" w:eastAsia="仿宋"/>
            <w:sz w:val="24"/>
            <w:szCs w:val="24"/>
            <w:lang w:val="en-US" w:eastAsia="zh-CN"/>
          </w:rPr>
          <w:t>、</w:t>
        </w:r>
      </w:ins>
      <w:ins w:id="372" w:author="wanao" w:date="2026-07-08T10:36:09Z">
        <w:r>
          <w:rPr>
            <w:rFonts w:hint="eastAsia" w:ascii="仿宋" w:hAnsi="仿宋" w:eastAsia="仿宋"/>
            <w:sz w:val="24"/>
            <w:szCs w:val="24"/>
            <w:lang w:val="en-US" w:eastAsia="zh-CN"/>
          </w:rPr>
          <w:t>三级</w:t>
        </w:r>
      </w:ins>
      <w:ins w:id="373" w:author="wanao" w:date="2026-07-08T10:36:11Z">
        <w:r>
          <w:rPr>
            <w:rFonts w:hint="eastAsia" w:ascii="仿宋" w:hAnsi="仿宋" w:eastAsia="仿宋"/>
            <w:sz w:val="24"/>
            <w:szCs w:val="24"/>
            <w:lang w:val="en-US" w:eastAsia="zh-CN"/>
          </w:rPr>
          <w:t>...</w:t>
        </w:r>
      </w:ins>
      <w:ins w:id="374" w:author="wanao" w:date="2026-07-08T10:36:13Z">
        <w:r>
          <w:rPr>
            <w:rFonts w:hint="eastAsia" w:ascii="仿宋" w:hAnsi="仿宋" w:eastAsia="仿宋"/>
            <w:sz w:val="24"/>
            <w:szCs w:val="24"/>
            <w:lang w:val="en-US" w:eastAsia="zh-CN"/>
          </w:rPr>
          <w:t>十级</w:t>
        </w:r>
      </w:ins>
      <w:ins w:id="375" w:author="wanao" w:date="2026-07-08T10:35:45Z">
        <w:r>
          <w:rPr>
            <w:rFonts w:hint="eastAsia" w:ascii="仿宋" w:hAnsi="仿宋" w:eastAsia="仿宋"/>
            <w:sz w:val="24"/>
            <w:szCs w:val="24"/>
            <w:lang w:eastAsia="zh-CN"/>
          </w:rPr>
          <w:t>）</w:t>
        </w:r>
      </w:ins>
      <w:r>
        <w:rPr>
          <w:rFonts w:hint="eastAsia" w:ascii="仿宋" w:hAnsi="仿宋" w:eastAsia="仿宋"/>
          <w:sz w:val="24"/>
          <w:szCs w:val="24"/>
        </w:rPr>
        <w:t>、借记卡等级、管户经理、管户机构等客户身份摘要信息。</w:t>
      </w:r>
    </w:p>
    <w:p>
      <w:pPr>
        <w:spacing w:line="360" w:lineRule="auto"/>
        <w:rPr>
          <w:rFonts w:ascii="仿宋" w:hAnsi="仿宋" w:eastAsia="仿宋"/>
          <w:sz w:val="24"/>
          <w:szCs w:val="24"/>
        </w:rPr>
      </w:pPr>
      <w:r>
        <w:rPr>
          <w:rFonts w:hint="eastAsia" w:ascii="仿宋" w:hAnsi="仿宋" w:eastAsia="仿宋"/>
          <w:sz w:val="24"/>
          <w:szCs w:val="24"/>
        </w:rPr>
        <w:t>3. 快捷功能展示：“未关注/已关注”、“发短信”、“邀约计划”、“加提醒”四类快捷操作入口，供用户直接发起客户服务动作。</w:t>
      </w:r>
    </w:p>
    <w:p>
      <w:pPr>
        <w:spacing w:line="360" w:lineRule="auto"/>
        <w:ind w:firstLine="420"/>
        <w:rPr>
          <w:rFonts w:ascii="仿宋" w:hAnsi="仿宋" w:eastAsia="仿宋"/>
          <w:sz w:val="24"/>
          <w:szCs w:val="24"/>
        </w:rPr>
      </w:pPr>
      <w:r>
        <w:rPr>
          <w:rFonts w:hint="eastAsia" w:ascii="仿宋" w:hAnsi="仿宋" w:eastAsia="仿宋"/>
          <w:sz w:val="24"/>
          <w:szCs w:val="24"/>
        </w:rPr>
        <w:t>用户点击“未关注”按钮，提示“关注成功！”，点击“已关注”按钮，提示“取消关注！”。</w:t>
      </w:r>
    </w:p>
    <w:p>
      <w:pPr>
        <w:spacing w:line="360" w:lineRule="auto"/>
        <w:ind w:firstLine="420"/>
        <w:rPr>
          <w:rFonts w:ascii="仿宋" w:hAnsi="仿宋" w:eastAsia="仿宋"/>
          <w:i/>
          <w:iCs/>
          <w:sz w:val="24"/>
          <w:szCs w:val="24"/>
        </w:rPr>
      </w:pPr>
      <w:r>
        <w:rPr>
          <w:rFonts w:hint="eastAsia" w:ascii="仿宋" w:hAnsi="仿宋" w:eastAsia="仿宋"/>
          <w:sz w:val="24"/>
          <w:szCs w:val="24"/>
        </w:rPr>
        <w:t>用户点击“发短信”后，系统从右侧抽屉式弹出“发送短信”界面，</w:t>
      </w:r>
      <w:r>
        <w:rPr>
          <w:rFonts w:hint="eastAsia" w:ascii="仿宋" w:hAnsi="仿宋" w:eastAsia="仿宋"/>
          <w:i/>
          <w:iCs/>
          <w:sz w:val="24"/>
          <w:szCs w:val="24"/>
        </w:rPr>
        <w:t>详见“公共功能-客户联络-发送短信”章节。</w:t>
      </w:r>
    </w:p>
    <w:p>
      <w:pPr>
        <w:spacing w:line="360" w:lineRule="auto"/>
        <w:ind w:firstLine="420"/>
        <w:rPr>
          <w:rFonts w:ascii="仿宋" w:hAnsi="仿宋" w:eastAsia="仿宋"/>
          <w:i/>
          <w:iCs/>
          <w:sz w:val="24"/>
          <w:szCs w:val="24"/>
        </w:rPr>
      </w:pPr>
      <w:r>
        <w:rPr>
          <w:rFonts w:hint="eastAsia" w:ascii="仿宋" w:hAnsi="仿宋" w:eastAsia="仿宋"/>
          <w:sz w:val="24"/>
          <w:szCs w:val="24"/>
        </w:rPr>
        <w:t>用户点击“邀约计划”后，系统从右侧抽屉式弹出“客户邀约”界面，</w:t>
      </w:r>
      <w:r>
        <w:rPr>
          <w:rFonts w:hint="eastAsia" w:ascii="仿宋" w:hAnsi="仿宋" w:eastAsia="仿宋"/>
          <w:i/>
          <w:iCs/>
          <w:sz w:val="24"/>
          <w:szCs w:val="24"/>
        </w:rPr>
        <w:t>详见“公共功能-客户联络-邀约计划”章节。</w:t>
      </w:r>
    </w:p>
    <w:p>
      <w:pPr>
        <w:spacing w:line="360" w:lineRule="auto"/>
        <w:ind w:firstLine="420"/>
        <w:rPr>
          <w:rFonts w:ascii="仿宋" w:hAnsi="仿宋" w:eastAsia="仿宋"/>
          <w:sz w:val="24"/>
          <w:szCs w:val="24"/>
        </w:rPr>
      </w:pPr>
      <w:r>
        <w:rPr>
          <w:rFonts w:hint="eastAsia" w:ascii="仿宋" w:hAnsi="仿宋" w:eastAsia="仿宋"/>
          <w:sz w:val="24"/>
          <w:szCs w:val="24"/>
        </w:rPr>
        <w:t>用户点击“加提醒”后，系统从右侧抽屉式弹出“加提醒”界面，</w:t>
      </w:r>
      <w:r>
        <w:rPr>
          <w:rFonts w:hint="eastAsia" w:ascii="仿宋" w:hAnsi="仿宋" w:eastAsia="仿宋"/>
          <w:i/>
          <w:iCs/>
          <w:sz w:val="24"/>
          <w:szCs w:val="24"/>
        </w:rPr>
        <w:t>详见“我的客户-加提醒”章节</w:t>
      </w:r>
    </w:p>
    <w:p>
      <w:pPr>
        <w:spacing w:line="360" w:lineRule="auto"/>
        <w:rPr>
          <w:rFonts w:ascii="仿宋" w:hAnsi="仿宋" w:eastAsia="仿宋"/>
          <w:sz w:val="24"/>
          <w:szCs w:val="24"/>
        </w:rPr>
      </w:pPr>
      <w:r>
        <w:rPr>
          <w:rFonts w:hint="eastAsia" w:ascii="仿宋" w:hAnsi="仿宋" w:eastAsia="仿宋"/>
          <w:sz w:val="24"/>
          <w:szCs w:val="24"/>
        </w:rPr>
        <w:t>4. 核心指标展示：金融资产余额、存款余额、贷款余额（总合同额度）四项核心经营指标。</w:t>
      </w:r>
    </w:p>
    <w:p>
      <w:pPr>
        <w:spacing w:line="360" w:lineRule="auto"/>
        <w:ind w:firstLine="420"/>
        <w:rPr>
          <w:rFonts w:ascii="仿宋" w:hAnsi="仿宋" w:eastAsia="仿宋"/>
          <w:sz w:val="24"/>
          <w:szCs w:val="24"/>
        </w:rPr>
      </w:pPr>
      <w:r>
        <w:rPr>
          <w:rFonts w:hint="eastAsia" w:ascii="仿宋" w:hAnsi="仿宋" w:eastAsia="仿宋"/>
          <w:sz w:val="24"/>
          <w:szCs w:val="24"/>
        </w:rPr>
        <w:t>点击金融资产余额、存款余额指时，tab切换到“客户资产”，默认展示客户资产页面内“总览” tab。</w:t>
      </w:r>
    </w:p>
    <w:p>
      <w:pPr>
        <w:spacing w:line="360" w:lineRule="auto"/>
        <w:ind w:firstLine="420"/>
        <w:rPr>
          <w:rFonts w:ascii="仿宋" w:hAnsi="仿宋" w:eastAsia="仿宋"/>
          <w:sz w:val="24"/>
          <w:szCs w:val="24"/>
        </w:rPr>
      </w:pPr>
      <w:r>
        <w:rPr>
          <w:rFonts w:hint="eastAsia" w:ascii="仿宋" w:hAnsi="仿宋" w:eastAsia="仿宋"/>
          <w:sz w:val="24"/>
          <w:szCs w:val="24"/>
        </w:rPr>
        <w:t>点击贷款余额时，tab切换到“客户负债”。</w:t>
      </w:r>
    </w:p>
    <w:p>
      <w:pPr>
        <w:spacing w:line="360" w:lineRule="auto"/>
        <w:rPr>
          <w:rFonts w:ascii="仿宋" w:hAnsi="仿宋" w:eastAsia="仿宋"/>
          <w:sz w:val="24"/>
          <w:szCs w:val="24"/>
        </w:rPr>
      </w:pPr>
      <w:r>
        <w:rPr>
          <w:rFonts w:hint="eastAsia" w:ascii="仿宋" w:hAnsi="仿宋" w:eastAsia="仿宋"/>
          <w:sz w:val="24"/>
          <w:szCs w:val="24"/>
        </w:rPr>
        <w:t xml:space="preserve">5. </w:t>
      </w:r>
      <w:r>
        <w:rPr>
          <w:rFonts w:hint="eastAsia" w:ascii="仿宋" w:hAnsi="仿宋" w:eastAsia="仿宋"/>
          <w:color w:val="000000" w:themeColor="text1"/>
          <w:sz w:val="24"/>
          <w:szCs w:val="24"/>
          <w14:textFill>
            <w14:solidFill>
              <w14:schemeClr w14:val="tx1"/>
            </w14:solidFill>
          </w14:textFill>
        </w:rPr>
        <w:t>默认标签展示：</w:t>
      </w:r>
      <w:r>
        <w:rPr>
          <w:rFonts w:ascii="仿宋" w:hAnsi="仿宋" w:eastAsia="仿宋"/>
          <w:color w:val="000000" w:themeColor="text1"/>
          <w:sz w:val="24"/>
          <w:szCs w:val="24"/>
          <w14:textFill>
            <w14:solidFill>
              <w14:schemeClr w14:val="tx1"/>
            </w14:solidFill>
          </w14:textFill>
        </w:rPr>
        <w:t>客户等级</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持有定期存款产品</w:t>
      </w:r>
      <w:r>
        <w:rPr>
          <w:rFonts w:hint="eastAsia" w:ascii="仿宋" w:hAnsi="仿宋" w:eastAsia="仿宋"/>
          <w:color w:val="000000" w:themeColor="text1"/>
          <w:sz w:val="24"/>
          <w:szCs w:val="24"/>
          <w14:textFill>
            <w14:solidFill>
              <w14:schemeClr w14:val="tx1"/>
            </w14:solidFill>
          </w14:textFill>
        </w:rPr>
        <w:t>、理财风评结果、</w:t>
      </w:r>
      <w:r>
        <w:rPr>
          <w:rFonts w:ascii="仿宋" w:hAnsi="仿宋" w:eastAsia="仿宋"/>
          <w:color w:val="000000" w:themeColor="text1"/>
          <w:sz w:val="24"/>
          <w:szCs w:val="24"/>
          <w14:textFill>
            <w14:solidFill>
              <w14:schemeClr w14:val="tx1"/>
            </w14:solidFill>
          </w14:textFill>
        </w:rPr>
        <w:t>持有理财产品</w:t>
      </w:r>
      <w:r>
        <w:rPr>
          <w:rFonts w:hint="eastAsia" w:ascii="仿宋" w:hAnsi="仿宋" w:eastAsia="仿宋"/>
          <w:color w:val="000000" w:themeColor="text1"/>
          <w:sz w:val="24"/>
          <w:szCs w:val="24"/>
          <w14:textFill>
            <w14:solidFill>
              <w14:schemeClr w14:val="tx1"/>
            </w14:solidFill>
          </w14:textFill>
        </w:rPr>
        <w:t>、保险风评结果、</w:t>
      </w:r>
      <w:r>
        <w:rPr>
          <w:rFonts w:ascii="仿宋" w:hAnsi="仿宋" w:eastAsia="仿宋"/>
          <w:color w:val="000000" w:themeColor="text1"/>
          <w:sz w:val="24"/>
          <w:szCs w:val="24"/>
          <w14:textFill>
            <w14:solidFill>
              <w14:schemeClr w14:val="tx1"/>
            </w14:solidFill>
          </w14:textFill>
        </w:rPr>
        <w:t>贷款客户</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代发户</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睡眠户</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纯新户开户</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我行资金过路户</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个体工商户</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小微企业主</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本行员工</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借记卡类型</w:t>
      </w:r>
      <w:r>
        <w:rPr>
          <w:rFonts w:hint="eastAsia" w:ascii="仿宋" w:hAnsi="仿宋" w:eastAsia="仿宋"/>
          <w:color w:val="000000" w:themeColor="text1"/>
          <w:sz w:val="24"/>
          <w:szCs w:val="24"/>
          <w14:textFill>
            <w14:solidFill>
              <w14:schemeClr w14:val="tx1"/>
            </w14:solidFill>
          </w14:textFill>
        </w:rPr>
        <w:t>。按照标签的顺序优先取客户命中的</w:t>
      </w:r>
      <w:r>
        <w:rPr>
          <w:rFonts w:ascii="仿宋" w:hAnsi="仿宋" w:eastAsia="仿宋"/>
          <w:color w:val="000000" w:themeColor="text1"/>
          <w:sz w:val="24"/>
          <w:szCs w:val="24"/>
          <w14:textFill>
            <w14:solidFill>
              <w14:schemeClr w14:val="tx1"/>
            </w14:solidFill>
          </w14:textFill>
        </w:rPr>
        <w:t>5</w:t>
      </w:r>
      <w:r>
        <w:rPr>
          <w:rFonts w:hint="eastAsia" w:ascii="仿宋" w:hAnsi="仿宋" w:eastAsia="仿宋"/>
          <w:color w:val="000000" w:themeColor="text1"/>
          <w:sz w:val="24"/>
          <w:szCs w:val="24"/>
          <w14:textFill>
            <w14:solidFill>
              <w14:schemeClr w14:val="tx1"/>
            </w14:solidFill>
          </w14:textFill>
        </w:rPr>
        <w:t>个标签在简要信息中展示。</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联系电话需按数据安全要求脱敏展示，保留前3位和后4位，中间4位使用掩码显示，例如：1</w:t>
      </w:r>
      <w:r>
        <w:rPr>
          <w:rFonts w:ascii="仿宋" w:hAnsi="仿宋" w:eastAsia="仿宋"/>
          <w:sz w:val="24"/>
          <w:szCs w:val="24"/>
        </w:rPr>
        <w:t>32****2345</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2. 客户头像根据客户性别、年龄段展示对应默认头像；若后续支持客户自定义头像，则优先展示客户自定义头像。</w:t>
      </w:r>
    </w:p>
    <w:p>
      <w:pPr>
        <w:spacing w:line="360" w:lineRule="auto"/>
        <w:rPr>
          <w:rFonts w:ascii="仿宋" w:hAnsi="仿宋" w:eastAsia="仿宋"/>
          <w:sz w:val="24"/>
          <w:szCs w:val="24"/>
        </w:rPr>
      </w:pPr>
      <w:r>
        <w:rPr>
          <w:rFonts w:hint="eastAsia" w:ascii="仿宋" w:hAnsi="仿宋" w:eastAsia="仿宋"/>
          <w:sz w:val="24"/>
          <w:szCs w:val="24"/>
        </w:rPr>
        <w:t>3. 企微客户认证标志根据企微联系人与存量客户是否已绑定展示“已绑定”或“未绑定”状态。</w:t>
      </w:r>
    </w:p>
    <w:p>
      <w:pPr>
        <w:spacing w:line="360" w:lineRule="auto"/>
        <w:rPr>
          <w:rFonts w:hint="default" w:ascii="仿宋" w:hAnsi="仿宋" w:eastAsia="仿宋"/>
          <w:sz w:val="24"/>
          <w:szCs w:val="24"/>
          <w:lang w:val="en-US" w:eastAsia="zh-CN"/>
        </w:rPr>
      </w:pPr>
      <w:r>
        <w:rPr>
          <w:rFonts w:hint="eastAsia" w:ascii="仿宋" w:hAnsi="仿宋" w:eastAsia="仿宋"/>
          <w:sz w:val="24"/>
          <w:szCs w:val="24"/>
        </w:rPr>
        <w:t>4. 客户</w:t>
      </w:r>
      <w:ins w:id="376" w:author="wanao" w:date="2026-07-08T10:46:50Z">
        <w:r>
          <w:rPr>
            <w:rFonts w:hint="eastAsia" w:ascii="仿宋" w:hAnsi="仿宋" w:eastAsia="仿宋"/>
            <w:sz w:val="24"/>
            <w:szCs w:val="24"/>
            <w:lang w:val="en-US" w:eastAsia="zh-CN"/>
          </w:rPr>
          <w:t>AUM</w:t>
        </w:r>
      </w:ins>
      <w:r>
        <w:rPr>
          <w:rFonts w:hint="eastAsia" w:ascii="仿宋" w:hAnsi="仿宋" w:eastAsia="仿宋"/>
          <w:sz w:val="24"/>
          <w:szCs w:val="24"/>
        </w:rPr>
        <w:t>等级沿用老 CRM 评级口径，展示“睡眠户”、“一级”至“十级”共十一个等级。</w:t>
      </w:r>
      <w:ins w:id="377" w:author="wanao" w:date="2026-07-08T10:46:57Z">
        <w:r>
          <w:rPr>
            <w:rFonts w:hint="eastAsia" w:ascii="仿宋" w:hAnsi="仿宋" w:eastAsia="仿宋"/>
            <w:sz w:val="24"/>
            <w:szCs w:val="24"/>
            <w:lang w:val="en-US" w:eastAsia="zh-CN"/>
          </w:rPr>
          <w:t>客户</w:t>
        </w:r>
      </w:ins>
      <w:ins w:id="378" w:author="wanao" w:date="2026-07-08T10:46:58Z">
        <w:r>
          <w:rPr>
            <w:rFonts w:hint="eastAsia" w:ascii="仿宋" w:hAnsi="仿宋" w:eastAsia="仿宋"/>
            <w:sz w:val="24"/>
            <w:szCs w:val="24"/>
            <w:lang w:val="en-US" w:eastAsia="zh-CN"/>
          </w:rPr>
          <w:t>等级</w:t>
        </w:r>
      </w:ins>
      <w:ins w:id="379" w:author="wanao" w:date="2026-07-08T10:46:59Z">
        <w:r>
          <w:rPr>
            <w:rFonts w:hint="eastAsia" w:ascii="仿宋" w:hAnsi="仿宋" w:eastAsia="仿宋"/>
            <w:sz w:val="24"/>
            <w:szCs w:val="24"/>
            <w:lang w:val="en-US" w:eastAsia="zh-CN"/>
          </w:rPr>
          <w:t>展示</w:t>
        </w:r>
      </w:ins>
      <w:ins w:id="380" w:author="wanao" w:date="2026-07-08T10:47:05Z">
        <w:r>
          <w:rPr>
            <w:rFonts w:hint="eastAsia" w:ascii="仿宋" w:hAnsi="仿宋" w:eastAsia="仿宋"/>
            <w:sz w:val="24"/>
            <w:szCs w:val="24"/>
            <w:lang w:val="en-US" w:eastAsia="zh-CN"/>
          </w:rPr>
          <w:t>睡眠户</w:t>
        </w:r>
      </w:ins>
      <w:ins w:id="381" w:author="wanao" w:date="2026-07-08T10:47:06Z">
        <w:r>
          <w:rPr>
            <w:rFonts w:hint="eastAsia" w:ascii="仿宋" w:hAnsi="仿宋" w:eastAsia="仿宋"/>
            <w:sz w:val="24"/>
            <w:szCs w:val="24"/>
            <w:lang w:val="en-US" w:eastAsia="zh-CN"/>
          </w:rPr>
          <w:t>、</w:t>
        </w:r>
      </w:ins>
      <w:ins w:id="382" w:author="wanao" w:date="2026-07-08T10:47:07Z">
        <w:r>
          <w:rPr>
            <w:rFonts w:hint="eastAsia" w:ascii="仿宋" w:hAnsi="仿宋" w:eastAsia="仿宋"/>
            <w:sz w:val="24"/>
            <w:szCs w:val="24"/>
            <w:lang w:val="en-US" w:eastAsia="zh-CN"/>
          </w:rPr>
          <w:t>大众、潜力、优质、财富1、财富2、贵宾、私行</w:t>
        </w:r>
      </w:ins>
      <w:ins w:id="383" w:author="wanao" w:date="2026-07-08T10:47:10Z">
        <w:r>
          <w:rPr>
            <w:rFonts w:hint="eastAsia" w:ascii="仿宋" w:hAnsi="仿宋" w:eastAsia="仿宋"/>
            <w:sz w:val="24"/>
            <w:szCs w:val="24"/>
            <w:lang w:val="en-US" w:eastAsia="zh-CN"/>
          </w:rPr>
          <w:t>共</w:t>
        </w:r>
      </w:ins>
      <w:ins w:id="384" w:author="wanao" w:date="2026-07-08T10:47:12Z">
        <w:r>
          <w:rPr>
            <w:rFonts w:hint="eastAsia" w:ascii="仿宋" w:hAnsi="仿宋" w:eastAsia="仿宋"/>
            <w:sz w:val="24"/>
            <w:szCs w:val="24"/>
            <w:lang w:val="en-US" w:eastAsia="zh-CN"/>
          </w:rPr>
          <w:t>八个</w:t>
        </w:r>
      </w:ins>
      <w:ins w:id="385" w:author="wanao" w:date="2026-07-08T10:47:13Z">
        <w:r>
          <w:rPr>
            <w:rFonts w:hint="eastAsia" w:ascii="仿宋" w:hAnsi="仿宋" w:eastAsia="仿宋"/>
            <w:sz w:val="24"/>
            <w:szCs w:val="24"/>
            <w:lang w:val="en-US" w:eastAsia="zh-CN"/>
          </w:rPr>
          <w:t>等级。</w:t>
        </w:r>
      </w:ins>
    </w:p>
    <w:p>
      <w:pPr>
        <w:spacing w:line="360" w:lineRule="auto"/>
        <w:rPr>
          <w:rFonts w:ascii="仿宋" w:hAnsi="仿宋" w:eastAsia="仿宋"/>
          <w:sz w:val="24"/>
          <w:szCs w:val="24"/>
        </w:rPr>
      </w:pPr>
      <w:r>
        <w:rPr>
          <w:rFonts w:hint="eastAsia" w:ascii="仿宋" w:hAnsi="仿宋" w:eastAsia="仿宋"/>
          <w:sz w:val="24"/>
          <w:szCs w:val="24"/>
        </w:rPr>
        <w:t>5. 理财风评结果、保险风评结果仅展示有效期内最新结果；超过有效期且未重新评估的，不予展示。</w:t>
      </w:r>
    </w:p>
    <w:p>
      <w:pPr>
        <w:spacing w:line="360" w:lineRule="auto"/>
        <w:rPr>
          <w:rFonts w:ascii="仿宋" w:hAnsi="仿宋" w:eastAsia="仿宋"/>
          <w:sz w:val="24"/>
          <w:szCs w:val="24"/>
        </w:rPr>
      </w:pPr>
      <w:r>
        <w:rPr>
          <w:rFonts w:hint="eastAsia" w:ascii="仿宋" w:hAnsi="仿宋" w:eastAsia="仿宋"/>
          <w:sz w:val="24"/>
          <w:szCs w:val="24"/>
        </w:rPr>
        <w:t>6. 金融资产余额、存款余额、贷款余额、总合同额度按统一经营口径反显，金额字段需按千分位及两位小数格式展示。</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管户客户经理可查看其权限范围内客户的完整简要信息。其他用户查看简要信息时，对金融资产、存款、贷款等核心指标进行脱敏展示，如“</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hint="eastAsia" w:ascii="仿宋" w:hAnsi="仿宋" w:eastAsia="仿宋"/>
          <w:color w:val="FF0000"/>
          <w:sz w:val="24"/>
          <w:szCs w:val="24"/>
        </w:rPr>
        <w:t xml:space="preserve"> </w:t>
      </w:r>
      <w:r>
        <w:rPr>
          <w:rFonts w:hint="eastAsia" w:ascii="仿宋" w:hAnsi="仿宋" w:eastAsia="仿宋"/>
          <w:color w:val="000000" w:themeColor="text1"/>
          <w:sz w:val="24"/>
          <w:szCs w:val="24"/>
          <w14:textFill>
            <w14:solidFill>
              <w14:schemeClr w14:val="tx1"/>
            </w14:solidFill>
          </w14:textFill>
        </w:rPr>
        <w:t>客户如果是本行员工且是白名单客户，则管户客户经理也不能看客户资产、负债数据。脱敏如：*</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color w:val="000000"/>
          <w:sz w:val="24"/>
        </w:rPr>
      </w:pPr>
      <w:r>
        <w:rPr>
          <w:rFonts w:ascii="仿宋" w:hAnsi="仿宋" w:eastAsia="仿宋"/>
          <w:color w:val="000000"/>
          <w:sz w:val="24"/>
        </w:rPr>
        <w:t>系统输出客户360视图首页简要信息区域展示内容，包括客户身份摘要信息、快捷操作入口、核心经营指标及辅助分析信息。</w:t>
      </w:r>
    </w:p>
    <w:p>
      <w:pPr>
        <w:spacing w:line="360" w:lineRule="auto"/>
        <w:rPr>
          <w:rFonts w:ascii="仿宋" w:hAnsi="仿宋" w:eastAsia="仿宋"/>
        </w:rPr>
      </w:pPr>
      <w:r>
        <w:rPr>
          <w:rFonts w:hint="eastAsia" w:ascii="仿宋" w:hAnsi="仿宋" w:eastAsia="仿宋"/>
          <w:color w:val="000000"/>
          <w:sz w:val="24"/>
        </w:rPr>
        <w:t>左边部分</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8"/>
        <w:gridCol w:w="2300"/>
        <w:gridCol w:w="2248"/>
        <w:gridCol w:w="2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0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8"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客户头像</w:t>
            </w:r>
          </w:p>
        </w:tc>
        <w:tc>
          <w:tcPr>
            <w:tcW w:w="2300" w:type="dxa"/>
          </w:tcPr>
          <w:p>
            <w:pPr>
              <w:spacing w:line="360" w:lineRule="auto"/>
              <w:rPr>
                <w:rFonts w:ascii="仿宋" w:hAnsi="仿宋" w:eastAsia="仿宋"/>
              </w:rPr>
            </w:pPr>
            <w:r>
              <w:rPr>
                <w:rFonts w:ascii="仿宋" w:hAnsi="仿宋" w:eastAsia="仿宋"/>
                <w:color w:val="000000"/>
                <w:sz w:val="24"/>
              </w:rPr>
              <w:t>反显</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展示客户头像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客户名称</w:t>
            </w:r>
          </w:p>
        </w:tc>
        <w:tc>
          <w:tcPr>
            <w:tcW w:w="2300" w:type="dxa"/>
          </w:tcPr>
          <w:p>
            <w:pPr>
              <w:spacing w:line="360" w:lineRule="auto"/>
              <w:rPr>
                <w:rFonts w:ascii="仿宋" w:hAnsi="仿宋" w:eastAsia="仿宋"/>
              </w:rPr>
            </w:pPr>
            <w:r>
              <w:rPr>
                <w:rFonts w:ascii="仿宋" w:hAnsi="仿宋" w:eastAsia="仿宋"/>
                <w:color w:val="000000"/>
                <w:sz w:val="24"/>
              </w:rPr>
              <w:t>反显</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展示客户姓名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企微客户认证标志</w:t>
            </w:r>
          </w:p>
        </w:tc>
        <w:tc>
          <w:tcPr>
            <w:tcW w:w="2300" w:type="dxa"/>
          </w:tcPr>
          <w:p>
            <w:pPr>
              <w:spacing w:line="360" w:lineRule="auto"/>
              <w:rPr>
                <w:rFonts w:ascii="仿宋" w:hAnsi="仿宋" w:eastAsia="仿宋"/>
              </w:rPr>
            </w:pPr>
            <w:r>
              <w:rPr>
                <w:rFonts w:ascii="仿宋" w:hAnsi="仿宋" w:eastAsia="仿宋"/>
                <w:color w:val="000000"/>
                <w:sz w:val="24"/>
              </w:rPr>
              <w:t>反显</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展示客户企微绑定状态，如“已绑定”、“未绑定”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联系电话</w:t>
            </w:r>
          </w:p>
        </w:tc>
        <w:tc>
          <w:tcPr>
            <w:tcW w:w="2300" w:type="dxa"/>
          </w:tcPr>
          <w:p>
            <w:pPr>
              <w:spacing w:line="360" w:lineRule="auto"/>
              <w:rPr>
                <w:rFonts w:ascii="仿宋" w:hAnsi="仿宋" w:eastAsia="仿宋"/>
              </w:rPr>
            </w:pPr>
            <w:r>
              <w:rPr>
                <w:rFonts w:ascii="仿宋" w:hAnsi="仿宋" w:eastAsia="仿宋"/>
                <w:color w:val="000000"/>
                <w:sz w:val="24"/>
              </w:rPr>
              <w:t>脱敏显示，保留前3位和后4位，中间4位掩码，如 138****1234</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展示客户联系电话</w:t>
            </w:r>
            <w:r>
              <w:rPr>
                <w:rFonts w:hint="eastAsia" w:ascii="仿宋" w:hAnsi="仿宋" w:eastAsia="仿宋"/>
                <w:color w:val="000000"/>
                <w:sz w:val="24"/>
              </w:rPr>
              <w:t>、</w:t>
            </w:r>
            <w:r>
              <w:rPr>
                <w:rFonts w:hint="eastAsia" w:ascii="仿宋" w:hAnsi="仿宋" w:eastAsia="仿宋"/>
                <w:color w:val="000000"/>
                <w:sz w:val="24"/>
                <w:highlight w:val="yellow"/>
              </w:rPr>
              <w:t>点击小眼睛展示完整的联系电话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客户等级</w:t>
            </w:r>
          </w:p>
        </w:tc>
        <w:tc>
          <w:tcPr>
            <w:tcW w:w="2300" w:type="dxa"/>
          </w:tcPr>
          <w:p>
            <w:pPr>
              <w:spacing w:line="360" w:lineRule="auto"/>
              <w:rPr>
                <w:rFonts w:ascii="仿宋" w:hAnsi="仿宋" w:eastAsia="仿宋"/>
              </w:rPr>
            </w:pPr>
            <w:r>
              <w:rPr>
                <w:rFonts w:ascii="仿宋" w:hAnsi="仿宋" w:eastAsia="仿宋"/>
                <w:color w:val="000000"/>
                <w:sz w:val="24"/>
              </w:rPr>
              <w:t>反显</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展示客户当前等级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借记卡等级</w:t>
            </w:r>
          </w:p>
        </w:tc>
        <w:tc>
          <w:tcPr>
            <w:tcW w:w="2300" w:type="dxa"/>
          </w:tcPr>
          <w:p>
            <w:pPr>
              <w:spacing w:line="360" w:lineRule="auto"/>
              <w:rPr>
                <w:rFonts w:ascii="仿宋" w:hAnsi="仿宋" w:eastAsia="仿宋"/>
              </w:rPr>
            </w:pPr>
            <w:r>
              <w:rPr>
                <w:rFonts w:ascii="仿宋" w:hAnsi="仿宋" w:eastAsia="仿宋"/>
                <w:color w:val="000000"/>
                <w:sz w:val="24"/>
              </w:rPr>
              <w:t>反显</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展示客户借记卡等级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管户经理</w:t>
            </w:r>
          </w:p>
        </w:tc>
        <w:tc>
          <w:tcPr>
            <w:tcW w:w="2300" w:type="dxa"/>
          </w:tcPr>
          <w:p>
            <w:pPr>
              <w:spacing w:line="360" w:lineRule="auto"/>
              <w:rPr>
                <w:rFonts w:ascii="仿宋" w:hAnsi="仿宋" w:eastAsia="仿宋"/>
              </w:rPr>
            </w:pPr>
            <w:r>
              <w:rPr>
                <w:rFonts w:ascii="仿宋" w:hAnsi="仿宋" w:eastAsia="仿宋"/>
                <w:color w:val="000000"/>
                <w:sz w:val="24"/>
              </w:rPr>
              <w:t>反显</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展示当前客户管户经理姓名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管户机构</w:t>
            </w:r>
          </w:p>
        </w:tc>
        <w:tc>
          <w:tcPr>
            <w:tcW w:w="2300"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展示当前客户归属管户机构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color w:val="000000"/>
                <w:sz w:val="24"/>
              </w:rPr>
            </w:pPr>
            <w:r>
              <w:rPr>
                <w:rFonts w:hint="eastAsia" w:ascii="仿宋" w:hAnsi="仿宋" w:eastAsia="仿宋"/>
                <w:color w:val="000000"/>
                <w:sz w:val="24"/>
              </w:rPr>
              <w:t>默认标签</w:t>
            </w:r>
          </w:p>
        </w:tc>
        <w:tc>
          <w:tcPr>
            <w:tcW w:w="2300"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48"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4" w:type="dxa"/>
          </w:tcPr>
          <w:p>
            <w:pPr>
              <w:spacing w:line="360" w:lineRule="auto"/>
              <w:rPr>
                <w:rFonts w:ascii="仿宋" w:hAnsi="仿宋" w:eastAsia="仿宋"/>
                <w:color w:val="000000"/>
                <w:sz w:val="24"/>
              </w:rPr>
            </w:pPr>
            <w:r>
              <w:rPr>
                <w:rFonts w:hint="eastAsia" w:ascii="仿宋" w:hAnsi="仿宋" w:eastAsia="仿宋"/>
                <w:color w:val="000000"/>
                <w:sz w:val="24"/>
              </w:rPr>
              <w:t>展示当前客户的命中的默认标签</w:t>
            </w:r>
          </w:p>
        </w:tc>
      </w:tr>
    </w:tbl>
    <w:p>
      <w:pPr>
        <w:spacing w:line="360" w:lineRule="auto"/>
        <w:rPr>
          <w:rFonts w:ascii="仿宋" w:hAnsi="仿宋" w:eastAsia="仿宋"/>
        </w:rPr>
      </w:pPr>
    </w:p>
    <w:p>
      <w:pPr>
        <w:spacing w:line="360" w:lineRule="auto"/>
        <w:rPr>
          <w:rFonts w:ascii="仿宋" w:hAnsi="仿宋" w:eastAsia="仿宋"/>
        </w:rPr>
      </w:pPr>
      <w:r>
        <w:rPr>
          <w:rFonts w:hint="eastAsia" w:ascii="仿宋" w:hAnsi="仿宋" w:eastAsia="仿宋"/>
          <w:color w:val="000000"/>
          <w:sz w:val="24"/>
        </w:rPr>
        <w:t>右边部分</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8"/>
        <w:gridCol w:w="2300"/>
        <w:gridCol w:w="2248"/>
        <w:gridCol w:w="2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0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8"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关注</w:t>
            </w:r>
          </w:p>
        </w:tc>
        <w:tc>
          <w:tcPr>
            <w:tcW w:w="2300" w:type="dxa"/>
          </w:tcPr>
          <w:p>
            <w:pPr>
              <w:spacing w:line="360" w:lineRule="auto"/>
              <w:rPr>
                <w:rFonts w:ascii="仿宋" w:hAnsi="仿宋" w:eastAsia="仿宋"/>
              </w:rPr>
            </w:pPr>
            <w:r>
              <w:rPr>
                <w:rFonts w:ascii="仿宋" w:hAnsi="仿宋" w:eastAsia="仿宋"/>
                <w:color w:val="000000"/>
                <w:sz w:val="24"/>
              </w:rPr>
              <w:t>点击触发</w:t>
            </w:r>
          </w:p>
        </w:tc>
        <w:tc>
          <w:tcPr>
            <w:tcW w:w="2248" w:type="dxa"/>
          </w:tcPr>
          <w:p>
            <w:pPr>
              <w:spacing w:line="360" w:lineRule="auto"/>
              <w:rPr>
                <w:rFonts w:ascii="仿宋" w:hAnsi="仿宋" w:eastAsia="仿宋"/>
              </w:rPr>
            </w:pPr>
            <w:r>
              <w:rPr>
                <w:rFonts w:ascii="仿宋" w:hAnsi="仿宋" w:eastAsia="仿宋"/>
                <w:color w:val="000000"/>
                <w:sz w:val="24"/>
              </w:rPr>
              <w:t>按钮</w:t>
            </w:r>
          </w:p>
        </w:tc>
        <w:tc>
          <w:tcPr>
            <w:tcW w:w="2264" w:type="dxa"/>
          </w:tcPr>
          <w:p>
            <w:pPr>
              <w:spacing w:line="360" w:lineRule="auto"/>
              <w:rPr>
                <w:rFonts w:ascii="仿宋" w:hAnsi="仿宋" w:eastAsia="仿宋"/>
              </w:rPr>
            </w:pPr>
            <w:r>
              <w:rPr>
                <w:rFonts w:ascii="仿宋" w:hAnsi="仿宋" w:eastAsia="仿宋"/>
                <w:color w:val="000000"/>
                <w:sz w:val="24"/>
              </w:rPr>
              <w:t>发起当前客户加关注操作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发短信</w:t>
            </w:r>
          </w:p>
        </w:tc>
        <w:tc>
          <w:tcPr>
            <w:tcW w:w="2300" w:type="dxa"/>
          </w:tcPr>
          <w:p>
            <w:pPr>
              <w:spacing w:line="360" w:lineRule="auto"/>
              <w:rPr>
                <w:rFonts w:ascii="仿宋" w:hAnsi="仿宋" w:eastAsia="仿宋"/>
              </w:rPr>
            </w:pPr>
            <w:r>
              <w:rPr>
                <w:rFonts w:ascii="仿宋" w:hAnsi="仿宋" w:eastAsia="仿宋"/>
                <w:color w:val="000000"/>
                <w:sz w:val="24"/>
              </w:rPr>
              <w:t>点击触发</w:t>
            </w:r>
          </w:p>
        </w:tc>
        <w:tc>
          <w:tcPr>
            <w:tcW w:w="2248" w:type="dxa"/>
          </w:tcPr>
          <w:p>
            <w:pPr>
              <w:spacing w:line="360" w:lineRule="auto"/>
              <w:rPr>
                <w:rFonts w:ascii="仿宋" w:hAnsi="仿宋" w:eastAsia="仿宋"/>
              </w:rPr>
            </w:pPr>
            <w:r>
              <w:rPr>
                <w:rFonts w:ascii="仿宋" w:hAnsi="仿宋" w:eastAsia="仿宋"/>
                <w:color w:val="000000"/>
                <w:sz w:val="24"/>
              </w:rPr>
              <w:t>按钮</w:t>
            </w:r>
          </w:p>
        </w:tc>
        <w:tc>
          <w:tcPr>
            <w:tcW w:w="2264" w:type="dxa"/>
          </w:tcPr>
          <w:p>
            <w:pPr>
              <w:spacing w:line="360" w:lineRule="auto"/>
              <w:rPr>
                <w:rFonts w:ascii="仿宋" w:hAnsi="仿宋" w:eastAsia="仿宋"/>
              </w:rPr>
            </w:pPr>
            <w:r>
              <w:rPr>
                <w:rFonts w:ascii="仿宋" w:hAnsi="仿宋" w:eastAsia="仿宋"/>
                <w:color w:val="000000"/>
                <w:sz w:val="24"/>
              </w:rPr>
              <w:t>发起当前客户短信触达操作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邀约计划</w:t>
            </w:r>
          </w:p>
        </w:tc>
        <w:tc>
          <w:tcPr>
            <w:tcW w:w="2300" w:type="dxa"/>
          </w:tcPr>
          <w:p>
            <w:pPr>
              <w:spacing w:line="360" w:lineRule="auto"/>
              <w:rPr>
                <w:rFonts w:ascii="仿宋" w:hAnsi="仿宋" w:eastAsia="仿宋"/>
              </w:rPr>
            </w:pPr>
            <w:r>
              <w:rPr>
                <w:rFonts w:ascii="仿宋" w:hAnsi="仿宋" w:eastAsia="仿宋"/>
                <w:color w:val="000000"/>
                <w:sz w:val="24"/>
              </w:rPr>
              <w:t>点击触发</w:t>
            </w:r>
          </w:p>
        </w:tc>
        <w:tc>
          <w:tcPr>
            <w:tcW w:w="2248" w:type="dxa"/>
          </w:tcPr>
          <w:p>
            <w:pPr>
              <w:spacing w:line="360" w:lineRule="auto"/>
              <w:rPr>
                <w:rFonts w:ascii="仿宋" w:hAnsi="仿宋" w:eastAsia="仿宋"/>
              </w:rPr>
            </w:pPr>
            <w:r>
              <w:rPr>
                <w:rFonts w:ascii="仿宋" w:hAnsi="仿宋" w:eastAsia="仿宋"/>
                <w:color w:val="000000"/>
                <w:sz w:val="24"/>
              </w:rPr>
              <w:t>按钮</w:t>
            </w:r>
          </w:p>
        </w:tc>
        <w:tc>
          <w:tcPr>
            <w:tcW w:w="2264" w:type="dxa"/>
          </w:tcPr>
          <w:p>
            <w:pPr>
              <w:spacing w:line="360" w:lineRule="auto"/>
              <w:rPr>
                <w:rFonts w:ascii="仿宋" w:hAnsi="仿宋" w:eastAsia="仿宋"/>
              </w:rPr>
            </w:pPr>
            <w:r>
              <w:rPr>
                <w:rFonts w:ascii="仿宋" w:hAnsi="仿宋" w:eastAsia="仿宋"/>
                <w:color w:val="000000"/>
                <w:sz w:val="24"/>
              </w:rPr>
              <w:t>发起当前客户邀约计划操作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加提醒</w:t>
            </w:r>
          </w:p>
        </w:tc>
        <w:tc>
          <w:tcPr>
            <w:tcW w:w="2300" w:type="dxa"/>
          </w:tcPr>
          <w:p>
            <w:pPr>
              <w:spacing w:line="360" w:lineRule="auto"/>
              <w:rPr>
                <w:rFonts w:ascii="仿宋" w:hAnsi="仿宋" w:eastAsia="仿宋"/>
              </w:rPr>
            </w:pPr>
            <w:r>
              <w:rPr>
                <w:rFonts w:ascii="仿宋" w:hAnsi="仿宋" w:eastAsia="仿宋"/>
                <w:color w:val="000000"/>
                <w:sz w:val="24"/>
              </w:rPr>
              <w:t>点击触发</w:t>
            </w:r>
          </w:p>
        </w:tc>
        <w:tc>
          <w:tcPr>
            <w:tcW w:w="2248" w:type="dxa"/>
          </w:tcPr>
          <w:p>
            <w:pPr>
              <w:spacing w:line="360" w:lineRule="auto"/>
              <w:rPr>
                <w:rFonts w:ascii="仿宋" w:hAnsi="仿宋" w:eastAsia="仿宋"/>
              </w:rPr>
            </w:pPr>
            <w:r>
              <w:rPr>
                <w:rFonts w:ascii="仿宋" w:hAnsi="仿宋" w:eastAsia="仿宋"/>
                <w:color w:val="000000"/>
                <w:sz w:val="24"/>
              </w:rPr>
              <w:t>按钮</w:t>
            </w:r>
          </w:p>
        </w:tc>
        <w:tc>
          <w:tcPr>
            <w:tcW w:w="2264" w:type="dxa"/>
          </w:tcPr>
          <w:p>
            <w:pPr>
              <w:spacing w:line="360" w:lineRule="auto"/>
              <w:rPr>
                <w:rFonts w:ascii="仿宋" w:hAnsi="仿宋" w:eastAsia="仿宋"/>
              </w:rPr>
            </w:pPr>
            <w:r>
              <w:rPr>
                <w:rFonts w:ascii="仿宋" w:hAnsi="仿宋" w:eastAsia="仿宋"/>
                <w:color w:val="000000"/>
                <w:sz w:val="24"/>
              </w:rPr>
              <w:t>发起当前客户加提醒操作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金融资产余额</w:t>
            </w:r>
          </w:p>
        </w:tc>
        <w:tc>
          <w:tcPr>
            <w:tcW w:w="2300" w:type="dxa"/>
          </w:tcPr>
          <w:p>
            <w:pPr>
              <w:spacing w:line="360" w:lineRule="auto"/>
              <w:rPr>
                <w:rFonts w:ascii="仿宋" w:hAnsi="仿宋" w:eastAsia="仿宋"/>
              </w:rPr>
            </w:pPr>
            <w:r>
              <w:rPr>
                <w:rFonts w:ascii="仿宋" w:hAnsi="仿宋" w:eastAsia="仿宋"/>
                <w:color w:val="000000"/>
                <w:sz w:val="24"/>
              </w:rPr>
              <w:t>反显、格式化：10,000.00</w:t>
            </w:r>
          </w:p>
        </w:tc>
        <w:tc>
          <w:tcPr>
            <w:tcW w:w="2248" w:type="dxa"/>
          </w:tcPr>
          <w:p>
            <w:pPr>
              <w:spacing w:line="360" w:lineRule="auto"/>
              <w:rPr>
                <w:rFonts w:ascii="仿宋" w:hAnsi="仿宋" w:eastAsia="仿宋"/>
              </w:rPr>
            </w:pPr>
            <w:r>
              <w:rPr>
                <w:rFonts w:ascii="仿宋" w:hAnsi="仿宋" w:eastAsia="仿宋"/>
                <w:color w:val="000000"/>
                <w:sz w:val="24"/>
              </w:rPr>
              <w:t>金额</w:t>
            </w:r>
          </w:p>
        </w:tc>
        <w:tc>
          <w:tcPr>
            <w:tcW w:w="2264" w:type="dxa"/>
          </w:tcPr>
          <w:p>
            <w:pPr>
              <w:spacing w:line="360" w:lineRule="auto"/>
              <w:rPr>
                <w:rFonts w:ascii="仿宋" w:hAnsi="仿宋" w:eastAsia="仿宋"/>
              </w:rPr>
            </w:pPr>
            <w:r>
              <w:rPr>
                <w:rFonts w:ascii="仿宋" w:hAnsi="仿宋" w:eastAsia="仿宋"/>
                <w:color w:val="000000"/>
                <w:sz w:val="24"/>
              </w:rPr>
              <w:t>展示客户当前金融资产余额，单位：元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存款余额</w:t>
            </w:r>
          </w:p>
        </w:tc>
        <w:tc>
          <w:tcPr>
            <w:tcW w:w="2300" w:type="dxa"/>
          </w:tcPr>
          <w:p>
            <w:pPr>
              <w:spacing w:line="360" w:lineRule="auto"/>
              <w:rPr>
                <w:rFonts w:ascii="仿宋" w:hAnsi="仿宋" w:eastAsia="仿宋"/>
              </w:rPr>
            </w:pPr>
            <w:r>
              <w:rPr>
                <w:rFonts w:ascii="仿宋" w:hAnsi="仿宋" w:eastAsia="仿宋"/>
                <w:color w:val="000000"/>
                <w:sz w:val="24"/>
              </w:rPr>
              <w:t>反显、格式化：10,000.00</w:t>
            </w:r>
          </w:p>
        </w:tc>
        <w:tc>
          <w:tcPr>
            <w:tcW w:w="2248" w:type="dxa"/>
          </w:tcPr>
          <w:p>
            <w:pPr>
              <w:spacing w:line="360" w:lineRule="auto"/>
              <w:rPr>
                <w:rFonts w:ascii="仿宋" w:hAnsi="仿宋" w:eastAsia="仿宋"/>
              </w:rPr>
            </w:pPr>
            <w:r>
              <w:rPr>
                <w:rFonts w:ascii="仿宋" w:hAnsi="仿宋" w:eastAsia="仿宋"/>
                <w:color w:val="000000"/>
                <w:sz w:val="24"/>
              </w:rPr>
              <w:t>金额</w:t>
            </w:r>
          </w:p>
        </w:tc>
        <w:tc>
          <w:tcPr>
            <w:tcW w:w="2264" w:type="dxa"/>
          </w:tcPr>
          <w:p>
            <w:pPr>
              <w:spacing w:line="360" w:lineRule="auto"/>
              <w:rPr>
                <w:rFonts w:ascii="仿宋" w:hAnsi="仿宋" w:eastAsia="仿宋"/>
              </w:rPr>
            </w:pPr>
            <w:r>
              <w:rPr>
                <w:rFonts w:ascii="仿宋" w:hAnsi="仿宋" w:eastAsia="仿宋"/>
                <w:color w:val="000000"/>
                <w:sz w:val="24"/>
              </w:rPr>
              <w:t>展示客户当前存款余额，单位：元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贷款余额</w:t>
            </w:r>
          </w:p>
        </w:tc>
        <w:tc>
          <w:tcPr>
            <w:tcW w:w="2300" w:type="dxa"/>
          </w:tcPr>
          <w:p>
            <w:pPr>
              <w:spacing w:line="360" w:lineRule="auto"/>
              <w:rPr>
                <w:rFonts w:ascii="仿宋" w:hAnsi="仿宋" w:eastAsia="仿宋"/>
              </w:rPr>
            </w:pPr>
            <w:r>
              <w:rPr>
                <w:rFonts w:ascii="仿宋" w:hAnsi="仿宋" w:eastAsia="仿宋"/>
                <w:color w:val="000000"/>
                <w:sz w:val="24"/>
              </w:rPr>
              <w:t>反显、格式化：10,000.00</w:t>
            </w:r>
          </w:p>
        </w:tc>
        <w:tc>
          <w:tcPr>
            <w:tcW w:w="2248" w:type="dxa"/>
          </w:tcPr>
          <w:p>
            <w:pPr>
              <w:spacing w:line="360" w:lineRule="auto"/>
              <w:rPr>
                <w:rFonts w:ascii="仿宋" w:hAnsi="仿宋" w:eastAsia="仿宋"/>
              </w:rPr>
            </w:pPr>
            <w:r>
              <w:rPr>
                <w:rFonts w:ascii="仿宋" w:hAnsi="仿宋" w:eastAsia="仿宋"/>
                <w:color w:val="000000"/>
                <w:sz w:val="24"/>
              </w:rPr>
              <w:t>金额</w:t>
            </w:r>
          </w:p>
        </w:tc>
        <w:tc>
          <w:tcPr>
            <w:tcW w:w="2264" w:type="dxa"/>
          </w:tcPr>
          <w:p>
            <w:pPr>
              <w:spacing w:line="360" w:lineRule="auto"/>
              <w:rPr>
                <w:rFonts w:ascii="仿宋" w:hAnsi="仿宋" w:eastAsia="仿宋"/>
              </w:rPr>
            </w:pPr>
            <w:r>
              <w:rPr>
                <w:rFonts w:ascii="仿宋" w:hAnsi="仿宋" w:eastAsia="仿宋"/>
                <w:color w:val="000000"/>
                <w:sz w:val="24"/>
              </w:rPr>
              <w:t>展示客户当前贷款余额，单位：元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hint="eastAsia" w:ascii="仿宋" w:hAnsi="仿宋" w:eastAsia="仿宋"/>
                <w:color w:val="000000"/>
                <w:sz w:val="24"/>
              </w:rPr>
              <w:t>总合同</w:t>
            </w:r>
            <w:r>
              <w:rPr>
                <w:rFonts w:ascii="仿宋" w:hAnsi="仿宋" w:eastAsia="仿宋"/>
                <w:color w:val="000000"/>
                <w:sz w:val="24"/>
              </w:rPr>
              <w:t>额度</w:t>
            </w:r>
          </w:p>
        </w:tc>
        <w:tc>
          <w:tcPr>
            <w:tcW w:w="2300" w:type="dxa"/>
          </w:tcPr>
          <w:p>
            <w:pPr>
              <w:spacing w:line="360" w:lineRule="auto"/>
              <w:rPr>
                <w:rFonts w:ascii="仿宋" w:hAnsi="仿宋" w:eastAsia="仿宋"/>
              </w:rPr>
            </w:pPr>
            <w:r>
              <w:rPr>
                <w:rFonts w:ascii="仿宋" w:hAnsi="仿宋" w:eastAsia="仿宋"/>
                <w:color w:val="000000"/>
                <w:sz w:val="24"/>
              </w:rPr>
              <w:t>反显、格式化：10,000.00</w:t>
            </w:r>
          </w:p>
        </w:tc>
        <w:tc>
          <w:tcPr>
            <w:tcW w:w="2248" w:type="dxa"/>
          </w:tcPr>
          <w:p>
            <w:pPr>
              <w:spacing w:line="360" w:lineRule="auto"/>
              <w:rPr>
                <w:rFonts w:ascii="仿宋" w:hAnsi="仿宋" w:eastAsia="仿宋"/>
              </w:rPr>
            </w:pPr>
            <w:r>
              <w:rPr>
                <w:rFonts w:ascii="仿宋" w:hAnsi="仿宋" w:eastAsia="仿宋"/>
                <w:color w:val="000000"/>
                <w:sz w:val="24"/>
              </w:rPr>
              <w:t>金额</w:t>
            </w:r>
          </w:p>
        </w:tc>
        <w:tc>
          <w:tcPr>
            <w:tcW w:w="2264" w:type="dxa"/>
          </w:tcPr>
          <w:p>
            <w:pPr>
              <w:spacing w:line="360" w:lineRule="auto"/>
              <w:rPr>
                <w:rFonts w:ascii="仿宋" w:hAnsi="仿宋" w:eastAsia="仿宋"/>
              </w:rPr>
            </w:pPr>
            <w:r>
              <w:rPr>
                <w:rFonts w:ascii="仿宋" w:hAnsi="仿宋" w:eastAsia="仿宋"/>
                <w:color w:val="000000"/>
                <w:sz w:val="24"/>
              </w:rPr>
              <w:t>展示客户当前</w:t>
            </w:r>
            <w:r>
              <w:rPr>
                <w:rFonts w:hint="eastAsia" w:ascii="仿宋" w:hAnsi="仿宋" w:eastAsia="仿宋"/>
                <w:color w:val="000000"/>
                <w:sz w:val="24"/>
              </w:rPr>
              <w:t>总合同</w:t>
            </w:r>
            <w:r>
              <w:rPr>
                <w:rFonts w:ascii="仿宋" w:hAnsi="仿宋" w:eastAsia="仿宋"/>
                <w:color w:val="000000"/>
                <w:sz w:val="24"/>
              </w:rPr>
              <w:t>额度，单位：元</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客户3</w:t>
      </w:r>
      <w:r>
        <w:rPr>
          <w:rFonts w:ascii="仿宋" w:hAnsi="仿宋" w:eastAsia="仿宋"/>
        </w:rPr>
        <w:t>60</w:t>
      </w:r>
      <w:r>
        <w:rPr>
          <w:rFonts w:hint="eastAsia" w:ascii="仿宋" w:hAnsi="仿宋" w:eastAsia="仿宋"/>
        </w:rPr>
        <w:t>视图-客户概览</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客户概览-产品与渠道覆盖</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查看单一客户的产品覆盖及渠道签约覆盖情况，帮助客户经理快速识别客户经营深度并支撑后续交叉营销</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用户从客户列表进入客户360视图后，系统默认展示“客户概览”页签。</w:t>
      </w:r>
    </w:p>
    <w:p>
      <w:pPr>
        <w:spacing w:line="360" w:lineRule="auto"/>
        <w:rPr>
          <w:rFonts w:ascii="仿宋" w:hAnsi="仿宋" w:eastAsia="仿宋"/>
          <w:sz w:val="24"/>
          <w:szCs w:val="24"/>
        </w:rPr>
      </w:pPr>
      <w:r>
        <w:rPr>
          <w:rFonts w:hint="eastAsia" w:ascii="仿宋" w:hAnsi="仿宋" w:eastAsia="仿宋"/>
          <w:sz w:val="24"/>
          <w:szCs w:val="24"/>
        </w:rPr>
        <w:t>2. 系统加载并展示客户产品覆盖信息，包括存款、理财、保险、借记卡、社保卡产品类别。</w:t>
      </w:r>
    </w:p>
    <w:p>
      <w:pPr>
        <w:spacing w:line="360" w:lineRule="auto"/>
        <w:rPr>
          <w:rFonts w:ascii="仿宋" w:hAnsi="仿宋" w:eastAsia="仿宋"/>
          <w:sz w:val="24"/>
          <w:szCs w:val="24"/>
        </w:rPr>
      </w:pPr>
      <w:r>
        <w:rPr>
          <w:rFonts w:hint="eastAsia" w:ascii="仿宋" w:hAnsi="仿宋" w:eastAsia="仿宋"/>
          <w:sz w:val="24"/>
          <w:szCs w:val="24"/>
        </w:rPr>
        <w:t>3. 系统加载并展示客户渠道覆盖信息，包括手机银行、网上银行、短信通、电话银行、企业微信、三方支付签约、代扣业务签约等渠道类型。</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产品覆盖：将客户当前已持的产品高亮显示。</w:t>
      </w:r>
    </w:p>
    <w:p>
      <w:pPr>
        <w:spacing w:line="360" w:lineRule="auto"/>
        <w:rPr>
          <w:rFonts w:ascii="仿宋" w:hAnsi="仿宋" w:eastAsia="仿宋"/>
          <w:sz w:val="24"/>
          <w:szCs w:val="24"/>
        </w:rPr>
      </w:pPr>
      <w:r>
        <w:rPr>
          <w:rFonts w:hint="eastAsia" w:ascii="仿宋" w:hAnsi="仿宋" w:eastAsia="仿宋"/>
          <w:sz w:val="24"/>
          <w:szCs w:val="24"/>
        </w:rPr>
        <w:t>2. 渠道覆盖：将客户当前已签约的渠道高亮显示。</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管户客户经理及其他用户都可查看客户的完整产品与渠道覆盖信息。</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系统输出客户产品覆盖信息。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存款</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展示客户是否持有存款类产品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理财</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展示客户是否持有理财类产品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保险</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展示客户是否持有保险类产品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借记卡</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展示客户是否持有借记卡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社保卡</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展示客户是否持有社保卡</w:t>
            </w:r>
          </w:p>
        </w:tc>
      </w:tr>
    </w:tbl>
    <w:p>
      <w:pPr>
        <w:spacing w:line="360" w:lineRule="auto"/>
        <w:rPr>
          <w:rFonts w:ascii="仿宋" w:hAnsi="仿宋" w:eastAsia="仿宋"/>
        </w:rPr>
      </w:pPr>
    </w:p>
    <w:p>
      <w:pPr>
        <w:spacing w:line="360" w:lineRule="auto"/>
        <w:rPr>
          <w:rFonts w:ascii="仿宋" w:hAnsi="仿宋" w:eastAsia="仿宋"/>
        </w:rPr>
      </w:pPr>
      <w:r>
        <w:rPr>
          <w:rFonts w:ascii="仿宋" w:hAnsi="仿宋" w:eastAsia="仿宋"/>
          <w:color w:val="000000"/>
          <w:sz w:val="24"/>
        </w:rPr>
        <w:t>系统输出客户渠道签约覆盖信息。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手机银行</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展示客户是否签约手机银行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网上银行</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展示客户是否签约网上银行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短信通</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展示客户是否签约短信通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电话银行</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展示客户是否签约电话银行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企业微信</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展示客户是否签约企业微信相关服务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三方支付签约</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展示客户是否存在三方支付签约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代扣业务签约</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展示客户是否存在代扣业务签约</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客户概览-产品推荐</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查看当前客户的推荐产品信息，帮助客户经理快速识别适配产品并提升营销转化效率</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用户进入客户360视图后，系统在“客户概览”页内加载当前客户的推荐产品信息。</w:t>
      </w:r>
    </w:p>
    <w:p>
      <w:pPr>
        <w:spacing w:line="360" w:lineRule="auto"/>
        <w:rPr>
          <w:rFonts w:ascii="仿宋" w:hAnsi="仿宋" w:eastAsia="仿宋"/>
          <w:sz w:val="24"/>
          <w:szCs w:val="24"/>
        </w:rPr>
      </w:pPr>
      <w:r>
        <w:rPr>
          <w:rFonts w:hint="eastAsia" w:ascii="仿宋" w:hAnsi="仿宋" w:eastAsia="仿宋"/>
          <w:sz w:val="24"/>
          <w:szCs w:val="24"/>
        </w:rPr>
        <w:t>2. 系统默认展示当前客户的推荐产品列表。</w:t>
      </w:r>
    </w:p>
    <w:p>
      <w:pPr>
        <w:spacing w:line="360" w:lineRule="auto"/>
        <w:rPr>
          <w:rFonts w:ascii="仿宋" w:hAnsi="仿宋" w:eastAsia="仿宋"/>
          <w:sz w:val="24"/>
          <w:szCs w:val="24"/>
        </w:rPr>
      </w:pPr>
      <w:r>
        <w:rPr>
          <w:rFonts w:hint="eastAsia" w:ascii="仿宋" w:hAnsi="仿宋" w:eastAsia="仿宋"/>
          <w:sz w:val="24"/>
          <w:szCs w:val="24"/>
        </w:rPr>
        <w:t>3. 当推荐产品数量超过默认展示数量时，系统支持滚动查看其他推荐产品。</w:t>
      </w:r>
    </w:p>
    <w:p>
      <w:pPr>
        <w:spacing w:line="360" w:lineRule="auto"/>
        <w:rPr>
          <w:rFonts w:ascii="仿宋" w:hAnsi="仿宋" w:eastAsia="仿宋"/>
          <w:sz w:val="24"/>
          <w:szCs w:val="24"/>
        </w:rPr>
      </w:pPr>
      <w:r>
        <w:rPr>
          <w:rFonts w:hint="eastAsia" w:ascii="仿宋" w:hAnsi="仿宋" w:eastAsia="仿宋"/>
          <w:sz w:val="24"/>
          <w:szCs w:val="24"/>
        </w:rPr>
        <w:t>4. 用户可查看推荐产品的产品名称、产品类型、利率或预期收益率等核心信息。</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产品推荐数据来源于到期承接推荐的产品。</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2. </w:t>
      </w:r>
      <w:r>
        <w:rPr>
          <w:rFonts w:hint="eastAsia" w:ascii="仿宋" w:hAnsi="仿宋" w:eastAsia="仿宋"/>
          <w:color w:val="000000" w:themeColor="text1"/>
          <w:sz w:val="24"/>
          <w:szCs w:val="24"/>
          <w14:textFill>
            <w14:solidFill>
              <w14:schemeClr w14:val="tx1"/>
            </w14:solidFill>
          </w14:textFill>
        </w:rPr>
        <w:t>客户概览页默认按照匹配度降序排序，展示当前客户前 3 个推荐产品；超过 3 个时支持滚动查看。推荐产品最多展示 5 个，每类产品默认仅展示 1 个推荐结果。</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 xml:space="preserve">. </w:t>
      </w:r>
      <w:r>
        <w:rPr>
          <w:rFonts w:hint="eastAsia" w:ascii="仿宋" w:hAnsi="仿宋" w:eastAsia="仿宋"/>
          <w:color w:val="000000" w:themeColor="text1"/>
          <w:sz w:val="24"/>
          <w:szCs w:val="24"/>
          <w14:textFill>
            <w14:solidFill>
              <w14:schemeClr w14:val="tx1"/>
            </w14:solidFill>
          </w14:textFill>
        </w:rPr>
        <w:t>推荐产品范围包括但不限于普通定期存款、智能存款、理财、保险、贷款产品类型。</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管户客户经理与其他用户都可查看客户的推荐产品信息。</w:t>
      </w:r>
    </w:p>
    <w:p>
      <w:pPr>
        <w:pStyle w:val="8"/>
        <w:numPr>
          <w:ilvl w:val="5"/>
          <w:numId w:val="14"/>
        </w:numPr>
        <w:spacing w:line="360" w:lineRule="auto"/>
        <w:rPr>
          <w:rFonts w:ascii="仿宋" w:hAnsi="仿宋" w:eastAsia="仿宋"/>
        </w:rPr>
      </w:pPr>
      <w:r>
        <w:rPr>
          <w:rFonts w:hint="eastAsia" w:ascii="仿宋" w:hAnsi="仿宋" w:eastAsia="仿宋"/>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产品名称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展示产品名称，点击产品名称，从右侧抽屉式弹出产品详情页面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产品匹配度</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百分比</w:t>
            </w:r>
          </w:p>
        </w:tc>
        <w:tc>
          <w:tcPr>
            <w:tcW w:w="2265" w:type="dxa"/>
          </w:tcPr>
          <w:p>
            <w:pPr>
              <w:spacing w:line="360" w:lineRule="auto"/>
              <w:rPr>
                <w:rFonts w:ascii="仿宋" w:hAnsi="仿宋" w:eastAsia="仿宋"/>
                <w:color w:val="000000"/>
                <w:sz w:val="24"/>
              </w:rPr>
            </w:pPr>
            <w:r>
              <w:rPr>
                <w:rFonts w:hint="eastAsia" w:ascii="仿宋" w:hAnsi="仿宋" w:eastAsia="仿宋"/>
                <w:color w:val="000000"/>
                <w:sz w:val="24"/>
              </w:rPr>
              <w:t>展示产品匹配度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产品类型</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展示产品类型，枚举值：存款、理财、保险等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利率或预期收益率</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展示产品利率或预期收益率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风险等级</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、若部分产品无风险等级，则不展示</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展示风险等级，枚举：低风险、中低风险、中风险和高风险</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客户概览-客户资产趋势分析</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查看单一客户近13个月资产趋势变化，提供“余额”与“月日均”双口径分析能力，帮助客户经理识别客户资产变化趋势并制定经营策略</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用户进入客户360视图“客户概览”页签后，系统加载客户资产趋势分析信息。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统计</w:t>
            </w:r>
            <w:r>
              <w:rPr>
                <w:rFonts w:hint="eastAsia" w:ascii="仿宋" w:hAnsi="仿宋" w:eastAsia="仿宋"/>
                <w:color w:val="000000"/>
                <w:sz w:val="24"/>
              </w:rPr>
              <w:t>口径</w:t>
            </w:r>
          </w:p>
        </w:tc>
        <w:tc>
          <w:tcPr>
            <w:tcW w:w="2270" w:type="dxa"/>
          </w:tcPr>
          <w:p>
            <w:pPr>
              <w:spacing w:line="360" w:lineRule="auto"/>
              <w:rPr>
                <w:rFonts w:ascii="仿宋" w:hAnsi="仿宋" w:eastAsia="仿宋"/>
              </w:rPr>
            </w:pPr>
            <w:r>
              <w:rPr>
                <w:rFonts w:ascii="仿宋" w:hAnsi="仿宋" w:eastAsia="仿宋"/>
                <w:color w:val="000000"/>
                <w:sz w:val="24"/>
              </w:rPr>
              <w:t>非必输</w:t>
            </w:r>
            <w:r>
              <w:rPr>
                <w:rFonts w:hint="eastAsia" w:ascii="仿宋" w:hAnsi="仿宋" w:eastAsia="仿宋"/>
                <w:color w:val="000000"/>
                <w:sz w:val="24"/>
              </w:rPr>
              <w:t>，默认：余额</w:t>
            </w:r>
          </w:p>
        </w:tc>
        <w:tc>
          <w:tcPr>
            <w:tcW w:w="2260" w:type="dxa"/>
          </w:tcPr>
          <w:p>
            <w:pPr>
              <w:spacing w:line="360" w:lineRule="auto"/>
              <w:rPr>
                <w:rFonts w:ascii="仿宋" w:hAnsi="仿宋" w:eastAsia="仿宋"/>
              </w:rPr>
            </w:pPr>
            <w:r>
              <w:rPr>
                <w:rFonts w:hint="eastAsia" w:ascii="仿宋" w:hAnsi="仿宋" w:eastAsia="仿宋"/>
                <w:color w:val="000000"/>
                <w:sz w:val="24"/>
              </w:rPr>
              <w:t>切片器</w:t>
            </w:r>
          </w:p>
        </w:tc>
        <w:tc>
          <w:tcPr>
            <w:tcW w:w="2270" w:type="dxa"/>
          </w:tcPr>
          <w:p>
            <w:pPr>
              <w:spacing w:line="360" w:lineRule="auto"/>
              <w:rPr>
                <w:rFonts w:ascii="仿宋" w:hAnsi="仿宋" w:eastAsia="仿宋"/>
              </w:rPr>
            </w:pPr>
            <w:r>
              <w:rPr>
                <w:rFonts w:ascii="仿宋" w:hAnsi="仿宋" w:eastAsia="仿宋"/>
                <w:color w:val="000000"/>
                <w:sz w:val="24"/>
              </w:rPr>
              <w:t>枚举值：余额、月日均</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用户进入客户360视图后，系统在“客户概览”页内默认加载客户资产趋势分析信息。</w:t>
      </w:r>
    </w:p>
    <w:p>
      <w:pPr>
        <w:spacing w:line="360" w:lineRule="auto"/>
        <w:rPr>
          <w:rFonts w:ascii="仿宋" w:hAnsi="仿宋" w:eastAsia="仿宋"/>
          <w:sz w:val="24"/>
          <w:szCs w:val="24"/>
        </w:rPr>
      </w:pPr>
      <w:r>
        <w:rPr>
          <w:rFonts w:hint="eastAsia" w:ascii="仿宋" w:hAnsi="仿宋" w:eastAsia="仿宋"/>
          <w:sz w:val="24"/>
          <w:szCs w:val="24"/>
        </w:rPr>
        <w:t>2. 系统默认按余额统计口径展示客户近13个月资产趋势图。</w:t>
      </w:r>
    </w:p>
    <w:p>
      <w:pPr>
        <w:spacing w:line="360" w:lineRule="auto"/>
        <w:rPr>
          <w:rFonts w:ascii="仿宋" w:hAnsi="仿宋" w:eastAsia="仿宋"/>
          <w:sz w:val="24"/>
          <w:szCs w:val="24"/>
        </w:rPr>
      </w:pPr>
      <w:r>
        <w:rPr>
          <w:rFonts w:hint="eastAsia" w:ascii="仿宋" w:hAnsi="仿宋" w:eastAsia="仿宋"/>
          <w:sz w:val="24"/>
          <w:szCs w:val="24"/>
        </w:rPr>
        <w:t>3. 用户可切换“余额”或“月日均”统计口径查看趋势分析结果。</w:t>
      </w:r>
    </w:p>
    <w:p>
      <w:pPr>
        <w:spacing w:line="360" w:lineRule="auto"/>
        <w:rPr>
          <w:rFonts w:ascii="仿宋" w:hAnsi="仿宋" w:eastAsia="仿宋"/>
          <w:sz w:val="24"/>
          <w:szCs w:val="24"/>
        </w:rPr>
      </w:pPr>
      <w:r>
        <w:rPr>
          <w:rFonts w:hint="eastAsia" w:ascii="仿宋" w:hAnsi="仿宋" w:eastAsia="仿宋"/>
          <w:sz w:val="24"/>
          <w:szCs w:val="24"/>
        </w:rPr>
        <w:t>4. 趋势图展示 AUM、存款、理财三类指标的趋势变化情况。</w:t>
      </w:r>
    </w:p>
    <w:p>
      <w:pPr>
        <w:spacing w:line="360" w:lineRule="auto"/>
        <w:rPr>
          <w:rFonts w:ascii="仿宋" w:hAnsi="仿宋" w:eastAsia="仿宋"/>
          <w:sz w:val="24"/>
          <w:szCs w:val="24"/>
        </w:rPr>
      </w:pPr>
      <w:r>
        <w:rPr>
          <w:rFonts w:hint="eastAsia" w:ascii="仿宋" w:hAnsi="仿宋" w:eastAsia="仿宋"/>
          <w:sz w:val="24"/>
          <w:szCs w:val="24"/>
        </w:rPr>
        <w:t>5</w:t>
      </w:r>
      <w:r>
        <w:rPr>
          <w:rFonts w:ascii="仿宋" w:hAnsi="仿宋" w:eastAsia="仿宋"/>
          <w:sz w:val="24"/>
          <w:szCs w:val="24"/>
        </w:rPr>
        <w:t xml:space="preserve">. </w:t>
      </w:r>
      <w:r>
        <w:rPr>
          <w:rFonts w:hint="eastAsia" w:ascii="仿宋" w:hAnsi="仿宋" w:eastAsia="仿宋"/>
          <w:sz w:val="24"/>
          <w:szCs w:val="24"/>
        </w:rPr>
        <w:t>用户鼠标悬浮某月上时，需要进行提示说明。</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趋势分析统计周期固定为近13个月。</w:t>
      </w:r>
    </w:p>
    <w:p>
      <w:pPr>
        <w:spacing w:line="360" w:lineRule="auto"/>
        <w:rPr>
          <w:rFonts w:ascii="仿宋" w:hAnsi="仿宋" w:eastAsia="仿宋"/>
          <w:sz w:val="24"/>
          <w:szCs w:val="24"/>
        </w:rPr>
      </w:pPr>
      <w:r>
        <w:rPr>
          <w:rFonts w:hint="eastAsia" w:ascii="仿宋" w:hAnsi="仿宋" w:eastAsia="仿宋"/>
          <w:sz w:val="24"/>
          <w:szCs w:val="24"/>
        </w:rPr>
        <w:t>2. 资产趋势分析指标包括 AUM、存款、理财。</w:t>
      </w:r>
    </w:p>
    <w:p>
      <w:pPr>
        <w:spacing w:line="360" w:lineRule="auto"/>
        <w:rPr>
          <w:rFonts w:ascii="仿宋" w:hAnsi="仿宋" w:eastAsia="仿宋"/>
          <w:sz w:val="24"/>
          <w:szCs w:val="24"/>
        </w:rPr>
      </w:pPr>
      <w:r>
        <w:rPr>
          <w:rFonts w:hint="eastAsia" w:ascii="仿宋" w:hAnsi="仿宋" w:eastAsia="仿宋"/>
          <w:sz w:val="24"/>
          <w:szCs w:val="24"/>
        </w:rPr>
        <w:t>3. 系统需支持“余额”、“月日均”两种统计口径切换。</w:t>
      </w:r>
    </w:p>
    <w:p>
      <w:pPr>
        <w:spacing w:line="360" w:lineRule="auto"/>
        <w:rPr>
          <w:rFonts w:ascii="仿宋" w:hAnsi="仿宋" w:eastAsia="仿宋"/>
          <w:sz w:val="24"/>
          <w:szCs w:val="24"/>
        </w:rPr>
      </w:pPr>
      <w:r>
        <w:rPr>
          <w:rFonts w:hint="eastAsia" w:ascii="仿宋" w:hAnsi="仿宋" w:eastAsia="仿宋"/>
          <w:sz w:val="24"/>
          <w:szCs w:val="24"/>
        </w:rPr>
        <w:t>4. 提示文案中，较上月为正，用红色字体表示，较上月为负，用绿色字体表示。</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管户客户经理及其他用户都可查看客户资产趋势分析。</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系统输出客户资产趋势分析。</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83"/>
        <w:gridCol w:w="2249"/>
        <w:gridCol w:w="2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9"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统计口径</w:t>
            </w:r>
          </w:p>
        </w:tc>
        <w:tc>
          <w:tcPr>
            <w:tcW w:w="2283" w:type="dxa"/>
          </w:tcPr>
          <w:p>
            <w:pPr>
              <w:spacing w:line="360" w:lineRule="auto"/>
              <w:rPr>
                <w:rFonts w:ascii="仿宋" w:hAnsi="仿宋" w:eastAsia="仿宋"/>
              </w:rPr>
            </w:pPr>
            <w:r>
              <w:rPr>
                <w:rFonts w:ascii="仿宋" w:hAnsi="仿宋" w:eastAsia="仿宋"/>
                <w:color w:val="000000"/>
                <w:sz w:val="24"/>
              </w:rPr>
              <w:t>反显</w:t>
            </w:r>
          </w:p>
        </w:tc>
        <w:tc>
          <w:tcPr>
            <w:tcW w:w="2249" w:type="dxa"/>
          </w:tcPr>
          <w:p>
            <w:pPr>
              <w:spacing w:line="360" w:lineRule="auto"/>
              <w:rPr>
                <w:rFonts w:ascii="仿宋" w:hAnsi="仿宋" w:eastAsia="仿宋"/>
              </w:rPr>
            </w:pPr>
            <w:r>
              <w:rPr>
                <w:rFonts w:hint="eastAsia" w:ascii="仿宋" w:hAnsi="仿宋" w:eastAsia="仿宋"/>
                <w:color w:val="000000"/>
                <w:sz w:val="24"/>
              </w:rPr>
              <w:t>切片器</w:t>
            </w:r>
          </w:p>
        </w:tc>
        <w:tc>
          <w:tcPr>
            <w:tcW w:w="2264" w:type="dxa"/>
          </w:tcPr>
          <w:p>
            <w:pPr>
              <w:spacing w:line="360" w:lineRule="auto"/>
              <w:rPr>
                <w:rFonts w:ascii="仿宋" w:hAnsi="仿宋" w:eastAsia="仿宋"/>
              </w:rPr>
            </w:pPr>
            <w:r>
              <w:rPr>
                <w:rFonts w:ascii="仿宋" w:hAnsi="仿宋" w:eastAsia="仿宋"/>
                <w:color w:val="000000"/>
                <w:sz w:val="24"/>
              </w:rPr>
              <w:t>展示当前趋势分析统计口径</w:t>
            </w:r>
            <w:r>
              <w:rPr>
                <w:rFonts w:hint="eastAsia" w:ascii="仿宋" w:hAnsi="仿宋" w:eastAsia="仿宋"/>
                <w:color w:val="000000"/>
                <w:sz w:val="24"/>
              </w:rPr>
              <w:t>：余额、月日均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AUM</w:t>
            </w:r>
          </w:p>
        </w:tc>
        <w:tc>
          <w:tcPr>
            <w:tcW w:w="2283" w:type="dxa"/>
          </w:tcPr>
          <w:p>
            <w:pPr>
              <w:spacing w:line="360" w:lineRule="auto"/>
              <w:rPr>
                <w:rFonts w:ascii="仿宋" w:hAnsi="仿宋" w:eastAsia="仿宋"/>
              </w:rPr>
            </w:pPr>
            <w:r>
              <w:rPr>
                <w:rFonts w:ascii="仿宋" w:hAnsi="仿宋" w:eastAsia="仿宋"/>
                <w:color w:val="000000"/>
                <w:sz w:val="24"/>
              </w:rPr>
              <w:t>反显、格式化：10,000.00</w:t>
            </w:r>
          </w:p>
        </w:tc>
        <w:tc>
          <w:tcPr>
            <w:tcW w:w="2249" w:type="dxa"/>
          </w:tcPr>
          <w:p>
            <w:pPr>
              <w:spacing w:line="360" w:lineRule="auto"/>
              <w:rPr>
                <w:rFonts w:ascii="仿宋" w:hAnsi="仿宋" w:eastAsia="仿宋"/>
              </w:rPr>
            </w:pPr>
            <w:r>
              <w:rPr>
                <w:rFonts w:ascii="仿宋" w:hAnsi="仿宋" w:eastAsia="仿宋"/>
                <w:color w:val="000000"/>
                <w:sz w:val="24"/>
              </w:rPr>
              <w:t>金额</w:t>
            </w:r>
          </w:p>
        </w:tc>
        <w:tc>
          <w:tcPr>
            <w:tcW w:w="2264" w:type="dxa"/>
          </w:tcPr>
          <w:p>
            <w:pPr>
              <w:spacing w:line="360" w:lineRule="auto"/>
              <w:rPr>
                <w:rFonts w:ascii="仿宋" w:hAnsi="仿宋" w:eastAsia="仿宋"/>
              </w:rPr>
            </w:pPr>
            <w:r>
              <w:rPr>
                <w:rFonts w:ascii="仿宋" w:hAnsi="仿宋" w:eastAsia="仿宋"/>
                <w:color w:val="000000"/>
                <w:sz w:val="24"/>
              </w:rPr>
              <w:t>展示客户近13个月 AUM 趋势数据，单位：元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存款</w:t>
            </w:r>
          </w:p>
        </w:tc>
        <w:tc>
          <w:tcPr>
            <w:tcW w:w="2283" w:type="dxa"/>
          </w:tcPr>
          <w:p>
            <w:pPr>
              <w:spacing w:line="360" w:lineRule="auto"/>
              <w:rPr>
                <w:rFonts w:ascii="仿宋" w:hAnsi="仿宋" w:eastAsia="仿宋"/>
              </w:rPr>
            </w:pPr>
            <w:r>
              <w:rPr>
                <w:rFonts w:ascii="仿宋" w:hAnsi="仿宋" w:eastAsia="仿宋"/>
                <w:color w:val="000000"/>
                <w:sz w:val="24"/>
              </w:rPr>
              <w:t>反显、格式化：10,000.00</w:t>
            </w:r>
          </w:p>
        </w:tc>
        <w:tc>
          <w:tcPr>
            <w:tcW w:w="2249" w:type="dxa"/>
          </w:tcPr>
          <w:p>
            <w:pPr>
              <w:spacing w:line="360" w:lineRule="auto"/>
              <w:rPr>
                <w:rFonts w:ascii="仿宋" w:hAnsi="仿宋" w:eastAsia="仿宋"/>
              </w:rPr>
            </w:pPr>
            <w:r>
              <w:rPr>
                <w:rFonts w:ascii="仿宋" w:hAnsi="仿宋" w:eastAsia="仿宋"/>
                <w:color w:val="000000"/>
                <w:sz w:val="24"/>
              </w:rPr>
              <w:t>金额</w:t>
            </w:r>
          </w:p>
        </w:tc>
        <w:tc>
          <w:tcPr>
            <w:tcW w:w="2264" w:type="dxa"/>
          </w:tcPr>
          <w:p>
            <w:pPr>
              <w:spacing w:line="360" w:lineRule="auto"/>
              <w:rPr>
                <w:rFonts w:ascii="仿宋" w:hAnsi="仿宋" w:eastAsia="仿宋"/>
              </w:rPr>
            </w:pPr>
            <w:r>
              <w:rPr>
                <w:rFonts w:ascii="仿宋" w:hAnsi="仿宋" w:eastAsia="仿宋"/>
                <w:color w:val="000000"/>
                <w:sz w:val="24"/>
              </w:rPr>
              <w:t>展示客户近13个月存款趋势数据，单位：元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理财</w:t>
            </w:r>
          </w:p>
        </w:tc>
        <w:tc>
          <w:tcPr>
            <w:tcW w:w="2283" w:type="dxa"/>
          </w:tcPr>
          <w:p>
            <w:pPr>
              <w:spacing w:line="360" w:lineRule="auto"/>
              <w:rPr>
                <w:rFonts w:ascii="仿宋" w:hAnsi="仿宋" w:eastAsia="仿宋"/>
              </w:rPr>
            </w:pPr>
            <w:r>
              <w:rPr>
                <w:rFonts w:ascii="仿宋" w:hAnsi="仿宋" w:eastAsia="仿宋"/>
                <w:color w:val="000000"/>
                <w:sz w:val="24"/>
              </w:rPr>
              <w:t>反显、格式化：10,000.00</w:t>
            </w:r>
          </w:p>
        </w:tc>
        <w:tc>
          <w:tcPr>
            <w:tcW w:w="2249" w:type="dxa"/>
          </w:tcPr>
          <w:p>
            <w:pPr>
              <w:spacing w:line="360" w:lineRule="auto"/>
              <w:rPr>
                <w:rFonts w:ascii="仿宋" w:hAnsi="仿宋" w:eastAsia="仿宋"/>
              </w:rPr>
            </w:pPr>
            <w:r>
              <w:rPr>
                <w:rFonts w:ascii="仿宋" w:hAnsi="仿宋" w:eastAsia="仿宋"/>
                <w:color w:val="000000"/>
                <w:sz w:val="24"/>
              </w:rPr>
              <w:t>金额</w:t>
            </w:r>
          </w:p>
        </w:tc>
        <w:tc>
          <w:tcPr>
            <w:tcW w:w="2264" w:type="dxa"/>
          </w:tcPr>
          <w:p>
            <w:pPr>
              <w:spacing w:line="360" w:lineRule="auto"/>
              <w:rPr>
                <w:rFonts w:ascii="仿宋" w:hAnsi="仿宋" w:eastAsia="仿宋"/>
              </w:rPr>
            </w:pPr>
            <w:r>
              <w:rPr>
                <w:rFonts w:ascii="仿宋" w:hAnsi="仿宋" w:eastAsia="仿宋"/>
                <w:color w:val="000000"/>
                <w:sz w:val="24"/>
              </w:rPr>
              <w:t>展示客户近13个月理财趋势数据，单位：元</w:t>
            </w:r>
          </w:p>
        </w:tc>
      </w:tr>
    </w:tbl>
    <w:p>
      <w:pPr>
        <w:spacing w:line="360" w:lineRule="auto"/>
        <w:rPr>
          <w:rFonts w:ascii="仿宋" w:hAnsi="仿宋" w:eastAsia="仿宋"/>
        </w:rPr>
      </w:pP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客户资产趋势分析</w:t>
      </w:r>
    </w:p>
    <w:p>
      <w:pPr>
        <w:spacing w:line="360" w:lineRule="auto"/>
        <w:ind w:firstLine="420"/>
        <w:rPr>
          <w:rFonts w:ascii="仿宋" w:hAnsi="仿宋" w:eastAsia="仿宋"/>
          <w:sz w:val="24"/>
          <w:szCs w:val="24"/>
        </w:rPr>
      </w:pPr>
      <w:r>
        <w:rPr>
          <w:rFonts w:hint="eastAsia" w:ascii="仿宋" w:hAnsi="仿宋" w:eastAsia="仿宋"/>
          <w:sz w:val="24"/>
          <w:szCs w:val="24"/>
        </w:rPr>
        <w:t>图表类型：折线图</w:t>
      </w:r>
    </w:p>
    <w:p>
      <w:pPr>
        <w:spacing w:line="360" w:lineRule="auto"/>
        <w:ind w:firstLine="420"/>
        <w:rPr>
          <w:rFonts w:ascii="仿宋" w:hAnsi="仿宋" w:eastAsia="仿宋"/>
          <w:sz w:val="24"/>
          <w:szCs w:val="24"/>
        </w:rPr>
      </w:pPr>
      <w:r>
        <w:rPr>
          <w:rFonts w:hint="eastAsia" w:ascii="仿宋" w:hAnsi="仿宋" w:eastAsia="仿宋"/>
          <w:sz w:val="24"/>
          <w:szCs w:val="24"/>
        </w:rPr>
        <w:t>图表说明：展示客户AUM、存款、理财三个指标近1</w:t>
      </w:r>
      <w:r>
        <w:rPr>
          <w:rFonts w:ascii="仿宋" w:hAnsi="仿宋" w:eastAsia="仿宋"/>
          <w:sz w:val="24"/>
          <w:szCs w:val="24"/>
        </w:rPr>
        <w:t>3</w:t>
      </w:r>
      <w:r>
        <w:rPr>
          <w:rFonts w:hint="eastAsia" w:ascii="仿宋" w:hAnsi="仿宋" w:eastAsia="仿宋"/>
          <w:sz w:val="24"/>
          <w:szCs w:val="24"/>
        </w:rPr>
        <w:t>月的趋势。鼠标悬浮进行提示，如鼠标悬浮在一级，提示文案：“</w:t>
      </w:r>
    </w:p>
    <w:p>
      <w:pPr>
        <w:spacing w:line="360" w:lineRule="auto"/>
        <w:ind w:firstLine="420"/>
        <w:rPr>
          <w:rFonts w:ascii="仿宋" w:hAnsi="仿宋" w:eastAsia="仿宋"/>
          <w:sz w:val="24"/>
          <w:szCs w:val="24"/>
        </w:rPr>
      </w:pPr>
      <w:r>
        <w:rPr>
          <w:rFonts w:hint="eastAsia" w:ascii="仿宋" w:hAnsi="仿宋" w:eastAsia="仿宋"/>
          <w:sz w:val="24"/>
          <w:szCs w:val="24"/>
        </w:rPr>
        <w:t>AUM</w:t>
      </w:r>
      <w:r>
        <w:rPr>
          <w:rFonts w:ascii="仿宋" w:hAnsi="仿宋" w:eastAsia="仿宋"/>
          <w:sz w:val="24"/>
          <w:szCs w:val="24"/>
        </w:rPr>
        <w:t>{</w:t>
      </w:r>
      <w:r>
        <w:rPr>
          <w:rFonts w:hint="eastAsia" w:ascii="仿宋" w:hAnsi="仿宋" w:eastAsia="仿宋"/>
          <w:sz w:val="24"/>
          <w:szCs w:val="24"/>
        </w:rPr>
        <w:t>余额｜月日均</w:t>
      </w:r>
      <w:r>
        <w:rPr>
          <w:rFonts w:ascii="仿宋" w:hAnsi="仿宋" w:eastAsia="仿宋"/>
          <w:sz w:val="24"/>
          <w:szCs w:val="24"/>
        </w:rPr>
        <w:t>}</w:t>
      </w:r>
      <w:r>
        <w:rPr>
          <w:rFonts w:hint="eastAsia" w:ascii="仿宋" w:hAnsi="仿宋" w:eastAsia="仿宋"/>
          <w:sz w:val="24"/>
          <w:szCs w:val="24"/>
        </w:rPr>
        <w:t>：1</w:t>
      </w:r>
      <w:r>
        <w:rPr>
          <w:rFonts w:ascii="仿宋" w:hAnsi="仿宋" w:eastAsia="仿宋"/>
          <w:sz w:val="24"/>
          <w:szCs w:val="24"/>
        </w:rPr>
        <w:t>,000.00,</w:t>
      </w:r>
      <w:r>
        <w:rPr>
          <w:rFonts w:hint="eastAsia" w:ascii="仿宋" w:hAnsi="仿宋" w:eastAsia="仿宋"/>
          <w:sz w:val="24"/>
          <w:szCs w:val="24"/>
        </w:rPr>
        <w:t>较上月：+</w:t>
      </w:r>
      <w:r>
        <w:rPr>
          <w:rFonts w:ascii="仿宋" w:hAnsi="仿宋" w:eastAsia="仿宋"/>
          <w:sz w:val="24"/>
          <w:szCs w:val="24"/>
        </w:rPr>
        <w:t>20.00</w:t>
      </w:r>
      <w:r>
        <w:rPr>
          <w:rFonts w:hint="eastAsia" w:ascii="仿宋" w:hAnsi="仿宋" w:eastAsia="仿宋"/>
          <w:sz w:val="24"/>
          <w:szCs w:val="24"/>
        </w:rPr>
        <w:t>（2</w:t>
      </w:r>
      <w:r>
        <w:rPr>
          <w:rFonts w:ascii="仿宋" w:hAnsi="仿宋" w:eastAsia="仿宋"/>
          <w:sz w:val="24"/>
          <w:szCs w:val="24"/>
        </w:rPr>
        <w:t>.</w:t>
      </w:r>
      <w:r>
        <w:rPr>
          <w:rFonts w:ascii="仿宋" w:hAnsi="仿宋" w:eastAsia="仿宋"/>
          <w:sz w:val="22"/>
          <w:szCs w:val="22"/>
        </w:rPr>
        <w:t>15</w:t>
      </w:r>
      <w:r>
        <w:rPr>
          <w:rFonts w:ascii="仿宋" w:hAnsi="仿宋" w:eastAsia="仿宋"/>
          <w:sz w:val="24"/>
          <w:szCs w:val="24"/>
        </w:rPr>
        <w:t>%</w: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存款</w:t>
      </w:r>
      <w:r>
        <w:rPr>
          <w:rFonts w:ascii="仿宋" w:hAnsi="仿宋" w:eastAsia="仿宋"/>
          <w:sz w:val="24"/>
          <w:szCs w:val="24"/>
        </w:rPr>
        <w:t>{</w:t>
      </w:r>
      <w:r>
        <w:rPr>
          <w:rFonts w:hint="eastAsia" w:ascii="仿宋" w:hAnsi="仿宋" w:eastAsia="仿宋"/>
          <w:sz w:val="24"/>
          <w:szCs w:val="24"/>
        </w:rPr>
        <w:t>余额｜月日均</w:t>
      </w:r>
      <w:r>
        <w:rPr>
          <w:rFonts w:ascii="仿宋" w:hAnsi="仿宋" w:eastAsia="仿宋"/>
          <w:sz w:val="24"/>
          <w:szCs w:val="24"/>
        </w:rPr>
        <w:t>}</w:t>
      </w:r>
      <w:r>
        <w:rPr>
          <w:rFonts w:hint="eastAsia" w:ascii="仿宋" w:hAnsi="仿宋" w:eastAsia="仿宋"/>
          <w:sz w:val="24"/>
          <w:szCs w:val="24"/>
        </w:rPr>
        <w:t>：1</w:t>
      </w:r>
      <w:r>
        <w:rPr>
          <w:rFonts w:ascii="仿宋" w:hAnsi="仿宋" w:eastAsia="仿宋"/>
          <w:sz w:val="24"/>
          <w:szCs w:val="24"/>
        </w:rPr>
        <w:t>,000.00,</w:t>
      </w:r>
      <w:r>
        <w:rPr>
          <w:rFonts w:hint="eastAsia" w:ascii="仿宋" w:hAnsi="仿宋" w:eastAsia="仿宋"/>
          <w:sz w:val="24"/>
          <w:szCs w:val="24"/>
        </w:rPr>
        <w:t>较上月：+</w:t>
      </w:r>
      <w:r>
        <w:rPr>
          <w:rFonts w:ascii="仿宋" w:hAnsi="仿宋" w:eastAsia="仿宋"/>
          <w:sz w:val="24"/>
          <w:szCs w:val="24"/>
        </w:rPr>
        <w:t>20.00</w:t>
      </w:r>
      <w:r>
        <w:rPr>
          <w:rFonts w:hint="eastAsia" w:ascii="仿宋" w:hAnsi="仿宋" w:eastAsia="仿宋"/>
          <w:sz w:val="24"/>
          <w:szCs w:val="24"/>
        </w:rPr>
        <w:t>（2</w:t>
      </w:r>
      <w:r>
        <w:rPr>
          <w:rFonts w:ascii="仿宋" w:hAnsi="仿宋" w:eastAsia="仿宋"/>
          <w:sz w:val="24"/>
          <w:szCs w:val="24"/>
        </w:rPr>
        <w:t>.</w:t>
      </w:r>
      <w:r>
        <w:rPr>
          <w:rFonts w:ascii="仿宋" w:hAnsi="仿宋" w:eastAsia="仿宋"/>
          <w:sz w:val="22"/>
          <w:szCs w:val="22"/>
        </w:rPr>
        <w:t>15</w:t>
      </w:r>
      <w:r>
        <w:rPr>
          <w:rFonts w:ascii="仿宋" w:hAnsi="仿宋" w:eastAsia="仿宋"/>
          <w:sz w:val="24"/>
          <w:szCs w:val="24"/>
        </w:rPr>
        <w:t>%</w: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理财</w:t>
      </w:r>
      <w:r>
        <w:rPr>
          <w:rFonts w:ascii="仿宋" w:hAnsi="仿宋" w:eastAsia="仿宋"/>
          <w:sz w:val="24"/>
          <w:szCs w:val="24"/>
        </w:rPr>
        <w:t>{</w:t>
      </w:r>
      <w:r>
        <w:rPr>
          <w:rFonts w:hint="eastAsia" w:ascii="仿宋" w:hAnsi="仿宋" w:eastAsia="仿宋"/>
          <w:sz w:val="24"/>
          <w:szCs w:val="24"/>
        </w:rPr>
        <w:t>余额｜月日均</w:t>
      </w:r>
      <w:r>
        <w:rPr>
          <w:rFonts w:ascii="仿宋" w:hAnsi="仿宋" w:eastAsia="仿宋"/>
          <w:sz w:val="24"/>
          <w:szCs w:val="24"/>
        </w:rPr>
        <w:t>}</w:t>
      </w:r>
      <w:r>
        <w:rPr>
          <w:rFonts w:hint="eastAsia" w:ascii="仿宋" w:hAnsi="仿宋" w:eastAsia="仿宋"/>
          <w:sz w:val="24"/>
          <w:szCs w:val="24"/>
        </w:rPr>
        <w:t>：1</w:t>
      </w:r>
      <w:r>
        <w:rPr>
          <w:rFonts w:ascii="仿宋" w:hAnsi="仿宋" w:eastAsia="仿宋"/>
          <w:sz w:val="24"/>
          <w:szCs w:val="24"/>
        </w:rPr>
        <w:t>,000.00,</w:t>
      </w:r>
      <w:r>
        <w:rPr>
          <w:rFonts w:hint="eastAsia" w:ascii="仿宋" w:hAnsi="仿宋" w:eastAsia="仿宋"/>
          <w:sz w:val="24"/>
          <w:szCs w:val="24"/>
        </w:rPr>
        <w:t>较上月：</w:t>
      </w:r>
      <w:r>
        <w:rPr>
          <w:rFonts w:ascii="仿宋" w:hAnsi="仿宋" w:eastAsia="仿宋"/>
          <w:sz w:val="24"/>
          <w:szCs w:val="24"/>
        </w:rPr>
        <w:t>-20.00</w:t>
      </w:r>
      <w:r>
        <w:rPr>
          <w:rFonts w:hint="eastAsia" w:ascii="仿宋" w:hAnsi="仿宋" w:eastAsia="仿宋"/>
          <w:sz w:val="24"/>
          <w:szCs w:val="24"/>
        </w:rPr>
        <w:t>（2</w:t>
      </w:r>
      <w:r>
        <w:rPr>
          <w:rFonts w:ascii="仿宋" w:hAnsi="仿宋" w:eastAsia="仿宋"/>
          <w:sz w:val="24"/>
          <w:szCs w:val="24"/>
        </w:rPr>
        <w:t>.</w:t>
      </w:r>
      <w:r>
        <w:rPr>
          <w:rFonts w:ascii="仿宋" w:hAnsi="仿宋" w:eastAsia="仿宋"/>
          <w:sz w:val="22"/>
          <w:szCs w:val="22"/>
        </w:rPr>
        <w:t>15</w:t>
      </w:r>
      <w:r>
        <w:rPr>
          <w:rFonts w:ascii="仿宋" w:hAnsi="仿宋" w:eastAsia="仿宋"/>
          <w:sz w:val="24"/>
          <w:szCs w:val="24"/>
        </w:rPr>
        <w:t>%</w: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w:t>
      </w: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客户概览-客户贷款趋势分析</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查看单一客户近13个月贷款余额趋势变化，帮助客户经理识别客户用信变化并支撑后续经营跟进</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用户进入客户360视图后，系统在“客户概览”页内默认加载客户贷款趋势分析信息。</w:t>
      </w:r>
    </w:p>
    <w:p>
      <w:pPr>
        <w:spacing w:line="360" w:lineRule="auto"/>
        <w:rPr>
          <w:rFonts w:ascii="仿宋" w:hAnsi="仿宋" w:eastAsia="仿宋"/>
          <w:sz w:val="24"/>
          <w:szCs w:val="24"/>
        </w:rPr>
      </w:pPr>
      <w:r>
        <w:rPr>
          <w:rFonts w:hint="eastAsia" w:ascii="仿宋" w:hAnsi="仿宋" w:eastAsia="仿宋"/>
          <w:sz w:val="24"/>
          <w:szCs w:val="24"/>
        </w:rPr>
        <w:t>2. 系统展示客户近13个月贷款余额趋势分析结果。</w:t>
      </w:r>
    </w:p>
    <w:p>
      <w:pPr>
        <w:spacing w:line="360" w:lineRule="auto"/>
        <w:rPr>
          <w:rFonts w:ascii="仿宋" w:hAnsi="仿宋" w:eastAsia="仿宋"/>
          <w:sz w:val="24"/>
          <w:szCs w:val="24"/>
        </w:rPr>
      </w:pPr>
      <w:r>
        <w:rPr>
          <w:rFonts w:hint="eastAsia" w:ascii="仿宋" w:hAnsi="仿宋" w:eastAsia="仿宋"/>
          <w:sz w:val="24"/>
          <w:szCs w:val="24"/>
        </w:rPr>
        <w:t>3. 用户鼠标悬浮某月上时，需要进行提示说明。</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贷款趋势分析统计周期固定为近13个月。</w:t>
      </w:r>
    </w:p>
    <w:p>
      <w:pPr>
        <w:spacing w:line="360" w:lineRule="auto"/>
        <w:rPr>
          <w:rFonts w:ascii="仿宋" w:hAnsi="仿宋" w:eastAsia="仿宋"/>
          <w:sz w:val="24"/>
          <w:szCs w:val="24"/>
        </w:rPr>
      </w:pPr>
      <w:r>
        <w:rPr>
          <w:rFonts w:hint="eastAsia" w:ascii="仿宋" w:hAnsi="仿宋" w:eastAsia="仿宋"/>
          <w:sz w:val="24"/>
          <w:szCs w:val="24"/>
        </w:rPr>
        <w:t>2. 贷款趋势分析指标为贷款余额。</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sz w:val="24"/>
          <w:szCs w:val="24"/>
        </w:rPr>
        <w:t>提示文案中，较上月为正，用红色字体表示，较上月为负，用绿色字体表示</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管户客户经理及其他用户都可查看客户贷款趋势分析。</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系统输出客户贷款趋势分析结果。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贷款余额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rPr>
            </w:pPr>
            <w:r>
              <w:rPr>
                <w:rFonts w:ascii="仿宋" w:hAnsi="仿宋" w:eastAsia="仿宋"/>
                <w:color w:val="000000"/>
                <w:sz w:val="24"/>
              </w:rPr>
              <w:t>展示客户近13个月贷款余额趋势数据，单位：元</w:t>
            </w:r>
          </w:p>
        </w:tc>
      </w:tr>
    </w:tbl>
    <w:p>
      <w:pPr>
        <w:spacing w:line="360" w:lineRule="auto"/>
        <w:rPr>
          <w:rFonts w:ascii="仿宋" w:hAnsi="仿宋" w:eastAsia="仿宋"/>
        </w:rPr>
      </w:pP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客户贷款趋势分析</w:t>
      </w:r>
    </w:p>
    <w:p>
      <w:pPr>
        <w:spacing w:line="360" w:lineRule="auto"/>
        <w:ind w:firstLine="420"/>
        <w:rPr>
          <w:rFonts w:ascii="仿宋" w:hAnsi="仿宋" w:eastAsia="仿宋"/>
          <w:sz w:val="24"/>
          <w:szCs w:val="24"/>
        </w:rPr>
      </w:pPr>
      <w:r>
        <w:rPr>
          <w:rFonts w:hint="eastAsia" w:ascii="仿宋" w:hAnsi="仿宋" w:eastAsia="仿宋"/>
          <w:sz w:val="24"/>
          <w:szCs w:val="24"/>
        </w:rPr>
        <w:t>图表类型：折线图</w:t>
      </w:r>
    </w:p>
    <w:p>
      <w:pPr>
        <w:spacing w:line="360" w:lineRule="auto"/>
        <w:ind w:firstLine="420"/>
        <w:rPr>
          <w:rFonts w:ascii="仿宋" w:hAnsi="仿宋" w:eastAsia="仿宋"/>
          <w:sz w:val="24"/>
          <w:szCs w:val="24"/>
        </w:rPr>
      </w:pPr>
      <w:r>
        <w:rPr>
          <w:rFonts w:hint="eastAsia" w:ascii="仿宋" w:hAnsi="仿宋" w:eastAsia="仿宋"/>
          <w:sz w:val="24"/>
          <w:szCs w:val="24"/>
        </w:rPr>
        <w:t>图表说明：展示贷款余额指标近1</w:t>
      </w:r>
      <w:r>
        <w:rPr>
          <w:rFonts w:ascii="仿宋" w:hAnsi="仿宋" w:eastAsia="仿宋"/>
          <w:sz w:val="24"/>
          <w:szCs w:val="24"/>
        </w:rPr>
        <w:t>3</w:t>
      </w:r>
      <w:r>
        <w:rPr>
          <w:rFonts w:hint="eastAsia" w:ascii="仿宋" w:hAnsi="仿宋" w:eastAsia="仿宋"/>
          <w:sz w:val="24"/>
          <w:szCs w:val="24"/>
        </w:rPr>
        <w:t>月的趋势。鼠标悬浮进行提示，如鼠标悬浮在一级，提示文案：“贷款余额：1</w:t>
      </w:r>
      <w:r>
        <w:rPr>
          <w:rFonts w:ascii="仿宋" w:hAnsi="仿宋" w:eastAsia="仿宋"/>
          <w:sz w:val="24"/>
          <w:szCs w:val="24"/>
        </w:rPr>
        <w:t>,000.00,</w:t>
      </w:r>
      <w:r>
        <w:rPr>
          <w:rFonts w:hint="eastAsia" w:ascii="仿宋" w:hAnsi="仿宋" w:eastAsia="仿宋"/>
          <w:sz w:val="24"/>
          <w:szCs w:val="24"/>
        </w:rPr>
        <w:t>较上月：+</w:t>
      </w:r>
      <w:r>
        <w:rPr>
          <w:rFonts w:ascii="仿宋" w:hAnsi="仿宋" w:eastAsia="仿宋"/>
          <w:sz w:val="24"/>
          <w:szCs w:val="24"/>
        </w:rPr>
        <w:t>20.00</w:t>
      </w:r>
      <w:r>
        <w:rPr>
          <w:rFonts w:hint="eastAsia" w:ascii="仿宋" w:hAnsi="仿宋" w:eastAsia="仿宋"/>
          <w:sz w:val="24"/>
          <w:szCs w:val="24"/>
        </w:rPr>
        <w:t>（2</w:t>
      </w:r>
      <w:r>
        <w:rPr>
          <w:rFonts w:ascii="仿宋" w:hAnsi="仿宋" w:eastAsia="仿宋"/>
          <w:sz w:val="24"/>
          <w:szCs w:val="24"/>
        </w:rPr>
        <w:t>.</w:t>
      </w:r>
      <w:r>
        <w:rPr>
          <w:rFonts w:ascii="仿宋" w:hAnsi="仿宋" w:eastAsia="仿宋"/>
          <w:sz w:val="22"/>
          <w:szCs w:val="22"/>
        </w:rPr>
        <w:t>15</w:t>
      </w:r>
      <w:r>
        <w:rPr>
          <w:rFonts w:ascii="仿宋" w:hAnsi="仿宋" w:eastAsia="仿宋"/>
          <w:sz w:val="24"/>
          <w:szCs w:val="24"/>
        </w:rPr>
        <w:t>%</w:t>
      </w:r>
      <w:r>
        <w:rPr>
          <w:rFonts w:hint="eastAsia" w:ascii="仿宋" w:hAnsi="仿宋" w:eastAsia="仿宋"/>
          <w:sz w:val="24"/>
          <w:szCs w:val="24"/>
        </w:rPr>
        <w:t>）”。</w:t>
      </w: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客户概览-信息提醒</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查看与当前客户相关的重要提醒消息并进入对应详情，帮助客户经理及时掌握客户动态并开展跟进服务</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用户进入客户360视图后，系统在“客户概览”页内加载当前客户的信息提醒。</w:t>
      </w:r>
    </w:p>
    <w:p>
      <w:pPr>
        <w:spacing w:line="360" w:lineRule="auto"/>
        <w:rPr>
          <w:rFonts w:ascii="仿宋" w:hAnsi="仿宋" w:eastAsia="仿宋"/>
          <w:sz w:val="24"/>
          <w:szCs w:val="24"/>
        </w:rPr>
      </w:pPr>
      <w:r>
        <w:rPr>
          <w:rFonts w:hint="eastAsia" w:ascii="仿宋" w:hAnsi="仿宋" w:eastAsia="仿宋"/>
          <w:sz w:val="24"/>
          <w:szCs w:val="24"/>
        </w:rPr>
        <w:t>2. 系统默认展示当前客户最新的提醒消息。</w:t>
      </w:r>
    </w:p>
    <w:p>
      <w:pPr>
        <w:spacing w:line="360" w:lineRule="auto"/>
        <w:rPr>
          <w:rFonts w:ascii="仿宋" w:hAnsi="仿宋" w:eastAsia="仿宋"/>
          <w:sz w:val="24"/>
          <w:szCs w:val="24"/>
        </w:rPr>
      </w:pPr>
      <w:r>
        <w:rPr>
          <w:rFonts w:hint="eastAsia" w:ascii="仿宋" w:hAnsi="仿宋" w:eastAsia="仿宋"/>
          <w:sz w:val="24"/>
          <w:szCs w:val="24"/>
        </w:rPr>
        <w:t>3. 风险事件包括“贷款逾期提醒”、“贷款欠息提醒”、“贷款还款余额不足提醒”、“收单商户长期无交易提醒”、“销户提醒”。</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默认展示最新</w:t>
      </w:r>
      <w:r>
        <w:rPr>
          <w:rFonts w:ascii="仿宋" w:hAnsi="仿宋" w:eastAsia="仿宋"/>
          <w:sz w:val="24"/>
          <w:szCs w:val="24"/>
        </w:rPr>
        <w:t>3</w:t>
      </w:r>
      <w:r>
        <w:rPr>
          <w:rFonts w:hint="eastAsia" w:ascii="仿宋" w:hAnsi="仿宋" w:eastAsia="仿宋"/>
          <w:sz w:val="24"/>
          <w:szCs w:val="24"/>
        </w:rPr>
        <w:t>条提醒消息。</w:t>
      </w:r>
    </w:p>
    <w:p>
      <w:pPr>
        <w:spacing w:line="360" w:lineRule="auto"/>
        <w:rPr>
          <w:rFonts w:ascii="仿宋" w:hAnsi="仿宋" w:eastAsia="仿宋"/>
          <w:sz w:val="24"/>
          <w:szCs w:val="24"/>
        </w:rPr>
      </w:pPr>
      <w:r>
        <w:rPr>
          <w:rFonts w:hint="eastAsia" w:ascii="仿宋" w:hAnsi="仿宋" w:eastAsia="仿宋"/>
          <w:sz w:val="24"/>
          <w:szCs w:val="24"/>
        </w:rPr>
        <w:t>2. 提醒消息范围包括：到期提醒、大额变动、风险事件三类与当前客户相关的重要提醒。</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管户客户经理及其他用户都可查看客户信息提醒。</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系统输出与当前客户相关的信息提醒列表。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5"/>
        <w:gridCol w:w="2283"/>
        <w:gridCol w:w="1240"/>
        <w:gridCol w:w="3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124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328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消息类型</w:t>
            </w:r>
          </w:p>
        </w:tc>
        <w:tc>
          <w:tcPr>
            <w:tcW w:w="2283" w:type="dxa"/>
          </w:tcPr>
          <w:p>
            <w:pPr>
              <w:spacing w:line="360" w:lineRule="auto"/>
              <w:rPr>
                <w:rFonts w:ascii="仿宋" w:hAnsi="仿宋" w:eastAsia="仿宋"/>
              </w:rPr>
            </w:pPr>
            <w:r>
              <w:rPr>
                <w:rFonts w:ascii="仿宋" w:hAnsi="仿宋" w:eastAsia="仿宋"/>
                <w:color w:val="000000"/>
                <w:sz w:val="24"/>
              </w:rPr>
              <w:t>反显</w:t>
            </w:r>
          </w:p>
        </w:tc>
        <w:tc>
          <w:tcPr>
            <w:tcW w:w="1240" w:type="dxa"/>
          </w:tcPr>
          <w:p>
            <w:pPr>
              <w:spacing w:line="360" w:lineRule="auto"/>
              <w:rPr>
                <w:rFonts w:ascii="仿宋" w:hAnsi="仿宋" w:eastAsia="仿宋"/>
              </w:rPr>
            </w:pPr>
            <w:r>
              <w:rPr>
                <w:rFonts w:ascii="仿宋" w:hAnsi="仿宋" w:eastAsia="仿宋"/>
                <w:color w:val="000000"/>
                <w:sz w:val="24"/>
              </w:rPr>
              <w:t>文本</w:t>
            </w:r>
          </w:p>
        </w:tc>
        <w:tc>
          <w:tcPr>
            <w:tcW w:w="3282" w:type="dxa"/>
          </w:tcPr>
          <w:p>
            <w:pPr>
              <w:spacing w:line="360" w:lineRule="auto"/>
              <w:rPr>
                <w:rFonts w:ascii="仿宋" w:hAnsi="仿宋" w:eastAsia="仿宋"/>
              </w:rPr>
            </w:pPr>
            <w:r>
              <w:rPr>
                <w:rFonts w:ascii="仿宋" w:hAnsi="仿宋" w:eastAsia="仿宋"/>
                <w:color w:val="000000"/>
                <w:sz w:val="24"/>
              </w:rPr>
              <w:t>展示提醒消息类型，</w:t>
            </w:r>
            <w:r>
              <w:rPr>
                <w:rFonts w:hint="eastAsia" w:ascii="仿宋" w:hAnsi="仿宋" w:eastAsia="仿宋"/>
                <w:color w:val="000000"/>
                <w:sz w:val="24"/>
              </w:rPr>
              <w:t>如：</w:t>
            </w:r>
            <w:r>
              <w:rPr>
                <w:rFonts w:hint="eastAsia" w:ascii="仿宋" w:hAnsi="仿宋" w:eastAsia="仿宋"/>
                <w:sz w:val="24"/>
                <w:szCs w:val="24"/>
              </w:rPr>
              <w:t>到期提醒、大额变动、风险事件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推送时间</w:t>
            </w:r>
          </w:p>
        </w:tc>
        <w:tc>
          <w:tcPr>
            <w:tcW w:w="2283" w:type="dxa"/>
          </w:tcPr>
          <w:p>
            <w:pPr>
              <w:spacing w:line="360" w:lineRule="auto"/>
              <w:rPr>
                <w:rFonts w:ascii="仿宋" w:hAnsi="仿宋" w:eastAsia="仿宋"/>
              </w:rPr>
            </w:pPr>
            <w:r>
              <w:rPr>
                <w:rFonts w:ascii="仿宋" w:hAnsi="仿宋" w:eastAsia="仿宋"/>
                <w:color w:val="000000"/>
                <w:sz w:val="24"/>
              </w:rPr>
              <w:t>反显、格式化：YYYY- MM-DD</w:t>
            </w:r>
          </w:p>
        </w:tc>
        <w:tc>
          <w:tcPr>
            <w:tcW w:w="1240" w:type="dxa"/>
          </w:tcPr>
          <w:p>
            <w:pPr>
              <w:spacing w:line="360" w:lineRule="auto"/>
              <w:rPr>
                <w:rFonts w:ascii="仿宋" w:hAnsi="仿宋" w:eastAsia="仿宋"/>
              </w:rPr>
            </w:pPr>
            <w:r>
              <w:rPr>
                <w:rFonts w:ascii="仿宋" w:hAnsi="仿宋" w:eastAsia="仿宋"/>
                <w:color w:val="000000"/>
                <w:sz w:val="24"/>
              </w:rPr>
              <w:t>日期</w:t>
            </w:r>
          </w:p>
        </w:tc>
        <w:tc>
          <w:tcPr>
            <w:tcW w:w="3282" w:type="dxa"/>
          </w:tcPr>
          <w:p>
            <w:pPr>
              <w:spacing w:line="360" w:lineRule="auto"/>
              <w:rPr>
                <w:rFonts w:ascii="仿宋" w:hAnsi="仿宋" w:eastAsia="仿宋"/>
              </w:rPr>
            </w:pPr>
            <w:r>
              <w:rPr>
                <w:rFonts w:ascii="仿宋" w:hAnsi="仿宋" w:eastAsia="仿宋"/>
                <w:color w:val="000000"/>
                <w:sz w:val="24"/>
              </w:rPr>
              <w:t>展示提醒消息推送时间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消息内容</w:t>
            </w:r>
          </w:p>
        </w:tc>
        <w:tc>
          <w:tcPr>
            <w:tcW w:w="2283" w:type="dxa"/>
          </w:tcPr>
          <w:p>
            <w:pPr>
              <w:spacing w:line="360" w:lineRule="auto"/>
              <w:rPr>
                <w:rFonts w:ascii="仿宋" w:hAnsi="仿宋" w:eastAsia="仿宋"/>
              </w:rPr>
            </w:pPr>
            <w:r>
              <w:rPr>
                <w:rFonts w:ascii="仿宋" w:hAnsi="仿宋" w:eastAsia="仿宋"/>
                <w:color w:val="000000"/>
                <w:sz w:val="24"/>
              </w:rPr>
              <w:t>反显</w:t>
            </w:r>
          </w:p>
        </w:tc>
        <w:tc>
          <w:tcPr>
            <w:tcW w:w="1240" w:type="dxa"/>
          </w:tcPr>
          <w:p>
            <w:pPr>
              <w:spacing w:line="360" w:lineRule="auto"/>
              <w:rPr>
                <w:rFonts w:ascii="仿宋" w:hAnsi="仿宋" w:eastAsia="仿宋"/>
              </w:rPr>
            </w:pPr>
            <w:r>
              <w:rPr>
                <w:rFonts w:ascii="仿宋" w:hAnsi="仿宋" w:eastAsia="仿宋"/>
                <w:color w:val="000000"/>
                <w:sz w:val="24"/>
              </w:rPr>
              <w:t>文本</w:t>
            </w:r>
          </w:p>
        </w:tc>
        <w:tc>
          <w:tcPr>
            <w:tcW w:w="3282" w:type="dxa"/>
          </w:tcPr>
          <w:p>
            <w:pPr>
              <w:spacing w:line="360" w:lineRule="auto"/>
              <w:rPr>
                <w:rFonts w:ascii="仿宋" w:hAnsi="仿宋" w:eastAsia="仿宋"/>
              </w:rPr>
            </w:pPr>
            <w:r>
              <w:rPr>
                <w:rFonts w:ascii="仿宋" w:hAnsi="仿宋" w:eastAsia="仿宋"/>
                <w:color w:val="000000"/>
                <w:sz w:val="24"/>
              </w:rPr>
              <w:t>展示提醒消息内容摘要</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客户概览-近3个月渠道使用</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查看单一客户近3个月各渠道使用情况，帮助客户经理识别客户常用触达渠道并优化后续服务方式</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用户进入客户360视图后，系统在“客户概览”页内加载当前客户近3个月渠道使用信息。</w:t>
      </w:r>
    </w:p>
    <w:p>
      <w:pPr>
        <w:spacing w:line="360" w:lineRule="auto"/>
        <w:rPr>
          <w:rFonts w:ascii="仿宋" w:hAnsi="仿宋" w:eastAsia="仿宋"/>
          <w:sz w:val="24"/>
          <w:szCs w:val="24"/>
        </w:rPr>
      </w:pPr>
      <w:r>
        <w:rPr>
          <w:rFonts w:hint="eastAsia" w:ascii="仿宋" w:hAnsi="仿宋" w:eastAsia="仿宋"/>
          <w:sz w:val="24"/>
          <w:szCs w:val="24"/>
        </w:rPr>
        <w:t>2. 系统展示手机银行、网上银行、电话银行、企业微信、三方支付、智能终端、收单商户、柜面等渠道的近3个月使用情况。</w:t>
      </w:r>
    </w:p>
    <w:p>
      <w:pPr>
        <w:spacing w:line="360" w:lineRule="auto"/>
        <w:rPr>
          <w:rFonts w:ascii="仿宋" w:hAnsi="仿宋" w:eastAsia="仿宋"/>
          <w:sz w:val="24"/>
          <w:szCs w:val="24"/>
        </w:rPr>
      </w:pPr>
      <w:r>
        <w:rPr>
          <w:rFonts w:hint="eastAsia" w:ascii="仿宋" w:hAnsi="仿宋" w:eastAsia="仿宋"/>
          <w:sz w:val="24"/>
          <w:szCs w:val="24"/>
        </w:rPr>
        <w:t>3. 用户可查看各渠道的使用结果，用于识别客户渠道偏好。</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统计周期固定为近3个月。</w:t>
      </w:r>
    </w:p>
    <w:p>
      <w:pPr>
        <w:spacing w:line="360" w:lineRule="auto"/>
        <w:rPr>
          <w:rFonts w:ascii="仿宋" w:hAnsi="仿宋" w:eastAsia="仿宋"/>
          <w:sz w:val="24"/>
          <w:szCs w:val="24"/>
        </w:rPr>
      </w:pPr>
      <w:r>
        <w:rPr>
          <w:rFonts w:hint="eastAsia" w:ascii="仿宋" w:hAnsi="仿宋" w:eastAsia="仿宋"/>
          <w:sz w:val="24"/>
          <w:szCs w:val="24"/>
        </w:rPr>
        <w:t>2. 展示渠道范围包括手机银行、网上银行、电话银行、企业微信、三方支付、智能终端、收单商户、柜面。</w:t>
      </w:r>
    </w:p>
    <w:p>
      <w:pPr>
        <w:spacing w:line="360" w:lineRule="auto"/>
        <w:rPr>
          <w:rFonts w:ascii="仿宋" w:hAnsi="仿宋" w:eastAsia="仿宋"/>
          <w:sz w:val="24"/>
          <w:szCs w:val="24"/>
        </w:rPr>
      </w:pPr>
      <w:r>
        <w:rPr>
          <w:rFonts w:hint="eastAsia" w:ascii="仿宋" w:hAnsi="仿宋" w:eastAsia="仿宋"/>
          <w:sz w:val="24"/>
          <w:szCs w:val="24"/>
        </w:rPr>
        <w:t>3. 渠道近3个月使用仅反映客户渠道偏好与使用情况。</w:t>
      </w:r>
    </w:p>
    <w:p>
      <w:pPr>
        <w:spacing w:line="360" w:lineRule="auto"/>
        <w:rPr>
          <w:rFonts w:ascii="仿宋" w:hAnsi="仿宋" w:eastAsia="仿宋"/>
          <w:color w:val="FF0000"/>
          <w:sz w:val="24"/>
          <w:szCs w:val="24"/>
        </w:rPr>
      </w:pPr>
      <w:r>
        <w:rPr>
          <w:rFonts w:hint="eastAsia" w:ascii="仿宋" w:hAnsi="仿宋" w:eastAsia="仿宋"/>
          <w:sz w:val="24"/>
          <w:szCs w:val="24"/>
        </w:rPr>
        <w:t>4. 增加口径切片器：全口径</w:t>
      </w:r>
      <w:r>
        <w:rPr>
          <w:rFonts w:hint="eastAsia" w:ascii="仿宋" w:hAnsi="仿宋" w:eastAsia="仿宋"/>
          <w:color w:val="000000" w:themeColor="text1"/>
          <w:sz w:val="24"/>
          <w:szCs w:val="24"/>
          <w14:textFill>
            <w14:solidFill>
              <w14:schemeClr w14:val="tx1"/>
            </w14:solidFill>
          </w14:textFill>
        </w:rPr>
        <w:t>（渠道使用口径：“动帐交易与非动帐交易都算”。）、</w:t>
      </w:r>
      <w:r>
        <w:rPr>
          <w:rFonts w:hint="eastAsia" w:ascii="仿宋" w:hAnsi="仿宋" w:eastAsia="仿宋"/>
          <w:sz w:val="24"/>
          <w:szCs w:val="24"/>
        </w:rPr>
        <w:t>动帐口径（仅动帐交易）。</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管户客户经理及其他用户可查看客户的近3个月渠道使用信息。</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w:t>
      </w:r>
      <w:r>
        <w:rPr>
          <w:rFonts w:hint="eastAsia" w:ascii="仿宋" w:hAnsi="仿宋" w:eastAsia="仿宋"/>
          <w:color w:val="000000"/>
          <w:sz w:val="24"/>
        </w:rPr>
        <w:t>以横向柱状图形式，</w:t>
      </w:r>
      <w:r>
        <w:rPr>
          <w:rFonts w:ascii="仿宋" w:hAnsi="仿宋" w:eastAsia="仿宋"/>
          <w:color w:val="000000"/>
          <w:sz w:val="24"/>
        </w:rPr>
        <w:t>输出客户近3个月各渠道使用情况。</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5"/>
        <w:gridCol w:w="2265"/>
        <w:gridCol w:w="2265"/>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jc w:val="center"/>
        </w:trPr>
        <w:tc>
          <w:tcPr>
            <w:tcW w:w="2265"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rPr>
            </w:pPr>
            <w:r>
              <w:rPr>
                <w:rFonts w:ascii="仿宋" w:hAnsi="仿宋" w:eastAsia="仿宋"/>
                <w:color w:val="000000"/>
                <w:sz w:val="24"/>
              </w:rPr>
              <w:t>手机银行</w:t>
            </w:r>
          </w:p>
        </w:tc>
        <w:tc>
          <w:tcPr>
            <w:tcW w:w="2265" w:type="dxa"/>
          </w:tcPr>
          <w:p>
            <w:pPr>
              <w:spacing w:line="360" w:lineRule="auto"/>
              <w:rPr>
                <w:rFonts w:ascii="仿宋" w:hAnsi="仿宋" w:eastAsia="仿宋"/>
              </w:rPr>
            </w:pPr>
            <w:r>
              <w:rPr>
                <w:rFonts w:ascii="仿宋" w:hAnsi="仿宋" w:eastAsia="仿宋"/>
                <w:color w:val="000000"/>
                <w:sz w:val="24"/>
              </w:rPr>
              <w:t>反显</w:t>
            </w:r>
          </w:p>
        </w:tc>
        <w:tc>
          <w:tcPr>
            <w:tcW w:w="2265"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commentRangeStart w:id="4"/>
            <w:r>
              <w:rPr>
                <w:rFonts w:ascii="仿宋" w:hAnsi="仿宋" w:eastAsia="仿宋"/>
                <w:color w:val="000000"/>
                <w:sz w:val="24"/>
              </w:rPr>
              <w:t>展示客户近3个月手机银行使用</w:t>
            </w:r>
            <w:r>
              <w:rPr>
                <w:rFonts w:hint="eastAsia" w:ascii="仿宋" w:hAnsi="仿宋" w:eastAsia="仿宋"/>
                <w:color w:val="000000"/>
                <w:sz w:val="24"/>
              </w:rPr>
              <w:t>次数</w:t>
            </w:r>
            <w:commentRangeEnd w:id="4"/>
            <w:r>
              <w:commentReference w:id="4"/>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rPr>
            </w:pPr>
            <w:r>
              <w:rPr>
                <w:rFonts w:ascii="仿宋" w:hAnsi="仿宋" w:eastAsia="仿宋"/>
                <w:color w:val="000000"/>
                <w:sz w:val="24"/>
              </w:rPr>
              <w:t>网上银行</w:t>
            </w:r>
          </w:p>
        </w:tc>
        <w:tc>
          <w:tcPr>
            <w:tcW w:w="2265" w:type="dxa"/>
          </w:tcPr>
          <w:p>
            <w:pPr>
              <w:spacing w:line="360" w:lineRule="auto"/>
              <w:rPr>
                <w:rFonts w:ascii="仿宋" w:hAnsi="仿宋" w:eastAsia="仿宋"/>
              </w:rPr>
            </w:pPr>
            <w:r>
              <w:rPr>
                <w:rFonts w:ascii="仿宋" w:hAnsi="仿宋" w:eastAsia="仿宋"/>
                <w:color w:val="000000"/>
                <w:sz w:val="24"/>
              </w:rPr>
              <w:t>反显</w:t>
            </w:r>
          </w:p>
        </w:tc>
        <w:tc>
          <w:tcPr>
            <w:tcW w:w="2265"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展示客户近3个月网上银行使用</w:t>
            </w:r>
            <w:r>
              <w:rPr>
                <w:rFonts w:hint="eastAsia" w:ascii="仿宋" w:hAnsi="仿宋" w:eastAsia="仿宋"/>
                <w:color w:val="000000"/>
                <w:sz w:val="24"/>
              </w:rPr>
              <w:t>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rPr>
            </w:pPr>
            <w:r>
              <w:rPr>
                <w:rFonts w:ascii="仿宋" w:hAnsi="仿宋" w:eastAsia="仿宋"/>
                <w:color w:val="000000"/>
                <w:sz w:val="24"/>
              </w:rPr>
              <w:t>电话银行</w:t>
            </w:r>
          </w:p>
        </w:tc>
        <w:tc>
          <w:tcPr>
            <w:tcW w:w="2265" w:type="dxa"/>
          </w:tcPr>
          <w:p>
            <w:pPr>
              <w:spacing w:line="360" w:lineRule="auto"/>
              <w:rPr>
                <w:rFonts w:ascii="仿宋" w:hAnsi="仿宋" w:eastAsia="仿宋"/>
              </w:rPr>
            </w:pPr>
            <w:r>
              <w:rPr>
                <w:rFonts w:ascii="仿宋" w:hAnsi="仿宋" w:eastAsia="仿宋"/>
                <w:color w:val="000000"/>
                <w:sz w:val="24"/>
              </w:rPr>
              <w:t>反显</w:t>
            </w:r>
          </w:p>
        </w:tc>
        <w:tc>
          <w:tcPr>
            <w:tcW w:w="2265"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展示客户近3个月电话银行使用</w:t>
            </w:r>
            <w:r>
              <w:rPr>
                <w:rFonts w:hint="eastAsia" w:ascii="仿宋" w:hAnsi="仿宋" w:eastAsia="仿宋"/>
                <w:color w:val="000000"/>
                <w:sz w:val="24"/>
              </w:rPr>
              <w:t>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rPr>
            </w:pPr>
            <w:commentRangeStart w:id="5"/>
            <w:r>
              <w:rPr>
                <w:rFonts w:ascii="仿宋" w:hAnsi="仿宋" w:eastAsia="仿宋"/>
                <w:color w:val="000000"/>
                <w:sz w:val="24"/>
              </w:rPr>
              <w:t>企业微信</w:t>
            </w:r>
            <w:commentRangeEnd w:id="5"/>
            <w:r>
              <w:commentReference w:id="5"/>
            </w:r>
          </w:p>
        </w:tc>
        <w:tc>
          <w:tcPr>
            <w:tcW w:w="2265" w:type="dxa"/>
          </w:tcPr>
          <w:p>
            <w:pPr>
              <w:spacing w:line="360" w:lineRule="auto"/>
              <w:rPr>
                <w:rFonts w:ascii="仿宋" w:hAnsi="仿宋" w:eastAsia="仿宋"/>
              </w:rPr>
            </w:pPr>
            <w:r>
              <w:rPr>
                <w:rFonts w:ascii="仿宋" w:hAnsi="仿宋" w:eastAsia="仿宋"/>
                <w:color w:val="000000"/>
                <w:sz w:val="24"/>
              </w:rPr>
              <w:t>反显</w:t>
            </w:r>
          </w:p>
        </w:tc>
        <w:tc>
          <w:tcPr>
            <w:tcW w:w="2265"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展示客户近3个月企业微信使用</w:t>
            </w:r>
            <w:r>
              <w:rPr>
                <w:rFonts w:hint="eastAsia" w:ascii="仿宋" w:hAnsi="仿宋" w:eastAsia="仿宋"/>
                <w:color w:val="000000"/>
                <w:sz w:val="24"/>
              </w:rPr>
              <w:t>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rPr>
            </w:pPr>
            <w:r>
              <w:rPr>
                <w:rFonts w:ascii="仿宋" w:hAnsi="仿宋" w:eastAsia="仿宋"/>
                <w:color w:val="000000"/>
                <w:sz w:val="24"/>
              </w:rPr>
              <w:t>三方支付</w:t>
            </w:r>
          </w:p>
        </w:tc>
        <w:tc>
          <w:tcPr>
            <w:tcW w:w="2265" w:type="dxa"/>
          </w:tcPr>
          <w:p>
            <w:pPr>
              <w:spacing w:line="360" w:lineRule="auto"/>
              <w:rPr>
                <w:rFonts w:ascii="仿宋" w:hAnsi="仿宋" w:eastAsia="仿宋"/>
              </w:rPr>
            </w:pPr>
            <w:r>
              <w:rPr>
                <w:rFonts w:ascii="仿宋" w:hAnsi="仿宋" w:eastAsia="仿宋"/>
                <w:color w:val="000000"/>
                <w:sz w:val="24"/>
              </w:rPr>
              <w:t>反显</w:t>
            </w:r>
          </w:p>
        </w:tc>
        <w:tc>
          <w:tcPr>
            <w:tcW w:w="2265"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展示客户近3个月三方支付使用</w:t>
            </w:r>
            <w:r>
              <w:rPr>
                <w:rFonts w:hint="eastAsia" w:ascii="仿宋" w:hAnsi="仿宋" w:eastAsia="仿宋"/>
                <w:color w:val="000000"/>
                <w:sz w:val="24"/>
              </w:rPr>
              <w:t>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rPr>
            </w:pPr>
            <w:r>
              <w:rPr>
                <w:rFonts w:ascii="仿宋" w:hAnsi="仿宋" w:eastAsia="仿宋"/>
                <w:color w:val="000000"/>
                <w:sz w:val="24"/>
              </w:rPr>
              <w:t>智能终端</w:t>
            </w:r>
          </w:p>
        </w:tc>
        <w:tc>
          <w:tcPr>
            <w:tcW w:w="2265" w:type="dxa"/>
          </w:tcPr>
          <w:p>
            <w:pPr>
              <w:spacing w:line="360" w:lineRule="auto"/>
              <w:rPr>
                <w:rFonts w:ascii="仿宋" w:hAnsi="仿宋" w:eastAsia="仿宋"/>
              </w:rPr>
            </w:pPr>
            <w:r>
              <w:rPr>
                <w:rFonts w:ascii="仿宋" w:hAnsi="仿宋" w:eastAsia="仿宋"/>
                <w:color w:val="000000"/>
                <w:sz w:val="24"/>
              </w:rPr>
              <w:t>反显</w:t>
            </w:r>
          </w:p>
        </w:tc>
        <w:tc>
          <w:tcPr>
            <w:tcW w:w="2265"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展示客户近3个月智能终端使用</w:t>
            </w:r>
            <w:r>
              <w:rPr>
                <w:rFonts w:hint="eastAsia" w:ascii="仿宋" w:hAnsi="仿宋" w:eastAsia="仿宋"/>
                <w:color w:val="000000"/>
                <w:sz w:val="24"/>
              </w:rPr>
              <w:t>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rPr>
            </w:pPr>
            <w:commentRangeStart w:id="6"/>
            <w:r>
              <w:rPr>
                <w:rFonts w:ascii="仿宋" w:hAnsi="仿宋" w:eastAsia="仿宋"/>
                <w:color w:val="000000"/>
                <w:sz w:val="24"/>
              </w:rPr>
              <w:t>收单商户</w:t>
            </w:r>
            <w:commentRangeEnd w:id="6"/>
            <w:r>
              <w:commentReference w:id="6"/>
            </w:r>
          </w:p>
        </w:tc>
        <w:tc>
          <w:tcPr>
            <w:tcW w:w="2265" w:type="dxa"/>
          </w:tcPr>
          <w:p>
            <w:pPr>
              <w:spacing w:line="360" w:lineRule="auto"/>
              <w:rPr>
                <w:rFonts w:ascii="仿宋" w:hAnsi="仿宋" w:eastAsia="仿宋"/>
              </w:rPr>
            </w:pPr>
            <w:r>
              <w:rPr>
                <w:rFonts w:ascii="仿宋" w:hAnsi="仿宋" w:eastAsia="仿宋"/>
                <w:color w:val="000000"/>
                <w:sz w:val="24"/>
              </w:rPr>
              <w:t>反显</w:t>
            </w:r>
          </w:p>
        </w:tc>
        <w:tc>
          <w:tcPr>
            <w:tcW w:w="2265"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展示客户近3个月收单商户相关渠道使用</w:t>
            </w:r>
            <w:r>
              <w:rPr>
                <w:rFonts w:hint="eastAsia" w:ascii="仿宋" w:hAnsi="仿宋" w:eastAsia="仿宋"/>
                <w:color w:val="000000"/>
                <w:sz w:val="24"/>
              </w:rPr>
              <w:t>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rPr>
            </w:pPr>
            <w:r>
              <w:rPr>
                <w:rFonts w:ascii="仿宋" w:hAnsi="仿宋" w:eastAsia="仿宋"/>
                <w:color w:val="000000"/>
                <w:sz w:val="24"/>
              </w:rPr>
              <w:t>柜面</w:t>
            </w:r>
          </w:p>
        </w:tc>
        <w:tc>
          <w:tcPr>
            <w:tcW w:w="2265" w:type="dxa"/>
          </w:tcPr>
          <w:p>
            <w:pPr>
              <w:spacing w:line="360" w:lineRule="auto"/>
              <w:rPr>
                <w:rFonts w:ascii="仿宋" w:hAnsi="仿宋" w:eastAsia="仿宋"/>
              </w:rPr>
            </w:pPr>
            <w:r>
              <w:rPr>
                <w:rFonts w:ascii="仿宋" w:hAnsi="仿宋" w:eastAsia="仿宋"/>
                <w:color w:val="000000"/>
                <w:sz w:val="24"/>
              </w:rPr>
              <w:t>反显</w:t>
            </w:r>
          </w:p>
        </w:tc>
        <w:tc>
          <w:tcPr>
            <w:tcW w:w="2265"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展示客户近3个月柜面渠道使用</w:t>
            </w:r>
            <w:r>
              <w:rPr>
                <w:rFonts w:hint="eastAsia" w:ascii="仿宋" w:hAnsi="仿宋" w:eastAsia="仿宋"/>
                <w:color w:val="000000"/>
                <w:sz w:val="24"/>
              </w:rPr>
              <w:t>次数</w:t>
            </w:r>
          </w:p>
        </w:tc>
      </w:tr>
    </w:tbl>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近3个月渠道使用</w:t>
      </w:r>
    </w:p>
    <w:p>
      <w:pPr>
        <w:spacing w:line="360" w:lineRule="auto"/>
        <w:ind w:firstLine="420"/>
        <w:rPr>
          <w:rFonts w:ascii="仿宋" w:hAnsi="仿宋" w:eastAsia="仿宋"/>
          <w:sz w:val="24"/>
          <w:szCs w:val="24"/>
        </w:rPr>
      </w:pPr>
      <w:r>
        <w:rPr>
          <w:rFonts w:hint="eastAsia" w:ascii="仿宋" w:hAnsi="仿宋" w:eastAsia="仿宋"/>
          <w:sz w:val="24"/>
          <w:szCs w:val="24"/>
        </w:rPr>
        <w:t>图表类型：</w:t>
      </w:r>
      <w:r>
        <w:rPr>
          <w:rFonts w:hint="eastAsia" w:ascii="仿宋" w:hAnsi="仿宋" w:eastAsia="仿宋"/>
          <w:color w:val="000000"/>
          <w:sz w:val="24"/>
        </w:rPr>
        <w:t>横向柱状图</w:t>
      </w:r>
    </w:p>
    <w:p>
      <w:pPr>
        <w:spacing w:line="360" w:lineRule="auto"/>
        <w:ind w:firstLine="420"/>
        <w:rPr>
          <w:rFonts w:ascii="仿宋" w:hAnsi="仿宋" w:eastAsia="仿宋"/>
        </w:rPr>
      </w:pPr>
      <w:r>
        <w:rPr>
          <w:rFonts w:hint="eastAsia" w:ascii="仿宋" w:hAnsi="仿宋" w:eastAsia="仿宋"/>
          <w:sz w:val="24"/>
          <w:szCs w:val="24"/>
        </w:rPr>
        <w:t>图表说明：展示客户近3个月渠道使用情况，</w:t>
      </w:r>
      <w:r>
        <w:rPr>
          <w:rFonts w:hint="eastAsia" w:ascii="仿宋" w:hAnsi="仿宋" w:eastAsia="仿宋"/>
          <w:color w:val="000000"/>
          <w:sz w:val="24"/>
        </w:rPr>
        <w:t>横向柱状图</w:t>
      </w:r>
      <w:r>
        <w:rPr>
          <w:rFonts w:hint="eastAsia" w:ascii="仿宋" w:hAnsi="仿宋" w:eastAsia="仿宋"/>
          <w:sz w:val="24"/>
          <w:szCs w:val="24"/>
        </w:rPr>
        <w:t xml:space="preserve">按照从多到少进行展示并显示渠道名称及使用次数，如：“手机银行 </w:t>
      </w:r>
      <w:r>
        <w:rPr>
          <w:rFonts w:ascii="仿宋" w:hAnsi="仿宋" w:eastAsia="仿宋"/>
          <w:sz w:val="24"/>
          <w:szCs w:val="24"/>
        </w:rPr>
        <w:t>5</w:t>
      </w:r>
      <w:r>
        <w:rPr>
          <w:rFonts w:hint="eastAsia" w:ascii="仿宋" w:hAnsi="仿宋" w:eastAsia="仿宋"/>
          <w:sz w:val="24"/>
          <w:szCs w:val="24"/>
        </w:rPr>
        <w:t>次”。</w:t>
      </w: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客户3</w:t>
      </w:r>
      <w:r>
        <w:rPr>
          <w:rFonts w:ascii="仿宋" w:hAnsi="仿宋" w:eastAsia="仿宋"/>
        </w:rPr>
        <w:t>60</w:t>
      </w:r>
      <w:r>
        <w:rPr>
          <w:rFonts w:hint="eastAsia" w:ascii="仿宋" w:hAnsi="仿宋" w:eastAsia="仿宋"/>
        </w:rPr>
        <w:t>视图-客户信息</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客户信息-基础信息</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查看单一客户的基础信息及归属信息，帮助客户经理快速识别客户身份并支撑后续服务与维护</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用户进入客户360视图后，切换至“客户信息”页签，系统默认展示“基础信息”tab。</w:t>
      </w:r>
    </w:p>
    <w:p>
      <w:pPr>
        <w:spacing w:line="360" w:lineRule="auto"/>
        <w:rPr>
          <w:rFonts w:ascii="仿宋" w:hAnsi="仿宋" w:eastAsia="仿宋"/>
          <w:sz w:val="24"/>
          <w:szCs w:val="24"/>
        </w:rPr>
      </w:pPr>
      <w:r>
        <w:rPr>
          <w:rFonts w:hint="eastAsia" w:ascii="仿宋" w:hAnsi="仿宋" w:eastAsia="仿宋"/>
          <w:sz w:val="24"/>
          <w:szCs w:val="24"/>
        </w:rPr>
        <w:t>2. 系统加载并展示客户基础信息，包括姓名、证件号码、联系电话、地址信息、联系信息、工作单位信息等内容。</w:t>
      </w:r>
    </w:p>
    <w:p>
      <w:pPr>
        <w:spacing w:line="360" w:lineRule="auto"/>
        <w:rPr>
          <w:rFonts w:ascii="仿宋" w:hAnsi="仿宋" w:eastAsia="仿宋"/>
          <w:sz w:val="24"/>
          <w:szCs w:val="24"/>
        </w:rPr>
      </w:pPr>
      <w:r>
        <w:rPr>
          <w:rFonts w:hint="eastAsia" w:ascii="仿宋" w:hAnsi="仿宋" w:eastAsia="仿宋"/>
          <w:sz w:val="24"/>
          <w:szCs w:val="24"/>
        </w:rPr>
        <w:t>3. 系统同步展示客户归属相关信息，包括理财经理、归属机构等内容。</w:t>
      </w:r>
    </w:p>
    <w:p>
      <w:pPr>
        <w:spacing w:line="360" w:lineRule="auto"/>
        <w:rPr>
          <w:rFonts w:ascii="仿宋" w:hAnsi="仿宋" w:eastAsia="仿宋"/>
          <w:sz w:val="24"/>
          <w:szCs w:val="24"/>
        </w:rPr>
      </w:pPr>
      <w:r>
        <w:rPr>
          <w:rFonts w:hint="eastAsia" w:ascii="仿宋" w:hAnsi="仿宋" w:eastAsia="仿宋"/>
          <w:sz w:val="24"/>
          <w:szCs w:val="24"/>
        </w:rPr>
        <w:t>4. 用户可在客户信息页签内切换至“家庭成员”、“客户标签”、“关联关系”、“管户变动”、“渠道签约”等其他tab查看对应信息。</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客户基础信息以展示为主，当前不支持在本页面直接编辑。</w:t>
      </w:r>
    </w:p>
    <w:p>
      <w:pPr>
        <w:spacing w:line="360" w:lineRule="auto"/>
        <w:rPr>
          <w:rFonts w:ascii="仿宋" w:hAnsi="仿宋" w:eastAsia="仿宋"/>
          <w:sz w:val="24"/>
          <w:szCs w:val="24"/>
        </w:rPr>
      </w:pPr>
      <w:r>
        <w:rPr>
          <w:rFonts w:hint="eastAsia" w:ascii="仿宋" w:hAnsi="仿宋" w:eastAsia="仿宋"/>
          <w:sz w:val="24"/>
          <w:szCs w:val="24"/>
        </w:rPr>
        <w:t>2. 联系电话、证件号码、地址等敏感字段展示时需遵循系统脱敏规则。</w:t>
      </w:r>
    </w:p>
    <w:p>
      <w:pPr>
        <w:spacing w:line="360" w:lineRule="auto"/>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管户客户经理可查看客户的完整基础信息，其他客户无权限查看</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系统输出客户基础档案信息及归属信息。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0"/>
        <w:gridCol w:w="2368"/>
        <w:gridCol w:w="2231"/>
        <w:gridCol w:w="2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68"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31"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31"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rPr>
            </w:pPr>
            <w:r>
              <w:rPr>
                <w:rFonts w:ascii="仿宋" w:hAnsi="仿宋" w:eastAsia="仿宋"/>
                <w:color w:val="000000"/>
                <w:sz w:val="24"/>
              </w:rPr>
              <w:t>客户号</w:t>
            </w:r>
          </w:p>
        </w:tc>
        <w:tc>
          <w:tcPr>
            <w:tcW w:w="2368" w:type="dxa"/>
          </w:tcPr>
          <w:p>
            <w:pPr>
              <w:spacing w:line="360" w:lineRule="auto"/>
              <w:rPr>
                <w:rFonts w:ascii="仿宋" w:hAnsi="仿宋" w:eastAsia="仿宋"/>
              </w:rPr>
            </w:pPr>
            <w:r>
              <w:rPr>
                <w:rFonts w:ascii="仿宋" w:hAnsi="仿宋" w:eastAsia="仿宋"/>
                <w:color w:val="000000"/>
                <w:sz w:val="24"/>
              </w:rPr>
              <w:t>反显</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ascii="仿宋" w:hAnsi="仿宋" w:eastAsia="仿宋"/>
                <w:color w:val="000000"/>
                <w:sz w:val="24"/>
              </w:rPr>
              <w:t>展示客户唯一标识编号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rPr>
            </w:pPr>
            <w:r>
              <w:rPr>
                <w:rFonts w:ascii="仿宋" w:hAnsi="仿宋" w:eastAsia="仿宋"/>
                <w:color w:val="000000"/>
                <w:sz w:val="24"/>
              </w:rPr>
              <w:t>客户名称</w:t>
            </w:r>
          </w:p>
        </w:tc>
        <w:tc>
          <w:tcPr>
            <w:tcW w:w="2368" w:type="dxa"/>
          </w:tcPr>
          <w:p>
            <w:pPr>
              <w:spacing w:line="360" w:lineRule="auto"/>
              <w:rPr>
                <w:rFonts w:ascii="仿宋" w:hAnsi="仿宋" w:eastAsia="仿宋"/>
              </w:rPr>
            </w:pPr>
            <w:r>
              <w:rPr>
                <w:rFonts w:ascii="仿宋" w:hAnsi="仿宋" w:eastAsia="仿宋"/>
                <w:color w:val="000000"/>
                <w:sz w:val="24"/>
              </w:rPr>
              <w:t>反显</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ascii="仿宋" w:hAnsi="仿宋" w:eastAsia="仿宋"/>
                <w:color w:val="000000"/>
                <w:sz w:val="24"/>
              </w:rPr>
              <w:t>展示客户姓名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国籍</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展示客户</w:t>
            </w:r>
            <w:r>
              <w:rPr>
                <w:rFonts w:hint="eastAsia" w:ascii="仿宋" w:hAnsi="仿宋" w:eastAsia="仿宋"/>
                <w:color w:val="000000"/>
                <w:sz w:val="24"/>
              </w:rPr>
              <w:t>国籍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ascii="仿宋" w:hAnsi="仿宋" w:eastAsia="仿宋"/>
                <w:color w:val="000000"/>
                <w:sz w:val="24"/>
              </w:rPr>
              <w:t>性别</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展示客户性别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rPr>
            </w:pPr>
            <w:r>
              <w:rPr>
                <w:rFonts w:ascii="仿宋" w:hAnsi="仿宋" w:eastAsia="仿宋"/>
                <w:color w:val="000000"/>
                <w:sz w:val="24"/>
              </w:rPr>
              <w:t>证件</w:t>
            </w:r>
            <w:r>
              <w:rPr>
                <w:rFonts w:hint="eastAsia" w:ascii="仿宋" w:hAnsi="仿宋" w:eastAsia="仿宋"/>
                <w:color w:val="000000"/>
                <w:sz w:val="24"/>
              </w:rPr>
              <w:t>类型</w:t>
            </w:r>
          </w:p>
        </w:tc>
        <w:tc>
          <w:tcPr>
            <w:tcW w:w="2368" w:type="dxa"/>
          </w:tcPr>
          <w:p>
            <w:pPr>
              <w:spacing w:line="360" w:lineRule="auto"/>
              <w:rPr>
                <w:rFonts w:ascii="仿宋" w:hAnsi="仿宋" w:eastAsia="仿宋"/>
              </w:rPr>
            </w:pPr>
            <w:r>
              <w:rPr>
                <w:rFonts w:ascii="仿宋" w:hAnsi="仿宋" w:eastAsia="仿宋"/>
                <w:color w:val="000000"/>
                <w:sz w:val="24"/>
              </w:rPr>
              <w:t>反显</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ascii="仿宋" w:hAnsi="仿宋" w:eastAsia="仿宋"/>
                <w:color w:val="000000"/>
                <w:sz w:val="24"/>
              </w:rPr>
              <w:t>展示客户证件类型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ascii="仿宋" w:hAnsi="仿宋" w:eastAsia="仿宋"/>
                <w:color w:val="000000"/>
                <w:sz w:val="24"/>
              </w:rPr>
              <w:t>证件号码</w:t>
            </w:r>
          </w:p>
        </w:tc>
        <w:tc>
          <w:tcPr>
            <w:tcW w:w="2368" w:type="dxa"/>
          </w:tcPr>
          <w:p>
            <w:pPr>
              <w:spacing w:line="360" w:lineRule="auto"/>
              <w:rPr>
                <w:rFonts w:ascii="仿宋" w:hAnsi="仿宋" w:eastAsia="仿宋"/>
              </w:rPr>
            </w:pPr>
            <w:r>
              <w:rPr>
                <w:rFonts w:ascii="仿宋" w:hAnsi="仿宋" w:eastAsia="仿宋"/>
                <w:color w:val="000000"/>
                <w:sz w:val="24"/>
              </w:rPr>
              <w:t>脱敏显示，保留前6位和后4位，中间脱敏，如 110101********1234</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ascii="仿宋" w:hAnsi="仿宋" w:eastAsia="仿宋"/>
                <w:color w:val="000000"/>
                <w:sz w:val="24"/>
              </w:rPr>
              <w:t>展示客户证件号码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证件有效期起</w:t>
            </w:r>
          </w:p>
        </w:tc>
        <w:tc>
          <w:tcPr>
            <w:tcW w:w="2368"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，格式化：YYYY-MM-DD</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证件有效期起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证件有效期止</w:t>
            </w:r>
          </w:p>
        </w:tc>
        <w:tc>
          <w:tcPr>
            <w:tcW w:w="2368"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，格式化：YYYY-MM-DD</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证件有效期止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签发机关</w:t>
            </w:r>
          </w:p>
        </w:tc>
        <w:tc>
          <w:tcPr>
            <w:tcW w:w="2368" w:type="dxa"/>
          </w:tcPr>
          <w:p>
            <w:pPr>
              <w:spacing w:line="360" w:lineRule="auto"/>
              <w:rPr>
                <w:rFonts w:ascii="仿宋" w:hAnsi="仿宋" w:eastAsia="仿宋"/>
              </w:rPr>
            </w:pPr>
            <w:r>
              <w:rPr>
                <w:rFonts w:ascii="仿宋" w:hAnsi="仿宋" w:eastAsia="仿宋"/>
                <w:color w:val="000000"/>
                <w:sz w:val="24"/>
              </w:rPr>
              <w:t>反显</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签发机关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签发机关所在地</w:t>
            </w:r>
          </w:p>
        </w:tc>
        <w:tc>
          <w:tcPr>
            <w:tcW w:w="2368" w:type="dxa"/>
          </w:tcPr>
          <w:p>
            <w:pPr>
              <w:spacing w:line="360" w:lineRule="auto"/>
              <w:rPr>
                <w:rFonts w:ascii="仿宋" w:hAnsi="仿宋" w:eastAsia="仿宋"/>
              </w:rPr>
            </w:pPr>
            <w:r>
              <w:rPr>
                <w:rFonts w:ascii="仿宋" w:hAnsi="仿宋" w:eastAsia="仿宋"/>
                <w:color w:val="000000"/>
                <w:sz w:val="24"/>
              </w:rPr>
              <w:t>反显</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签发机关所在地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ascii="仿宋" w:hAnsi="仿宋" w:eastAsia="仿宋"/>
                <w:color w:val="000000"/>
                <w:sz w:val="24"/>
              </w:rPr>
              <w:t>工作单位</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展示客户工作单位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ascii="仿宋" w:hAnsi="仿宋" w:eastAsia="仿宋"/>
                <w:color w:val="000000"/>
                <w:sz w:val="24"/>
              </w:rPr>
              <w:t>职业</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展示客户职业信息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ascii="仿宋" w:hAnsi="仿宋" w:eastAsia="仿宋"/>
                <w:color w:val="000000"/>
                <w:sz w:val="24"/>
              </w:rPr>
              <w:t>联系电话</w:t>
            </w:r>
          </w:p>
        </w:tc>
        <w:tc>
          <w:tcPr>
            <w:tcW w:w="2368" w:type="dxa"/>
          </w:tcPr>
          <w:p>
            <w:pPr>
              <w:spacing w:line="360" w:lineRule="auto"/>
              <w:rPr>
                <w:rFonts w:ascii="仿宋" w:hAnsi="仿宋" w:eastAsia="仿宋"/>
              </w:rPr>
            </w:pPr>
            <w:r>
              <w:rPr>
                <w:rFonts w:ascii="仿宋" w:hAnsi="仿宋" w:eastAsia="仿宋"/>
                <w:color w:val="000000"/>
                <w:sz w:val="24"/>
              </w:rPr>
              <w:t>脱敏显示，保留前3位和后4位，中间4位掩码，如 138****1234</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ascii="仿宋" w:hAnsi="仿宋" w:eastAsia="仿宋"/>
                <w:color w:val="000000"/>
                <w:sz w:val="24"/>
              </w:rPr>
              <w:t>展示客户联系电话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联系地址</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联系地址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联系地址详细地址</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联系地址详细地址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证件地址</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证件地址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证件地址详细地址</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证件地址详细地址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家庭地址</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家庭地址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家庭地址详细地址</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家庭地址详细地址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rPr>
            </w:pPr>
            <w:r>
              <w:rPr>
                <w:rFonts w:hint="eastAsia" w:ascii="仿宋" w:hAnsi="仿宋" w:eastAsia="仿宋"/>
                <w:color w:val="000000"/>
                <w:sz w:val="24"/>
              </w:rPr>
              <w:t>住宅地</w:t>
            </w:r>
            <w:r>
              <w:rPr>
                <w:rFonts w:ascii="仿宋" w:hAnsi="仿宋" w:eastAsia="仿宋"/>
                <w:color w:val="000000"/>
                <w:sz w:val="24"/>
              </w:rPr>
              <w:t>址</w:t>
            </w:r>
          </w:p>
        </w:tc>
        <w:tc>
          <w:tcPr>
            <w:tcW w:w="2368" w:type="dxa"/>
          </w:tcPr>
          <w:p>
            <w:pPr>
              <w:spacing w:line="360" w:lineRule="auto"/>
              <w:rPr>
                <w:rFonts w:ascii="仿宋" w:hAnsi="仿宋" w:eastAsia="仿宋"/>
              </w:rPr>
            </w:pPr>
            <w:r>
              <w:rPr>
                <w:rFonts w:ascii="仿宋" w:hAnsi="仿宋" w:eastAsia="仿宋"/>
                <w:color w:val="000000"/>
                <w:sz w:val="24"/>
              </w:rPr>
              <w:t>反显</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住宅地</w:t>
            </w:r>
            <w:r>
              <w:rPr>
                <w:rFonts w:ascii="仿宋" w:hAnsi="仿宋" w:eastAsia="仿宋"/>
                <w:color w:val="000000"/>
                <w:sz w:val="24"/>
              </w:rPr>
              <w:t>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rPr>
            </w:pPr>
            <w:r>
              <w:rPr>
                <w:rFonts w:hint="eastAsia" w:ascii="仿宋" w:hAnsi="仿宋" w:eastAsia="仿宋"/>
                <w:color w:val="000000"/>
                <w:sz w:val="24"/>
              </w:rPr>
              <w:t>住宅地址详细地址</w:t>
            </w:r>
          </w:p>
        </w:tc>
        <w:tc>
          <w:tcPr>
            <w:tcW w:w="2368" w:type="dxa"/>
          </w:tcPr>
          <w:p>
            <w:pPr>
              <w:spacing w:line="360" w:lineRule="auto"/>
              <w:rPr>
                <w:rFonts w:ascii="仿宋" w:hAnsi="仿宋" w:eastAsia="仿宋"/>
              </w:rPr>
            </w:pPr>
            <w:r>
              <w:rPr>
                <w:rFonts w:ascii="仿宋" w:hAnsi="仿宋" w:eastAsia="仿宋"/>
                <w:color w:val="000000"/>
                <w:sz w:val="24"/>
              </w:rPr>
              <w:t>反显</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hint="eastAsia" w:ascii="仿宋" w:hAnsi="仿宋" w:eastAsia="仿宋"/>
                <w:color w:val="000000"/>
                <w:sz w:val="24"/>
              </w:rPr>
              <w:t>住宅地址详细地址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办公地</w:t>
            </w:r>
            <w:r>
              <w:rPr>
                <w:rFonts w:ascii="仿宋" w:hAnsi="仿宋" w:eastAsia="仿宋"/>
                <w:color w:val="000000"/>
                <w:sz w:val="24"/>
              </w:rPr>
              <w:t>址</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办公地</w:t>
            </w:r>
            <w:r>
              <w:rPr>
                <w:rFonts w:ascii="仿宋" w:hAnsi="仿宋" w:eastAsia="仿宋"/>
                <w:color w:val="000000"/>
                <w:sz w:val="24"/>
              </w:rPr>
              <w:t>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办公地址详细地址</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办公地址详细地址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rPr>
            </w:pPr>
            <w:r>
              <w:rPr>
                <w:rFonts w:hint="eastAsia" w:ascii="仿宋" w:hAnsi="仿宋" w:eastAsia="仿宋"/>
                <w:color w:val="000000"/>
                <w:sz w:val="24"/>
              </w:rPr>
              <w:t>理财</w:t>
            </w:r>
            <w:r>
              <w:rPr>
                <w:rFonts w:ascii="仿宋" w:hAnsi="仿宋" w:eastAsia="仿宋"/>
                <w:color w:val="000000"/>
                <w:sz w:val="24"/>
              </w:rPr>
              <w:t>经理</w:t>
            </w:r>
          </w:p>
        </w:tc>
        <w:tc>
          <w:tcPr>
            <w:tcW w:w="2368"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，格式：工号+姓名</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ascii="仿宋" w:hAnsi="仿宋" w:eastAsia="仿宋"/>
                <w:color w:val="000000"/>
                <w:sz w:val="24"/>
              </w:rPr>
              <w:t>展示当前客户管户经理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rPr>
            </w:pPr>
            <w:r>
              <w:rPr>
                <w:rFonts w:hint="eastAsia" w:ascii="仿宋" w:hAnsi="仿宋" w:eastAsia="仿宋"/>
                <w:color w:val="000000"/>
                <w:sz w:val="24"/>
              </w:rPr>
              <w:t>归属</w:t>
            </w:r>
            <w:r>
              <w:rPr>
                <w:rFonts w:ascii="仿宋" w:hAnsi="仿宋" w:eastAsia="仿宋"/>
                <w:color w:val="000000"/>
                <w:sz w:val="24"/>
              </w:rPr>
              <w:t>机构</w:t>
            </w:r>
          </w:p>
        </w:tc>
        <w:tc>
          <w:tcPr>
            <w:tcW w:w="2368"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31" w:type="dxa"/>
          </w:tcPr>
          <w:p>
            <w:pPr>
              <w:spacing w:line="360" w:lineRule="auto"/>
              <w:rPr>
                <w:rFonts w:ascii="仿宋" w:hAnsi="仿宋" w:eastAsia="仿宋"/>
              </w:rPr>
            </w:pPr>
            <w:r>
              <w:rPr>
                <w:rFonts w:ascii="仿宋" w:hAnsi="仿宋" w:eastAsia="仿宋"/>
                <w:color w:val="000000"/>
                <w:sz w:val="24"/>
              </w:rPr>
              <w:t>文本</w:t>
            </w:r>
          </w:p>
        </w:tc>
        <w:tc>
          <w:tcPr>
            <w:tcW w:w="2231" w:type="dxa"/>
          </w:tcPr>
          <w:p>
            <w:pPr>
              <w:spacing w:line="360" w:lineRule="auto"/>
              <w:rPr>
                <w:rFonts w:ascii="仿宋" w:hAnsi="仿宋" w:eastAsia="仿宋"/>
              </w:rPr>
            </w:pPr>
            <w:r>
              <w:rPr>
                <w:rFonts w:ascii="仿宋" w:hAnsi="仿宋" w:eastAsia="仿宋"/>
                <w:color w:val="000000"/>
                <w:sz w:val="24"/>
              </w:rPr>
              <w:t>展示当前</w:t>
            </w:r>
            <w:r>
              <w:rPr>
                <w:rFonts w:hint="eastAsia" w:ascii="仿宋" w:hAnsi="仿宋" w:eastAsia="仿宋"/>
                <w:color w:val="000000"/>
                <w:sz w:val="24"/>
              </w:rPr>
              <w:t>理财经理的归属机构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客户经理</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，格式：工号+姓名</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展示当前客户管户经理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rPr>
            </w:pPr>
            <w:r>
              <w:rPr>
                <w:rFonts w:hint="eastAsia" w:ascii="仿宋" w:hAnsi="仿宋" w:eastAsia="仿宋"/>
                <w:color w:val="000000"/>
                <w:sz w:val="24"/>
              </w:rPr>
              <w:t>归属</w:t>
            </w:r>
            <w:r>
              <w:rPr>
                <w:rFonts w:ascii="仿宋" w:hAnsi="仿宋" w:eastAsia="仿宋"/>
                <w:color w:val="000000"/>
                <w:sz w:val="24"/>
              </w:rPr>
              <w:t>机构</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反显，格式：机构号+机构名称</w:t>
            </w:r>
          </w:p>
        </w:tc>
        <w:tc>
          <w:tcPr>
            <w:tcW w:w="223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1" w:type="dxa"/>
          </w:tcPr>
          <w:p>
            <w:pPr>
              <w:spacing w:line="360" w:lineRule="auto"/>
              <w:rPr>
                <w:rFonts w:ascii="仿宋" w:hAnsi="仿宋" w:eastAsia="仿宋"/>
                <w:color w:val="000000"/>
                <w:sz w:val="24"/>
              </w:rPr>
            </w:pPr>
            <w:r>
              <w:rPr>
                <w:rFonts w:ascii="仿宋" w:hAnsi="仿宋" w:eastAsia="仿宋"/>
                <w:color w:val="000000"/>
                <w:sz w:val="24"/>
              </w:rPr>
              <w:t>展示当前客户</w:t>
            </w:r>
            <w:r>
              <w:rPr>
                <w:rFonts w:hint="eastAsia" w:ascii="仿宋" w:hAnsi="仿宋" w:eastAsia="仿宋"/>
                <w:color w:val="000000"/>
                <w:sz w:val="24"/>
              </w:rPr>
              <w:t>经理的归属机构</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客户信息-家庭成员</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查看单一客户的家庭成员信息及关系构成，帮助客户经理识别客户家庭关系并支撑后续关怀与营销</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color w:val="000000"/>
          <w:sz w:val="24"/>
        </w:rPr>
      </w:pPr>
      <w:r>
        <w:rPr>
          <w:rFonts w:ascii="仿宋" w:hAnsi="仿宋" w:eastAsia="仿宋"/>
          <w:color w:val="000000"/>
          <w:sz w:val="24"/>
        </w:rPr>
        <w:t>用户进入客户信息页签后，点击“家庭成员”tab，系统加载该客户家庭成员信息；</w:t>
      </w:r>
    </w:p>
    <w:p>
      <w:pPr>
        <w:spacing w:line="360" w:lineRule="auto"/>
        <w:rPr>
          <w:rFonts w:ascii="仿宋" w:hAnsi="仿宋" w:eastAsia="仿宋"/>
        </w:rPr>
      </w:pPr>
      <w:r>
        <w:rPr>
          <w:rFonts w:ascii="仿宋" w:hAnsi="仿宋" w:eastAsia="仿宋"/>
          <w:color w:val="000000"/>
          <w:sz w:val="24"/>
        </w:rPr>
        <w:t>当用户新增、编辑家庭成员时，需录入或修改对应成员信息。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81"/>
        <w:gridCol w:w="2252"/>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1"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姓名</w:t>
            </w:r>
          </w:p>
        </w:tc>
        <w:tc>
          <w:tcPr>
            <w:tcW w:w="2281" w:type="dxa"/>
          </w:tcPr>
          <w:p>
            <w:pPr>
              <w:spacing w:line="360" w:lineRule="auto"/>
              <w:rPr>
                <w:rFonts w:ascii="仿宋" w:hAnsi="仿宋" w:eastAsia="仿宋"/>
              </w:rPr>
            </w:pPr>
            <w:r>
              <w:rPr>
                <w:rFonts w:ascii="仿宋" w:hAnsi="仿宋" w:eastAsia="仿宋"/>
                <w:color w:val="000000"/>
                <w:sz w:val="24"/>
              </w:rPr>
              <w:t>必输</w:t>
            </w:r>
          </w:p>
        </w:tc>
        <w:tc>
          <w:tcPr>
            <w:tcW w:w="2252"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录入家庭成员姓名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olor w:val="000000"/>
                <w:sz w:val="24"/>
              </w:rPr>
            </w:pPr>
            <w:r>
              <w:rPr>
                <w:rFonts w:ascii="仿宋" w:hAnsi="仿宋" w:eastAsia="仿宋"/>
                <w:color w:val="000000"/>
                <w:sz w:val="24"/>
              </w:rPr>
              <w:t>关系</w:t>
            </w:r>
          </w:p>
        </w:tc>
        <w:tc>
          <w:tcPr>
            <w:tcW w:w="2281" w:type="dxa"/>
          </w:tcPr>
          <w:p>
            <w:pPr>
              <w:spacing w:line="360" w:lineRule="auto"/>
              <w:rPr>
                <w:rFonts w:ascii="仿宋" w:hAnsi="仿宋" w:eastAsia="仿宋"/>
                <w:color w:val="000000"/>
                <w:sz w:val="24"/>
              </w:rPr>
            </w:pPr>
            <w:r>
              <w:rPr>
                <w:rFonts w:ascii="仿宋" w:hAnsi="仿宋" w:eastAsia="仿宋"/>
                <w:color w:val="000000"/>
                <w:sz w:val="24"/>
              </w:rPr>
              <w:t>必输</w:t>
            </w:r>
          </w:p>
        </w:tc>
        <w:tc>
          <w:tcPr>
            <w:tcW w:w="2252" w:type="dxa"/>
          </w:tcPr>
          <w:p>
            <w:pPr>
              <w:spacing w:line="360" w:lineRule="auto"/>
              <w:rPr>
                <w:rFonts w:ascii="仿宋" w:hAnsi="仿宋" w:eastAsia="仿宋"/>
                <w:color w:val="000000"/>
                <w:sz w:val="24"/>
              </w:rPr>
            </w:pPr>
            <w:r>
              <w:rPr>
                <w:rFonts w:hint="eastAsia" w:ascii="仿宋" w:hAnsi="仿宋" w:eastAsia="仿宋"/>
                <w:color w:val="000000"/>
                <w:sz w:val="24"/>
              </w:rPr>
              <w:t>下拉框</w:t>
            </w:r>
          </w:p>
        </w:tc>
        <w:tc>
          <w:tcPr>
            <w:tcW w:w="2263" w:type="dxa"/>
          </w:tcPr>
          <w:p>
            <w:pPr>
              <w:spacing w:line="360" w:lineRule="auto"/>
              <w:rPr>
                <w:rFonts w:ascii="仿宋" w:hAnsi="仿宋" w:eastAsia="仿宋"/>
                <w:color w:val="000000"/>
                <w:sz w:val="24"/>
              </w:rPr>
            </w:pPr>
            <w:r>
              <w:rPr>
                <w:rFonts w:ascii="仿宋" w:hAnsi="仿宋" w:eastAsia="仿宋"/>
                <w:color w:val="000000"/>
                <w:sz w:val="24"/>
              </w:rPr>
              <w:t>录入家庭成员与客户关系</w:t>
            </w:r>
            <w:r>
              <w:rPr>
                <w:rFonts w:hint="eastAsia" w:ascii="仿宋" w:hAnsi="仿宋" w:eastAsia="仿宋"/>
                <w:color w:val="000000"/>
                <w:sz w:val="24"/>
              </w:rPr>
              <w:t>、枚举值：</w:t>
            </w:r>
            <w:r>
              <w:rPr>
                <w:rFonts w:hint="eastAsia" w:ascii="仿宋" w:hAnsi="仿宋" w:eastAsia="仿宋"/>
                <w:sz w:val="24"/>
                <w:szCs w:val="24"/>
              </w:rPr>
              <w:t>配偶、父母、子女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olor w:val="000000"/>
                <w:sz w:val="24"/>
              </w:rPr>
            </w:pPr>
            <w:r>
              <w:rPr>
                <w:rFonts w:ascii="仿宋" w:hAnsi="仿宋" w:eastAsia="仿宋"/>
                <w:color w:val="000000"/>
                <w:sz w:val="24"/>
              </w:rPr>
              <w:t>联系电话</w:t>
            </w:r>
          </w:p>
        </w:tc>
        <w:tc>
          <w:tcPr>
            <w:tcW w:w="2281" w:type="dxa"/>
          </w:tcPr>
          <w:p>
            <w:pPr>
              <w:spacing w:line="360" w:lineRule="auto"/>
              <w:rPr>
                <w:rFonts w:ascii="仿宋" w:hAnsi="仿宋" w:eastAsia="仿宋"/>
                <w:color w:val="000000"/>
                <w:sz w:val="24"/>
              </w:rPr>
            </w:pPr>
            <w:r>
              <w:rPr>
                <w:rFonts w:ascii="仿宋" w:hAnsi="仿宋" w:eastAsia="仿宋"/>
                <w:color w:val="000000"/>
                <w:sz w:val="24"/>
              </w:rPr>
              <w:t>非必输</w:t>
            </w:r>
            <w:r>
              <w:rPr>
                <w:rFonts w:hint="eastAsia" w:ascii="仿宋" w:hAnsi="仿宋" w:eastAsia="仿宋"/>
                <w:color w:val="000000"/>
                <w:sz w:val="24"/>
              </w:rPr>
              <w:t>、电话号码格式校验</w:t>
            </w:r>
          </w:p>
        </w:tc>
        <w:tc>
          <w:tcPr>
            <w:tcW w:w="2252"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3" w:type="dxa"/>
          </w:tcPr>
          <w:p>
            <w:pPr>
              <w:spacing w:line="360" w:lineRule="auto"/>
              <w:rPr>
                <w:rFonts w:ascii="仿宋" w:hAnsi="仿宋" w:eastAsia="仿宋"/>
                <w:color w:val="000000"/>
                <w:sz w:val="24"/>
              </w:rPr>
            </w:pPr>
            <w:r>
              <w:rPr>
                <w:rFonts w:ascii="仿宋" w:hAnsi="仿宋" w:eastAsia="仿宋"/>
                <w:color w:val="000000"/>
                <w:sz w:val="24"/>
              </w:rPr>
              <w:t>录入家庭成员联系电话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olor w:val="000000"/>
                <w:sz w:val="24"/>
              </w:rPr>
            </w:pPr>
            <w:r>
              <w:rPr>
                <w:rFonts w:hint="eastAsia" w:ascii="仿宋" w:hAnsi="仿宋" w:eastAsia="仿宋"/>
                <w:color w:val="000000"/>
                <w:sz w:val="24"/>
              </w:rPr>
              <w:t>性别</w:t>
            </w:r>
          </w:p>
        </w:tc>
        <w:tc>
          <w:tcPr>
            <w:tcW w:w="2281" w:type="dxa"/>
          </w:tcPr>
          <w:p>
            <w:pPr>
              <w:spacing w:line="360" w:lineRule="auto"/>
              <w:rPr>
                <w:rFonts w:ascii="仿宋" w:hAnsi="仿宋" w:eastAsia="仿宋"/>
                <w:color w:val="000000"/>
                <w:sz w:val="24"/>
              </w:rPr>
            </w:pPr>
            <w:r>
              <w:rPr>
                <w:rFonts w:ascii="仿宋" w:hAnsi="仿宋" w:eastAsia="仿宋"/>
                <w:color w:val="000000"/>
                <w:sz w:val="24"/>
              </w:rPr>
              <w:t>非必输</w:t>
            </w:r>
          </w:p>
        </w:tc>
        <w:tc>
          <w:tcPr>
            <w:tcW w:w="2252" w:type="dxa"/>
          </w:tcPr>
          <w:p>
            <w:pPr>
              <w:spacing w:line="360" w:lineRule="auto"/>
              <w:rPr>
                <w:rFonts w:ascii="仿宋" w:hAnsi="仿宋" w:eastAsia="仿宋"/>
                <w:color w:val="000000"/>
                <w:sz w:val="24"/>
              </w:rPr>
            </w:pPr>
            <w:r>
              <w:rPr>
                <w:rFonts w:hint="eastAsia" w:ascii="仿宋" w:hAnsi="仿宋" w:eastAsia="仿宋"/>
                <w:color w:val="000000"/>
                <w:sz w:val="24"/>
              </w:rPr>
              <w:t>下拉框</w:t>
            </w:r>
          </w:p>
        </w:tc>
        <w:tc>
          <w:tcPr>
            <w:tcW w:w="2263" w:type="dxa"/>
          </w:tcPr>
          <w:p>
            <w:pPr>
              <w:spacing w:line="360" w:lineRule="auto"/>
              <w:rPr>
                <w:rFonts w:ascii="仿宋" w:hAnsi="仿宋" w:eastAsia="仿宋"/>
                <w:color w:val="000000"/>
                <w:sz w:val="24"/>
              </w:rPr>
            </w:pPr>
            <w:r>
              <w:rPr>
                <w:rFonts w:ascii="仿宋" w:hAnsi="仿宋" w:eastAsia="仿宋"/>
                <w:color w:val="000000"/>
                <w:sz w:val="24"/>
              </w:rPr>
              <w:t>录入家庭成员</w:t>
            </w:r>
            <w:r>
              <w:rPr>
                <w:rFonts w:hint="eastAsia" w:ascii="仿宋" w:hAnsi="仿宋" w:eastAsia="仿宋"/>
                <w:color w:val="000000"/>
                <w:sz w:val="24"/>
              </w:rPr>
              <w:t>性别，枚举值：男、女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olor w:val="000000"/>
                <w:sz w:val="24"/>
              </w:rPr>
            </w:pPr>
            <w:r>
              <w:rPr>
                <w:rFonts w:ascii="仿宋" w:hAnsi="仿宋" w:eastAsia="仿宋"/>
                <w:color w:val="000000"/>
                <w:sz w:val="24"/>
              </w:rPr>
              <w:t>证件号码</w:t>
            </w:r>
          </w:p>
        </w:tc>
        <w:tc>
          <w:tcPr>
            <w:tcW w:w="2281" w:type="dxa"/>
          </w:tcPr>
          <w:p>
            <w:pPr>
              <w:spacing w:line="360" w:lineRule="auto"/>
              <w:rPr>
                <w:rFonts w:ascii="仿宋" w:hAnsi="仿宋" w:eastAsia="仿宋"/>
                <w:color w:val="000000"/>
                <w:sz w:val="24"/>
              </w:rPr>
            </w:pPr>
            <w:r>
              <w:rPr>
                <w:rFonts w:ascii="仿宋" w:hAnsi="仿宋" w:eastAsia="仿宋"/>
                <w:color w:val="000000"/>
                <w:sz w:val="24"/>
              </w:rPr>
              <w:t>非必输</w:t>
            </w:r>
            <w:r>
              <w:rPr>
                <w:rFonts w:hint="eastAsia" w:ascii="仿宋" w:hAnsi="仿宋" w:eastAsia="仿宋"/>
                <w:color w:val="000000"/>
                <w:sz w:val="24"/>
              </w:rPr>
              <w:t>，证件号码格式校验</w:t>
            </w:r>
          </w:p>
        </w:tc>
        <w:tc>
          <w:tcPr>
            <w:tcW w:w="2252"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3" w:type="dxa"/>
          </w:tcPr>
          <w:p>
            <w:pPr>
              <w:spacing w:line="360" w:lineRule="auto"/>
              <w:rPr>
                <w:rFonts w:ascii="仿宋" w:hAnsi="仿宋" w:eastAsia="仿宋"/>
                <w:color w:val="000000"/>
                <w:sz w:val="24"/>
              </w:rPr>
            </w:pPr>
            <w:r>
              <w:rPr>
                <w:rFonts w:ascii="仿宋" w:hAnsi="仿宋" w:eastAsia="仿宋"/>
                <w:color w:val="000000"/>
                <w:sz w:val="24"/>
              </w:rPr>
              <w:t>录入家庭成员证件号码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出生日期（公历）</w:t>
            </w:r>
          </w:p>
        </w:tc>
        <w:tc>
          <w:tcPr>
            <w:tcW w:w="2281" w:type="dxa"/>
          </w:tcPr>
          <w:p>
            <w:pPr>
              <w:spacing w:line="360" w:lineRule="auto"/>
              <w:rPr>
                <w:rFonts w:ascii="仿宋" w:hAnsi="仿宋" w:eastAsia="仿宋"/>
              </w:rPr>
            </w:pPr>
            <w:r>
              <w:rPr>
                <w:rFonts w:ascii="仿宋" w:hAnsi="仿宋" w:eastAsia="仿宋"/>
                <w:color w:val="000000"/>
                <w:sz w:val="24"/>
              </w:rPr>
              <w:t>非必输、格式：YYYY- MM-DD</w:t>
            </w:r>
          </w:p>
        </w:tc>
        <w:tc>
          <w:tcPr>
            <w:tcW w:w="2252" w:type="dxa"/>
          </w:tcPr>
          <w:p>
            <w:pPr>
              <w:spacing w:line="360" w:lineRule="auto"/>
              <w:rPr>
                <w:rFonts w:ascii="仿宋" w:hAnsi="仿宋" w:eastAsia="仿宋"/>
              </w:rPr>
            </w:pPr>
            <w:r>
              <w:rPr>
                <w:rFonts w:ascii="仿宋" w:hAnsi="仿宋" w:eastAsia="仿宋"/>
                <w:color w:val="000000"/>
                <w:sz w:val="24"/>
              </w:rPr>
              <w:t>日期</w:t>
            </w:r>
          </w:p>
        </w:tc>
        <w:tc>
          <w:tcPr>
            <w:tcW w:w="2263" w:type="dxa"/>
          </w:tcPr>
          <w:p>
            <w:pPr>
              <w:spacing w:line="360" w:lineRule="auto"/>
              <w:rPr>
                <w:rFonts w:ascii="仿宋" w:hAnsi="仿宋" w:eastAsia="仿宋"/>
              </w:rPr>
            </w:pPr>
            <w:r>
              <w:rPr>
                <w:rFonts w:ascii="仿宋" w:hAnsi="仿宋" w:eastAsia="仿宋"/>
                <w:color w:val="000000"/>
                <w:sz w:val="24"/>
              </w:rPr>
              <w:t>录入家庭成员出生日期</w:t>
            </w:r>
            <w:r>
              <w:rPr>
                <w:rFonts w:hint="eastAsia" w:ascii="仿宋" w:hAnsi="仿宋" w:eastAsia="仿宋"/>
                <w:color w:val="000000"/>
                <w:sz w:val="24"/>
              </w:rPr>
              <w:t>，如证件号码不为空，则出生日期根据证件号码自动计算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结婚纪念日（公历）</w:t>
            </w:r>
          </w:p>
        </w:tc>
        <w:tc>
          <w:tcPr>
            <w:tcW w:w="2281" w:type="dxa"/>
          </w:tcPr>
          <w:p>
            <w:pPr>
              <w:spacing w:line="360" w:lineRule="auto"/>
              <w:rPr>
                <w:rFonts w:ascii="仿宋" w:hAnsi="仿宋" w:eastAsia="仿宋"/>
              </w:rPr>
            </w:pPr>
            <w:r>
              <w:rPr>
                <w:rFonts w:ascii="仿宋" w:hAnsi="仿宋" w:eastAsia="仿宋"/>
                <w:color w:val="000000"/>
                <w:sz w:val="24"/>
              </w:rPr>
              <w:t>非必输、格式：YYYY- MM-DD</w:t>
            </w:r>
          </w:p>
        </w:tc>
        <w:tc>
          <w:tcPr>
            <w:tcW w:w="2252" w:type="dxa"/>
          </w:tcPr>
          <w:p>
            <w:pPr>
              <w:spacing w:line="360" w:lineRule="auto"/>
              <w:rPr>
                <w:rFonts w:ascii="仿宋" w:hAnsi="仿宋" w:eastAsia="仿宋"/>
              </w:rPr>
            </w:pPr>
            <w:r>
              <w:rPr>
                <w:rFonts w:ascii="仿宋" w:hAnsi="仿宋" w:eastAsia="仿宋"/>
                <w:color w:val="000000"/>
                <w:sz w:val="24"/>
              </w:rPr>
              <w:t>日期</w:t>
            </w:r>
          </w:p>
        </w:tc>
        <w:tc>
          <w:tcPr>
            <w:tcW w:w="2263" w:type="dxa"/>
          </w:tcPr>
          <w:p>
            <w:pPr>
              <w:spacing w:line="360" w:lineRule="auto"/>
              <w:rPr>
                <w:rFonts w:ascii="仿宋" w:hAnsi="仿宋" w:eastAsia="仿宋"/>
              </w:rPr>
            </w:pPr>
            <w:r>
              <w:rPr>
                <w:rFonts w:ascii="仿宋" w:hAnsi="仿宋" w:eastAsia="仿宋"/>
                <w:color w:val="000000"/>
                <w:sz w:val="24"/>
              </w:rPr>
              <w:t>录入家庭成员结婚纪念日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olor w:val="000000"/>
                <w:sz w:val="24"/>
              </w:rPr>
            </w:pPr>
            <w:r>
              <w:rPr>
                <w:rFonts w:hint="eastAsia" w:ascii="仿宋" w:hAnsi="仿宋" w:eastAsia="仿宋"/>
                <w:color w:val="000000"/>
                <w:sz w:val="24"/>
              </w:rPr>
              <w:t>备注</w:t>
            </w:r>
          </w:p>
        </w:tc>
        <w:tc>
          <w:tcPr>
            <w:tcW w:w="2281" w:type="dxa"/>
          </w:tcPr>
          <w:p>
            <w:pPr>
              <w:spacing w:line="360" w:lineRule="auto"/>
              <w:rPr>
                <w:rFonts w:ascii="仿宋" w:hAnsi="仿宋" w:eastAsia="仿宋"/>
                <w:color w:val="000000"/>
                <w:sz w:val="24"/>
              </w:rPr>
            </w:pPr>
            <w:r>
              <w:rPr>
                <w:rFonts w:ascii="仿宋" w:hAnsi="仿宋" w:eastAsia="仿宋"/>
                <w:color w:val="000000"/>
                <w:sz w:val="24"/>
              </w:rPr>
              <w:t>非必输</w:t>
            </w:r>
            <w:r>
              <w:rPr>
                <w:rFonts w:hint="eastAsia" w:ascii="仿宋" w:hAnsi="仿宋" w:eastAsia="仿宋"/>
                <w:color w:val="000000"/>
                <w:sz w:val="24"/>
              </w:rPr>
              <w:t>、3</w:t>
            </w:r>
            <w:r>
              <w:rPr>
                <w:rFonts w:ascii="仿宋" w:hAnsi="仿宋" w:eastAsia="仿宋"/>
                <w:color w:val="000000"/>
                <w:sz w:val="24"/>
              </w:rPr>
              <w:t>00</w:t>
            </w:r>
            <w:r>
              <w:rPr>
                <w:rFonts w:hint="eastAsia" w:ascii="仿宋" w:hAnsi="仿宋" w:eastAsia="仿宋"/>
                <w:color w:val="000000"/>
                <w:sz w:val="24"/>
              </w:rPr>
              <w:t>字</w:t>
            </w:r>
          </w:p>
        </w:tc>
        <w:tc>
          <w:tcPr>
            <w:tcW w:w="2252" w:type="dxa"/>
          </w:tcPr>
          <w:p>
            <w:pPr>
              <w:spacing w:line="360" w:lineRule="auto"/>
              <w:rPr>
                <w:rFonts w:ascii="仿宋" w:hAnsi="仿宋" w:eastAsia="仿宋"/>
                <w:color w:val="000000"/>
                <w:sz w:val="24"/>
              </w:rPr>
            </w:pPr>
          </w:p>
        </w:tc>
        <w:tc>
          <w:tcPr>
            <w:tcW w:w="2263" w:type="dxa"/>
          </w:tcPr>
          <w:p>
            <w:pPr>
              <w:spacing w:line="360" w:lineRule="auto"/>
              <w:rPr>
                <w:rFonts w:ascii="仿宋" w:hAnsi="仿宋" w:eastAsia="仿宋"/>
                <w:color w:val="000000"/>
                <w:sz w:val="24"/>
              </w:rPr>
            </w:pPr>
          </w:p>
        </w:tc>
      </w:tr>
    </w:tbl>
    <w:p>
      <w:pPr>
        <w:spacing w:line="360" w:lineRule="auto"/>
        <w:rPr>
          <w:rFonts w:ascii="仿宋" w:hAnsi="仿宋" w:eastAsia="仿宋"/>
          <w:sz w:val="24"/>
          <w:szCs w:val="24"/>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用户进入客户信息页签后，点击“家庭成员”tab，系统展示该客户的家庭成员信息列表。</w:t>
      </w:r>
    </w:p>
    <w:p>
      <w:pPr>
        <w:spacing w:line="360" w:lineRule="auto"/>
        <w:rPr>
          <w:rFonts w:ascii="仿宋" w:hAnsi="仿宋" w:eastAsia="仿宋"/>
          <w:sz w:val="24"/>
          <w:szCs w:val="24"/>
        </w:rPr>
      </w:pPr>
      <w:r>
        <w:rPr>
          <w:rFonts w:hint="eastAsia" w:ascii="仿宋" w:hAnsi="仿宋" w:eastAsia="仿宋"/>
          <w:sz w:val="24"/>
          <w:szCs w:val="24"/>
        </w:rPr>
        <w:t>2. 系统展示家庭成员与客户的关系类型，如配偶、父母、子女等，并展示家庭成员基础信息及是否为我行客户标识。</w:t>
      </w:r>
    </w:p>
    <w:p>
      <w:pPr>
        <w:spacing w:line="360" w:lineRule="auto"/>
        <w:rPr>
          <w:rFonts w:ascii="仿宋" w:hAnsi="仿宋" w:eastAsia="仿宋"/>
          <w:sz w:val="24"/>
          <w:szCs w:val="24"/>
        </w:rPr>
      </w:pPr>
      <w:r>
        <w:rPr>
          <w:rFonts w:hint="eastAsia" w:ascii="仿宋" w:hAnsi="仿宋" w:eastAsia="仿宋"/>
          <w:sz w:val="24"/>
          <w:szCs w:val="24"/>
        </w:rPr>
        <w:t>3. 用户可在列表左上角统一操作按钮区操作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用户点击“新增”按钮后，从右侧抽屉式弹出“新增家庭成员”界面，用户录入姓名、关系、联系电话、性别、证件号码、出生日期（公历）、结婚纪念日（公历）、备注等信息后提交，系统进行数据校验并保存入库。</w:t>
      </w:r>
    </w:p>
    <w:p>
      <w:pPr>
        <w:spacing w:line="360" w:lineRule="auto"/>
        <w:ind w:firstLine="420"/>
        <w:rPr>
          <w:rFonts w:ascii="仿宋" w:hAnsi="仿宋" w:eastAsia="仿宋"/>
          <w:sz w:val="24"/>
          <w:szCs w:val="24"/>
        </w:rPr>
      </w:pPr>
      <w:r>
        <w:rPr>
          <w:rFonts w:hint="eastAsia" w:ascii="仿宋" w:hAnsi="仿宋" w:eastAsia="仿宋"/>
          <w:sz w:val="24"/>
          <w:szCs w:val="24"/>
        </w:rPr>
        <w:t>用户在家庭成员列表中，选择家庭成员，点击“删除”按钮后，系统弹出确认提示，提示文案：“您确定删除</w:t>
      </w:r>
      <w:r>
        <w:rPr>
          <w:rFonts w:ascii="仿宋" w:hAnsi="仿宋" w:eastAsia="仿宋"/>
          <w:sz w:val="24"/>
          <w:szCs w:val="24"/>
        </w:rPr>
        <w:t>{XXX}</w:t>
      </w:r>
      <w:r>
        <w:rPr>
          <w:rFonts w:hint="eastAsia" w:ascii="仿宋" w:hAnsi="仿宋" w:eastAsia="仿宋"/>
          <w:sz w:val="24"/>
          <w:szCs w:val="24"/>
        </w:rPr>
        <w:t>家庭成员信息吗？”，点击“确定”后删除该家庭成员信息，点击“取消”后关闭提示并返回列表页面。</w:t>
      </w:r>
    </w:p>
    <w:p>
      <w:pPr>
        <w:spacing w:line="360" w:lineRule="auto"/>
        <w:rPr>
          <w:rFonts w:ascii="仿宋" w:hAnsi="仿宋" w:eastAsia="仿宋"/>
          <w:sz w:val="24"/>
          <w:szCs w:val="24"/>
        </w:rPr>
      </w:pPr>
      <w:r>
        <w:rPr>
          <w:rFonts w:hint="eastAsia" w:ascii="仿宋" w:hAnsi="仿宋" w:eastAsia="仿宋"/>
          <w:sz w:val="24"/>
          <w:szCs w:val="24"/>
        </w:rPr>
        <w:t>4．用户可在列表行内统一操作按钮区操作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点击“编辑”按钮后，从右侧抽屉式弹出“编辑家庭成员”界面，反显当前成员信息，用户修改后提交，系统进行数据校验并保存入库。</w:t>
      </w:r>
    </w:p>
    <w:p>
      <w:pPr>
        <w:spacing w:line="360" w:lineRule="auto"/>
        <w:ind w:firstLine="420"/>
        <w:rPr>
          <w:rFonts w:ascii="仿宋" w:hAnsi="仿宋" w:eastAsia="仿宋"/>
          <w:sz w:val="24"/>
          <w:szCs w:val="24"/>
        </w:rPr>
      </w:pPr>
      <w:r>
        <w:rPr>
          <w:rFonts w:hint="eastAsia" w:ascii="仿宋" w:hAnsi="仿宋" w:eastAsia="仿宋"/>
          <w:sz w:val="24"/>
          <w:szCs w:val="24"/>
        </w:rPr>
        <w:t>点击“删除”按钮后，系统弹出确认提示，提示文案：“您确定删除</w:t>
      </w:r>
      <w:r>
        <w:rPr>
          <w:rFonts w:ascii="仿宋" w:hAnsi="仿宋" w:eastAsia="仿宋"/>
          <w:sz w:val="24"/>
          <w:szCs w:val="24"/>
        </w:rPr>
        <w:t>{XXX}</w:t>
      </w:r>
      <w:r>
        <w:rPr>
          <w:rFonts w:hint="eastAsia" w:ascii="仿宋" w:hAnsi="仿宋" w:eastAsia="仿宋"/>
          <w:sz w:val="24"/>
          <w:szCs w:val="24"/>
        </w:rPr>
        <w:t>家庭成员信息吗？”，点击“确定”后删除该家庭成员信息，点击“取消”后关闭提示并返回列表页面。</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新增、编辑、删除成功后，系统刷新家庭成员列表并展示最新结果。</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家庭成员范围至少包括配偶、父母、子女等直系亲属关系。</w:t>
      </w:r>
    </w:p>
    <w:p>
      <w:pPr>
        <w:spacing w:line="360" w:lineRule="auto"/>
        <w:rPr>
          <w:rFonts w:ascii="仿宋" w:hAnsi="仿宋" w:eastAsia="仿宋"/>
          <w:sz w:val="24"/>
          <w:szCs w:val="24"/>
        </w:rPr>
      </w:pPr>
      <w:r>
        <w:rPr>
          <w:rFonts w:hint="eastAsia" w:ascii="仿宋" w:hAnsi="仿宋" w:eastAsia="仿宋"/>
          <w:sz w:val="24"/>
          <w:szCs w:val="24"/>
        </w:rPr>
        <w:t>2.重复的家庭成员信息不允许多次录入，重复成员校验规则优先采用证件号码唯一性；若无证件号码，则按成员姓名+手机号判断。</w:t>
      </w:r>
    </w:p>
    <w:p>
      <w:pPr>
        <w:spacing w:line="360" w:lineRule="auto"/>
        <w:rPr>
          <w:rFonts w:ascii="仿宋" w:hAnsi="仿宋" w:eastAsia="仿宋"/>
          <w:sz w:val="24"/>
          <w:szCs w:val="24"/>
        </w:rPr>
      </w:pPr>
      <w:r>
        <w:rPr>
          <w:rFonts w:hint="eastAsia" w:ascii="仿宋" w:hAnsi="仿宋" w:eastAsia="仿宋"/>
          <w:sz w:val="24"/>
          <w:szCs w:val="24"/>
        </w:rPr>
        <w:t>4. 是否为我行客户的识别规则为：如证件号码与我行客户证件号码保持一致，则视为我行客户, 若录入的家庭成员无证件号码，则按成员姓名+手机号判断。</w:t>
      </w:r>
    </w:p>
    <w:p>
      <w:pPr>
        <w:spacing w:line="360" w:lineRule="auto"/>
        <w:rPr>
          <w:rFonts w:ascii="仿宋" w:hAnsi="仿宋" w:eastAsia="仿宋"/>
          <w:sz w:val="24"/>
          <w:szCs w:val="24"/>
        </w:rPr>
      </w:pPr>
      <w:r>
        <w:rPr>
          <w:rFonts w:hint="eastAsia" w:ascii="仿宋" w:hAnsi="仿宋" w:eastAsia="仿宋"/>
          <w:sz w:val="24"/>
          <w:szCs w:val="24"/>
        </w:rPr>
        <w:t>5. 家庭成员的手机号和证件号码，需要脱敏展示。</w:t>
      </w:r>
    </w:p>
    <w:p>
      <w:pPr>
        <w:spacing w:line="360" w:lineRule="auto"/>
        <w:rPr>
          <w:rFonts w:ascii="仿宋" w:hAnsi="仿宋" w:eastAsia="仿宋"/>
          <w:sz w:val="24"/>
          <w:szCs w:val="24"/>
        </w:rPr>
      </w:pPr>
      <w:r>
        <w:rPr>
          <w:rFonts w:ascii="仿宋" w:hAnsi="仿宋" w:eastAsia="仿宋"/>
          <w:sz w:val="24"/>
          <w:szCs w:val="24"/>
        </w:rPr>
        <w:t xml:space="preserve">6. </w:t>
      </w:r>
      <w:r>
        <w:rPr>
          <w:rFonts w:hint="eastAsia" w:ascii="仿宋" w:hAnsi="仿宋" w:eastAsia="仿宋"/>
          <w:sz w:val="24"/>
          <w:szCs w:val="24"/>
        </w:rPr>
        <w:t>若家庭成员的证件号码不为空，则出生日期根据证件号码自动计算，无需手工输入。</w:t>
      </w:r>
    </w:p>
    <w:p>
      <w:pPr>
        <w:spacing w:line="360" w:lineRule="auto"/>
        <w:rPr>
          <w:rFonts w:ascii="仿宋" w:hAnsi="仿宋" w:eastAsia="仿宋"/>
          <w:sz w:val="24"/>
          <w:szCs w:val="24"/>
        </w:rPr>
      </w:pPr>
      <w:r>
        <w:rPr>
          <w:rFonts w:hint="eastAsia" w:ascii="仿宋" w:hAnsi="仿宋" w:eastAsia="仿宋"/>
          <w:sz w:val="24"/>
          <w:szCs w:val="24"/>
        </w:rPr>
        <w:t>7</w:t>
      </w:r>
      <w:r>
        <w:rPr>
          <w:rFonts w:ascii="仿宋" w:hAnsi="仿宋" w:eastAsia="仿宋"/>
          <w:sz w:val="24"/>
          <w:szCs w:val="24"/>
        </w:rPr>
        <w:t xml:space="preserve">. </w:t>
      </w:r>
      <w:r>
        <w:rPr>
          <w:rFonts w:hint="eastAsia" w:ascii="仿宋" w:hAnsi="仿宋" w:eastAsia="仿宋"/>
          <w:sz w:val="24"/>
          <w:szCs w:val="24"/>
        </w:rPr>
        <w:t>展示要素维护人，若为系统根据行内数据生成的家庭成员关系则维护人为system，否则展示客户经理（格式：工号+姓名）。</w:t>
      </w:r>
    </w:p>
    <w:p>
      <w:pPr>
        <w:spacing w:line="360" w:lineRule="auto"/>
        <w:rPr>
          <w:rFonts w:ascii="仿宋" w:hAnsi="仿宋" w:eastAsia="仿宋"/>
          <w:sz w:val="24"/>
          <w:szCs w:val="24"/>
        </w:rPr>
      </w:pPr>
      <w:r>
        <w:rPr>
          <w:rFonts w:ascii="仿宋" w:hAnsi="仿宋" w:eastAsia="仿宋"/>
          <w:sz w:val="24"/>
          <w:szCs w:val="24"/>
        </w:rPr>
        <w:t>8</w:t>
      </w:r>
      <w:r>
        <w:rPr>
          <w:rFonts w:hint="eastAsia" w:ascii="仿宋" w:hAnsi="仿宋" w:eastAsia="仿宋"/>
          <w:sz w:val="24"/>
          <w:szCs w:val="24"/>
        </w:rPr>
        <w:t>. 新增时：成功时提示“保存成功！”，失败时提示“保存失败！”。编辑时：当用户未勾选家庭成员直接发起批量操作时，系统应弹出二次确认框，提示文案为：“您当前未勾选客户，请选择客户？”，当用户勾选多个家庭成员执行批量操作时，弹出二次确认框，提示文案为：“您勾选了多个家庭成员进行编辑操作，请选择一个家庭成员？”。删除时：系统应弹出二次确认提示，提示文案为：“请确定是否要删除该家庭成员信息？”</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管户客户经理可查看和维护客户的家庭成员信息，其他人员无权限查看与维护。</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系统输出客户家庭成员信息列表。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368"/>
        <w:gridCol w:w="2221"/>
        <w:gridCol w:w="2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5"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68"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21"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3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5" w:type="dxa"/>
          </w:tcPr>
          <w:p>
            <w:pPr>
              <w:spacing w:line="360" w:lineRule="auto"/>
              <w:rPr>
                <w:rFonts w:ascii="仿宋" w:hAnsi="仿宋" w:eastAsia="仿宋"/>
              </w:rPr>
            </w:pPr>
            <w:r>
              <w:rPr>
                <w:rFonts w:ascii="仿宋" w:hAnsi="仿宋" w:eastAsia="仿宋"/>
                <w:color w:val="000000"/>
                <w:sz w:val="24"/>
              </w:rPr>
              <w:t>姓名</w:t>
            </w:r>
          </w:p>
        </w:tc>
        <w:tc>
          <w:tcPr>
            <w:tcW w:w="2368" w:type="dxa"/>
          </w:tcPr>
          <w:p>
            <w:pPr>
              <w:spacing w:line="360" w:lineRule="auto"/>
              <w:rPr>
                <w:rFonts w:ascii="仿宋" w:hAnsi="仿宋" w:eastAsia="仿宋"/>
              </w:rPr>
            </w:pPr>
            <w:r>
              <w:rPr>
                <w:rFonts w:ascii="仿宋" w:hAnsi="仿宋" w:eastAsia="仿宋"/>
                <w:color w:val="000000"/>
                <w:sz w:val="24"/>
              </w:rPr>
              <w:t>反显</w:t>
            </w:r>
          </w:p>
        </w:tc>
        <w:tc>
          <w:tcPr>
            <w:tcW w:w="2221" w:type="dxa"/>
          </w:tcPr>
          <w:p>
            <w:pPr>
              <w:spacing w:line="360" w:lineRule="auto"/>
              <w:rPr>
                <w:rFonts w:ascii="仿宋" w:hAnsi="仿宋" w:eastAsia="仿宋"/>
              </w:rPr>
            </w:pPr>
            <w:r>
              <w:rPr>
                <w:rFonts w:ascii="仿宋" w:hAnsi="仿宋" w:eastAsia="仿宋"/>
                <w:color w:val="000000"/>
                <w:sz w:val="24"/>
              </w:rPr>
              <w:t>文本</w:t>
            </w:r>
          </w:p>
        </w:tc>
        <w:tc>
          <w:tcPr>
            <w:tcW w:w="2236" w:type="dxa"/>
          </w:tcPr>
          <w:p>
            <w:pPr>
              <w:spacing w:line="360" w:lineRule="auto"/>
              <w:rPr>
                <w:rFonts w:ascii="仿宋" w:hAnsi="仿宋" w:eastAsia="仿宋"/>
              </w:rPr>
            </w:pPr>
            <w:r>
              <w:rPr>
                <w:rFonts w:ascii="仿宋" w:hAnsi="仿宋" w:eastAsia="仿宋"/>
                <w:color w:val="000000"/>
                <w:sz w:val="24"/>
              </w:rPr>
              <w:t>展示家庭成员姓名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5" w:type="dxa"/>
          </w:tcPr>
          <w:p>
            <w:pPr>
              <w:spacing w:line="360" w:lineRule="auto"/>
              <w:rPr>
                <w:rFonts w:ascii="仿宋" w:hAnsi="仿宋" w:eastAsia="仿宋"/>
              </w:rPr>
            </w:pPr>
            <w:r>
              <w:rPr>
                <w:rFonts w:ascii="仿宋" w:hAnsi="仿宋" w:eastAsia="仿宋"/>
                <w:color w:val="000000"/>
                <w:sz w:val="24"/>
              </w:rPr>
              <w:t>关系</w:t>
            </w:r>
          </w:p>
        </w:tc>
        <w:tc>
          <w:tcPr>
            <w:tcW w:w="2368" w:type="dxa"/>
          </w:tcPr>
          <w:p>
            <w:pPr>
              <w:spacing w:line="360" w:lineRule="auto"/>
              <w:rPr>
                <w:rFonts w:ascii="仿宋" w:hAnsi="仿宋" w:eastAsia="仿宋"/>
              </w:rPr>
            </w:pPr>
            <w:r>
              <w:rPr>
                <w:rFonts w:ascii="仿宋" w:hAnsi="仿宋" w:eastAsia="仿宋"/>
                <w:color w:val="000000"/>
                <w:sz w:val="24"/>
              </w:rPr>
              <w:t>反显</w:t>
            </w:r>
          </w:p>
        </w:tc>
        <w:tc>
          <w:tcPr>
            <w:tcW w:w="2221" w:type="dxa"/>
          </w:tcPr>
          <w:p>
            <w:pPr>
              <w:spacing w:line="360" w:lineRule="auto"/>
              <w:rPr>
                <w:rFonts w:ascii="仿宋" w:hAnsi="仿宋" w:eastAsia="仿宋"/>
              </w:rPr>
            </w:pPr>
            <w:r>
              <w:rPr>
                <w:rFonts w:ascii="仿宋" w:hAnsi="仿宋" w:eastAsia="仿宋"/>
                <w:color w:val="000000"/>
                <w:sz w:val="24"/>
              </w:rPr>
              <w:t>文本</w:t>
            </w:r>
          </w:p>
        </w:tc>
        <w:tc>
          <w:tcPr>
            <w:tcW w:w="2236" w:type="dxa"/>
          </w:tcPr>
          <w:p>
            <w:pPr>
              <w:spacing w:line="360" w:lineRule="auto"/>
              <w:rPr>
                <w:rFonts w:ascii="仿宋" w:hAnsi="仿宋" w:eastAsia="仿宋"/>
              </w:rPr>
            </w:pPr>
            <w:r>
              <w:rPr>
                <w:rFonts w:ascii="仿宋" w:hAnsi="仿宋" w:eastAsia="仿宋"/>
                <w:color w:val="000000"/>
                <w:sz w:val="24"/>
              </w:rPr>
              <w:t>展示家庭成员与客户的关系类型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5" w:type="dxa"/>
          </w:tcPr>
          <w:p>
            <w:pPr>
              <w:spacing w:line="360" w:lineRule="auto"/>
              <w:rPr>
                <w:rFonts w:ascii="仿宋" w:hAnsi="仿宋" w:eastAsia="仿宋"/>
              </w:rPr>
            </w:pPr>
            <w:r>
              <w:rPr>
                <w:rFonts w:ascii="仿宋" w:hAnsi="仿宋" w:eastAsia="仿宋"/>
                <w:color w:val="000000"/>
                <w:sz w:val="24"/>
              </w:rPr>
              <w:t>联系电话</w:t>
            </w:r>
          </w:p>
        </w:tc>
        <w:tc>
          <w:tcPr>
            <w:tcW w:w="2368" w:type="dxa"/>
          </w:tcPr>
          <w:p>
            <w:pPr>
              <w:spacing w:line="360" w:lineRule="auto"/>
              <w:rPr>
                <w:rFonts w:ascii="仿宋" w:hAnsi="仿宋" w:eastAsia="仿宋"/>
              </w:rPr>
            </w:pPr>
            <w:r>
              <w:rPr>
                <w:rFonts w:ascii="仿宋" w:hAnsi="仿宋" w:eastAsia="仿宋"/>
                <w:color w:val="000000"/>
                <w:sz w:val="24"/>
              </w:rPr>
              <w:t>脱敏显示，保留前3位和后4位，中间4位掩码，如 138****1234</w:t>
            </w:r>
          </w:p>
        </w:tc>
        <w:tc>
          <w:tcPr>
            <w:tcW w:w="2221" w:type="dxa"/>
          </w:tcPr>
          <w:p>
            <w:pPr>
              <w:spacing w:line="360" w:lineRule="auto"/>
              <w:rPr>
                <w:rFonts w:ascii="仿宋" w:hAnsi="仿宋" w:eastAsia="仿宋"/>
              </w:rPr>
            </w:pPr>
            <w:r>
              <w:rPr>
                <w:rFonts w:ascii="仿宋" w:hAnsi="仿宋" w:eastAsia="仿宋"/>
                <w:color w:val="000000"/>
                <w:sz w:val="24"/>
              </w:rPr>
              <w:t>文本</w:t>
            </w:r>
          </w:p>
        </w:tc>
        <w:tc>
          <w:tcPr>
            <w:tcW w:w="2236" w:type="dxa"/>
          </w:tcPr>
          <w:p>
            <w:pPr>
              <w:spacing w:line="360" w:lineRule="auto"/>
              <w:rPr>
                <w:rFonts w:ascii="仿宋" w:hAnsi="仿宋" w:eastAsia="仿宋"/>
              </w:rPr>
            </w:pPr>
            <w:r>
              <w:rPr>
                <w:rFonts w:ascii="仿宋" w:hAnsi="仿宋" w:eastAsia="仿宋"/>
                <w:color w:val="000000"/>
                <w:sz w:val="24"/>
              </w:rPr>
              <w:t>展示家庭成员联系电话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5" w:type="dxa"/>
          </w:tcPr>
          <w:p>
            <w:pPr>
              <w:spacing w:line="360" w:lineRule="auto"/>
              <w:rPr>
                <w:rFonts w:ascii="仿宋" w:hAnsi="仿宋" w:eastAsia="仿宋"/>
                <w:color w:val="000000"/>
                <w:sz w:val="24"/>
              </w:rPr>
            </w:pPr>
            <w:r>
              <w:rPr>
                <w:rFonts w:hint="eastAsia" w:ascii="仿宋" w:hAnsi="仿宋" w:eastAsia="仿宋"/>
                <w:color w:val="000000"/>
                <w:sz w:val="24"/>
              </w:rPr>
              <w:t>性别</w:t>
            </w:r>
          </w:p>
        </w:tc>
        <w:tc>
          <w:tcPr>
            <w:tcW w:w="2368"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2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6" w:type="dxa"/>
          </w:tcPr>
          <w:p>
            <w:pPr>
              <w:spacing w:line="360" w:lineRule="auto"/>
              <w:rPr>
                <w:rFonts w:ascii="仿宋" w:hAnsi="仿宋" w:eastAsia="仿宋"/>
                <w:color w:val="000000"/>
                <w:sz w:val="24"/>
              </w:rPr>
            </w:pPr>
            <w:r>
              <w:rPr>
                <w:rFonts w:ascii="仿宋" w:hAnsi="仿宋" w:eastAsia="仿宋"/>
                <w:color w:val="000000"/>
                <w:sz w:val="24"/>
              </w:rPr>
              <w:t>展示家庭</w:t>
            </w:r>
            <w:r>
              <w:rPr>
                <w:rFonts w:hint="eastAsia" w:ascii="仿宋" w:hAnsi="仿宋" w:eastAsia="仿宋"/>
                <w:color w:val="000000"/>
                <w:sz w:val="24"/>
              </w:rPr>
              <w:t>成员性别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5" w:type="dxa"/>
          </w:tcPr>
          <w:p>
            <w:pPr>
              <w:spacing w:line="360" w:lineRule="auto"/>
              <w:rPr>
                <w:rFonts w:ascii="仿宋" w:hAnsi="仿宋" w:eastAsia="仿宋"/>
                <w:color w:val="000000"/>
                <w:sz w:val="24"/>
              </w:rPr>
            </w:pPr>
            <w:r>
              <w:rPr>
                <w:rFonts w:ascii="仿宋" w:hAnsi="仿宋" w:eastAsia="仿宋"/>
                <w:color w:val="000000"/>
                <w:sz w:val="24"/>
              </w:rPr>
              <w:t>证件号码</w:t>
            </w:r>
          </w:p>
        </w:tc>
        <w:tc>
          <w:tcPr>
            <w:tcW w:w="2368" w:type="dxa"/>
          </w:tcPr>
          <w:p>
            <w:pPr>
              <w:spacing w:line="360" w:lineRule="auto"/>
              <w:rPr>
                <w:rFonts w:ascii="仿宋" w:hAnsi="仿宋" w:eastAsia="仿宋"/>
                <w:color w:val="000000"/>
                <w:sz w:val="24"/>
              </w:rPr>
            </w:pPr>
            <w:r>
              <w:rPr>
                <w:rFonts w:ascii="仿宋" w:hAnsi="仿宋" w:eastAsia="仿宋"/>
                <w:color w:val="000000"/>
                <w:sz w:val="24"/>
              </w:rPr>
              <w:t>脱敏显示，保留前6位和后4位，中间脱敏，如 110101********1234</w:t>
            </w:r>
          </w:p>
        </w:tc>
        <w:tc>
          <w:tcPr>
            <w:tcW w:w="2221"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6" w:type="dxa"/>
          </w:tcPr>
          <w:p>
            <w:pPr>
              <w:spacing w:line="360" w:lineRule="auto"/>
              <w:rPr>
                <w:rFonts w:ascii="仿宋" w:hAnsi="仿宋" w:eastAsia="仿宋"/>
                <w:color w:val="000000"/>
                <w:sz w:val="24"/>
              </w:rPr>
            </w:pPr>
            <w:r>
              <w:rPr>
                <w:rFonts w:ascii="仿宋" w:hAnsi="仿宋" w:eastAsia="仿宋"/>
                <w:color w:val="000000"/>
                <w:sz w:val="24"/>
              </w:rPr>
              <w:t>展示家庭成员证件号码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5" w:type="dxa"/>
          </w:tcPr>
          <w:p>
            <w:pPr>
              <w:spacing w:line="360" w:lineRule="auto"/>
              <w:rPr>
                <w:rFonts w:ascii="仿宋" w:hAnsi="仿宋" w:eastAsia="仿宋"/>
              </w:rPr>
            </w:pPr>
            <w:r>
              <w:rPr>
                <w:rFonts w:ascii="仿宋" w:hAnsi="仿宋" w:eastAsia="仿宋"/>
                <w:color w:val="000000"/>
                <w:sz w:val="24"/>
              </w:rPr>
              <w:t>出生日期</w:t>
            </w:r>
          </w:p>
        </w:tc>
        <w:tc>
          <w:tcPr>
            <w:tcW w:w="2368" w:type="dxa"/>
          </w:tcPr>
          <w:p>
            <w:pPr>
              <w:spacing w:line="360" w:lineRule="auto"/>
              <w:rPr>
                <w:rFonts w:ascii="仿宋" w:hAnsi="仿宋" w:eastAsia="仿宋"/>
              </w:rPr>
            </w:pPr>
            <w:r>
              <w:rPr>
                <w:rFonts w:ascii="仿宋" w:hAnsi="仿宋" w:eastAsia="仿宋"/>
                <w:color w:val="000000"/>
                <w:sz w:val="24"/>
              </w:rPr>
              <w:t>反显、格式化：YYYY- MM-DD</w:t>
            </w:r>
          </w:p>
        </w:tc>
        <w:tc>
          <w:tcPr>
            <w:tcW w:w="2221" w:type="dxa"/>
          </w:tcPr>
          <w:p>
            <w:pPr>
              <w:spacing w:line="360" w:lineRule="auto"/>
              <w:rPr>
                <w:rFonts w:ascii="仿宋" w:hAnsi="仿宋" w:eastAsia="仿宋"/>
              </w:rPr>
            </w:pPr>
            <w:r>
              <w:rPr>
                <w:rFonts w:ascii="仿宋" w:hAnsi="仿宋" w:eastAsia="仿宋"/>
                <w:color w:val="000000"/>
                <w:sz w:val="24"/>
              </w:rPr>
              <w:t>日期</w:t>
            </w:r>
          </w:p>
        </w:tc>
        <w:tc>
          <w:tcPr>
            <w:tcW w:w="2236" w:type="dxa"/>
          </w:tcPr>
          <w:p>
            <w:pPr>
              <w:spacing w:line="360" w:lineRule="auto"/>
              <w:rPr>
                <w:rFonts w:ascii="仿宋" w:hAnsi="仿宋" w:eastAsia="仿宋"/>
              </w:rPr>
            </w:pPr>
            <w:r>
              <w:rPr>
                <w:rFonts w:ascii="仿宋" w:hAnsi="仿宋" w:eastAsia="仿宋"/>
                <w:color w:val="000000"/>
                <w:sz w:val="24"/>
              </w:rPr>
              <w:t>展示家庭成员出生日期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5" w:type="dxa"/>
          </w:tcPr>
          <w:p>
            <w:pPr>
              <w:spacing w:line="360" w:lineRule="auto"/>
              <w:rPr>
                <w:rFonts w:ascii="仿宋" w:hAnsi="仿宋" w:eastAsia="仿宋"/>
              </w:rPr>
            </w:pPr>
            <w:r>
              <w:rPr>
                <w:rFonts w:ascii="仿宋" w:hAnsi="仿宋" w:eastAsia="仿宋"/>
                <w:color w:val="000000"/>
                <w:sz w:val="24"/>
              </w:rPr>
              <w:t>结婚纪念日（公历）</w:t>
            </w:r>
          </w:p>
        </w:tc>
        <w:tc>
          <w:tcPr>
            <w:tcW w:w="2368" w:type="dxa"/>
          </w:tcPr>
          <w:p>
            <w:pPr>
              <w:spacing w:line="360" w:lineRule="auto"/>
              <w:rPr>
                <w:rFonts w:ascii="仿宋" w:hAnsi="仿宋" w:eastAsia="仿宋"/>
              </w:rPr>
            </w:pPr>
            <w:r>
              <w:rPr>
                <w:rFonts w:ascii="仿宋" w:hAnsi="仿宋" w:eastAsia="仿宋"/>
                <w:color w:val="000000"/>
                <w:sz w:val="24"/>
              </w:rPr>
              <w:t>反显、格式化：YYYY- MM-DD</w:t>
            </w:r>
          </w:p>
        </w:tc>
        <w:tc>
          <w:tcPr>
            <w:tcW w:w="2221" w:type="dxa"/>
          </w:tcPr>
          <w:p>
            <w:pPr>
              <w:spacing w:line="360" w:lineRule="auto"/>
              <w:rPr>
                <w:rFonts w:ascii="仿宋" w:hAnsi="仿宋" w:eastAsia="仿宋"/>
              </w:rPr>
            </w:pPr>
            <w:r>
              <w:rPr>
                <w:rFonts w:ascii="仿宋" w:hAnsi="仿宋" w:eastAsia="仿宋"/>
                <w:color w:val="000000"/>
                <w:sz w:val="24"/>
              </w:rPr>
              <w:t>日期</w:t>
            </w:r>
          </w:p>
        </w:tc>
        <w:tc>
          <w:tcPr>
            <w:tcW w:w="2236" w:type="dxa"/>
          </w:tcPr>
          <w:p>
            <w:pPr>
              <w:spacing w:line="360" w:lineRule="auto"/>
              <w:rPr>
                <w:rFonts w:ascii="仿宋" w:hAnsi="仿宋" w:eastAsia="仿宋"/>
              </w:rPr>
            </w:pPr>
            <w:r>
              <w:rPr>
                <w:rFonts w:ascii="仿宋" w:hAnsi="仿宋" w:eastAsia="仿宋"/>
                <w:color w:val="000000"/>
                <w:sz w:val="24"/>
              </w:rPr>
              <w:t>展示家庭成员结婚纪念日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5" w:type="dxa"/>
          </w:tcPr>
          <w:p>
            <w:pPr>
              <w:spacing w:line="360" w:lineRule="auto"/>
              <w:rPr>
                <w:rFonts w:ascii="仿宋" w:hAnsi="仿宋" w:eastAsia="仿宋"/>
              </w:rPr>
            </w:pPr>
            <w:r>
              <w:rPr>
                <w:rFonts w:ascii="仿宋" w:hAnsi="仿宋" w:eastAsia="仿宋"/>
                <w:color w:val="000000"/>
                <w:sz w:val="24"/>
              </w:rPr>
              <w:t>是否我行客户</w:t>
            </w:r>
          </w:p>
        </w:tc>
        <w:tc>
          <w:tcPr>
            <w:tcW w:w="2368" w:type="dxa"/>
          </w:tcPr>
          <w:p>
            <w:pPr>
              <w:spacing w:line="360" w:lineRule="auto"/>
              <w:rPr>
                <w:rFonts w:ascii="仿宋" w:hAnsi="仿宋" w:eastAsia="仿宋"/>
              </w:rPr>
            </w:pPr>
            <w:r>
              <w:rPr>
                <w:rFonts w:ascii="仿宋" w:hAnsi="仿宋" w:eastAsia="仿宋"/>
                <w:color w:val="000000"/>
                <w:sz w:val="24"/>
              </w:rPr>
              <w:t>反显</w:t>
            </w:r>
          </w:p>
        </w:tc>
        <w:tc>
          <w:tcPr>
            <w:tcW w:w="2221" w:type="dxa"/>
          </w:tcPr>
          <w:p>
            <w:pPr>
              <w:spacing w:line="360" w:lineRule="auto"/>
              <w:rPr>
                <w:rFonts w:ascii="仿宋" w:hAnsi="仿宋" w:eastAsia="仿宋"/>
              </w:rPr>
            </w:pPr>
            <w:r>
              <w:rPr>
                <w:rFonts w:ascii="仿宋" w:hAnsi="仿宋" w:eastAsia="仿宋"/>
                <w:color w:val="000000"/>
                <w:sz w:val="24"/>
              </w:rPr>
              <w:t>文本</w:t>
            </w:r>
          </w:p>
        </w:tc>
        <w:tc>
          <w:tcPr>
            <w:tcW w:w="2236" w:type="dxa"/>
          </w:tcPr>
          <w:p>
            <w:pPr>
              <w:spacing w:line="360" w:lineRule="auto"/>
              <w:rPr>
                <w:rFonts w:ascii="仿宋" w:hAnsi="仿宋" w:eastAsia="仿宋"/>
              </w:rPr>
            </w:pPr>
            <w:r>
              <w:rPr>
                <w:rFonts w:ascii="仿宋" w:hAnsi="仿宋" w:eastAsia="仿宋"/>
                <w:color w:val="000000"/>
                <w:sz w:val="24"/>
              </w:rPr>
              <w:t>展示家庭成员是否为我行客户</w:t>
            </w:r>
            <w:r>
              <w:rPr>
                <w:rFonts w:hint="eastAsia" w:ascii="仿宋" w:hAnsi="仿宋" w:eastAsia="仿宋"/>
                <w:color w:val="000000"/>
                <w:sz w:val="24"/>
              </w:rPr>
              <w:t>，枚举值：是、否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5" w:type="dxa"/>
          </w:tcPr>
          <w:p>
            <w:pPr>
              <w:spacing w:line="360" w:lineRule="auto"/>
              <w:rPr>
                <w:rFonts w:ascii="仿宋" w:hAnsi="仿宋" w:eastAsia="仿宋"/>
              </w:rPr>
            </w:pPr>
            <w:r>
              <w:rPr>
                <w:rFonts w:hint="eastAsia" w:ascii="仿宋" w:hAnsi="仿宋" w:eastAsia="仿宋"/>
                <w:color w:val="000000"/>
                <w:sz w:val="24"/>
              </w:rPr>
              <w:t>维护人</w:t>
            </w:r>
          </w:p>
        </w:tc>
        <w:tc>
          <w:tcPr>
            <w:tcW w:w="2368" w:type="dxa"/>
          </w:tcPr>
          <w:p>
            <w:pPr>
              <w:spacing w:line="360" w:lineRule="auto"/>
              <w:rPr>
                <w:rFonts w:ascii="仿宋" w:hAnsi="仿宋" w:eastAsia="仿宋"/>
              </w:rPr>
            </w:pPr>
            <w:r>
              <w:rPr>
                <w:rFonts w:ascii="仿宋" w:hAnsi="仿宋" w:eastAsia="仿宋"/>
                <w:color w:val="000000"/>
                <w:sz w:val="24"/>
              </w:rPr>
              <w:t>反显</w:t>
            </w:r>
          </w:p>
        </w:tc>
        <w:tc>
          <w:tcPr>
            <w:tcW w:w="2221" w:type="dxa"/>
          </w:tcPr>
          <w:p>
            <w:pPr>
              <w:spacing w:line="360" w:lineRule="auto"/>
              <w:rPr>
                <w:rFonts w:ascii="仿宋" w:hAnsi="仿宋" w:eastAsia="仿宋"/>
              </w:rPr>
            </w:pPr>
            <w:r>
              <w:rPr>
                <w:rFonts w:ascii="仿宋" w:hAnsi="仿宋" w:eastAsia="仿宋"/>
                <w:color w:val="000000"/>
                <w:sz w:val="24"/>
              </w:rPr>
              <w:t>文本</w:t>
            </w:r>
          </w:p>
        </w:tc>
        <w:tc>
          <w:tcPr>
            <w:tcW w:w="2236" w:type="dxa"/>
          </w:tcPr>
          <w:p>
            <w:pPr>
              <w:spacing w:line="360" w:lineRule="auto"/>
              <w:rPr>
                <w:rFonts w:ascii="仿宋" w:hAnsi="仿宋" w:eastAsia="仿宋"/>
              </w:rPr>
            </w:pPr>
            <w:r>
              <w:rPr>
                <w:rFonts w:ascii="仿宋" w:hAnsi="仿宋" w:eastAsia="仿宋"/>
                <w:color w:val="000000"/>
                <w:sz w:val="24"/>
              </w:rPr>
              <w:t>展示家庭成员信息补录人</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客户信息-客户标签</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查看单一客户的标签信息并识别客户特征，帮助客户经理快速定位客户经营方向并支撑精准营销</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用户进入客户信息页签后，点击“客户标签”tab，系统展示该客户标签信息。</w:t>
      </w:r>
    </w:p>
    <w:p>
      <w:pPr>
        <w:spacing w:line="360" w:lineRule="auto"/>
        <w:rPr>
          <w:rFonts w:ascii="仿宋" w:hAnsi="仿宋" w:eastAsia="仿宋"/>
          <w:sz w:val="24"/>
          <w:szCs w:val="24"/>
        </w:rPr>
      </w:pPr>
      <w:r>
        <w:rPr>
          <w:rFonts w:hint="eastAsia" w:ascii="仿宋" w:hAnsi="仿宋" w:eastAsia="仿宋"/>
          <w:sz w:val="24"/>
          <w:szCs w:val="24"/>
        </w:rPr>
        <w:t>2. 系统展示自定义标签与规则（系统）标签，点击“批量打标签”按钮，从右侧抽屉式弹出批量打标签页面。批量打标签页面支持手工自定义打标签，同时也支持选择预置标签给客户打标签。</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客户标签分为规则（系统）标签、预置标签和手工自定义标签。</w:t>
      </w:r>
    </w:p>
    <w:p>
      <w:pPr>
        <w:spacing w:line="360" w:lineRule="auto"/>
        <w:rPr>
          <w:rFonts w:ascii="仿宋" w:hAnsi="仿宋" w:eastAsia="仿宋"/>
          <w:sz w:val="24"/>
          <w:szCs w:val="24"/>
        </w:rPr>
      </w:pPr>
      <w:r>
        <w:rPr>
          <w:rFonts w:hint="eastAsia" w:ascii="仿宋" w:hAnsi="仿宋" w:eastAsia="仿宋"/>
          <w:sz w:val="24"/>
          <w:szCs w:val="24"/>
        </w:rPr>
        <w:t>2. 规则（系统）标签来源于</w:t>
      </w:r>
      <w:r>
        <w:rPr>
          <w:rFonts w:hint="eastAsia" w:ascii="仿宋" w:hAnsi="仿宋" w:eastAsia="仿宋"/>
          <w:b/>
          <w:bCs/>
          <w:color w:val="000000" w:themeColor="text1"/>
          <w:sz w:val="24"/>
          <w:szCs w:val="24"/>
          <w14:textFill>
            <w14:solidFill>
              <w14:schemeClr w14:val="tx1"/>
            </w14:solidFill>
          </w14:textFill>
        </w:rPr>
        <w:t>精准营销平台</w:t>
      </w:r>
      <w:r>
        <w:rPr>
          <w:rFonts w:hint="eastAsia" w:ascii="仿宋" w:hAnsi="仿宋" w:eastAsia="仿宋"/>
          <w:sz w:val="24"/>
          <w:szCs w:val="24"/>
        </w:rPr>
        <w:t>既有的个人标签库结果表，预置标签来源于标签配置（</w:t>
      </w:r>
      <w:r>
        <w:rPr>
          <w:rFonts w:hint="eastAsia" w:ascii="仿宋" w:hAnsi="仿宋" w:eastAsia="仿宋"/>
          <w:i/>
          <w:iCs/>
          <w:sz w:val="24"/>
          <w:szCs w:val="24"/>
        </w:rPr>
        <w:t>详见经营管理/预置标签章节</w:t>
      </w:r>
      <w:r>
        <w:rPr>
          <w:rFonts w:hint="eastAsia" w:ascii="仿宋" w:hAnsi="仿宋" w:eastAsia="仿宋"/>
          <w:sz w:val="24"/>
          <w:szCs w:val="24"/>
        </w:rPr>
        <w:t>），手工标签来源于客户经理人工维护。</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 手工标签仅标签创建人本人可见、可删除，其他人无权限查询或删除（无编辑手机标签功能）。手工标签字数最多不超过10个字。预置标签有权限的人员都可以查看与维护。</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管户客户经理可查看手工自定义标签、预置标签和规则（系统）标签，可维护手工自定义标签。其他有权限人员只能查看预置标签和规则（系统）标签。</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color w:val="000000"/>
          <w:sz w:val="24"/>
        </w:rPr>
      </w:pPr>
      <w:r>
        <w:rPr>
          <w:rFonts w:hint="eastAsia" w:ascii="仿宋" w:hAnsi="仿宋" w:eastAsia="仿宋"/>
          <w:color w:val="000000"/>
          <w:sz w:val="24"/>
        </w:rPr>
        <w:t>手工自定义与预置标签：展示用户给客户打上的标签。</w:t>
      </w:r>
    </w:p>
    <w:p>
      <w:pPr>
        <w:spacing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规则（系统）标签</w:t>
      </w:r>
      <w:r>
        <w:rPr>
          <w:rFonts w:hint="eastAsia" w:ascii="仿宋" w:hAnsi="仿宋" w:eastAsia="仿宋"/>
          <w:color w:val="000000" w:themeColor="text1"/>
          <w:sz w:val="24"/>
          <w14:textFill>
            <w14:solidFill>
              <w14:schemeClr w14:val="tx1"/>
            </w14:solidFill>
          </w14:textFill>
        </w:rPr>
        <w:t>：展示客户命中的系统标签，高亮显示，</w:t>
      </w:r>
      <w:r>
        <w:rPr>
          <w:rFonts w:hint="eastAsia" w:ascii="仿宋" w:hAnsi="仿宋" w:eastAsia="仿宋"/>
          <w:i/>
          <w:iCs/>
          <w:color w:val="000000" w:themeColor="text1"/>
          <w:sz w:val="24"/>
          <w14:textFill>
            <w14:solidFill>
              <w14:schemeClr w14:val="tx1"/>
            </w14:solidFill>
          </w14:textFill>
        </w:rPr>
        <w:t>详见标签清单</w:t>
      </w:r>
      <w:r>
        <w:rPr>
          <w:rFonts w:hint="eastAsia" w:ascii="仿宋" w:hAnsi="仿宋" w:eastAsia="仿宋"/>
          <w:color w:val="000000" w:themeColor="text1"/>
          <w:sz w:val="24"/>
          <w14:textFill>
            <w14:solidFill>
              <w14:schemeClr w14:val="tx1"/>
            </w14:solidFill>
          </w14:textFill>
        </w:rPr>
        <w:t>。</w:t>
      </w:r>
    </w:p>
    <w:p>
      <w:pPr>
        <w:spacing w:line="360" w:lineRule="auto"/>
        <w:rPr>
          <w:rFonts w:ascii="仿宋" w:hAnsi="仿宋" w:eastAsia="仿宋"/>
        </w:rPr>
      </w:pPr>
      <w:r>
        <w:rPr>
          <w:rFonts w:ascii="仿宋" w:hAnsi="仿宋" w:eastAsia="仿宋"/>
        </w:rPr>
        <w:object>
          <v:shape id="_x0000_i1026" o:spt="75" type="#_x0000_t75" style="height:22.65pt;width:39.35pt;" o:ole="t" filled="f" o:preferrelative="t" stroked="f" coordsize="21600,21600">
            <v:path/>
            <v:fill on="f" focussize="0,0"/>
            <v:stroke on="f" joinstyle="miter"/>
            <v:imagedata r:id="rId37" o:title=""/>
            <o:lock v:ext="edit" aspectratio="t"/>
            <w10:wrap type="none"/>
            <w10:anchorlock/>
          </v:shape>
          <o:OLEObject Type="Embed" ProgID="Excel.Sheet.12" ShapeID="_x0000_i1026" DrawAspect="Icon" ObjectID="_1468075726" r:id="rId36">
            <o:LockedField>false</o:LockedField>
          </o:OLEObject>
        </w:object>
      </w: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客户信息-关联关系</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查看单一客户的关联关系信息，帮助客户经理识别客户关系网络并支撑后续关系经营</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用户进入客户信息页签后，点击“关联关系”tab，系统展示该客户关联关系信息。</w:t>
      </w:r>
    </w:p>
    <w:p>
      <w:pPr>
        <w:spacing w:line="360" w:lineRule="auto"/>
        <w:rPr>
          <w:rFonts w:ascii="仿宋" w:hAnsi="仿宋" w:eastAsia="仿宋"/>
          <w:sz w:val="24"/>
          <w:szCs w:val="24"/>
        </w:rPr>
      </w:pPr>
      <w:r>
        <w:rPr>
          <w:rFonts w:hint="eastAsia" w:ascii="仿宋" w:hAnsi="仿宋" w:eastAsia="仿宋"/>
          <w:sz w:val="24"/>
          <w:szCs w:val="24"/>
        </w:rPr>
        <w:t>2. 关联关系展示类型为家庭成员、资金往来及任职企业的关系信息。</w:t>
      </w:r>
    </w:p>
    <w:p>
      <w:pPr>
        <w:spacing w:line="360" w:lineRule="auto"/>
        <w:rPr>
          <w:rFonts w:ascii="仿宋" w:hAnsi="仿宋" w:eastAsia="仿宋"/>
          <w:sz w:val="24"/>
          <w:szCs w:val="24"/>
        </w:rPr>
      </w:pPr>
      <w:r>
        <w:rPr>
          <w:rFonts w:hint="eastAsia" w:ascii="仿宋" w:hAnsi="仿宋" w:eastAsia="仿宋"/>
          <w:sz w:val="24"/>
          <w:szCs w:val="24"/>
        </w:rPr>
        <w:t>3. 用户可查看关系对象、关系类型及关系说明等内容。</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以当前客户为核心，关联关系范围至少包括家庭成员、资金往来与任职企业。</w:t>
      </w:r>
    </w:p>
    <w:p>
      <w:pPr>
        <w:spacing w:line="360" w:lineRule="auto"/>
        <w:rPr>
          <w:rFonts w:ascii="仿宋" w:hAnsi="仿宋" w:eastAsia="仿宋"/>
          <w:sz w:val="24"/>
          <w:szCs w:val="24"/>
        </w:rPr>
      </w:pPr>
      <w:r>
        <w:rPr>
          <w:rFonts w:hint="eastAsia" w:ascii="仿宋" w:hAnsi="仿宋" w:eastAsia="仿宋"/>
          <w:sz w:val="24"/>
          <w:szCs w:val="24"/>
        </w:rPr>
        <w:t>2. 家庭成员明细已在“家庭成员”功能点单独定义，本功能可展示关系总览或与其他关系并列展示。</w:t>
      </w:r>
      <w:r>
        <w:rPr>
          <w:rFonts w:hint="eastAsia" w:ascii="仿宋" w:hAnsi="仿宋" w:eastAsia="仿宋"/>
          <w:color w:val="000000" w:themeColor="text1"/>
          <w:sz w:val="24"/>
          <w:szCs w:val="24"/>
          <w14:textFill>
            <w14:solidFill>
              <w14:schemeClr w14:val="tx1"/>
            </w14:solidFill>
          </w14:textFill>
        </w:rPr>
        <w:t>家庭成员若是我行客户且为同一管户经理或为本网点未管户的客户，可以跳转关联家庭成员的客户3</w:t>
      </w:r>
      <w:r>
        <w:rPr>
          <w:rFonts w:ascii="仿宋" w:hAnsi="仿宋" w:eastAsia="仿宋"/>
          <w:color w:val="000000" w:themeColor="text1"/>
          <w:sz w:val="24"/>
          <w:szCs w:val="24"/>
          <w14:textFill>
            <w14:solidFill>
              <w14:schemeClr w14:val="tx1"/>
            </w14:solidFill>
          </w14:textFill>
        </w:rPr>
        <w:t>60</w:t>
      </w:r>
      <w:r>
        <w:rPr>
          <w:rFonts w:hint="eastAsia" w:ascii="仿宋" w:hAnsi="仿宋" w:eastAsia="仿宋"/>
          <w:color w:val="000000" w:themeColor="text1"/>
          <w:sz w:val="24"/>
          <w:szCs w:val="24"/>
          <w14:textFill>
            <w14:solidFill>
              <w14:schemeClr w14:val="tx1"/>
            </w14:solidFill>
          </w14:textFill>
        </w:rPr>
        <w:t>视图</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3. 资金往来关系展示资金转入TOP</w:t>
      </w:r>
      <w:r>
        <w:rPr>
          <w:rFonts w:ascii="仿宋" w:hAnsi="仿宋" w:eastAsia="仿宋"/>
          <w:sz w:val="24"/>
          <w:szCs w:val="24"/>
        </w:rPr>
        <w:t>10</w:t>
      </w:r>
      <w:r>
        <w:rPr>
          <w:rFonts w:hint="eastAsia" w:ascii="仿宋" w:hAnsi="仿宋" w:eastAsia="仿宋"/>
          <w:sz w:val="24"/>
          <w:szCs w:val="24"/>
        </w:rPr>
        <w:t>客户排名和资金转出TOP</w:t>
      </w:r>
      <w:r>
        <w:rPr>
          <w:rFonts w:ascii="仿宋" w:hAnsi="仿宋" w:eastAsia="仿宋"/>
          <w:sz w:val="24"/>
          <w:szCs w:val="24"/>
        </w:rPr>
        <w:t>10</w:t>
      </w:r>
      <w:r>
        <w:rPr>
          <w:rFonts w:hint="eastAsia" w:ascii="仿宋" w:hAnsi="仿宋" w:eastAsia="仿宋"/>
          <w:sz w:val="24"/>
          <w:szCs w:val="24"/>
        </w:rPr>
        <w:t>客户排名。</w:t>
      </w:r>
    </w:p>
    <w:p>
      <w:pPr>
        <w:spacing w:line="360" w:lineRule="auto"/>
        <w:rPr>
          <w:rFonts w:ascii="仿宋" w:hAnsi="仿宋" w:eastAsia="仿宋"/>
          <w:sz w:val="24"/>
          <w:szCs w:val="24"/>
        </w:rPr>
      </w:pPr>
      <w:r>
        <w:rPr>
          <w:rFonts w:hint="eastAsia" w:ascii="仿宋" w:hAnsi="仿宋" w:eastAsia="仿宋"/>
          <w:sz w:val="24"/>
          <w:szCs w:val="24"/>
        </w:rPr>
        <w:t>4. 关联企业包括代发工资企业、信贷系统的关联企业。</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管户客户经理可查看客户的关联关系信息。</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系统输出客户关联关系信息。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关系类型</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展示关联关系类型</w:t>
            </w:r>
            <w:r>
              <w:rPr>
                <w:rFonts w:hint="eastAsia" w:ascii="仿宋" w:hAnsi="仿宋" w:eastAsia="仿宋"/>
                <w:color w:val="000000"/>
                <w:sz w:val="24"/>
              </w:rPr>
              <w:t>，枚举：</w:t>
            </w:r>
            <w:r>
              <w:rPr>
                <w:rFonts w:hint="eastAsia" w:ascii="仿宋" w:hAnsi="仿宋" w:eastAsia="仿宋"/>
                <w:sz w:val="24"/>
                <w:szCs w:val="24"/>
              </w:rPr>
              <w:t>家庭成员、资金往来与任职企业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sz w:val="24"/>
                <w:szCs w:val="24"/>
              </w:rPr>
              <w:t>家庭成员</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家庭成员明细及与每位家庭成员之间的关系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sz w:val="24"/>
                <w:szCs w:val="24"/>
              </w:rPr>
              <w:t>资金往来</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展示资金往来方向</w:t>
            </w:r>
            <w:r>
              <w:rPr>
                <w:rFonts w:hint="eastAsia" w:ascii="仿宋" w:hAnsi="仿宋" w:eastAsia="仿宋"/>
                <w:sz w:val="24"/>
                <w:szCs w:val="24"/>
              </w:rPr>
              <w:t>资金转入TOP</w:t>
            </w:r>
            <w:r>
              <w:rPr>
                <w:rFonts w:ascii="仿宋" w:hAnsi="仿宋" w:eastAsia="仿宋"/>
                <w:sz w:val="24"/>
                <w:szCs w:val="24"/>
              </w:rPr>
              <w:t>10</w:t>
            </w:r>
            <w:r>
              <w:rPr>
                <w:rFonts w:hint="eastAsia" w:ascii="仿宋" w:hAnsi="仿宋" w:eastAsia="仿宋"/>
                <w:sz w:val="24"/>
                <w:szCs w:val="24"/>
              </w:rPr>
              <w:t>客户排名和资金转出TOP</w:t>
            </w:r>
            <w:r>
              <w:rPr>
                <w:rFonts w:ascii="仿宋" w:hAnsi="仿宋" w:eastAsia="仿宋"/>
                <w:sz w:val="24"/>
                <w:szCs w:val="24"/>
              </w:rPr>
              <w:t>10</w:t>
            </w:r>
            <w:r>
              <w:rPr>
                <w:rFonts w:hint="eastAsia" w:ascii="仿宋" w:hAnsi="仿宋" w:eastAsia="仿宋"/>
                <w:sz w:val="24"/>
                <w:szCs w:val="24"/>
              </w:rPr>
              <w:t>客户排名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sz w:val="24"/>
                <w:szCs w:val="24"/>
              </w:rPr>
              <w:t>关联企业</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展示客户关联企业名称</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客户信息-管户变动</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查看单一客户的归属信息及管户变动历史，帮助用户快速识别客户归属变化并支撑客户管理</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用户进入客户信息页签后，点击“管户变动”tab，系统展示该客户的当前归属信息及管户变动记录。</w:t>
      </w:r>
    </w:p>
    <w:p>
      <w:pPr>
        <w:spacing w:line="360" w:lineRule="auto"/>
        <w:rPr>
          <w:rFonts w:ascii="仿宋" w:hAnsi="仿宋" w:eastAsia="仿宋"/>
          <w:sz w:val="24"/>
          <w:szCs w:val="24"/>
        </w:rPr>
      </w:pPr>
      <w:r>
        <w:rPr>
          <w:rFonts w:hint="eastAsia" w:ascii="仿宋" w:hAnsi="仿宋" w:eastAsia="仿宋"/>
          <w:sz w:val="24"/>
          <w:szCs w:val="24"/>
        </w:rPr>
        <w:t>2. 系统展示客户管户变动的历史信息。</w:t>
      </w:r>
    </w:p>
    <w:p>
      <w:pPr>
        <w:spacing w:line="360" w:lineRule="auto"/>
        <w:rPr>
          <w:rFonts w:ascii="仿宋" w:hAnsi="仿宋" w:eastAsia="仿宋"/>
          <w:sz w:val="24"/>
          <w:szCs w:val="24"/>
        </w:rPr>
      </w:pPr>
      <w:r>
        <w:rPr>
          <w:rFonts w:hint="eastAsia" w:ascii="仿宋" w:hAnsi="仿宋" w:eastAsia="仿宋"/>
          <w:sz w:val="24"/>
          <w:szCs w:val="24"/>
        </w:rPr>
        <w:t>3. 用户可查看客户归属变动的时间、变动类型及变动说明和变动原因信息。</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管户变动信息需反映客户归属变动历史。</w:t>
      </w:r>
    </w:p>
    <w:p>
      <w:pPr>
        <w:spacing w:line="360" w:lineRule="auto"/>
        <w:rPr>
          <w:rFonts w:ascii="仿宋" w:hAnsi="仿宋" w:eastAsia="仿宋"/>
          <w:sz w:val="24"/>
          <w:szCs w:val="24"/>
        </w:rPr>
      </w:pPr>
      <w:r>
        <w:rPr>
          <w:rFonts w:hint="eastAsia" w:ascii="仿宋" w:hAnsi="仿宋" w:eastAsia="仿宋"/>
          <w:sz w:val="24"/>
          <w:szCs w:val="24"/>
        </w:rPr>
        <w:t>2. 管户变动展示类型包括认领、分配、回收、移交、调配。</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sz w:val="24"/>
          <w:szCs w:val="24"/>
        </w:rPr>
        <w:t>展示要求以时间轴的形式展示，按最近联络时间降序展示。</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管户客户经理与其他有视图权限的用户都可查看客户的管户变动信息。</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系统输出管户变动记录。</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9"/>
        <w:gridCol w:w="3094"/>
        <w:gridCol w:w="1447"/>
        <w:gridCol w:w="2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309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1447"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color w:val="000000"/>
                <w:sz w:val="24"/>
              </w:rPr>
            </w:pPr>
            <w:r>
              <w:rPr>
                <w:rFonts w:ascii="仿宋" w:hAnsi="仿宋" w:eastAsia="仿宋"/>
                <w:color w:val="000000"/>
                <w:sz w:val="24"/>
              </w:rPr>
              <w:t>变动时间</w:t>
            </w:r>
          </w:p>
        </w:tc>
        <w:tc>
          <w:tcPr>
            <w:tcW w:w="3094" w:type="dxa"/>
          </w:tcPr>
          <w:p>
            <w:pPr>
              <w:spacing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，按照YYYY年MM月分组</w:t>
            </w:r>
          </w:p>
          <w:p>
            <w:pPr>
              <w:spacing w:line="360" w:lineRule="auto"/>
              <w:rPr>
                <w:rFonts w:ascii="仿宋" w:hAnsi="仿宋" w:eastAsia="仿宋"/>
                <w:color w:val="000000"/>
                <w:sz w:val="24"/>
              </w:rPr>
            </w:pPr>
            <w:r>
              <w:rPr>
                <w:rFonts w:hint="eastAsia" w:ascii="仿宋" w:hAnsi="仿宋" w:eastAsia="仿宋"/>
                <w:color w:val="000000"/>
                <w:sz w:val="24"/>
              </w:rPr>
              <w:t>分组内再按MM月DD日 HH</w:t>
            </w:r>
            <w:r>
              <w:rPr>
                <w:rFonts w:ascii="仿宋" w:hAnsi="仿宋" w:eastAsia="仿宋"/>
                <w:color w:val="000000"/>
                <w:sz w:val="24"/>
              </w:rPr>
              <w:t>:mm</w:t>
            </w:r>
            <w:r>
              <w:rPr>
                <w:rFonts w:hint="eastAsia" w:ascii="仿宋" w:hAnsi="仿宋" w:eastAsia="仿宋"/>
                <w:color w:val="000000"/>
                <w:sz w:val="24"/>
              </w:rPr>
              <w:t>从近到远排序</w:t>
            </w:r>
          </w:p>
        </w:tc>
        <w:tc>
          <w:tcPr>
            <w:tcW w:w="1447" w:type="dxa"/>
          </w:tcPr>
          <w:p>
            <w:pPr>
              <w:spacing w:line="360" w:lineRule="auto"/>
              <w:rPr>
                <w:rFonts w:ascii="仿宋" w:hAnsi="仿宋" w:eastAsia="仿宋"/>
                <w:color w:val="000000"/>
                <w:sz w:val="24"/>
              </w:rPr>
            </w:pPr>
            <w:r>
              <w:rPr>
                <w:rFonts w:hint="eastAsia" w:ascii="仿宋" w:hAnsi="仿宋" w:eastAsia="仿宋"/>
                <w:color w:val="000000"/>
                <w:sz w:val="24"/>
              </w:rPr>
              <w:t>日期</w:t>
            </w:r>
          </w:p>
        </w:tc>
        <w:tc>
          <w:tcPr>
            <w:tcW w:w="2260" w:type="dxa"/>
          </w:tcPr>
          <w:p>
            <w:pPr>
              <w:spacing w:line="360" w:lineRule="auto"/>
              <w:rPr>
                <w:rFonts w:ascii="仿宋" w:hAnsi="仿宋" w:eastAsia="仿宋"/>
                <w:color w:val="000000"/>
                <w:sz w:val="24"/>
              </w:rPr>
            </w:pPr>
            <w:r>
              <w:rPr>
                <w:rFonts w:ascii="仿宋" w:hAnsi="仿宋" w:eastAsia="仿宋"/>
                <w:color w:val="000000"/>
                <w:sz w:val="24"/>
              </w:rPr>
              <w:t>展示管户变动发生时间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color w:val="000000"/>
                <w:sz w:val="24"/>
              </w:rPr>
            </w:pPr>
            <w:r>
              <w:rPr>
                <w:rFonts w:ascii="仿宋" w:hAnsi="仿宋" w:eastAsia="仿宋"/>
                <w:color w:val="000000"/>
                <w:sz w:val="24"/>
              </w:rPr>
              <w:t>变动类型</w:t>
            </w:r>
          </w:p>
        </w:tc>
        <w:tc>
          <w:tcPr>
            <w:tcW w:w="3094"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1447"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0" w:type="dxa"/>
          </w:tcPr>
          <w:p>
            <w:pPr>
              <w:spacing w:line="360" w:lineRule="auto"/>
              <w:rPr>
                <w:rFonts w:ascii="仿宋" w:hAnsi="仿宋" w:eastAsia="仿宋"/>
                <w:color w:val="000000"/>
                <w:sz w:val="24"/>
              </w:rPr>
            </w:pPr>
            <w:r>
              <w:rPr>
                <w:rFonts w:ascii="仿宋" w:hAnsi="仿宋" w:eastAsia="仿宋"/>
                <w:color w:val="000000"/>
                <w:sz w:val="24"/>
              </w:rPr>
              <w:t>展示管户变动类型</w:t>
            </w:r>
            <w:r>
              <w:rPr>
                <w:rFonts w:hint="eastAsia" w:ascii="仿宋" w:hAnsi="仿宋" w:eastAsia="仿宋"/>
                <w:color w:val="000000"/>
                <w:sz w:val="24"/>
              </w:rPr>
              <w:t>，枚举值：</w:t>
            </w:r>
            <w:r>
              <w:rPr>
                <w:rFonts w:hint="eastAsia" w:ascii="仿宋" w:hAnsi="仿宋" w:eastAsia="仿宋"/>
                <w:sz w:val="24"/>
                <w:szCs w:val="24"/>
              </w:rPr>
              <w:t>认领、分配、回收、移交、调配等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rPr>
            </w:pPr>
            <w:r>
              <w:rPr>
                <w:rFonts w:ascii="仿宋" w:hAnsi="仿宋" w:eastAsia="仿宋"/>
                <w:color w:val="000000"/>
                <w:sz w:val="24"/>
              </w:rPr>
              <w:t>变动</w:t>
            </w:r>
            <w:r>
              <w:rPr>
                <w:rFonts w:hint="eastAsia" w:ascii="仿宋" w:hAnsi="仿宋" w:eastAsia="仿宋"/>
                <w:color w:val="000000"/>
                <w:sz w:val="24"/>
              </w:rPr>
              <w:t>说明</w:t>
            </w:r>
          </w:p>
        </w:tc>
        <w:tc>
          <w:tcPr>
            <w:tcW w:w="3094"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，例：XXX客户的管户由</w:t>
            </w:r>
            <w:r>
              <w:rPr>
                <w:rFonts w:ascii="仿宋" w:hAnsi="仿宋" w:eastAsia="仿宋"/>
                <w:color w:val="000000"/>
                <w:sz w:val="24"/>
              </w:rPr>
              <w:t>{</w:t>
            </w:r>
            <w:r>
              <w:rPr>
                <w:rFonts w:hint="eastAsia" w:ascii="仿宋" w:hAnsi="仿宋" w:eastAsia="仿宋"/>
                <w:color w:val="000000"/>
                <w:sz w:val="24"/>
              </w:rPr>
              <w:t>未分配状态|</w:t>
            </w:r>
            <w:r>
              <w:rPr>
                <w:rFonts w:ascii="仿宋" w:hAnsi="仿宋" w:eastAsia="仿宋"/>
                <w:color w:val="000000"/>
                <w:sz w:val="24"/>
              </w:rPr>
              <w:t>10001-</w:t>
            </w:r>
            <w:r>
              <w:rPr>
                <w:rFonts w:hint="eastAsia" w:ascii="仿宋" w:hAnsi="仿宋" w:eastAsia="仿宋"/>
                <w:color w:val="000000"/>
                <w:sz w:val="24"/>
              </w:rPr>
              <w:t>李明</w:t>
            </w:r>
            <w:r>
              <w:rPr>
                <w:rFonts w:ascii="仿宋" w:hAnsi="仿宋" w:eastAsia="仿宋"/>
                <w:color w:val="000000"/>
                <w:sz w:val="24"/>
              </w:rPr>
              <w:t>}</w:t>
            </w:r>
            <w:r>
              <w:rPr>
                <w:rFonts w:hint="eastAsia" w:ascii="仿宋" w:hAnsi="仿宋" w:eastAsia="仿宋"/>
                <w:color w:val="000000"/>
                <w:sz w:val="24"/>
              </w:rPr>
              <w:t>变更为</w:t>
            </w:r>
            <w:r>
              <w:rPr>
                <w:rFonts w:ascii="仿宋" w:hAnsi="仿宋" w:eastAsia="仿宋"/>
                <w:color w:val="000000"/>
                <w:sz w:val="24"/>
              </w:rPr>
              <w:t>{ 10002-</w:t>
            </w:r>
            <w:r>
              <w:rPr>
                <w:rFonts w:hint="eastAsia" w:ascii="仿宋" w:hAnsi="仿宋" w:eastAsia="仿宋"/>
                <w:color w:val="000000"/>
                <w:sz w:val="24"/>
              </w:rPr>
              <w:t>张文</w:t>
            </w:r>
            <w:r>
              <w:rPr>
                <w:rFonts w:ascii="仿宋" w:hAnsi="仿宋" w:eastAsia="仿宋"/>
                <w:color w:val="000000"/>
                <w:sz w:val="24"/>
              </w:rPr>
              <w:t>}</w:t>
            </w:r>
          </w:p>
        </w:tc>
        <w:tc>
          <w:tcPr>
            <w:tcW w:w="1447" w:type="dxa"/>
          </w:tcPr>
          <w:p>
            <w:pPr>
              <w:spacing w:line="360" w:lineRule="auto"/>
              <w:rPr>
                <w:rFonts w:ascii="仿宋" w:hAnsi="仿宋" w:eastAsia="仿宋"/>
              </w:rPr>
            </w:pPr>
            <w:r>
              <w:rPr>
                <w:rFonts w:ascii="仿宋" w:hAnsi="仿宋" w:eastAsia="仿宋"/>
                <w:color w:val="000000"/>
                <w:sz w:val="24"/>
              </w:rPr>
              <w:t>文本</w:t>
            </w:r>
          </w:p>
        </w:tc>
        <w:tc>
          <w:tcPr>
            <w:tcW w:w="2260" w:type="dxa"/>
          </w:tcPr>
          <w:p>
            <w:pPr>
              <w:spacing w:line="360" w:lineRule="auto"/>
              <w:rPr>
                <w:rFonts w:ascii="仿宋" w:hAnsi="仿宋" w:eastAsia="仿宋"/>
              </w:rPr>
            </w:pPr>
            <w:r>
              <w:rPr>
                <w:rFonts w:ascii="仿宋" w:hAnsi="仿宋" w:eastAsia="仿宋"/>
                <w:color w:val="000000"/>
                <w:sz w:val="24"/>
              </w:rPr>
              <w:t>展示管户</w:t>
            </w:r>
            <w:r>
              <w:rPr>
                <w:rFonts w:hint="eastAsia" w:ascii="仿宋" w:hAnsi="仿宋" w:eastAsia="仿宋"/>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rPr>
            </w:pPr>
            <w:r>
              <w:rPr>
                <w:rFonts w:ascii="仿宋" w:hAnsi="仿宋" w:eastAsia="仿宋"/>
                <w:color w:val="000000"/>
                <w:sz w:val="24"/>
              </w:rPr>
              <w:t>变动原因</w:t>
            </w:r>
          </w:p>
        </w:tc>
        <w:tc>
          <w:tcPr>
            <w:tcW w:w="3094" w:type="dxa"/>
          </w:tcPr>
          <w:p>
            <w:pPr>
              <w:spacing w:line="360" w:lineRule="auto"/>
              <w:rPr>
                <w:rFonts w:ascii="仿宋" w:hAnsi="仿宋" w:eastAsia="仿宋"/>
              </w:rPr>
            </w:pPr>
            <w:r>
              <w:rPr>
                <w:rFonts w:ascii="仿宋" w:hAnsi="仿宋" w:eastAsia="仿宋"/>
                <w:color w:val="000000"/>
                <w:sz w:val="24"/>
              </w:rPr>
              <w:t>反显</w:t>
            </w:r>
          </w:p>
        </w:tc>
        <w:tc>
          <w:tcPr>
            <w:tcW w:w="1447" w:type="dxa"/>
          </w:tcPr>
          <w:p>
            <w:pPr>
              <w:spacing w:line="360" w:lineRule="auto"/>
              <w:rPr>
                <w:rFonts w:ascii="仿宋" w:hAnsi="仿宋" w:eastAsia="仿宋"/>
              </w:rPr>
            </w:pPr>
            <w:r>
              <w:rPr>
                <w:rFonts w:ascii="仿宋" w:hAnsi="仿宋" w:eastAsia="仿宋"/>
                <w:color w:val="000000"/>
                <w:sz w:val="24"/>
              </w:rPr>
              <w:t>文本</w:t>
            </w:r>
          </w:p>
        </w:tc>
        <w:tc>
          <w:tcPr>
            <w:tcW w:w="2260" w:type="dxa"/>
          </w:tcPr>
          <w:p>
            <w:pPr>
              <w:spacing w:line="360" w:lineRule="auto"/>
              <w:rPr>
                <w:rFonts w:ascii="仿宋" w:hAnsi="仿宋" w:eastAsia="仿宋"/>
              </w:rPr>
            </w:pPr>
            <w:r>
              <w:rPr>
                <w:rFonts w:ascii="仿宋" w:hAnsi="仿宋" w:eastAsia="仿宋"/>
                <w:color w:val="000000"/>
                <w:sz w:val="24"/>
              </w:rPr>
              <w:t>展示管户变动原因</w:t>
            </w:r>
            <w:r>
              <w:rPr>
                <w:rFonts w:hint="eastAsia" w:ascii="仿宋" w:hAnsi="仿宋" w:eastAsia="仿宋"/>
                <w:color w:val="000000"/>
                <w:sz w:val="24"/>
              </w:rPr>
              <w:t>，提交申请的申请原因</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客户信息-渠道签约</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查看单一客户的渠道签约明细，帮助客户经理识别客户服务触点并支撑后续渠道经营与签约服务</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用户进入客户信息页签后，点击“渠道签约”tab，系统展示该客户渠道签约信息。</w:t>
      </w:r>
    </w:p>
    <w:p>
      <w:pPr>
        <w:spacing w:line="360" w:lineRule="auto"/>
        <w:rPr>
          <w:rFonts w:ascii="仿宋" w:hAnsi="仿宋" w:eastAsia="仿宋"/>
          <w:sz w:val="24"/>
          <w:szCs w:val="24"/>
        </w:rPr>
      </w:pPr>
      <w:r>
        <w:rPr>
          <w:rFonts w:hint="eastAsia" w:ascii="仿宋" w:hAnsi="仿宋" w:eastAsia="仿宋"/>
          <w:sz w:val="24"/>
          <w:szCs w:val="24"/>
        </w:rPr>
        <w:t>2. 系统签约类型为：手机银行、网上银行、短信通、电话银行、三方支付、代扣业务签约状态。</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渠道签约仅反映客户签约状态。</w:t>
      </w:r>
    </w:p>
    <w:p>
      <w:pPr>
        <w:spacing w:line="360" w:lineRule="auto"/>
        <w:rPr>
          <w:rFonts w:ascii="仿宋" w:hAnsi="仿宋" w:eastAsia="仿宋"/>
          <w:sz w:val="24"/>
          <w:szCs w:val="24"/>
        </w:rPr>
      </w:pPr>
      <w:r>
        <w:rPr>
          <w:rFonts w:hint="eastAsia" w:ascii="仿宋" w:hAnsi="仿宋" w:eastAsia="仿宋"/>
          <w:sz w:val="24"/>
          <w:szCs w:val="24"/>
        </w:rPr>
        <w:t>2. 三方支付签约需明确展示支付宝、财付通或其他类型。</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管户客户经理可查看客户的签约信息，其他用户无权限查看签约信息。</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系统输出客户渠道签约信息。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5"/>
        <w:gridCol w:w="2283"/>
        <w:gridCol w:w="2256"/>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6"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签约账户</w:t>
            </w:r>
          </w:p>
        </w:tc>
        <w:tc>
          <w:tcPr>
            <w:tcW w:w="2283" w:type="dxa"/>
          </w:tcPr>
          <w:p>
            <w:pPr>
              <w:spacing w:line="360" w:lineRule="auto"/>
              <w:jc w:val="left"/>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w:t>
            </w:r>
            <w:r>
              <w:rPr>
                <w:rFonts w:ascii="仿宋" w:hAnsi="仿宋" w:eastAsia="仿宋"/>
                <w:color w:val="000000"/>
                <w:sz w:val="24"/>
              </w:rPr>
              <w:t>脱敏显示，保留前4位和后4位，中间使用*号掩码，如 6230******1001</w:t>
            </w:r>
          </w:p>
        </w:tc>
        <w:tc>
          <w:tcPr>
            <w:tcW w:w="2256"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展示客户合同签约账户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 w:val="24"/>
              </w:rPr>
            </w:pPr>
            <w:r>
              <w:rPr>
                <w:rFonts w:ascii="仿宋" w:hAnsi="仿宋" w:eastAsia="仿宋"/>
                <w:color w:val="000000"/>
                <w:sz w:val="24"/>
              </w:rPr>
              <w:t>签约类型</w:t>
            </w:r>
          </w:p>
        </w:tc>
        <w:tc>
          <w:tcPr>
            <w:tcW w:w="2283" w:type="dxa"/>
          </w:tcPr>
          <w:p>
            <w:pPr>
              <w:spacing w:line="360" w:lineRule="auto"/>
              <w:jc w:val="left"/>
              <w:rPr>
                <w:rFonts w:ascii="仿宋" w:hAnsi="仿宋" w:eastAsia="仿宋"/>
                <w:color w:val="000000"/>
                <w:sz w:val="24"/>
              </w:rPr>
            </w:pPr>
            <w:r>
              <w:rPr>
                <w:rFonts w:ascii="仿宋" w:hAnsi="仿宋" w:eastAsia="仿宋"/>
                <w:color w:val="000000"/>
                <w:sz w:val="24"/>
              </w:rPr>
              <w:t>反显</w:t>
            </w:r>
          </w:p>
        </w:tc>
        <w:tc>
          <w:tcPr>
            <w:tcW w:w="2256"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展示客户合同签约类型</w:t>
            </w:r>
            <w:r>
              <w:rPr>
                <w:rFonts w:hint="eastAsia" w:ascii="仿宋" w:hAnsi="仿宋" w:eastAsia="仿宋"/>
                <w:color w:val="000000"/>
                <w:sz w:val="24"/>
              </w:rPr>
              <w:t>，枚举值</w:t>
            </w:r>
            <w:r>
              <w:rPr>
                <w:rFonts w:hint="eastAsia" w:ascii="仿宋" w:hAnsi="仿宋" w:eastAsia="仿宋"/>
                <w:sz w:val="24"/>
                <w:szCs w:val="24"/>
              </w:rPr>
              <w:t>为：手机银行、网上银行、短信通、电话银行、三方支付、代扣业务签约状态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 w:val="24"/>
              </w:rPr>
            </w:pPr>
            <w:r>
              <w:rPr>
                <w:rFonts w:ascii="仿宋" w:hAnsi="仿宋" w:eastAsia="仿宋"/>
                <w:color w:val="000000"/>
                <w:sz w:val="24"/>
              </w:rPr>
              <w:t>签约日期</w:t>
            </w:r>
          </w:p>
        </w:tc>
        <w:tc>
          <w:tcPr>
            <w:tcW w:w="2283" w:type="dxa"/>
          </w:tcPr>
          <w:p>
            <w:pPr>
              <w:spacing w:line="360" w:lineRule="auto"/>
              <w:jc w:val="left"/>
              <w:rPr>
                <w:rFonts w:ascii="仿宋" w:hAnsi="仿宋" w:eastAsia="仿宋"/>
                <w:color w:val="000000"/>
                <w:sz w:val="24"/>
              </w:rPr>
            </w:pPr>
            <w:r>
              <w:rPr>
                <w:rFonts w:ascii="仿宋" w:hAnsi="仿宋" w:eastAsia="仿宋"/>
                <w:color w:val="000000"/>
                <w:sz w:val="24"/>
              </w:rPr>
              <w:t>反显、格式化：YYYY- MM-DD</w:t>
            </w:r>
          </w:p>
        </w:tc>
        <w:tc>
          <w:tcPr>
            <w:tcW w:w="2256" w:type="dxa"/>
          </w:tcPr>
          <w:p>
            <w:pPr>
              <w:spacing w:line="360" w:lineRule="auto"/>
              <w:rPr>
                <w:rFonts w:ascii="仿宋" w:hAnsi="仿宋" w:eastAsia="仿宋"/>
                <w:color w:val="000000"/>
                <w:sz w:val="24"/>
              </w:rPr>
            </w:pPr>
            <w:r>
              <w:rPr>
                <w:rFonts w:ascii="仿宋" w:hAnsi="仿宋" w:eastAsia="仿宋"/>
                <w:color w:val="000000"/>
                <w:sz w:val="24"/>
              </w:rPr>
              <w:t>日期</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展示客户合同签约日期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hint="eastAsia" w:ascii="仿宋" w:hAnsi="仿宋" w:eastAsia="仿宋"/>
                <w:color w:val="000000"/>
                <w:sz w:val="24"/>
              </w:rPr>
              <w:t>手机号码</w:t>
            </w:r>
          </w:p>
        </w:tc>
        <w:tc>
          <w:tcPr>
            <w:tcW w:w="2283" w:type="dxa"/>
          </w:tcPr>
          <w:p>
            <w:pPr>
              <w:spacing w:line="360" w:lineRule="auto"/>
              <w:jc w:val="left"/>
              <w:rPr>
                <w:rFonts w:ascii="仿宋" w:hAnsi="仿宋" w:eastAsia="仿宋"/>
              </w:rPr>
            </w:pPr>
            <w:r>
              <w:rPr>
                <w:rFonts w:ascii="仿宋" w:hAnsi="仿宋" w:eastAsia="仿宋"/>
                <w:color w:val="000000"/>
                <w:sz w:val="24"/>
              </w:rPr>
              <w:t>反显</w:t>
            </w:r>
          </w:p>
        </w:tc>
        <w:tc>
          <w:tcPr>
            <w:tcW w:w="2256"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签约手机号码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 w:val="24"/>
              </w:rPr>
            </w:pPr>
            <w:r>
              <w:rPr>
                <w:rFonts w:ascii="仿宋" w:hAnsi="仿宋" w:eastAsia="仿宋"/>
                <w:color w:val="000000"/>
                <w:sz w:val="24"/>
              </w:rPr>
              <w:t>签约状态</w:t>
            </w:r>
          </w:p>
        </w:tc>
        <w:tc>
          <w:tcPr>
            <w:tcW w:w="2283" w:type="dxa"/>
          </w:tcPr>
          <w:p>
            <w:pPr>
              <w:spacing w:line="360" w:lineRule="auto"/>
              <w:jc w:val="left"/>
              <w:rPr>
                <w:rFonts w:ascii="仿宋" w:hAnsi="仿宋" w:eastAsia="仿宋"/>
                <w:color w:val="000000"/>
                <w:sz w:val="24"/>
              </w:rPr>
            </w:pPr>
            <w:r>
              <w:rPr>
                <w:rFonts w:ascii="仿宋" w:hAnsi="仿宋" w:eastAsia="仿宋"/>
                <w:color w:val="000000"/>
                <w:sz w:val="24"/>
              </w:rPr>
              <w:t>反显</w:t>
            </w:r>
          </w:p>
        </w:tc>
        <w:tc>
          <w:tcPr>
            <w:tcW w:w="2256"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展示客户合同签约状态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 w:val="24"/>
              </w:rPr>
            </w:pPr>
            <w:r>
              <w:rPr>
                <w:rFonts w:ascii="仿宋" w:hAnsi="仿宋" w:eastAsia="仿宋"/>
                <w:color w:val="000000"/>
                <w:sz w:val="24"/>
              </w:rPr>
              <w:t>签约经办人</w:t>
            </w:r>
          </w:p>
        </w:tc>
        <w:tc>
          <w:tcPr>
            <w:tcW w:w="2283" w:type="dxa"/>
          </w:tcPr>
          <w:p>
            <w:pPr>
              <w:spacing w:line="360" w:lineRule="auto"/>
              <w:jc w:val="left"/>
              <w:rPr>
                <w:rFonts w:ascii="仿宋" w:hAnsi="仿宋" w:eastAsia="仿宋"/>
                <w:color w:val="000000"/>
                <w:sz w:val="24"/>
              </w:rPr>
            </w:pPr>
            <w:r>
              <w:rPr>
                <w:rFonts w:ascii="仿宋" w:hAnsi="仿宋" w:eastAsia="仿宋"/>
                <w:color w:val="000000"/>
                <w:sz w:val="24"/>
              </w:rPr>
              <w:t>反显</w:t>
            </w:r>
          </w:p>
        </w:tc>
        <w:tc>
          <w:tcPr>
            <w:tcW w:w="2256"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展示客户合同签约经办人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签约机构</w:t>
            </w:r>
          </w:p>
        </w:tc>
        <w:tc>
          <w:tcPr>
            <w:tcW w:w="2283" w:type="dxa"/>
          </w:tcPr>
          <w:p>
            <w:pPr>
              <w:spacing w:line="360" w:lineRule="auto"/>
              <w:jc w:val="left"/>
              <w:rPr>
                <w:rFonts w:ascii="仿宋" w:hAnsi="仿宋" w:eastAsia="仿宋"/>
              </w:rPr>
            </w:pPr>
            <w:r>
              <w:rPr>
                <w:rFonts w:ascii="仿宋" w:hAnsi="仿宋" w:eastAsia="仿宋"/>
                <w:color w:val="000000"/>
                <w:sz w:val="24"/>
              </w:rPr>
              <w:t>反显，格式：机构号+机构名称</w:t>
            </w:r>
          </w:p>
        </w:tc>
        <w:tc>
          <w:tcPr>
            <w:tcW w:w="2256"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展示客户合同签约机构</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rPr>
      </w:pPr>
      <w:r>
        <w:rPr>
          <w:rFonts w:hint="eastAsia" w:ascii="仿宋" w:hAnsi="仿宋" w:eastAsia="仿宋"/>
          <w:sz w:val="24"/>
          <w:szCs w:val="24"/>
        </w:rPr>
        <w:t>不涉及</w:t>
      </w:r>
    </w:p>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客户3</w:t>
      </w:r>
      <w:r>
        <w:rPr>
          <w:rFonts w:ascii="仿宋" w:hAnsi="仿宋" w:eastAsia="仿宋"/>
        </w:rPr>
        <w:t>60</w:t>
      </w:r>
      <w:r>
        <w:rPr>
          <w:rFonts w:hint="eastAsia" w:ascii="仿宋" w:hAnsi="仿宋" w:eastAsia="仿宋"/>
        </w:rPr>
        <w:t>视图-客户评级</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w:t>
      </w:r>
      <w:r>
        <w:rPr>
          <w:rFonts w:hint="eastAsia" w:ascii="仿宋" w:hAnsi="仿宋" w:eastAsia="仿宋"/>
          <w:color w:val="000000"/>
          <w:sz w:val="24"/>
        </w:rPr>
        <w:t>理财风险评估结果</w:t>
      </w:r>
      <w:r>
        <w:rPr>
          <w:rFonts w:ascii="仿宋" w:hAnsi="仿宋" w:eastAsia="仿宋"/>
          <w:color w:val="000000"/>
          <w:sz w:val="24"/>
        </w:rPr>
        <w:t>、</w:t>
      </w:r>
      <w:r>
        <w:rPr>
          <w:rFonts w:hint="eastAsia" w:ascii="仿宋" w:hAnsi="仿宋" w:eastAsia="仿宋"/>
          <w:color w:val="000000"/>
          <w:sz w:val="24"/>
        </w:rPr>
        <w:t>保险风险评估结果、客户</w:t>
      </w:r>
      <w:ins w:id="386" w:author="wanao" w:date="2026-07-08T10:50:36Z">
        <w:r>
          <w:rPr>
            <w:rFonts w:hint="eastAsia" w:ascii="仿宋" w:hAnsi="仿宋" w:eastAsia="仿宋"/>
            <w:color w:val="000000"/>
            <w:sz w:val="24"/>
            <w:lang w:val="en-US" w:eastAsia="zh-CN"/>
          </w:rPr>
          <w:t>AUM</w:t>
        </w:r>
      </w:ins>
      <w:r>
        <w:rPr>
          <w:rFonts w:hint="eastAsia" w:ascii="仿宋" w:hAnsi="仿宋" w:eastAsia="仿宋"/>
          <w:color w:val="000000"/>
          <w:sz w:val="24"/>
        </w:rPr>
        <w:t>等级变化趋势</w:t>
      </w:r>
      <w:r>
        <w:rPr>
          <w:rFonts w:ascii="仿宋" w:hAnsi="仿宋" w:eastAsia="仿宋"/>
          <w:color w:val="000000"/>
          <w:sz w:val="24"/>
        </w:rPr>
        <w:t>，帮助客户经理识别客户价值层级和风险偏好并支撑后续经营服务</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用户进入客户360视图后，点击“客户评级”tab，系统展示该客户评级模块信息。</w:t>
      </w:r>
    </w:p>
    <w:p>
      <w:pPr>
        <w:spacing w:line="360" w:lineRule="auto"/>
        <w:rPr>
          <w:rFonts w:ascii="仿宋" w:hAnsi="仿宋" w:eastAsia="仿宋"/>
          <w:sz w:val="24"/>
          <w:szCs w:val="24"/>
        </w:rPr>
      </w:pPr>
      <w:r>
        <w:rPr>
          <w:rFonts w:hint="eastAsia" w:ascii="仿宋" w:hAnsi="仿宋" w:eastAsia="仿宋"/>
          <w:sz w:val="24"/>
          <w:szCs w:val="24"/>
        </w:rPr>
        <w:t>2. 系统展示客户理财风险评估结果及保险风险评估结果。</w:t>
      </w:r>
    </w:p>
    <w:p>
      <w:pPr>
        <w:spacing w:line="360" w:lineRule="auto"/>
        <w:rPr>
          <w:rFonts w:ascii="仿宋" w:hAnsi="仿宋" w:eastAsia="仿宋"/>
          <w:sz w:val="24"/>
          <w:szCs w:val="24"/>
        </w:rPr>
      </w:pPr>
      <w:r>
        <w:rPr>
          <w:rFonts w:hint="eastAsia" w:ascii="仿宋" w:hAnsi="仿宋" w:eastAsia="仿宋"/>
          <w:sz w:val="24"/>
          <w:szCs w:val="24"/>
        </w:rPr>
        <w:t>3. 系统展示客户近13个月等级变化趋势。</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客户</w:t>
      </w:r>
      <w:ins w:id="387" w:author="wanao" w:date="2026-07-08T10:50:25Z">
        <w:r>
          <w:rPr>
            <w:rFonts w:hint="eastAsia" w:ascii="仿宋" w:hAnsi="仿宋" w:eastAsia="仿宋"/>
            <w:sz w:val="24"/>
            <w:szCs w:val="24"/>
            <w:lang w:val="en-US" w:eastAsia="zh-CN"/>
          </w:rPr>
          <w:t>AUM</w:t>
        </w:r>
      </w:ins>
      <w:r>
        <w:rPr>
          <w:rFonts w:hint="eastAsia" w:ascii="仿宋" w:hAnsi="仿宋" w:eastAsia="仿宋"/>
          <w:sz w:val="24"/>
          <w:szCs w:val="24"/>
        </w:rPr>
        <w:t>等级沿用老 CRM 评级体系，等级范围为“睡眠户”、“一级”至“十级”，共十一个等级。</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睡眠客户口径</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AUM余额低于100元且近一年无主动动账交易。</w:t>
      </w:r>
    </w:p>
    <w:p>
      <w:pPr>
        <w:spacing w:line="360" w:lineRule="auto"/>
        <w:ind w:firstLine="420"/>
        <w:rPr>
          <w:rFonts w:ascii="仿宋" w:hAnsi="仿宋" w:eastAsia="仿宋"/>
          <w:sz w:val="32"/>
          <w:szCs w:val="32"/>
        </w:rPr>
      </w:pPr>
      <w:r>
        <w:rPr>
          <w:rFonts w:hint="eastAsia" w:ascii="仿宋" w:hAnsi="仿宋" w:eastAsia="仿宋"/>
          <w:sz w:val="24"/>
          <w:szCs w:val="24"/>
        </w:rPr>
        <w:t>客户</w:t>
      </w:r>
      <w:ins w:id="388" w:author="wanao" w:date="2026-07-08T10:51:08Z">
        <w:r>
          <w:rPr>
            <w:rFonts w:hint="eastAsia" w:ascii="仿宋" w:hAnsi="仿宋" w:eastAsia="仿宋"/>
            <w:sz w:val="24"/>
            <w:szCs w:val="24"/>
            <w:lang w:val="en-US" w:eastAsia="zh-CN"/>
          </w:rPr>
          <w:t>A</w:t>
        </w:r>
      </w:ins>
      <w:ins w:id="389" w:author="wanao" w:date="2026-07-08T10:51:09Z">
        <w:r>
          <w:rPr>
            <w:rFonts w:hint="eastAsia" w:ascii="仿宋" w:hAnsi="仿宋" w:eastAsia="仿宋"/>
            <w:sz w:val="24"/>
            <w:szCs w:val="24"/>
            <w:lang w:val="en-US" w:eastAsia="zh-CN"/>
          </w:rPr>
          <w:t>UM</w:t>
        </w:r>
      </w:ins>
      <w:r>
        <w:rPr>
          <w:rFonts w:hint="eastAsia" w:ascii="仿宋" w:hAnsi="仿宋" w:eastAsia="仿宋"/>
          <w:sz w:val="24"/>
          <w:szCs w:val="24"/>
        </w:rPr>
        <w:t>等级划分时，先根据睡眠户的口径剔除掉睡眠客户，然后剩下的客户按照金融资产上月月日均作为当月客户</w:t>
      </w:r>
      <w:ins w:id="390" w:author="wanao" w:date="2026-07-08T10:52:00Z">
        <w:r>
          <w:rPr>
            <w:rFonts w:hint="eastAsia" w:ascii="仿宋" w:hAnsi="仿宋" w:eastAsia="仿宋"/>
            <w:sz w:val="24"/>
            <w:szCs w:val="24"/>
            <w:lang w:val="en-US" w:eastAsia="zh-CN"/>
          </w:rPr>
          <w:t>A</w:t>
        </w:r>
      </w:ins>
      <w:ins w:id="391" w:author="wanao" w:date="2026-07-08T10:52:01Z">
        <w:r>
          <w:rPr>
            <w:rFonts w:hint="eastAsia" w:ascii="仿宋" w:hAnsi="仿宋" w:eastAsia="仿宋"/>
            <w:sz w:val="24"/>
            <w:szCs w:val="24"/>
            <w:lang w:val="en-US" w:eastAsia="zh-CN"/>
          </w:rPr>
          <w:t>UM</w:t>
        </w:r>
      </w:ins>
      <w:r>
        <w:rPr>
          <w:rFonts w:hint="eastAsia" w:ascii="仿宋" w:hAnsi="仿宋" w:eastAsia="仿宋"/>
          <w:sz w:val="24"/>
          <w:szCs w:val="24"/>
        </w:rPr>
        <w:t>等级评定的规则。</w:t>
      </w:r>
    </w:p>
    <w:p>
      <w:pPr>
        <w:spacing w:line="360" w:lineRule="auto"/>
        <w:rPr>
          <w:rFonts w:ascii="仿宋" w:hAnsi="仿宋" w:eastAsia="仿宋"/>
          <w:sz w:val="24"/>
          <w:szCs w:val="24"/>
        </w:rPr>
      </w:pPr>
    </w:p>
    <w:tbl>
      <w:tblPr>
        <w:tblStyle w:val="51"/>
        <w:tblW w:w="679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5"/>
        <w:gridCol w:w="2283"/>
        <w:gridCol w:w="22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shd w:val="clear" w:color="auto" w:fill="FFFFFF"/>
          </w:tcPr>
          <w:p>
            <w:pPr>
              <w:spacing w:line="360" w:lineRule="auto"/>
              <w:jc w:val="center"/>
              <w:rPr>
                <w:rFonts w:ascii="仿宋" w:hAnsi="仿宋" w:eastAsia="仿宋"/>
                <w:szCs w:val="18"/>
              </w:rPr>
            </w:pPr>
            <w:r>
              <w:rPr>
                <w:rFonts w:hint="eastAsia" w:ascii="仿宋" w:hAnsi="仿宋" w:eastAsia="仿宋"/>
                <w:b/>
                <w:color w:val="000000"/>
                <w:szCs w:val="18"/>
              </w:rPr>
              <w:t>等级名称</w:t>
            </w:r>
          </w:p>
        </w:tc>
        <w:tc>
          <w:tcPr>
            <w:tcW w:w="2283" w:type="dxa"/>
            <w:shd w:val="clear" w:color="auto" w:fill="FFFFFF"/>
          </w:tcPr>
          <w:p>
            <w:pPr>
              <w:spacing w:line="360" w:lineRule="auto"/>
              <w:jc w:val="center"/>
              <w:rPr>
                <w:rFonts w:ascii="仿宋" w:hAnsi="仿宋" w:eastAsia="仿宋"/>
                <w:szCs w:val="18"/>
              </w:rPr>
            </w:pPr>
            <w:r>
              <w:rPr>
                <w:rFonts w:hint="eastAsia" w:ascii="仿宋" w:hAnsi="仿宋" w:eastAsia="仿宋"/>
                <w:b/>
                <w:color w:val="000000"/>
                <w:szCs w:val="18"/>
              </w:rPr>
              <w:t>起始金额（不包含）</w:t>
            </w:r>
          </w:p>
        </w:tc>
        <w:tc>
          <w:tcPr>
            <w:tcW w:w="2256" w:type="dxa"/>
            <w:shd w:val="clear" w:color="auto" w:fill="FFFFFF"/>
          </w:tcPr>
          <w:p>
            <w:pPr>
              <w:spacing w:line="360" w:lineRule="auto"/>
              <w:jc w:val="center"/>
              <w:rPr>
                <w:rFonts w:ascii="仿宋" w:hAnsi="仿宋" w:eastAsia="仿宋"/>
                <w:szCs w:val="18"/>
              </w:rPr>
            </w:pPr>
            <w:r>
              <w:rPr>
                <w:rFonts w:hint="eastAsia" w:ascii="仿宋" w:hAnsi="仿宋" w:eastAsia="仿宋"/>
                <w:b/>
                <w:color w:val="000000"/>
                <w:szCs w:val="18"/>
              </w:rPr>
              <w:t>截止金额（包含）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睡眠户</w:t>
            </w:r>
          </w:p>
        </w:tc>
        <w:tc>
          <w:tcPr>
            <w:tcW w:w="2283" w:type="dxa"/>
          </w:tcPr>
          <w:p>
            <w:pPr>
              <w:spacing w:line="360" w:lineRule="auto"/>
              <w:jc w:val="left"/>
              <w:rPr>
                <w:rFonts w:ascii="仿宋" w:hAnsi="仿宋" w:eastAsia="仿宋"/>
                <w:color w:val="000000"/>
                <w:szCs w:val="18"/>
              </w:rPr>
            </w:pPr>
            <w:r>
              <w:rPr>
                <w:rFonts w:hint="eastAsia" w:ascii="仿宋" w:hAnsi="仿宋" w:eastAsia="仿宋"/>
                <w:color w:val="000000"/>
                <w:szCs w:val="18"/>
              </w:rPr>
              <w:t>/</w:t>
            </w:r>
          </w:p>
        </w:tc>
        <w:tc>
          <w:tcPr>
            <w:tcW w:w="2256" w:type="dxa"/>
          </w:tcPr>
          <w:p>
            <w:pPr>
              <w:spacing w:line="360" w:lineRule="auto"/>
              <w:rPr>
                <w:rFonts w:ascii="仿宋" w:hAnsi="仿宋" w:eastAsia="仿宋"/>
                <w:szCs w:val="18"/>
              </w:rPr>
            </w:pPr>
            <w:r>
              <w:rPr>
                <w:rFonts w:hint="eastAsia" w:ascii="仿宋" w:hAnsi="仿宋" w:eastAsia="仿宋"/>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Cs w:val="18"/>
              </w:rPr>
            </w:pPr>
            <w:r>
              <w:rPr>
                <w:rFonts w:hint="eastAsia" w:ascii="仿宋" w:hAnsi="仿宋" w:eastAsia="仿宋"/>
                <w:color w:val="000000"/>
                <w:szCs w:val="18"/>
              </w:rPr>
              <w:t>一级</w:t>
            </w:r>
          </w:p>
        </w:tc>
        <w:tc>
          <w:tcPr>
            <w:tcW w:w="2283" w:type="dxa"/>
          </w:tcPr>
          <w:p>
            <w:pPr>
              <w:spacing w:line="360" w:lineRule="auto"/>
              <w:jc w:val="left"/>
              <w:rPr>
                <w:rFonts w:ascii="仿宋" w:hAnsi="仿宋" w:eastAsia="仿宋"/>
                <w:color w:val="000000"/>
                <w:szCs w:val="18"/>
              </w:rPr>
            </w:pPr>
            <w:r>
              <w:rPr>
                <w:rFonts w:hint="eastAsia" w:ascii="仿宋" w:hAnsi="仿宋" w:eastAsia="仿宋"/>
                <w:color w:val="000000"/>
                <w:szCs w:val="18"/>
              </w:rPr>
              <w:t>不限</w:t>
            </w:r>
          </w:p>
        </w:tc>
        <w:tc>
          <w:tcPr>
            <w:tcW w:w="2256" w:type="dxa"/>
          </w:tcPr>
          <w:p>
            <w:pPr>
              <w:spacing w:line="360" w:lineRule="auto"/>
              <w:rPr>
                <w:rFonts w:ascii="仿宋" w:hAnsi="仿宋" w:eastAsia="仿宋"/>
                <w:color w:val="000000"/>
                <w:szCs w:val="18"/>
              </w:rPr>
            </w:pPr>
            <w:r>
              <w:rPr>
                <w:rFonts w:hint="eastAsia" w:ascii="仿宋" w:hAnsi="仿宋" w:eastAsia="仿宋"/>
                <w:szCs w:val="18"/>
              </w:rPr>
              <w:t>1万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Cs w:val="18"/>
              </w:rPr>
            </w:pPr>
            <w:r>
              <w:rPr>
                <w:rFonts w:hint="eastAsia" w:ascii="仿宋" w:hAnsi="仿宋" w:eastAsia="仿宋"/>
                <w:color w:val="000000"/>
                <w:szCs w:val="18"/>
              </w:rPr>
              <w:t>二级</w:t>
            </w:r>
          </w:p>
        </w:tc>
        <w:tc>
          <w:tcPr>
            <w:tcW w:w="2283" w:type="dxa"/>
          </w:tcPr>
          <w:p>
            <w:pPr>
              <w:spacing w:line="360" w:lineRule="auto"/>
              <w:jc w:val="left"/>
              <w:rPr>
                <w:rFonts w:ascii="仿宋" w:hAnsi="仿宋" w:eastAsia="仿宋"/>
                <w:color w:val="000000"/>
                <w:szCs w:val="18"/>
              </w:rPr>
            </w:pPr>
            <w:r>
              <w:rPr>
                <w:rFonts w:hint="eastAsia" w:ascii="仿宋" w:hAnsi="仿宋" w:eastAsia="仿宋"/>
                <w:szCs w:val="18"/>
              </w:rPr>
              <w:t>1万</w:t>
            </w:r>
          </w:p>
        </w:tc>
        <w:tc>
          <w:tcPr>
            <w:tcW w:w="2256" w:type="dxa"/>
          </w:tcPr>
          <w:p>
            <w:pPr>
              <w:spacing w:line="360" w:lineRule="auto"/>
              <w:rPr>
                <w:rFonts w:ascii="仿宋" w:hAnsi="仿宋" w:eastAsia="仿宋"/>
                <w:color w:val="000000"/>
                <w:szCs w:val="18"/>
              </w:rPr>
            </w:pPr>
            <w:r>
              <w:rPr>
                <w:rFonts w:hint="eastAsia" w:ascii="仿宋" w:hAnsi="仿宋" w:eastAsia="仿宋"/>
                <w:szCs w:val="18"/>
              </w:rPr>
              <w:t>3万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三级</w:t>
            </w:r>
          </w:p>
        </w:tc>
        <w:tc>
          <w:tcPr>
            <w:tcW w:w="2283" w:type="dxa"/>
          </w:tcPr>
          <w:p>
            <w:pPr>
              <w:spacing w:line="360" w:lineRule="auto"/>
              <w:jc w:val="left"/>
              <w:rPr>
                <w:rFonts w:ascii="仿宋" w:hAnsi="仿宋" w:eastAsia="仿宋"/>
                <w:szCs w:val="18"/>
              </w:rPr>
            </w:pPr>
            <w:r>
              <w:rPr>
                <w:rFonts w:hint="eastAsia" w:ascii="仿宋" w:hAnsi="仿宋" w:eastAsia="仿宋"/>
                <w:szCs w:val="18"/>
              </w:rPr>
              <w:t>3万</w:t>
            </w:r>
          </w:p>
        </w:tc>
        <w:tc>
          <w:tcPr>
            <w:tcW w:w="2256" w:type="dxa"/>
          </w:tcPr>
          <w:p>
            <w:pPr>
              <w:spacing w:line="360" w:lineRule="auto"/>
              <w:rPr>
                <w:rFonts w:ascii="仿宋" w:hAnsi="仿宋" w:eastAsia="仿宋"/>
                <w:szCs w:val="18"/>
              </w:rPr>
            </w:pPr>
            <w:r>
              <w:rPr>
                <w:rFonts w:hint="eastAsia" w:ascii="仿宋" w:hAnsi="仿宋" w:eastAsia="仿宋"/>
                <w:szCs w:val="18"/>
              </w:rPr>
              <w:t>5万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Cs w:val="18"/>
              </w:rPr>
            </w:pPr>
            <w:r>
              <w:rPr>
                <w:rFonts w:hint="eastAsia" w:ascii="仿宋" w:hAnsi="仿宋" w:eastAsia="仿宋"/>
                <w:color w:val="000000"/>
                <w:szCs w:val="18"/>
              </w:rPr>
              <w:t>四级</w:t>
            </w:r>
          </w:p>
        </w:tc>
        <w:tc>
          <w:tcPr>
            <w:tcW w:w="2283" w:type="dxa"/>
          </w:tcPr>
          <w:p>
            <w:pPr>
              <w:spacing w:line="360" w:lineRule="auto"/>
              <w:jc w:val="left"/>
              <w:rPr>
                <w:rFonts w:ascii="仿宋" w:hAnsi="仿宋" w:eastAsia="仿宋"/>
                <w:color w:val="000000"/>
                <w:szCs w:val="18"/>
              </w:rPr>
            </w:pPr>
            <w:r>
              <w:rPr>
                <w:rFonts w:hint="eastAsia" w:ascii="仿宋" w:hAnsi="仿宋" w:eastAsia="仿宋"/>
                <w:szCs w:val="18"/>
              </w:rPr>
              <w:t>5万</w:t>
            </w:r>
          </w:p>
        </w:tc>
        <w:tc>
          <w:tcPr>
            <w:tcW w:w="2256" w:type="dxa"/>
          </w:tcPr>
          <w:p>
            <w:pPr>
              <w:spacing w:line="360" w:lineRule="auto"/>
              <w:rPr>
                <w:rFonts w:ascii="仿宋" w:hAnsi="仿宋" w:eastAsia="仿宋"/>
                <w:color w:val="000000"/>
                <w:szCs w:val="18"/>
              </w:rPr>
            </w:pPr>
            <w:r>
              <w:rPr>
                <w:rFonts w:hint="eastAsia" w:ascii="仿宋" w:hAnsi="仿宋" w:eastAsia="仿宋"/>
                <w:szCs w:val="18"/>
              </w:rPr>
              <w:t>1</w:t>
            </w:r>
            <w:r>
              <w:rPr>
                <w:rFonts w:ascii="仿宋" w:hAnsi="仿宋" w:eastAsia="仿宋"/>
                <w:szCs w:val="18"/>
              </w:rPr>
              <w:t>0</w:t>
            </w:r>
            <w:r>
              <w:rPr>
                <w:rFonts w:hint="eastAsia" w:ascii="仿宋" w:hAnsi="仿宋" w:eastAsia="仿宋"/>
                <w:szCs w:val="18"/>
              </w:rPr>
              <w:t>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Cs w:val="18"/>
              </w:rPr>
            </w:pPr>
            <w:r>
              <w:rPr>
                <w:rFonts w:hint="eastAsia" w:ascii="仿宋" w:hAnsi="仿宋" w:eastAsia="仿宋"/>
                <w:color w:val="000000"/>
                <w:szCs w:val="18"/>
              </w:rPr>
              <w:t>五级</w:t>
            </w:r>
          </w:p>
        </w:tc>
        <w:tc>
          <w:tcPr>
            <w:tcW w:w="2283" w:type="dxa"/>
          </w:tcPr>
          <w:p>
            <w:pPr>
              <w:spacing w:line="360" w:lineRule="auto"/>
              <w:jc w:val="left"/>
              <w:rPr>
                <w:rFonts w:ascii="仿宋" w:hAnsi="仿宋" w:eastAsia="仿宋"/>
                <w:color w:val="000000"/>
                <w:szCs w:val="18"/>
              </w:rPr>
            </w:pPr>
            <w:r>
              <w:rPr>
                <w:rFonts w:hint="eastAsia" w:ascii="仿宋" w:hAnsi="仿宋" w:eastAsia="仿宋"/>
                <w:szCs w:val="18"/>
              </w:rPr>
              <w:t>1</w:t>
            </w:r>
            <w:r>
              <w:rPr>
                <w:rFonts w:ascii="仿宋" w:hAnsi="仿宋" w:eastAsia="仿宋"/>
                <w:szCs w:val="18"/>
              </w:rPr>
              <w:t>0</w:t>
            </w:r>
            <w:r>
              <w:rPr>
                <w:rFonts w:hint="eastAsia" w:ascii="仿宋" w:hAnsi="仿宋" w:eastAsia="仿宋"/>
                <w:szCs w:val="18"/>
              </w:rPr>
              <w:t>万</w:t>
            </w:r>
          </w:p>
        </w:tc>
        <w:tc>
          <w:tcPr>
            <w:tcW w:w="2256" w:type="dxa"/>
          </w:tcPr>
          <w:p>
            <w:pPr>
              <w:spacing w:line="360" w:lineRule="auto"/>
              <w:rPr>
                <w:rFonts w:ascii="仿宋" w:hAnsi="仿宋" w:eastAsia="仿宋"/>
                <w:color w:val="000000"/>
                <w:szCs w:val="18"/>
              </w:rPr>
            </w:pPr>
            <w:r>
              <w:rPr>
                <w:rFonts w:hint="eastAsia" w:ascii="仿宋" w:hAnsi="仿宋" w:eastAsia="仿宋"/>
                <w:szCs w:val="18"/>
              </w:rPr>
              <w:t>2</w:t>
            </w:r>
            <w:r>
              <w:rPr>
                <w:rFonts w:ascii="仿宋" w:hAnsi="仿宋" w:eastAsia="仿宋"/>
                <w:szCs w:val="18"/>
              </w:rPr>
              <w:t>0</w:t>
            </w:r>
            <w:r>
              <w:rPr>
                <w:rFonts w:hint="eastAsia" w:ascii="仿宋" w:hAnsi="仿宋" w:eastAsia="仿宋"/>
                <w:szCs w:val="18"/>
              </w:rPr>
              <w:t>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六级</w:t>
            </w:r>
          </w:p>
        </w:tc>
        <w:tc>
          <w:tcPr>
            <w:tcW w:w="2283" w:type="dxa"/>
          </w:tcPr>
          <w:p>
            <w:pPr>
              <w:spacing w:line="360" w:lineRule="auto"/>
              <w:jc w:val="left"/>
              <w:rPr>
                <w:rFonts w:ascii="仿宋" w:hAnsi="仿宋" w:eastAsia="仿宋"/>
                <w:szCs w:val="18"/>
              </w:rPr>
            </w:pPr>
            <w:r>
              <w:rPr>
                <w:rFonts w:hint="eastAsia" w:ascii="仿宋" w:hAnsi="仿宋" w:eastAsia="仿宋"/>
                <w:szCs w:val="18"/>
              </w:rPr>
              <w:t>2</w:t>
            </w:r>
            <w:r>
              <w:rPr>
                <w:rFonts w:ascii="仿宋" w:hAnsi="仿宋" w:eastAsia="仿宋"/>
                <w:szCs w:val="18"/>
              </w:rPr>
              <w:t>0</w:t>
            </w:r>
            <w:r>
              <w:rPr>
                <w:rFonts w:hint="eastAsia" w:ascii="仿宋" w:hAnsi="仿宋" w:eastAsia="仿宋"/>
                <w:szCs w:val="18"/>
              </w:rPr>
              <w:t>万</w:t>
            </w:r>
          </w:p>
        </w:tc>
        <w:tc>
          <w:tcPr>
            <w:tcW w:w="2256" w:type="dxa"/>
          </w:tcPr>
          <w:p>
            <w:pPr>
              <w:spacing w:line="360" w:lineRule="auto"/>
              <w:rPr>
                <w:rFonts w:ascii="仿宋" w:hAnsi="仿宋" w:eastAsia="仿宋"/>
                <w:szCs w:val="18"/>
              </w:rPr>
            </w:pPr>
            <w:r>
              <w:rPr>
                <w:rFonts w:hint="eastAsia" w:ascii="仿宋" w:hAnsi="仿宋" w:eastAsia="仿宋"/>
                <w:szCs w:val="18"/>
              </w:rPr>
              <w:t>3</w:t>
            </w:r>
            <w:r>
              <w:rPr>
                <w:rFonts w:ascii="仿宋" w:hAnsi="仿宋" w:eastAsia="仿宋"/>
                <w:szCs w:val="18"/>
              </w:rPr>
              <w:t>0</w:t>
            </w:r>
            <w:r>
              <w:rPr>
                <w:rFonts w:hint="eastAsia" w:ascii="仿宋" w:hAnsi="仿宋" w:eastAsia="仿宋"/>
                <w:szCs w:val="18"/>
              </w:rPr>
              <w:t>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七级</w:t>
            </w:r>
          </w:p>
        </w:tc>
        <w:tc>
          <w:tcPr>
            <w:tcW w:w="2283" w:type="dxa"/>
          </w:tcPr>
          <w:p>
            <w:pPr>
              <w:spacing w:line="360" w:lineRule="auto"/>
              <w:jc w:val="left"/>
              <w:rPr>
                <w:rFonts w:ascii="仿宋" w:hAnsi="仿宋" w:eastAsia="仿宋"/>
                <w:szCs w:val="18"/>
              </w:rPr>
            </w:pPr>
            <w:r>
              <w:rPr>
                <w:rFonts w:hint="eastAsia" w:ascii="仿宋" w:hAnsi="仿宋" w:eastAsia="仿宋"/>
                <w:szCs w:val="18"/>
              </w:rPr>
              <w:t>3</w:t>
            </w:r>
            <w:r>
              <w:rPr>
                <w:rFonts w:ascii="仿宋" w:hAnsi="仿宋" w:eastAsia="仿宋"/>
                <w:szCs w:val="18"/>
              </w:rPr>
              <w:t>0</w:t>
            </w:r>
            <w:r>
              <w:rPr>
                <w:rFonts w:hint="eastAsia" w:ascii="仿宋" w:hAnsi="仿宋" w:eastAsia="仿宋"/>
                <w:szCs w:val="18"/>
              </w:rPr>
              <w:t>万</w:t>
            </w:r>
          </w:p>
        </w:tc>
        <w:tc>
          <w:tcPr>
            <w:tcW w:w="2256" w:type="dxa"/>
          </w:tcPr>
          <w:p>
            <w:pPr>
              <w:spacing w:line="360" w:lineRule="auto"/>
              <w:rPr>
                <w:rFonts w:ascii="仿宋" w:hAnsi="仿宋" w:eastAsia="仿宋"/>
                <w:szCs w:val="18"/>
              </w:rPr>
            </w:pPr>
            <w:r>
              <w:rPr>
                <w:rFonts w:hint="eastAsia" w:ascii="仿宋" w:hAnsi="仿宋" w:eastAsia="仿宋"/>
                <w:szCs w:val="18"/>
              </w:rPr>
              <w:t>5</w:t>
            </w:r>
            <w:r>
              <w:rPr>
                <w:rFonts w:ascii="仿宋" w:hAnsi="仿宋" w:eastAsia="仿宋"/>
                <w:szCs w:val="18"/>
              </w:rPr>
              <w:t>0</w:t>
            </w:r>
            <w:r>
              <w:rPr>
                <w:rFonts w:hint="eastAsia" w:ascii="仿宋" w:hAnsi="仿宋" w:eastAsia="仿宋"/>
                <w:szCs w:val="18"/>
              </w:rPr>
              <w:t>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八级</w:t>
            </w:r>
          </w:p>
        </w:tc>
        <w:tc>
          <w:tcPr>
            <w:tcW w:w="2283" w:type="dxa"/>
          </w:tcPr>
          <w:p>
            <w:pPr>
              <w:spacing w:line="360" w:lineRule="auto"/>
              <w:jc w:val="left"/>
              <w:rPr>
                <w:rFonts w:ascii="仿宋" w:hAnsi="仿宋" w:eastAsia="仿宋"/>
                <w:szCs w:val="18"/>
              </w:rPr>
            </w:pPr>
            <w:r>
              <w:rPr>
                <w:rFonts w:hint="eastAsia" w:ascii="仿宋" w:hAnsi="仿宋" w:eastAsia="仿宋"/>
                <w:szCs w:val="18"/>
              </w:rPr>
              <w:t>5</w:t>
            </w:r>
            <w:r>
              <w:rPr>
                <w:rFonts w:ascii="仿宋" w:hAnsi="仿宋" w:eastAsia="仿宋"/>
                <w:szCs w:val="18"/>
              </w:rPr>
              <w:t>0</w:t>
            </w:r>
            <w:r>
              <w:rPr>
                <w:rFonts w:hint="eastAsia" w:ascii="仿宋" w:hAnsi="仿宋" w:eastAsia="仿宋"/>
                <w:szCs w:val="18"/>
              </w:rPr>
              <w:t>万</w:t>
            </w:r>
          </w:p>
        </w:tc>
        <w:tc>
          <w:tcPr>
            <w:tcW w:w="2256" w:type="dxa"/>
          </w:tcPr>
          <w:p>
            <w:pPr>
              <w:spacing w:line="360" w:lineRule="auto"/>
              <w:rPr>
                <w:rFonts w:ascii="仿宋" w:hAnsi="仿宋" w:eastAsia="仿宋"/>
                <w:szCs w:val="18"/>
              </w:rPr>
            </w:pPr>
            <w:r>
              <w:rPr>
                <w:rFonts w:hint="eastAsia" w:ascii="仿宋" w:hAnsi="仿宋" w:eastAsia="仿宋"/>
                <w:szCs w:val="18"/>
              </w:rPr>
              <w:t>1</w:t>
            </w:r>
            <w:r>
              <w:rPr>
                <w:rFonts w:ascii="仿宋" w:hAnsi="仿宋" w:eastAsia="仿宋"/>
                <w:szCs w:val="18"/>
              </w:rPr>
              <w:t>00</w:t>
            </w:r>
            <w:r>
              <w:rPr>
                <w:rFonts w:hint="eastAsia" w:ascii="仿宋" w:hAnsi="仿宋" w:eastAsia="仿宋"/>
                <w:szCs w:val="18"/>
              </w:rPr>
              <w:t>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九级</w:t>
            </w:r>
          </w:p>
        </w:tc>
        <w:tc>
          <w:tcPr>
            <w:tcW w:w="2283" w:type="dxa"/>
          </w:tcPr>
          <w:p>
            <w:pPr>
              <w:spacing w:line="360" w:lineRule="auto"/>
              <w:jc w:val="left"/>
              <w:rPr>
                <w:rFonts w:ascii="仿宋" w:hAnsi="仿宋" w:eastAsia="仿宋"/>
                <w:szCs w:val="18"/>
              </w:rPr>
            </w:pPr>
            <w:r>
              <w:rPr>
                <w:rFonts w:hint="eastAsia" w:ascii="仿宋" w:hAnsi="仿宋" w:eastAsia="仿宋"/>
                <w:szCs w:val="18"/>
              </w:rPr>
              <w:t>1</w:t>
            </w:r>
            <w:r>
              <w:rPr>
                <w:rFonts w:ascii="仿宋" w:hAnsi="仿宋" w:eastAsia="仿宋"/>
                <w:szCs w:val="18"/>
              </w:rPr>
              <w:t>00</w:t>
            </w:r>
            <w:r>
              <w:rPr>
                <w:rFonts w:hint="eastAsia" w:ascii="仿宋" w:hAnsi="仿宋" w:eastAsia="仿宋"/>
                <w:szCs w:val="18"/>
              </w:rPr>
              <w:t>万</w:t>
            </w:r>
          </w:p>
        </w:tc>
        <w:tc>
          <w:tcPr>
            <w:tcW w:w="2256" w:type="dxa"/>
          </w:tcPr>
          <w:p>
            <w:pPr>
              <w:spacing w:line="360" w:lineRule="auto"/>
              <w:rPr>
                <w:rFonts w:ascii="仿宋" w:hAnsi="仿宋" w:eastAsia="仿宋"/>
                <w:szCs w:val="18"/>
              </w:rPr>
            </w:pPr>
            <w:r>
              <w:rPr>
                <w:rFonts w:hint="eastAsia" w:ascii="仿宋" w:hAnsi="仿宋" w:eastAsia="仿宋"/>
                <w:szCs w:val="18"/>
              </w:rPr>
              <w:t>3</w:t>
            </w:r>
            <w:r>
              <w:rPr>
                <w:rFonts w:ascii="仿宋" w:hAnsi="仿宋" w:eastAsia="仿宋"/>
                <w:szCs w:val="18"/>
              </w:rPr>
              <w:t>00</w:t>
            </w:r>
            <w:r>
              <w:rPr>
                <w:rFonts w:hint="eastAsia" w:ascii="仿宋" w:hAnsi="仿宋" w:eastAsia="仿宋"/>
                <w:szCs w:val="18"/>
              </w:rPr>
              <w:t>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十级</w:t>
            </w:r>
          </w:p>
        </w:tc>
        <w:tc>
          <w:tcPr>
            <w:tcW w:w="2283" w:type="dxa"/>
          </w:tcPr>
          <w:p>
            <w:pPr>
              <w:spacing w:line="360" w:lineRule="auto"/>
              <w:jc w:val="left"/>
              <w:rPr>
                <w:rFonts w:ascii="仿宋" w:hAnsi="仿宋" w:eastAsia="仿宋"/>
                <w:szCs w:val="18"/>
              </w:rPr>
            </w:pPr>
            <w:r>
              <w:rPr>
                <w:rFonts w:hint="eastAsia" w:ascii="仿宋" w:hAnsi="仿宋" w:eastAsia="仿宋"/>
                <w:szCs w:val="18"/>
              </w:rPr>
              <w:t>3</w:t>
            </w:r>
            <w:r>
              <w:rPr>
                <w:rFonts w:ascii="仿宋" w:hAnsi="仿宋" w:eastAsia="仿宋"/>
                <w:szCs w:val="18"/>
              </w:rPr>
              <w:t>00</w:t>
            </w:r>
            <w:r>
              <w:rPr>
                <w:rFonts w:hint="eastAsia" w:ascii="仿宋" w:hAnsi="仿宋" w:eastAsia="仿宋"/>
                <w:szCs w:val="18"/>
              </w:rPr>
              <w:t>万</w:t>
            </w:r>
          </w:p>
        </w:tc>
        <w:tc>
          <w:tcPr>
            <w:tcW w:w="2256" w:type="dxa"/>
          </w:tcPr>
          <w:p>
            <w:pPr>
              <w:spacing w:line="360" w:lineRule="auto"/>
              <w:rPr>
                <w:rFonts w:ascii="仿宋" w:hAnsi="仿宋" w:eastAsia="仿宋"/>
                <w:szCs w:val="18"/>
              </w:rPr>
            </w:pPr>
            <w:r>
              <w:rPr>
                <w:rFonts w:hint="eastAsia" w:ascii="仿宋" w:hAnsi="仿宋" w:eastAsia="仿宋"/>
                <w:szCs w:val="18"/>
              </w:rPr>
              <w:t>不限</w:t>
            </w:r>
          </w:p>
        </w:tc>
      </w:tr>
    </w:tbl>
    <w:p>
      <w:pPr>
        <w:spacing w:line="360" w:lineRule="auto"/>
        <w:rPr>
          <w:rFonts w:ascii="仿宋" w:hAnsi="仿宋" w:eastAsia="仿宋"/>
          <w:sz w:val="24"/>
          <w:szCs w:val="24"/>
        </w:rPr>
      </w:pPr>
    </w:p>
    <w:p>
      <w:pPr>
        <w:spacing w:line="360" w:lineRule="auto"/>
        <w:rPr>
          <w:rFonts w:ascii="仿宋" w:hAnsi="仿宋" w:eastAsia="仿宋"/>
          <w:sz w:val="24"/>
          <w:szCs w:val="24"/>
        </w:rPr>
      </w:pPr>
      <w:r>
        <w:rPr>
          <w:rFonts w:hint="eastAsia" w:ascii="仿宋" w:hAnsi="仿宋" w:eastAsia="仿宋"/>
          <w:sz w:val="24"/>
          <w:szCs w:val="24"/>
        </w:rPr>
        <w:t>2. 理财风险评估仅展示有效期内最新结果，超过有效期且未重新评估的，不予展示。</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sz w:val="24"/>
          <w:szCs w:val="24"/>
        </w:rPr>
        <w:t>保险风险评估仅展示有效期内最新结果；超过有效期且未重新评估的，不予展示。</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理财风险评估和保险风险评估结果如不一致，应同时展示，不做强行合并。</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客户</w:t>
      </w:r>
      <w:ins w:id="392" w:author="wanao" w:date="2026-07-08T10:52:15Z">
        <w:r>
          <w:rPr>
            <w:rFonts w:hint="eastAsia" w:ascii="仿宋" w:hAnsi="仿宋" w:eastAsia="仿宋"/>
            <w:sz w:val="24"/>
            <w:szCs w:val="24"/>
            <w:lang w:val="en-US" w:eastAsia="zh-CN"/>
          </w:rPr>
          <w:t>AUM</w:t>
        </w:r>
      </w:ins>
      <w:r>
        <w:rPr>
          <w:rFonts w:hint="eastAsia" w:ascii="仿宋" w:hAnsi="仿宋" w:eastAsia="仿宋"/>
          <w:sz w:val="24"/>
          <w:szCs w:val="24"/>
        </w:rPr>
        <w:t>等级变化，通过折线图展示客户</w:t>
      </w:r>
      <w:ins w:id="393" w:author="wanao" w:date="2026-07-08T10:52:30Z">
        <w:r>
          <w:rPr>
            <w:rFonts w:hint="eastAsia" w:ascii="仿宋" w:hAnsi="仿宋" w:eastAsia="仿宋"/>
            <w:sz w:val="24"/>
            <w:szCs w:val="24"/>
            <w:lang w:val="en-US" w:eastAsia="zh-CN"/>
          </w:rPr>
          <w:t>A</w:t>
        </w:r>
      </w:ins>
      <w:ins w:id="394" w:author="wanao" w:date="2026-07-08T10:52:31Z">
        <w:r>
          <w:rPr>
            <w:rFonts w:hint="eastAsia" w:ascii="仿宋" w:hAnsi="仿宋" w:eastAsia="仿宋"/>
            <w:sz w:val="24"/>
            <w:szCs w:val="24"/>
            <w:lang w:val="en-US" w:eastAsia="zh-CN"/>
          </w:rPr>
          <w:t>UM</w:t>
        </w:r>
      </w:ins>
      <w:r>
        <w:rPr>
          <w:rFonts w:hint="eastAsia" w:ascii="仿宋" w:hAnsi="仿宋" w:eastAsia="仿宋"/>
          <w:sz w:val="24"/>
          <w:szCs w:val="24"/>
        </w:rPr>
        <w:t>等级趋势，固定展示近13个月等级变化情况。</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管户客户经理可查看客户的评级信息及风险评估信息，其他用户无权限查看客户的评级信息及风险评估信息。</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rPr>
      </w:pPr>
      <w:r>
        <w:rPr>
          <w:rFonts w:ascii="仿宋" w:hAnsi="仿宋" w:eastAsia="仿宋"/>
          <w:color w:val="000000"/>
          <w:sz w:val="24"/>
        </w:rPr>
        <w:t>系统输出理财风险评估结果、保险风险评估结果</w:t>
      </w:r>
      <w:r>
        <w:rPr>
          <w:rFonts w:hint="eastAsia" w:ascii="仿宋" w:hAnsi="仿宋" w:eastAsia="仿宋"/>
          <w:color w:val="000000"/>
          <w:sz w:val="24"/>
        </w:rPr>
        <w:t>、</w:t>
      </w:r>
      <w:r>
        <w:rPr>
          <w:rFonts w:ascii="仿宋" w:hAnsi="仿宋" w:eastAsia="仿宋"/>
          <w:color w:val="000000"/>
          <w:sz w:val="24"/>
        </w:rPr>
        <w:t>客户</w:t>
      </w:r>
      <w:ins w:id="395" w:author="wanao" w:date="2026-07-08T10:52:41Z">
        <w:r>
          <w:rPr>
            <w:rFonts w:hint="eastAsia" w:ascii="仿宋" w:hAnsi="仿宋" w:eastAsia="仿宋"/>
            <w:color w:val="000000"/>
            <w:sz w:val="24"/>
            <w:lang w:val="en-US" w:eastAsia="zh-CN"/>
          </w:rPr>
          <w:t>AU</w:t>
        </w:r>
      </w:ins>
      <w:ins w:id="396" w:author="wanao" w:date="2026-07-08T10:52:42Z">
        <w:r>
          <w:rPr>
            <w:rFonts w:hint="eastAsia" w:ascii="仿宋" w:hAnsi="仿宋" w:eastAsia="仿宋"/>
            <w:color w:val="000000"/>
            <w:sz w:val="24"/>
            <w:lang w:val="en-US" w:eastAsia="zh-CN"/>
          </w:rPr>
          <w:t>M</w:t>
        </w:r>
      </w:ins>
      <w:r>
        <w:rPr>
          <w:rFonts w:ascii="仿宋" w:hAnsi="仿宋" w:eastAsia="仿宋"/>
          <w:color w:val="000000"/>
          <w:sz w:val="24"/>
        </w:rPr>
        <w:t>等级变化。</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9"/>
        <w:gridCol w:w="2285"/>
        <w:gridCol w:w="2258"/>
        <w:gridCol w:w="22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5"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8"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5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color w:val="000000"/>
                <w:sz w:val="24"/>
              </w:rPr>
            </w:pPr>
            <w:r>
              <w:rPr>
                <w:rFonts w:ascii="仿宋" w:hAnsi="仿宋" w:eastAsia="仿宋"/>
                <w:color w:val="000000"/>
                <w:sz w:val="24"/>
              </w:rPr>
              <w:t>理财风险评估结果</w:t>
            </w:r>
          </w:p>
        </w:tc>
        <w:tc>
          <w:tcPr>
            <w:tcW w:w="228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8"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58" w:type="dxa"/>
          </w:tcPr>
          <w:p>
            <w:pPr>
              <w:spacing w:line="360" w:lineRule="auto"/>
              <w:rPr>
                <w:rFonts w:ascii="仿宋" w:hAnsi="仿宋" w:eastAsia="仿宋"/>
                <w:color w:val="000000"/>
                <w:sz w:val="24"/>
              </w:rPr>
            </w:pPr>
            <w:r>
              <w:rPr>
                <w:rFonts w:ascii="仿宋" w:hAnsi="仿宋" w:eastAsia="仿宋"/>
                <w:color w:val="000000"/>
                <w:sz w:val="24"/>
              </w:rPr>
              <w:t>展示客户理财风险评估结果</w:t>
            </w:r>
            <w:r>
              <w:rPr>
                <w:rFonts w:hint="eastAsia" w:ascii="仿宋" w:hAnsi="仿宋" w:eastAsia="仿宋"/>
                <w:color w:val="000000"/>
                <w:sz w:val="24"/>
              </w:rPr>
              <w:t>，枚举值：保守型、谨慎型、稳健型、进取型、激进型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color w:val="000000"/>
                <w:sz w:val="24"/>
              </w:rPr>
            </w:pPr>
            <w:r>
              <w:rPr>
                <w:rFonts w:ascii="仿宋" w:hAnsi="仿宋" w:eastAsia="仿宋"/>
                <w:color w:val="000000"/>
                <w:sz w:val="24"/>
              </w:rPr>
              <w:t>理财风险评估有效期</w:t>
            </w:r>
          </w:p>
        </w:tc>
        <w:tc>
          <w:tcPr>
            <w:tcW w:w="2285" w:type="dxa"/>
          </w:tcPr>
          <w:p>
            <w:pPr>
              <w:spacing w:line="360" w:lineRule="auto"/>
              <w:rPr>
                <w:rFonts w:ascii="仿宋" w:hAnsi="仿宋" w:eastAsia="仿宋"/>
                <w:color w:val="000000"/>
                <w:sz w:val="24"/>
              </w:rPr>
            </w:pPr>
            <w:r>
              <w:rPr>
                <w:rFonts w:ascii="仿宋" w:hAnsi="仿宋" w:eastAsia="仿宋"/>
                <w:color w:val="000000"/>
                <w:sz w:val="24"/>
              </w:rPr>
              <w:t>反显、格式化：YYYY- MM-DD</w:t>
            </w:r>
          </w:p>
        </w:tc>
        <w:tc>
          <w:tcPr>
            <w:tcW w:w="2258" w:type="dxa"/>
          </w:tcPr>
          <w:p>
            <w:pPr>
              <w:spacing w:line="360" w:lineRule="auto"/>
              <w:rPr>
                <w:rFonts w:ascii="仿宋" w:hAnsi="仿宋" w:eastAsia="仿宋"/>
                <w:color w:val="000000"/>
                <w:sz w:val="24"/>
              </w:rPr>
            </w:pPr>
            <w:r>
              <w:rPr>
                <w:rFonts w:ascii="仿宋" w:hAnsi="仿宋" w:eastAsia="仿宋"/>
                <w:color w:val="000000"/>
                <w:sz w:val="24"/>
              </w:rPr>
              <w:t>日期</w:t>
            </w:r>
          </w:p>
        </w:tc>
        <w:tc>
          <w:tcPr>
            <w:tcW w:w="2258" w:type="dxa"/>
          </w:tcPr>
          <w:p>
            <w:pPr>
              <w:spacing w:line="360" w:lineRule="auto"/>
              <w:rPr>
                <w:rFonts w:ascii="仿宋" w:hAnsi="仿宋" w:eastAsia="仿宋"/>
                <w:color w:val="000000"/>
                <w:sz w:val="24"/>
              </w:rPr>
            </w:pPr>
            <w:r>
              <w:rPr>
                <w:rFonts w:ascii="仿宋" w:hAnsi="仿宋" w:eastAsia="仿宋"/>
                <w:color w:val="000000"/>
                <w:sz w:val="24"/>
              </w:rPr>
              <w:t>展示理财风险评估有效截止日期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color w:val="000000"/>
                <w:sz w:val="24"/>
              </w:rPr>
            </w:pPr>
            <w:r>
              <w:rPr>
                <w:rFonts w:ascii="仿宋" w:hAnsi="仿宋" w:eastAsia="仿宋"/>
                <w:color w:val="000000"/>
                <w:sz w:val="24"/>
              </w:rPr>
              <w:t>保险风险评估结果</w:t>
            </w:r>
          </w:p>
        </w:tc>
        <w:tc>
          <w:tcPr>
            <w:tcW w:w="228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8"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58" w:type="dxa"/>
          </w:tcPr>
          <w:p>
            <w:pPr>
              <w:spacing w:line="360" w:lineRule="auto"/>
              <w:rPr>
                <w:rFonts w:ascii="仿宋" w:hAnsi="仿宋" w:eastAsia="仿宋"/>
                <w:color w:val="000000"/>
                <w:sz w:val="24"/>
              </w:rPr>
            </w:pPr>
            <w:r>
              <w:rPr>
                <w:rFonts w:ascii="仿宋" w:hAnsi="仿宋" w:eastAsia="仿宋"/>
                <w:color w:val="000000"/>
                <w:sz w:val="24"/>
              </w:rPr>
              <w:t>展示客户保险风险评估结果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color w:val="000000"/>
                <w:sz w:val="24"/>
              </w:rPr>
            </w:pPr>
            <w:r>
              <w:rPr>
                <w:rFonts w:ascii="仿宋" w:hAnsi="仿宋" w:eastAsia="仿宋"/>
                <w:color w:val="000000"/>
                <w:sz w:val="24"/>
              </w:rPr>
              <w:t>保险风险评估有效期</w:t>
            </w:r>
          </w:p>
        </w:tc>
        <w:tc>
          <w:tcPr>
            <w:tcW w:w="2285" w:type="dxa"/>
          </w:tcPr>
          <w:p>
            <w:pPr>
              <w:spacing w:line="360" w:lineRule="auto"/>
              <w:rPr>
                <w:rFonts w:ascii="仿宋" w:hAnsi="仿宋" w:eastAsia="仿宋"/>
                <w:color w:val="000000"/>
                <w:sz w:val="24"/>
              </w:rPr>
            </w:pPr>
            <w:r>
              <w:rPr>
                <w:rFonts w:ascii="仿宋" w:hAnsi="仿宋" w:eastAsia="仿宋"/>
                <w:color w:val="000000"/>
                <w:sz w:val="24"/>
              </w:rPr>
              <w:t>反显、格式化：YYYY- MM-DD</w:t>
            </w:r>
          </w:p>
        </w:tc>
        <w:tc>
          <w:tcPr>
            <w:tcW w:w="2258" w:type="dxa"/>
          </w:tcPr>
          <w:p>
            <w:pPr>
              <w:spacing w:line="360" w:lineRule="auto"/>
              <w:rPr>
                <w:rFonts w:ascii="仿宋" w:hAnsi="仿宋" w:eastAsia="仿宋"/>
                <w:color w:val="000000"/>
                <w:sz w:val="24"/>
              </w:rPr>
            </w:pPr>
            <w:r>
              <w:rPr>
                <w:rFonts w:ascii="仿宋" w:hAnsi="仿宋" w:eastAsia="仿宋"/>
                <w:color w:val="000000"/>
                <w:sz w:val="24"/>
              </w:rPr>
              <w:t>日期</w:t>
            </w:r>
          </w:p>
        </w:tc>
        <w:tc>
          <w:tcPr>
            <w:tcW w:w="2258" w:type="dxa"/>
          </w:tcPr>
          <w:p>
            <w:pPr>
              <w:spacing w:line="360" w:lineRule="auto"/>
              <w:rPr>
                <w:rFonts w:ascii="仿宋" w:hAnsi="仿宋" w:eastAsia="仿宋"/>
                <w:color w:val="000000"/>
                <w:sz w:val="24"/>
              </w:rPr>
            </w:pPr>
            <w:r>
              <w:rPr>
                <w:rFonts w:ascii="仿宋" w:hAnsi="仿宋" w:eastAsia="仿宋"/>
                <w:color w:val="000000"/>
                <w:sz w:val="24"/>
              </w:rPr>
              <w:t>展示保险风险评估有效截止日期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rPr>
            </w:pPr>
            <w:r>
              <w:rPr>
                <w:rFonts w:ascii="仿宋" w:hAnsi="仿宋" w:eastAsia="仿宋"/>
                <w:color w:val="000000"/>
                <w:sz w:val="24"/>
              </w:rPr>
              <w:t>客户</w:t>
            </w:r>
            <w:ins w:id="397" w:author="wanao" w:date="2026-07-08T10:52:49Z">
              <w:r>
                <w:rPr>
                  <w:rFonts w:hint="eastAsia" w:ascii="仿宋" w:hAnsi="仿宋" w:eastAsia="仿宋"/>
                  <w:color w:val="000000"/>
                  <w:sz w:val="24"/>
                  <w:lang w:val="en-US" w:eastAsia="zh-CN"/>
                </w:rPr>
                <w:t>AU</w:t>
              </w:r>
            </w:ins>
            <w:ins w:id="398" w:author="wanao" w:date="2026-07-08T10:52:50Z">
              <w:r>
                <w:rPr>
                  <w:rFonts w:hint="eastAsia" w:ascii="仿宋" w:hAnsi="仿宋" w:eastAsia="仿宋"/>
                  <w:color w:val="000000"/>
                  <w:sz w:val="24"/>
                  <w:lang w:val="en-US" w:eastAsia="zh-CN"/>
                </w:rPr>
                <w:t>M</w:t>
              </w:r>
            </w:ins>
            <w:r>
              <w:rPr>
                <w:rFonts w:ascii="仿宋" w:hAnsi="仿宋" w:eastAsia="仿宋"/>
                <w:color w:val="000000"/>
                <w:sz w:val="24"/>
              </w:rPr>
              <w:t>等级趋势</w:t>
            </w:r>
          </w:p>
        </w:tc>
        <w:tc>
          <w:tcPr>
            <w:tcW w:w="2285" w:type="dxa"/>
          </w:tcPr>
          <w:p>
            <w:pPr>
              <w:spacing w:line="360" w:lineRule="auto"/>
              <w:rPr>
                <w:rFonts w:ascii="仿宋" w:hAnsi="仿宋" w:eastAsia="仿宋"/>
              </w:rPr>
            </w:pPr>
            <w:r>
              <w:rPr>
                <w:rFonts w:ascii="仿宋" w:hAnsi="仿宋" w:eastAsia="仿宋"/>
                <w:color w:val="000000"/>
                <w:sz w:val="24"/>
              </w:rPr>
              <w:t>反显</w:t>
            </w:r>
          </w:p>
        </w:tc>
        <w:tc>
          <w:tcPr>
            <w:tcW w:w="2258" w:type="dxa"/>
          </w:tcPr>
          <w:p>
            <w:pPr>
              <w:spacing w:line="360" w:lineRule="auto"/>
              <w:rPr>
                <w:rFonts w:ascii="仿宋" w:hAnsi="仿宋" w:eastAsia="仿宋"/>
              </w:rPr>
            </w:pPr>
            <w:r>
              <w:rPr>
                <w:rFonts w:hint="eastAsia" w:ascii="仿宋" w:hAnsi="仿宋" w:eastAsia="仿宋"/>
                <w:color w:val="000000"/>
                <w:sz w:val="24"/>
              </w:rPr>
              <w:t>折线图</w:t>
            </w:r>
          </w:p>
        </w:tc>
        <w:tc>
          <w:tcPr>
            <w:tcW w:w="2258" w:type="dxa"/>
          </w:tcPr>
          <w:p>
            <w:pPr>
              <w:spacing w:line="360" w:lineRule="auto"/>
              <w:rPr>
                <w:rFonts w:ascii="仿宋" w:hAnsi="仿宋" w:eastAsia="仿宋"/>
              </w:rPr>
            </w:pPr>
            <w:r>
              <w:rPr>
                <w:rFonts w:ascii="仿宋" w:hAnsi="仿宋" w:eastAsia="仿宋"/>
                <w:color w:val="000000"/>
                <w:sz w:val="24"/>
              </w:rPr>
              <w:t>以趋势图方式展示客户近13个月等级变化情况</w:t>
            </w:r>
          </w:p>
        </w:tc>
      </w:tr>
    </w:tbl>
    <w:p>
      <w:pPr>
        <w:spacing w:line="360" w:lineRule="auto"/>
        <w:rPr>
          <w:rFonts w:ascii="仿宋" w:hAnsi="仿宋" w:eastAsia="仿宋"/>
        </w:rPr>
      </w:pPr>
    </w:p>
    <w:p>
      <w:pPr>
        <w:pStyle w:val="172"/>
        <w:numPr>
          <w:ilvl w:val="0"/>
          <w:numId w:val="25"/>
        </w:numPr>
        <w:spacing w:line="360" w:lineRule="auto"/>
        <w:ind w:firstLineChars="0"/>
        <w:rPr>
          <w:rFonts w:ascii="仿宋" w:hAnsi="仿宋" w:eastAsia="仿宋"/>
          <w:b/>
          <w:bCs/>
          <w:sz w:val="24"/>
          <w:szCs w:val="24"/>
        </w:rPr>
      </w:pPr>
      <w:r>
        <w:rPr>
          <w:rFonts w:hint="eastAsia" w:ascii="仿宋" w:hAnsi="仿宋" w:eastAsia="仿宋"/>
          <w:b/>
          <w:bCs/>
          <w:sz w:val="24"/>
          <w:szCs w:val="24"/>
        </w:rPr>
        <w:t>指标清单</w:t>
      </w:r>
    </w:p>
    <w:p>
      <w:pPr>
        <w:spacing w:line="360" w:lineRule="auto"/>
        <w:ind w:firstLine="420"/>
        <w:rPr>
          <w:rFonts w:ascii="仿宋" w:hAnsi="仿宋" w:eastAsia="仿宋"/>
          <w:color w:val="000000" w:themeColor="text1"/>
          <w:sz w:val="24"/>
          <w14:textFill>
            <w14:solidFill>
              <w14:schemeClr w14:val="tx1"/>
            </w14:solidFill>
          </w14:textFill>
        </w:rPr>
      </w:pPr>
      <w:r>
        <w:rPr>
          <w:rFonts w:ascii="仿宋" w:hAnsi="仿宋" w:eastAsia="仿宋"/>
          <w:color w:val="000000"/>
          <w:sz w:val="24"/>
        </w:rPr>
        <w:t>理财风险评估</w:t>
      </w:r>
      <w:r>
        <w:rPr>
          <w:rFonts w:hint="eastAsia" w:ascii="仿宋" w:hAnsi="仿宋" w:eastAsia="仿宋"/>
          <w:color w:val="000000"/>
          <w:sz w:val="24"/>
        </w:rPr>
        <w:t>：</w:t>
      </w:r>
      <w:r>
        <w:rPr>
          <w:rFonts w:ascii="仿宋" w:hAnsi="仿宋" w:eastAsia="仿宋"/>
          <w:color w:val="000000"/>
          <w:sz w:val="24"/>
        </w:rPr>
        <w:t>理财风险评估结果</w:t>
      </w:r>
      <w:r>
        <w:rPr>
          <w:rFonts w:hint="eastAsia" w:ascii="仿宋" w:hAnsi="仿宋" w:eastAsia="仿宋"/>
          <w:color w:val="000000"/>
          <w:sz w:val="24"/>
        </w:rPr>
        <w:t>、</w:t>
      </w:r>
      <w:r>
        <w:rPr>
          <w:rFonts w:ascii="仿宋" w:hAnsi="仿宋" w:eastAsia="仿宋"/>
          <w:color w:val="000000"/>
          <w:sz w:val="24"/>
        </w:rPr>
        <w:t>理财风险评估有效期</w:t>
      </w:r>
      <w:r>
        <w:rPr>
          <w:rFonts w:hint="eastAsia" w:ascii="仿宋" w:hAnsi="仿宋" w:eastAsia="仿宋"/>
          <w:color w:val="000000"/>
          <w:sz w:val="24"/>
        </w:rPr>
        <w:t>通过“</w:t>
      </w:r>
      <w:r>
        <w:rPr>
          <w:rFonts w:hint="eastAsia" w:ascii="仿宋" w:hAnsi="仿宋" w:eastAsia="仿宋"/>
          <w:color w:val="000000" w:themeColor="text1"/>
          <w:sz w:val="24"/>
          <w14:textFill>
            <w14:solidFill>
              <w14:schemeClr w14:val="tx1"/>
            </w14:solidFill>
          </w14:textFill>
        </w:rPr>
        <w:t>卡片组件”在一起展示。</w:t>
      </w:r>
      <w:r>
        <w:rPr>
          <w:rFonts w:hint="eastAsia" w:ascii="仿宋" w:hAnsi="仿宋" w:eastAsia="仿宋"/>
          <w:color w:val="000000"/>
          <w:sz w:val="24"/>
        </w:rPr>
        <w:t>保险</w:t>
      </w:r>
      <w:r>
        <w:rPr>
          <w:rFonts w:ascii="仿宋" w:hAnsi="仿宋" w:eastAsia="仿宋"/>
          <w:color w:val="000000"/>
          <w:sz w:val="24"/>
        </w:rPr>
        <w:t>风险评估</w:t>
      </w:r>
      <w:r>
        <w:rPr>
          <w:rFonts w:hint="eastAsia" w:ascii="仿宋" w:hAnsi="仿宋" w:eastAsia="仿宋"/>
          <w:color w:val="000000"/>
          <w:sz w:val="24"/>
        </w:rPr>
        <w:t>：</w:t>
      </w:r>
      <w:r>
        <w:rPr>
          <w:rFonts w:ascii="仿宋" w:hAnsi="仿宋" w:eastAsia="仿宋"/>
          <w:color w:val="000000"/>
          <w:sz w:val="24"/>
        </w:rPr>
        <w:t>理财风险评估结果</w:t>
      </w:r>
      <w:r>
        <w:rPr>
          <w:rFonts w:hint="eastAsia" w:ascii="仿宋" w:hAnsi="仿宋" w:eastAsia="仿宋"/>
          <w:color w:val="000000"/>
          <w:sz w:val="24"/>
        </w:rPr>
        <w:t>、</w:t>
      </w:r>
      <w:r>
        <w:rPr>
          <w:rFonts w:ascii="仿宋" w:hAnsi="仿宋" w:eastAsia="仿宋"/>
          <w:color w:val="000000"/>
          <w:sz w:val="24"/>
        </w:rPr>
        <w:t>理财风险评估有效期</w:t>
      </w:r>
      <w:r>
        <w:rPr>
          <w:rFonts w:hint="eastAsia" w:ascii="仿宋" w:hAnsi="仿宋" w:eastAsia="仿宋"/>
          <w:color w:val="000000"/>
          <w:sz w:val="24"/>
        </w:rPr>
        <w:t>通过“</w:t>
      </w:r>
      <w:r>
        <w:rPr>
          <w:rFonts w:hint="eastAsia" w:ascii="仿宋" w:hAnsi="仿宋" w:eastAsia="仿宋"/>
          <w:color w:val="000000" w:themeColor="text1"/>
          <w:sz w:val="24"/>
          <w14:textFill>
            <w14:solidFill>
              <w14:schemeClr w14:val="tx1"/>
            </w14:solidFill>
          </w14:textFill>
        </w:rPr>
        <w:t>卡片组件”在一起展示。</w:t>
      </w:r>
    </w:p>
    <w:p>
      <w:pPr>
        <w:pStyle w:val="172"/>
        <w:numPr>
          <w:ilvl w:val="0"/>
          <w:numId w:val="25"/>
        </w:numPr>
        <w:spacing w:line="360" w:lineRule="auto"/>
        <w:ind w:firstLineChars="0"/>
        <w:rPr>
          <w:rFonts w:ascii="仿宋" w:hAnsi="仿宋" w:eastAsia="仿宋"/>
          <w:b/>
          <w:bCs/>
          <w:sz w:val="24"/>
          <w:szCs w:val="24"/>
        </w:rPr>
      </w:pPr>
      <w:r>
        <w:rPr>
          <w:rFonts w:hint="eastAsia" w:ascii="仿宋" w:hAnsi="仿宋" w:eastAsia="仿宋"/>
          <w:b/>
          <w:bCs/>
          <w:sz w:val="24"/>
          <w:szCs w:val="24"/>
        </w:rPr>
        <w:t>图表说明</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客户分层分析</w:t>
      </w:r>
    </w:p>
    <w:p>
      <w:pPr>
        <w:spacing w:line="360" w:lineRule="auto"/>
        <w:ind w:firstLine="420"/>
        <w:rPr>
          <w:rFonts w:ascii="仿宋" w:hAnsi="仿宋" w:eastAsia="仿宋"/>
          <w:sz w:val="24"/>
          <w:szCs w:val="24"/>
        </w:rPr>
      </w:pPr>
      <w:r>
        <w:rPr>
          <w:rFonts w:hint="eastAsia" w:ascii="仿宋" w:hAnsi="仿宋" w:eastAsia="仿宋"/>
          <w:sz w:val="24"/>
          <w:szCs w:val="24"/>
        </w:rPr>
        <w:t>图表类型：折线图</w:t>
      </w:r>
    </w:p>
    <w:p>
      <w:pPr>
        <w:spacing w:line="360" w:lineRule="auto"/>
        <w:ind w:firstLine="420"/>
        <w:rPr>
          <w:rFonts w:ascii="仿宋" w:hAnsi="仿宋" w:eastAsia="仿宋"/>
        </w:rPr>
      </w:pPr>
      <w:r>
        <w:rPr>
          <w:rFonts w:hint="eastAsia" w:ascii="仿宋" w:hAnsi="仿宋" w:eastAsia="仿宋"/>
          <w:sz w:val="24"/>
          <w:szCs w:val="24"/>
        </w:rPr>
        <w:t>图表说明：展示近1</w:t>
      </w:r>
      <w:r>
        <w:rPr>
          <w:rFonts w:ascii="仿宋" w:hAnsi="仿宋" w:eastAsia="仿宋"/>
          <w:sz w:val="24"/>
          <w:szCs w:val="24"/>
        </w:rPr>
        <w:t>3</w:t>
      </w:r>
      <w:r>
        <w:rPr>
          <w:rFonts w:hint="eastAsia" w:ascii="仿宋" w:hAnsi="仿宋" w:eastAsia="仿宋"/>
          <w:sz w:val="24"/>
          <w:szCs w:val="24"/>
        </w:rPr>
        <w:t>个月客户</w:t>
      </w:r>
      <w:ins w:id="399" w:author="wanao" w:date="2026-07-08T10:52:59Z">
        <w:r>
          <w:rPr>
            <w:rFonts w:hint="eastAsia" w:ascii="仿宋" w:hAnsi="仿宋" w:eastAsia="仿宋"/>
            <w:sz w:val="24"/>
            <w:szCs w:val="24"/>
            <w:lang w:val="en-US" w:eastAsia="zh-CN"/>
          </w:rPr>
          <w:t>AU</w:t>
        </w:r>
      </w:ins>
      <w:ins w:id="400" w:author="wanao" w:date="2026-07-08T10:53:00Z">
        <w:r>
          <w:rPr>
            <w:rFonts w:hint="eastAsia" w:ascii="仿宋" w:hAnsi="仿宋" w:eastAsia="仿宋"/>
            <w:sz w:val="24"/>
            <w:szCs w:val="24"/>
            <w:lang w:val="en-US" w:eastAsia="zh-CN"/>
          </w:rPr>
          <w:t>M</w:t>
        </w:r>
      </w:ins>
      <w:r>
        <w:rPr>
          <w:rFonts w:hint="eastAsia" w:ascii="仿宋" w:hAnsi="仿宋" w:eastAsia="仿宋"/>
          <w:sz w:val="24"/>
          <w:szCs w:val="24"/>
        </w:rPr>
        <w:t>等级的变化趋势。鼠标悬浮进行提示，如鼠标悬浮在一级，提示文案：“</w:t>
      </w:r>
      <w:r>
        <w:rPr>
          <w:rFonts w:ascii="仿宋" w:hAnsi="仿宋" w:eastAsia="仿宋"/>
          <w:sz w:val="24"/>
          <w:szCs w:val="24"/>
        </w:rPr>
        <w:t>26</w:t>
      </w:r>
      <w:r>
        <w:rPr>
          <w:rFonts w:hint="eastAsia" w:ascii="仿宋" w:hAnsi="仿宋" w:eastAsia="仿宋"/>
          <w:sz w:val="24"/>
          <w:szCs w:val="24"/>
        </w:rPr>
        <w:t>年6月：四级”。</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客户3</w:t>
      </w:r>
      <w:r>
        <w:rPr>
          <w:rFonts w:ascii="仿宋" w:hAnsi="仿宋" w:eastAsia="仿宋"/>
        </w:rPr>
        <w:t>60</w:t>
      </w:r>
      <w:r>
        <w:rPr>
          <w:rFonts w:hint="eastAsia" w:ascii="仿宋" w:hAnsi="仿宋" w:eastAsia="仿宋"/>
        </w:rPr>
        <w:t>视图-客户资产</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客户资产-总览</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w:t>
      </w:r>
      <w:r>
        <w:rPr>
          <w:rFonts w:hint="eastAsia" w:ascii="仿宋" w:hAnsi="仿宋" w:eastAsia="仿宋"/>
          <w:color w:val="000000"/>
          <w:sz w:val="24"/>
        </w:rPr>
        <w:t>客户资产</w:t>
      </w:r>
      <w:r>
        <w:rPr>
          <w:rFonts w:ascii="仿宋" w:hAnsi="仿宋" w:eastAsia="仿宋"/>
          <w:color w:val="000000"/>
          <w:sz w:val="24"/>
        </w:rPr>
        <w:t>总览信息，帮助客户经理快速识别客户资产结构并定位后续经营重点</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用户进入客户360视图后，点击简要信息右边的金融资产余额或存款余额指标，或直接点击“客户资产”tab，统一跳转至“客户资产” tab，默认展示“总览”tab。</w:t>
      </w:r>
    </w:p>
    <w:p>
      <w:pPr>
        <w:spacing w:line="360" w:lineRule="auto"/>
        <w:ind w:firstLine="420"/>
        <w:rPr>
          <w:rFonts w:ascii="仿宋" w:hAnsi="仿宋" w:eastAsia="仿宋"/>
          <w:sz w:val="24"/>
          <w:szCs w:val="24"/>
        </w:rPr>
      </w:pPr>
      <w:r>
        <w:rPr>
          <w:rFonts w:hint="eastAsia" w:ascii="仿宋" w:hAnsi="仿宋" w:eastAsia="仿宋"/>
          <w:sz w:val="24"/>
          <w:szCs w:val="24"/>
        </w:rPr>
        <w:t>点击“存款” tab，详见“客户资产-存款”章节。</w:t>
      </w:r>
    </w:p>
    <w:p>
      <w:pPr>
        <w:spacing w:line="360" w:lineRule="auto"/>
        <w:ind w:firstLine="420"/>
        <w:rPr>
          <w:rFonts w:ascii="仿宋" w:hAnsi="仿宋" w:eastAsia="仿宋"/>
          <w:sz w:val="24"/>
          <w:szCs w:val="24"/>
        </w:rPr>
      </w:pPr>
      <w:r>
        <w:rPr>
          <w:rFonts w:hint="eastAsia" w:ascii="仿宋" w:hAnsi="仿宋" w:eastAsia="仿宋"/>
          <w:sz w:val="24"/>
          <w:szCs w:val="24"/>
        </w:rPr>
        <w:t>点击“理财” tab，详见“客户资产-理财”章节。</w:t>
      </w:r>
    </w:p>
    <w:p>
      <w:pPr>
        <w:spacing w:line="360" w:lineRule="auto"/>
        <w:ind w:firstLine="420"/>
        <w:rPr>
          <w:rFonts w:ascii="仿宋" w:hAnsi="仿宋" w:eastAsia="仿宋"/>
          <w:sz w:val="24"/>
          <w:szCs w:val="24"/>
        </w:rPr>
      </w:pPr>
      <w:r>
        <w:rPr>
          <w:rFonts w:hint="eastAsia" w:ascii="仿宋" w:hAnsi="仿宋" w:eastAsia="仿宋"/>
          <w:sz w:val="24"/>
          <w:szCs w:val="24"/>
        </w:rPr>
        <w:t>点击“保险” tab，详见“客户资产-保险”章节。</w:t>
      </w:r>
    </w:p>
    <w:p>
      <w:pPr>
        <w:spacing w:line="360" w:lineRule="auto"/>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 xml:space="preserve">. </w:t>
      </w:r>
      <w:r>
        <w:rPr>
          <w:rFonts w:hint="eastAsia" w:ascii="仿宋" w:hAnsi="仿宋" w:eastAsia="仿宋"/>
          <w:sz w:val="24"/>
          <w:szCs w:val="24"/>
        </w:rPr>
        <w:t>切片器：余额｜月日均｜季日均｜年日均，默认：余额。切片器的切换，指标与图表联动展示。</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客户金融资产范围确定为存款、理财、保险三类。</w:t>
      </w:r>
    </w:p>
    <w:p>
      <w:pPr>
        <w:spacing w:line="360" w:lineRule="auto"/>
        <w:rPr>
          <w:rFonts w:ascii="仿宋" w:hAnsi="仿宋" w:eastAsia="仿宋"/>
          <w:sz w:val="24"/>
          <w:szCs w:val="24"/>
        </w:rPr>
      </w:pPr>
      <w:r>
        <w:rPr>
          <w:rFonts w:hint="eastAsia" w:ascii="仿宋" w:hAnsi="仿宋" w:eastAsia="仿宋"/>
          <w:sz w:val="24"/>
          <w:szCs w:val="24"/>
        </w:rPr>
        <w:t>2. 贷款信息不在客户资产模块内展示，统一聚焦在授信信息模块内展示。</w:t>
      </w:r>
    </w:p>
    <w:p>
      <w:pPr>
        <w:spacing w:line="360" w:lineRule="auto"/>
        <w:rPr>
          <w:rFonts w:ascii="仿宋" w:hAnsi="仿宋" w:eastAsia="仿宋"/>
          <w:sz w:val="24"/>
          <w:szCs w:val="24"/>
        </w:rPr>
      </w:pPr>
      <w:r>
        <w:rPr>
          <w:rFonts w:hint="eastAsia" w:ascii="仿宋" w:hAnsi="仿宋" w:eastAsia="仿宋"/>
          <w:sz w:val="24"/>
          <w:szCs w:val="24"/>
        </w:rPr>
        <w:t>3. 贵金属、信托、基金等暂不纳入本期范围，但数据模型设计需考虑未来扩展能力。</w:t>
      </w:r>
    </w:p>
    <w:p>
      <w:pPr>
        <w:spacing w:line="360" w:lineRule="auto"/>
        <w:rPr>
          <w:rFonts w:ascii="仿宋" w:hAnsi="仿宋" w:eastAsia="仿宋"/>
          <w:sz w:val="24"/>
          <w:szCs w:val="24"/>
        </w:rPr>
      </w:pPr>
      <w:r>
        <w:rPr>
          <w:rFonts w:hint="eastAsia" w:ascii="仿宋" w:hAnsi="仿宋" w:eastAsia="仿宋"/>
          <w:sz w:val="24"/>
          <w:szCs w:val="24"/>
        </w:rPr>
        <w:t>4. 切片器：余额｜月日均｜季日均｜年日均，默认：余额</w:t>
      </w:r>
    </w:p>
    <w:p>
      <w:pPr>
        <w:spacing w:line="360" w:lineRule="auto"/>
        <w:rPr>
          <w:rFonts w:ascii="仿宋" w:hAnsi="仿宋" w:eastAsia="仿宋"/>
          <w:sz w:val="24"/>
          <w:szCs w:val="24"/>
        </w:rPr>
      </w:pPr>
      <w:r>
        <w:rPr>
          <w:rFonts w:hint="eastAsia" w:ascii="仿宋" w:hAnsi="仿宋" w:eastAsia="仿宋"/>
          <w:sz w:val="24"/>
          <w:szCs w:val="24"/>
        </w:rPr>
        <w:t>5</w:t>
      </w:r>
      <w:r>
        <w:rPr>
          <w:rFonts w:ascii="仿宋" w:hAnsi="仿宋" w:eastAsia="仿宋"/>
          <w:sz w:val="24"/>
          <w:szCs w:val="24"/>
        </w:rPr>
        <w:t xml:space="preserve">. </w:t>
      </w:r>
      <w:r>
        <w:rPr>
          <w:rFonts w:hint="eastAsia" w:ascii="仿宋" w:hAnsi="仿宋" w:eastAsia="仿宋"/>
          <w:sz w:val="24"/>
          <w:szCs w:val="24"/>
        </w:rPr>
        <w:t>指标：以卡片组件展示金融资产、存款、理财、保险</w:t>
      </w:r>
    </w:p>
    <w:p>
      <w:pPr>
        <w:spacing w:line="360" w:lineRule="auto"/>
        <w:rPr>
          <w:rFonts w:ascii="仿宋" w:hAnsi="仿宋" w:eastAsia="仿宋"/>
          <w:sz w:val="24"/>
          <w:szCs w:val="24"/>
        </w:rPr>
      </w:pPr>
      <w:r>
        <w:rPr>
          <w:rFonts w:hint="eastAsia" w:ascii="仿宋" w:hAnsi="仿宋" w:eastAsia="仿宋"/>
          <w:sz w:val="24"/>
          <w:szCs w:val="24"/>
        </w:rPr>
        <w:t>6</w:t>
      </w:r>
      <w:r>
        <w:rPr>
          <w:rFonts w:ascii="仿宋" w:hAnsi="仿宋" w:eastAsia="仿宋"/>
          <w:sz w:val="24"/>
          <w:szCs w:val="24"/>
        </w:rPr>
        <w:t xml:space="preserve">. </w:t>
      </w:r>
      <w:r>
        <w:rPr>
          <w:rFonts w:hint="eastAsia" w:ascii="仿宋" w:hAnsi="仿宋" w:eastAsia="仿宋"/>
          <w:sz w:val="24"/>
          <w:szCs w:val="24"/>
        </w:rPr>
        <w:t>图表：客户资产趋势分析，取固定仅1</w:t>
      </w:r>
      <w:r>
        <w:rPr>
          <w:rFonts w:ascii="仿宋" w:hAnsi="仿宋" w:eastAsia="仿宋"/>
          <w:sz w:val="24"/>
          <w:szCs w:val="24"/>
        </w:rPr>
        <w:t>3</w:t>
      </w:r>
      <w:r>
        <w:rPr>
          <w:rFonts w:hint="eastAsia" w:ascii="仿宋" w:hAnsi="仿宋" w:eastAsia="仿宋"/>
          <w:sz w:val="24"/>
          <w:szCs w:val="24"/>
        </w:rPr>
        <w:t>个月的趋势分析。</w:t>
      </w:r>
    </w:p>
    <w:p>
      <w:pPr>
        <w:spacing w:line="360" w:lineRule="auto"/>
        <w:rPr>
          <w:rFonts w:ascii="仿宋" w:hAnsi="仿宋" w:eastAsia="仿宋"/>
          <w:sz w:val="24"/>
          <w:szCs w:val="24"/>
        </w:rPr>
      </w:pPr>
      <w:r>
        <w:rPr>
          <w:rFonts w:ascii="仿宋" w:hAnsi="仿宋" w:eastAsia="仿宋"/>
          <w:sz w:val="24"/>
          <w:szCs w:val="24"/>
        </w:rPr>
        <w:t>7</w:t>
      </w:r>
      <w:r>
        <w:rPr>
          <w:rFonts w:hint="eastAsia" w:ascii="仿宋" w:hAnsi="仿宋" w:eastAsia="仿宋"/>
          <w:sz w:val="24"/>
          <w:szCs w:val="24"/>
        </w:rPr>
        <w:t>. 金额展示统一使用“元”作为单位。</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管户客户经理可查看客户的资产总览信息，其他用户无权限查看。</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系统输出客户金融资产总览信息及各分类资产入口。</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金融资产余额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展示客户当前金融资产余额</w:t>
            </w:r>
            <w:r>
              <w:rPr>
                <w:rFonts w:hint="eastAsia" w:ascii="仿宋" w:hAnsi="仿宋" w:eastAsia="仿宋"/>
                <w:color w:val="000000"/>
                <w:sz w:val="24"/>
              </w:rPr>
              <w:t>、较上月、较上季、较年初</w:t>
            </w:r>
          </w:p>
          <w:p>
            <w:pPr>
              <w:spacing w:line="360" w:lineRule="auto"/>
              <w:rPr>
                <w:rFonts w:ascii="仿宋" w:hAnsi="仿宋" w:eastAsia="仿宋"/>
              </w:rPr>
            </w:pPr>
            <w:r>
              <w:rPr>
                <w:rFonts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存款余额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展示客户当前存款余额</w:t>
            </w:r>
            <w:r>
              <w:rPr>
                <w:rFonts w:hint="eastAsia" w:ascii="仿宋" w:hAnsi="仿宋" w:eastAsia="仿宋"/>
                <w:color w:val="000000"/>
                <w:sz w:val="24"/>
              </w:rPr>
              <w:t>、较上月、较上季、较年初</w:t>
            </w:r>
          </w:p>
          <w:p>
            <w:pPr>
              <w:spacing w:line="360" w:lineRule="auto"/>
              <w:rPr>
                <w:rFonts w:ascii="仿宋" w:hAnsi="仿宋" w:eastAsia="仿宋"/>
              </w:rPr>
            </w:pPr>
            <w:r>
              <w:rPr>
                <w:rFonts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理财余额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展示客户当前理财余额</w:t>
            </w:r>
            <w:r>
              <w:rPr>
                <w:rFonts w:hint="eastAsia" w:ascii="仿宋" w:hAnsi="仿宋" w:eastAsia="仿宋"/>
                <w:color w:val="000000"/>
                <w:sz w:val="24"/>
              </w:rPr>
              <w:t>、较上月、较上季、较年初</w:t>
            </w:r>
          </w:p>
          <w:p>
            <w:pPr>
              <w:spacing w:line="360" w:lineRule="auto"/>
              <w:rPr>
                <w:rFonts w:ascii="仿宋" w:hAnsi="仿宋" w:eastAsia="仿宋"/>
              </w:rPr>
            </w:pPr>
            <w:r>
              <w:rPr>
                <w:rFonts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保费金额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展示客户当前保险余额</w:t>
            </w:r>
            <w:r>
              <w:rPr>
                <w:rFonts w:hint="eastAsia" w:ascii="仿宋" w:hAnsi="仿宋" w:eastAsia="仿宋"/>
                <w:color w:val="000000"/>
                <w:sz w:val="24"/>
              </w:rPr>
              <w:t>、较上月、较上季、较年初</w:t>
            </w:r>
          </w:p>
          <w:p>
            <w:pPr>
              <w:spacing w:line="360" w:lineRule="auto"/>
              <w:rPr>
                <w:rFonts w:ascii="仿宋" w:hAnsi="仿宋" w:eastAsia="仿宋"/>
              </w:rPr>
            </w:pPr>
            <w:r>
              <w:rPr>
                <w:rFonts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sz w:val="24"/>
                <w:szCs w:val="24"/>
              </w:rPr>
              <w:t>客户资产趋势分析</w:t>
            </w:r>
          </w:p>
        </w:tc>
        <w:tc>
          <w:tcPr>
            <w:tcW w:w="2287" w:type="dxa"/>
          </w:tcPr>
          <w:p>
            <w:pPr>
              <w:spacing w:line="360" w:lineRule="auto"/>
              <w:rPr>
                <w:rFonts w:ascii="仿宋" w:hAnsi="仿宋" w:eastAsia="仿宋"/>
              </w:rPr>
            </w:pPr>
            <w:r>
              <w:rPr>
                <w:rFonts w:hint="eastAsia"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折线图</w:t>
            </w:r>
          </w:p>
        </w:tc>
        <w:tc>
          <w:tcPr>
            <w:tcW w:w="2265" w:type="dxa"/>
          </w:tcPr>
          <w:p>
            <w:pPr>
              <w:spacing w:line="360" w:lineRule="auto"/>
              <w:rPr>
                <w:rFonts w:ascii="仿宋" w:hAnsi="仿宋" w:eastAsia="仿宋"/>
              </w:rPr>
            </w:pPr>
            <w:r>
              <w:rPr>
                <w:rFonts w:hint="eastAsia" w:ascii="仿宋" w:hAnsi="仿宋" w:eastAsia="仿宋"/>
                <w:color w:val="000000"/>
                <w:sz w:val="24"/>
              </w:rPr>
              <w:t>与切片器联动，默认展示</w:t>
            </w:r>
            <w:r>
              <w:rPr>
                <w:rFonts w:hint="eastAsia" w:ascii="仿宋" w:hAnsi="仿宋" w:eastAsia="仿宋"/>
                <w:sz w:val="24"/>
                <w:szCs w:val="24"/>
              </w:rPr>
              <w:t>金融资产、存款、理财、保险的余额趋势</w:t>
            </w:r>
          </w:p>
        </w:tc>
      </w:tr>
    </w:tbl>
    <w:p>
      <w:pPr>
        <w:spacing w:line="360" w:lineRule="auto"/>
        <w:rPr>
          <w:rFonts w:ascii="仿宋" w:hAnsi="仿宋" w:eastAsia="仿宋"/>
        </w:rPr>
      </w:pP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指标说明</w:t>
      </w:r>
    </w:p>
    <w:p>
      <w:pPr>
        <w:pStyle w:val="172"/>
        <w:spacing w:line="360" w:lineRule="auto"/>
        <w:ind w:left="440" w:firstLine="0" w:firstLineChars="0"/>
        <w:rPr>
          <w:rFonts w:ascii="仿宋" w:hAnsi="仿宋" w:eastAsia="仿宋"/>
        </w:rPr>
      </w:pPr>
      <w:r>
        <w:rPr>
          <w:rFonts w:hint="eastAsia" w:ascii="仿宋" w:hAnsi="仿宋" w:eastAsia="仿宋"/>
          <w:sz w:val="24"/>
          <w:szCs w:val="24"/>
        </w:rPr>
        <w:t>以卡片组件展示金融资产、存款、理财、保险，默认展示金融资产余额、存款余额、理财余额、保险余额。当切片器选择年日均时，则指标联动展示金融资产年日均、存款年日均、理财年日均、保险年日均。</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客户资产趋势分析</w:t>
      </w:r>
    </w:p>
    <w:p>
      <w:pPr>
        <w:spacing w:line="360" w:lineRule="auto"/>
        <w:ind w:firstLine="420"/>
        <w:rPr>
          <w:rFonts w:ascii="仿宋" w:hAnsi="仿宋" w:eastAsia="仿宋"/>
          <w:sz w:val="24"/>
          <w:szCs w:val="24"/>
        </w:rPr>
      </w:pPr>
      <w:r>
        <w:rPr>
          <w:rFonts w:hint="eastAsia" w:ascii="仿宋" w:hAnsi="仿宋" w:eastAsia="仿宋"/>
          <w:sz w:val="24"/>
          <w:szCs w:val="24"/>
        </w:rPr>
        <w:t>图表类型：折线图</w:t>
      </w:r>
    </w:p>
    <w:p>
      <w:pPr>
        <w:spacing w:line="360" w:lineRule="auto"/>
        <w:ind w:firstLine="420"/>
        <w:rPr>
          <w:rFonts w:ascii="仿宋" w:hAnsi="仿宋" w:eastAsia="仿宋"/>
          <w:sz w:val="24"/>
          <w:szCs w:val="24"/>
        </w:rPr>
      </w:pPr>
      <w:r>
        <w:rPr>
          <w:rFonts w:hint="eastAsia" w:ascii="仿宋" w:hAnsi="仿宋" w:eastAsia="仿宋"/>
          <w:sz w:val="24"/>
          <w:szCs w:val="24"/>
        </w:rPr>
        <w:t>图表说明：与</w:t>
      </w:r>
      <w:r>
        <w:rPr>
          <w:rFonts w:hint="eastAsia" w:ascii="仿宋" w:hAnsi="仿宋" w:eastAsia="仿宋"/>
          <w:color w:val="000000"/>
          <w:sz w:val="24"/>
        </w:rPr>
        <w:t>切片器联动，默认展示</w:t>
      </w:r>
      <w:r>
        <w:rPr>
          <w:rFonts w:hint="eastAsia" w:ascii="仿宋" w:hAnsi="仿宋" w:eastAsia="仿宋"/>
          <w:sz w:val="24"/>
          <w:szCs w:val="24"/>
        </w:rPr>
        <w:t>金融资产余额、存款余额、理财余额、保险余额四条趋势线，当切片器选择年日均时，则图表联动展示金融资产年日均、存款年日均、理财年日均、保险年日均四条趋势线。如鼠标悬浮在一级，提示文案：“</w:t>
      </w:r>
    </w:p>
    <w:p>
      <w:pPr>
        <w:spacing w:line="360" w:lineRule="auto"/>
        <w:ind w:firstLine="420"/>
        <w:rPr>
          <w:rFonts w:ascii="仿宋" w:hAnsi="仿宋" w:eastAsia="仿宋"/>
          <w:sz w:val="24"/>
          <w:szCs w:val="24"/>
        </w:rPr>
      </w:pPr>
      <w:r>
        <w:rPr>
          <w:rFonts w:hint="eastAsia" w:ascii="仿宋" w:hAnsi="仿宋" w:eastAsia="仿宋"/>
          <w:sz w:val="24"/>
          <w:szCs w:val="24"/>
        </w:rPr>
        <w:t>AUM余额：1</w:t>
      </w:r>
      <w:r>
        <w:rPr>
          <w:rFonts w:ascii="仿宋" w:hAnsi="仿宋" w:eastAsia="仿宋"/>
          <w:sz w:val="24"/>
          <w:szCs w:val="24"/>
        </w:rPr>
        <w:t>2,034.12</w:t>
      </w:r>
      <w:r>
        <w:rPr>
          <w:rFonts w:hint="eastAsia" w:ascii="仿宋" w:hAnsi="仿宋" w:eastAsia="仿宋"/>
          <w:sz w:val="24"/>
          <w:szCs w:val="24"/>
        </w:rPr>
        <w:t xml:space="preserve">元 </w:t>
      </w:r>
      <w:r>
        <w:rPr>
          <w:rFonts w:hint="eastAsia" w:ascii="仿宋" w:hAnsi="仿宋" w:eastAsia="仿宋"/>
          <w:color w:val="000000"/>
          <w:sz w:val="24"/>
        </w:rPr>
        <w:t>较上月</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 xml:space="preserve"> </w:t>
      </w:r>
      <w:r>
        <w:rPr>
          <w:rFonts w:hint="eastAsia" w:ascii="仿宋" w:hAnsi="仿宋" w:eastAsia="仿宋"/>
          <w:color w:val="000000"/>
          <w:sz w:val="24"/>
        </w:rPr>
        <w:t>较上季</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 xml:space="preserve">% </w:t>
      </w:r>
      <w:r>
        <w:rPr>
          <w:rFonts w:hint="eastAsia" w:ascii="仿宋" w:hAnsi="仿宋" w:eastAsia="仿宋"/>
          <w:color w:val="000000"/>
          <w:sz w:val="24"/>
        </w:rPr>
        <w:t>较年初</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存款余额：1</w:t>
      </w:r>
      <w:r>
        <w:rPr>
          <w:rFonts w:ascii="仿宋" w:hAnsi="仿宋" w:eastAsia="仿宋"/>
          <w:sz w:val="24"/>
          <w:szCs w:val="24"/>
        </w:rPr>
        <w:t>2,034.12</w:t>
      </w:r>
      <w:r>
        <w:rPr>
          <w:rFonts w:hint="eastAsia" w:ascii="仿宋" w:hAnsi="仿宋" w:eastAsia="仿宋"/>
          <w:sz w:val="24"/>
          <w:szCs w:val="24"/>
        </w:rPr>
        <w:t xml:space="preserve">元 </w:t>
      </w:r>
      <w:r>
        <w:rPr>
          <w:rFonts w:hint="eastAsia" w:ascii="仿宋" w:hAnsi="仿宋" w:eastAsia="仿宋"/>
          <w:color w:val="000000"/>
          <w:sz w:val="24"/>
        </w:rPr>
        <w:t>较上月</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 xml:space="preserve"> </w:t>
      </w:r>
      <w:r>
        <w:rPr>
          <w:rFonts w:hint="eastAsia" w:ascii="仿宋" w:hAnsi="仿宋" w:eastAsia="仿宋"/>
          <w:color w:val="000000"/>
          <w:sz w:val="24"/>
        </w:rPr>
        <w:t>较上季</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 xml:space="preserve">% </w:t>
      </w:r>
      <w:r>
        <w:rPr>
          <w:rFonts w:hint="eastAsia" w:ascii="仿宋" w:hAnsi="仿宋" w:eastAsia="仿宋"/>
          <w:color w:val="000000"/>
          <w:sz w:val="24"/>
        </w:rPr>
        <w:t>较年初</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理财余额：1</w:t>
      </w:r>
      <w:r>
        <w:rPr>
          <w:rFonts w:ascii="仿宋" w:hAnsi="仿宋" w:eastAsia="仿宋"/>
          <w:sz w:val="24"/>
          <w:szCs w:val="24"/>
        </w:rPr>
        <w:t>2,034.12</w:t>
      </w:r>
      <w:r>
        <w:rPr>
          <w:rFonts w:hint="eastAsia" w:ascii="仿宋" w:hAnsi="仿宋" w:eastAsia="仿宋"/>
          <w:sz w:val="24"/>
          <w:szCs w:val="24"/>
        </w:rPr>
        <w:t xml:space="preserve">元 </w:t>
      </w:r>
      <w:r>
        <w:rPr>
          <w:rFonts w:hint="eastAsia" w:ascii="仿宋" w:hAnsi="仿宋" w:eastAsia="仿宋"/>
          <w:color w:val="000000"/>
          <w:sz w:val="24"/>
        </w:rPr>
        <w:t>较上月</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 xml:space="preserve"> </w:t>
      </w:r>
      <w:r>
        <w:rPr>
          <w:rFonts w:hint="eastAsia" w:ascii="仿宋" w:hAnsi="仿宋" w:eastAsia="仿宋"/>
          <w:color w:val="000000"/>
          <w:sz w:val="24"/>
        </w:rPr>
        <w:t>较上季</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 xml:space="preserve">% </w:t>
      </w:r>
      <w:r>
        <w:rPr>
          <w:rFonts w:hint="eastAsia" w:ascii="仿宋" w:hAnsi="仿宋" w:eastAsia="仿宋"/>
          <w:color w:val="000000"/>
          <w:sz w:val="24"/>
        </w:rPr>
        <w:t>较年初</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保险余额：1</w:t>
      </w:r>
      <w:r>
        <w:rPr>
          <w:rFonts w:ascii="仿宋" w:hAnsi="仿宋" w:eastAsia="仿宋"/>
          <w:sz w:val="24"/>
          <w:szCs w:val="24"/>
        </w:rPr>
        <w:t>2,034.12</w:t>
      </w:r>
      <w:r>
        <w:rPr>
          <w:rFonts w:hint="eastAsia" w:ascii="仿宋" w:hAnsi="仿宋" w:eastAsia="仿宋"/>
          <w:sz w:val="24"/>
          <w:szCs w:val="24"/>
        </w:rPr>
        <w:t xml:space="preserve">元 </w:t>
      </w:r>
      <w:r>
        <w:rPr>
          <w:rFonts w:hint="eastAsia" w:ascii="仿宋" w:hAnsi="仿宋" w:eastAsia="仿宋"/>
          <w:color w:val="000000"/>
          <w:sz w:val="24"/>
        </w:rPr>
        <w:t>较上月</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 xml:space="preserve"> </w:t>
      </w:r>
      <w:r>
        <w:rPr>
          <w:rFonts w:hint="eastAsia" w:ascii="仿宋" w:hAnsi="仿宋" w:eastAsia="仿宋"/>
          <w:color w:val="000000"/>
          <w:sz w:val="24"/>
        </w:rPr>
        <w:t>较上季</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 xml:space="preserve">% </w:t>
      </w:r>
      <w:r>
        <w:rPr>
          <w:rFonts w:hint="eastAsia" w:ascii="仿宋" w:hAnsi="仿宋" w:eastAsia="仿宋"/>
          <w:color w:val="000000"/>
          <w:sz w:val="24"/>
        </w:rPr>
        <w:t>较年初</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p>
    <w:p>
      <w:pPr>
        <w:spacing w:line="360" w:lineRule="auto"/>
        <w:rPr>
          <w:rFonts w:ascii="仿宋" w:hAnsi="仿宋" w:eastAsia="仿宋"/>
        </w:rPr>
      </w:pPr>
      <w:r>
        <w:rPr>
          <w:rFonts w:hint="eastAsia" w:ascii="仿宋" w:hAnsi="仿宋" w:eastAsia="仿宋"/>
          <w:sz w:val="24"/>
          <w:szCs w:val="24"/>
        </w:rPr>
        <w:t>”。</w:t>
      </w: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客户资产-存款</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查询并查看单一客户的存款</w:t>
      </w:r>
      <w:r>
        <w:rPr>
          <w:rFonts w:hint="eastAsia" w:ascii="仿宋" w:hAnsi="仿宋" w:eastAsia="仿宋"/>
          <w:color w:val="000000"/>
          <w:sz w:val="24"/>
        </w:rPr>
        <w:t>账户信息</w:t>
      </w:r>
      <w:r>
        <w:rPr>
          <w:rFonts w:ascii="仿宋" w:hAnsi="仿宋" w:eastAsia="仿宋"/>
          <w:color w:val="000000"/>
          <w:sz w:val="24"/>
        </w:rPr>
        <w:t>，帮助客户经理掌握客户存款结构并支撑后续资产经营</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用户进入客户资产页签后，点击“存款”tab，系统加载客户存款产品信息；用户可通过查询条件筛选结果。</w:t>
      </w:r>
    </w:p>
    <w:p>
      <w:pPr>
        <w:spacing w:line="360" w:lineRule="auto"/>
        <w:rPr>
          <w:rFonts w:ascii="仿宋" w:hAnsi="仿宋" w:eastAsia="仿宋"/>
        </w:rPr>
      </w:pPr>
      <w:r>
        <w:rPr>
          <w:rFonts w:ascii="仿宋" w:hAnsi="仿宋" w:eastAsia="仿宋"/>
          <w:color w:val="000000"/>
          <w:sz w:val="24"/>
        </w:rPr>
        <w:t>用户可输入或选择“产品名称”、“开户日期”、“账户状态”、“归属机构”、“到期日”等查询条件，并通过“查询”、“重置”按钮执行操作。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9"/>
        <w:gridCol w:w="2270"/>
        <w:gridCol w:w="2260"/>
        <w:gridCol w:w="22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1"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rPr>
            </w:pPr>
            <w:r>
              <w:rPr>
                <w:rFonts w:ascii="仿宋" w:hAnsi="仿宋" w:eastAsia="仿宋"/>
                <w:color w:val="000000"/>
                <w:sz w:val="24"/>
              </w:rPr>
              <w:t>产品名称</w:t>
            </w:r>
          </w:p>
        </w:tc>
        <w:tc>
          <w:tcPr>
            <w:tcW w:w="2270" w:type="dxa"/>
          </w:tcPr>
          <w:p>
            <w:pPr>
              <w:spacing w:line="360" w:lineRule="auto"/>
              <w:rPr>
                <w:rFonts w:ascii="仿宋" w:hAnsi="仿宋" w:eastAsia="仿宋"/>
              </w:rPr>
            </w:pPr>
            <w:r>
              <w:rPr>
                <w:rFonts w:ascii="仿宋" w:hAnsi="仿宋" w:eastAsia="仿宋"/>
                <w:color w:val="000000"/>
                <w:sz w:val="24"/>
              </w:rPr>
              <w:t>非必输</w:t>
            </w:r>
          </w:p>
        </w:tc>
        <w:tc>
          <w:tcPr>
            <w:tcW w:w="2260" w:type="dxa"/>
          </w:tcPr>
          <w:p>
            <w:pPr>
              <w:spacing w:line="360" w:lineRule="auto"/>
              <w:rPr>
                <w:rFonts w:ascii="仿宋" w:hAnsi="仿宋" w:eastAsia="仿宋"/>
              </w:rPr>
            </w:pPr>
            <w:r>
              <w:rPr>
                <w:rFonts w:ascii="仿宋" w:hAnsi="仿宋" w:eastAsia="仿宋"/>
                <w:color w:val="000000"/>
                <w:sz w:val="24"/>
              </w:rPr>
              <w:t>文本</w:t>
            </w:r>
          </w:p>
        </w:tc>
        <w:tc>
          <w:tcPr>
            <w:tcW w:w="2271" w:type="dxa"/>
          </w:tcPr>
          <w:p>
            <w:pPr>
              <w:spacing w:line="360" w:lineRule="auto"/>
              <w:rPr>
                <w:rFonts w:ascii="仿宋" w:hAnsi="仿宋" w:eastAsia="仿宋"/>
              </w:rPr>
            </w:pPr>
            <w:r>
              <w:rPr>
                <w:rFonts w:ascii="仿宋" w:hAnsi="仿宋" w:eastAsia="仿宋"/>
                <w:color w:val="000000"/>
                <w:sz w:val="24"/>
              </w:rPr>
              <w:t>支持按产品名称</w:t>
            </w:r>
            <w:r>
              <w:rPr>
                <w:rFonts w:hint="eastAsia" w:ascii="仿宋" w:hAnsi="仿宋" w:eastAsia="仿宋"/>
                <w:color w:val="000000"/>
                <w:sz w:val="24"/>
              </w:rPr>
              <w:t>模糊</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rPr>
            </w:pPr>
            <w:r>
              <w:rPr>
                <w:rFonts w:ascii="仿宋" w:hAnsi="仿宋" w:eastAsia="仿宋"/>
                <w:color w:val="000000"/>
                <w:sz w:val="24"/>
              </w:rPr>
              <w:t>开户日期</w:t>
            </w:r>
          </w:p>
        </w:tc>
        <w:tc>
          <w:tcPr>
            <w:tcW w:w="2270" w:type="dxa"/>
          </w:tcPr>
          <w:p>
            <w:pPr>
              <w:spacing w:line="360" w:lineRule="auto"/>
              <w:rPr>
                <w:rFonts w:ascii="仿宋" w:hAnsi="仿宋" w:eastAsia="仿宋"/>
              </w:rPr>
            </w:pPr>
            <w:r>
              <w:rPr>
                <w:rFonts w:ascii="仿宋" w:hAnsi="仿宋" w:eastAsia="仿宋"/>
                <w:color w:val="000000"/>
                <w:sz w:val="24"/>
              </w:rPr>
              <w:t>非必输</w:t>
            </w:r>
          </w:p>
        </w:tc>
        <w:tc>
          <w:tcPr>
            <w:tcW w:w="2260" w:type="dxa"/>
          </w:tcPr>
          <w:p>
            <w:pPr>
              <w:spacing w:line="360" w:lineRule="auto"/>
              <w:rPr>
                <w:rFonts w:ascii="仿宋" w:hAnsi="仿宋" w:eastAsia="仿宋"/>
              </w:rPr>
            </w:pPr>
            <w:r>
              <w:rPr>
                <w:rFonts w:ascii="仿宋" w:hAnsi="仿宋" w:eastAsia="仿宋"/>
                <w:color w:val="000000"/>
                <w:sz w:val="24"/>
              </w:rPr>
              <w:t>日期</w:t>
            </w:r>
          </w:p>
        </w:tc>
        <w:tc>
          <w:tcPr>
            <w:tcW w:w="2271" w:type="dxa"/>
          </w:tcPr>
          <w:p>
            <w:pPr>
              <w:spacing w:line="360" w:lineRule="auto"/>
              <w:rPr>
                <w:rFonts w:ascii="仿宋" w:hAnsi="仿宋" w:eastAsia="仿宋"/>
              </w:rPr>
            </w:pPr>
            <w:r>
              <w:rPr>
                <w:rFonts w:ascii="仿宋" w:hAnsi="仿宋" w:eastAsia="仿宋"/>
                <w:color w:val="000000"/>
                <w:sz w:val="24"/>
              </w:rPr>
              <w:t>支持按开户日期</w:t>
            </w:r>
            <w:r>
              <w:rPr>
                <w:rFonts w:hint="eastAsia" w:ascii="仿宋" w:hAnsi="仿宋" w:eastAsia="仿宋"/>
                <w:color w:val="000000"/>
                <w:sz w:val="24"/>
              </w:rPr>
              <w:t>区间段</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rPr>
            </w:pPr>
            <w:r>
              <w:rPr>
                <w:rFonts w:ascii="仿宋" w:hAnsi="仿宋" w:eastAsia="仿宋"/>
                <w:color w:val="000000"/>
                <w:sz w:val="24"/>
              </w:rPr>
              <w:t>账户状态</w:t>
            </w:r>
          </w:p>
        </w:tc>
        <w:tc>
          <w:tcPr>
            <w:tcW w:w="2270" w:type="dxa"/>
          </w:tcPr>
          <w:p>
            <w:pPr>
              <w:spacing w:line="360" w:lineRule="auto"/>
              <w:rPr>
                <w:rFonts w:ascii="仿宋" w:hAnsi="仿宋" w:eastAsia="仿宋"/>
              </w:rPr>
            </w:pPr>
            <w:r>
              <w:rPr>
                <w:rFonts w:ascii="仿宋" w:hAnsi="仿宋" w:eastAsia="仿宋"/>
                <w:color w:val="000000"/>
                <w:sz w:val="24"/>
              </w:rPr>
              <w:t>非必输</w:t>
            </w:r>
          </w:p>
        </w:tc>
        <w:tc>
          <w:tcPr>
            <w:tcW w:w="2260" w:type="dxa"/>
          </w:tcPr>
          <w:p>
            <w:pPr>
              <w:spacing w:line="360" w:lineRule="auto"/>
              <w:rPr>
                <w:rFonts w:ascii="仿宋" w:hAnsi="仿宋" w:eastAsia="仿宋"/>
              </w:rPr>
            </w:pPr>
            <w:r>
              <w:rPr>
                <w:rFonts w:ascii="仿宋" w:hAnsi="仿宋" w:eastAsia="仿宋"/>
                <w:color w:val="000000"/>
                <w:sz w:val="24"/>
              </w:rPr>
              <w:t>下拉框</w:t>
            </w:r>
          </w:p>
        </w:tc>
        <w:tc>
          <w:tcPr>
            <w:tcW w:w="2271" w:type="dxa"/>
          </w:tcPr>
          <w:p>
            <w:pPr>
              <w:spacing w:line="360" w:lineRule="auto"/>
              <w:rPr>
                <w:rFonts w:ascii="仿宋" w:hAnsi="仿宋" w:eastAsia="仿宋"/>
                <w:color w:val="000000"/>
                <w:sz w:val="24"/>
              </w:rPr>
            </w:pPr>
            <w:r>
              <w:rPr>
                <w:rFonts w:ascii="仿宋" w:hAnsi="仿宋" w:eastAsia="仿宋"/>
                <w:color w:val="000000"/>
                <w:sz w:val="24"/>
              </w:rPr>
              <w:t>枚举值：</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 xml:space="preserve">A  </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正常</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B</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不动户</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C</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销户</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D</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久悬户</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E   封闭冻结</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F   金额冻结</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I   转营业外收入</w:t>
            </w:r>
          </w:p>
          <w:p>
            <w:pPr>
              <w:spacing w:line="360" w:lineRule="auto"/>
              <w:rPr>
                <w:rFonts w:ascii="仿宋" w:hAnsi="仿宋" w:eastAsia="仿宋"/>
              </w:rPr>
            </w:pPr>
            <w:r>
              <w:rPr>
                <w:rFonts w:hint="eastAsia" w:ascii="仿宋" w:hAnsi="仿宋" w:eastAsia="仿宋"/>
                <w:color w:val="000000" w:themeColor="text1"/>
                <w:sz w:val="24"/>
                <w14:textFill>
                  <w14:solidFill>
                    <w14:schemeClr w14:val="tx1"/>
                  </w14:solidFill>
                </w14:textFill>
              </w:rPr>
              <w:t>S   睡眠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rPr>
            </w:pPr>
            <w:r>
              <w:rPr>
                <w:rFonts w:ascii="仿宋" w:hAnsi="仿宋" w:eastAsia="仿宋"/>
                <w:color w:val="000000"/>
                <w:sz w:val="24"/>
              </w:rPr>
              <w:t>到期日</w:t>
            </w:r>
          </w:p>
        </w:tc>
        <w:tc>
          <w:tcPr>
            <w:tcW w:w="2270" w:type="dxa"/>
          </w:tcPr>
          <w:p>
            <w:pPr>
              <w:spacing w:line="360" w:lineRule="auto"/>
              <w:rPr>
                <w:rFonts w:ascii="仿宋" w:hAnsi="仿宋" w:eastAsia="仿宋"/>
              </w:rPr>
            </w:pPr>
            <w:r>
              <w:rPr>
                <w:rFonts w:ascii="仿宋" w:hAnsi="仿宋" w:eastAsia="仿宋"/>
                <w:color w:val="000000"/>
                <w:sz w:val="24"/>
              </w:rPr>
              <w:t>非必输</w:t>
            </w:r>
          </w:p>
        </w:tc>
        <w:tc>
          <w:tcPr>
            <w:tcW w:w="2260" w:type="dxa"/>
          </w:tcPr>
          <w:p>
            <w:pPr>
              <w:spacing w:line="360" w:lineRule="auto"/>
              <w:rPr>
                <w:rFonts w:ascii="仿宋" w:hAnsi="仿宋" w:eastAsia="仿宋"/>
              </w:rPr>
            </w:pPr>
            <w:r>
              <w:rPr>
                <w:rFonts w:ascii="仿宋" w:hAnsi="仿宋" w:eastAsia="仿宋"/>
                <w:color w:val="000000"/>
                <w:sz w:val="24"/>
              </w:rPr>
              <w:t>日期</w:t>
            </w:r>
          </w:p>
        </w:tc>
        <w:tc>
          <w:tcPr>
            <w:tcW w:w="2271" w:type="dxa"/>
          </w:tcPr>
          <w:p>
            <w:pPr>
              <w:spacing w:line="360" w:lineRule="auto"/>
              <w:rPr>
                <w:rFonts w:ascii="仿宋" w:hAnsi="仿宋" w:eastAsia="仿宋"/>
              </w:rPr>
            </w:pPr>
            <w:r>
              <w:rPr>
                <w:rFonts w:ascii="仿宋" w:hAnsi="仿宋" w:eastAsia="仿宋"/>
                <w:color w:val="000000"/>
                <w:sz w:val="24"/>
              </w:rPr>
              <w:t>支持按到期日</w:t>
            </w:r>
            <w:r>
              <w:rPr>
                <w:rFonts w:hint="eastAsia" w:ascii="仿宋" w:hAnsi="仿宋" w:eastAsia="仿宋"/>
                <w:color w:val="000000"/>
                <w:sz w:val="24"/>
              </w:rPr>
              <w:t>区间段</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rPr>
            </w:pPr>
            <w:r>
              <w:rPr>
                <w:rFonts w:ascii="仿宋" w:hAnsi="仿宋" w:eastAsia="仿宋"/>
                <w:color w:val="000000"/>
                <w:sz w:val="24"/>
              </w:rPr>
              <w:t>查询</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1" w:type="dxa"/>
          </w:tcPr>
          <w:p>
            <w:pPr>
              <w:spacing w:line="360" w:lineRule="auto"/>
              <w:rPr>
                <w:rFonts w:ascii="仿宋" w:hAnsi="仿宋" w:eastAsia="仿宋"/>
              </w:rPr>
            </w:pPr>
            <w:r>
              <w:rPr>
                <w:rFonts w:ascii="仿宋" w:hAnsi="仿宋" w:eastAsia="仿宋"/>
                <w:color w:val="000000"/>
                <w:sz w:val="24"/>
              </w:rPr>
              <w:t>根据当前输入条件查询存款明细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rPr>
            </w:pPr>
            <w:r>
              <w:rPr>
                <w:rFonts w:ascii="仿宋" w:hAnsi="仿宋" w:eastAsia="仿宋"/>
                <w:color w:val="000000"/>
                <w:sz w:val="24"/>
              </w:rPr>
              <w:t>重置</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1" w:type="dxa"/>
          </w:tcPr>
          <w:p>
            <w:pPr>
              <w:spacing w:line="360" w:lineRule="auto"/>
              <w:rPr>
                <w:rFonts w:ascii="仿宋" w:hAnsi="仿宋" w:eastAsia="仿宋"/>
              </w:rPr>
            </w:pPr>
            <w:r>
              <w:rPr>
                <w:rFonts w:ascii="仿宋" w:hAnsi="仿宋" w:eastAsia="仿宋"/>
                <w:color w:val="000000"/>
                <w:sz w:val="24"/>
              </w:rPr>
              <w:t>清空当前输入条件并恢复初始状态</w:t>
            </w:r>
          </w:p>
        </w:tc>
      </w:tr>
    </w:tbl>
    <w:p>
      <w:pPr>
        <w:spacing w:line="360" w:lineRule="auto"/>
        <w:rPr>
          <w:rFonts w:ascii="仿宋" w:hAnsi="仿宋" w:eastAsia="仿宋"/>
          <w:sz w:val="24"/>
          <w:szCs w:val="24"/>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用户进入客户资产页签后，点击“存款”tab，系统展示客户存款产品明细列表。</w:t>
      </w:r>
    </w:p>
    <w:p>
      <w:pPr>
        <w:spacing w:line="360" w:lineRule="auto"/>
        <w:rPr>
          <w:rFonts w:ascii="仿宋" w:hAnsi="仿宋" w:eastAsia="仿宋"/>
          <w:sz w:val="24"/>
          <w:szCs w:val="24"/>
        </w:rPr>
      </w:pPr>
      <w:r>
        <w:rPr>
          <w:rFonts w:hint="eastAsia" w:ascii="仿宋" w:hAnsi="仿宋" w:eastAsia="仿宋"/>
          <w:sz w:val="24"/>
          <w:szCs w:val="24"/>
        </w:rPr>
        <w:t>2. 用户可按“产品名称”、“开户日期”、“账户状态”、“到期日”等条件输入或选择查询项。</w:t>
      </w:r>
    </w:p>
    <w:p>
      <w:pPr>
        <w:spacing w:line="360" w:lineRule="auto"/>
        <w:rPr>
          <w:rFonts w:ascii="仿宋" w:hAnsi="仿宋" w:eastAsia="仿宋"/>
          <w:sz w:val="24"/>
          <w:szCs w:val="24"/>
        </w:rPr>
      </w:pPr>
      <w:r>
        <w:rPr>
          <w:rFonts w:hint="eastAsia" w:ascii="仿宋" w:hAnsi="仿宋" w:eastAsia="仿宋"/>
          <w:sz w:val="24"/>
          <w:szCs w:val="24"/>
        </w:rPr>
        <w:t>3. 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点击“查询”，系统按当前输入条件返回符合条件的存款产品结果。</w:t>
      </w:r>
    </w:p>
    <w:p>
      <w:pPr>
        <w:spacing w:line="360" w:lineRule="auto"/>
        <w:ind w:firstLine="420"/>
        <w:rPr>
          <w:rFonts w:ascii="仿宋" w:hAnsi="仿宋" w:eastAsia="仿宋"/>
          <w:sz w:val="24"/>
          <w:szCs w:val="24"/>
        </w:rPr>
      </w:pPr>
      <w:r>
        <w:rPr>
          <w:rFonts w:hint="eastAsia" w:ascii="仿宋" w:hAnsi="仿宋" w:eastAsia="仿宋"/>
          <w:sz w:val="24"/>
          <w:szCs w:val="24"/>
        </w:rPr>
        <w:t>点击“重置”，系统清空当前输入条件并恢复初始状态。</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存款仅展示客户持有的我行存款产品信息。</w:t>
      </w:r>
    </w:p>
    <w:p>
      <w:pPr>
        <w:spacing w:line="360" w:lineRule="auto"/>
        <w:rPr>
          <w:rFonts w:ascii="仿宋" w:hAnsi="仿宋" w:eastAsia="仿宋"/>
          <w:sz w:val="24"/>
          <w:szCs w:val="24"/>
        </w:rPr>
      </w:pPr>
      <w:r>
        <w:rPr>
          <w:rFonts w:hint="eastAsia" w:ascii="仿宋" w:hAnsi="仿宋" w:eastAsia="仿宋"/>
          <w:sz w:val="24"/>
          <w:szCs w:val="24"/>
        </w:rPr>
        <w:t>2. 账号需按统一脱敏要求处理，金额展示统一使用“元”作为单位。</w:t>
      </w:r>
    </w:p>
    <w:p>
      <w:pPr>
        <w:spacing w:line="360" w:lineRule="auto"/>
        <w:rPr>
          <w:rFonts w:ascii="仿宋" w:hAnsi="仿宋" w:eastAsia="仿宋"/>
          <w:sz w:val="24"/>
          <w:szCs w:val="24"/>
        </w:rPr>
      </w:pPr>
      <w:r>
        <w:rPr>
          <w:rFonts w:hint="eastAsia" w:ascii="仿宋" w:hAnsi="仿宋" w:eastAsia="仿宋"/>
          <w:sz w:val="24"/>
          <w:szCs w:val="24"/>
        </w:rPr>
        <w:t>3. 默认按“开户日期”倒序排序，“余额”、“月日均”、“年日均”、“开户日期”、“到期日”支持升序/降序切换。</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管户客户经理可查看客户的存款产品信息，其他用户无权限查看。</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系统输出客户存款产品明细信息。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3"/>
        <w:gridCol w:w="2317"/>
        <w:gridCol w:w="2244"/>
        <w:gridCol w:w="22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1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5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产品名称</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rPr>
            </w:pPr>
            <w:r>
              <w:rPr>
                <w:rFonts w:ascii="仿宋" w:hAnsi="仿宋" w:eastAsia="仿宋"/>
                <w:color w:val="000000"/>
                <w:sz w:val="24"/>
              </w:rPr>
              <w:t>展示存款产品名称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账号</w:t>
            </w:r>
          </w:p>
        </w:tc>
        <w:tc>
          <w:tcPr>
            <w:tcW w:w="2317" w:type="dxa"/>
          </w:tcPr>
          <w:p>
            <w:pPr>
              <w:spacing w:line="360" w:lineRule="auto"/>
              <w:rPr>
                <w:rFonts w:ascii="仿宋" w:hAnsi="仿宋" w:eastAsia="仿宋"/>
              </w:rPr>
            </w:pPr>
            <w:r>
              <w:rPr>
                <w:rFonts w:ascii="仿宋" w:hAnsi="仿宋" w:eastAsia="仿宋"/>
                <w:color w:val="000000"/>
                <w:sz w:val="24"/>
              </w:rPr>
              <w:t>脱敏显示，保留前4位和后4位，中间使用*号掩码，如 6230******1001</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rPr>
            </w:pPr>
            <w:r>
              <w:rPr>
                <w:rFonts w:ascii="仿宋" w:hAnsi="仿宋" w:eastAsia="仿宋"/>
                <w:color w:val="000000"/>
                <w:sz w:val="24"/>
              </w:rPr>
              <w:t>展示存款账号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账户类型</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rPr>
            </w:pPr>
            <w:r>
              <w:rPr>
                <w:rFonts w:ascii="仿宋" w:hAnsi="仿宋" w:eastAsia="仿宋"/>
                <w:color w:val="000000" w:themeColor="text1"/>
                <w:sz w:val="24"/>
                <w14:textFill>
                  <w14:solidFill>
                    <w14:schemeClr w14:val="tx1"/>
                  </w14:solidFill>
                </w14:textFill>
              </w:rPr>
              <w:t>展示存款账户类型</w:t>
            </w:r>
            <w:r>
              <w:rPr>
                <w:rFonts w:hint="eastAsia" w:ascii="仿宋" w:hAnsi="仿宋" w:eastAsia="仿宋"/>
                <w:color w:val="000000" w:themeColor="text1"/>
                <w:sz w:val="24"/>
                <w14:textFill>
                  <w14:solidFill>
                    <w14:schemeClr w14:val="tx1"/>
                  </w14:solidFill>
                </w14:textFill>
              </w:rPr>
              <w:t>，枚举值：I类户、II类户、III类户（工会电子钱包）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凭证类型</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展示存款凭证类型</w:t>
            </w:r>
            <w:r>
              <w:rPr>
                <w:rFonts w:hint="eastAsia" w:ascii="仿宋" w:hAnsi="仿宋" w:eastAsia="仿宋"/>
                <w:color w:val="000000" w:themeColor="text1"/>
                <w:sz w:val="24"/>
                <w14:textFill>
                  <w14:solidFill>
                    <w14:schemeClr w14:val="tx1"/>
                  </w14:solidFill>
                </w14:textFill>
              </w:rPr>
              <w:t>，枚举值：卡、折等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余额</w:t>
            </w:r>
          </w:p>
        </w:tc>
        <w:tc>
          <w:tcPr>
            <w:tcW w:w="2317" w:type="dxa"/>
          </w:tcPr>
          <w:p>
            <w:pPr>
              <w:spacing w:line="360" w:lineRule="auto"/>
              <w:rPr>
                <w:rFonts w:ascii="仿宋" w:hAnsi="仿宋" w:eastAsia="仿宋"/>
              </w:rPr>
            </w:pPr>
            <w:r>
              <w:rPr>
                <w:rFonts w:ascii="仿宋" w:hAnsi="仿宋" w:eastAsia="仿宋"/>
                <w:color w:val="000000"/>
                <w:sz w:val="24"/>
              </w:rPr>
              <w:t>反显、格式化：10,000.00</w:t>
            </w:r>
          </w:p>
        </w:tc>
        <w:tc>
          <w:tcPr>
            <w:tcW w:w="2244" w:type="dxa"/>
          </w:tcPr>
          <w:p>
            <w:pPr>
              <w:spacing w:line="360" w:lineRule="auto"/>
              <w:rPr>
                <w:rFonts w:ascii="仿宋" w:hAnsi="仿宋" w:eastAsia="仿宋"/>
              </w:rPr>
            </w:pPr>
            <w:r>
              <w:rPr>
                <w:rFonts w:ascii="仿宋" w:hAnsi="仿宋" w:eastAsia="仿宋"/>
                <w:color w:val="000000"/>
                <w:sz w:val="24"/>
              </w:rPr>
              <w:t>金额</w:t>
            </w:r>
          </w:p>
        </w:tc>
        <w:tc>
          <w:tcPr>
            <w:tcW w:w="2256" w:type="dxa"/>
          </w:tcPr>
          <w:p>
            <w:pPr>
              <w:spacing w:line="360" w:lineRule="auto"/>
              <w:rPr>
                <w:rFonts w:ascii="仿宋" w:hAnsi="仿宋" w:eastAsia="仿宋"/>
              </w:rPr>
            </w:pPr>
            <w:r>
              <w:rPr>
                <w:rFonts w:ascii="仿宋" w:hAnsi="仿宋" w:eastAsia="仿宋"/>
                <w:color w:val="000000"/>
                <w:sz w:val="24"/>
              </w:rPr>
              <w:t>展示存款余额，单位：元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月日均</w:t>
            </w:r>
          </w:p>
        </w:tc>
        <w:tc>
          <w:tcPr>
            <w:tcW w:w="2317" w:type="dxa"/>
          </w:tcPr>
          <w:p>
            <w:pPr>
              <w:spacing w:line="360" w:lineRule="auto"/>
              <w:rPr>
                <w:rFonts w:ascii="仿宋" w:hAnsi="仿宋" w:eastAsia="仿宋"/>
              </w:rPr>
            </w:pPr>
            <w:r>
              <w:rPr>
                <w:rFonts w:ascii="仿宋" w:hAnsi="仿宋" w:eastAsia="仿宋"/>
                <w:color w:val="000000"/>
                <w:sz w:val="24"/>
              </w:rPr>
              <w:t>反显、格式化：10,000.00</w:t>
            </w:r>
          </w:p>
        </w:tc>
        <w:tc>
          <w:tcPr>
            <w:tcW w:w="2244" w:type="dxa"/>
          </w:tcPr>
          <w:p>
            <w:pPr>
              <w:spacing w:line="360" w:lineRule="auto"/>
              <w:rPr>
                <w:rFonts w:ascii="仿宋" w:hAnsi="仿宋" w:eastAsia="仿宋"/>
              </w:rPr>
            </w:pPr>
            <w:r>
              <w:rPr>
                <w:rFonts w:ascii="仿宋" w:hAnsi="仿宋" w:eastAsia="仿宋"/>
                <w:color w:val="000000"/>
                <w:sz w:val="24"/>
              </w:rPr>
              <w:t>金额</w:t>
            </w:r>
          </w:p>
        </w:tc>
        <w:tc>
          <w:tcPr>
            <w:tcW w:w="2256" w:type="dxa"/>
          </w:tcPr>
          <w:p>
            <w:pPr>
              <w:spacing w:line="360" w:lineRule="auto"/>
              <w:rPr>
                <w:rFonts w:ascii="仿宋" w:hAnsi="仿宋" w:eastAsia="仿宋"/>
              </w:rPr>
            </w:pPr>
            <w:r>
              <w:rPr>
                <w:rFonts w:ascii="仿宋" w:hAnsi="仿宋" w:eastAsia="仿宋"/>
                <w:color w:val="000000"/>
                <w:sz w:val="24"/>
              </w:rPr>
              <w:t>展示存款月日均金额，单位：元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color w:val="000000"/>
                <w:sz w:val="24"/>
              </w:rPr>
            </w:pPr>
            <w:r>
              <w:rPr>
                <w:rFonts w:hint="eastAsia" w:ascii="仿宋" w:hAnsi="仿宋" w:eastAsia="仿宋"/>
                <w:color w:val="000000"/>
                <w:sz w:val="24"/>
              </w:rPr>
              <w:t>季</w:t>
            </w:r>
            <w:r>
              <w:rPr>
                <w:rFonts w:ascii="仿宋" w:hAnsi="仿宋" w:eastAsia="仿宋"/>
                <w:color w:val="000000"/>
                <w:sz w:val="24"/>
              </w:rPr>
              <w:t>日均</w:t>
            </w:r>
          </w:p>
        </w:tc>
        <w:tc>
          <w:tcPr>
            <w:tcW w:w="2317" w:type="dxa"/>
          </w:tcPr>
          <w:p>
            <w:pPr>
              <w:spacing w:line="360" w:lineRule="auto"/>
              <w:rPr>
                <w:rFonts w:ascii="仿宋" w:hAnsi="仿宋" w:eastAsia="仿宋"/>
                <w:color w:val="000000"/>
                <w:sz w:val="24"/>
              </w:rPr>
            </w:pPr>
            <w:r>
              <w:rPr>
                <w:rFonts w:ascii="仿宋" w:hAnsi="仿宋" w:eastAsia="仿宋"/>
                <w:color w:val="000000"/>
                <w:sz w:val="24"/>
              </w:rPr>
              <w:t>反显、格式化：10,000.00</w:t>
            </w:r>
          </w:p>
        </w:tc>
        <w:tc>
          <w:tcPr>
            <w:tcW w:w="2244"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56" w:type="dxa"/>
          </w:tcPr>
          <w:p>
            <w:pPr>
              <w:spacing w:line="360" w:lineRule="auto"/>
              <w:rPr>
                <w:rFonts w:ascii="仿宋" w:hAnsi="仿宋" w:eastAsia="仿宋"/>
                <w:color w:val="000000"/>
                <w:sz w:val="24"/>
              </w:rPr>
            </w:pPr>
            <w:r>
              <w:rPr>
                <w:rFonts w:ascii="仿宋" w:hAnsi="仿宋" w:eastAsia="仿宋"/>
                <w:color w:val="000000"/>
                <w:sz w:val="24"/>
              </w:rPr>
              <w:t>展示存款</w:t>
            </w:r>
            <w:r>
              <w:rPr>
                <w:rFonts w:hint="eastAsia" w:ascii="仿宋" w:hAnsi="仿宋" w:eastAsia="仿宋"/>
                <w:color w:val="000000"/>
                <w:sz w:val="24"/>
              </w:rPr>
              <w:t>季</w:t>
            </w:r>
            <w:r>
              <w:rPr>
                <w:rFonts w:ascii="仿宋" w:hAnsi="仿宋" w:eastAsia="仿宋"/>
                <w:color w:val="000000"/>
                <w:sz w:val="24"/>
              </w:rPr>
              <w:t>日均金额，单位：元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年日均</w:t>
            </w:r>
          </w:p>
        </w:tc>
        <w:tc>
          <w:tcPr>
            <w:tcW w:w="2317" w:type="dxa"/>
          </w:tcPr>
          <w:p>
            <w:pPr>
              <w:spacing w:line="360" w:lineRule="auto"/>
              <w:rPr>
                <w:rFonts w:ascii="仿宋" w:hAnsi="仿宋" w:eastAsia="仿宋"/>
              </w:rPr>
            </w:pPr>
            <w:r>
              <w:rPr>
                <w:rFonts w:ascii="仿宋" w:hAnsi="仿宋" w:eastAsia="仿宋"/>
                <w:color w:val="000000"/>
                <w:sz w:val="24"/>
              </w:rPr>
              <w:t>反显、格式化：10,000.00</w:t>
            </w:r>
          </w:p>
        </w:tc>
        <w:tc>
          <w:tcPr>
            <w:tcW w:w="2244" w:type="dxa"/>
          </w:tcPr>
          <w:p>
            <w:pPr>
              <w:spacing w:line="360" w:lineRule="auto"/>
              <w:rPr>
                <w:rFonts w:ascii="仿宋" w:hAnsi="仿宋" w:eastAsia="仿宋"/>
              </w:rPr>
            </w:pPr>
            <w:r>
              <w:rPr>
                <w:rFonts w:ascii="仿宋" w:hAnsi="仿宋" w:eastAsia="仿宋"/>
                <w:color w:val="000000"/>
                <w:sz w:val="24"/>
              </w:rPr>
              <w:t>金额</w:t>
            </w:r>
          </w:p>
        </w:tc>
        <w:tc>
          <w:tcPr>
            <w:tcW w:w="2256" w:type="dxa"/>
          </w:tcPr>
          <w:p>
            <w:pPr>
              <w:spacing w:line="360" w:lineRule="auto"/>
              <w:rPr>
                <w:rFonts w:ascii="仿宋" w:hAnsi="仿宋" w:eastAsia="仿宋"/>
              </w:rPr>
            </w:pPr>
            <w:r>
              <w:rPr>
                <w:rFonts w:ascii="仿宋" w:hAnsi="仿宋" w:eastAsia="仿宋"/>
                <w:color w:val="000000"/>
                <w:sz w:val="24"/>
              </w:rPr>
              <w:t>展示存款年日均金额，单位：元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币种</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展示存款币种</w:t>
            </w:r>
            <w:r>
              <w:rPr>
                <w:rFonts w:hint="eastAsia" w:ascii="仿宋" w:hAnsi="仿宋" w:eastAsia="仿宋"/>
                <w:color w:val="000000" w:themeColor="text1"/>
                <w:sz w:val="24"/>
                <w:szCs w:val="24"/>
                <w14:textFill>
                  <w14:solidFill>
                    <w14:schemeClr w14:val="tx1"/>
                  </w14:solidFill>
                </w14:textFill>
              </w:rPr>
              <w:t>，枚举值：</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01</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人民币</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英镑</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港币</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美元</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瑞士法郎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18</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新加坡元</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27</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日元</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28</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加拿大元</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29</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澳大利亚元</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38</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欧元</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43</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韩元</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81</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澳门元</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82</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新台币</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83</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津巴布韦币</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98</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所有外币</w:t>
            </w:r>
          </w:p>
          <w:p>
            <w:pPr>
              <w:spacing w:line="360" w:lineRule="auto"/>
              <w:rPr>
                <w:rFonts w:ascii="仿宋" w:hAnsi="仿宋" w:eastAsia="仿宋"/>
              </w:rPr>
            </w:pPr>
            <w:r>
              <w:rPr>
                <w:rFonts w:hint="eastAsia" w:ascii="仿宋" w:hAnsi="仿宋" w:eastAsia="仿宋"/>
                <w:color w:val="000000" w:themeColor="text1"/>
                <w:sz w:val="24"/>
                <w:szCs w:val="24"/>
                <w14:textFill>
                  <w14:solidFill>
                    <w14:schemeClr w14:val="tx1"/>
                  </w14:solidFill>
                </w14:textFill>
              </w:rPr>
              <w:t>99</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所有币种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账户状态</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展示存款账户状态</w:t>
            </w:r>
            <w:r>
              <w:rPr>
                <w:rFonts w:hint="eastAsia" w:ascii="仿宋" w:hAnsi="仿宋" w:eastAsia="仿宋"/>
                <w:color w:val="000000" w:themeColor="text1"/>
                <w:sz w:val="24"/>
                <w14:textFill>
                  <w14:solidFill>
                    <w14:schemeClr w14:val="tx1"/>
                  </w14:solidFill>
                </w14:textFill>
              </w:rPr>
              <w:t>，枚举值：</w:t>
            </w:r>
            <w:r>
              <w:rPr>
                <w:rFonts w:ascii="仿宋" w:hAnsi="仿宋" w:eastAsia="仿宋"/>
                <w:color w:val="000000" w:themeColor="text1"/>
                <w:sz w:val="24"/>
                <w14:textFill>
                  <w14:solidFill>
                    <w14:schemeClr w14:val="tx1"/>
                  </w14:solidFill>
                </w14:textFill>
              </w:rPr>
              <w:t>枚举值：</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 xml:space="preserve">A  </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正常</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B</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不动户</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C</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销户</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D</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久悬户</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E   封闭冻结</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F   金额冻结</w:t>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I   转营业外收入</w:t>
            </w:r>
          </w:p>
          <w:p>
            <w:pPr>
              <w:spacing w:line="360" w:lineRule="auto"/>
              <w:rPr>
                <w:rFonts w:ascii="仿宋" w:hAnsi="仿宋" w:eastAsia="仿宋"/>
              </w:rPr>
            </w:pPr>
            <w:r>
              <w:rPr>
                <w:rFonts w:hint="eastAsia" w:ascii="仿宋" w:hAnsi="仿宋" w:eastAsia="仿宋"/>
                <w:color w:val="000000" w:themeColor="text1"/>
                <w:sz w:val="24"/>
                <w14:textFill>
                  <w14:solidFill>
                    <w14:schemeClr w14:val="tx1"/>
                  </w14:solidFill>
                </w14:textFill>
              </w:rPr>
              <w:t>S   睡眠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利率</w:t>
            </w:r>
          </w:p>
        </w:tc>
        <w:tc>
          <w:tcPr>
            <w:tcW w:w="2317" w:type="dxa"/>
          </w:tcPr>
          <w:p>
            <w:pPr>
              <w:spacing w:line="360" w:lineRule="auto"/>
              <w:rPr>
                <w:rFonts w:ascii="仿宋" w:hAnsi="仿宋" w:eastAsia="仿宋"/>
              </w:rPr>
            </w:pPr>
            <w:r>
              <w:rPr>
                <w:rFonts w:ascii="仿宋" w:hAnsi="仿宋" w:eastAsia="仿宋"/>
                <w:color w:val="000000"/>
                <w:sz w:val="24"/>
              </w:rPr>
              <w:t>反显、格式化：10,000.00</w:t>
            </w:r>
          </w:p>
        </w:tc>
        <w:tc>
          <w:tcPr>
            <w:tcW w:w="2244" w:type="dxa"/>
          </w:tcPr>
          <w:p>
            <w:pPr>
              <w:spacing w:line="360" w:lineRule="auto"/>
              <w:rPr>
                <w:rFonts w:ascii="仿宋" w:hAnsi="仿宋" w:eastAsia="仿宋"/>
              </w:rPr>
            </w:pPr>
            <w:r>
              <w:rPr>
                <w:rFonts w:ascii="仿宋" w:hAnsi="仿宋" w:eastAsia="仿宋"/>
                <w:color w:val="000000"/>
                <w:sz w:val="24"/>
              </w:rPr>
              <w:t>数字</w:t>
            </w:r>
          </w:p>
        </w:tc>
        <w:tc>
          <w:tcPr>
            <w:tcW w:w="2256" w:type="dxa"/>
          </w:tcPr>
          <w:p>
            <w:pPr>
              <w:spacing w:line="360" w:lineRule="auto"/>
              <w:rPr>
                <w:rFonts w:ascii="仿宋" w:hAnsi="仿宋" w:eastAsia="仿宋"/>
              </w:rPr>
            </w:pPr>
            <w:r>
              <w:rPr>
                <w:rFonts w:ascii="仿宋" w:hAnsi="仿宋" w:eastAsia="仿宋"/>
                <w:color w:val="000000"/>
                <w:sz w:val="24"/>
              </w:rPr>
              <w:t>展示存款利率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开户日期</w:t>
            </w:r>
          </w:p>
        </w:tc>
        <w:tc>
          <w:tcPr>
            <w:tcW w:w="2317" w:type="dxa"/>
          </w:tcPr>
          <w:p>
            <w:pPr>
              <w:spacing w:line="360" w:lineRule="auto"/>
              <w:rPr>
                <w:rFonts w:ascii="仿宋" w:hAnsi="仿宋" w:eastAsia="仿宋"/>
              </w:rPr>
            </w:pPr>
            <w:r>
              <w:rPr>
                <w:rFonts w:ascii="仿宋" w:hAnsi="仿宋" w:eastAsia="仿宋"/>
                <w:color w:val="000000"/>
                <w:sz w:val="24"/>
              </w:rPr>
              <w:t>反显、格式化：YYYY- MM-DD</w:t>
            </w:r>
          </w:p>
        </w:tc>
        <w:tc>
          <w:tcPr>
            <w:tcW w:w="2244" w:type="dxa"/>
          </w:tcPr>
          <w:p>
            <w:pPr>
              <w:spacing w:line="360" w:lineRule="auto"/>
              <w:rPr>
                <w:rFonts w:ascii="仿宋" w:hAnsi="仿宋" w:eastAsia="仿宋"/>
              </w:rPr>
            </w:pPr>
            <w:r>
              <w:rPr>
                <w:rFonts w:ascii="仿宋" w:hAnsi="仿宋" w:eastAsia="仿宋"/>
                <w:color w:val="000000"/>
                <w:sz w:val="24"/>
              </w:rPr>
              <w:t>日期</w:t>
            </w:r>
          </w:p>
        </w:tc>
        <w:tc>
          <w:tcPr>
            <w:tcW w:w="2256" w:type="dxa"/>
          </w:tcPr>
          <w:p>
            <w:pPr>
              <w:spacing w:line="360" w:lineRule="auto"/>
              <w:rPr>
                <w:rFonts w:ascii="仿宋" w:hAnsi="仿宋" w:eastAsia="仿宋"/>
              </w:rPr>
            </w:pPr>
            <w:r>
              <w:rPr>
                <w:rFonts w:ascii="仿宋" w:hAnsi="仿宋" w:eastAsia="仿宋"/>
                <w:color w:val="000000"/>
                <w:sz w:val="24"/>
              </w:rPr>
              <w:t>展示存款开户日期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到期日</w:t>
            </w:r>
          </w:p>
        </w:tc>
        <w:tc>
          <w:tcPr>
            <w:tcW w:w="2317" w:type="dxa"/>
          </w:tcPr>
          <w:p>
            <w:pPr>
              <w:spacing w:line="360" w:lineRule="auto"/>
              <w:rPr>
                <w:rFonts w:ascii="仿宋" w:hAnsi="仿宋" w:eastAsia="仿宋"/>
              </w:rPr>
            </w:pPr>
            <w:r>
              <w:rPr>
                <w:rFonts w:ascii="仿宋" w:hAnsi="仿宋" w:eastAsia="仿宋"/>
                <w:color w:val="000000"/>
                <w:sz w:val="24"/>
              </w:rPr>
              <w:t>反显、格式化：YYYY- MM-DD</w:t>
            </w:r>
          </w:p>
        </w:tc>
        <w:tc>
          <w:tcPr>
            <w:tcW w:w="2244" w:type="dxa"/>
          </w:tcPr>
          <w:p>
            <w:pPr>
              <w:spacing w:line="360" w:lineRule="auto"/>
              <w:rPr>
                <w:rFonts w:ascii="仿宋" w:hAnsi="仿宋" w:eastAsia="仿宋"/>
              </w:rPr>
            </w:pPr>
            <w:r>
              <w:rPr>
                <w:rFonts w:ascii="仿宋" w:hAnsi="仿宋" w:eastAsia="仿宋"/>
                <w:color w:val="000000"/>
                <w:sz w:val="24"/>
              </w:rPr>
              <w:t>日期</w:t>
            </w:r>
          </w:p>
        </w:tc>
        <w:tc>
          <w:tcPr>
            <w:tcW w:w="2256" w:type="dxa"/>
          </w:tcPr>
          <w:p>
            <w:pPr>
              <w:spacing w:line="360" w:lineRule="auto"/>
              <w:rPr>
                <w:rFonts w:ascii="仿宋" w:hAnsi="仿宋" w:eastAsia="仿宋"/>
              </w:rPr>
            </w:pPr>
            <w:r>
              <w:rPr>
                <w:rFonts w:ascii="仿宋" w:hAnsi="仿宋" w:eastAsia="仿宋"/>
                <w:color w:val="000000"/>
                <w:sz w:val="24"/>
              </w:rPr>
              <w:t>展示存款到期日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归属机构</w:t>
            </w:r>
          </w:p>
        </w:tc>
        <w:tc>
          <w:tcPr>
            <w:tcW w:w="2317"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rPr>
            </w:pPr>
            <w:r>
              <w:rPr>
                <w:rFonts w:ascii="仿宋" w:hAnsi="仿宋" w:eastAsia="仿宋"/>
                <w:color w:val="000000"/>
                <w:sz w:val="24"/>
              </w:rPr>
              <w:t>展示存款归属机构</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客户资产-理财</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查询并查看单一客户的理财产品</w:t>
      </w:r>
      <w:r>
        <w:rPr>
          <w:rFonts w:hint="eastAsia" w:ascii="仿宋" w:hAnsi="仿宋" w:eastAsia="仿宋"/>
          <w:color w:val="000000"/>
          <w:sz w:val="24"/>
        </w:rPr>
        <w:t>信息</w:t>
      </w:r>
      <w:r>
        <w:rPr>
          <w:rFonts w:ascii="仿宋" w:hAnsi="仿宋" w:eastAsia="仿宋"/>
          <w:color w:val="000000"/>
          <w:sz w:val="24"/>
        </w:rPr>
        <w:t>，帮助客户经理掌握客户理财持仓情况并支撑后续经营和承接服务</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用户进入客户资产页签后，点击“理财”tab，系统加载客户理财产品信息；用户可通过查询条件筛选结果。</w:t>
      </w:r>
    </w:p>
    <w:p>
      <w:pPr>
        <w:spacing w:line="360" w:lineRule="auto"/>
        <w:rPr>
          <w:rFonts w:ascii="仿宋" w:hAnsi="仿宋" w:eastAsia="仿宋"/>
        </w:rPr>
      </w:pPr>
      <w:r>
        <w:rPr>
          <w:rFonts w:ascii="仿宋" w:hAnsi="仿宋" w:eastAsia="仿宋"/>
          <w:color w:val="000000"/>
          <w:sz w:val="24"/>
        </w:rPr>
        <w:t>用户可输入或选择“产品名称”、“成立日”、“到期日”、“状态”等查询条件，并通过“查询”、“重置”按钮执行操作。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产品名称</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支持按产品名称</w:t>
            </w:r>
            <w:r>
              <w:rPr>
                <w:rFonts w:hint="eastAsia" w:ascii="仿宋" w:hAnsi="仿宋" w:eastAsia="仿宋"/>
                <w:color w:val="000000"/>
                <w:sz w:val="24"/>
              </w:rPr>
              <w:t>模糊</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成立日</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日期</w:t>
            </w:r>
          </w:p>
        </w:tc>
        <w:tc>
          <w:tcPr>
            <w:tcW w:w="2272" w:type="dxa"/>
          </w:tcPr>
          <w:p>
            <w:pPr>
              <w:spacing w:line="360" w:lineRule="auto"/>
              <w:rPr>
                <w:rFonts w:ascii="仿宋" w:hAnsi="仿宋" w:eastAsia="仿宋"/>
              </w:rPr>
            </w:pPr>
            <w:r>
              <w:rPr>
                <w:rFonts w:ascii="仿宋" w:hAnsi="仿宋" w:eastAsia="仿宋"/>
                <w:color w:val="000000"/>
                <w:sz w:val="24"/>
              </w:rPr>
              <w:t>支持按成立日</w:t>
            </w:r>
            <w:r>
              <w:rPr>
                <w:rFonts w:hint="eastAsia" w:ascii="仿宋" w:hAnsi="仿宋" w:eastAsia="仿宋"/>
                <w:color w:val="000000"/>
                <w:sz w:val="24"/>
              </w:rPr>
              <w:t>区间段</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到期日</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日期</w:t>
            </w:r>
          </w:p>
        </w:tc>
        <w:tc>
          <w:tcPr>
            <w:tcW w:w="2272" w:type="dxa"/>
          </w:tcPr>
          <w:p>
            <w:pPr>
              <w:spacing w:line="360" w:lineRule="auto"/>
              <w:rPr>
                <w:rFonts w:ascii="仿宋" w:hAnsi="仿宋" w:eastAsia="仿宋"/>
              </w:rPr>
            </w:pPr>
            <w:r>
              <w:rPr>
                <w:rFonts w:ascii="仿宋" w:hAnsi="仿宋" w:eastAsia="仿宋"/>
                <w:color w:val="000000"/>
                <w:sz w:val="24"/>
              </w:rPr>
              <w:t>支持按到期日</w:t>
            </w:r>
            <w:r>
              <w:rPr>
                <w:rFonts w:hint="eastAsia" w:ascii="仿宋" w:hAnsi="仿宋" w:eastAsia="仿宋"/>
                <w:color w:val="000000"/>
                <w:sz w:val="24"/>
              </w:rPr>
              <w:t>区间段</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状态</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下拉框</w:t>
            </w:r>
          </w:p>
        </w:tc>
        <w:tc>
          <w:tcPr>
            <w:tcW w:w="227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支持选择状态查询，枚举值：</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自营</w:t>
            </w:r>
            <w:r>
              <w:rPr>
                <w:rFonts w:hint="eastAsia" w:ascii="仿宋" w:hAnsi="仿宋" w:eastAsia="仿宋"/>
                <w:color w:val="000000" w:themeColor="text1"/>
                <w:sz w:val="24"/>
                <w:szCs w:val="24"/>
                <w14:textFill>
                  <w14:solidFill>
                    <w14:schemeClr w14:val="tx1"/>
                  </w14:solidFill>
                </w14:textFill>
              </w:rPr>
              <w:t>：设计、发行前、发行、发行失败、成立、封闭、开放、清盘、终止</w:t>
            </w:r>
          </w:p>
          <w:p>
            <w:pPr>
              <w:spacing w:line="360" w:lineRule="auto"/>
              <w:rPr>
                <w:rFonts w:ascii="仿宋" w:hAnsi="仿宋" w:eastAsia="仿宋"/>
              </w:rPr>
            </w:pPr>
            <w:r>
              <w:rPr>
                <w:rFonts w:hint="eastAsia" w:ascii="仿宋" w:hAnsi="仿宋" w:eastAsia="仿宋"/>
                <w:b/>
                <w:bCs/>
                <w:color w:val="000000" w:themeColor="text1"/>
                <w:sz w:val="24"/>
                <w:szCs w:val="24"/>
                <w14:textFill>
                  <w14:solidFill>
                    <w14:schemeClr w14:val="tx1"/>
                  </w14:solidFill>
                </w14:textFill>
              </w:rPr>
              <w:t>代销</w:t>
            </w:r>
            <w:r>
              <w:rPr>
                <w:rFonts w:hint="eastAsia" w:ascii="仿宋" w:hAnsi="仿宋" w:eastAsia="仿宋"/>
                <w:color w:val="000000" w:themeColor="text1"/>
                <w:sz w:val="24"/>
                <w:szCs w:val="24"/>
                <w14:textFill>
                  <w14:solidFill>
                    <w14:schemeClr w14:val="tx1"/>
                  </w14:solidFill>
                </w14:textFill>
              </w:rPr>
              <w:t>：开放期、募集期、发行成功、发行失败、停止交易、停止申购、停止赎回、产品终止、产品封闭期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查询</w:t>
            </w:r>
          </w:p>
        </w:tc>
        <w:tc>
          <w:tcPr>
            <w:tcW w:w="2263" w:type="dxa"/>
          </w:tcPr>
          <w:p>
            <w:pPr>
              <w:spacing w:line="360" w:lineRule="auto"/>
              <w:rPr>
                <w:rFonts w:ascii="仿宋" w:hAnsi="仿宋" w:eastAsia="仿宋"/>
              </w:rPr>
            </w:pPr>
            <w:r>
              <w:rPr>
                <w:rFonts w:ascii="仿宋" w:hAnsi="仿宋" w:eastAsia="仿宋"/>
                <w:color w:val="000000"/>
                <w:sz w:val="24"/>
              </w:rPr>
              <w:t>点击触发</w:t>
            </w:r>
          </w:p>
        </w:tc>
        <w:tc>
          <w:tcPr>
            <w:tcW w:w="2263" w:type="dxa"/>
          </w:tcPr>
          <w:p>
            <w:pPr>
              <w:spacing w:line="360" w:lineRule="auto"/>
              <w:rPr>
                <w:rFonts w:ascii="仿宋" w:hAnsi="仿宋" w:eastAsia="仿宋"/>
              </w:rPr>
            </w:pPr>
            <w:r>
              <w:rPr>
                <w:rFonts w:ascii="仿宋" w:hAnsi="仿宋" w:eastAsia="仿宋"/>
                <w:color w:val="000000"/>
                <w:sz w:val="24"/>
              </w:rPr>
              <w:t>按钮</w:t>
            </w:r>
          </w:p>
        </w:tc>
        <w:tc>
          <w:tcPr>
            <w:tcW w:w="2272" w:type="dxa"/>
          </w:tcPr>
          <w:p>
            <w:pPr>
              <w:spacing w:line="360" w:lineRule="auto"/>
              <w:rPr>
                <w:rFonts w:ascii="仿宋" w:hAnsi="仿宋" w:eastAsia="仿宋"/>
              </w:rPr>
            </w:pPr>
            <w:r>
              <w:rPr>
                <w:rFonts w:ascii="仿宋" w:hAnsi="仿宋" w:eastAsia="仿宋"/>
                <w:color w:val="000000"/>
                <w:sz w:val="24"/>
              </w:rPr>
              <w:t>根据当前输入条件查询理财明细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重置</w:t>
            </w:r>
          </w:p>
        </w:tc>
        <w:tc>
          <w:tcPr>
            <w:tcW w:w="2263" w:type="dxa"/>
          </w:tcPr>
          <w:p>
            <w:pPr>
              <w:spacing w:line="360" w:lineRule="auto"/>
              <w:rPr>
                <w:rFonts w:ascii="仿宋" w:hAnsi="仿宋" w:eastAsia="仿宋"/>
              </w:rPr>
            </w:pPr>
            <w:r>
              <w:rPr>
                <w:rFonts w:ascii="仿宋" w:hAnsi="仿宋" w:eastAsia="仿宋"/>
                <w:color w:val="000000"/>
                <w:sz w:val="24"/>
              </w:rPr>
              <w:t>点击触发</w:t>
            </w:r>
          </w:p>
        </w:tc>
        <w:tc>
          <w:tcPr>
            <w:tcW w:w="2263" w:type="dxa"/>
          </w:tcPr>
          <w:p>
            <w:pPr>
              <w:spacing w:line="360" w:lineRule="auto"/>
              <w:rPr>
                <w:rFonts w:ascii="仿宋" w:hAnsi="仿宋" w:eastAsia="仿宋"/>
              </w:rPr>
            </w:pPr>
            <w:r>
              <w:rPr>
                <w:rFonts w:ascii="仿宋" w:hAnsi="仿宋" w:eastAsia="仿宋"/>
                <w:color w:val="000000"/>
                <w:sz w:val="24"/>
              </w:rPr>
              <w:t>按钮</w:t>
            </w:r>
          </w:p>
        </w:tc>
        <w:tc>
          <w:tcPr>
            <w:tcW w:w="2272" w:type="dxa"/>
          </w:tcPr>
          <w:p>
            <w:pPr>
              <w:spacing w:line="360" w:lineRule="auto"/>
              <w:rPr>
                <w:rFonts w:ascii="仿宋" w:hAnsi="仿宋" w:eastAsia="仿宋"/>
              </w:rPr>
            </w:pPr>
            <w:r>
              <w:rPr>
                <w:rFonts w:ascii="仿宋" w:hAnsi="仿宋" w:eastAsia="仿宋"/>
                <w:color w:val="000000"/>
                <w:sz w:val="24"/>
              </w:rPr>
              <w:t>清空当前输入条件并恢复初始状态</w:t>
            </w:r>
          </w:p>
        </w:tc>
      </w:tr>
    </w:tbl>
    <w:p>
      <w:pPr>
        <w:spacing w:line="360" w:lineRule="auto"/>
        <w:rPr>
          <w:rFonts w:ascii="仿宋" w:hAnsi="仿宋" w:eastAsia="仿宋"/>
          <w:sz w:val="24"/>
          <w:szCs w:val="24"/>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用户进入客户资产页签后，点击“理财”tab，系统展示客户理财产品信息。</w:t>
      </w:r>
    </w:p>
    <w:p>
      <w:pPr>
        <w:spacing w:line="360" w:lineRule="auto"/>
        <w:rPr>
          <w:rFonts w:ascii="仿宋" w:hAnsi="仿宋" w:eastAsia="仿宋"/>
          <w:sz w:val="24"/>
          <w:szCs w:val="24"/>
        </w:rPr>
      </w:pPr>
      <w:r>
        <w:rPr>
          <w:rFonts w:hint="eastAsia" w:ascii="仿宋" w:hAnsi="仿宋" w:eastAsia="仿宋"/>
          <w:sz w:val="24"/>
          <w:szCs w:val="24"/>
        </w:rPr>
        <w:t>2. 用户可按“产品名称”、“成立日”、“到期日”、“状态”等条件输入或选择查询项。</w:t>
      </w:r>
    </w:p>
    <w:p>
      <w:pPr>
        <w:spacing w:line="360" w:lineRule="auto"/>
        <w:rPr>
          <w:rFonts w:ascii="仿宋" w:hAnsi="仿宋" w:eastAsia="仿宋"/>
          <w:sz w:val="24"/>
          <w:szCs w:val="24"/>
        </w:rPr>
      </w:pPr>
      <w:r>
        <w:rPr>
          <w:rFonts w:hint="eastAsia" w:ascii="仿宋" w:hAnsi="仿宋" w:eastAsia="仿宋"/>
          <w:sz w:val="24"/>
          <w:szCs w:val="24"/>
        </w:rPr>
        <w:t>3. 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点击“查询”，系统按当前输入条件返回符合条件的理财产品结果。</w:t>
      </w:r>
    </w:p>
    <w:p>
      <w:pPr>
        <w:spacing w:line="360" w:lineRule="auto"/>
        <w:ind w:firstLine="420"/>
        <w:rPr>
          <w:rFonts w:ascii="仿宋" w:hAnsi="仿宋" w:eastAsia="仿宋"/>
          <w:sz w:val="24"/>
          <w:szCs w:val="24"/>
        </w:rPr>
      </w:pPr>
      <w:r>
        <w:rPr>
          <w:rFonts w:hint="eastAsia" w:ascii="仿宋" w:hAnsi="仿宋" w:eastAsia="仿宋"/>
          <w:sz w:val="24"/>
          <w:szCs w:val="24"/>
        </w:rPr>
        <w:t>点击“重置”，系统清空当前输入条件并恢复初始状态。</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理财展示客户持有的</w:t>
      </w:r>
      <w:r>
        <w:rPr>
          <w:rFonts w:hint="eastAsia" w:ascii="仿宋" w:hAnsi="仿宋" w:eastAsia="仿宋"/>
          <w:color w:val="000000" w:themeColor="text1"/>
          <w:sz w:val="24"/>
          <w:szCs w:val="24"/>
          <w14:textFill>
            <w14:solidFill>
              <w14:schemeClr w14:val="tx1"/>
            </w14:solidFill>
          </w14:textFill>
        </w:rPr>
        <w:t>我行理财产品信息（包括代销理财产品）。</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卡号需按统一脱敏要求处理，金额展示统一使用“元”作为单位。</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 默认按“成立日”倒序排序，“余额”、“月日均”、“年日均”、“成立日”、“办理日期”、“到期日”支持升序/降序切换。</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管户客户经理可查看客户的理财明细信息，其他用户无权限查看</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系统输出客户理财产品明细信息。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3"/>
        <w:gridCol w:w="2317"/>
        <w:gridCol w:w="2243"/>
        <w:gridCol w:w="22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1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57"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产品名称</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3" w:type="dxa"/>
          </w:tcPr>
          <w:p>
            <w:pPr>
              <w:spacing w:line="360" w:lineRule="auto"/>
              <w:rPr>
                <w:rFonts w:ascii="仿宋" w:hAnsi="仿宋" w:eastAsia="仿宋"/>
              </w:rPr>
            </w:pPr>
            <w:r>
              <w:rPr>
                <w:rFonts w:ascii="仿宋" w:hAnsi="仿宋" w:eastAsia="仿宋"/>
                <w:color w:val="000000"/>
                <w:sz w:val="24"/>
              </w:rPr>
              <w:t>文本</w:t>
            </w:r>
          </w:p>
        </w:tc>
        <w:tc>
          <w:tcPr>
            <w:tcW w:w="2257" w:type="dxa"/>
          </w:tcPr>
          <w:p>
            <w:pPr>
              <w:spacing w:line="360" w:lineRule="auto"/>
              <w:rPr>
                <w:rFonts w:ascii="仿宋" w:hAnsi="仿宋" w:eastAsia="仿宋"/>
              </w:rPr>
            </w:pPr>
            <w:r>
              <w:rPr>
                <w:rFonts w:ascii="仿宋" w:hAnsi="仿宋" w:eastAsia="仿宋"/>
                <w:color w:val="000000"/>
                <w:sz w:val="24"/>
              </w:rPr>
              <w:t>展示理财产品名称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卡号</w:t>
            </w:r>
          </w:p>
        </w:tc>
        <w:tc>
          <w:tcPr>
            <w:tcW w:w="2317" w:type="dxa"/>
          </w:tcPr>
          <w:p>
            <w:pPr>
              <w:spacing w:line="360" w:lineRule="auto"/>
              <w:rPr>
                <w:rFonts w:ascii="仿宋" w:hAnsi="仿宋" w:eastAsia="仿宋"/>
              </w:rPr>
            </w:pPr>
            <w:r>
              <w:rPr>
                <w:rFonts w:ascii="仿宋" w:hAnsi="仿宋" w:eastAsia="仿宋"/>
                <w:color w:val="000000"/>
                <w:sz w:val="24"/>
              </w:rPr>
              <w:t>脱敏显示，保留前4位和后4位，中间使用*号掩码，如 6230******1001</w:t>
            </w:r>
          </w:p>
        </w:tc>
        <w:tc>
          <w:tcPr>
            <w:tcW w:w="2243" w:type="dxa"/>
          </w:tcPr>
          <w:p>
            <w:pPr>
              <w:spacing w:line="360" w:lineRule="auto"/>
              <w:rPr>
                <w:rFonts w:ascii="仿宋" w:hAnsi="仿宋" w:eastAsia="仿宋"/>
              </w:rPr>
            </w:pPr>
            <w:r>
              <w:rPr>
                <w:rFonts w:ascii="仿宋" w:hAnsi="仿宋" w:eastAsia="仿宋"/>
                <w:color w:val="000000"/>
                <w:sz w:val="24"/>
              </w:rPr>
              <w:t>文本</w:t>
            </w:r>
          </w:p>
        </w:tc>
        <w:tc>
          <w:tcPr>
            <w:tcW w:w="2257" w:type="dxa"/>
          </w:tcPr>
          <w:p>
            <w:pPr>
              <w:spacing w:line="360" w:lineRule="auto"/>
              <w:rPr>
                <w:rFonts w:ascii="仿宋" w:hAnsi="仿宋" w:eastAsia="仿宋"/>
              </w:rPr>
            </w:pPr>
            <w:r>
              <w:rPr>
                <w:rFonts w:ascii="仿宋" w:hAnsi="仿宋" w:eastAsia="仿宋"/>
                <w:color w:val="000000"/>
                <w:sz w:val="24"/>
              </w:rPr>
              <w:t>展示理财关联卡号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归属机构</w:t>
            </w:r>
          </w:p>
        </w:tc>
        <w:tc>
          <w:tcPr>
            <w:tcW w:w="2317"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43" w:type="dxa"/>
          </w:tcPr>
          <w:p>
            <w:pPr>
              <w:spacing w:line="360" w:lineRule="auto"/>
              <w:rPr>
                <w:rFonts w:ascii="仿宋" w:hAnsi="仿宋" w:eastAsia="仿宋"/>
              </w:rPr>
            </w:pPr>
            <w:r>
              <w:rPr>
                <w:rFonts w:ascii="仿宋" w:hAnsi="仿宋" w:eastAsia="仿宋"/>
                <w:color w:val="000000"/>
                <w:sz w:val="24"/>
              </w:rPr>
              <w:t>文本</w:t>
            </w:r>
          </w:p>
        </w:tc>
        <w:tc>
          <w:tcPr>
            <w:tcW w:w="2257" w:type="dxa"/>
          </w:tcPr>
          <w:p>
            <w:pPr>
              <w:spacing w:line="360" w:lineRule="auto"/>
              <w:rPr>
                <w:rFonts w:ascii="仿宋" w:hAnsi="仿宋" w:eastAsia="仿宋"/>
              </w:rPr>
            </w:pPr>
            <w:r>
              <w:rPr>
                <w:rFonts w:ascii="仿宋" w:hAnsi="仿宋" w:eastAsia="仿宋"/>
                <w:color w:val="000000"/>
                <w:sz w:val="24"/>
              </w:rPr>
              <w:t>展示理财归属机构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发行机构</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3" w:type="dxa"/>
          </w:tcPr>
          <w:p>
            <w:pPr>
              <w:spacing w:line="360" w:lineRule="auto"/>
              <w:rPr>
                <w:rFonts w:ascii="仿宋" w:hAnsi="仿宋" w:eastAsia="仿宋"/>
              </w:rPr>
            </w:pPr>
            <w:r>
              <w:rPr>
                <w:rFonts w:ascii="仿宋" w:hAnsi="仿宋" w:eastAsia="仿宋"/>
                <w:color w:val="000000"/>
                <w:sz w:val="24"/>
              </w:rPr>
              <w:t>文本</w:t>
            </w:r>
          </w:p>
        </w:tc>
        <w:tc>
          <w:tcPr>
            <w:tcW w:w="2257" w:type="dxa"/>
          </w:tcPr>
          <w:p>
            <w:pPr>
              <w:spacing w:line="360" w:lineRule="auto"/>
              <w:rPr>
                <w:rFonts w:ascii="仿宋" w:hAnsi="仿宋" w:eastAsia="仿宋"/>
                <w:color w:val="FF0000"/>
                <w:sz w:val="24"/>
                <w:szCs w:val="24"/>
              </w:rPr>
            </w:pPr>
            <w:r>
              <w:rPr>
                <w:rFonts w:ascii="仿宋" w:hAnsi="仿宋" w:eastAsia="仿宋"/>
                <w:color w:val="000000" w:themeColor="text1"/>
                <w:sz w:val="24"/>
                <w:szCs w:val="24"/>
                <w14:textFill>
                  <w14:solidFill>
                    <w14:schemeClr w14:val="tx1"/>
                  </w14:solidFill>
                </w14:textFill>
              </w:rPr>
              <w:t>展示理财发行机构</w:t>
            </w:r>
            <w:r>
              <w:rPr>
                <w:rFonts w:hint="eastAsia" w:ascii="仿宋" w:hAnsi="仿宋" w:eastAsia="仿宋"/>
                <w:color w:val="000000" w:themeColor="text1"/>
                <w:sz w:val="24"/>
                <w:szCs w:val="24"/>
                <w14:textFill>
                  <w14:solidFill>
                    <w14:schemeClr w14:val="tx1"/>
                  </w14:solidFill>
                </w14:textFill>
              </w:rPr>
              <w:t>（自营有、代销目前TA没有推送）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成立日</w:t>
            </w:r>
          </w:p>
        </w:tc>
        <w:tc>
          <w:tcPr>
            <w:tcW w:w="2317" w:type="dxa"/>
          </w:tcPr>
          <w:p>
            <w:pPr>
              <w:spacing w:line="360" w:lineRule="auto"/>
              <w:rPr>
                <w:rFonts w:ascii="仿宋" w:hAnsi="仿宋" w:eastAsia="仿宋"/>
              </w:rPr>
            </w:pPr>
            <w:r>
              <w:rPr>
                <w:rFonts w:ascii="仿宋" w:hAnsi="仿宋" w:eastAsia="仿宋"/>
                <w:color w:val="000000"/>
                <w:sz w:val="24"/>
              </w:rPr>
              <w:t>反显、格式化：YYYY- MM-DD</w:t>
            </w:r>
          </w:p>
        </w:tc>
        <w:tc>
          <w:tcPr>
            <w:tcW w:w="2243" w:type="dxa"/>
          </w:tcPr>
          <w:p>
            <w:pPr>
              <w:spacing w:line="360" w:lineRule="auto"/>
              <w:rPr>
                <w:rFonts w:ascii="仿宋" w:hAnsi="仿宋" w:eastAsia="仿宋"/>
              </w:rPr>
            </w:pPr>
            <w:r>
              <w:rPr>
                <w:rFonts w:ascii="仿宋" w:hAnsi="仿宋" w:eastAsia="仿宋"/>
                <w:color w:val="000000"/>
                <w:sz w:val="24"/>
              </w:rPr>
              <w:t>日期</w:t>
            </w:r>
          </w:p>
        </w:tc>
        <w:tc>
          <w:tcPr>
            <w:tcW w:w="2257" w:type="dxa"/>
          </w:tcPr>
          <w:p>
            <w:pPr>
              <w:spacing w:line="360" w:lineRule="auto"/>
              <w:rPr>
                <w:rFonts w:ascii="仿宋" w:hAnsi="仿宋" w:eastAsia="仿宋"/>
              </w:rPr>
            </w:pPr>
            <w:r>
              <w:rPr>
                <w:rFonts w:ascii="仿宋" w:hAnsi="仿宋" w:eastAsia="仿宋"/>
                <w:color w:val="000000"/>
                <w:sz w:val="24"/>
              </w:rPr>
              <w:t>展示理财成立日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办理日期</w:t>
            </w:r>
          </w:p>
        </w:tc>
        <w:tc>
          <w:tcPr>
            <w:tcW w:w="2317" w:type="dxa"/>
          </w:tcPr>
          <w:p>
            <w:pPr>
              <w:spacing w:line="360" w:lineRule="auto"/>
              <w:rPr>
                <w:rFonts w:ascii="仿宋" w:hAnsi="仿宋" w:eastAsia="仿宋"/>
              </w:rPr>
            </w:pPr>
            <w:r>
              <w:rPr>
                <w:rFonts w:ascii="仿宋" w:hAnsi="仿宋" w:eastAsia="仿宋"/>
                <w:color w:val="000000"/>
                <w:sz w:val="24"/>
              </w:rPr>
              <w:t>反显、格式化：YYYY- MM-DD</w:t>
            </w:r>
          </w:p>
        </w:tc>
        <w:tc>
          <w:tcPr>
            <w:tcW w:w="2243" w:type="dxa"/>
          </w:tcPr>
          <w:p>
            <w:pPr>
              <w:spacing w:line="360" w:lineRule="auto"/>
              <w:rPr>
                <w:rFonts w:ascii="仿宋" w:hAnsi="仿宋" w:eastAsia="仿宋"/>
              </w:rPr>
            </w:pPr>
            <w:r>
              <w:rPr>
                <w:rFonts w:ascii="仿宋" w:hAnsi="仿宋" w:eastAsia="仿宋"/>
                <w:color w:val="000000"/>
                <w:sz w:val="24"/>
              </w:rPr>
              <w:t>日期</w:t>
            </w:r>
          </w:p>
        </w:tc>
        <w:tc>
          <w:tcPr>
            <w:tcW w:w="2257" w:type="dxa"/>
          </w:tcPr>
          <w:p>
            <w:pPr>
              <w:spacing w:line="360" w:lineRule="auto"/>
              <w:rPr>
                <w:rFonts w:ascii="仿宋" w:hAnsi="仿宋" w:eastAsia="仿宋"/>
              </w:rPr>
            </w:pPr>
            <w:r>
              <w:rPr>
                <w:rFonts w:ascii="仿宋" w:hAnsi="仿宋" w:eastAsia="仿宋"/>
                <w:color w:val="000000"/>
                <w:sz w:val="24"/>
              </w:rPr>
              <w:t>展示理财办理日期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办理渠道</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3" w:type="dxa"/>
          </w:tcPr>
          <w:p>
            <w:pPr>
              <w:spacing w:line="360" w:lineRule="auto"/>
              <w:rPr>
                <w:rFonts w:ascii="仿宋" w:hAnsi="仿宋" w:eastAsia="仿宋"/>
              </w:rPr>
            </w:pPr>
            <w:r>
              <w:rPr>
                <w:rFonts w:ascii="仿宋" w:hAnsi="仿宋" w:eastAsia="仿宋"/>
                <w:color w:val="000000"/>
                <w:sz w:val="24"/>
              </w:rPr>
              <w:t>文本</w:t>
            </w:r>
          </w:p>
        </w:tc>
        <w:tc>
          <w:tcPr>
            <w:tcW w:w="2257" w:type="dxa"/>
          </w:tcPr>
          <w:p>
            <w:pPr>
              <w:spacing w:line="360" w:lineRule="auto"/>
              <w:rPr>
                <w:rFonts w:ascii="仿宋" w:hAnsi="仿宋" w:eastAsia="仿宋"/>
              </w:rPr>
            </w:pPr>
            <w:r>
              <w:rPr>
                <w:rFonts w:ascii="仿宋" w:hAnsi="仿宋" w:eastAsia="仿宋"/>
                <w:color w:val="000000"/>
                <w:sz w:val="24"/>
              </w:rPr>
              <w:t>展示理财办理渠道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到期日</w:t>
            </w:r>
          </w:p>
        </w:tc>
        <w:tc>
          <w:tcPr>
            <w:tcW w:w="2317" w:type="dxa"/>
          </w:tcPr>
          <w:p>
            <w:pPr>
              <w:spacing w:line="360" w:lineRule="auto"/>
              <w:rPr>
                <w:rFonts w:ascii="仿宋" w:hAnsi="仿宋" w:eastAsia="仿宋"/>
              </w:rPr>
            </w:pPr>
            <w:r>
              <w:rPr>
                <w:rFonts w:ascii="仿宋" w:hAnsi="仿宋" w:eastAsia="仿宋"/>
                <w:color w:val="000000"/>
                <w:sz w:val="24"/>
              </w:rPr>
              <w:t>反显、格式化：YYYY- MM-DD</w:t>
            </w:r>
          </w:p>
        </w:tc>
        <w:tc>
          <w:tcPr>
            <w:tcW w:w="2243" w:type="dxa"/>
          </w:tcPr>
          <w:p>
            <w:pPr>
              <w:spacing w:line="360" w:lineRule="auto"/>
              <w:rPr>
                <w:rFonts w:ascii="仿宋" w:hAnsi="仿宋" w:eastAsia="仿宋"/>
              </w:rPr>
            </w:pPr>
            <w:r>
              <w:rPr>
                <w:rFonts w:ascii="仿宋" w:hAnsi="仿宋" w:eastAsia="仿宋"/>
                <w:color w:val="000000"/>
                <w:sz w:val="24"/>
              </w:rPr>
              <w:t>日期</w:t>
            </w:r>
          </w:p>
        </w:tc>
        <w:tc>
          <w:tcPr>
            <w:tcW w:w="2257" w:type="dxa"/>
          </w:tcPr>
          <w:p>
            <w:pPr>
              <w:spacing w:line="360" w:lineRule="auto"/>
              <w:rPr>
                <w:rFonts w:ascii="仿宋" w:hAnsi="仿宋" w:eastAsia="仿宋"/>
              </w:rPr>
            </w:pPr>
            <w:r>
              <w:rPr>
                <w:rFonts w:ascii="仿宋" w:hAnsi="仿宋" w:eastAsia="仿宋"/>
                <w:color w:val="000000"/>
                <w:sz w:val="24"/>
              </w:rPr>
              <w:t>展示理财到期日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余额</w:t>
            </w:r>
          </w:p>
        </w:tc>
        <w:tc>
          <w:tcPr>
            <w:tcW w:w="2317" w:type="dxa"/>
          </w:tcPr>
          <w:p>
            <w:pPr>
              <w:spacing w:line="360" w:lineRule="auto"/>
              <w:rPr>
                <w:rFonts w:ascii="仿宋" w:hAnsi="仿宋" w:eastAsia="仿宋"/>
              </w:rPr>
            </w:pPr>
            <w:r>
              <w:rPr>
                <w:rFonts w:ascii="仿宋" w:hAnsi="仿宋" w:eastAsia="仿宋"/>
                <w:color w:val="000000"/>
                <w:sz w:val="24"/>
              </w:rPr>
              <w:t>反显、格式化：10,000.00</w:t>
            </w:r>
          </w:p>
        </w:tc>
        <w:tc>
          <w:tcPr>
            <w:tcW w:w="2243" w:type="dxa"/>
          </w:tcPr>
          <w:p>
            <w:pPr>
              <w:spacing w:line="360" w:lineRule="auto"/>
              <w:rPr>
                <w:rFonts w:ascii="仿宋" w:hAnsi="仿宋" w:eastAsia="仿宋"/>
              </w:rPr>
            </w:pPr>
            <w:r>
              <w:rPr>
                <w:rFonts w:ascii="仿宋" w:hAnsi="仿宋" w:eastAsia="仿宋"/>
                <w:color w:val="000000"/>
                <w:sz w:val="24"/>
              </w:rPr>
              <w:t>金额</w:t>
            </w:r>
          </w:p>
        </w:tc>
        <w:tc>
          <w:tcPr>
            <w:tcW w:w="2257" w:type="dxa"/>
          </w:tcPr>
          <w:p>
            <w:pPr>
              <w:spacing w:line="360" w:lineRule="auto"/>
              <w:rPr>
                <w:rFonts w:ascii="仿宋" w:hAnsi="仿宋" w:eastAsia="仿宋"/>
              </w:rPr>
            </w:pPr>
            <w:r>
              <w:rPr>
                <w:rFonts w:ascii="仿宋" w:hAnsi="仿宋" w:eastAsia="仿宋"/>
                <w:color w:val="000000"/>
                <w:sz w:val="24"/>
              </w:rPr>
              <w:t>展示理财余额，单位：元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月日均</w:t>
            </w:r>
          </w:p>
        </w:tc>
        <w:tc>
          <w:tcPr>
            <w:tcW w:w="2317" w:type="dxa"/>
          </w:tcPr>
          <w:p>
            <w:pPr>
              <w:spacing w:line="360" w:lineRule="auto"/>
              <w:rPr>
                <w:rFonts w:ascii="仿宋" w:hAnsi="仿宋" w:eastAsia="仿宋"/>
              </w:rPr>
            </w:pPr>
            <w:r>
              <w:rPr>
                <w:rFonts w:ascii="仿宋" w:hAnsi="仿宋" w:eastAsia="仿宋"/>
                <w:color w:val="000000"/>
                <w:sz w:val="24"/>
              </w:rPr>
              <w:t>反显、格式化：10,000.00</w:t>
            </w:r>
          </w:p>
        </w:tc>
        <w:tc>
          <w:tcPr>
            <w:tcW w:w="2243" w:type="dxa"/>
          </w:tcPr>
          <w:p>
            <w:pPr>
              <w:spacing w:line="360" w:lineRule="auto"/>
              <w:rPr>
                <w:rFonts w:ascii="仿宋" w:hAnsi="仿宋" w:eastAsia="仿宋"/>
              </w:rPr>
            </w:pPr>
            <w:r>
              <w:rPr>
                <w:rFonts w:ascii="仿宋" w:hAnsi="仿宋" w:eastAsia="仿宋"/>
                <w:color w:val="000000"/>
                <w:sz w:val="24"/>
              </w:rPr>
              <w:t>金额</w:t>
            </w:r>
          </w:p>
        </w:tc>
        <w:tc>
          <w:tcPr>
            <w:tcW w:w="2257" w:type="dxa"/>
          </w:tcPr>
          <w:p>
            <w:pPr>
              <w:spacing w:line="360" w:lineRule="auto"/>
              <w:rPr>
                <w:rFonts w:ascii="仿宋" w:hAnsi="仿宋" w:eastAsia="仿宋"/>
              </w:rPr>
            </w:pPr>
            <w:r>
              <w:rPr>
                <w:rFonts w:ascii="仿宋" w:hAnsi="仿宋" w:eastAsia="仿宋"/>
                <w:color w:val="000000"/>
                <w:sz w:val="24"/>
              </w:rPr>
              <w:t>展示理财月日均金额，单位：元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年日均</w:t>
            </w:r>
          </w:p>
        </w:tc>
        <w:tc>
          <w:tcPr>
            <w:tcW w:w="2317" w:type="dxa"/>
          </w:tcPr>
          <w:p>
            <w:pPr>
              <w:spacing w:line="360" w:lineRule="auto"/>
              <w:rPr>
                <w:rFonts w:ascii="仿宋" w:hAnsi="仿宋" w:eastAsia="仿宋"/>
              </w:rPr>
            </w:pPr>
            <w:r>
              <w:rPr>
                <w:rFonts w:ascii="仿宋" w:hAnsi="仿宋" w:eastAsia="仿宋"/>
                <w:color w:val="000000"/>
                <w:sz w:val="24"/>
              </w:rPr>
              <w:t>反显、格式化：10,000.00</w:t>
            </w:r>
          </w:p>
        </w:tc>
        <w:tc>
          <w:tcPr>
            <w:tcW w:w="2243" w:type="dxa"/>
          </w:tcPr>
          <w:p>
            <w:pPr>
              <w:spacing w:line="360" w:lineRule="auto"/>
              <w:rPr>
                <w:rFonts w:ascii="仿宋" w:hAnsi="仿宋" w:eastAsia="仿宋"/>
              </w:rPr>
            </w:pPr>
            <w:r>
              <w:rPr>
                <w:rFonts w:ascii="仿宋" w:hAnsi="仿宋" w:eastAsia="仿宋"/>
                <w:color w:val="000000"/>
                <w:sz w:val="24"/>
              </w:rPr>
              <w:t>金额</w:t>
            </w:r>
          </w:p>
        </w:tc>
        <w:tc>
          <w:tcPr>
            <w:tcW w:w="2257" w:type="dxa"/>
          </w:tcPr>
          <w:p>
            <w:pPr>
              <w:spacing w:line="360" w:lineRule="auto"/>
              <w:rPr>
                <w:rFonts w:ascii="仿宋" w:hAnsi="仿宋" w:eastAsia="仿宋"/>
              </w:rPr>
            </w:pPr>
            <w:r>
              <w:rPr>
                <w:rFonts w:ascii="仿宋" w:hAnsi="仿宋" w:eastAsia="仿宋"/>
                <w:color w:val="000000"/>
                <w:sz w:val="24"/>
              </w:rPr>
              <w:t>展示理财年日均金额，单位：元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状态</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3" w:type="dxa"/>
          </w:tcPr>
          <w:p>
            <w:pPr>
              <w:spacing w:line="360" w:lineRule="auto"/>
              <w:rPr>
                <w:rFonts w:ascii="仿宋" w:hAnsi="仿宋" w:eastAsia="仿宋"/>
              </w:rPr>
            </w:pPr>
            <w:r>
              <w:rPr>
                <w:rFonts w:ascii="仿宋" w:hAnsi="仿宋" w:eastAsia="仿宋"/>
                <w:color w:val="000000"/>
                <w:sz w:val="24"/>
              </w:rPr>
              <w:t>文本</w:t>
            </w:r>
          </w:p>
        </w:tc>
        <w:tc>
          <w:tcPr>
            <w:tcW w:w="2257" w:type="dxa"/>
          </w:tcPr>
          <w:p>
            <w:pPr>
              <w:spacing w:line="360" w:lineRule="auto"/>
              <w:rPr>
                <w:rFonts w:ascii="仿宋" w:hAnsi="仿宋" w:eastAsia="仿宋"/>
                <w:color w:val="000000"/>
                <w:sz w:val="24"/>
              </w:rPr>
            </w:pPr>
            <w:r>
              <w:rPr>
                <w:rFonts w:ascii="仿宋" w:hAnsi="仿宋" w:eastAsia="仿宋"/>
                <w:color w:val="000000"/>
                <w:sz w:val="24"/>
              </w:rPr>
              <w:t>展示理财状态</w:t>
            </w:r>
            <w:r>
              <w:rPr>
                <w:rFonts w:hint="eastAsia" w:ascii="仿宋" w:hAnsi="仿宋" w:eastAsia="仿宋"/>
                <w:color w:val="000000"/>
                <w:sz w:val="24"/>
              </w:rPr>
              <w:t>，</w:t>
            </w:r>
          </w:p>
          <w:p>
            <w:pPr>
              <w:spacing w:line="360" w:lineRule="auto"/>
              <w:rPr>
                <w:rFonts w:ascii="仿宋" w:hAnsi="仿宋" w:eastAsia="仿宋"/>
                <w:color w:val="000000"/>
                <w:sz w:val="24"/>
              </w:rPr>
            </w:pPr>
            <w:r>
              <w:rPr>
                <w:rFonts w:hint="eastAsia" w:ascii="仿宋" w:hAnsi="仿宋" w:eastAsia="仿宋"/>
                <w:color w:val="000000"/>
                <w:sz w:val="24"/>
              </w:rPr>
              <w:t>枚举值：</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自营</w:t>
            </w:r>
            <w:r>
              <w:rPr>
                <w:rFonts w:hint="eastAsia" w:ascii="仿宋" w:hAnsi="仿宋" w:eastAsia="仿宋"/>
                <w:color w:val="000000" w:themeColor="text1"/>
                <w:sz w:val="24"/>
                <w:szCs w:val="24"/>
                <w14:textFill>
                  <w14:solidFill>
                    <w14:schemeClr w14:val="tx1"/>
                  </w14:solidFill>
                </w14:textFill>
              </w:rPr>
              <w:t>：设计、发行前、发行、发行失败、成立、封闭、开放、清盘、终止</w:t>
            </w:r>
          </w:p>
          <w:p>
            <w:pPr>
              <w:spacing w:line="360" w:lineRule="auto"/>
              <w:rPr>
                <w:rFonts w:ascii="仿宋" w:hAnsi="仿宋" w:eastAsia="仿宋"/>
              </w:rPr>
            </w:pPr>
            <w:r>
              <w:rPr>
                <w:rFonts w:hint="eastAsia" w:ascii="仿宋" w:hAnsi="仿宋" w:eastAsia="仿宋"/>
                <w:b/>
                <w:bCs/>
                <w:color w:val="000000" w:themeColor="text1"/>
                <w:sz w:val="24"/>
                <w:szCs w:val="24"/>
                <w14:textFill>
                  <w14:solidFill>
                    <w14:schemeClr w14:val="tx1"/>
                  </w14:solidFill>
                </w14:textFill>
              </w:rPr>
              <w:t>代销</w:t>
            </w:r>
            <w:r>
              <w:rPr>
                <w:rFonts w:hint="eastAsia" w:ascii="仿宋" w:hAnsi="仿宋" w:eastAsia="仿宋"/>
                <w:color w:val="000000" w:themeColor="text1"/>
                <w:sz w:val="24"/>
                <w:szCs w:val="24"/>
                <w14:textFill>
                  <w14:solidFill>
                    <w14:schemeClr w14:val="tx1"/>
                  </w14:solidFill>
                </w14:textFill>
              </w:rPr>
              <w:t>：开放期、募集期、发行成功、发行失败、停止交易、停止申购、停止赎回、产品终止、产品封闭期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3" w:type="dxa"/>
          </w:tcPr>
          <w:p>
            <w:pPr>
              <w:spacing w:line="360" w:lineRule="auto"/>
              <w:rPr>
                <w:rFonts w:ascii="仿宋" w:hAnsi="仿宋" w:eastAsia="仿宋"/>
              </w:rPr>
            </w:pPr>
            <w:r>
              <w:rPr>
                <w:rFonts w:ascii="仿宋" w:hAnsi="仿宋" w:eastAsia="仿宋"/>
                <w:color w:val="000000"/>
                <w:sz w:val="24"/>
              </w:rPr>
              <w:t>收益率</w:t>
            </w:r>
          </w:p>
        </w:tc>
        <w:tc>
          <w:tcPr>
            <w:tcW w:w="2317" w:type="dxa"/>
          </w:tcPr>
          <w:p>
            <w:pPr>
              <w:spacing w:line="360" w:lineRule="auto"/>
              <w:rPr>
                <w:rFonts w:ascii="仿宋" w:hAnsi="仿宋" w:eastAsia="仿宋"/>
              </w:rPr>
            </w:pPr>
            <w:r>
              <w:rPr>
                <w:rFonts w:ascii="仿宋" w:hAnsi="仿宋" w:eastAsia="仿宋"/>
                <w:color w:val="000000"/>
                <w:sz w:val="24"/>
              </w:rPr>
              <w:t>反显、格式化：10,000.00</w:t>
            </w:r>
          </w:p>
        </w:tc>
        <w:tc>
          <w:tcPr>
            <w:tcW w:w="2243" w:type="dxa"/>
          </w:tcPr>
          <w:p>
            <w:pPr>
              <w:spacing w:line="360" w:lineRule="auto"/>
              <w:rPr>
                <w:rFonts w:ascii="仿宋" w:hAnsi="仿宋" w:eastAsia="仿宋"/>
              </w:rPr>
            </w:pPr>
            <w:r>
              <w:rPr>
                <w:rFonts w:ascii="仿宋" w:hAnsi="仿宋" w:eastAsia="仿宋"/>
                <w:color w:val="000000"/>
                <w:sz w:val="24"/>
              </w:rPr>
              <w:t>数字</w:t>
            </w:r>
          </w:p>
        </w:tc>
        <w:tc>
          <w:tcPr>
            <w:tcW w:w="2257" w:type="dxa"/>
          </w:tcPr>
          <w:p>
            <w:pPr>
              <w:spacing w:line="360" w:lineRule="auto"/>
              <w:rPr>
                <w:rFonts w:ascii="仿宋" w:hAnsi="仿宋" w:eastAsia="仿宋"/>
              </w:rPr>
            </w:pPr>
            <w:r>
              <w:rPr>
                <w:rFonts w:ascii="仿宋" w:hAnsi="仿宋" w:eastAsia="仿宋"/>
                <w:color w:val="000000"/>
                <w:sz w:val="24"/>
              </w:rPr>
              <w:t>展示理财收益率或利率</w:t>
            </w:r>
          </w:p>
        </w:tc>
      </w:tr>
    </w:tbl>
    <w:p>
      <w:pPr>
        <w:spacing w:line="360" w:lineRule="auto"/>
        <w:rPr>
          <w:rFonts w:ascii="仿宋" w:hAnsi="仿宋" w:eastAsia="仿宋"/>
          <w:sz w:val="24"/>
          <w:szCs w:val="24"/>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客户资产-保险</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查询并查看单一客户的保险产品</w:t>
      </w:r>
      <w:r>
        <w:rPr>
          <w:rFonts w:hint="eastAsia" w:ascii="仿宋" w:hAnsi="仿宋" w:eastAsia="仿宋"/>
          <w:color w:val="000000"/>
          <w:sz w:val="24"/>
        </w:rPr>
        <w:t>信息</w:t>
      </w:r>
      <w:r>
        <w:rPr>
          <w:rFonts w:ascii="仿宋" w:hAnsi="仿宋" w:eastAsia="仿宋"/>
          <w:color w:val="000000"/>
          <w:sz w:val="24"/>
        </w:rPr>
        <w:t>，帮助客户经理掌握客户保险持仓情况并支撑后续保单服务与经营</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用户进入客户资产页签后，点击“保险”tab，系统加载客户保险产品信息；用户可通过查询条件筛选结果。</w:t>
      </w:r>
    </w:p>
    <w:p>
      <w:pPr>
        <w:spacing w:line="360" w:lineRule="auto"/>
        <w:rPr>
          <w:rFonts w:ascii="仿宋" w:hAnsi="仿宋" w:eastAsia="仿宋"/>
        </w:rPr>
      </w:pPr>
      <w:r>
        <w:rPr>
          <w:rFonts w:ascii="仿宋" w:hAnsi="仿宋" w:eastAsia="仿宋"/>
          <w:color w:val="000000"/>
          <w:sz w:val="24"/>
        </w:rPr>
        <w:t>用户可输入或选择“产品名称”、“起保日期”、“保单号”、“保单状态”等查询条件，并通过“查询”、“重置”按钮执行操作。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产品名称</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支持按产品名称</w:t>
            </w:r>
            <w:r>
              <w:rPr>
                <w:rFonts w:hint="eastAsia" w:ascii="仿宋" w:hAnsi="仿宋" w:eastAsia="仿宋"/>
                <w:color w:val="000000"/>
                <w:sz w:val="24"/>
              </w:rPr>
              <w:t>模糊</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起保日期</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日期</w:t>
            </w:r>
          </w:p>
        </w:tc>
        <w:tc>
          <w:tcPr>
            <w:tcW w:w="2272" w:type="dxa"/>
          </w:tcPr>
          <w:p>
            <w:pPr>
              <w:spacing w:line="360" w:lineRule="auto"/>
              <w:rPr>
                <w:rFonts w:ascii="仿宋" w:hAnsi="仿宋" w:eastAsia="仿宋"/>
              </w:rPr>
            </w:pPr>
            <w:r>
              <w:rPr>
                <w:rFonts w:ascii="仿宋" w:hAnsi="仿宋" w:eastAsia="仿宋"/>
                <w:color w:val="000000"/>
                <w:sz w:val="24"/>
              </w:rPr>
              <w:t>支持按起保日</w:t>
            </w:r>
            <w:r>
              <w:rPr>
                <w:rFonts w:hint="eastAsia" w:ascii="仿宋" w:hAnsi="仿宋" w:eastAsia="仿宋"/>
                <w:color w:val="000000"/>
                <w:sz w:val="24"/>
              </w:rPr>
              <w:t>期区间段</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保单号</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支持按保单号</w:t>
            </w:r>
            <w:r>
              <w:rPr>
                <w:rFonts w:hint="eastAsia" w:ascii="仿宋" w:hAnsi="仿宋" w:eastAsia="仿宋"/>
                <w:color w:val="000000"/>
                <w:sz w:val="24"/>
              </w:rPr>
              <w:t>精确</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保单状态</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下拉框</w:t>
            </w:r>
          </w:p>
        </w:tc>
        <w:tc>
          <w:tcPr>
            <w:tcW w:w="2272" w:type="dxa"/>
          </w:tcPr>
          <w:p>
            <w:pPr>
              <w:spacing w:line="360" w:lineRule="auto"/>
              <w:rPr>
                <w:rFonts w:ascii="仿宋" w:hAnsi="仿宋" w:eastAsia="仿宋"/>
              </w:rPr>
            </w:pPr>
            <w:r>
              <w:rPr>
                <w:rFonts w:hint="eastAsia" w:ascii="仿宋" w:hAnsi="仿宋" w:eastAsia="仿宋"/>
                <w:color w:val="000000" w:themeColor="text1"/>
                <w:sz w:val="24"/>
                <w14:textFill>
                  <w14:solidFill>
                    <w14:schemeClr w14:val="tx1"/>
                  </w14:solidFill>
                </w14:textFill>
              </w:rPr>
              <w:t>支持下拉框查询保单状态，</w:t>
            </w:r>
            <w:r>
              <w:rPr>
                <w:rFonts w:ascii="仿宋" w:hAnsi="仿宋" w:eastAsia="仿宋"/>
                <w:color w:val="000000" w:themeColor="text1"/>
                <w:sz w:val="24"/>
                <w14:textFill>
                  <w14:solidFill>
                    <w14:schemeClr w14:val="tx1"/>
                  </w14:solidFill>
                </w14:textFill>
              </w:rPr>
              <w:t>枚举值</w:t>
            </w:r>
            <w:r>
              <w:rPr>
                <w:rFonts w:hint="eastAsia" w:ascii="仿宋" w:hAnsi="仿宋" w:eastAsia="仿宋"/>
                <w:color w:val="000000" w:themeColor="text1"/>
                <w:sz w:val="24"/>
                <w14:textFill>
                  <w14:solidFill>
                    <w14:schemeClr w14:val="tx1"/>
                  </w14:solidFill>
                </w14:textFill>
              </w:rPr>
              <w:t>：缴费成功、失败、待生效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查询</w:t>
            </w:r>
          </w:p>
        </w:tc>
        <w:tc>
          <w:tcPr>
            <w:tcW w:w="2263" w:type="dxa"/>
          </w:tcPr>
          <w:p>
            <w:pPr>
              <w:spacing w:line="360" w:lineRule="auto"/>
              <w:rPr>
                <w:rFonts w:ascii="仿宋" w:hAnsi="仿宋" w:eastAsia="仿宋"/>
              </w:rPr>
            </w:pPr>
            <w:r>
              <w:rPr>
                <w:rFonts w:ascii="仿宋" w:hAnsi="仿宋" w:eastAsia="仿宋"/>
                <w:color w:val="000000"/>
                <w:sz w:val="24"/>
              </w:rPr>
              <w:t>点击触发</w:t>
            </w:r>
          </w:p>
        </w:tc>
        <w:tc>
          <w:tcPr>
            <w:tcW w:w="2263" w:type="dxa"/>
          </w:tcPr>
          <w:p>
            <w:pPr>
              <w:spacing w:line="360" w:lineRule="auto"/>
              <w:rPr>
                <w:rFonts w:ascii="仿宋" w:hAnsi="仿宋" w:eastAsia="仿宋"/>
              </w:rPr>
            </w:pPr>
            <w:r>
              <w:rPr>
                <w:rFonts w:ascii="仿宋" w:hAnsi="仿宋" w:eastAsia="仿宋"/>
                <w:color w:val="000000"/>
                <w:sz w:val="24"/>
              </w:rPr>
              <w:t>按钮</w:t>
            </w:r>
          </w:p>
        </w:tc>
        <w:tc>
          <w:tcPr>
            <w:tcW w:w="2272" w:type="dxa"/>
          </w:tcPr>
          <w:p>
            <w:pPr>
              <w:spacing w:line="360" w:lineRule="auto"/>
              <w:rPr>
                <w:rFonts w:ascii="仿宋" w:hAnsi="仿宋" w:eastAsia="仿宋"/>
              </w:rPr>
            </w:pPr>
            <w:r>
              <w:rPr>
                <w:rFonts w:ascii="仿宋" w:hAnsi="仿宋" w:eastAsia="仿宋"/>
                <w:color w:val="000000"/>
                <w:sz w:val="24"/>
              </w:rPr>
              <w:t>根据当前输入条件查询保险明细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重置</w:t>
            </w:r>
          </w:p>
        </w:tc>
        <w:tc>
          <w:tcPr>
            <w:tcW w:w="2263" w:type="dxa"/>
          </w:tcPr>
          <w:p>
            <w:pPr>
              <w:spacing w:line="360" w:lineRule="auto"/>
              <w:rPr>
                <w:rFonts w:ascii="仿宋" w:hAnsi="仿宋" w:eastAsia="仿宋"/>
              </w:rPr>
            </w:pPr>
            <w:r>
              <w:rPr>
                <w:rFonts w:ascii="仿宋" w:hAnsi="仿宋" w:eastAsia="仿宋"/>
                <w:color w:val="000000"/>
                <w:sz w:val="24"/>
              </w:rPr>
              <w:t>点击触发</w:t>
            </w:r>
          </w:p>
        </w:tc>
        <w:tc>
          <w:tcPr>
            <w:tcW w:w="2263" w:type="dxa"/>
          </w:tcPr>
          <w:p>
            <w:pPr>
              <w:spacing w:line="360" w:lineRule="auto"/>
              <w:rPr>
                <w:rFonts w:ascii="仿宋" w:hAnsi="仿宋" w:eastAsia="仿宋"/>
              </w:rPr>
            </w:pPr>
            <w:r>
              <w:rPr>
                <w:rFonts w:ascii="仿宋" w:hAnsi="仿宋" w:eastAsia="仿宋"/>
                <w:color w:val="000000"/>
                <w:sz w:val="24"/>
              </w:rPr>
              <w:t>按钮</w:t>
            </w:r>
          </w:p>
        </w:tc>
        <w:tc>
          <w:tcPr>
            <w:tcW w:w="2272" w:type="dxa"/>
          </w:tcPr>
          <w:p>
            <w:pPr>
              <w:spacing w:line="360" w:lineRule="auto"/>
              <w:rPr>
                <w:rFonts w:ascii="仿宋" w:hAnsi="仿宋" w:eastAsia="仿宋"/>
              </w:rPr>
            </w:pPr>
            <w:r>
              <w:rPr>
                <w:rFonts w:ascii="仿宋" w:hAnsi="仿宋" w:eastAsia="仿宋"/>
                <w:color w:val="000000"/>
                <w:sz w:val="24"/>
              </w:rPr>
              <w:t>清空当前输入条件并恢复初始状态</w:t>
            </w:r>
          </w:p>
        </w:tc>
      </w:tr>
    </w:tbl>
    <w:p>
      <w:pPr>
        <w:spacing w:line="360" w:lineRule="auto"/>
        <w:rPr>
          <w:rFonts w:ascii="仿宋" w:hAnsi="仿宋" w:eastAsia="仿宋"/>
          <w:sz w:val="24"/>
          <w:szCs w:val="24"/>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用户进入客户资产页签后，点击“保险”tab，系统展示客户保险产品明细列表。</w:t>
      </w:r>
    </w:p>
    <w:p>
      <w:pPr>
        <w:spacing w:line="360" w:lineRule="auto"/>
        <w:rPr>
          <w:rFonts w:ascii="仿宋" w:hAnsi="仿宋" w:eastAsia="仿宋"/>
          <w:sz w:val="24"/>
          <w:szCs w:val="24"/>
        </w:rPr>
      </w:pPr>
      <w:r>
        <w:rPr>
          <w:rFonts w:hint="eastAsia" w:ascii="仿宋" w:hAnsi="仿宋" w:eastAsia="仿宋"/>
          <w:sz w:val="24"/>
          <w:szCs w:val="24"/>
        </w:rPr>
        <w:t>2. 用户可按“产品名称”、“起保日期”、“保单号”、“保单状态”等条件输入或选择查询项。</w:t>
      </w:r>
    </w:p>
    <w:p>
      <w:pPr>
        <w:spacing w:line="360" w:lineRule="auto"/>
        <w:rPr>
          <w:rFonts w:ascii="仿宋" w:hAnsi="仿宋" w:eastAsia="仿宋"/>
          <w:sz w:val="24"/>
          <w:szCs w:val="24"/>
        </w:rPr>
      </w:pPr>
      <w:r>
        <w:rPr>
          <w:rFonts w:hint="eastAsia" w:ascii="仿宋" w:hAnsi="仿宋" w:eastAsia="仿宋"/>
          <w:sz w:val="24"/>
          <w:szCs w:val="24"/>
        </w:rPr>
        <w:t>3. 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点击“查询”，系统按当前输入条件返回符合条件的保险产品结果。</w:t>
      </w:r>
    </w:p>
    <w:p>
      <w:pPr>
        <w:spacing w:line="360" w:lineRule="auto"/>
        <w:ind w:firstLine="420"/>
        <w:rPr>
          <w:rFonts w:ascii="仿宋" w:hAnsi="仿宋" w:eastAsia="仿宋"/>
          <w:sz w:val="24"/>
          <w:szCs w:val="24"/>
        </w:rPr>
      </w:pPr>
      <w:r>
        <w:rPr>
          <w:rFonts w:hint="eastAsia" w:ascii="仿宋" w:hAnsi="仿宋" w:eastAsia="仿宋"/>
          <w:sz w:val="24"/>
          <w:szCs w:val="24"/>
        </w:rPr>
        <w:t>点击“重置”，系统清空当前输入条件并恢复初始状态。</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保险展示客户持有的我行代销保险产品信息。</w:t>
      </w:r>
    </w:p>
    <w:p>
      <w:pPr>
        <w:spacing w:line="360" w:lineRule="auto"/>
        <w:rPr>
          <w:rFonts w:ascii="仿宋" w:hAnsi="仿宋" w:eastAsia="仿宋"/>
          <w:sz w:val="24"/>
          <w:szCs w:val="24"/>
        </w:rPr>
      </w:pPr>
      <w:r>
        <w:rPr>
          <w:rFonts w:hint="eastAsia" w:ascii="仿宋" w:hAnsi="仿宋" w:eastAsia="仿宋"/>
          <w:sz w:val="24"/>
          <w:szCs w:val="24"/>
        </w:rPr>
        <w:t>2. 账号需按统一脱敏要求处理，金额展示统一使用“元”作为单位。</w:t>
      </w:r>
    </w:p>
    <w:p>
      <w:pPr>
        <w:spacing w:line="360" w:lineRule="auto"/>
        <w:rPr>
          <w:rFonts w:ascii="仿宋" w:hAnsi="仿宋" w:eastAsia="仿宋"/>
          <w:sz w:val="24"/>
          <w:szCs w:val="24"/>
        </w:rPr>
      </w:pPr>
      <w:r>
        <w:rPr>
          <w:rFonts w:hint="eastAsia" w:ascii="仿宋" w:hAnsi="仿宋" w:eastAsia="仿宋"/>
          <w:sz w:val="24"/>
          <w:szCs w:val="24"/>
        </w:rPr>
        <w:t>3. 默认按“交易日期”倒序排序，“保费金额”、“交易日期”、“起保日期”、“退保日期”支持升序/降序切换。</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管户客户经理可查看客户的保险产品信息，其他用户无权限查看。</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系统输出客户保险产品明细信息。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2317"/>
        <w:gridCol w:w="2242"/>
        <w:gridCol w:w="2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1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tcPr>
          <w:p>
            <w:pPr>
              <w:spacing w:line="360" w:lineRule="auto"/>
              <w:rPr>
                <w:rFonts w:ascii="仿宋" w:hAnsi="仿宋" w:eastAsia="仿宋"/>
              </w:rPr>
            </w:pPr>
            <w:r>
              <w:rPr>
                <w:rFonts w:ascii="仿宋" w:hAnsi="仿宋" w:eastAsia="仿宋"/>
                <w:color w:val="000000"/>
                <w:sz w:val="24"/>
              </w:rPr>
              <w:t>产品名称</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2" w:type="dxa"/>
          </w:tcPr>
          <w:p>
            <w:pPr>
              <w:spacing w:line="360" w:lineRule="auto"/>
              <w:rPr>
                <w:rFonts w:ascii="仿宋" w:hAnsi="仿宋" w:eastAsia="仿宋"/>
              </w:rPr>
            </w:pPr>
            <w:r>
              <w:rPr>
                <w:rFonts w:ascii="仿宋" w:hAnsi="仿宋" w:eastAsia="仿宋"/>
                <w:color w:val="000000"/>
                <w:sz w:val="24"/>
              </w:rPr>
              <w:t>文本</w:t>
            </w:r>
          </w:p>
        </w:tc>
        <w:tc>
          <w:tcPr>
            <w:tcW w:w="2260" w:type="dxa"/>
          </w:tcPr>
          <w:p>
            <w:pPr>
              <w:spacing w:line="360" w:lineRule="auto"/>
              <w:rPr>
                <w:rFonts w:ascii="仿宋" w:hAnsi="仿宋" w:eastAsia="仿宋"/>
              </w:rPr>
            </w:pPr>
            <w:r>
              <w:rPr>
                <w:rFonts w:ascii="仿宋" w:hAnsi="仿宋" w:eastAsia="仿宋"/>
                <w:color w:val="000000"/>
                <w:sz w:val="24"/>
              </w:rPr>
              <w:t>展示保险产品名称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tcPr>
          <w:p>
            <w:pPr>
              <w:spacing w:line="360" w:lineRule="auto"/>
              <w:rPr>
                <w:rFonts w:ascii="仿宋" w:hAnsi="仿宋" w:eastAsia="仿宋"/>
              </w:rPr>
            </w:pPr>
            <w:r>
              <w:rPr>
                <w:rFonts w:ascii="仿宋" w:hAnsi="仿宋" w:eastAsia="仿宋"/>
                <w:color w:val="000000"/>
                <w:sz w:val="24"/>
              </w:rPr>
              <w:t>保单号</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2" w:type="dxa"/>
          </w:tcPr>
          <w:p>
            <w:pPr>
              <w:spacing w:line="360" w:lineRule="auto"/>
              <w:rPr>
                <w:rFonts w:ascii="仿宋" w:hAnsi="仿宋" w:eastAsia="仿宋"/>
              </w:rPr>
            </w:pPr>
            <w:r>
              <w:rPr>
                <w:rFonts w:ascii="仿宋" w:hAnsi="仿宋" w:eastAsia="仿宋"/>
                <w:color w:val="000000"/>
                <w:sz w:val="24"/>
              </w:rPr>
              <w:t>文本</w:t>
            </w:r>
          </w:p>
        </w:tc>
        <w:tc>
          <w:tcPr>
            <w:tcW w:w="2260" w:type="dxa"/>
          </w:tcPr>
          <w:p>
            <w:pPr>
              <w:spacing w:line="360" w:lineRule="auto"/>
              <w:rPr>
                <w:rFonts w:ascii="仿宋" w:hAnsi="仿宋" w:eastAsia="仿宋"/>
              </w:rPr>
            </w:pPr>
            <w:r>
              <w:rPr>
                <w:rFonts w:ascii="仿宋" w:hAnsi="仿宋" w:eastAsia="仿宋"/>
                <w:color w:val="000000" w:themeColor="text1"/>
                <w:sz w:val="24"/>
                <w14:textFill>
                  <w14:solidFill>
                    <w14:schemeClr w14:val="tx1"/>
                  </w14:solidFill>
                </w14:textFill>
              </w:rPr>
              <w:t>展示保险保单号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tcPr>
          <w:p>
            <w:pPr>
              <w:spacing w:line="360" w:lineRule="auto"/>
              <w:rPr>
                <w:rFonts w:ascii="仿宋" w:hAnsi="仿宋" w:eastAsia="仿宋"/>
              </w:rPr>
            </w:pPr>
            <w:r>
              <w:rPr>
                <w:rFonts w:ascii="仿宋" w:hAnsi="仿宋" w:eastAsia="仿宋"/>
                <w:color w:val="000000"/>
                <w:sz w:val="24"/>
              </w:rPr>
              <w:t>账号</w:t>
            </w:r>
          </w:p>
        </w:tc>
        <w:tc>
          <w:tcPr>
            <w:tcW w:w="2317" w:type="dxa"/>
          </w:tcPr>
          <w:p>
            <w:pPr>
              <w:spacing w:line="360" w:lineRule="auto"/>
              <w:rPr>
                <w:rFonts w:ascii="仿宋" w:hAnsi="仿宋" w:eastAsia="仿宋"/>
              </w:rPr>
            </w:pPr>
            <w:r>
              <w:rPr>
                <w:rFonts w:ascii="仿宋" w:hAnsi="仿宋" w:eastAsia="仿宋"/>
                <w:color w:val="000000"/>
                <w:sz w:val="24"/>
              </w:rPr>
              <w:t>脱敏显示，保留前4位和后4位，中间使用*号掩码，如 6230******1001</w:t>
            </w:r>
          </w:p>
        </w:tc>
        <w:tc>
          <w:tcPr>
            <w:tcW w:w="2242" w:type="dxa"/>
          </w:tcPr>
          <w:p>
            <w:pPr>
              <w:spacing w:line="360" w:lineRule="auto"/>
              <w:rPr>
                <w:rFonts w:ascii="仿宋" w:hAnsi="仿宋" w:eastAsia="仿宋"/>
              </w:rPr>
            </w:pPr>
            <w:r>
              <w:rPr>
                <w:rFonts w:ascii="仿宋" w:hAnsi="仿宋" w:eastAsia="仿宋"/>
                <w:color w:val="000000"/>
                <w:sz w:val="24"/>
              </w:rPr>
              <w:t>文本</w:t>
            </w:r>
          </w:p>
        </w:tc>
        <w:tc>
          <w:tcPr>
            <w:tcW w:w="2260" w:type="dxa"/>
          </w:tcPr>
          <w:p>
            <w:pPr>
              <w:spacing w:line="360" w:lineRule="auto"/>
              <w:rPr>
                <w:rFonts w:ascii="仿宋" w:hAnsi="仿宋" w:eastAsia="仿宋"/>
              </w:rPr>
            </w:pPr>
            <w:r>
              <w:rPr>
                <w:rFonts w:ascii="仿宋" w:hAnsi="仿宋" w:eastAsia="仿宋"/>
                <w:color w:val="000000"/>
                <w:sz w:val="24"/>
              </w:rPr>
              <w:t>展示保险关联账号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tcPr>
          <w:p>
            <w:pPr>
              <w:spacing w:line="360" w:lineRule="auto"/>
              <w:rPr>
                <w:rFonts w:ascii="仿宋" w:hAnsi="仿宋" w:eastAsia="仿宋"/>
              </w:rPr>
            </w:pPr>
            <w:r>
              <w:rPr>
                <w:rFonts w:ascii="仿宋" w:hAnsi="仿宋" w:eastAsia="仿宋"/>
                <w:color w:val="000000"/>
                <w:sz w:val="24"/>
              </w:rPr>
              <w:t>归属机构</w:t>
            </w:r>
          </w:p>
        </w:tc>
        <w:tc>
          <w:tcPr>
            <w:tcW w:w="2317"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42" w:type="dxa"/>
          </w:tcPr>
          <w:p>
            <w:pPr>
              <w:spacing w:line="360" w:lineRule="auto"/>
              <w:rPr>
                <w:rFonts w:ascii="仿宋" w:hAnsi="仿宋" w:eastAsia="仿宋"/>
              </w:rPr>
            </w:pPr>
            <w:r>
              <w:rPr>
                <w:rFonts w:ascii="仿宋" w:hAnsi="仿宋" w:eastAsia="仿宋"/>
                <w:color w:val="000000"/>
                <w:sz w:val="24"/>
              </w:rPr>
              <w:t>文本</w:t>
            </w:r>
          </w:p>
        </w:tc>
        <w:tc>
          <w:tcPr>
            <w:tcW w:w="2260" w:type="dxa"/>
          </w:tcPr>
          <w:p>
            <w:pPr>
              <w:spacing w:line="360" w:lineRule="auto"/>
              <w:rPr>
                <w:rFonts w:ascii="仿宋" w:hAnsi="仿宋" w:eastAsia="仿宋"/>
              </w:rPr>
            </w:pPr>
            <w:r>
              <w:rPr>
                <w:rFonts w:ascii="仿宋" w:hAnsi="仿宋" w:eastAsia="仿宋"/>
                <w:color w:val="000000"/>
                <w:sz w:val="24"/>
              </w:rPr>
              <w:t>展示保险归属机构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tcPr>
          <w:p>
            <w:pPr>
              <w:spacing w:line="360" w:lineRule="auto"/>
              <w:rPr>
                <w:rFonts w:ascii="仿宋" w:hAnsi="仿宋" w:eastAsia="仿宋"/>
              </w:rPr>
            </w:pPr>
            <w:r>
              <w:rPr>
                <w:rFonts w:ascii="仿宋" w:hAnsi="仿宋" w:eastAsia="仿宋"/>
                <w:color w:val="000000"/>
                <w:sz w:val="24"/>
              </w:rPr>
              <w:t>交易日期</w:t>
            </w:r>
          </w:p>
        </w:tc>
        <w:tc>
          <w:tcPr>
            <w:tcW w:w="2317" w:type="dxa"/>
          </w:tcPr>
          <w:p>
            <w:pPr>
              <w:spacing w:line="360" w:lineRule="auto"/>
              <w:rPr>
                <w:rFonts w:ascii="仿宋" w:hAnsi="仿宋" w:eastAsia="仿宋"/>
              </w:rPr>
            </w:pPr>
            <w:r>
              <w:rPr>
                <w:rFonts w:ascii="仿宋" w:hAnsi="仿宋" w:eastAsia="仿宋"/>
                <w:color w:val="000000"/>
                <w:sz w:val="24"/>
              </w:rPr>
              <w:t>反显、格式化：YYYY- MM-DD</w:t>
            </w:r>
          </w:p>
        </w:tc>
        <w:tc>
          <w:tcPr>
            <w:tcW w:w="2242" w:type="dxa"/>
          </w:tcPr>
          <w:p>
            <w:pPr>
              <w:spacing w:line="360" w:lineRule="auto"/>
              <w:rPr>
                <w:rFonts w:ascii="仿宋" w:hAnsi="仿宋" w:eastAsia="仿宋"/>
              </w:rPr>
            </w:pPr>
            <w:r>
              <w:rPr>
                <w:rFonts w:ascii="仿宋" w:hAnsi="仿宋" w:eastAsia="仿宋"/>
                <w:color w:val="000000"/>
                <w:sz w:val="24"/>
              </w:rPr>
              <w:t>日期</w:t>
            </w:r>
          </w:p>
        </w:tc>
        <w:tc>
          <w:tcPr>
            <w:tcW w:w="2260" w:type="dxa"/>
          </w:tcPr>
          <w:p>
            <w:pPr>
              <w:spacing w:line="360" w:lineRule="auto"/>
              <w:rPr>
                <w:rFonts w:ascii="仿宋" w:hAnsi="仿宋" w:eastAsia="仿宋"/>
              </w:rPr>
            </w:pPr>
            <w:r>
              <w:rPr>
                <w:rFonts w:ascii="仿宋" w:hAnsi="仿宋" w:eastAsia="仿宋"/>
                <w:color w:val="000000"/>
                <w:sz w:val="24"/>
              </w:rPr>
              <w:t>展示保险交易日期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tcPr>
          <w:p>
            <w:pPr>
              <w:spacing w:line="360" w:lineRule="auto"/>
              <w:rPr>
                <w:rFonts w:ascii="仿宋" w:hAnsi="仿宋" w:eastAsia="仿宋"/>
              </w:rPr>
            </w:pPr>
            <w:r>
              <w:rPr>
                <w:rFonts w:ascii="仿宋" w:hAnsi="仿宋" w:eastAsia="仿宋"/>
                <w:color w:val="000000"/>
                <w:sz w:val="24"/>
              </w:rPr>
              <w:t>交易渠道</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2" w:type="dxa"/>
          </w:tcPr>
          <w:p>
            <w:pPr>
              <w:spacing w:line="360" w:lineRule="auto"/>
              <w:rPr>
                <w:rFonts w:ascii="仿宋" w:hAnsi="仿宋" w:eastAsia="仿宋"/>
              </w:rPr>
            </w:pPr>
            <w:r>
              <w:rPr>
                <w:rFonts w:ascii="仿宋" w:hAnsi="仿宋" w:eastAsia="仿宋"/>
                <w:color w:val="000000"/>
                <w:sz w:val="24"/>
              </w:rPr>
              <w:t>文本</w:t>
            </w:r>
          </w:p>
        </w:tc>
        <w:tc>
          <w:tcPr>
            <w:tcW w:w="2260" w:type="dxa"/>
          </w:tcPr>
          <w:p>
            <w:pPr>
              <w:spacing w:line="360" w:lineRule="auto"/>
              <w:rPr>
                <w:rFonts w:ascii="仿宋" w:hAnsi="仿宋" w:eastAsia="仿宋"/>
              </w:rPr>
            </w:pPr>
            <w:r>
              <w:rPr>
                <w:rFonts w:ascii="仿宋" w:hAnsi="仿宋" w:eastAsia="仿宋"/>
                <w:color w:val="000000"/>
                <w:sz w:val="24"/>
              </w:rPr>
              <w:t>展示保险交易渠道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tcPr>
          <w:p>
            <w:pPr>
              <w:spacing w:line="360" w:lineRule="auto"/>
              <w:rPr>
                <w:rFonts w:ascii="仿宋" w:hAnsi="仿宋" w:eastAsia="仿宋"/>
              </w:rPr>
            </w:pPr>
            <w:r>
              <w:rPr>
                <w:rFonts w:ascii="仿宋" w:hAnsi="仿宋" w:eastAsia="仿宋"/>
                <w:color w:val="000000"/>
                <w:sz w:val="24"/>
              </w:rPr>
              <w:t>起保日期</w:t>
            </w:r>
          </w:p>
        </w:tc>
        <w:tc>
          <w:tcPr>
            <w:tcW w:w="2317" w:type="dxa"/>
          </w:tcPr>
          <w:p>
            <w:pPr>
              <w:spacing w:line="360" w:lineRule="auto"/>
              <w:rPr>
                <w:rFonts w:ascii="仿宋" w:hAnsi="仿宋" w:eastAsia="仿宋"/>
              </w:rPr>
            </w:pPr>
            <w:r>
              <w:rPr>
                <w:rFonts w:ascii="仿宋" w:hAnsi="仿宋" w:eastAsia="仿宋"/>
                <w:color w:val="000000"/>
                <w:sz w:val="24"/>
              </w:rPr>
              <w:t>反显、格式化：YYYY- MM-DD</w:t>
            </w:r>
          </w:p>
        </w:tc>
        <w:tc>
          <w:tcPr>
            <w:tcW w:w="2242" w:type="dxa"/>
          </w:tcPr>
          <w:p>
            <w:pPr>
              <w:spacing w:line="360" w:lineRule="auto"/>
              <w:rPr>
                <w:rFonts w:ascii="仿宋" w:hAnsi="仿宋" w:eastAsia="仿宋"/>
              </w:rPr>
            </w:pPr>
            <w:r>
              <w:rPr>
                <w:rFonts w:ascii="仿宋" w:hAnsi="仿宋" w:eastAsia="仿宋"/>
                <w:color w:val="000000"/>
                <w:sz w:val="24"/>
              </w:rPr>
              <w:t>日期</w:t>
            </w:r>
          </w:p>
        </w:tc>
        <w:tc>
          <w:tcPr>
            <w:tcW w:w="2260" w:type="dxa"/>
          </w:tcPr>
          <w:p>
            <w:pPr>
              <w:spacing w:line="360" w:lineRule="auto"/>
              <w:rPr>
                <w:rFonts w:ascii="仿宋" w:hAnsi="仿宋" w:eastAsia="仿宋"/>
              </w:rPr>
            </w:pPr>
            <w:r>
              <w:rPr>
                <w:rFonts w:ascii="仿宋" w:hAnsi="仿宋" w:eastAsia="仿宋"/>
                <w:color w:val="000000"/>
                <w:sz w:val="24"/>
              </w:rPr>
              <w:t>展示保险起保日期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tcPr>
          <w:p>
            <w:pPr>
              <w:spacing w:line="360" w:lineRule="auto"/>
              <w:rPr>
                <w:rFonts w:ascii="仿宋" w:hAnsi="仿宋" w:eastAsia="仿宋"/>
              </w:rPr>
            </w:pPr>
            <w:r>
              <w:rPr>
                <w:rFonts w:ascii="仿宋" w:hAnsi="仿宋" w:eastAsia="仿宋"/>
                <w:color w:val="000000"/>
                <w:sz w:val="24"/>
              </w:rPr>
              <w:t>退保日期</w:t>
            </w:r>
          </w:p>
        </w:tc>
        <w:tc>
          <w:tcPr>
            <w:tcW w:w="2317" w:type="dxa"/>
          </w:tcPr>
          <w:p>
            <w:pPr>
              <w:spacing w:line="360" w:lineRule="auto"/>
              <w:rPr>
                <w:rFonts w:ascii="仿宋" w:hAnsi="仿宋" w:eastAsia="仿宋"/>
              </w:rPr>
            </w:pPr>
            <w:r>
              <w:rPr>
                <w:rFonts w:ascii="仿宋" w:hAnsi="仿宋" w:eastAsia="仿宋"/>
                <w:color w:val="000000"/>
                <w:sz w:val="24"/>
              </w:rPr>
              <w:t>反显、格式化：YYYY- MM-DD</w:t>
            </w:r>
          </w:p>
        </w:tc>
        <w:tc>
          <w:tcPr>
            <w:tcW w:w="2242" w:type="dxa"/>
          </w:tcPr>
          <w:p>
            <w:pPr>
              <w:spacing w:line="360" w:lineRule="auto"/>
              <w:rPr>
                <w:rFonts w:ascii="仿宋" w:hAnsi="仿宋" w:eastAsia="仿宋"/>
              </w:rPr>
            </w:pPr>
            <w:r>
              <w:rPr>
                <w:rFonts w:ascii="仿宋" w:hAnsi="仿宋" w:eastAsia="仿宋"/>
                <w:color w:val="000000"/>
                <w:sz w:val="24"/>
              </w:rPr>
              <w:t>日期</w:t>
            </w:r>
          </w:p>
        </w:tc>
        <w:tc>
          <w:tcPr>
            <w:tcW w:w="2260" w:type="dxa"/>
          </w:tcPr>
          <w:p>
            <w:pPr>
              <w:spacing w:line="360" w:lineRule="auto"/>
              <w:rPr>
                <w:rFonts w:ascii="仿宋" w:hAnsi="仿宋" w:eastAsia="仿宋"/>
              </w:rPr>
            </w:pPr>
            <w:r>
              <w:rPr>
                <w:rFonts w:ascii="仿宋" w:hAnsi="仿宋" w:eastAsia="仿宋"/>
                <w:color w:val="000000"/>
                <w:sz w:val="24"/>
              </w:rPr>
              <w:t>展示保险退保日期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tcPr>
          <w:p>
            <w:pPr>
              <w:spacing w:line="360" w:lineRule="auto"/>
              <w:rPr>
                <w:rFonts w:ascii="仿宋" w:hAnsi="仿宋" w:eastAsia="仿宋"/>
              </w:rPr>
            </w:pPr>
            <w:r>
              <w:rPr>
                <w:rFonts w:ascii="仿宋" w:hAnsi="仿宋" w:eastAsia="仿宋"/>
                <w:color w:val="000000"/>
                <w:sz w:val="24"/>
              </w:rPr>
              <w:t>缴费方式</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2" w:type="dxa"/>
          </w:tcPr>
          <w:p>
            <w:pPr>
              <w:spacing w:line="360" w:lineRule="auto"/>
              <w:rPr>
                <w:rFonts w:ascii="仿宋" w:hAnsi="仿宋" w:eastAsia="仿宋"/>
              </w:rPr>
            </w:pPr>
            <w:r>
              <w:rPr>
                <w:rFonts w:ascii="仿宋" w:hAnsi="仿宋" w:eastAsia="仿宋"/>
                <w:color w:val="000000"/>
                <w:sz w:val="24"/>
              </w:rPr>
              <w:t>文本</w:t>
            </w:r>
          </w:p>
        </w:tc>
        <w:tc>
          <w:tcPr>
            <w:tcW w:w="2260" w:type="dxa"/>
          </w:tcPr>
          <w:p>
            <w:pPr>
              <w:spacing w:line="360" w:lineRule="auto"/>
              <w:rPr>
                <w:rFonts w:ascii="仿宋" w:hAnsi="仿宋" w:eastAsia="仿宋"/>
              </w:rPr>
            </w:pPr>
            <w:r>
              <w:rPr>
                <w:rFonts w:ascii="仿宋" w:hAnsi="仿宋" w:eastAsia="仿宋"/>
                <w:color w:val="000000" w:themeColor="text1"/>
                <w:sz w:val="24"/>
                <w14:textFill>
                  <w14:solidFill>
                    <w14:schemeClr w14:val="tx1"/>
                  </w14:solidFill>
                </w14:textFill>
              </w:rPr>
              <w:t>展示保险缴费方式</w:t>
            </w:r>
            <w:r>
              <w:rPr>
                <w:rFonts w:hint="eastAsia" w:ascii="仿宋" w:hAnsi="仿宋" w:eastAsia="仿宋"/>
                <w:color w:val="000000" w:themeColor="text1"/>
                <w:sz w:val="24"/>
                <w14:textFill>
                  <w14:solidFill>
                    <w14:schemeClr w14:val="tx1"/>
                  </w14:solidFill>
                </w14:textFill>
              </w:rPr>
              <w:t>，枚举值：转账（行内）、代扣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tcPr>
          <w:p>
            <w:pPr>
              <w:spacing w:line="360" w:lineRule="auto"/>
              <w:rPr>
                <w:rFonts w:ascii="仿宋" w:hAnsi="仿宋" w:eastAsia="仿宋"/>
              </w:rPr>
            </w:pPr>
            <w:r>
              <w:rPr>
                <w:rFonts w:ascii="仿宋" w:hAnsi="仿宋" w:eastAsia="仿宋"/>
                <w:color w:val="000000"/>
                <w:sz w:val="24"/>
              </w:rPr>
              <w:t>缴费期间</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2" w:type="dxa"/>
          </w:tcPr>
          <w:p>
            <w:pPr>
              <w:spacing w:line="360" w:lineRule="auto"/>
              <w:rPr>
                <w:rFonts w:ascii="仿宋" w:hAnsi="仿宋" w:eastAsia="仿宋"/>
              </w:rPr>
            </w:pPr>
            <w:r>
              <w:rPr>
                <w:rFonts w:ascii="仿宋" w:hAnsi="仿宋" w:eastAsia="仿宋"/>
                <w:color w:val="000000"/>
                <w:sz w:val="24"/>
              </w:rPr>
              <w:t>文本</w:t>
            </w:r>
          </w:p>
        </w:tc>
        <w:tc>
          <w:tcPr>
            <w:tcW w:w="2260" w:type="dxa"/>
          </w:tcPr>
          <w:p>
            <w:pPr>
              <w:spacing w:line="360" w:lineRule="auto"/>
              <w:rPr>
                <w:rFonts w:ascii="仿宋" w:hAnsi="仿宋" w:eastAsia="仿宋"/>
              </w:rPr>
            </w:pPr>
            <w:r>
              <w:rPr>
                <w:rFonts w:ascii="仿宋" w:hAnsi="仿宋" w:eastAsia="仿宋"/>
                <w:color w:val="000000"/>
                <w:sz w:val="24"/>
              </w:rPr>
              <w:t>展示保险缴费期间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tcPr>
          <w:p>
            <w:pPr>
              <w:spacing w:line="360" w:lineRule="auto"/>
              <w:rPr>
                <w:rFonts w:ascii="仿宋" w:hAnsi="仿宋" w:eastAsia="仿宋"/>
              </w:rPr>
            </w:pPr>
            <w:r>
              <w:rPr>
                <w:rFonts w:ascii="仿宋" w:hAnsi="仿宋" w:eastAsia="仿宋"/>
                <w:color w:val="000000"/>
                <w:sz w:val="24"/>
              </w:rPr>
              <w:t>保费金额</w:t>
            </w:r>
          </w:p>
        </w:tc>
        <w:tc>
          <w:tcPr>
            <w:tcW w:w="2317" w:type="dxa"/>
          </w:tcPr>
          <w:p>
            <w:pPr>
              <w:spacing w:line="360" w:lineRule="auto"/>
              <w:rPr>
                <w:rFonts w:ascii="仿宋" w:hAnsi="仿宋" w:eastAsia="仿宋"/>
              </w:rPr>
            </w:pPr>
            <w:r>
              <w:rPr>
                <w:rFonts w:ascii="仿宋" w:hAnsi="仿宋" w:eastAsia="仿宋"/>
                <w:color w:val="000000"/>
                <w:sz w:val="24"/>
              </w:rPr>
              <w:t>反显、格式化：10,000.00</w:t>
            </w:r>
          </w:p>
        </w:tc>
        <w:tc>
          <w:tcPr>
            <w:tcW w:w="2242" w:type="dxa"/>
          </w:tcPr>
          <w:p>
            <w:pPr>
              <w:spacing w:line="360" w:lineRule="auto"/>
              <w:rPr>
                <w:rFonts w:ascii="仿宋" w:hAnsi="仿宋" w:eastAsia="仿宋"/>
              </w:rPr>
            </w:pPr>
            <w:r>
              <w:rPr>
                <w:rFonts w:ascii="仿宋" w:hAnsi="仿宋" w:eastAsia="仿宋"/>
                <w:color w:val="000000"/>
                <w:sz w:val="24"/>
              </w:rPr>
              <w:t>金额</w:t>
            </w:r>
          </w:p>
        </w:tc>
        <w:tc>
          <w:tcPr>
            <w:tcW w:w="2260" w:type="dxa"/>
          </w:tcPr>
          <w:p>
            <w:pPr>
              <w:spacing w:line="360" w:lineRule="auto"/>
              <w:rPr>
                <w:rFonts w:ascii="仿宋" w:hAnsi="仿宋" w:eastAsia="仿宋"/>
              </w:rPr>
            </w:pPr>
            <w:r>
              <w:rPr>
                <w:rFonts w:ascii="仿宋" w:hAnsi="仿宋" w:eastAsia="仿宋"/>
                <w:color w:val="000000"/>
                <w:sz w:val="24"/>
              </w:rPr>
              <w:t>展示保险保费金额，单位：元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1" w:type="dxa"/>
          </w:tcPr>
          <w:p>
            <w:pPr>
              <w:spacing w:line="360" w:lineRule="auto"/>
              <w:rPr>
                <w:rFonts w:ascii="仿宋" w:hAnsi="仿宋" w:eastAsia="仿宋"/>
              </w:rPr>
            </w:pPr>
            <w:r>
              <w:rPr>
                <w:rFonts w:ascii="仿宋" w:hAnsi="仿宋" w:eastAsia="仿宋"/>
                <w:color w:val="000000"/>
                <w:sz w:val="24"/>
              </w:rPr>
              <w:t>保单状态</w:t>
            </w:r>
          </w:p>
        </w:tc>
        <w:tc>
          <w:tcPr>
            <w:tcW w:w="2317" w:type="dxa"/>
          </w:tcPr>
          <w:p>
            <w:pPr>
              <w:spacing w:line="360" w:lineRule="auto"/>
              <w:rPr>
                <w:rFonts w:ascii="仿宋" w:hAnsi="仿宋" w:eastAsia="仿宋"/>
              </w:rPr>
            </w:pPr>
            <w:r>
              <w:rPr>
                <w:rFonts w:ascii="仿宋" w:hAnsi="仿宋" w:eastAsia="仿宋"/>
                <w:color w:val="000000"/>
                <w:sz w:val="24"/>
              </w:rPr>
              <w:t>反显</w:t>
            </w:r>
          </w:p>
        </w:tc>
        <w:tc>
          <w:tcPr>
            <w:tcW w:w="2242" w:type="dxa"/>
          </w:tcPr>
          <w:p>
            <w:pPr>
              <w:spacing w:line="360" w:lineRule="auto"/>
              <w:rPr>
                <w:rFonts w:ascii="仿宋" w:hAnsi="仿宋" w:eastAsia="仿宋"/>
              </w:rPr>
            </w:pPr>
            <w:r>
              <w:rPr>
                <w:rFonts w:ascii="仿宋" w:hAnsi="仿宋" w:eastAsia="仿宋"/>
                <w:color w:val="000000"/>
                <w:sz w:val="24"/>
              </w:rPr>
              <w:t>文本</w:t>
            </w:r>
          </w:p>
        </w:tc>
        <w:tc>
          <w:tcPr>
            <w:tcW w:w="2260" w:type="dxa"/>
          </w:tcPr>
          <w:p>
            <w:pPr>
              <w:spacing w:line="360" w:lineRule="auto"/>
              <w:rPr>
                <w:rFonts w:ascii="仿宋" w:hAnsi="仿宋" w:eastAsia="仿宋"/>
              </w:rPr>
            </w:pPr>
            <w:r>
              <w:rPr>
                <w:rFonts w:ascii="仿宋" w:hAnsi="仿宋" w:eastAsia="仿宋"/>
                <w:color w:val="000000"/>
                <w:sz w:val="24"/>
              </w:rPr>
              <w:t>展示保险保单状态</w:t>
            </w:r>
            <w:r>
              <w:rPr>
                <w:rFonts w:hint="eastAsia" w:ascii="仿宋" w:hAnsi="仿宋" w:eastAsia="仿宋"/>
                <w:color w:val="000000" w:themeColor="text1"/>
                <w:sz w:val="24"/>
                <w14:textFill>
                  <w14:solidFill>
                    <w14:schemeClr w14:val="tx1"/>
                  </w14:solidFill>
                </w14:textFill>
              </w:rPr>
              <w:t>，</w:t>
            </w:r>
            <w:r>
              <w:rPr>
                <w:rFonts w:ascii="仿宋" w:hAnsi="仿宋" w:eastAsia="仿宋"/>
                <w:color w:val="000000" w:themeColor="text1"/>
                <w:sz w:val="24"/>
                <w14:textFill>
                  <w14:solidFill>
                    <w14:schemeClr w14:val="tx1"/>
                  </w14:solidFill>
                </w14:textFill>
              </w:rPr>
              <w:t>枚举值</w:t>
            </w:r>
            <w:r>
              <w:rPr>
                <w:rFonts w:hint="eastAsia" w:ascii="仿宋" w:hAnsi="仿宋" w:eastAsia="仿宋"/>
                <w:color w:val="000000" w:themeColor="text1"/>
                <w:sz w:val="24"/>
                <w14:textFill>
                  <w14:solidFill>
                    <w14:schemeClr w14:val="tx1"/>
                  </w14:solidFill>
                </w14:textFill>
              </w:rPr>
              <w:t>：缴费成功、失败、待生效</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rPr>
      </w:pPr>
      <w:r>
        <w:rPr>
          <w:rFonts w:hint="eastAsia" w:ascii="仿宋" w:hAnsi="仿宋" w:eastAsia="仿宋"/>
          <w:sz w:val="24"/>
          <w:szCs w:val="24"/>
        </w:rPr>
        <w:t>不涉及</w:t>
      </w:r>
    </w:p>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客户3</w:t>
      </w:r>
      <w:r>
        <w:rPr>
          <w:rFonts w:ascii="仿宋" w:hAnsi="仿宋" w:eastAsia="仿宋"/>
        </w:rPr>
        <w:t>60</w:t>
      </w:r>
      <w:r>
        <w:rPr>
          <w:rFonts w:hint="eastAsia" w:ascii="仿宋" w:hAnsi="仿宋" w:eastAsia="仿宋"/>
        </w:rPr>
        <w:t>视图-客户负债</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rPr>
          <w:rFonts w:ascii="仿宋" w:hAnsi="仿宋" w:eastAsia="仿宋"/>
          <w:color w:val="000000"/>
          <w:sz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查看单一客户的授信</w:t>
      </w:r>
      <w:r>
        <w:rPr>
          <w:rFonts w:hint="eastAsia" w:ascii="仿宋" w:hAnsi="仿宋" w:eastAsia="仿宋"/>
          <w:color w:val="000000"/>
          <w:sz w:val="24"/>
        </w:rPr>
        <w:t>额度</w:t>
      </w:r>
      <w:r>
        <w:rPr>
          <w:rFonts w:ascii="仿宋" w:hAnsi="仿宋" w:eastAsia="仿宋"/>
          <w:color w:val="000000"/>
          <w:sz w:val="24"/>
        </w:rPr>
        <w:t>、用信情况及明细</w:t>
      </w:r>
      <w:r>
        <w:rPr>
          <w:rFonts w:hint="eastAsia" w:ascii="仿宋" w:hAnsi="仿宋" w:eastAsia="仿宋"/>
          <w:color w:val="000000"/>
          <w:sz w:val="24"/>
        </w:rPr>
        <w:t>信息</w:t>
      </w:r>
      <w:r>
        <w:rPr>
          <w:rFonts w:ascii="仿宋" w:hAnsi="仿宋" w:eastAsia="仿宋"/>
          <w:color w:val="000000"/>
          <w:sz w:val="24"/>
        </w:rPr>
        <w:t>，帮助客户经理快速识别客户当前授信空间和用信状态并支撑后续贷款经营</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系统输出</w:t>
      </w:r>
      <w:r>
        <w:rPr>
          <w:rFonts w:hint="eastAsia" w:ascii="仿宋" w:hAnsi="仿宋" w:eastAsia="仿宋"/>
          <w:color w:val="000000" w:themeColor="text1"/>
          <w:sz w:val="24"/>
          <w14:textFill>
            <w14:solidFill>
              <w14:schemeClr w14:val="tx1"/>
            </w14:solidFill>
          </w14:textFill>
        </w:rPr>
        <w:t>贷款账户列表查询条件</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要素名称</w:t>
            </w:r>
          </w:p>
        </w:tc>
        <w:tc>
          <w:tcPr>
            <w:tcW w:w="227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约束及校验规则</w:t>
            </w:r>
          </w:p>
        </w:tc>
        <w:tc>
          <w:tcPr>
            <w:tcW w:w="226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数据类型</w:t>
            </w:r>
          </w:p>
        </w:tc>
        <w:tc>
          <w:tcPr>
            <w:tcW w:w="227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产品名称</w:t>
            </w:r>
          </w:p>
        </w:tc>
        <w:tc>
          <w:tcPr>
            <w:tcW w:w="2270" w:type="dxa"/>
          </w:tcPr>
          <w:p>
            <w:pPr>
              <w:spacing w:line="360" w:lineRule="auto"/>
              <w:rPr>
                <w:rFonts w:ascii="仿宋" w:hAnsi="仿宋" w:eastAsia="仿宋"/>
                <w:sz w:val="24"/>
                <w:szCs w:val="24"/>
              </w:rPr>
            </w:pPr>
            <w:r>
              <w:rPr>
                <w:rFonts w:ascii="仿宋" w:hAnsi="仿宋" w:eastAsia="仿宋"/>
                <w:color w:val="000000"/>
                <w:sz w:val="24"/>
              </w:rPr>
              <w:t>非必输</w:t>
            </w:r>
          </w:p>
        </w:tc>
        <w:tc>
          <w:tcPr>
            <w:tcW w:w="2260" w:type="dxa"/>
          </w:tcPr>
          <w:p>
            <w:pPr>
              <w:spacing w:line="360" w:lineRule="auto"/>
              <w:rPr>
                <w:rFonts w:ascii="仿宋" w:hAnsi="仿宋" w:eastAsia="仿宋"/>
                <w:sz w:val="24"/>
                <w:szCs w:val="24"/>
              </w:rPr>
            </w:pPr>
            <w:r>
              <w:rPr>
                <w:rFonts w:ascii="仿宋" w:hAnsi="仿宋" w:eastAsia="仿宋"/>
                <w:color w:val="000000"/>
                <w:sz w:val="24"/>
              </w:rPr>
              <w:t>文本</w:t>
            </w:r>
          </w:p>
        </w:tc>
        <w:tc>
          <w:tcPr>
            <w:tcW w:w="2270" w:type="dxa"/>
          </w:tcPr>
          <w:p>
            <w:pPr>
              <w:spacing w:line="360" w:lineRule="auto"/>
              <w:rPr>
                <w:rFonts w:ascii="仿宋" w:hAnsi="仿宋" w:eastAsia="仿宋"/>
                <w:sz w:val="24"/>
                <w:szCs w:val="24"/>
              </w:rPr>
            </w:pPr>
            <w:r>
              <w:rPr>
                <w:rFonts w:ascii="仿宋" w:hAnsi="仿宋" w:eastAsia="仿宋"/>
                <w:color w:val="000000"/>
                <w:sz w:val="24"/>
              </w:rPr>
              <w:t>支持按</w:t>
            </w:r>
            <w:r>
              <w:rPr>
                <w:rFonts w:hint="eastAsia" w:ascii="仿宋" w:hAnsi="仿宋" w:eastAsia="仿宋"/>
                <w:sz w:val="24"/>
                <w:szCs w:val="24"/>
              </w:rPr>
              <w:t>产品名称</w:t>
            </w:r>
            <w:r>
              <w:rPr>
                <w:rFonts w:hint="eastAsia" w:ascii="仿宋" w:hAnsi="仿宋" w:eastAsia="仿宋"/>
                <w:sz w:val="24"/>
              </w:rPr>
              <w:t>模糊</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发放日期</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非必输</w:t>
            </w:r>
          </w:p>
        </w:tc>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日期</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发放日期区间</w:t>
            </w:r>
            <w:r>
              <w:rPr>
                <w:rFonts w:ascii="仿宋" w:hAnsi="仿宋" w:eastAsia="仿宋"/>
                <w:sz w:val="24"/>
                <w:szCs w:val="24"/>
              </w:rPr>
              <w:t>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sz w:val="24"/>
                <w:szCs w:val="24"/>
              </w:rPr>
              <w:t>查询</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按条件查询</w:t>
            </w:r>
          </w:p>
        </w:tc>
        <w:tc>
          <w:tcPr>
            <w:tcW w:w="2260" w:type="dxa"/>
            <w:vAlign w:val="center"/>
          </w:tcPr>
          <w:p>
            <w:pPr>
              <w:spacing w:line="360" w:lineRule="auto"/>
              <w:rPr>
                <w:rFonts w:ascii="仿宋" w:hAnsi="仿宋" w:eastAsia="仿宋"/>
                <w:sz w:val="24"/>
                <w:szCs w:val="24"/>
              </w:rPr>
            </w:pPr>
            <w:r>
              <w:rPr>
                <w:rFonts w:ascii="仿宋" w:hAnsi="仿宋" w:eastAsia="仿宋"/>
                <w:sz w:val="24"/>
                <w:szCs w:val="24"/>
              </w:rPr>
              <w:t>按钮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执行检索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sz w:val="24"/>
                <w:szCs w:val="24"/>
              </w:rPr>
              <w:t>重置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清空筛选条件</w:t>
            </w:r>
          </w:p>
        </w:tc>
        <w:tc>
          <w:tcPr>
            <w:tcW w:w="2260" w:type="dxa"/>
            <w:vAlign w:val="center"/>
          </w:tcPr>
          <w:p>
            <w:pPr>
              <w:spacing w:line="360" w:lineRule="auto"/>
              <w:rPr>
                <w:rFonts w:ascii="仿宋" w:hAnsi="仿宋" w:eastAsia="仿宋"/>
                <w:sz w:val="24"/>
                <w:szCs w:val="24"/>
              </w:rPr>
            </w:pPr>
            <w:r>
              <w:rPr>
                <w:rFonts w:ascii="仿宋" w:hAnsi="仿宋" w:eastAsia="仿宋"/>
                <w:sz w:val="24"/>
                <w:szCs w:val="24"/>
              </w:rPr>
              <w:t>按钮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恢复默认查询条件</w:t>
            </w:r>
          </w:p>
        </w:tc>
      </w:tr>
    </w:tbl>
    <w:p>
      <w:pPr>
        <w:spacing w:line="360" w:lineRule="auto"/>
        <w:rPr>
          <w:rFonts w:ascii="仿宋" w:hAnsi="仿宋" w:eastAsia="仿宋"/>
          <w:color w:val="000000" w:themeColor="text1"/>
          <w:sz w:val="24"/>
          <w14:textFill>
            <w14:solidFill>
              <w14:schemeClr w14:val="tx1"/>
            </w14:solidFill>
          </w14:textFill>
        </w:rPr>
      </w:pP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系统输出</w:t>
      </w:r>
      <w:r>
        <w:rPr>
          <w:rFonts w:hint="eastAsia" w:ascii="仿宋" w:hAnsi="仿宋" w:eastAsia="仿宋"/>
          <w:color w:val="000000" w:themeColor="text1"/>
          <w:sz w:val="24"/>
          <w14:textFill>
            <w14:solidFill>
              <w14:schemeClr w14:val="tx1"/>
            </w14:solidFill>
          </w14:textFill>
        </w:rPr>
        <w:t>借据列表查询条件</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要素名称</w:t>
            </w:r>
          </w:p>
        </w:tc>
        <w:tc>
          <w:tcPr>
            <w:tcW w:w="227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约束及校验规则</w:t>
            </w:r>
          </w:p>
        </w:tc>
        <w:tc>
          <w:tcPr>
            <w:tcW w:w="226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数据类型</w:t>
            </w:r>
          </w:p>
        </w:tc>
        <w:tc>
          <w:tcPr>
            <w:tcW w:w="227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借据号</w:t>
            </w:r>
          </w:p>
        </w:tc>
        <w:tc>
          <w:tcPr>
            <w:tcW w:w="2270" w:type="dxa"/>
          </w:tcPr>
          <w:p>
            <w:pPr>
              <w:spacing w:line="360" w:lineRule="auto"/>
              <w:rPr>
                <w:rFonts w:ascii="仿宋" w:hAnsi="仿宋" w:eastAsia="仿宋"/>
                <w:sz w:val="24"/>
                <w:szCs w:val="24"/>
              </w:rPr>
            </w:pPr>
            <w:r>
              <w:rPr>
                <w:rFonts w:ascii="仿宋" w:hAnsi="仿宋" w:eastAsia="仿宋"/>
                <w:color w:val="000000"/>
                <w:sz w:val="24"/>
              </w:rPr>
              <w:t>非必输</w:t>
            </w:r>
          </w:p>
        </w:tc>
        <w:tc>
          <w:tcPr>
            <w:tcW w:w="2260" w:type="dxa"/>
          </w:tcPr>
          <w:p>
            <w:pPr>
              <w:spacing w:line="360" w:lineRule="auto"/>
              <w:rPr>
                <w:rFonts w:ascii="仿宋" w:hAnsi="仿宋" w:eastAsia="仿宋"/>
                <w:sz w:val="24"/>
                <w:szCs w:val="24"/>
              </w:rPr>
            </w:pPr>
            <w:r>
              <w:rPr>
                <w:rFonts w:ascii="仿宋" w:hAnsi="仿宋" w:eastAsia="仿宋"/>
                <w:color w:val="000000"/>
                <w:sz w:val="24"/>
              </w:rPr>
              <w:t>文本</w:t>
            </w:r>
          </w:p>
        </w:tc>
        <w:tc>
          <w:tcPr>
            <w:tcW w:w="2270" w:type="dxa"/>
          </w:tcPr>
          <w:p>
            <w:pPr>
              <w:spacing w:line="360" w:lineRule="auto"/>
              <w:rPr>
                <w:rFonts w:ascii="仿宋" w:hAnsi="仿宋" w:eastAsia="仿宋"/>
                <w:sz w:val="24"/>
                <w:szCs w:val="24"/>
              </w:rPr>
            </w:pPr>
            <w:r>
              <w:rPr>
                <w:rFonts w:ascii="仿宋" w:hAnsi="仿宋" w:eastAsia="仿宋"/>
                <w:color w:val="000000"/>
                <w:sz w:val="24"/>
              </w:rPr>
              <w:t>支持按</w:t>
            </w:r>
            <w:r>
              <w:rPr>
                <w:rFonts w:hint="eastAsia" w:ascii="仿宋" w:hAnsi="仿宋" w:eastAsia="仿宋"/>
                <w:sz w:val="24"/>
                <w:szCs w:val="24"/>
              </w:rPr>
              <w:t>借据号精确</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发放日期</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非必输</w:t>
            </w:r>
          </w:p>
        </w:tc>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日期</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发放日期区间</w:t>
            </w:r>
            <w:r>
              <w:rPr>
                <w:rFonts w:ascii="仿宋" w:hAnsi="仿宋" w:eastAsia="仿宋"/>
                <w:sz w:val="24"/>
                <w:szCs w:val="24"/>
              </w:rPr>
              <w:t>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sz w:val="24"/>
                <w:szCs w:val="24"/>
              </w:rPr>
              <w:t>查询</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按条件查询</w:t>
            </w:r>
          </w:p>
        </w:tc>
        <w:tc>
          <w:tcPr>
            <w:tcW w:w="2260" w:type="dxa"/>
            <w:vAlign w:val="center"/>
          </w:tcPr>
          <w:p>
            <w:pPr>
              <w:spacing w:line="360" w:lineRule="auto"/>
              <w:rPr>
                <w:rFonts w:ascii="仿宋" w:hAnsi="仿宋" w:eastAsia="仿宋"/>
                <w:sz w:val="24"/>
                <w:szCs w:val="24"/>
              </w:rPr>
            </w:pPr>
            <w:r>
              <w:rPr>
                <w:rFonts w:ascii="仿宋" w:hAnsi="仿宋" w:eastAsia="仿宋"/>
                <w:sz w:val="24"/>
                <w:szCs w:val="24"/>
              </w:rPr>
              <w:t>按钮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执行检索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sz w:val="24"/>
                <w:szCs w:val="24"/>
              </w:rPr>
              <w:t>重置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清空筛选条件</w:t>
            </w:r>
          </w:p>
        </w:tc>
        <w:tc>
          <w:tcPr>
            <w:tcW w:w="2260" w:type="dxa"/>
            <w:vAlign w:val="center"/>
          </w:tcPr>
          <w:p>
            <w:pPr>
              <w:spacing w:line="360" w:lineRule="auto"/>
              <w:rPr>
                <w:rFonts w:ascii="仿宋" w:hAnsi="仿宋" w:eastAsia="仿宋"/>
                <w:sz w:val="24"/>
                <w:szCs w:val="24"/>
              </w:rPr>
            </w:pPr>
            <w:r>
              <w:rPr>
                <w:rFonts w:ascii="仿宋" w:hAnsi="仿宋" w:eastAsia="仿宋"/>
                <w:sz w:val="24"/>
                <w:szCs w:val="24"/>
              </w:rPr>
              <w:t>按钮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恢复默认查询条件</w:t>
            </w:r>
          </w:p>
        </w:tc>
      </w:tr>
    </w:tbl>
    <w:p>
      <w:pPr>
        <w:spacing w:line="360" w:lineRule="auto"/>
        <w:rPr>
          <w:rFonts w:ascii="仿宋" w:hAnsi="仿宋" w:eastAsia="仿宋"/>
          <w:sz w:val="24"/>
          <w:szCs w:val="24"/>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用户进入“客户负债”页签后，系统加载客户授信、用信</w:t>
      </w:r>
      <w:r>
        <w:rPr>
          <w:rFonts w:ascii="仿宋" w:hAnsi="仿宋" w:eastAsia="仿宋"/>
          <w:color w:val="000000"/>
          <w:sz w:val="24"/>
        </w:rPr>
        <w:t>及明细</w:t>
      </w:r>
      <w:r>
        <w:rPr>
          <w:rFonts w:hint="eastAsia" w:ascii="仿宋" w:hAnsi="仿宋" w:eastAsia="仿宋"/>
          <w:color w:val="000000"/>
          <w:sz w:val="24"/>
        </w:rPr>
        <w:t>信息。</w:t>
      </w:r>
    </w:p>
    <w:p>
      <w:pPr>
        <w:spacing w:line="360" w:lineRule="auto"/>
        <w:rPr>
          <w:rFonts w:ascii="仿宋" w:hAnsi="仿宋" w:eastAsia="仿宋"/>
          <w:sz w:val="24"/>
          <w:szCs w:val="24"/>
        </w:rPr>
      </w:pPr>
      <w:r>
        <w:rPr>
          <w:rFonts w:hint="eastAsia" w:ascii="仿宋" w:hAnsi="仿宋" w:eastAsia="仿宋"/>
          <w:sz w:val="24"/>
          <w:szCs w:val="24"/>
        </w:rPr>
        <w:t>2. 系统展示授信额度分析，授信额度分析区分“信用授信额度”、“非信用授信额度”两类结构占比。</w:t>
      </w:r>
    </w:p>
    <w:p>
      <w:pPr>
        <w:spacing w:line="360" w:lineRule="auto"/>
        <w:rPr>
          <w:rFonts w:ascii="仿宋" w:hAnsi="仿宋" w:eastAsia="仿宋"/>
          <w:sz w:val="24"/>
          <w:szCs w:val="24"/>
        </w:rPr>
      </w:pPr>
      <w:r>
        <w:rPr>
          <w:rFonts w:hint="eastAsia" w:ascii="仿宋" w:hAnsi="仿宋" w:eastAsia="仿宋"/>
          <w:sz w:val="24"/>
          <w:szCs w:val="24"/>
        </w:rPr>
        <w:t>3. 系统展示用信分析，包括总授信额度、已用额度、可用额度及用信占比分析。</w:t>
      </w:r>
    </w:p>
    <w:p>
      <w:pPr>
        <w:spacing w:line="360" w:lineRule="auto"/>
        <w:rPr>
          <w:rFonts w:ascii="仿宋" w:hAnsi="仿宋" w:eastAsia="仿宋"/>
          <w:sz w:val="24"/>
          <w:szCs w:val="24"/>
        </w:rPr>
      </w:pPr>
      <w:r>
        <w:rPr>
          <w:rFonts w:hint="eastAsia" w:ascii="仿宋" w:hAnsi="仿宋" w:eastAsia="仿宋"/>
          <w:sz w:val="24"/>
          <w:szCs w:val="24"/>
        </w:rPr>
        <w:t>4. 系统同步展示授信明细列表与用信明细列表，便于用户查看客户各项授信协议或授信产品的具体情况。</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授信额度类型分析至少区分“信用授信额度”和“非信用授信额度”两类。</w:t>
      </w:r>
    </w:p>
    <w:p>
      <w:pPr>
        <w:spacing w:line="360" w:lineRule="auto"/>
        <w:rPr>
          <w:rFonts w:ascii="仿宋" w:hAnsi="仿宋" w:eastAsia="仿宋"/>
          <w:sz w:val="24"/>
          <w:szCs w:val="24"/>
        </w:rPr>
      </w:pPr>
      <w:r>
        <w:rPr>
          <w:rFonts w:hint="eastAsia" w:ascii="仿宋" w:hAnsi="仿宋" w:eastAsia="仿宋"/>
          <w:sz w:val="24"/>
          <w:szCs w:val="24"/>
        </w:rPr>
        <w:t>2. 用信分析需围绕“总授信额度”（即总合同额度）和“用信占比”进行展示。</w:t>
      </w:r>
    </w:p>
    <w:p>
      <w:pPr>
        <w:spacing w:line="360" w:lineRule="auto"/>
        <w:rPr>
          <w:rFonts w:ascii="仿宋" w:hAnsi="仿宋" w:eastAsia="仿宋"/>
          <w:sz w:val="24"/>
          <w:szCs w:val="24"/>
        </w:rPr>
      </w:pPr>
      <w:r>
        <w:rPr>
          <w:rFonts w:hint="eastAsia" w:ascii="仿宋" w:hAnsi="仿宋" w:eastAsia="仿宋"/>
          <w:sz w:val="24"/>
          <w:szCs w:val="24"/>
        </w:rPr>
        <w:t>3. 贷款授信明细至少展示授信协议号、授信协议类型、客户号、客户名称、授信金额、开始时间、结束时间、状态。金额字段统一按千分位和两位小数格式展示，比例字段统一按百分比格式展示。</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在贷款账户列表中，点击合同号，从右侧抽屉式弹出借据列表。</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管户客户经理可查看客户的授信信息，其他用户无权限查看。</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pStyle w:val="172"/>
        <w:numPr>
          <w:ilvl w:val="0"/>
          <w:numId w:val="24"/>
        </w:numPr>
        <w:spacing w:line="360" w:lineRule="auto"/>
        <w:ind w:firstLineChars="0"/>
        <w:rPr>
          <w:rFonts w:ascii="仿宋" w:hAnsi="仿宋" w:eastAsia="仿宋"/>
        </w:rPr>
      </w:pPr>
      <w:r>
        <w:rPr>
          <w:rFonts w:hint="eastAsia" w:ascii="仿宋" w:hAnsi="仿宋" w:eastAsia="仿宋"/>
        </w:rPr>
        <w:t xml:space="preserve"> </w:t>
      </w:r>
      <w:r>
        <w:rPr>
          <w:rFonts w:hint="eastAsia" w:ascii="仿宋" w:hAnsi="仿宋" w:eastAsia="仿宋"/>
          <w:sz w:val="24"/>
          <w:szCs w:val="24"/>
        </w:rPr>
        <w:t>授信额度分析</w:t>
      </w:r>
    </w:p>
    <w:p>
      <w:pPr>
        <w:spacing w:line="360" w:lineRule="auto"/>
        <w:ind w:firstLine="420"/>
        <w:rPr>
          <w:rFonts w:ascii="仿宋" w:hAnsi="仿宋" w:eastAsia="仿宋"/>
          <w:sz w:val="24"/>
          <w:szCs w:val="24"/>
        </w:rPr>
      </w:pPr>
      <w:r>
        <w:rPr>
          <w:rFonts w:hint="eastAsia" w:ascii="仿宋" w:hAnsi="仿宋" w:eastAsia="仿宋"/>
          <w:sz w:val="24"/>
          <w:szCs w:val="24"/>
        </w:rPr>
        <w:t>图表类型：饼状图</w:t>
      </w:r>
    </w:p>
    <w:p>
      <w:pPr>
        <w:spacing w:line="360" w:lineRule="auto"/>
        <w:ind w:firstLine="420"/>
        <w:rPr>
          <w:rFonts w:ascii="仿宋" w:hAnsi="仿宋" w:eastAsia="仿宋"/>
        </w:rPr>
      </w:pPr>
      <w:r>
        <w:rPr>
          <w:rFonts w:hint="eastAsia" w:ascii="仿宋" w:hAnsi="仿宋" w:eastAsia="仿宋"/>
          <w:sz w:val="24"/>
          <w:szCs w:val="24"/>
        </w:rPr>
        <w:t>图表说明：根据“信用授信额度”、“非信用授信额度”两类分析客户的授信额度构成，默认展示两类授信额度的授信金额和占比。鼠标悬浮进行提示，如鼠标悬浮在“信用授信额度”、，提示文案：“信用授信额度：1</w:t>
      </w:r>
      <w:r>
        <w:rPr>
          <w:rFonts w:ascii="仿宋" w:hAnsi="仿宋" w:eastAsia="仿宋"/>
          <w:sz w:val="24"/>
          <w:szCs w:val="24"/>
        </w:rPr>
        <w:t>20,000.00</w:t>
      </w:r>
      <w:r>
        <w:rPr>
          <w:rFonts w:hint="eastAsia" w:ascii="仿宋" w:hAnsi="仿宋" w:eastAsia="仿宋"/>
          <w:sz w:val="24"/>
          <w:szCs w:val="24"/>
        </w:rPr>
        <w:t>元</w:t>
      </w:r>
      <w:r>
        <w:rPr>
          <w:rFonts w:ascii="仿宋" w:hAnsi="仿宋" w:eastAsia="仿宋"/>
          <w:sz w:val="24"/>
          <w:szCs w:val="24"/>
        </w:rPr>
        <w:t xml:space="preserve"> </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用信分析</w:t>
      </w:r>
    </w:p>
    <w:p>
      <w:pPr>
        <w:spacing w:line="360" w:lineRule="auto"/>
        <w:ind w:firstLine="420"/>
        <w:rPr>
          <w:rFonts w:ascii="仿宋" w:hAnsi="仿宋" w:eastAsia="仿宋"/>
          <w:sz w:val="24"/>
          <w:szCs w:val="24"/>
        </w:rPr>
      </w:pPr>
      <w:r>
        <w:rPr>
          <w:rFonts w:hint="eastAsia" w:ascii="仿宋" w:hAnsi="仿宋" w:eastAsia="仿宋"/>
          <w:sz w:val="24"/>
          <w:szCs w:val="24"/>
        </w:rPr>
        <w:t>图表类型：饼状图</w:t>
      </w:r>
    </w:p>
    <w:p>
      <w:pPr>
        <w:spacing w:line="360" w:lineRule="auto"/>
        <w:ind w:firstLine="420"/>
        <w:rPr>
          <w:rFonts w:ascii="仿宋" w:hAnsi="仿宋" w:eastAsia="仿宋"/>
          <w:sz w:val="24"/>
          <w:szCs w:val="24"/>
        </w:rPr>
      </w:pPr>
      <w:r>
        <w:rPr>
          <w:rFonts w:hint="eastAsia" w:ascii="仿宋" w:hAnsi="仿宋" w:eastAsia="仿宋"/>
          <w:sz w:val="24"/>
          <w:szCs w:val="24"/>
        </w:rPr>
        <w:t>图表说明：分析已用额度占总授信额度的比例，默认展示已用额度和占比。鼠标悬浮进行提示，如鼠标悬浮在“已用额度”、，提示文案：“</w:t>
      </w:r>
    </w:p>
    <w:p>
      <w:pPr>
        <w:spacing w:line="360" w:lineRule="auto"/>
        <w:ind w:firstLine="420"/>
        <w:rPr>
          <w:rFonts w:ascii="仿宋" w:hAnsi="仿宋" w:eastAsia="仿宋"/>
          <w:sz w:val="24"/>
          <w:szCs w:val="24"/>
        </w:rPr>
      </w:pPr>
      <w:r>
        <w:rPr>
          <w:rFonts w:hint="eastAsia" w:ascii="仿宋" w:hAnsi="仿宋" w:eastAsia="仿宋"/>
          <w:sz w:val="24"/>
          <w:szCs w:val="24"/>
        </w:rPr>
        <w:t>总授信额度：1</w:t>
      </w:r>
      <w:r>
        <w:rPr>
          <w:rFonts w:ascii="仿宋" w:hAnsi="仿宋" w:eastAsia="仿宋"/>
          <w:sz w:val="24"/>
          <w:szCs w:val="24"/>
        </w:rPr>
        <w:t>20,000.00</w:t>
      </w:r>
      <w:r>
        <w:rPr>
          <w:rFonts w:hint="eastAsia" w:ascii="仿宋" w:hAnsi="仿宋" w:eastAsia="仿宋"/>
          <w:sz w:val="24"/>
          <w:szCs w:val="24"/>
        </w:rPr>
        <w:t>元</w:t>
      </w:r>
    </w:p>
    <w:p>
      <w:pPr>
        <w:spacing w:line="360" w:lineRule="auto"/>
        <w:ind w:firstLine="420"/>
        <w:rPr>
          <w:rFonts w:ascii="仿宋" w:hAnsi="仿宋" w:eastAsia="仿宋"/>
          <w:sz w:val="24"/>
          <w:szCs w:val="24"/>
        </w:rPr>
      </w:pPr>
      <w:r>
        <w:rPr>
          <w:rFonts w:hint="eastAsia" w:ascii="仿宋" w:hAnsi="仿宋" w:eastAsia="仿宋"/>
          <w:sz w:val="24"/>
          <w:szCs w:val="24"/>
        </w:rPr>
        <w:t>已用额度：：</w:t>
      </w:r>
      <w:r>
        <w:rPr>
          <w:rFonts w:ascii="仿宋" w:hAnsi="仿宋" w:eastAsia="仿宋"/>
          <w:sz w:val="24"/>
          <w:szCs w:val="24"/>
        </w:rPr>
        <w:t>60,000.00</w:t>
      </w:r>
      <w:r>
        <w:rPr>
          <w:rFonts w:hint="eastAsia" w:ascii="仿宋" w:hAnsi="仿宋" w:eastAsia="仿宋"/>
          <w:sz w:val="24"/>
          <w:szCs w:val="24"/>
        </w:rPr>
        <w:t>元</w:t>
      </w:r>
      <w:r>
        <w:rPr>
          <w:rFonts w:ascii="仿宋" w:hAnsi="仿宋" w:eastAsia="仿宋"/>
          <w:sz w:val="24"/>
          <w:szCs w:val="24"/>
        </w:rPr>
        <w:t xml:space="preserve"> 50.</w:t>
      </w:r>
      <w:r>
        <w:rPr>
          <w:rFonts w:ascii="仿宋" w:hAnsi="仿宋" w:eastAsia="仿宋"/>
          <w:sz w:val="22"/>
          <w:szCs w:val="22"/>
        </w:rPr>
        <w:t>00</w:t>
      </w:r>
      <w:r>
        <w:rPr>
          <w:rFonts w:ascii="仿宋" w:hAnsi="仿宋" w:eastAsia="仿宋"/>
          <w:sz w:val="24"/>
          <w:szCs w:val="24"/>
        </w:rPr>
        <w:t>%</w:t>
      </w:r>
      <w:r>
        <w:rPr>
          <w:rFonts w:hint="eastAsia" w:ascii="仿宋" w:hAnsi="仿宋" w:eastAsia="仿宋"/>
          <w:sz w:val="24"/>
          <w:szCs w:val="24"/>
        </w:rPr>
        <w:t>”</w:t>
      </w:r>
    </w:p>
    <w:p>
      <w:pPr>
        <w:spacing w:line="360" w:lineRule="auto"/>
        <w:rPr>
          <w:rFonts w:ascii="仿宋" w:hAnsi="仿宋" w:eastAsia="仿宋"/>
        </w:rPr>
      </w:pPr>
      <w:r>
        <w:rPr>
          <w:rFonts w:hint="eastAsia" w:ascii="仿宋" w:hAnsi="仿宋" w:eastAsia="仿宋"/>
          <w:sz w:val="24"/>
          <w:szCs w:val="24"/>
        </w:rPr>
        <w:t>”。</w:t>
      </w:r>
    </w:p>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系统输出授信</w:t>
      </w:r>
      <w:r>
        <w:rPr>
          <w:rFonts w:hint="eastAsia" w:ascii="仿宋" w:hAnsi="仿宋" w:eastAsia="仿宋"/>
          <w:color w:val="000000" w:themeColor="text1"/>
          <w:sz w:val="24"/>
          <w14:textFill>
            <w14:solidFill>
              <w14:schemeClr w14:val="tx1"/>
            </w14:solidFill>
          </w14:textFill>
        </w:rPr>
        <w:t>贷款</w:t>
      </w:r>
      <w:r>
        <w:rPr>
          <w:rFonts w:ascii="仿宋" w:hAnsi="仿宋" w:eastAsia="仿宋"/>
          <w:color w:val="000000" w:themeColor="text1"/>
          <w:sz w:val="24"/>
          <w14:textFill>
            <w14:solidFill>
              <w14:schemeClr w14:val="tx1"/>
            </w14:solidFill>
          </w14:textFill>
        </w:rPr>
        <w:t>授信明细信息。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5"/>
        <w:gridCol w:w="2315"/>
        <w:gridCol w:w="2244"/>
        <w:gridCol w:w="22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15"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5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授信协议号</w:t>
            </w:r>
          </w:p>
        </w:tc>
        <w:tc>
          <w:tcPr>
            <w:tcW w:w="2315" w:type="dxa"/>
          </w:tcPr>
          <w:p>
            <w:pPr>
              <w:spacing w:line="360" w:lineRule="auto"/>
              <w:rPr>
                <w:rFonts w:ascii="仿宋" w:hAnsi="仿宋" w:eastAsia="仿宋"/>
              </w:rPr>
            </w:pPr>
            <w:r>
              <w:rPr>
                <w:rFonts w:ascii="仿宋" w:hAnsi="仿宋" w:eastAsia="仿宋"/>
                <w:color w:val="000000"/>
                <w:sz w:val="24"/>
              </w:rPr>
              <w:t>反显</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rPr>
            </w:pPr>
            <w:r>
              <w:rPr>
                <w:rFonts w:ascii="仿宋" w:hAnsi="仿宋" w:eastAsia="仿宋"/>
                <w:color w:val="000000"/>
                <w:sz w:val="24"/>
              </w:rPr>
              <w:t>展示授信协议号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授信协议类型</w:t>
            </w:r>
          </w:p>
        </w:tc>
        <w:tc>
          <w:tcPr>
            <w:tcW w:w="231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44"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56" w:type="dxa"/>
          </w:tcPr>
          <w:p>
            <w:pPr>
              <w:spacing w:line="360" w:lineRule="auto"/>
              <w:rPr>
                <w:rFonts w:ascii="仿宋" w:hAnsi="仿宋" w:eastAsia="仿宋"/>
                <w:color w:val="000000"/>
                <w:sz w:val="24"/>
              </w:rPr>
            </w:pPr>
            <w:r>
              <w:rPr>
                <w:rFonts w:ascii="仿宋" w:hAnsi="仿宋" w:eastAsia="仿宋"/>
                <w:color w:val="000000"/>
                <w:sz w:val="24"/>
              </w:rPr>
              <w:t>展示授信协议</w:t>
            </w:r>
            <w:r>
              <w:rPr>
                <w:rFonts w:hint="eastAsia" w:ascii="仿宋" w:hAnsi="仿宋" w:eastAsia="仿宋"/>
                <w:color w:val="000000"/>
                <w:sz w:val="24"/>
              </w:rPr>
              <w:t>类型，</w:t>
            </w:r>
            <w:r>
              <w:rPr>
                <w:rFonts w:hint="eastAsia" w:ascii="仿宋" w:hAnsi="仿宋" w:eastAsia="仿宋"/>
                <w:color w:val="FF0000"/>
                <w:sz w:val="24"/>
              </w:rPr>
              <w:t>枚举值：临时授信额度、固定授信额度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核心客户号</w:t>
            </w:r>
          </w:p>
        </w:tc>
        <w:tc>
          <w:tcPr>
            <w:tcW w:w="2315" w:type="dxa"/>
          </w:tcPr>
          <w:p>
            <w:pPr>
              <w:spacing w:line="360" w:lineRule="auto"/>
              <w:rPr>
                <w:rFonts w:ascii="仿宋" w:hAnsi="仿宋" w:eastAsia="仿宋"/>
              </w:rPr>
            </w:pPr>
            <w:r>
              <w:rPr>
                <w:rFonts w:ascii="仿宋" w:hAnsi="仿宋" w:eastAsia="仿宋"/>
                <w:color w:val="000000"/>
                <w:sz w:val="24"/>
              </w:rPr>
              <w:t>反显</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核心客户号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客户名称</w:t>
            </w:r>
          </w:p>
        </w:tc>
        <w:tc>
          <w:tcPr>
            <w:tcW w:w="2315" w:type="dxa"/>
          </w:tcPr>
          <w:p>
            <w:pPr>
              <w:spacing w:line="360" w:lineRule="auto"/>
              <w:rPr>
                <w:rFonts w:ascii="仿宋" w:hAnsi="仿宋" w:eastAsia="仿宋"/>
              </w:rPr>
            </w:pPr>
            <w:r>
              <w:rPr>
                <w:rFonts w:ascii="仿宋" w:hAnsi="仿宋" w:eastAsia="仿宋"/>
                <w:color w:val="000000"/>
                <w:sz w:val="24"/>
              </w:rPr>
              <w:t>反显</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授信额度</w:t>
            </w:r>
          </w:p>
        </w:tc>
        <w:tc>
          <w:tcPr>
            <w:tcW w:w="2315" w:type="dxa"/>
          </w:tcPr>
          <w:p>
            <w:pPr>
              <w:spacing w:line="360" w:lineRule="auto"/>
              <w:rPr>
                <w:rFonts w:ascii="仿宋" w:hAnsi="仿宋" w:eastAsia="仿宋"/>
              </w:rPr>
            </w:pPr>
            <w:r>
              <w:rPr>
                <w:rFonts w:ascii="仿宋" w:hAnsi="仿宋" w:eastAsia="仿宋"/>
                <w:color w:val="000000"/>
                <w:sz w:val="24"/>
              </w:rPr>
              <w:t>反显、格式化：10,000.00</w:t>
            </w:r>
          </w:p>
        </w:tc>
        <w:tc>
          <w:tcPr>
            <w:tcW w:w="2244" w:type="dxa"/>
          </w:tcPr>
          <w:p>
            <w:pPr>
              <w:spacing w:line="360" w:lineRule="auto"/>
              <w:rPr>
                <w:rFonts w:ascii="仿宋" w:hAnsi="仿宋" w:eastAsia="仿宋"/>
              </w:rPr>
            </w:pPr>
            <w:r>
              <w:rPr>
                <w:rFonts w:ascii="仿宋" w:hAnsi="仿宋" w:eastAsia="仿宋"/>
                <w:color w:val="000000"/>
                <w:sz w:val="24"/>
              </w:rPr>
              <w:t>金额</w:t>
            </w:r>
          </w:p>
        </w:tc>
        <w:tc>
          <w:tcPr>
            <w:tcW w:w="2256" w:type="dxa"/>
          </w:tcPr>
          <w:p>
            <w:pPr>
              <w:spacing w:line="360" w:lineRule="auto"/>
              <w:rPr>
                <w:rFonts w:ascii="仿宋" w:hAnsi="仿宋" w:eastAsia="仿宋"/>
              </w:rPr>
            </w:pPr>
            <w:r>
              <w:rPr>
                <w:rFonts w:ascii="仿宋" w:hAnsi="仿宋" w:eastAsia="仿宋"/>
                <w:color w:val="000000"/>
                <w:sz w:val="24"/>
              </w:rPr>
              <w:t>展示单笔授信额度，单位：元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起始日期</w:t>
            </w:r>
          </w:p>
        </w:tc>
        <w:tc>
          <w:tcPr>
            <w:tcW w:w="2315" w:type="dxa"/>
          </w:tcPr>
          <w:p>
            <w:pPr>
              <w:spacing w:line="360" w:lineRule="auto"/>
              <w:rPr>
                <w:rFonts w:ascii="仿宋" w:hAnsi="仿宋" w:eastAsia="仿宋"/>
              </w:rPr>
            </w:pPr>
            <w:r>
              <w:rPr>
                <w:rFonts w:ascii="仿宋" w:hAnsi="仿宋" w:eastAsia="仿宋"/>
                <w:color w:val="000000"/>
                <w:sz w:val="24"/>
              </w:rPr>
              <w:t>反显、格式化：YYYY-MM-DD</w:t>
            </w:r>
          </w:p>
        </w:tc>
        <w:tc>
          <w:tcPr>
            <w:tcW w:w="2244" w:type="dxa"/>
          </w:tcPr>
          <w:p>
            <w:pPr>
              <w:spacing w:line="360" w:lineRule="auto"/>
              <w:rPr>
                <w:rFonts w:ascii="仿宋" w:hAnsi="仿宋" w:eastAsia="仿宋"/>
              </w:rPr>
            </w:pPr>
            <w:r>
              <w:rPr>
                <w:rFonts w:ascii="仿宋" w:hAnsi="仿宋" w:eastAsia="仿宋"/>
                <w:color w:val="000000"/>
                <w:sz w:val="24"/>
              </w:rPr>
              <w:t>日期</w:t>
            </w:r>
          </w:p>
        </w:tc>
        <w:tc>
          <w:tcPr>
            <w:tcW w:w="2256" w:type="dxa"/>
          </w:tcPr>
          <w:p>
            <w:pPr>
              <w:spacing w:line="360" w:lineRule="auto"/>
              <w:rPr>
                <w:rFonts w:ascii="仿宋" w:hAnsi="仿宋" w:eastAsia="仿宋"/>
              </w:rPr>
            </w:pPr>
            <w:r>
              <w:rPr>
                <w:rFonts w:ascii="仿宋" w:hAnsi="仿宋" w:eastAsia="仿宋"/>
                <w:color w:val="000000"/>
                <w:sz w:val="24"/>
              </w:rPr>
              <w:t>展示授信起始日期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到期日期</w:t>
            </w:r>
          </w:p>
        </w:tc>
        <w:tc>
          <w:tcPr>
            <w:tcW w:w="2315" w:type="dxa"/>
          </w:tcPr>
          <w:p>
            <w:pPr>
              <w:spacing w:line="360" w:lineRule="auto"/>
              <w:rPr>
                <w:rFonts w:ascii="仿宋" w:hAnsi="仿宋" w:eastAsia="仿宋"/>
              </w:rPr>
            </w:pPr>
            <w:r>
              <w:rPr>
                <w:rFonts w:ascii="仿宋" w:hAnsi="仿宋" w:eastAsia="仿宋"/>
                <w:color w:val="000000"/>
                <w:sz w:val="24"/>
              </w:rPr>
              <w:t>反显、格式化：YYYY-MM-DD</w:t>
            </w:r>
          </w:p>
        </w:tc>
        <w:tc>
          <w:tcPr>
            <w:tcW w:w="2244" w:type="dxa"/>
          </w:tcPr>
          <w:p>
            <w:pPr>
              <w:spacing w:line="360" w:lineRule="auto"/>
              <w:rPr>
                <w:rFonts w:ascii="仿宋" w:hAnsi="仿宋" w:eastAsia="仿宋"/>
              </w:rPr>
            </w:pPr>
            <w:r>
              <w:rPr>
                <w:rFonts w:ascii="仿宋" w:hAnsi="仿宋" w:eastAsia="仿宋"/>
                <w:color w:val="000000"/>
                <w:sz w:val="24"/>
              </w:rPr>
              <w:t>日期</w:t>
            </w:r>
          </w:p>
        </w:tc>
        <w:tc>
          <w:tcPr>
            <w:tcW w:w="2256" w:type="dxa"/>
          </w:tcPr>
          <w:p>
            <w:pPr>
              <w:spacing w:line="360" w:lineRule="auto"/>
              <w:rPr>
                <w:rFonts w:ascii="仿宋" w:hAnsi="仿宋" w:eastAsia="仿宋"/>
              </w:rPr>
            </w:pPr>
            <w:r>
              <w:rPr>
                <w:rFonts w:ascii="仿宋" w:hAnsi="仿宋" w:eastAsia="仿宋"/>
                <w:color w:val="000000"/>
                <w:sz w:val="24"/>
              </w:rPr>
              <w:t>展示授信到期日期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状态</w:t>
            </w:r>
          </w:p>
        </w:tc>
        <w:tc>
          <w:tcPr>
            <w:tcW w:w="2315" w:type="dxa"/>
          </w:tcPr>
          <w:p>
            <w:pPr>
              <w:spacing w:line="360" w:lineRule="auto"/>
              <w:rPr>
                <w:rFonts w:ascii="仿宋" w:hAnsi="仿宋" w:eastAsia="仿宋"/>
              </w:rPr>
            </w:pPr>
            <w:r>
              <w:rPr>
                <w:rFonts w:ascii="仿宋" w:hAnsi="仿宋" w:eastAsia="仿宋"/>
                <w:color w:val="000000"/>
                <w:sz w:val="24"/>
              </w:rPr>
              <w:t>反显</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rPr>
            </w:pPr>
            <w:r>
              <w:rPr>
                <w:rFonts w:ascii="仿宋" w:hAnsi="仿宋" w:eastAsia="仿宋"/>
                <w:color w:val="000000"/>
                <w:sz w:val="24"/>
              </w:rPr>
              <w:t>展示授信状态</w:t>
            </w:r>
            <w:r>
              <w:rPr>
                <w:rFonts w:hint="eastAsia" w:ascii="仿宋" w:hAnsi="仿宋" w:eastAsia="仿宋"/>
                <w:color w:val="FF0000"/>
                <w:sz w:val="24"/>
              </w:rPr>
              <w:t>，枚举值：待定</w:t>
            </w:r>
          </w:p>
        </w:tc>
      </w:tr>
    </w:tbl>
    <w:p>
      <w:pPr>
        <w:tabs>
          <w:tab w:val="left" w:pos="3615"/>
        </w:tabs>
        <w:spacing w:line="360" w:lineRule="auto"/>
        <w:rPr>
          <w:rFonts w:ascii="仿宋" w:hAnsi="仿宋" w:eastAsia="仿宋"/>
        </w:rPr>
      </w:pPr>
    </w:p>
    <w:p>
      <w:pPr>
        <w:spacing w:line="360" w:lineRule="auto"/>
        <w:rPr>
          <w:rFonts w:ascii="仿宋" w:hAnsi="仿宋" w:eastAsia="仿宋"/>
          <w:color w:val="FF0000"/>
        </w:rPr>
      </w:pPr>
      <w:r>
        <w:rPr>
          <w:rFonts w:ascii="仿宋" w:hAnsi="仿宋" w:eastAsia="仿宋"/>
          <w:color w:val="000000" w:themeColor="text1"/>
          <w:sz w:val="24"/>
          <w14:textFill>
            <w14:solidFill>
              <w14:schemeClr w14:val="tx1"/>
            </w14:solidFill>
          </w14:textFill>
        </w:rPr>
        <w:t>系统输出</w:t>
      </w:r>
      <w:r>
        <w:rPr>
          <w:rFonts w:hint="eastAsia" w:ascii="仿宋" w:hAnsi="仿宋" w:eastAsia="仿宋"/>
          <w:color w:val="000000" w:themeColor="text1"/>
          <w:sz w:val="24"/>
          <w14:textFill>
            <w14:solidFill>
              <w14:schemeClr w14:val="tx1"/>
            </w14:solidFill>
          </w14:textFill>
        </w:rPr>
        <w:t>贷款账户列表。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5"/>
        <w:gridCol w:w="2315"/>
        <w:gridCol w:w="2244"/>
        <w:gridCol w:w="22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15"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5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产品名称</w:t>
            </w:r>
          </w:p>
        </w:tc>
        <w:tc>
          <w:tcPr>
            <w:tcW w:w="2315" w:type="dxa"/>
          </w:tcPr>
          <w:p>
            <w:pPr>
              <w:spacing w:line="360" w:lineRule="auto"/>
              <w:rPr>
                <w:rFonts w:ascii="仿宋" w:hAnsi="仿宋" w:eastAsia="仿宋"/>
              </w:rPr>
            </w:pPr>
            <w:r>
              <w:rPr>
                <w:rFonts w:ascii="仿宋" w:hAnsi="仿宋" w:eastAsia="仿宋"/>
                <w:color w:val="000000"/>
                <w:sz w:val="24"/>
              </w:rPr>
              <w:t>反显</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客户编号</w:t>
            </w:r>
          </w:p>
        </w:tc>
        <w:tc>
          <w:tcPr>
            <w:tcW w:w="231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44"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56" w:type="dxa"/>
          </w:tcPr>
          <w:p>
            <w:pPr>
              <w:spacing w:line="360" w:lineRule="auto"/>
              <w:rPr>
                <w:rFonts w:ascii="仿宋" w:hAnsi="仿宋" w:eastAsia="仿宋"/>
                <w:color w:val="000000"/>
                <w:sz w:val="24"/>
              </w:rPr>
            </w:pPr>
            <w:r>
              <w:rPr>
                <w:rFonts w:hint="eastAsia" w:ascii="仿宋" w:hAnsi="仿宋" w:eastAsia="仿宋"/>
                <w:color w:val="000000"/>
                <w:sz w:val="24"/>
              </w:rPr>
              <w:t>信贷系统里面专属编号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核心客户号</w:t>
            </w:r>
          </w:p>
        </w:tc>
        <w:tc>
          <w:tcPr>
            <w:tcW w:w="231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44"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56"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核心客户号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合同号</w:t>
            </w:r>
          </w:p>
        </w:tc>
        <w:tc>
          <w:tcPr>
            <w:tcW w:w="231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44" w:type="dxa"/>
          </w:tcPr>
          <w:p>
            <w:pPr>
              <w:spacing w:line="360" w:lineRule="auto"/>
              <w:rPr>
                <w:rFonts w:ascii="仿宋" w:hAnsi="仿宋" w:eastAsia="仿宋"/>
                <w:color w:val="000000"/>
                <w:sz w:val="24"/>
              </w:rPr>
            </w:pPr>
            <w:r>
              <w:rPr>
                <w:rFonts w:ascii="仿宋" w:hAnsi="仿宋" w:eastAsia="仿宋"/>
                <w:color w:val="000000"/>
                <w:sz w:val="24"/>
              </w:rPr>
              <w:t>文本</w:t>
            </w:r>
            <w:r>
              <w:rPr>
                <w:rFonts w:hint="eastAsia" w:ascii="仿宋" w:hAnsi="仿宋" w:eastAsia="仿宋"/>
                <w:color w:val="000000"/>
                <w:sz w:val="24"/>
              </w:rPr>
              <w:t>+链接</w:t>
            </w:r>
          </w:p>
        </w:tc>
        <w:tc>
          <w:tcPr>
            <w:tcW w:w="2256"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合同号，支持跳转到借据明细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贷款账号</w:t>
            </w:r>
          </w:p>
        </w:tc>
        <w:tc>
          <w:tcPr>
            <w:tcW w:w="2315"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w:t>
            </w:r>
            <w:r>
              <w:rPr>
                <w:rFonts w:ascii="仿宋" w:hAnsi="仿宋" w:eastAsia="仿宋"/>
                <w:color w:val="000000"/>
                <w:sz w:val="24"/>
              </w:rPr>
              <w:t>脱敏显示，保留前4位和后4位，中间使用*号掩码，如 6230******1001</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贷款账号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授信额度</w:t>
            </w:r>
          </w:p>
        </w:tc>
        <w:tc>
          <w:tcPr>
            <w:tcW w:w="2315" w:type="dxa"/>
          </w:tcPr>
          <w:p>
            <w:pPr>
              <w:spacing w:line="360" w:lineRule="auto"/>
              <w:rPr>
                <w:rFonts w:ascii="仿宋" w:hAnsi="仿宋" w:eastAsia="仿宋"/>
              </w:rPr>
            </w:pPr>
            <w:r>
              <w:rPr>
                <w:rFonts w:ascii="仿宋" w:hAnsi="仿宋" w:eastAsia="仿宋"/>
                <w:color w:val="000000"/>
                <w:sz w:val="24"/>
              </w:rPr>
              <w:t>反显、格式化：10,000.00</w:t>
            </w:r>
          </w:p>
        </w:tc>
        <w:tc>
          <w:tcPr>
            <w:tcW w:w="2244" w:type="dxa"/>
          </w:tcPr>
          <w:p>
            <w:pPr>
              <w:spacing w:line="360" w:lineRule="auto"/>
              <w:rPr>
                <w:rFonts w:ascii="仿宋" w:hAnsi="仿宋" w:eastAsia="仿宋"/>
              </w:rPr>
            </w:pPr>
            <w:r>
              <w:rPr>
                <w:rFonts w:ascii="仿宋" w:hAnsi="仿宋" w:eastAsia="仿宋"/>
                <w:color w:val="000000"/>
                <w:sz w:val="24"/>
              </w:rPr>
              <w:t>金额</w:t>
            </w:r>
          </w:p>
        </w:tc>
        <w:tc>
          <w:tcPr>
            <w:tcW w:w="2256"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授信额度</w:t>
            </w:r>
            <w:r>
              <w:rPr>
                <w:rFonts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贷款余额</w:t>
            </w:r>
          </w:p>
        </w:tc>
        <w:tc>
          <w:tcPr>
            <w:tcW w:w="2315" w:type="dxa"/>
          </w:tcPr>
          <w:p>
            <w:pPr>
              <w:spacing w:line="360" w:lineRule="auto"/>
              <w:rPr>
                <w:rFonts w:ascii="仿宋" w:hAnsi="仿宋" w:eastAsia="仿宋"/>
              </w:rPr>
            </w:pPr>
            <w:r>
              <w:rPr>
                <w:rFonts w:ascii="仿宋" w:hAnsi="仿宋" w:eastAsia="仿宋"/>
                <w:color w:val="000000"/>
                <w:sz w:val="24"/>
              </w:rPr>
              <w:t>反显、格式化：10,000.00</w:t>
            </w:r>
          </w:p>
        </w:tc>
        <w:tc>
          <w:tcPr>
            <w:tcW w:w="2244" w:type="dxa"/>
          </w:tcPr>
          <w:p>
            <w:pPr>
              <w:spacing w:line="360" w:lineRule="auto"/>
              <w:rPr>
                <w:rFonts w:ascii="仿宋" w:hAnsi="仿宋" w:eastAsia="仿宋"/>
              </w:rPr>
            </w:pPr>
            <w:r>
              <w:rPr>
                <w:rFonts w:ascii="仿宋" w:hAnsi="仿宋" w:eastAsia="仿宋"/>
                <w:color w:val="000000"/>
                <w:sz w:val="24"/>
              </w:rPr>
              <w:t>金额</w:t>
            </w:r>
          </w:p>
        </w:tc>
        <w:tc>
          <w:tcPr>
            <w:tcW w:w="2256"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贷款余额</w:t>
            </w:r>
            <w:r>
              <w:rPr>
                <w:rFonts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担保方式</w:t>
            </w:r>
          </w:p>
        </w:tc>
        <w:tc>
          <w:tcPr>
            <w:tcW w:w="231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44"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56"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担保方式，</w:t>
            </w:r>
            <w:r>
              <w:rPr>
                <w:rFonts w:hint="eastAsia" w:ascii="仿宋" w:hAnsi="仿宋" w:eastAsia="仿宋"/>
                <w:color w:val="FF0000"/>
                <w:sz w:val="24"/>
              </w:rPr>
              <w:t>枚举：信用/无担保等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五级分类</w:t>
            </w:r>
          </w:p>
        </w:tc>
        <w:tc>
          <w:tcPr>
            <w:tcW w:w="231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44"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56"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五级分类</w:t>
            </w:r>
            <w:r>
              <w:rPr>
                <w:rFonts w:hint="eastAsia" w:ascii="仿宋" w:hAnsi="仿宋" w:eastAsia="仿宋"/>
                <w:color w:val="000000" w:themeColor="text1"/>
                <w:sz w:val="24"/>
                <w14:textFill>
                  <w14:solidFill>
                    <w14:schemeClr w14:val="tx1"/>
                  </w14:solidFill>
                </w14:textFill>
              </w:rPr>
              <w:t>，枚举：正常、关注、次级、可疑、损失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币种</w:t>
            </w:r>
          </w:p>
        </w:tc>
        <w:tc>
          <w:tcPr>
            <w:tcW w:w="231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44"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56"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币种</w:t>
            </w:r>
            <w:r>
              <w:rPr>
                <w:rFonts w:hint="eastAsia" w:ascii="仿宋" w:hAnsi="仿宋" w:eastAsia="仿宋"/>
                <w:color w:val="000000" w:themeColor="text1"/>
                <w:sz w:val="24"/>
                <w14:textFill>
                  <w14:solidFill>
                    <w14:schemeClr w14:val="tx1"/>
                  </w14:solidFill>
                </w14:textFill>
              </w:rPr>
              <w:t>，枚举：人民币、美元、欧元等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执行利率</w:t>
            </w:r>
          </w:p>
        </w:tc>
        <w:tc>
          <w:tcPr>
            <w:tcW w:w="2315"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44" w:type="dxa"/>
          </w:tcPr>
          <w:p>
            <w:pPr>
              <w:spacing w:line="360" w:lineRule="auto"/>
              <w:rPr>
                <w:rFonts w:ascii="仿宋" w:hAnsi="仿宋" w:eastAsia="仿宋"/>
                <w:color w:val="000000"/>
                <w:sz w:val="24"/>
              </w:rPr>
            </w:pPr>
            <w:r>
              <w:rPr>
                <w:rFonts w:hint="eastAsia" w:ascii="仿宋" w:hAnsi="仿宋" w:eastAsia="仿宋"/>
                <w:color w:val="000000"/>
                <w:sz w:val="24"/>
              </w:rPr>
              <w:t>百分比</w:t>
            </w:r>
          </w:p>
        </w:tc>
        <w:tc>
          <w:tcPr>
            <w:tcW w:w="2256"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执行利率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发放</w:t>
            </w:r>
            <w:r>
              <w:rPr>
                <w:rFonts w:ascii="仿宋" w:hAnsi="仿宋" w:eastAsia="仿宋"/>
                <w:color w:val="000000" w:themeColor="text1"/>
                <w:sz w:val="24"/>
                <w14:textFill>
                  <w14:solidFill>
                    <w14:schemeClr w14:val="tx1"/>
                  </w14:solidFill>
                </w14:textFill>
              </w:rPr>
              <w:t>日期</w:t>
            </w:r>
          </w:p>
        </w:tc>
        <w:tc>
          <w:tcPr>
            <w:tcW w:w="2315" w:type="dxa"/>
          </w:tcPr>
          <w:p>
            <w:pPr>
              <w:spacing w:line="360" w:lineRule="auto"/>
              <w:rPr>
                <w:rFonts w:ascii="仿宋" w:hAnsi="仿宋" w:eastAsia="仿宋"/>
              </w:rPr>
            </w:pPr>
            <w:r>
              <w:rPr>
                <w:rFonts w:ascii="仿宋" w:hAnsi="仿宋" w:eastAsia="仿宋"/>
                <w:color w:val="000000"/>
                <w:sz w:val="24"/>
              </w:rPr>
              <w:t>反显、格式化：YYYY-MM-DD</w:t>
            </w:r>
          </w:p>
        </w:tc>
        <w:tc>
          <w:tcPr>
            <w:tcW w:w="2244" w:type="dxa"/>
          </w:tcPr>
          <w:p>
            <w:pPr>
              <w:spacing w:line="360" w:lineRule="auto"/>
              <w:rPr>
                <w:rFonts w:ascii="仿宋" w:hAnsi="仿宋" w:eastAsia="仿宋"/>
              </w:rPr>
            </w:pPr>
            <w:r>
              <w:rPr>
                <w:rFonts w:ascii="仿宋" w:hAnsi="仿宋" w:eastAsia="仿宋"/>
                <w:color w:val="000000"/>
                <w:sz w:val="24"/>
              </w:rPr>
              <w:t>日期</w:t>
            </w:r>
          </w:p>
        </w:tc>
        <w:tc>
          <w:tcPr>
            <w:tcW w:w="2256"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发放</w:t>
            </w:r>
            <w:r>
              <w:rPr>
                <w:rFonts w:ascii="仿宋" w:hAnsi="仿宋" w:eastAsia="仿宋"/>
                <w:color w:val="000000"/>
                <w:sz w:val="24"/>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到期日期</w:t>
            </w:r>
          </w:p>
        </w:tc>
        <w:tc>
          <w:tcPr>
            <w:tcW w:w="2315" w:type="dxa"/>
          </w:tcPr>
          <w:p>
            <w:pPr>
              <w:spacing w:line="360" w:lineRule="auto"/>
              <w:rPr>
                <w:rFonts w:ascii="仿宋" w:hAnsi="仿宋" w:eastAsia="仿宋"/>
              </w:rPr>
            </w:pPr>
            <w:r>
              <w:rPr>
                <w:rFonts w:ascii="仿宋" w:hAnsi="仿宋" w:eastAsia="仿宋"/>
                <w:color w:val="000000"/>
                <w:sz w:val="24"/>
              </w:rPr>
              <w:t>反显、格式化：YYYY-MM-DD</w:t>
            </w:r>
          </w:p>
        </w:tc>
        <w:tc>
          <w:tcPr>
            <w:tcW w:w="2244" w:type="dxa"/>
          </w:tcPr>
          <w:p>
            <w:pPr>
              <w:spacing w:line="360" w:lineRule="auto"/>
              <w:rPr>
                <w:rFonts w:ascii="仿宋" w:hAnsi="仿宋" w:eastAsia="仿宋"/>
              </w:rPr>
            </w:pPr>
            <w:r>
              <w:rPr>
                <w:rFonts w:ascii="仿宋" w:hAnsi="仿宋" w:eastAsia="仿宋"/>
                <w:color w:val="000000"/>
                <w:sz w:val="24"/>
              </w:rPr>
              <w:t>日期</w:t>
            </w:r>
          </w:p>
        </w:tc>
        <w:tc>
          <w:tcPr>
            <w:tcW w:w="2256" w:type="dxa"/>
          </w:tcPr>
          <w:p>
            <w:pPr>
              <w:spacing w:line="360" w:lineRule="auto"/>
              <w:rPr>
                <w:rFonts w:ascii="仿宋" w:hAnsi="仿宋" w:eastAsia="仿宋"/>
              </w:rPr>
            </w:pPr>
            <w:r>
              <w:rPr>
                <w:rFonts w:ascii="仿宋" w:hAnsi="仿宋" w:eastAsia="仿宋"/>
                <w:color w:val="000000"/>
                <w:sz w:val="24"/>
              </w:rPr>
              <w:t>展示到期日期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经办机构</w:t>
            </w:r>
          </w:p>
        </w:tc>
        <w:tc>
          <w:tcPr>
            <w:tcW w:w="2315" w:type="dxa"/>
          </w:tcPr>
          <w:p>
            <w:pPr>
              <w:spacing w:line="360" w:lineRule="auto"/>
              <w:rPr>
                <w:rFonts w:ascii="仿宋" w:hAnsi="仿宋" w:eastAsia="仿宋"/>
              </w:rPr>
            </w:pPr>
            <w:r>
              <w:rPr>
                <w:rFonts w:ascii="仿宋" w:hAnsi="仿宋" w:eastAsia="仿宋"/>
                <w:color w:val="000000"/>
                <w:sz w:val="24"/>
              </w:rPr>
              <w:t>反显、格式化：</w:t>
            </w:r>
            <w:r>
              <w:rPr>
                <w:rFonts w:hint="eastAsia" w:ascii="仿宋" w:hAnsi="仿宋" w:eastAsia="仿宋"/>
                <w:color w:val="000000"/>
                <w:sz w:val="24"/>
              </w:rPr>
              <w:t>机构号+机构名称</w:t>
            </w:r>
          </w:p>
        </w:tc>
        <w:tc>
          <w:tcPr>
            <w:tcW w:w="2244" w:type="dxa"/>
          </w:tcPr>
          <w:p>
            <w:pPr>
              <w:spacing w:line="360" w:lineRule="auto"/>
              <w:rPr>
                <w:rFonts w:ascii="仿宋" w:hAnsi="仿宋" w:eastAsia="仿宋"/>
              </w:rPr>
            </w:pPr>
            <w:r>
              <w:rPr>
                <w:rFonts w:ascii="仿宋" w:hAnsi="仿宋" w:eastAsia="仿宋"/>
                <w:color w:val="000000"/>
                <w:sz w:val="24"/>
              </w:rPr>
              <w:t>文本</w:t>
            </w:r>
          </w:p>
        </w:tc>
        <w:tc>
          <w:tcPr>
            <w:tcW w:w="2256"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机构名称</w:t>
            </w:r>
          </w:p>
        </w:tc>
      </w:tr>
    </w:tbl>
    <w:p>
      <w:pPr>
        <w:tabs>
          <w:tab w:val="left" w:pos="3615"/>
        </w:tabs>
        <w:spacing w:line="360" w:lineRule="auto"/>
        <w:rPr>
          <w:rFonts w:ascii="仿宋" w:hAnsi="仿宋" w:eastAsia="仿宋"/>
        </w:rPr>
      </w:pPr>
    </w:p>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系统输出</w:t>
      </w:r>
      <w:r>
        <w:rPr>
          <w:rFonts w:hint="eastAsia" w:ascii="仿宋" w:hAnsi="仿宋" w:eastAsia="仿宋"/>
          <w:color w:val="000000" w:themeColor="text1"/>
          <w:sz w:val="24"/>
          <w14:textFill>
            <w14:solidFill>
              <w14:schemeClr w14:val="tx1"/>
            </w14:solidFill>
          </w14:textFill>
        </w:rPr>
        <w:t>借据明细列表。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5"/>
        <w:gridCol w:w="2315"/>
        <w:gridCol w:w="2244"/>
        <w:gridCol w:w="22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15"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5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客户编号</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文本</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信贷系统里面专属编号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核心客户号</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文本</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核心客户号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借据号</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文本</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借据号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发放</w:t>
            </w:r>
            <w:r>
              <w:rPr>
                <w:rFonts w:ascii="仿宋" w:hAnsi="仿宋" w:eastAsia="仿宋"/>
                <w:color w:val="000000" w:themeColor="text1"/>
                <w:sz w:val="24"/>
                <w14:textFill>
                  <w14:solidFill>
                    <w14:schemeClr w14:val="tx1"/>
                  </w14:solidFill>
                </w14:textFill>
              </w:rPr>
              <w:t>日期</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反显、格式化：YYYY-MM-DD</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日期</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发放</w:t>
            </w:r>
            <w:r>
              <w:rPr>
                <w:rFonts w:ascii="仿宋" w:hAnsi="仿宋" w:eastAsia="仿宋"/>
                <w:color w:val="000000" w:themeColor="text1"/>
                <w:sz w:val="24"/>
                <w14:textFill>
                  <w14:solidFill>
                    <w14:schemeClr w14:val="tx1"/>
                  </w14:solidFill>
                </w14:textFill>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到</w:t>
            </w:r>
            <w:r>
              <w:rPr>
                <w:rFonts w:ascii="仿宋" w:hAnsi="仿宋" w:eastAsia="仿宋"/>
                <w:color w:val="000000" w:themeColor="text1"/>
                <w:sz w:val="24"/>
                <w14:textFill>
                  <w14:solidFill>
                    <w14:schemeClr w14:val="tx1"/>
                  </w14:solidFill>
                </w14:textFill>
              </w:rPr>
              <w:t>期日期</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反显、格式化：YYYY-MM-DD</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日期</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展示到期日期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借据金额</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反显、格式化：10,000.00</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金额</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借据金额</w:t>
            </w:r>
            <w:r>
              <w:rPr>
                <w:rFonts w:ascii="仿宋" w:hAnsi="仿宋" w:eastAsia="仿宋"/>
                <w:color w:val="000000" w:themeColor="text1"/>
                <w:sz w:val="24"/>
                <w14:textFill>
                  <w14:solidFill>
                    <w14:schemeClr w14:val="tx1"/>
                  </w14:solidFill>
                </w14:textFill>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当日余额</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反显、格式化：10,000.00</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金额</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查询当日贷款余额</w:t>
            </w:r>
            <w:r>
              <w:rPr>
                <w:rFonts w:ascii="仿宋" w:hAnsi="仿宋" w:eastAsia="仿宋"/>
                <w:color w:val="000000" w:themeColor="text1"/>
                <w:sz w:val="24"/>
                <w14:textFill>
                  <w14:solidFill>
                    <w14:schemeClr w14:val="tx1"/>
                  </w14:solidFill>
                </w14:textFill>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执行利率</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反显、格式化：10.00%</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百分比</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执行利率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逾期天数</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文本</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展示逾期天数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欠息（合计）</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反显、格式化：10,000.00</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金额</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欠息（合计）</w:t>
            </w:r>
            <w:r>
              <w:rPr>
                <w:rFonts w:ascii="仿宋" w:hAnsi="仿宋" w:eastAsia="仿宋"/>
                <w:color w:val="000000" w:themeColor="text1"/>
                <w:sz w:val="24"/>
                <w14:textFill>
                  <w14:solidFill>
                    <w14:schemeClr w14:val="tx1"/>
                  </w14:solidFill>
                </w14:textFill>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还款方式</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文本</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借据号、枚举：等额本金 等额本息 按月付息到期一次性还本，定制化还本付息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还款账号</w:t>
            </w:r>
          </w:p>
        </w:tc>
        <w:tc>
          <w:tcPr>
            <w:tcW w:w="2315"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反显</w:t>
            </w:r>
            <w:r>
              <w:rPr>
                <w:rFonts w:hint="eastAsia" w:ascii="仿宋" w:hAnsi="仿宋" w:eastAsia="仿宋"/>
                <w:color w:val="000000" w:themeColor="text1"/>
                <w:sz w:val="24"/>
                <w14:textFill>
                  <w14:solidFill>
                    <w14:schemeClr w14:val="tx1"/>
                  </w14:solidFill>
                </w14:textFill>
              </w:rPr>
              <w:t>、</w:t>
            </w:r>
            <w:r>
              <w:rPr>
                <w:rFonts w:ascii="仿宋" w:hAnsi="仿宋" w:eastAsia="仿宋"/>
                <w:color w:val="000000" w:themeColor="text1"/>
                <w:sz w:val="24"/>
                <w14:textFill>
                  <w14:solidFill>
                    <w14:schemeClr w14:val="tx1"/>
                  </w14:solidFill>
                </w14:textFill>
              </w:rPr>
              <w:t>脱敏显示，保留前4位和后4位，中间使用*号掩码，如 6230******1001</w:t>
            </w:r>
          </w:p>
        </w:tc>
        <w:tc>
          <w:tcPr>
            <w:tcW w:w="2244"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文本</w:t>
            </w:r>
          </w:p>
        </w:tc>
        <w:tc>
          <w:tcPr>
            <w:tcW w:w="2256"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还款账号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五级分类</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文本</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五级分类，枚举：正常、关注、次级、可疑、损失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担保方式</w:t>
            </w:r>
          </w:p>
        </w:tc>
        <w:tc>
          <w:tcPr>
            <w:tcW w:w="2315"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w:t>
            </w:r>
          </w:p>
        </w:tc>
        <w:tc>
          <w:tcPr>
            <w:tcW w:w="2244"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文本</w:t>
            </w:r>
          </w:p>
        </w:tc>
        <w:tc>
          <w:tcPr>
            <w:tcW w:w="2256"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展示担保方式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5" w:type="dxa"/>
          </w:tcPr>
          <w:p>
            <w:pPr>
              <w:spacing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经办机构</w:t>
            </w:r>
          </w:p>
        </w:tc>
        <w:tc>
          <w:tcPr>
            <w:tcW w:w="2315"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反显、格式化：</w:t>
            </w:r>
            <w:r>
              <w:rPr>
                <w:rFonts w:hint="eastAsia" w:ascii="仿宋" w:hAnsi="仿宋" w:eastAsia="仿宋"/>
                <w:color w:val="000000" w:themeColor="text1"/>
                <w:sz w:val="24"/>
                <w14:textFill>
                  <w14:solidFill>
                    <w14:schemeClr w14:val="tx1"/>
                  </w14:solidFill>
                </w14:textFill>
              </w:rPr>
              <w:t>机构号+机构名称</w:t>
            </w:r>
          </w:p>
        </w:tc>
        <w:tc>
          <w:tcPr>
            <w:tcW w:w="2244"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文本</w:t>
            </w:r>
          </w:p>
        </w:tc>
        <w:tc>
          <w:tcPr>
            <w:tcW w:w="2256"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机构名称</w:t>
            </w:r>
          </w:p>
        </w:tc>
      </w:tr>
    </w:tbl>
    <w:p>
      <w:pPr>
        <w:tabs>
          <w:tab w:val="left" w:pos="3615"/>
        </w:tabs>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rPr>
          <w:rFonts w:ascii="仿宋" w:hAnsi="仿宋" w:eastAsia="仿宋"/>
          <w:sz w:val="24"/>
          <w:szCs w:val="24"/>
        </w:rPr>
      </w:pPr>
      <w:r>
        <w:rPr>
          <w:rFonts w:hint="eastAsia" w:ascii="仿宋" w:hAnsi="仿宋" w:eastAsia="仿宋"/>
          <w:sz w:val="24"/>
          <w:szCs w:val="24"/>
        </w:rPr>
        <w:t>总览：</w:t>
      </w:r>
    </w:p>
    <w:p>
      <w:pPr>
        <w:spacing w:line="360" w:lineRule="auto"/>
        <w:jc w:val="left"/>
      </w:pPr>
      <w:r>
        <w:rPr>
          <w:rFonts w:ascii="仿宋" w:hAnsi="仿宋" w:eastAsia="仿宋" w:cs="仿宋"/>
          <w:sz w:val="24"/>
        </w:rPr>
        <w:t>待提供</w:t>
      </w:r>
    </w:p>
    <w:p>
      <w:pPr>
        <w:spacing w:line="360" w:lineRule="auto"/>
        <w:rPr>
          <w:rFonts w:ascii="仿宋" w:hAnsi="仿宋" w:eastAsia="仿宋"/>
          <w:sz w:val="24"/>
          <w:szCs w:val="24"/>
        </w:rPr>
      </w:pPr>
      <w:r>
        <w:rPr>
          <w:rFonts w:hint="eastAsia" w:ascii="仿宋" w:hAnsi="仿宋" w:eastAsia="仿宋"/>
          <w:sz w:val="24"/>
          <w:szCs w:val="24"/>
        </w:rPr>
        <w:t>授信明细：</w:t>
      </w:r>
    </w:p>
    <w:p>
      <w:pPr>
        <w:spacing w:line="360" w:lineRule="auto"/>
        <w:rPr>
          <w:rFonts w:ascii="仿宋" w:hAnsi="仿宋" w:eastAsia="仿宋"/>
          <w:sz w:val="24"/>
          <w:szCs w:val="24"/>
        </w:rPr>
      </w:pPr>
      <w:r>
        <w:rPr>
          <w:rFonts w:hint="eastAsia" w:ascii="仿宋" w:hAnsi="仿宋" w:eastAsia="仿宋"/>
          <w:sz w:val="24"/>
          <w:szCs w:val="24"/>
        </w:rPr>
        <w:t>贷款账户：</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客户3</w:t>
      </w:r>
      <w:r>
        <w:rPr>
          <w:rFonts w:ascii="仿宋" w:hAnsi="仿宋" w:eastAsia="仿宋"/>
        </w:rPr>
        <w:t>60</w:t>
      </w:r>
      <w:r>
        <w:rPr>
          <w:rFonts w:hint="eastAsia" w:ascii="仿宋" w:hAnsi="仿宋" w:eastAsia="仿宋"/>
        </w:rPr>
        <w:t>视图-营销推动</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营销推动-到期承接</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查看单一客户的到期承接分析信息并开展后续推荐和触达，帮助客户经理识别到期转化机会并提升产品留存效果</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用户进入营销推动页签后，点击“到期承接”tab，系统加载该客户的到期承接分析结果。</w:t>
      </w:r>
    </w:p>
    <w:p>
      <w:pPr>
        <w:spacing w:line="360" w:lineRule="auto"/>
        <w:rPr>
          <w:rFonts w:ascii="仿宋" w:hAnsi="仿宋" w:eastAsia="仿宋"/>
        </w:rPr>
      </w:pPr>
      <w:r>
        <w:rPr>
          <w:rFonts w:ascii="仿宋" w:hAnsi="仿宋" w:eastAsia="仿宋"/>
          <w:color w:val="000000"/>
          <w:sz w:val="24"/>
        </w:rPr>
        <w:t>用户可切换</w:t>
      </w:r>
      <w:r>
        <w:rPr>
          <w:rFonts w:hint="eastAsia" w:ascii="仿宋" w:hAnsi="仿宋" w:eastAsia="仿宋"/>
          <w:sz w:val="24"/>
          <w:szCs w:val="24"/>
        </w:rPr>
        <w:t>当月</w:t>
      </w:r>
      <w:r>
        <w:rPr>
          <w:rFonts w:ascii="仿宋" w:hAnsi="仿宋" w:eastAsia="仿宋"/>
          <w:color w:val="000000"/>
          <w:sz w:val="24"/>
        </w:rPr>
        <w:t>、</w:t>
      </w:r>
      <w:r>
        <w:rPr>
          <w:rFonts w:hint="eastAsia" w:ascii="仿宋" w:hAnsi="仿宋" w:eastAsia="仿宋"/>
          <w:color w:val="000000"/>
          <w:sz w:val="24"/>
        </w:rPr>
        <w:t>当季</w:t>
      </w:r>
      <w:r>
        <w:rPr>
          <w:rFonts w:ascii="仿宋" w:hAnsi="仿宋" w:eastAsia="仿宋"/>
          <w:color w:val="000000"/>
          <w:sz w:val="24"/>
        </w:rPr>
        <w:t>、</w:t>
      </w:r>
      <w:r>
        <w:rPr>
          <w:rFonts w:hint="eastAsia" w:ascii="仿宋" w:hAnsi="仿宋" w:eastAsia="仿宋"/>
          <w:color w:val="000000"/>
          <w:sz w:val="24"/>
        </w:rPr>
        <w:t>当年</w:t>
      </w:r>
      <w:r>
        <w:rPr>
          <w:rFonts w:ascii="仿宋" w:hAnsi="仿宋" w:eastAsia="仿宋"/>
          <w:color w:val="000000"/>
          <w:sz w:val="24"/>
        </w:rPr>
        <w:t>等时间切片查看分析结果。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color w:val="000000"/>
                <w:sz w:val="24"/>
              </w:rPr>
              <w:t>统计期间</w:t>
            </w:r>
          </w:p>
        </w:tc>
        <w:tc>
          <w:tcPr>
            <w:tcW w:w="2263" w:type="dxa"/>
          </w:tcPr>
          <w:p>
            <w:pPr>
              <w:spacing w:line="360" w:lineRule="auto"/>
              <w:rPr>
                <w:rFonts w:ascii="仿宋" w:hAnsi="仿宋" w:eastAsia="仿宋"/>
              </w:rPr>
            </w:pPr>
            <w:r>
              <w:rPr>
                <w:rFonts w:hint="eastAsia" w:ascii="仿宋" w:hAnsi="仿宋" w:eastAsia="仿宋"/>
                <w:color w:val="000000"/>
                <w:sz w:val="24"/>
              </w:rPr>
              <w:t>必输</w:t>
            </w:r>
          </w:p>
        </w:tc>
        <w:tc>
          <w:tcPr>
            <w:tcW w:w="2263" w:type="dxa"/>
          </w:tcPr>
          <w:p>
            <w:pPr>
              <w:spacing w:line="360" w:lineRule="auto"/>
              <w:rPr>
                <w:rFonts w:ascii="仿宋" w:hAnsi="仿宋" w:eastAsia="仿宋"/>
              </w:rPr>
            </w:pPr>
            <w:r>
              <w:rPr>
                <w:rFonts w:hint="eastAsia" w:ascii="仿宋" w:hAnsi="仿宋" w:eastAsia="仿宋"/>
                <w:color w:val="000000"/>
                <w:sz w:val="24"/>
              </w:rPr>
              <w:t>切片器</w:t>
            </w:r>
          </w:p>
        </w:tc>
        <w:tc>
          <w:tcPr>
            <w:tcW w:w="2272" w:type="dxa"/>
          </w:tcPr>
          <w:p>
            <w:pPr>
              <w:spacing w:line="360" w:lineRule="auto"/>
              <w:rPr>
                <w:rFonts w:ascii="仿宋" w:hAnsi="仿宋" w:eastAsia="仿宋"/>
              </w:rPr>
            </w:pPr>
            <w:r>
              <w:rPr>
                <w:rFonts w:ascii="仿宋" w:hAnsi="仿宋" w:eastAsia="仿宋"/>
                <w:color w:val="000000"/>
                <w:sz w:val="24"/>
              </w:rPr>
              <w:t>枚举值：</w:t>
            </w:r>
            <w:r>
              <w:rPr>
                <w:rFonts w:hint="eastAsia" w:ascii="仿宋" w:hAnsi="仿宋" w:eastAsia="仿宋"/>
                <w:sz w:val="24"/>
                <w:szCs w:val="24"/>
              </w:rPr>
              <w:t>当月</w:t>
            </w:r>
            <w:r>
              <w:rPr>
                <w:rFonts w:ascii="仿宋" w:hAnsi="仿宋" w:eastAsia="仿宋"/>
                <w:color w:val="000000"/>
                <w:sz w:val="24"/>
              </w:rPr>
              <w:t>、</w:t>
            </w:r>
            <w:r>
              <w:rPr>
                <w:rFonts w:hint="eastAsia" w:ascii="仿宋" w:hAnsi="仿宋" w:eastAsia="仿宋"/>
                <w:color w:val="000000"/>
                <w:sz w:val="24"/>
              </w:rPr>
              <w:t>当季</w:t>
            </w:r>
            <w:r>
              <w:rPr>
                <w:rFonts w:ascii="仿宋" w:hAnsi="仿宋" w:eastAsia="仿宋"/>
                <w:color w:val="000000"/>
                <w:sz w:val="24"/>
              </w:rPr>
              <w:t>、</w:t>
            </w:r>
            <w:r>
              <w:rPr>
                <w:rFonts w:hint="eastAsia" w:ascii="仿宋" w:hAnsi="仿宋" w:eastAsia="仿宋"/>
                <w:color w:val="000000"/>
                <w:sz w:val="24"/>
              </w:rPr>
              <w:t>当年。默认为：</w:t>
            </w:r>
            <w:r>
              <w:rPr>
                <w:rFonts w:hint="eastAsia" w:ascii="仿宋" w:hAnsi="仿宋" w:eastAsia="仿宋"/>
                <w:sz w:val="24"/>
                <w:szCs w:val="24"/>
              </w:rPr>
              <w:t>当月</w:t>
            </w:r>
          </w:p>
        </w:tc>
      </w:tr>
    </w:tbl>
    <w:p>
      <w:pPr>
        <w:spacing w:line="360" w:lineRule="auto"/>
        <w:rPr>
          <w:rFonts w:ascii="仿宋" w:hAnsi="仿宋" w:eastAsia="仿宋"/>
          <w:sz w:val="24"/>
          <w:szCs w:val="24"/>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用户进入营销推动页签后，点击“到期承接”tab，系统展示客户到期承接分析信息。</w:t>
      </w:r>
    </w:p>
    <w:p>
      <w:pPr>
        <w:spacing w:line="360" w:lineRule="auto"/>
        <w:rPr>
          <w:rFonts w:ascii="仿宋" w:hAnsi="仿宋" w:eastAsia="仿宋"/>
          <w:sz w:val="24"/>
          <w:szCs w:val="24"/>
        </w:rPr>
      </w:pPr>
      <w:r>
        <w:rPr>
          <w:rFonts w:hint="eastAsia" w:ascii="仿宋" w:hAnsi="仿宋" w:eastAsia="仿宋"/>
          <w:sz w:val="24"/>
          <w:szCs w:val="24"/>
        </w:rPr>
        <w:t>2. 用户可切换当月</w:t>
      </w:r>
      <w:r>
        <w:rPr>
          <w:rFonts w:ascii="仿宋" w:hAnsi="仿宋" w:eastAsia="仿宋"/>
          <w:color w:val="000000"/>
          <w:sz w:val="24"/>
        </w:rPr>
        <w:t>、</w:t>
      </w:r>
      <w:r>
        <w:rPr>
          <w:rFonts w:hint="eastAsia" w:ascii="仿宋" w:hAnsi="仿宋" w:eastAsia="仿宋"/>
          <w:color w:val="000000"/>
          <w:sz w:val="24"/>
        </w:rPr>
        <w:t>当季</w:t>
      </w:r>
      <w:r>
        <w:rPr>
          <w:rFonts w:ascii="仿宋" w:hAnsi="仿宋" w:eastAsia="仿宋"/>
          <w:color w:val="000000"/>
          <w:sz w:val="24"/>
        </w:rPr>
        <w:t>、</w:t>
      </w:r>
      <w:r>
        <w:rPr>
          <w:rFonts w:hint="eastAsia" w:ascii="仿宋" w:hAnsi="仿宋" w:eastAsia="仿宋"/>
          <w:color w:val="000000"/>
          <w:sz w:val="24"/>
        </w:rPr>
        <w:t>当年</w:t>
      </w:r>
      <w:r>
        <w:rPr>
          <w:rFonts w:hint="eastAsia" w:ascii="仿宋" w:hAnsi="仿宋" w:eastAsia="仿宋"/>
          <w:sz w:val="24"/>
          <w:szCs w:val="24"/>
        </w:rPr>
        <w:t>三个时间切片查看不同周期的到期承接结果。</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3. </w:t>
      </w:r>
      <w:r>
        <w:rPr>
          <w:rFonts w:hint="eastAsia" w:ascii="仿宋" w:hAnsi="仿宋" w:eastAsia="仿宋"/>
          <w:color w:val="000000" w:themeColor="text1"/>
          <w:sz w:val="24"/>
          <w:szCs w:val="24"/>
          <w14:textFill>
            <w14:solidFill>
              <w14:schemeClr w14:val="tx1"/>
            </w14:solidFill>
          </w14:textFill>
        </w:rPr>
        <w:t>系统展示指标包括：到期金额、</w:t>
      </w:r>
      <w:r>
        <w:rPr>
          <w:rFonts w:ascii="仿宋" w:hAnsi="仿宋" w:eastAsia="仿宋"/>
          <w:color w:val="000000" w:themeColor="text1"/>
          <w:sz w:val="24"/>
          <w14:textFill>
            <w14:solidFill>
              <w14:schemeClr w14:val="tx1"/>
            </w14:solidFill>
          </w14:textFill>
        </w:rPr>
        <w:t>到期</w:t>
      </w:r>
      <w:r>
        <w:rPr>
          <w:rFonts w:hint="eastAsia" w:ascii="仿宋" w:hAnsi="仿宋" w:eastAsia="仿宋"/>
          <w:color w:val="000000" w:themeColor="text1"/>
          <w:sz w:val="24"/>
          <w14:textFill>
            <w14:solidFill>
              <w14:schemeClr w14:val="tx1"/>
            </w14:solidFill>
          </w14:textFill>
        </w:rPr>
        <w:t>总</w:t>
      </w:r>
      <w:r>
        <w:rPr>
          <w:rFonts w:ascii="仿宋" w:hAnsi="仿宋" w:eastAsia="仿宋"/>
          <w:color w:val="000000" w:themeColor="text1"/>
          <w:sz w:val="24"/>
          <w14:textFill>
            <w14:solidFill>
              <w14:schemeClr w14:val="tx1"/>
            </w14:solidFill>
          </w14:textFill>
        </w:rPr>
        <w:t>金额</w:t>
      </w:r>
      <w:r>
        <w:rPr>
          <w:rFonts w:hint="eastAsia" w:ascii="仿宋" w:hAnsi="仿宋" w:eastAsia="仿宋"/>
          <w:color w:val="000000" w:themeColor="text1"/>
          <w:sz w:val="24"/>
          <w:szCs w:val="24"/>
          <w14:textFill>
            <w14:solidFill>
              <w14:schemeClr w14:val="tx1"/>
            </w14:solidFill>
          </w14:textFill>
        </w:rPr>
        <w:t>、承接率</w:t>
      </w:r>
      <w:r>
        <w:rPr>
          <w:rFonts w:hint="eastAsia" w:ascii="仿宋" w:hAnsi="仿宋" w:eastAsia="仿宋"/>
          <w:sz w:val="24"/>
          <w:szCs w:val="24"/>
        </w:rPr>
        <w:t>、定期存款到期金额、定期存款到期总金额、定期存款承接率</w:t>
      </w:r>
      <w:r>
        <w:rPr>
          <w:rFonts w:hint="eastAsia" w:ascii="仿宋" w:hAnsi="仿宋" w:eastAsia="仿宋"/>
          <w:color w:val="000000" w:themeColor="text1"/>
          <w:sz w:val="24"/>
          <w:szCs w:val="24"/>
          <w14:textFill>
            <w14:solidFill>
              <w14:schemeClr w14:val="tx1"/>
            </w14:solidFill>
          </w14:textFill>
        </w:rPr>
        <w:t>。</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系统展示按照存款（定期存款）、理财展示不同产品到期的分组，并结合客户偏好和历史购买记录作为承接产品的推荐依据。</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用户基于到期承接的推荐产品，通过电话、短信、企微等方式继续触达与经营客户。</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pStyle w:val="19"/>
        <w:rPr>
          <w:rFonts w:ascii="仿宋" w:hAnsi="仿宋" w:eastAsia="仿宋"/>
          <w:sz w:val="24"/>
          <w:szCs w:val="24"/>
        </w:rPr>
      </w:pPr>
      <w:r>
        <w:rPr>
          <w:rFonts w:hint="eastAsia" w:ascii="仿宋" w:hAnsi="仿宋" w:eastAsia="仿宋"/>
          <w:sz w:val="24"/>
          <w:szCs w:val="24"/>
        </w:rPr>
        <w:t>1. 到期承接分析当前按当月</w:t>
      </w:r>
      <w:r>
        <w:rPr>
          <w:rFonts w:ascii="仿宋" w:hAnsi="仿宋" w:eastAsia="仿宋"/>
          <w:color w:val="000000"/>
          <w:sz w:val="24"/>
        </w:rPr>
        <w:t>、</w:t>
      </w:r>
      <w:r>
        <w:rPr>
          <w:rFonts w:hint="eastAsia" w:ascii="仿宋" w:hAnsi="仿宋" w:eastAsia="仿宋"/>
          <w:color w:val="000000"/>
          <w:sz w:val="24"/>
        </w:rPr>
        <w:t>当季</w:t>
      </w:r>
      <w:r>
        <w:rPr>
          <w:rFonts w:ascii="仿宋" w:hAnsi="仿宋" w:eastAsia="仿宋"/>
          <w:color w:val="000000"/>
          <w:sz w:val="24"/>
        </w:rPr>
        <w:t>、</w:t>
      </w:r>
      <w:r>
        <w:rPr>
          <w:rFonts w:hint="eastAsia" w:ascii="仿宋" w:hAnsi="仿宋" w:eastAsia="仿宋"/>
          <w:color w:val="000000"/>
          <w:sz w:val="24"/>
        </w:rPr>
        <w:t>当年</w:t>
      </w:r>
      <w:r>
        <w:rPr>
          <w:rFonts w:hint="eastAsia" w:ascii="仿宋" w:hAnsi="仿宋" w:eastAsia="仿宋"/>
          <w:sz w:val="24"/>
          <w:szCs w:val="24"/>
        </w:rPr>
        <w:t>三个时间切片展示，当选择当月时，下拉框支持选择月份，默认当月，选择区间1月～当月；当选择季度时，下拉框支持选择季度，默认为当季，选择区间一季度～当季；当选择当年时，默认为当年（如2</w:t>
      </w:r>
      <w:r>
        <w:rPr>
          <w:rFonts w:ascii="仿宋" w:hAnsi="仿宋" w:eastAsia="仿宋"/>
          <w:sz w:val="24"/>
          <w:szCs w:val="24"/>
        </w:rPr>
        <w:t>026</w:t>
      </w:r>
      <w:r>
        <w:rPr>
          <w:rFonts w:hint="eastAsia" w:ascii="仿宋" w:hAnsi="仿宋" w:eastAsia="仿宋"/>
          <w:sz w:val="24"/>
          <w:szCs w:val="24"/>
        </w:rPr>
        <w:t>年），选择区间2</w:t>
      </w:r>
      <w:r>
        <w:rPr>
          <w:rFonts w:ascii="仿宋" w:hAnsi="仿宋" w:eastAsia="仿宋"/>
          <w:sz w:val="24"/>
          <w:szCs w:val="24"/>
        </w:rPr>
        <w:t>026</w:t>
      </w:r>
      <w:r>
        <w:rPr>
          <w:rFonts w:hint="eastAsia" w:ascii="仿宋" w:hAnsi="仿宋" w:eastAsia="仿宋"/>
          <w:sz w:val="24"/>
          <w:szCs w:val="24"/>
        </w:rPr>
        <w:t>年～2</w:t>
      </w:r>
      <w:r>
        <w:rPr>
          <w:rFonts w:ascii="仿宋" w:hAnsi="仿宋" w:eastAsia="仿宋"/>
          <w:sz w:val="24"/>
          <w:szCs w:val="24"/>
        </w:rPr>
        <w:t>026</w:t>
      </w:r>
      <w:r>
        <w:rPr>
          <w:rFonts w:hint="eastAsia" w:ascii="仿宋" w:hAnsi="仿宋" w:eastAsia="仿宋"/>
          <w:sz w:val="24"/>
          <w:szCs w:val="24"/>
        </w:rPr>
        <w:t>年（以后2</w:t>
      </w:r>
      <w:r>
        <w:rPr>
          <w:rFonts w:ascii="仿宋" w:hAnsi="仿宋" w:eastAsia="仿宋"/>
          <w:sz w:val="24"/>
          <w:szCs w:val="24"/>
        </w:rPr>
        <w:t>027</w:t>
      </w:r>
      <w:r>
        <w:rPr>
          <w:rFonts w:hint="eastAsia" w:ascii="仿宋" w:hAnsi="仿宋" w:eastAsia="仿宋"/>
          <w:sz w:val="24"/>
          <w:szCs w:val="24"/>
        </w:rPr>
        <w:t>年……都支持选择）。切片器的切换只影响统计指标，历史月、季、年不联动到期产品和推荐产品，只展示当月、当季、当年的到期产品和推荐产品。</w:t>
      </w:r>
    </w:p>
    <w:p>
      <w:pPr>
        <w:spacing w:line="360" w:lineRule="auto"/>
        <w:rPr>
          <w:rFonts w:ascii="仿宋" w:hAnsi="仿宋" w:eastAsia="仿宋"/>
          <w:color w:val="000000"/>
          <w:sz w:val="24"/>
        </w:rPr>
      </w:pPr>
      <w:r>
        <w:rPr>
          <w:rFonts w:hint="eastAsia" w:ascii="仿宋" w:hAnsi="仿宋" w:eastAsia="仿宋"/>
          <w:sz w:val="24"/>
          <w:szCs w:val="24"/>
        </w:rPr>
        <w:t>2. 核心统计指标包括</w:t>
      </w:r>
      <w:r>
        <w:rPr>
          <w:rFonts w:hint="eastAsia" w:ascii="仿宋" w:hAnsi="仿宋" w:eastAsia="仿宋"/>
          <w:color w:val="000000" w:themeColor="text1"/>
          <w:sz w:val="24"/>
          <w:szCs w:val="24"/>
          <w14:textFill>
            <w14:solidFill>
              <w14:schemeClr w14:val="tx1"/>
            </w14:solidFill>
          </w14:textFill>
        </w:rPr>
        <w:t>到期金额、</w:t>
      </w:r>
      <w:r>
        <w:rPr>
          <w:rFonts w:ascii="仿宋" w:hAnsi="仿宋" w:eastAsia="仿宋"/>
          <w:color w:val="000000" w:themeColor="text1"/>
          <w:sz w:val="24"/>
          <w14:textFill>
            <w14:solidFill>
              <w14:schemeClr w14:val="tx1"/>
            </w14:solidFill>
          </w14:textFill>
        </w:rPr>
        <w:t>到期</w:t>
      </w:r>
      <w:r>
        <w:rPr>
          <w:rFonts w:hint="eastAsia" w:ascii="仿宋" w:hAnsi="仿宋" w:eastAsia="仿宋"/>
          <w:color w:val="000000" w:themeColor="text1"/>
          <w:sz w:val="24"/>
          <w14:textFill>
            <w14:solidFill>
              <w14:schemeClr w14:val="tx1"/>
            </w14:solidFill>
          </w14:textFill>
        </w:rPr>
        <w:t>总</w:t>
      </w:r>
      <w:r>
        <w:rPr>
          <w:rFonts w:ascii="仿宋" w:hAnsi="仿宋" w:eastAsia="仿宋"/>
          <w:color w:val="000000" w:themeColor="text1"/>
          <w:sz w:val="24"/>
          <w14:textFill>
            <w14:solidFill>
              <w14:schemeClr w14:val="tx1"/>
            </w14:solidFill>
          </w14:textFill>
        </w:rPr>
        <w:t>金额</w:t>
      </w:r>
      <w:r>
        <w:rPr>
          <w:rFonts w:hint="eastAsia" w:ascii="仿宋" w:hAnsi="仿宋" w:eastAsia="仿宋"/>
          <w:color w:val="000000" w:themeColor="text1"/>
          <w:sz w:val="24"/>
          <w:szCs w:val="24"/>
          <w14:textFill>
            <w14:solidFill>
              <w14:schemeClr w14:val="tx1"/>
            </w14:solidFill>
          </w14:textFill>
        </w:rPr>
        <w:t>、承接率</w:t>
      </w:r>
      <w:r>
        <w:rPr>
          <w:rFonts w:hint="eastAsia" w:ascii="仿宋" w:hAnsi="仿宋" w:eastAsia="仿宋"/>
          <w:sz w:val="24"/>
          <w:szCs w:val="24"/>
        </w:rPr>
        <w:t>。</w:t>
      </w:r>
      <w:r>
        <w:rPr>
          <w:rFonts w:hint="eastAsia" w:ascii="仿宋" w:hAnsi="仿宋" w:eastAsia="仿宋"/>
          <w:color w:val="000000"/>
          <w:sz w:val="24"/>
        </w:rPr>
        <w:t>指标分为“全部”、“定期存款”两个页签、支持按照tab页签。</w:t>
      </w:r>
    </w:p>
    <w:p>
      <w:pPr>
        <w:spacing w:line="360" w:lineRule="auto"/>
        <w:rPr>
          <w:rFonts w:ascii="仿宋" w:hAnsi="仿宋" w:eastAsia="仿宋"/>
          <w:color w:val="000000"/>
          <w:sz w:val="24"/>
        </w:rPr>
      </w:pPr>
      <w:r>
        <w:rPr>
          <w:rFonts w:hint="eastAsia" w:ascii="仿宋" w:hAnsi="仿宋" w:eastAsia="仿宋"/>
          <w:color w:val="000000"/>
          <w:sz w:val="24"/>
        </w:rPr>
        <w:t>【全部】页签</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ab/>
      </w:r>
      <w:commentRangeStart w:id="7"/>
      <w:r>
        <w:rPr>
          <w:rFonts w:hint="eastAsia" w:ascii="仿宋" w:hAnsi="仿宋" w:eastAsia="仿宋"/>
          <w:b/>
          <w:bCs/>
          <w:color w:val="000000" w:themeColor="text1"/>
          <w:sz w:val="24"/>
          <w:szCs w:val="24"/>
          <w14:textFill>
            <w14:solidFill>
              <w14:schemeClr w14:val="tx1"/>
            </w14:solidFill>
          </w14:textFill>
        </w:rPr>
        <w:t>到期金额</w:t>
      </w:r>
      <w:r>
        <w:rPr>
          <w:rFonts w:hint="eastAsia" w:ascii="仿宋" w:hAnsi="仿宋" w:eastAsia="仿宋"/>
          <w:color w:val="000000" w:themeColor="text1"/>
          <w:sz w:val="24"/>
          <w:szCs w:val="24"/>
          <w14:textFill>
            <w14:solidFill>
              <w14:schemeClr w14:val="tx1"/>
            </w14:solidFill>
          </w14:textFill>
        </w:rPr>
        <w:t>：客户当期已到期金额。</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ascii="仿宋" w:hAnsi="仿宋" w:eastAsia="仿宋"/>
          <w:b/>
          <w:bCs/>
          <w:color w:val="000000" w:themeColor="text1"/>
          <w:sz w:val="24"/>
          <w14:textFill>
            <w14:solidFill>
              <w14:schemeClr w14:val="tx1"/>
            </w14:solidFill>
          </w14:textFill>
        </w:rPr>
        <w:t>到期</w:t>
      </w:r>
      <w:r>
        <w:rPr>
          <w:rFonts w:hint="eastAsia" w:ascii="仿宋" w:hAnsi="仿宋" w:eastAsia="仿宋"/>
          <w:b/>
          <w:bCs/>
          <w:color w:val="000000" w:themeColor="text1"/>
          <w:sz w:val="24"/>
          <w14:textFill>
            <w14:solidFill>
              <w14:schemeClr w14:val="tx1"/>
            </w14:solidFill>
          </w14:textFill>
        </w:rPr>
        <w:t>总</w:t>
      </w:r>
      <w:r>
        <w:rPr>
          <w:rFonts w:ascii="仿宋" w:hAnsi="仿宋" w:eastAsia="仿宋"/>
          <w:b/>
          <w:bCs/>
          <w:color w:val="000000" w:themeColor="text1"/>
          <w:sz w:val="24"/>
          <w14:textFill>
            <w14:solidFill>
              <w14:schemeClr w14:val="tx1"/>
            </w14:solidFill>
          </w14:textFill>
        </w:rPr>
        <w:t>金额</w:t>
      </w:r>
      <w:r>
        <w:rPr>
          <w:rFonts w:hint="eastAsia"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客户当期到期总金额。</w:t>
      </w:r>
    </w:p>
    <w:p>
      <w:pPr>
        <w:spacing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承接率</w:t>
      </w:r>
      <w:r>
        <w:rPr>
          <w:rFonts w:hint="eastAsia"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当</w:t>
      </w:r>
      <w:r>
        <w:rPr>
          <w:rFonts w:hint="eastAsia" w:ascii="仿宋" w:hAnsi="仿宋" w:eastAsia="仿宋"/>
          <w:color w:val="000000" w:themeColor="text1"/>
          <w:sz w:val="24"/>
          <w:szCs w:val="24"/>
          <w14:textFill>
            <w14:solidFill>
              <w14:schemeClr w14:val="tx1"/>
            </w14:solidFill>
          </w14:textFill>
        </w:rPr>
        <w:t>期</w:t>
      </w:r>
      <w:r>
        <w:rPr>
          <w:rFonts w:hint="eastAsia" w:ascii="仿宋" w:hAnsi="仿宋" w:eastAsia="仿宋"/>
          <w:color w:val="000000" w:themeColor="text1"/>
          <w:sz w:val="24"/>
          <w14:textFill>
            <w14:solidFill>
              <w14:schemeClr w14:val="tx1"/>
            </w14:solidFill>
          </w14:textFill>
        </w:rPr>
        <w:t>已到期的（包括存款、理财）金额，有多少到期资金在规定时间内购买了长期化的产品。客户承接率=符合上述规则/已到期总金额*100%。</w:t>
      </w:r>
    </w:p>
    <w:p>
      <w:pPr>
        <w:spacing w:line="360" w:lineRule="auto"/>
        <w:ind w:left="84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统计周期=客户</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到期后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天（含），如果同客户该月有多笔</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到期，按最后一笔到期日后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w:t>
      </w:r>
    </w:p>
    <w:p>
      <w:pPr>
        <w:spacing w:line="360" w:lineRule="auto"/>
        <w:ind w:left="84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2)</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长期化的产品指AUM 产品分类中，剔除开放式理财、活期存款、通知存款、保险（到期金额和到期总金额剔除开放式理财、活期存款、通知存款、保险）。</w:t>
      </w:r>
    </w:p>
    <w:p>
      <w:pPr>
        <w:spacing w:line="360" w:lineRule="auto"/>
        <w:ind w:left="420" w:firstLine="420"/>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3</w:t>
      </w:r>
      <w:r>
        <w:rPr>
          <w:rFonts w:hint="eastAsia"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购买日期明确：</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按产品起息日/成立日。</w:t>
      </w:r>
    </w:p>
    <w:p>
      <w:pPr>
        <w:spacing w:line="360" w:lineRule="auto"/>
        <w:rPr>
          <w:rFonts w:ascii="仿宋" w:hAnsi="仿宋" w:eastAsia="仿宋"/>
          <w:color w:val="000000"/>
          <w:sz w:val="24"/>
        </w:rPr>
      </w:pPr>
      <w:r>
        <w:rPr>
          <w:rFonts w:hint="eastAsia" w:ascii="仿宋" w:hAnsi="仿宋" w:eastAsia="仿宋"/>
          <w:color w:val="000000"/>
          <w:sz w:val="24"/>
        </w:rPr>
        <w:t>【定期存款】页签</w:t>
      </w:r>
      <w:r>
        <w:rPr>
          <w:rFonts w:ascii="仿宋" w:hAnsi="仿宋" w:eastAsia="仿宋"/>
          <w:color w:val="FF0000"/>
          <w:sz w:val="24"/>
        </w:rPr>
        <w:tab/>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14:textFill>
            <w14:solidFill>
              <w14:schemeClr w14:val="tx1"/>
            </w14:solidFill>
          </w14:textFill>
        </w:rPr>
        <w:t>定期</w:t>
      </w:r>
      <w:r>
        <w:rPr>
          <w:rFonts w:hint="eastAsia" w:ascii="仿宋" w:hAnsi="仿宋" w:eastAsia="仿宋"/>
          <w:b/>
          <w:bCs/>
          <w:color w:val="000000" w:themeColor="text1"/>
          <w:sz w:val="24"/>
          <w:szCs w:val="24"/>
          <w14:textFill>
            <w14:solidFill>
              <w14:schemeClr w14:val="tx1"/>
            </w14:solidFill>
          </w14:textFill>
        </w:rPr>
        <w:t>存款到期金额</w:t>
      </w:r>
      <w:r>
        <w:rPr>
          <w:rFonts w:hint="eastAsia" w:ascii="仿宋" w:hAnsi="仿宋" w:eastAsia="仿宋"/>
          <w:color w:val="000000" w:themeColor="text1"/>
          <w:sz w:val="24"/>
          <w:szCs w:val="24"/>
          <w14:textFill>
            <w14:solidFill>
              <w14:schemeClr w14:val="tx1"/>
            </w14:solidFill>
          </w14:textFill>
        </w:rPr>
        <w:t>：客户当期已到期</w:t>
      </w:r>
      <w:r>
        <w:rPr>
          <w:rFonts w:hint="eastAsia" w:ascii="仿宋" w:hAnsi="仿宋" w:eastAsia="仿宋"/>
          <w:color w:val="000000" w:themeColor="text1"/>
          <w:sz w:val="24"/>
          <w14:textFill>
            <w14:solidFill>
              <w14:schemeClr w14:val="tx1"/>
            </w14:solidFill>
          </w14:textFill>
        </w:rPr>
        <w:t>定期存款</w:t>
      </w:r>
      <w:r>
        <w:rPr>
          <w:rFonts w:hint="eastAsia" w:ascii="仿宋" w:hAnsi="仿宋" w:eastAsia="仿宋"/>
          <w:color w:val="000000" w:themeColor="text1"/>
          <w:sz w:val="24"/>
          <w:szCs w:val="24"/>
          <w14:textFill>
            <w14:solidFill>
              <w14:schemeClr w14:val="tx1"/>
            </w14:solidFill>
          </w14:textFill>
        </w:rPr>
        <w:t>金额。</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14:textFill>
            <w14:solidFill>
              <w14:schemeClr w14:val="tx1"/>
            </w14:solidFill>
          </w14:textFill>
        </w:rPr>
        <w:t>定期存款</w:t>
      </w:r>
      <w:r>
        <w:rPr>
          <w:rFonts w:ascii="仿宋" w:hAnsi="仿宋" w:eastAsia="仿宋"/>
          <w:b/>
          <w:bCs/>
          <w:color w:val="000000" w:themeColor="text1"/>
          <w:sz w:val="24"/>
          <w14:textFill>
            <w14:solidFill>
              <w14:schemeClr w14:val="tx1"/>
            </w14:solidFill>
          </w14:textFill>
        </w:rPr>
        <w:t>到期</w:t>
      </w:r>
      <w:r>
        <w:rPr>
          <w:rFonts w:hint="eastAsia" w:ascii="仿宋" w:hAnsi="仿宋" w:eastAsia="仿宋"/>
          <w:b/>
          <w:bCs/>
          <w:color w:val="000000" w:themeColor="text1"/>
          <w:sz w:val="24"/>
          <w14:textFill>
            <w14:solidFill>
              <w14:schemeClr w14:val="tx1"/>
            </w14:solidFill>
          </w14:textFill>
        </w:rPr>
        <w:t>总</w:t>
      </w:r>
      <w:r>
        <w:rPr>
          <w:rFonts w:ascii="仿宋" w:hAnsi="仿宋" w:eastAsia="仿宋"/>
          <w:b/>
          <w:bCs/>
          <w:color w:val="000000" w:themeColor="text1"/>
          <w:sz w:val="24"/>
          <w14:textFill>
            <w14:solidFill>
              <w14:schemeClr w14:val="tx1"/>
            </w14:solidFill>
          </w14:textFill>
        </w:rPr>
        <w:t>金额</w:t>
      </w:r>
      <w:r>
        <w:rPr>
          <w:rFonts w:hint="eastAsia"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客户当期到期</w:t>
      </w:r>
      <w:r>
        <w:rPr>
          <w:rFonts w:hint="eastAsia" w:ascii="仿宋" w:hAnsi="仿宋" w:eastAsia="仿宋"/>
          <w:color w:val="000000" w:themeColor="text1"/>
          <w:sz w:val="24"/>
          <w14:textFill>
            <w14:solidFill>
              <w14:schemeClr w14:val="tx1"/>
            </w14:solidFill>
          </w14:textFill>
        </w:rPr>
        <w:t>定期存款</w:t>
      </w:r>
      <w:r>
        <w:rPr>
          <w:rFonts w:hint="eastAsia" w:ascii="仿宋" w:hAnsi="仿宋" w:eastAsia="仿宋"/>
          <w:color w:val="000000" w:themeColor="text1"/>
          <w:sz w:val="24"/>
          <w:szCs w:val="24"/>
          <w14:textFill>
            <w14:solidFill>
              <w14:schemeClr w14:val="tx1"/>
            </w14:solidFill>
          </w14:textFill>
        </w:rPr>
        <w:t>总金额。</w:t>
      </w:r>
    </w:p>
    <w:p>
      <w:pPr>
        <w:spacing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定期存款承接率</w:t>
      </w:r>
      <w:r>
        <w:rPr>
          <w:rFonts w:hint="eastAsia"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当</w:t>
      </w:r>
      <w:r>
        <w:rPr>
          <w:rFonts w:hint="eastAsia" w:ascii="仿宋" w:hAnsi="仿宋" w:eastAsia="仿宋"/>
          <w:color w:val="000000" w:themeColor="text1"/>
          <w:sz w:val="24"/>
          <w:szCs w:val="24"/>
          <w14:textFill>
            <w14:solidFill>
              <w14:schemeClr w14:val="tx1"/>
            </w14:solidFill>
          </w14:textFill>
        </w:rPr>
        <w:t>期</w:t>
      </w:r>
      <w:r>
        <w:rPr>
          <w:rFonts w:hint="eastAsia" w:ascii="仿宋" w:hAnsi="仿宋" w:eastAsia="仿宋"/>
          <w:color w:val="000000" w:themeColor="text1"/>
          <w:sz w:val="24"/>
          <w14:textFill>
            <w14:solidFill>
              <w14:schemeClr w14:val="tx1"/>
            </w14:solidFill>
          </w14:textFill>
        </w:rPr>
        <w:t>已到期的定期存款金额，有多少到期资金在规定时间内购买了定期存款（不含通知存款）的产品。客户承接率=符合上述规则/已到期总金额*100%。</w:t>
      </w:r>
    </w:p>
    <w:p>
      <w:pPr>
        <w:spacing w:line="360" w:lineRule="auto"/>
        <w:ind w:left="84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统计周期=客户定期存款到期后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天（含），如果同客户该月有多笔定期存款到期，按最后一笔到期日后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w:t>
      </w:r>
    </w:p>
    <w:p>
      <w:pPr>
        <w:spacing w:line="360" w:lineRule="auto"/>
        <w:ind w:left="84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2)</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购买日期明确：定期存款按产品起息日。</w:t>
      </w:r>
      <w:commentRangeEnd w:id="7"/>
      <w:r>
        <w:rPr>
          <w:rStyle w:val="155"/>
          <w:rFonts w:ascii="仿宋" w:hAnsi="仿宋" w:eastAsia="仿宋"/>
        </w:rPr>
        <w:commentReference w:id="7"/>
      </w:r>
    </w:p>
    <w:p>
      <w:pPr>
        <w:spacing w:line="360" w:lineRule="auto"/>
        <w:rPr>
          <w:rFonts w:ascii="仿宋" w:hAnsi="仿宋" w:eastAsia="仿宋"/>
          <w:sz w:val="24"/>
          <w:szCs w:val="24"/>
        </w:rPr>
      </w:pPr>
      <w:r>
        <w:rPr>
          <w:rFonts w:hint="eastAsia" w:ascii="仿宋" w:hAnsi="仿宋" w:eastAsia="仿宋"/>
          <w:sz w:val="24"/>
          <w:szCs w:val="24"/>
        </w:rPr>
        <w:t>3. 到期承接需与产品推荐结合，</w:t>
      </w:r>
      <w:commentRangeStart w:id="8"/>
      <w:r>
        <w:rPr>
          <w:rFonts w:hint="eastAsia" w:ascii="仿宋" w:hAnsi="仿宋" w:eastAsia="仿宋"/>
          <w:color w:val="FF0000"/>
          <w:sz w:val="24"/>
          <w:szCs w:val="24"/>
        </w:rPr>
        <w:t>为每个即将到期的产品匹配推荐的产品（最多</w:t>
      </w:r>
      <w:r>
        <w:rPr>
          <w:rFonts w:ascii="仿宋" w:hAnsi="仿宋" w:eastAsia="仿宋"/>
          <w:color w:val="FF0000"/>
          <w:sz w:val="24"/>
          <w:szCs w:val="24"/>
        </w:rPr>
        <w:t>3</w:t>
      </w:r>
      <w:r>
        <w:rPr>
          <w:rFonts w:hint="eastAsia" w:ascii="仿宋" w:hAnsi="仿宋" w:eastAsia="仿宋"/>
          <w:color w:val="FF0000"/>
          <w:sz w:val="24"/>
          <w:szCs w:val="24"/>
        </w:rPr>
        <w:t>个），推荐逻辑综合考虑客户风险偏好、历史购买记录、风险偏好、期限偏好、利率偏好等因素，给出产品匹配度评分（0～1</w:t>
      </w:r>
      <w:r>
        <w:rPr>
          <w:rFonts w:ascii="仿宋" w:hAnsi="仿宋" w:eastAsia="仿宋"/>
          <w:color w:val="FF0000"/>
          <w:sz w:val="24"/>
          <w:szCs w:val="24"/>
        </w:rPr>
        <w:t>00</w:t>
      </w:r>
      <w:r>
        <w:rPr>
          <w:rFonts w:hint="eastAsia" w:ascii="仿宋" w:hAnsi="仿宋" w:eastAsia="仿宋"/>
          <w:color w:val="FF0000"/>
          <w:sz w:val="24"/>
          <w:szCs w:val="24"/>
        </w:rPr>
        <w:t>）</w:t>
      </w:r>
      <w:commentRangeEnd w:id="8"/>
      <w:r>
        <w:rPr>
          <w:rStyle w:val="155"/>
          <w:rFonts w:ascii="仿宋" w:hAnsi="仿宋" w:eastAsia="仿宋"/>
        </w:rPr>
        <w:commentReference w:id="8"/>
      </w:r>
      <w:r>
        <w:rPr>
          <w:rFonts w:hint="eastAsia" w:ascii="仿宋" w:hAnsi="仿宋" w:eastAsia="仿宋"/>
          <w:sz w:val="24"/>
          <w:szCs w:val="24"/>
        </w:rPr>
        <w:t>。</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ab/>
      </w:r>
      <w:r>
        <w:rPr>
          <w:rFonts w:hint="eastAsia" w:ascii="仿宋" w:hAnsi="仿宋" w:eastAsia="仿宋"/>
          <w:color w:val="000000" w:themeColor="text1"/>
          <w:sz w:val="24"/>
          <w:szCs w:val="24"/>
          <w14:textFill>
            <w14:solidFill>
              <w14:schemeClr w14:val="tx1"/>
            </w14:solidFill>
          </w14:textFill>
        </w:rPr>
        <w:t>定期存款产品到期：推荐一个匹配的定期产品，推荐两个的理财产品。若都不匹配则不推荐。</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理财产品到期：推荐三个匹配的理财产品。若都不匹配则不推荐。</w:t>
      </w:r>
    </w:p>
    <w:p>
      <w:pPr>
        <w:spacing w:line="360" w:lineRule="auto"/>
        <w:rPr>
          <w:rFonts w:ascii="仿宋" w:hAnsi="仿宋" w:eastAsia="仿宋"/>
          <w:sz w:val="24"/>
          <w:szCs w:val="24"/>
        </w:rPr>
      </w:pPr>
      <w:r>
        <w:rPr>
          <w:rFonts w:hint="eastAsia" w:ascii="仿宋" w:hAnsi="仿宋" w:eastAsia="仿宋"/>
          <w:sz w:val="24"/>
          <w:szCs w:val="24"/>
        </w:rPr>
        <w:t>4. 若存款（定期存款）或理财分组无到期待承接的产品，则页面提示“暂无到期产品”提示信息。</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管户客户经理可查看客户的到期承接分析信息，其他用户无权限查看。</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系统输出客户到期承接分析信息。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到期金额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vMerge w:val="restart"/>
          </w:tcPr>
          <w:p>
            <w:pPr>
              <w:spacing w:line="360" w:lineRule="auto"/>
              <w:rPr>
                <w:rFonts w:ascii="仿宋" w:hAnsi="仿宋" w:eastAsia="仿宋"/>
              </w:rPr>
            </w:pPr>
            <w:r>
              <w:rPr>
                <w:rFonts w:hint="eastAsia" w:ascii="仿宋" w:hAnsi="仿宋" w:eastAsia="仿宋"/>
                <w:color w:val="000000"/>
                <w:sz w:val="24"/>
              </w:rPr>
              <w:t>卡片组件</w:t>
            </w:r>
          </w:p>
        </w:tc>
        <w:tc>
          <w:tcPr>
            <w:tcW w:w="2265" w:type="dxa"/>
          </w:tcPr>
          <w:p>
            <w:pPr>
              <w:spacing w:line="360" w:lineRule="auto"/>
              <w:rPr>
                <w:rFonts w:ascii="仿宋" w:hAnsi="仿宋" w:eastAsia="仿宋"/>
              </w:rPr>
            </w:pPr>
            <w:r>
              <w:rPr>
                <w:rFonts w:ascii="仿宋" w:hAnsi="仿宋" w:eastAsia="仿宋"/>
                <w:color w:val="000000"/>
                <w:sz w:val="24"/>
              </w:rPr>
              <w:t>展示客户在当前时间切片内的到期金额，单位：元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ascii="仿宋" w:hAnsi="仿宋" w:eastAsia="仿宋"/>
                <w:color w:val="000000"/>
                <w:sz w:val="24"/>
              </w:rPr>
              <w:t>到期</w:t>
            </w:r>
            <w:r>
              <w:rPr>
                <w:rFonts w:hint="eastAsia" w:ascii="仿宋" w:hAnsi="仿宋" w:eastAsia="仿宋"/>
                <w:color w:val="000000"/>
                <w:sz w:val="24"/>
              </w:rPr>
              <w:t>总</w:t>
            </w:r>
            <w:r>
              <w:rPr>
                <w:rFonts w:ascii="仿宋" w:hAnsi="仿宋" w:eastAsia="仿宋"/>
                <w:color w:val="000000"/>
                <w:sz w:val="24"/>
              </w:rPr>
              <w:t>金额</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反显、格式化：10,000.00</w:t>
            </w:r>
          </w:p>
        </w:tc>
        <w:tc>
          <w:tcPr>
            <w:tcW w:w="2254" w:type="dxa"/>
            <w:vMerge w:val="continue"/>
          </w:tcPr>
          <w:p>
            <w:pPr>
              <w:spacing w:line="360" w:lineRule="auto"/>
              <w:rPr>
                <w:rFonts w:ascii="仿宋" w:hAnsi="仿宋" w:eastAsia="仿宋"/>
                <w:color w:val="000000"/>
                <w:sz w:val="24"/>
              </w:rPr>
            </w:pP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展示客户在当前时间切片内的到期</w:t>
            </w:r>
            <w:r>
              <w:rPr>
                <w:rFonts w:hint="eastAsia" w:ascii="仿宋" w:hAnsi="仿宋" w:eastAsia="仿宋"/>
                <w:color w:val="000000"/>
                <w:sz w:val="24"/>
              </w:rPr>
              <w:t>总</w:t>
            </w:r>
            <w:r>
              <w:rPr>
                <w:rFonts w:ascii="仿宋" w:hAnsi="仿宋" w:eastAsia="仿宋"/>
                <w:color w:val="000000"/>
                <w:sz w:val="24"/>
              </w:rPr>
              <w:t>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承接率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卡片组件</w:t>
            </w:r>
          </w:p>
        </w:tc>
        <w:tc>
          <w:tcPr>
            <w:tcW w:w="2265" w:type="dxa"/>
          </w:tcPr>
          <w:p>
            <w:pPr>
              <w:spacing w:line="360" w:lineRule="auto"/>
              <w:rPr>
                <w:rFonts w:ascii="仿宋" w:hAnsi="仿宋" w:eastAsia="仿宋"/>
              </w:rPr>
            </w:pPr>
            <w:r>
              <w:rPr>
                <w:rFonts w:ascii="仿宋" w:hAnsi="仿宋" w:eastAsia="仿宋"/>
                <w:color w:val="000000"/>
                <w:sz w:val="24"/>
              </w:rPr>
              <w:t>展示客户当前时间切片内的承接率</w:t>
            </w:r>
          </w:p>
        </w:tc>
      </w:tr>
    </w:tbl>
    <w:p>
      <w:pPr>
        <w:spacing w:line="360" w:lineRule="auto"/>
        <w:rPr>
          <w:rFonts w:ascii="仿宋" w:hAnsi="仿宋" w:eastAsia="仿宋"/>
        </w:rPr>
      </w:pPr>
    </w:p>
    <w:p>
      <w:pPr>
        <w:spacing w:line="360" w:lineRule="auto"/>
        <w:rPr>
          <w:rFonts w:ascii="仿宋" w:hAnsi="仿宋" w:eastAsia="仿宋"/>
        </w:rPr>
      </w:pPr>
      <w:r>
        <w:rPr>
          <w:rFonts w:hint="eastAsia" w:ascii="仿宋" w:hAnsi="仿宋" w:eastAsia="仿宋"/>
          <w:color w:val="000000"/>
          <w:sz w:val="24"/>
        </w:rPr>
        <w:t>存款分组-到期产品</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产品名称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到期日期</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、格式化：YYYY-MM-DD</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展示到期日期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到期金额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展示到期金额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利率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展示利率</w:t>
            </w:r>
          </w:p>
        </w:tc>
      </w:tr>
    </w:tbl>
    <w:p>
      <w:pPr>
        <w:spacing w:line="360" w:lineRule="auto"/>
        <w:rPr>
          <w:rFonts w:ascii="仿宋" w:hAnsi="仿宋" w:eastAsia="仿宋"/>
          <w:color w:val="000000"/>
          <w:sz w:val="24"/>
        </w:rPr>
      </w:pPr>
    </w:p>
    <w:p>
      <w:pPr>
        <w:spacing w:line="360" w:lineRule="auto"/>
        <w:rPr>
          <w:rFonts w:ascii="仿宋" w:hAnsi="仿宋" w:eastAsia="仿宋"/>
        </w:rPr>
      </w:pPr>
      <w:r>
        <w:rPr>
          <w:rFonts w:hint="eastAsia" w:ascii="仿宋" w:hAnsi="仿宋" w:eastAsia="仿宋"/>
          <w:color w:val="000000"/>
          <w:sz w:val="24"/>
        </w:rPr>
        <w:t>理财分组-到期产品</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产品名称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风险等级</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文本</w:t>
            </w:r>
          </w:p>
        </w:tc>
        <w:tc>
          <w:tcPr>
            <w:tcW w:w="2265" w:type="dxa"/>
          </w:tcPr>
          <w:p>
            <w:pPr>
              <w:spacing w:line="360" w:lineRule="auto"/>
              <w:rPr>
                <w:rFonts w:ascii="仿宋" w:hAnsi="仿宋" w:eastAsia="仿宋"/>
                <w:color w:val="000000"/>
                <w:sz w:val="24"/>
              </w:rPr>
            </w:pPr>
            <w:r>
              <w:rPr>
                <w:rFonts w:hint="eastAsia" w:ascii="仿宋" w:hAnsi="仿宋" w:eastAsia="仿宋"/>
                <w:color w:val="000000" w:themeColor="text1"/>
                <w:sz w:val="24"/>
                <w14:textFill>
                  <w14:solidFill>
                    <w14:schemeClr w14:val="tx1"/>
                  </w14:solidFill>
                </w14:textFill>
              </w:rPr>
              <w:t>展示风险等级，枚举值：低风险、中低风险、中高风险、高风险（或R</w:t>
            </w:r>
            <w:r>
              <w:rPr>
                <w:rFonts w:ascii="仿宋" w:hAnsi="仿宋" w:eastAsia="仿宋"/>
                <w:color w:val="000000" w:themeColor="text1"/>
                <w:sz w:val="24"/>
                <w14:textFill>
                  <w14:solidFill>
                    <w14:schemeClr w14:val="tx1"/>
                  </w14:solidFill>
                </w14:textFill>
              </w:rPr>
              <w:t>1</w:t>
            </w:r>
            <w:r>
              <w:rPr>
                <w:rFonts w:hint="eastAsia" w:ascii="仿宋" w:hAnsi="仿宋" w:eastAsia="仿宋"/>
                <w:color w:val="000000" w:themeColor="text1"/>
                <w:sz w:val="24"/>
                <w14:textFill>
                  <w14:solidFill>
                    <w14:schemeClr w14:val="tx1"/>
                  </w14:solidFill>
                </w14:textFill>
              </w:rPr>
              <w:t>～R</w:t>
            </w:r>
            <w:r>
              <w:rPr>
                <w:rFonts w:ascii="仿宋" w:hAnsi="仿宋" w:eastAsia="仿宋"/>
                <w:color w:val="000000" w:themeColor="text1"/>
                <w:sz w:val="24"/>
                <w14:textFill>
                  <w14:solidFill>
                    <w14:schemeClr w14:val="tx1"/>
                  </w14:solidFill>
                </w14:textFill>
              </w:rPr>
              <w:t>5</w:t>
            </w:r>
            <w:r>
              <w:rPr>
                <w:rFonts w:hint="eastAsia" w:ascii="仿宋" w:hAnsi="仿宋" w:eastAsia="仿宋"/>
                <w:color w:val="000000" w:themeColor="text1"/>
                <w:sz w:val="24"/>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到期日期</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、格式化：YYYY-MM-DD</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展示到期日期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到期金额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展示到期金额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收益率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w:t>
            </w:r>
            <w:r>
              <w:rPr>
                <w:rFonts w:ascii="仿宋" w:hAnsi="仿宋" w:eastAsia="仿宋"/>
                <w:color w:val="000000"/>
                <w:sz w:val="24"/>
              </w:rPr>
              <w:t>收益率</w:t>
            </w:r>
          </w:p>
        </w:tc>
      </w:tr>
    </w:tbl>
    <w:p>
      <w:pPr>
        <w:spacing w:line="360" w:lineRule="auto"/>
        <w:rPr>
          <w:rFonts w:ascii="仿宋" w:hAnsi="仿宋" w:eastAsia="仿宋"/>
        </w:rPr>
      </w:pPr>
    </w:p>
    <w:p>
      <w:pPr>
        <w:spacing w:line="360" w:lineRule="auto"/>
        <w:rPr>
          <w:rFonts w:ascii="仿宋" w:hAnsi="仿宋" w:eastAsia="仿宋"/>
        </w:rPr>
      </w:pPr>
      <w:r>
        <w:rPr>
          <w:rFonts w:hint="eastAsia" w:ascii="仿宋" w:hAnsi="仿宋" w:eastAsia="仿宋"/>
          <w:color w:val="000000"/>
          <w:sz w:val="24"/>
        </w:rPr>
        <w:t>到期承接推荐的产品</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产品名称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展示产品名称，点击产品名称，从右侧抽屉式弹出产品详情页面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产品匹配度</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百分比</w:t>
            </w:r>
          </w:p>
        </w:tc>
        <w:tc>
          <w:tcPr>
            <w:tcW w:w="2265" w:type="dxa"/>
          </w:tcPr>
          <w:p>
            <w:pPr>
              <w:spacing w:line="360" w:lineRule="auto"/>
              <w:rPr>
                <w:rFonts w:ascii="仿宋" w:hAnsi="仿宋" w:eastAsia="仿宋"/>
                <w:color w:val="000000"/>
                <w:sz w:val="24"/>
              </w:rPr>
            </w:pPr>
            <w:r>
              <w:rPr>
                <w:rFonts w:hint="eastAsia" w:ascii="仿宋" w:hAnsi="仿宋" w:eastAsia="仿宋"/>
                <w:color w:val="000000"/>
                <w:sz w:val="24"/>
              </w:rPr>
              <w:t>展示产品匹配度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产品类型</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展示产品类型，枚举值：存款、理财、保险等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利率或预期收益率</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展示产品利率或预期收益率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风险等级</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、若部分产品无风险等级，则不展示</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展示风险等级，枚举：低风险、中低风险、中风险和高风险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营销话术</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展示产品营销话术</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营销推动-客户偏好</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查看并维护单一客户的营销偏好信息，帮助客户经理识别客户产品</w:t>
      </w:r>
      <w:r>
        <w:rPr>
          <w:rFonts w:hint="eastAsia" w:ascii="仿宋" w:hAnsi="仿宋" w:eastAsia="仿宋"/>
          <w:color w:val="000000"/>
          <w:sz w:val="24"/>
        </w:rPr>
        <w:t>偏好</w:t>
      </w:r>
      <w:r>
        <w:rPr>
          <w:rFonts w:ascii="仿宋" w:hAnsi="仿宋" w:eastAsia="仿宋"/>
          <w:color w:val="000000"/>
          <w:sz w:val="24"/>
        </w:rPr>
        <w:t>、风险</w:t>
      </w:r>
      <w:r>
        <w:rPr>
          <w:rFonts w:hint="eastAsia" w:ascii="仿宋" w:hAnsi="仿宋" w:eastAsia="仿宋"/>
          <w:color w:val="000000"/>
          <w:sz w:val="24"/>
        </w:rPr>
        <w:t>偏好和兴趣爱好（含联系</w:t>
      </w:r>
      <w:r>
        <w:rPr>
          <w:rFonts w:ascii="仿宋" w:hAnsi="仿宋" w:eastAsia="仿宋"/>
          <w:color w:val="000000"/>
          <w:sz w:val="24"/>
        </w:rPr>
        <w:t>偏好</w:t>
      </w:r>
      <w:r>
        <w:rPr>
          <w:rFonts w:hint="eastAsia" w:ascii="仿宋" w:hAnsi="仿宋" w:eastAsia="仿宋"/>
          <w:color w:val="000000"/>
          <w:sz w:val="24"/>
        </w:rPr>
        <w:t>）</w:t>
      </w:r>
      <w:r>
        <w:rPr>
          <w:rFonts w:hint="eastAsia" w:ascii="仿宋" w:hAnsi="仿宋" w:eastAsia="仿宋"/>
          <w:sz w:val="24"/>
          <w:szCs w:val="24"/>
        </w:rPr>
        <w:t>信息</w:t>
      </w:r>
      <w:r>
        <w:rPr>
          <w:rFonts w:ascii="仿宋" w:hAnsi="仿宋" w:eastAsia="仿宋"/>
          <w:color w:val="000000"/>
          <w:sz w:val="24"/>
        </w:rPr>
        <w:t>并支撑后续精准营销</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用户进入客户360视图后，切换至“营销推动”页签，系统默认展示“到期承接”tab，点击“客户偏好” tab，展示客户</w:t>
      </w:r>
      <w:r>
        <w:rPr>
          <w:rFonts w:ascii="仿宋" w:hAnsi="仿宋" w:eastAsia="仿宋"/>
          <w:color w:val="000000"/>
          <w:sz w:val="24"/>
        </w:rPr>
        <w:t>产品</w:t>
      </w:r>
      <w:r>
        <w:rPr>
          <w:rFonts w:hint="eastAsia" w:ascii="仿宋" w:hAnsi="仿宋" w:eastAsia="仿宋"/>
          <w:color w:val="000000"/>
          <w:sz w:val="24"/>
        </w:rPr>
        <w:t>偏好</w:t>
      </w:r>
      <w:r>
        <w:rPr>
          <w:rFonts w:ascii="仿宋" w:hAnsi="仿宋" w:eastAsia="仿宋"/>
          <w:color w:val="000000"/>
          <w:sz w:val="24"/>
        </w:rPr>
        <w:t>、风险</w:t>
      </w:r>
      <w:r>
        <w:rPr>
          <w:rFonts w:hint="eastAsia" w:ascii="仿宋" w:hAnsi="仿宋" w:eastAsia="仿宋"/>
          <w:color w:val="000000"/>
          <w:sz w:val="24"/>
        </w:rPr>
        <w:t>偏好和兴趣爱好（含联系</w:t>
      </w:r>
      <w:r>
        <w:rPr>
          <w:rFonts w:ascii="仿宋" w:hAnsi="仿宋" w:eastAsia="仿宋"/>
          <w:color w:val="000000"/>
          <w:sz w:val="24"/>
        </w:rPr>
        <w:t>偏好</w:t>
      </w:r>
      <w:r>
        <w:rPr>
          <w:rFonts w:hint="eastAsia" w:ascii="仿宋" w:hAnsi="仿宋" w:eastAsia="仿宋"/>
          <w:color w:val="000000"/>
          <w:sz w:val="24"/>
        </w:rPr>
        <w:t>）</w:t>
      </w:r>
      <w:r>
        <w:rPr>
          <w:rFonts w:hint="eastAsia" w:ascii="仿宋" w:hAnsi="仿宋" w:eastAsia="仿宋"/>
          <w:sz w:val="24"/>
          <w:szCs w:val="24"/>
        </w:rPr>
        <w:t>信息。</w:t>
      </w:r>
    </w:p>
    <w:p>
      <w:pPr>
        <w:spacing w:line="360" w:lineRule="auto"/>
        <w:rPr>
          <w:rFonts w:ascii="仿宋" w:hAnsi="仿宋" w:eastAsia="仿宋"/>
          <w:sz w:val="24"/>
          <w:szCs w:val="24"/>
        </w:rPr>
      </w:pPr>
      <w:r>
        <w:rPr>
          <w:rFonts w:hint="eastAsia" w:ascii="仿宋" w:hAnsi="仿宋" w:eastAsia="仿宋"/>
          <w:sz w:val="24"/>
          <w:szCs w:val="24"/>
        </w:rPr>
        <w:t>3. 用户可通过标签点亮方式维护客户联系偏好和兴趣爱好，系统保存手工维护结果。</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客户偏好分为两类：一类直接复用现有数据，如产品偏好复用现有系统的数据。另一类由客户经理手工维护，如联系偏好、兴趣爱好。</w:t>
      </w:r>
    </w:p>
    <w:p>
      <w:pPr>
        <w:spacing w:line="360" w:lineRule="auto"/>
        <w:rPr>
          <w:rFonts w:ascii="仿宋" w:hAnsi="仿宋" w:eastAsia="仿宋"/>
          <w:sz w:val="24"/>
          <w:szCs w:val="24"/>
        </w:rPr>
      </w:pPr>
      <w:r>
        <w:rPr>
          <w:rFonts w:hint="eastAsia" w:ascii="仿宋" w:hAnsi="仿宋" w:eastAsia="仿宋"/>
          <w:sz w:val="24"/>
          <w:szCs w:val="24"/>
        </w:rPr>
        <w:t>2. 产品偏好复用精准营销平台的储蓄产品偏好标签结果。</w:t>
      </w:r>
    </w:p>
    <w:p>
      <w:pPr>
        <w:spacing w:line="360" w:lineRule="auto"/>
        <w:rPr>
          <w:rFonts w:ascii="仿宋" w:hAnsi="仿宋" w:eastAsia="仿宋"/>
          <w:sz w:val="24"/>
          <w:szCs w:val="24"/>
        </w:rPr>
      </w:pPr>
      <w:r>
        <w:rPr>
          <w:rFonts w:hint="eastAsia" w:ascii="仿宋" w:hAnsi="仿宋" w:eastAsia="仿宋"/>
          <w:sz w:val="24"/>
          <w:szCs w:val="24"/>
        </w:rPr>
        <w:t>3. 风险偏好直接引用理财和保险风险评估结果；若两类评估结果不一致，则在页面中同时展示，不做强行合并。</w:t>
      </w:r>
    </w:p>
    <w:p>
      <w:pPr>
        <w:spacing w:line="360" w:lineRule="auto"/>
        <w:rPr>
          <w:rFonts w:ascii="仿宋" w:hAnsi="仿宋" w:eastAsia="仿宋"/>
          <w:sz w:val="24"/>
          <w:szCs w:val="24"/>
        </w:rPr>
      </w:pPr>
      <w:r>
        <w:rPr>
          <w:rFonts w:hint="eastAsia" w:ascii="仿宋" w:hAnsi="仿宋" w:eastAsia="仿宋"/>
          <w:sz w:val="24"/>
          <w:szCs w:val="24"/>
        </w:rPr>
        <w:t>4. 联系偏好当前按“企微”、“电话”、“短信”三类选项展示和维护。</w:t>
      </w:r>
    </w:p>
    <w:p>
      <w:pPr>
        <w:spacing w:line="360" w:lineRule="auto"/>
        <w:rPr>
          <w:rFonts w:ascii="仿宋" w:hAnsi="仿宋" w:eastAsia="仿宋"/>
          <w:sz w:val="24"/>
          <w:szCs w:val="24"/>
        </w:rPr>
      </w:pPr>
      <w:r>
        <w:rPr>
          <w:rFonts w:hint="eastAsia" w:ascii="仿宋" w:hAnsi="仿宋" w:eastAsia="仿宋"/>
          <w:sz w:val="24"/>
          <w:szCs w:val="24"/>
        </w:rPr>
        <w:t>5. 兴趣爱好当前按“业余偏好”、“消费偏好”、“运动偏好”、“宠物偏好”四类方向展示，后续可在保持分类结构不变的前提下补充细分标签。</w:t>
      </w:r>
    </w:p>
    <w:p>
      <w:pPr>
        <w:spacing w:line="360" w:lineRule="auto"/>
        <w:rPr>
          <w:rFonts w:ascii="仿宋" w:hAnsi="仿宋" w:eastAsia="仿宋"/>
          <w:sz w:val="24"/>
          <w:szCs w:val="24"/>
        </w:rPr>
      </w:pPr>
      <w:r>
        <w:rPr>
          <w:rFonts w:hint="eastAsia" w:ascii="仿宋" w:hAnsi="仿宋" w:eastAsia="仿宋"/>
          <w:sz w:val="24"/>
          <w:szCs w:val="24"/>
        </w:rPr>
        <w:t>6</w:t>
      </w:r>
      <w:r>
        <w:rPr>
          <w:rFonts w:ascii="仿宋" w:hAnsi="仿宋" w:eastAsia="仿宋"/>
          <w:sz w:val="24"/>
          <w:szCs w:val="24"/>
        </w:rPr>
        <w:t xml:space="preserve">. </w:t>
      </w:r>
      <w:r>
        <w:rPr>
          <w:rFonts w:hint="eastAsia" w:ascii="仿宋" w:hAnsi="仿宋" w:eastAsia="仿宋"/>
          <w:sz w:val="24"/>
          <w:szCs w:val="24"/>
        </w:rPr>
        <w:t>用户点选偏好高亮展示，再次点选偏好则置灰展示。</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管户客户经理可查看并维护客户的手工偏好信息，其他的用户无权限查看与维护。</w:t>
      </w:r>
    </w:p>
    <w:p>
      <w:pPr>
        <w:spacing w:line="360" w:lineRule="auto"/>
        <w:rPr>
          <w:rFonts w:ascii="仿宋" w:hAnsi="仿宋" w:eastAsia="仿宋"/>
          <w:sz w:val="24"/>
          <w:szCs w:val="24"/>
        </w:rPr>
      </w:pPr>
      <w:r>
        <w:rPr>
          <w:rFonts w:hint="eastAsia" w:ascii="仿宋" w:hAnsi="仿宋" w:eastAsia="仿宋"/>
          <w:sz w:val="24"/>
          <w:szCs w:val="24"/>
        </w:rPr>
        <w:t>2. 产品偏好、风险偏好等复用型标签的展示权限需与客户标签、客户评级等关联数据权限保持一致。</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系统输出客户营销偏好信息。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产品偏好</w:t>
            </w:r>
          </w:p>
        </w:tc>
        <w:tc>
          <w:tcPr>
            <w:tcW w:w="2270" w:type="dxa"/>
          </w:tcPr>
          <w:p>
            <w:pPr>
              <w:spacing w:line="360" w:lineRule="auto"/>
              <w:rPr>
                <w:rFonts w:ascii="仿宋" w:hAnsi="仿宋" w:eastAsia="仿宋"/>
              </w:rPr>
            </w:pPr>
            <w:r>
              <w:rPr>
                <w:rFonts w:ascii="仿宋" w:hAnsi="仿宋" w:eastAsia="仿宋"/>
                <w:color w:val="000000"/>
                <w:sz w:val="24"/>
              </w:rPr>
              <w:t>反显</w:t>
            </w:r>
          </w:p>
        </w:tc>
        <w:tc>
          <w:tcPr>
            <w:tcW w:w="2260" w:type="dxa"/>
          </w:tcPr>
          <w:p>
            <w:pPr>
              <w:spacing w:line="360" w:lineRule="auto"/>
              <w:rPr>
                <w:rFonts w:ascii="仿宋" w:hAnsi="仿宋" w:eastAsia="仿宋"/>
              </w:rPr>
            </w:pPr>
            <w:r>
              <w:rPr>
                <w:rFonts w:hint="eastAsia" w:ascii="仿宋" w:hAnsi="仿宋" w:eastAsia="仿宋"/>
                <w:color w:val="000000"/>
                <w:sz w:val="24"/>
              </w:rPr>
              <w:t>卡片组件</w:t>
            </w:r>
          </w:p>
        </w:tc>
        <w:tc>
          <w:tcPr>
            <w:tcW w:w="2270" w:type="dxa"/>
          </w:tcPr>
          <w:p>
            <w:pPr>
              <w:spacing w:line="360" w:lineRule="auto"/>
              <w:rPr>
                <w:rFonts w:ascii="仿宋" w:hAnsi="仿宋" w:eastAsia="仿宋"/>
              </w:rPr>
            </w:pPr>
            <w:r>
              <w:rPr>
                <w:rFonts w:ascii="仿宋" w:hAnsi="仿宋" w:eastAsia="仿宋"/>
                <w:color w:val="000000"/>
                <w:sz w:val="24"/>
              </w:rPr>
              <w:t>展示客户产品偏好标签结果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理财风险偏好</w:t>
            </w:r>
          </w:p>
        </w:tc>
        <w:tc>
          <w:tcPr>
            <w:tcW w:w="2270" w:type="dxa"/>
          </w:tcPr>
          <w:p>
            <w:pPr>
              <w:spacing w:line="360" w:lineRule="auto"/>
              <w:rPr>
                <w:rFonts w:ascii="仿宋" w:hAnsi="仿宋" w:eastAsia="仿宋"/>
              </w:rPr>
            </w:pPr>
            <w:r>
              <w:rPr>
                <w:rFonts w:ascii="仿宋" w:hAnsi="仿宋" w:eastAsia="仿宋"/>
                <w:color w:val="000000"/>
                <w:sz w:val="24"/>
              </w:rPr>
              <w:t>反显</w:t>
            </w:r>
          </w:p>
        </w:tc>
        <w:tc>
          <w:tcPr>
            <w:tcW w:w="2260" w:type="dxa"/>
          </w:tcPr>
          <w:p>
            <w:pPr>
              <w:spacing w:line="360" w:lineRule="auto"/>
              <w:rPr>
                <w:rFonts w:ascii="仿宋" w:hAnsi="仿宋" w:eastAsia="仿宋"/>
              </w:rPr>
            </w:pPr>
            <w:r>
              <w:rPr>
                <w:rFonts w:hint="eastAsia" w:ascii="仿宋" w:hAnsi="仿宋" w:eastAsia="仿宋"/>
                <w:color w:val="000000"/>
                <w:sz w:val="24"/>
              </w:rPr>
              <w:t>卡片组件</w:t>
            </w:r>
          </w:p>
        </w:tc>
        <w:tc>
          <w:tcPr>
            <w:tcW w:w="2270" w:type="dxa"/>
          </w:tcPr>
          <w:p>
            <w:pPr>
              <w:spacing w:line="360" w:lineRule="auto"/>
              <w:rPr>
                <w:rFonts w:ascii="仿宋" w:hAnsi="仿宋" w:eastAsia="仿宋"/>
              </w:rPr>
            </w:pPr>
            <w:r>
              <w:rPr>
                <w:rFonts w:ascii="仿宋" w:hAnsi="仿宋" w:eastAsia="仿宋"/>
                <w:color w:val="000000"/>
                <w:sz w:val="24"/>
              </w:rPr>
              <w:t>展示客户理财风险评估结果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保险风险偏好</w:t>
            </w:r>
          </w:p>
        </w:tc>
        <w:tc>
          <w:tcPr>
            <w:tcW w:w="2270" w:type="dxa"/>
          </w:tcPr>
          <w:p>
            <w:pPr>
              <w:spacing w:line="360" w:lineRule="auto"/>
              <w:rPr>
                <w:rFonts w:ascii="仿宋" w:hAnsi="仿宋" w:eastAsia="仿宋"/>
              </w:rPr>
            </w:pPr>
            <w:r>
              <w:rPr>
                <w:rFonts w:ascii="仿宋" w:hAnsi="仿宋" w:eastAsia="仿宋"/>
                <w:color w:val="000000"/>
                <w:sz w:val="24"/>
              </w:rPr>
              <w:t>反显</w:t>
            </w:r>
          </w:p>
        </w:tc>
        <w:tc>
          <w:tcPr>
            <w:tcW w:w="2260" w:type="dxa"/>
          </w:tcPr>
          <w:p>
            <w:pPr>
              <w:spacing w:line="360" w:lineRule="auto"/>
              <w:rPr>
                <w:rFonts w:ascii="仿宋" w:hAnsi="仿宋" w:eastAsia="仿宋"/>
              </w:rPr>
            </w:pPr>
            <w:r>
              <w:rPr>
                <w:rFonts w:hint="eastAsia" w:ascii="仿宋" w:hAnsi="仿宋" w:eastAsia="仿宋"/>
                <w:color w:val="000000"/>
                <w:sz w:val="24"/>
              </w:rPr>
              <w:t>卡片组件</w:t>
            </w:r>
          </w:p>
        </w:tc>
        <w:tc>
          <w:tcPr>
            <w:tcW w:w="2270" w:type="dxa"/>
          </w:tcPr>
          <w:p>
            <w:pPr>
              <w:spacing w:line="360" w:lineRule="auto"/>
              <w:rPr>
                <w:rFonts w:ascii="仿宋" w:hAnsi="仿宋" w:eastAsia="仿宋"/>
              </w:rPr>
            </w:pPr>
            <w:r>
              <w:rPr>
                <w:rFonts w:ascii="仿宋" w:hAnsi="仿宋" w:eastAsia="仿宋"/>
                <w:color w:val="000000"/>
                <w:sz w:val="24"/>
              </w:rPr>
              <w:t>展示客户保险风险评估结果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联系偏好</w:t>
            </w:r>
          </w:p>
        </w:tc>
        <w:tc>
          <w:tcPr>
            <w:tcW w:w="2270"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、支持点选高亮展示或取消后置灰</w:t>
            </w:r>
          </w:p>
        </w:tc>
        <w:tc>
          <w:tcPr>
            <w:tcW w:w="2260" w:type="dxa"/>
          </w:tcPr>
          <w:p>
            <w:pPr>
              <w:spacing w:line="360" w:lineRule="auto"/>
              <w:rPr>
                <w:rFonts w:ascii="仿宋" w:hAnsi="仿宋" w:eastAsia="仿宋"/>
              </w:rPr>
            </w:pPr>
            <w:r>
              <w:rPr>
                <w:rFonts w:hint="eastAsia" w:ascii="仿宋" w:hAnsi="仿宋" w:eastAsia="仿宋"/>
                <w:color w:val="000000"/>
                <w:sz w:val="24"/>
              </w:rPr>
              <w:t>分组组件</w:t>
            </w:r>
          </w:p>
        </w:tc>
        <w:tc>
          <w:tcPr>
            <w:tcW w:w="2270" w:type="dxa"/>
          </w:tcPr>
          <w:p>
            <w:pPr>
              <w:spacing w:line="360" w:lineRule="auto"/>
              <w:rPr>
                <w:rFonts w:ascii="仿宋" w:hAnsi="仿宋" w:eastAsia="仿宋"/>
              </w:rPr>
            </w:pPr>
            <w:r>
              <w:rPr>
                <w:rFonts w:ascii="仿宋" w:hAnsi="仿宋" w:eastAsia="仿宋"/>
                <w:color w:val="000000"/>
                <w:sz w:val="24"/>
              </w:rPr>
              <w:t>展示客户联系偏好，</w:t>
            </w:r>
            <w:r>
              <w:rPr>
                <w:rFonts w:hint="eastAsia" w:ascii="仿宋" w:hAnsi="仿宋" w:eastAsia="仿宋"/>
                <w:color w:val="000000"/>
                <w:sz w:val="24"/>
              </w:rPr>
              <w:t>枚举值：</w:t>
            </w:r>
            <w:r>
              <w:rPr>
                <w:rFonts w:ascii="仿宋" w:hAnsi="仿宋" w:eastAsia="仿宋"/>
                <w:color w:val="000000"/>
                <w:sz w:val="24"/>
              </w:rPr>
              <w:t>企微、电话、短信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业余爱好</w:t>
            </w:r>
          </w:p>
        </w:tc>
        <w:tc>
          <w:tcPr>
            <w:tcW w:w="2270"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、支持点选高亮展示或取消后置灰</w:t>
            </w:r>
          </w:p>
        </w:tc>
        <w:tc>
          <w:tcPr>
            <w:tcW w:w="2260" w:type="dxa"/>
          </w:tcPr>
          <w:p>
            <w:pPr>
              <w:spacing w:line="360" w:lineRule="auto"/>
              <w:rPr>
                <w:rFonts w:ascii="仿宋" w:hAnsi="仿宋" w:eastAsia="仿宋"/>
              </w:rPr>
            </w:pPr>
            <w:r>
              <w:rPr>
                <w:rFonts w:hint="eastAsia" w:ascii="仿宋" w:hAnsi="仿宋" w:eastAsia="仿宋"/>
                <w:color w:val="000000"/>
                <w:sz w:val="24"/>
              </w:rPr>
              <w:t>分组组件</w:t>
            </w:r>
          </w:p>
        </w:tc>
        <w:tc>
          <w:tcPr>
            <w:tcW w:w="2270" w:type="dxa"/>
          </w:tcPr>
          <w:p>
            <w:pPr>
              <w:spacing w:line="360" w:lineRule="auto"/>
              <w:rPr>
                <w:rFonts w:ascii="仿宋" w:hAnsi="仿宋" w:eastAsia="仿宋"/>
              </w:rPr>
            </w:pPr>
            <w:r>
              <w:rPr>
                <w:rFonts w:ascii="仿宋" w:hAnsi="仿宋" w:eastAsia="仿宋"/>
                <w:color w:val="000000"/>
                <w:sz w:val="24"/>
              </w:rPr>
              <w:t>展示客户业余爱好标签，</w:t>
            </w:r>
            <w:r>
              <w:rPr>
                <w:rFonts w:hint="eastAsia" w:ascii="仿宋" w:hAnsi="仿宋" w:eastAsia="仿宋"/>
                <w:color w:val="000000"/>
                <w:sz w:val="24"/>
              </w:rPr>
              <w:t>枚举值：居家美学DIY、户外浪潮探险、文化艺术食粮、智力策略科技、潮流圈层收集、生活实用投资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消费偏好</w:t>
            </w:r>
          </w:p>
        </w:tc>
        <w:tc>
          <w:tcPr>
            <w:tcW w:w="2270"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、支持点选高亮展示或取消后置灰</w:t>
            </w:r>
          </w:p>
        </w:tc>
        <w:tc>
          <w:tcPr>
            <w:tcW w:w="2260" w:type="dxa"/>
          </w:tcPr>
          <w:p>
            <w:pPr>
              <w:spacing w:line="360" w:lineRule="auto"/>
              <w:rPr>
                <w:rFonts w:ascii="仿宋" w:hAnsi="仿宋" w:eastAsia="仿宋"/>
              </w:rPr>
            </w:pPr>
            <w:r>
              <w:rPr>
                <w:rFonts w:hint="eastAsia" w:ascii="仿宋" w:hAnsi="仿宋" w:eastAsia="仿宋"/>
                <w:color w:val="000000"/>
                <w:sz w:val="24"/>
              </w:rPr>
              <w:t>分组组件</w:t>
            </w:r>
          </w:p>
        </w:tc>
        <w:tc>
          <w:tcPr>
            <w:tcW w:w="2270" w:type="dxa"/>
          </w:tcPr>
          <w:p>
            <w:pPr>
              <w:spacing w:line="360" w:lineRule="auto"/>
              <w:rPr>
                <w:rFonts w:ascii="仿宋" w:hAnsi="仿宋" w:eastAsia="仿宋"/>
              </w:rPr>
            </w:pPr>
            <w:r>
              <w:rPr>
                <w:rFonts w:ascii="仿宋" w:hAnsi="仿宋" w:eastAsia="仿宋"/>
                <w:color w:val="000000"/>
                <w:sz w:val="24"/>
              </w:rPr>
              <w:t>展示客户消费方向标签，</w:t>
            </w:r>
            <w:r>
              <w:rPr>
                <w:rFonts w:hint="eastAsia" w:ascii="仿宋" w:hAnsi="仿宋" w:eastAsia="仿宋"/>
                <w:color w:val="000000"/>
                <w:sz w:val="24"/>
              </w:rPr>
              <w:t>枚举值：高端品牌、性价比、精致悦己、健康与养生、潮流圈层、体验至上、绿色环保、智能便利、情感陪伴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运动偏好</w:t>
            </w:r>
          </w:p>
        </w:tc>
        <w:tc>
          <w:tcPr>
            <w:tcW w:w="2270"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、支持点选高亮展示或取消后置灰</w:t>
            </w:r>
          </w:p>
        </w:tc>
        <w:tc>
          <w:tcPr>
            <w:tcW w:w="2260" w:type="dxa"/>
          </w:tcPr>
          <w:p>
            <w:pPr>
              <w:spacing w:line="360" w:lineRule="auto"/>
              <w:rPr>
                <w:rFonts w:ascii="仿宋" w:hAnsi="仿宋" w:eastAsia="仿宋"/>
              </w:rPr>
            </w:pPr>
            <w:r>
              <w:rPr>
                <w:rFonts w:hint="eastAsia" w:ascii="仿宋" w:hAnsi="仿宋" w:eastAsia="仿宋"/>
                <w:color w:val="000000"/>
                <w:sz w:val="24"/>
              </w:rPr>
              <w:t>分组组件</w:t>
            </w:r>
          </w:p>
        </w:tc>
        <w:tc>
          <w:tcPr>
            <w:tcW w:w="2270" w:type="dxa"/>
          </w:tcPr>
          <w:p>
            <w:pPr>
              <w:spacing w:line="360" w:lineRule="auto"/>
              <w:rPr>
                <w:rFonts w:ascii="仿宋" w:hAnsi="仿宋" w:eastAsia="仿宋"/>
              </w:rPr>
            </w:pPr>
            <w:r>
              <w:rPr>
                <w:rFonts w:ascii="仿宋" w:hAnsi="仿宋" w:eastAsia="仿宋"/>
                <w:color w:val="000000"/>
                <w:sz w:val="24"/>
              </w:rPr>
              <w:t>展示客户运动方向标签，</w:t>
            </w:r>
            <w:r>
              <w:rPr>
                <w:rFonts w:hint="eastAsia" w:ascii="仿宋" w:hAnsi="仿宋" w:eastAsia="仿宋"/>
                <w:color w:val="000000"/>
                <w:sz w:val="24"/>
              </w:rPr>
              <w:t>枚举值：硬核增肌、减脂塑形 、社交扩列、户外探索、慢节奏身心、碎片化轻运动、潮流极限、美学小众、康复纠偏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宠物偏好</w:t>
            </w:r>
          </w:p>
        </w:tc>
        <w:tc>
          <w:tcPr>
            <w:tcW w:w="2270"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、支持点选高亮展示或取消后置灰</w:t>
            </w:r>
          </w:p>
        </w:tc>
        <w:tc>
          <w:tcPr>
            <w:tcW w:w="2260" w:type="dxa"/>
          </w:tcPr>
          <w:p>
            <w:pPr>
              <w:spacing w:line="360" w:lineRule="auto"/>
              <w:rPr>
                <w:rFonts w:ascii="仿宋" w:hAnsi="仿宋" w:eastAsia="仿宋"/>
              </w:rPr>
            </w:pPr>
            <w:r>
              <w:rPr>
                <w:rFonts w:hint="eastAsia" w:ascii="仿宋" w:hAnsi="仿宋" w:eastAsia="仿宋"/>
                <w:color w:val="000000"/>
                <w:sz w:val="24"/>
              </w:rPr>
              <w:t>分组组件</w:t>
            </w:r>
          </w:p>
        </w:tc>
        <w:tc>
          <w:tcPr>
            <w:tcW w:w="2270" w:type="dxa"/>
          </w:tcPr>
          <w:p>
            <w:pPr>
              <w:spacing w:line="360" w:lineRule="auto"/>
              <w:rPr>
                <w:rFonts w:ascii="仿宋" w:hAnsi="仿宋" w:eastAsia="仿宋"/>
              </w:rPr>
            </w:pPr>
            <w:r>
              <w:rPr>
                <w:rFonts w:ascii="仿宋" w:hAnsi="仿宋" w:eastAsia="仿宋"/>
                <w:color w:val="000000"/>
                <w:sz w:val="24"/>
              </w:rPr>
              <w:t>展示客户宠物相关标签，</w:t>
            </w:r>
            <w:r>
              <w:rPr>
                <w:rFonts w:hint="eastAsia" w:ascii="仿宋" w:hAnsi="仿宋" w:eastAsia="仿宋"/>
                <w:color w:val="000000"/>
                <w:sz w:val="24"/>
              </w:rPr>
              <w:t>枚举值：智能精细养猫、悦己时尚晒猫、户外探索大狗、精致社交小狗、云吸宠物迷、随性传统养宠</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营销推动-联络信息</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查看单一客户的联络历史信息，帮助客户经理识别客户近期触达情况并支撑后续持续跟进</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用户进入营销推动页签后，点击“联络信息”tab，系统加载该客户的联络历史信息。</w:t>
      </w:r>
    </w:p>
    <w:p>
      <w:pPr>
        <w:spacing w:line="360" w:lineRule="auto"/>
        <w:rPr>
          <w:rFonts w:ascii="仿宋" w:hAnsi="仿宋" w:eastAsia="仿宋"/>
        </w:rPr>
      </w:pPr>
      <w:r>
        <w:rPr>
          <w:rFonts w:ascii="仿宋" w:hAnsi="仿宋" w:eastAsia="仿宋"/>
          <w:color w:val="000000"/>
          <w:sz w:val="24"/>
        </w:rPr>
        <w:t>用户可通过“联络</w:t>
      </w:r>
      <w:r>
        <w:rPr>
          <w:rFonts w:hint="eastAsia" w:ascii="仿宋" w:hAnsi="仿宋" w:eastAsia="仿宋"/>
          <w:color w:val="000000"/>
          <w:sz w:val="24"/>
        </w:rPr>
        <w:t>方式</w:t>
      </w:r>
      <w:r>
        <w:rPr>
          <w:rFonts w:ascii="仿宋" w:hAnsi="仿宋" w:eastAsia="仿宋"/>
          <w:color w:val="000000"/>
          <w:sz w:val="24"/>
        </w:rPr>
        <w:t>”、“联络时间”等条件筛选客户联络记录。</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sz w:val="24"/>
                <w:szCs w:val="24"/>
              </w:rPr>
              <w:t>联络方式</w:t>
            </w:r>
          </w:p>
        </w:tc>
        <w:tc>
          <w:tcPr>
            <w:tcW w:w="2263" w:type="dxa"/>
          </w:tcPr>
          <w:p>
            <w:pPr>
              <w:spacing w:line="360" w:lineRule="auto"/>
              <w:rPr>
                <w:rFonts w:ascii="仿宋" w:hAnsi="仿宋" w:eastAsia="仿宋"/>
              </w:rPr>
            </w:pPr>
            <w:r>
              <w:rPr>
                <w:rFonts w:hint="eastAsia" w:ascii="仿宋" w:hAnsi="仿宋" w:eastAsia="仿宋"/>
                <w:sz w:val="24"/>
                <w:szCs w:val="24"/>
              </w:rPr>
              <w:t>切片器默认为全部</w:t>
            </w:r>
          </w:p>
        </w:tc>
        <w:tc>
          <w:tcPr>
            <w:tcW w:w="2263" w:type="dxa"/>
          </w:tcPr>
          <w:p>
            <w:pPr>
              <w:spacing w:line="360" w:lineRule="auto"/>
              <w:rPr>
                <w:rFonts w:ascii="仿宋" w:hAnsi="仿宋" w:eastAsia="仿宋"/>
              </w:rPr>
            </w:pPr>
            <w:r>
              <w:rPr>
                <w:rFonts w:hint="eastAsia" w:ascii="仿宋" w:hAnsi="仿宋" w:eastAsia="仿宋"/>
                <w:sz w:val="24"/>
                <w:szCs w:val="24"/>
              </w:rPr>
              <w:t>切片器</w:t>
            </w:r>
          </w:p>
        </w:tc>
        <w:tc>
          <w:tcPr>
            <w:tcW w:w="2272" w:type="dxa"/>
          </w:tcPr>
          <w:p>
            <w:pPr>
              <w:spacing w:line="360" w:lineRule="auto"/>
              <w:rPr>
                <w:rFonts w:ascii="仿宋" w:hAnsi="仿宋" w:eastAsia="仿宋"/>
              </w:rPr>
            </w:pPr>
            <w:r>
              <w:rPr>
                <w:rFonts w:hint="eastAsia" w:ascii="仿宋" w:hAnsi="仿宋" w:eastAsia="仿宋"/>
                <w:sz w:val="24"/>
                <w:szCs w:val="24"/>
              </w:rPr>
              <w:t>切片器：全部｜面访｜电访｜短信｜企微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联络时间</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日期</w:t>
            </w:r>
          </w:p>
        </w:tc>
        <w:tc>
          <w:tcPr>
            <w:tcW w:w="2272" w:type="dxa"/>
          </w:tcPr>
          <w:p>
            <w:pPr>
              <w:spacing w:line="360" w:lineRule="auto"/>
              <w:rPr>
                <w:rFonts w:ascii="仿宋" w:hAnsi="仿宋" w:eastAsia="仿宋"/>
              </w:rPr>
            </w:pPr>
            <w:r>
              <w:rPr>
                <w:rFonts w:ascii="仿宋" w:hAnsi="仿宋" w:eastAsia="仿宋"/>
                <w:color w:val="000000"/>
                <w:sz w:val="24"/>
              </w:rPr>
              <w:t>支持按联络</w:t>
            </w:r>
            <w:r>
              <w:rPr>
                <w:rFonts w:hint="eastAsia" w:ascii="仿宋" w:hAnsi="仿宋" w:eastAsia="仿宋"/>
                <w:color w:val="000000"/>
                <w:sz w:val="24"/>
              </w:rPr>
              <w:t>日期</w:t>
            </w:r>
            <w:r>
              <w:rPr>
                <w:rFonts w:ascii="仿宋" w:hAnsi="仿宋" w:eastAsia="仿宋"/>
                <w:color w:val="000000"/>
                <w:sz w:val="24"/>
              </w:rPr>
              <w:t>区间</w:t>
            </w:r>
            <w:r>
              <w:rPr>
                <w:rFonts w:hint="eastAsia" w:ascii="仿宋" w:hAnsi="仿宋" w:eastAsia="仿宋"/>
                <w:color w:val="000000"/>
                <w:sz w:val="24"/>
              </w:rPr>
              <w:t>段</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查询</w:t>
            </w:r>
          </w:p>
        </w:tc>
        <w:tc>
          <w:tcPr>
            <w:tcW w:w="2263" w:type="dxa"/>
          </w:tcPr>
          <w:p>
            <w:pPr>
              <w:spacing w:line="360" w:lineRule="auto"/>
              <w:rPr>
                <w:rFonts w:ascii="仿宋" w:hAnsi="仿宋" w:eastAsia="仿宋"/>
              </w:rPr>
            </w:pPr>
            <w:r>
              <w:rPr>
                <w:rFonts w:ascii="仿宋" w:hAnsi="仿宋" w:eastAsia="仿宋"/>
                <w:color w:val="000000"/>
                <w:sz w:val="24"/>
              </w:rPr>
              <w:t>点击触发</w:t>
            </w:r>
          </w:p>
        </w:tc>
        <w:tc>
          <w:tcPr>
            <w:tcW w:w="2263" w:type="dxa"/>
          </w:tcPr>
          <w:p>
            <w:pPr>
              <w:spacing w:line="360" w:lineRule="auto"/>
              <w:rPr>
                <w:rFonts w:ascii="仿宋" w:hAnsi="仿宋" w:eastAsia="仿宋"/>
              </w:rPr>
            </w:pPr>
            <w:r>
              <w:rPr>
                <w:rFonts w:ascii="仿宋" w:hAnsi="仿宋" w:eastAsia="仿宋"/>
                <w:color w:val="000000"/>
                <w:sz w:val="24"/>
              </w:rPr>
              <w:t>按钮</w:t>
            </w:r>
          </w:p>
        </w:tc>
        <w:tc>
          <w:tcPr>
            <w:tcW w:w="2272" w:type="dxa"/>
          </w:tcPr>
          <w:p>
            <w:pPr>
              <w:spacing w:line="360" w:lineRule="auto"/>
              <w:rPr>
                <w:rFonts w:ascii="仿宋" w:hAnsi="仿宋" w:eastAsia="仿宋"/>
              </w:rPr>
            </w:pPr>
            <w:r>
              <w:rPr>
                <w:rFonts w:ascii="仿宋" w:hAnsi="仿宋" w:eastAsia="仿宋"/>
                <w:color w:val="000000"/>
                <w:sz w:val="24"/>
              </w:rPr>
              <w:t>根据当前输入条件查询联络历史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color w:val="000000"/>
                <w:sz w:val="24"/>
              </w:rPr>
            </w:pPr>
            <w:r>
              <w:rPr>
                <w:rFonts w:ascii="仿宋" w:hAnsi="仿宋" w:eastAsia="仿宋"/>
                <w:sz w:val="24"/>
                <w:szCs w:val="24"/>
              </w:rPr>
              <w:t>重置</w:t>
            </w:r>
          </w:p>
        </w:tc>
        <w:tc>
          <w:tcPr>
            <w:tcW w:w="2263" w:type="dxa"/>
            <w:vAlign w:val="center"/>
          </w:tcPr>
          <w:p>
            <w:pPr>
              <w:spacing w:line="360" w:lineRule="auto"/>
              <w:rPr>
                <w:rFonts w:ascii="仿宋" w:hAnsi="仿宋" w:eastAsia="仿宋"/>
                <w:color w:val="000000"/>
                <w:sz w:val="24"/>
              </w:rPr>
            </w:pPr>
            <w:r>
              <w:rPr>
                <w:rFonts w:ascii="仿宋" w:hAnsi="仿宋" w:eastAsia="仿宋"/>
                <w:sz w:val="24"/>
                <w:szCs w:val="24"/>
              </w:rPr>
              <w:t>清空筛选条件</w:t>
            </w:r>
          </w:p>
        </w:tc>
        <w:tc>
          <w:tcPr>
            <w:tcW w:w="2263" w:type="dxa"/>
            <w:vAlign w:val="center"/>
          </w:tcPr>
          <w:p>
            <w:pPr>
              <w:spacing w:line="360" w:lineRule="auto"/>
              <w:rPr>
                <w:rFonts w:ascii="仿宋" w:hAnsi="仿宋" w:eastAsia="仿宋"/>
                <w:color w:val="000000"/>
                <w:sz w:val="24"/>
              </w:rPr>
            </w:pPr>
            <w:r>
              <w:rPr>
                <w:rFonts w:ascii="仿宋" w:hAnsi="仿宋" w:eastAsia="仿宋"/>
                <w:sz w:val="24"/>
                <w:szCs w:val="24"/>
              </w:rPr>
              <w:t>按钮</w:t>
            </w:r>
          </w:p>
        </w:tc>
        <w:tc>
          <w:tcPr>
            <w:tcW w:w="2272" w:type="dxa"/>
            <w:vAlign w:val="center"/>
          </w:tcPr>
          <w:p>
            <w:pPr>
              <w:spacing w:line="360" w:lineRule="auto"/>
              <w:rPr>
                <w:rFonts w:ascii="仿宋" w:hAnsi="仿宋" w:eastAsia="仿宋"/>
                <w:color w:val="000000"/>
                <w:sz w:val="24"/>
              </w:rPr>
            </w:pPr>
            <w:r>
              <w:rPr>
                <w:rFonts w:ascii="仿宋" w:hAnsi="仿宋" w:eastAsia="仿宋"/>
                <w:sz w:val="24"/>
                <w:szCs w:val="24"/>
              </w:rPr>
              <w:t>恢复默认查询条件</w:t>
            </w:r>
          </w:p>
        </w:tc>
      </w:tr>
    </w:tbl>
    <w:p>
      <w:pPr>
        <w:spacing w:line="360" w:lineRule="auto"/>
        <w:rPr>
          <w:rFonts w:ascii="仿宋" w:hAnsi="仿宋" w:eastAsia="仿宋"/>
          <w:sz w:val="24"/>
          <w:szCs w:val="24"/>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用户进入营销推动页签后，点击“联络信息”tab，系统展示客户联络历史信息。</w:t>
      </w:r>
    </w:p>
    <w:p>
      <w:pPr>
        <w:spacing w:line="360" w:lineRule="auto"/>
        <w:rPr>
          <w:rFonts w:ascii="仿宋" w:hAnsi="仿宋" w:eastAsia="仿宋"/>
          <w:sz w:val="24"/>
          <w:szCs w:val="24"/>
        </w:rPr>
      </w:pPr>
      <w:r>
        <w:rPr>
          <w:rFonts w:hint="eastAsia" w:ascii="仿宋" w:hAnsi="仿宋" w:eastAsia="仿宋"/>
          <w:sz w:val="24"/>
          <w:szCs w:val="24"/>
        </w:rPr>
        <w:t>2. 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用户可按“联络方式”、“联络时间”等条件筛选联络记录。</w:t>
      </w:r>
    </w:p>
    <w:p>
      <w:pPr>
        <w:spacing w:line="360" w:lineRule="auto"/>
        <w:ind w:left="420"/>
        <w:rPr>
          <w:rFonts w:ascii="仿宋" w:hAnsi="仿宋" w:eastAsia="仿宋"/>
          <w:sz w:val="24"/>
          <w:szCs w:val="24"/>
        </w:rPr>
      </w:pPr>
      <w:r>
        <w:rPr>
          <w:rFonts w:hint="eastAsia" w:ascii="仿宋" w:hAnsi="仿宋" w:eastAsia="仿宋"/>
          <w:sz w:val="24"/>
          <w:szCs w:val="24"/>
        </w:rPr>
        <w:t>点击“查询”，系统返回符合条件的联络记录结果。</w:t>
      </w:r>
    </w:p>
    <w:p>
      <w:pPr>
        <w:spacing w:line="360" w:lineRule="auto"/>
        <w:ind w:left="420"/>
        <w:rPr>
          <w:rFonts w:ascii="仿宋" w:hAnsi="仿宋" w:eastAsia="仿宋"/>
          <w:sz w:val="24"/>
          <w:szCs w:val="24"/>
        </w:rPr>
      </w:pPr>
      <w:r>
        <w:rPr>
          <w:rFonts w:hint="eastAsia" w:ascii="仿宋" w:hAnsi="仿宋" w:eastAsia="仿宋"/>
          <w:sz w:val="24"/>
          <w:szCs w:val="24"/>
        </w:rPr>
        <w:t>用户点击“重置”后，系统清空当前筛选条件并恢复默认值</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 联络信息按时间轴方式展示客户联络历史，用户可查看不同渠道的触达留痕明细。</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联络信息需整合 CRM PC 端和移动端发起的客户联络记录。</w:t>
      </w:r>
    </w:p>
    <w:p>
      <w:pPr>
        <w:spacing w:line="360" w:lineRule="auto"/>
        <w:rPr>
          <w:rFonts w:ascii="仿宋" w:hAnsi="仿宋" w:eastAsia="仿宋"/>
          <w:sz w:val="24"/>
          <w:szCs w:val="24"/>
        </w:rPr>
      </w:pPr>
      <w:r>
        <w:rPr>
          <w:rFonts w:hint="eastAsia" w:ascii="仿宋" w:hAnsi="仿宋" w:eastAsia="仿宋"/>
          <w:sz w:val="24"/>
          <w:szCs w:val="24"/>
        </w:rPr>
        <w:t>3. 联络方式按“拜访”、“电话”、“短信”、“企微”四类展示。</w:t>
      </w:r>
    </w:p>
    <w:p>
      <w:pPr>
        <w:spacing w:line="360" w:lineRule="auto"/>
        <w:rPr>
          <w:rFonts w:ascii="仿宋" w:hAnsi="仿宋" w:eastAsia="仿宋"/>
          <w:sz w:val="24"/>
          <w:szCs w:val="24"/>
        </w:rPr>
      </w:pPr>
      <w:r>
        <w:rPr>
          <w:rFonts w:hint="eastAsia" w:ascii="仿宋" w:hAnsi="仿宋" w:eastAsia="仿宋"/>
          <w:sz w:val="24"/>
          <w:szCs w:val="24"/>
        </w:rPr>
        <w:t>4. 联络信息以时间轴方式展示，并按联络时间从近到远倒序排列。</w:t>
      </w:r>
    </w:p>
    <w:p>
      <w:pPr>
        <w:spacing w:line="360" w:lineRule="auto"/>
        <w:rPr>
          <w:rFonts w:ascii="仿宋" w:hAnsi="仿宋" w:eastAsia="仿宋"/>
          <w:sz w:val="24"/>
          <w:szCs w:val="24"/>
        </w:rPr>
      </w:pPr>
      <w:r>
        <w:rPr>
          <w:rFonts w:hint="eastAsia" w:ascii="仿宋" w:hAnsi="仿宋" w:eastAsia="仿宋"/>
          <w:sz w:val="24"/>
          <w:szCs w:val="24"/>
        </w:rPr>
        <w:t>5. 电话记录仅记录拨打时间基础留痕。</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管户客户经理可查看管户客户的联络历史信息，其他用户无权限查看。</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color w:val="000000"/>
          <w:sz w:val="24"/>
          <w:szCs w:val="20"/>
        </w:rPr>
      </w:pPr>
      <w:r>
        <w:rPr>
          <w:rFonts w:hint="eastAsia" w:ascii="仿宋" w:hAnsi="仿宋" w:eastAsia="仿宋"/>
          <w:color w:val="000000"/>
          <w:sz w:val="24"/>
          <w:szCs w:val="20"/>
        </w:rPr>
        <w:t>时间轴展示形式</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7"/>
        <w:gridCol w:w="2279"/>
        <w:gridCol w:w="2257"/>
        <w:gridCol w:w="2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9"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7"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7"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color w:val="000000"/>
                <w:sz w:val="24"/>
              </w:rPr>
            </w:pPr>
            <w:r>
              <w:rPr>
                <w:rFonts w:hint="eastAsia" w:ascii="仿宋" w:hAnsi="仿宋" w:eastAsia="仿宋"/>
                <w:sz w:val="24"/>
                <w:szCs w:val="24"/>
              </w:rPr>
              <w:t>日期</w:t>
            </w:r>
          </w:p>
        </w:tc>
        <w:tc>
          <w:tcPr>
            <w:tcW w:w="2279" w:type="dxa"/>
          </w:tcPr>
          <w:p>
            <w:pPr>
              <w:spacing w:line="360" w:lineRule="auto"/>
              <w:rPr>
                <w:rFonts w:ascii="仿宋" w:hAnsi="仿宋" w:eastAsia="仿宋"/>
                <w:color w:val="000000"/>
                <w:sz w:val="24"/>
              </w:rPr>
            </w:pPr>
            <w:r>
              <w:rPr>
                <w:rFonts w:hint="eastAsia" w:ascii="仿宋" w:hAnsi="仿宋" w:eastAsia="仿宋"/>
                <w:sz w:val="24"/>
                <w:szCs w:val="24"/>
              </w:rPr>
              <w:t>反显，格式：YYYY</w:t>
            </w:r>
            <w:r>
              <w:rPr>
                <w:rFonts w:ascii="仿宋" w:hAnsi="仿宋" w:eastAsia="仿宋"/>
                <w:sz w:val="24"/>
                <w:szCs w:val="24"/>
              </w:rPr>
              <w:t>-</w:t>
            </w:r>
            <w:r>
              <w:rPr>
                <w:rFonts w:hint="eastAsia" w:ascii="仿宋" w:hAnsi="仿宋" w:eastAsia="仿宋"/>
                <w:sz w:val="24"/>
                <w:szCs w:val="24"/>
              </w:rPr>
              <w:t>MM</w:t>
            </w:r>
          </w:p>
        </w:tc>
        <w:tc>
          <w:tcPr>
            <w:tcW w:w="2257" w:type="dxa"/>
          </w:tcPr>
          <w:p>
            <w:pPr>
              <w:spacing w:line="360" w:lineRule="auto"/>
              <w:rPr>
                <w:rFonts w:ascii="仿宋" w:hAnsi="仿宋" w:eastAsia="仿宋"/>
                <w:color w:val="000000"/>
                <w:sz w:val="24"/>
              </w:rPr>
            </w:pPr>
            <w:r>
              <w:rPr>
                <w:rFonts w:hint="eastAsia" w:ascii="仿宋" w:hAnsi="仿宋" w:eastAsia="仿宋"/>
                <w:sz w:val="24"/>
                <w:szCs w:val="24"/>
              </w:rPr>
              <w:t>文本</w:t>
            </w:r>
          </w:p>
        </w:tc>
        <w:tc>
          <w:tcPr>
            <w:tcW w:w="2267" w:type="dxa"/>
          </w:tcPr>
          <w:p>
            <w:pPr>
              <w:spacing w:line="360" w:lineRule="auto"/>
              <w:rPr>
                <w:rFonts w:ascii="仿宋" w:hAnsi="仿宋" w:eastAsia="仿宋"/>
                <w:color w:val="000000"/>
                <w:sz w:val="24"/>
              </w:rPr>
            </w:pPr>
            <w:r>
              <w:rPr>
                <w:rFonts w:hint="eastAsia" w:ascii="仿宋" w:hAnsi="仿宋" w:eastAsia="仿宋"/>
                <w:sz w:val="24"/>
                <w:szCs w:val="24"/>
              </w:rPr>
              <w:t>按照年月分组，月内按照时间由近到远展示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w:t>
            </w:r>
            <w:r>
              <w:rPr>
                <w:rFonts w:hint="eastAsia" w:ascii="仿宋" w:hAnsi="仿宋" w:eastAsia="仿宋"/>
                <w:color w:val="000000"/>
                <w:sz w:val="24"/>
              </w:rPr>
              <w:t>方式</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展示联络方式，如拜访、电话、短信、企微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联络人</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展示发起联络的客户经理或营销人员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归属机构</w:t>
            </w:r>
          </w:p>
        </w:tc>
        <w:tc>
          <w:tcPr>
            <w:tcW w:w="2279"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展示联络记录归属机构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客户名称</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展示联络对象客户名称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来源</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hint="eastAsia" w:ascii="仿宋" w:hAnsi="仿宋" w:eastAsia="仿宋"/>
                <w:color w:val="000000"/>
                <w:sz w:val="24"/>
              </w:rPr>
              <w:t>展示来源渠道（PC或移动端）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联络时间</w:t>
            </w:r>
          </w:p>
        </w:tc>
        <w:tc>
          <w:tcPr>
            <w:tcW w:w="2279" w:type="dxa"/>
          </w:tcPr>
          <w:p>
            <w:pPr>
              <w:spacing w:line="360" w:lineRule="auto"/>
              <w:rPr>
                <w:rFonts w:ascii="仿宋" w:hAnsi="仿宋" w:eastAsia="仿宋"/>
              </w:rPr>
            </w:pPr>
            <w:r>
              <w:rPr>
                <w:rFonts w:ascii="仿宋" w:hAnsi="仿宋" w:eastAsia="仿宋"/>
                <w:color w:val="000000"/>
              </w:rPr>
              <w:t>反显、格式化：YYYY- MM-DD HH:mm</w:t>
            </w:r>
          </w:p>
        </w:tc>
        <w:tc>
          <w:tcPr>
            <w:tcW w:w="2257" w:type="dxa"/>
          </w:tcPr>
          <w:p>
            <w:pPr>
              <w:spacing w:line="360" w:lineRule="auto"/>
              <w:rPr>
                <w:rFonts w:ascii="仿宋" w:hAnsi="仿宋" w:eastAsia="仿宋"/>
              </w:rPr>
            </w:pPr>
            <w:r>
              <w:rPr>
                <w:rFonts w:ascii="仿宋" w:hAnsi="仿宋" w:eastAsia="仿宋"/>
                <w:color w:val="000000"/>
                <w:sz w:val="24"/>
              </w:rPr>
              <w:t>时间</w:t>
            </w:r>
          </w:p>
        </w:tc>
        <w:tc>
          <w:tcPr>
            <w:tcW w:w="2267" w:type="dxa"/>
          </w:tcPr>
          <w:p>
            <w:pPr>
              <w:spacing w:line="360" w:lineRule="auto"/>
              <w:rPr>
                <w:rFonts w:ascii="仿宋" w:hAnsi="仿宋" w:eastAsia="仿宋"/>
              </w:rPr>
            </w:pPr>
            <w:r>
              <w:rPr>
                <w:rFonts w:ascii="仿宋" w:hAnsi="仿宋" w:eastAsia="仿宋"/>
                <w:color w:val="000000"/>
                <w:sz w:val="24"/>
              </w:rPr>
              <w:t>展示联络发生时间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联络摘要</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展示联络主题、摘要或说明信息</w:t>
            </w:r>
          </w:p>
        </w:tc>
      </w:tr>
    </w:tbl>
    <w:p>
      <w:pPr>
        <w:spacing w:line="360" w:lineRule="auto"/>
        <w:rPr>
          <w:rFonts w:ascii="仿宋" w:hAnsi="仿宋" w:eastAsia="仿宋"/>
        </w:rPr>
      </w:pP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补充说明：</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面访：信息块展示要素包括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电访：信息块展示要素包括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电访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短信：信息块展示要素包括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企微：信息块展示要素包括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w:t>
      </w:r>
      <w:r>
        <w:rPr>
          <w:rFonts w:hint="eastAsia" w:ascii="仿宋" w:hAnsi="仿宋" w:eastAsia="仿宋"/>
          <w:sz w:val="24"/>
          <w:szCs w:val="24"/>
        </w:rPr>
        <w:t>“拜访/面访”、“电话”、“短信”、“企微”联络信息项下，若存在营销反馈记录，则通过卡片的形式展示营销反馈记录（若多条就多个卡片）。</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客户态度</w:t>
            </w:r>
          </w:p>
        </w:tc>
        <w:tc>
          <w:tcPr>
            <w:tcW w:w="2264" w:type="dxa"/>
          </w:tcPr>
          <w:p>
            <w:pPr>
              <w:spacing w:line="360" w:lineRule="auto"/>
              <w:rPr>
                <w:rFonts w:ascii="仿宋" w:hAnsi="仿宋" w:eastAsia="仿宋"/>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rPr>
            </w:pPr>
            <w:r>
              <w:rPr>
                <w:rFonts w:ascii="仿宋" w:hAnsi="仿宋" w:eastAsia="仿宋" w:cs="仿宋"/>
                <w:bCs/>
                <w:color w:val="000000"/>
                <w:kern w:val="0"/>
                <w:sz w:val="24"/>
              </w:rPr>
              <w:t>下拉框</w:t>
            </w:r>
          </w:p>
        </w:tc>
        <w:tc>
          <w:tcPr>
            <w:tcW w:w="2268" w:type="dxa"/>
          </w:tcPr>
          <w:p>
            <w:pPr>
              <w:spacing w:line="360" w:lineRule="auto"/>
              <w:rPr>
                <w:rFonts w:ascii="仿宋" w:hAnsi="仿宋" w:eastAsia="仿宋"/>
              </w:rPr>
            </w:pPr>
            <w:r>
              <w:rPr>
                <w:rFonts w:ascii="仿宋" w:hAnsi="仿宋" w:eastAsia="仿宋" w:cs="仿宋"/>
                <w:bCs/>
                <w:color w:val="000000"/>
                <w:kern w:val="0"/>
                <w:sz w:val="24"/>
              </w:rPr>
              <w:t>选择客户</w:t>
            </w:r>
            <w:r>
              <w:rPr>
                <w:rFonts w:hint="eastAsia" w:ascii="仿宋" w:hAnsi="仿宋" w:eastAsia="仿宋" w:cs="仿宋"/>
                <w:bCs/>
                <w:color w:val="000000"/>
                <w:kern w:val="0"/>
                <w:sz w:val="24"/>
              </w:rPr>
              <w:t>态度，枚举值：</w:t>
            </w:r>
            <w:r>
              <w:rPr>
                <w:rFonts w:hint="eastAsia" w:ascii="仿宋" w:hAnsi="仿宋" w:eastAsia="仿宋" w:cs="仿宋"/>
                <w:bCs/>
                <w:color w:val="000000" w:themeColor="text1"/>
                <w:kern w:val="0"/>
                <w:sz w:val="24"/>
                <w14:textFill>
                  <w14:solidFill>
                    <w14:schemeClr w14:val="tx1"/>
                  </w14:solidFill>
                </w14:textFill>
              </w:rPr>
              <w:t>积极、中立、消极、怀疑、拒绝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营销方向</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多选</w:t>
            </w:r>
          </w:p>
        </w:tc>
        <w:tc>
          <w:tcPr>
            <w:tcW w:w="2268" w:type="dxa"/>
          </w:tcPr>
          <w:p>
            <w:pPr>
              <w:spacing w:line="360" w:lineRule="auto"/>
              <w:rPr>
                <w:rFonts w:ascii="仿宋" w:hAnsi="仿宋" w:eastAsia="仿宋" w:cs="仿宋"/>
                <w:bCs/>
                <w:color w:val="000000"/>
                <w:kern w:val="0"/>
                <w:sz w:val="24"/>
              </w:rPr>
            </w:pPr>
            <w:r>
              <w:rPr>
                <w:rFonts w:ascii="仿宋" w:hAnsi="仿宋" w:eastAsia="仿宋" w:cs="仿宋"/>
                <w:bCs/>
                <w:color w:val="000000"/>
                <w:kern w:val="0"/>
                <w:sz w:val="24"/>
              </w:rPr>
              <w:t>选择</w:t>
            </w:r>
            <w:r>
              <w:rPr>
                <w:rFonts w:hint="eastAsia" w:ascii="仿宋" w:hAnsi="仿宋" w:eastAsia="仿宋" w:cs="仿宋"/>
                <w:bCs/>
                <w:color w:val="000000"/>
                <w:kern w:val="0"/>
                <w:sz w:val="24"/>
              </w:rPr>
              <w:t>营销方向，</w:t>
            </w:r>
            <w:r>
              <w:rPr>
                <w:rFonts w:ascii="仿宋" w:hAnsi="仿宋" w:eastAsia="仿宋"/>
                <w:color w:val="000000"/>
                <w:sz w:val="24"/>
                <w:szCs w:val="24"/>
              </w:rPr>
              <w:t>枚举值：</w:t>
            </w:r>
            <w:r>
              <w:rPr>
                <w:rFonts w:hint="eastAsia" w:ascii="仿宋" w:hAnsi="仿宋" w:eastAsia="仿宋"/>
                <w:color w:val="000000" w:themeColor="text1"/>
                <w:sz w:val="24"/>
                <w:szCs w:val="24"/>
                <w14:textFill>
                  <w14:solidFill>
                    <w14:schemeClr w14:val="tx1"/>
                  </w14:solidFill>
                </w14:textFill>
              </w:rPr>
              <w:t>个人贷款、定期存款、理财产品、保险、卡/折、其他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支持情况</w:t>
            </w:r>
          </w:p>
        </w:tc>
        <w:tc>
          <w:tcPr>
            <w:tcW w:w="2264" w:type="dxa"/>
          </w:tcPr>
          <w:p>
            <w:pPr>
              <w:spacing w:line="360" w:lineRule="auto"/>
              <w:rPr>
                <w:rFonts w:ascii="仿宋" w:hAnsi="仿宋" w:eastAsia="仿宋"/>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rPr>
            </w:pPr>
            <w:r>
              <w:rPr>
                <w:rFonts w:ascii="仿宋" w:hAnsi="仿宋" w:eastAsia="仿宋" w:cs="仿宋"/>
                <w:bCs/>
                <w:color w:val="000000"/>
                <w:kern w:val="0"/>
                <w:sz w:val="24"/>
              </w:rPr>
              <w:t>下拉框</w:t>
            </w:r>
          </w:p>
        </w:tc>
        <w:tc>
          <w:tcPr>
            <w:tcW w:w="2268" w:type="dxa"/>
          </w:tcPr>
          <w:p>
            <w:pPr>
              <w:spacing w:line="360" w:lineRule="auto"/>
              <w:rPr>
                <w:rFonts w:ascii="仿宋" w:hAnsi="仿宋" w:eastAsia="仿宋"/>
              </w:rPr>
            </w:pPr>
            <w:r>
              <w:rPr>
                <w:rFonts w:ascii="仿宋" w:hAnsi="仿宋" w:eastAsia="仿宋" w:cs="仿宋"/>
                <w:bCs/>
                <w:color w:val="000000"/>
                <w:kern w:val="0"/>
                <w:sz w:val="24"/>
              </w:rPr>
              <w:t>选择客户当前支持/跟进情况</w:t>
            </w:r>
            <w:r>
              <w:rPr>
                <w:rFonts w:hint="eastAsia" w:ascii="仿宋" w:hAnsi="仿宋" w:eastAsia="仿宋" w:cs="仿宋"/>
                <w:bCs/>
                <w:color w:val="000000"/>
                <w:kern w:val="0"/>
                <w:sz w:val="24"/>
              </w:rPr>
              <w:t>，</w:t>
            </w:r>
            <w:r>
              <w:rPr>
                <w:rFonts w:hint="eastAsia" w:ascii="仿宋" w:hAnsi="仿宋" w:eastAsia="仿宋" w:cs="仿宋"/>
                <w:bCs/>
                <w:color w:val="000000" w:themeColor="text1"/>
                <w:kern w:val="0"/>
                <w:sz w:val="24"/>
                <w14:textFill>
                  <w14:solidFill>
                    <w14:schemeClr w14:val="tx1"/>
                  </w14:solidFill>
                </w14:textFill>
              </w:rPr>
              <w:t>枚举值：拟支持、进一步营销、不予支持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是否免打扰</w:t>
            </w:r>
          </w:p>
        </w:tc>
        <w:tc>
          <w:tcPr>
            <w:tcW w:w="2264" w:type="dxa"/>
          </w:tcPr>
          <w:p>
            <w:pPr>
              <w:spacing w:line="360" w:lineRule="auto"/>
              <w:rPr>
                <w:rFonts w:ascii="仿宋" w:hAnsi="仿宋" w:eastAsia="仿宋"/>
              </w:rPr>
            </w:pPr>
            <w:r>
              <w:rPr>
                <w:rFonts w:ascii="仿宋" w:hAnsi="仿宋" w:eastAsia="仿宋" w:cs="仿宋"/>
                <w:bCs/>
                <w:color w:val="000000"/>
                <w:kern w:val="0"/>
                <w:sz w:val="24"/>
              </w:rPr>
              <w:t>默认值按当前客户既有状态回显；开关值仅允许“是/否”两态。</w:t>
            </w:r>
          </w:p>
        </w:tc>
        <w:tc>
          <w:tcPr>
            <w:tcW w:w="2264" w:type="dxa"/>
          </w:tcPr>
          <w:p>
            <w:pPr>
              <w:spacing w:line="360" w:lineRule="auto"/>
              <w:rPr>
                <w:rFonts w:ascii="仿宋" w:hAnsi="仿宋" w:eastAsia="仿宋"/>
              </w:rPr>
            </w:pPr>
            <w:r>
              <w:rPr>
                <w:rFonts w:ascii="仿宋" w:hAnsi="仿宋" w:eastAsia="仿宋" w:cs="仿宋"/>
                <w:bCs/>
                <w:color w:val="000000"/>
                <w:kern w:val="0"/>
                <w:sz w:val="24"/>
              </w:rPr>
              <w:t>开关</w:t>
            </w:r>
          </w:p>
        </w:tc>
        <w:tc>
          <w:tcPr>
            <w:tcW w:w="2268" w:type="dxa"/>
          </w:tcPr>
          <w:p>
            <w:pPr>
              <w:spacing w:line="360" w:lineRule="auto"/>
              <w:rPr>
                <w:rFonts w:ascii="仿宋" w:hAnsi="仿宋" w:eastAsia="仿宋"/>
              </w:rPr>
            </w:pPr>
            <w:r>
              <w:rPr>
                <w:rFonts w:ascii="仿宋" w:hAnsi="仿宋" w:eastAsia="仿宋" w:cs="仿宋"/>
                <w:bCs/>
                <w:color w:val="000000"/>
                <w:kern w:val="0"/>
                <w:sz w:val="24"/>
              </w:rPr>
              <w:t>标记客户是否进入免打扰状态。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营销反馈内容</w:t>
            </w:r>
          </w:p>
        </w:tc>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必填；去除首尾空格；最大长度</w:t>
            </w:r>
            <w:r>
              <w:rPr>
                <w:rFonts w:hint="eastAsia" w:ascii="仿宋" w:hAnsi="仿宋" w:eastAsia="仿宋" w:cs="仿宋"/>
                <w:bCs/>
                <w:color w:val="000000"/>
                <w:kern w:val="0"/>
                <w:sz w:val="24"/>
              </w:rPr>
              <w:t>200字</w:t>
            </w:r>
            <w:r>
              <w:rPr>
                <w:rFonts w:ascii="仿宋" w:hAnsi="仿宋" w:eastAsia="仿宋" w:cs="仿宋"/>
                <w:bCs/>
                <w:color w:val="000000"/>
                <w:kern w:val="0"/>
                <w:sz w:val="24"/>
              </w:rPr>
              <w:t>。</w:t>
            </w:r>
          </w:p>
        </w:tc>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文本</w:t>
            </w:r>
          </w:p>
        </w:tc>
        <w:tc>
          <w:tcPr>
            <w:tcW w:w="2268" w:type="dxa"/>
          </w:tcPr>
          <w:p>
            <w:pPr>
              <w:spacing w:line="360" w:lineRule="auto"/>
              <w:rPr>
                <w:rFonts w:ascii="仿宋" w:hAnsi="仿宋" w:eastAsia="仿宋"/>
                <w:color w:val="000000"/>
                <w:sz w:val="24"/>
              </w:rPr>
            </w:pPr>
            <w:r>
              <w:rPr>
                <w:rFonts w:ascii="仿宋" w:hAnsi="仿宋" w:eastAsia="仿宋" w:cs="仿宋"/>
                <w:bCs/>
                <w:color w:val="000000"/>
                <w:kern w:val="0"/>
                <w:sz w:val="24"/>
              </w:rPr>
              <w:t>填写本次营销反馈内容。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vAlign w:val="center"/>
          </w:tcPr>
          <w:p>
            <w:pPr>
              <w:spacing w:line="360" w:lineRule="auto"/>
              <w:rPr>
                <w:rFonts w:ascii="仿宋" w:hAnsi="仿宋" w:eastAsia="仿宋" w:cs="仿宋"/>
                <w:bCs/>
                <w:color w:val="000000"/>
                <w:kern w:val="0"/>
                <w:sz w:val="24"/>
              </w:rPr>
            </w:pPr>
            <w:r>
              <w:rPr>
                <w:rFonts w:hint="eastAsia" w:ascii="仿宋" w:hAnsi="仿宋" w:eastAsia="仿宋" w:cs="仿宋"/>
                <w:color w:val="000000"/>
                <w:sz w:val="24"/>
                <w:lang w:bidi="ar"/>
              </w:rPr>
              <w:t>附件</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sz w:val="24"/>
              </w:rPr>
              <w:t>非</w:t>
            </w:r>
            <w:r>
              <w:rPr>
                <w:rFonts w:ascii="仿宋" w:hAnsi="仿宋" w:eastAsia="仿宋"/>
                <w:sz w:val="24"/>
              </w:rPr>
              <w:t>必输；仅支持docx、excel、pdf、pptx格式</w:t>
            </w:r>
            <w:r>
              <w:rPr>
                <w:rFonts w:hint="eastAsia" w:ascii="仿宋" w:hAnsi="仿宋" w:eastAsia="仿宋"/>
                <w:sz w:val="24"/>
              </w:rPr>
              <w:t>，导入文件大小不超过5M</w:t>
            </w:r>
          </w:p>
        </w:tc>
        <w:tc>
          <w:tcPr>
            <w:tcW w:w="2264" w:type="dxa"/>
          </w:tcPr>
          <w:p>
            <w:pPr>
              <w:spacing w:line="360" w:lineRule="auto"/>
              <w:rPr>
                <w:rFonts w:ascii="仿宋" w:hAnsi="仿宋" w:eastAsia="仿宋" w:cs="仿宋"/>
                <w:bCs/>
                <w:color w:val="000000"/>
                <w:kern w:val="0"/>
                <w:sz w:val="24"/>
              </w:rPr>
            </w:pPr>
            <w:r>
              <w:rPr>
                <w:rFonts w:ascii="仿宋" w:hAnsi="仿宋" w:eastAsia="仿宋"/>
                <w:sz w:val="24"/>
              </w:rPr>
              <w:t>文件上传</w:t>
            </w:r>
          </w:p>
        </w:tc>
        <w:tc>
          <w:tcPr>
            <w:tcW w:w="2268" w:type="dxa"/>
          </w:tcPr>
          <w:p>
            <w:pPr>
              <w:spacing w:line="360" w:lineRule="auto"/>
              <w:rPr>
                <w:rFonts w:ascii="仿宋" w:hAnsi="仿宋" w:eastAsia="仿宋" w:cs="仿宋"/>
                <w:bCs/>
                <w:color w:val="000000"/>
                <w:kern w:val="0"/>
                <w:sz w:val="24"/>
              </w:rPr>
            </w:pPr>
            <w:r>
              <w:rPr>
                <w:rFonts w:ascii="仿宋" w:hAnsi="仿宋" w:eastAsia="仿宋"/>
                <w:sz w:val="24"/>
              </w:rPr>
              <w:t>上传附件</w:t>
            </w:r>
          </w:p>
        </w:tc>
      </w:tr>
    </w:tbl>
    <w:p>
      <w:pPr>
        <w:spacing w:line="360" w:lineRule="auto"/>
        <w:rPr>
          <w:rFonts w:ascii="仿宋" w:hAnsi="仿宋" w:eastAsia="仿宋"/>
          <w:color w:val="000000" w:themeColor="text1"/>
          <w:sz w:val="24"/>
          <w:szCs w:val="24"/>
          <w14:textFill>
            <w14:solidFill>
              <w14:schemeClr w14:val="tx1"/>
            </w14:solidFill>
          </w14:textFill>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营销推动-推荐历史</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查看单一客户的推荐历史信息，帮助客户经理追踪历史推荐动作并支撑后续营销跟进和行为考核</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用户进入营销推动页签后，点击“推荐历史”tab，系统展示客户推荐历史信息。</w:t>
      </w:r>
    </w:p>
    <w:p>
      <w:pPr>
        <w:spacing w:line="360" w:lineRule="auto"/>
        <w:rPr>
          <w:rFonts w:ascii="仿宋" w:hAnsi="仿宋" w:eastAsia="仿宋"/>
          <w:sz w:val="24"/>
          <w:szCs w:val="24"/>
        </w:rPr>
      </w:pPr>
      <w:r>
        <w:rPr>
          <w:rFonts w:hint="eastAsia" w:ascii="仿宋" w:hAnsi="仿宋" w:eastAsia="仿宋"/>
          <w:sz w:val="24"/>
          <w:szCs w:val="24"/>
        </w:rPr>
        <w:t>2. 系统展示通过短信、企微等渠道向客户发出的产品推荐动作记录。</w:t>
      </w:r>
    </w:p>
    <w:p>
      <w:pPr>
        <w:spacing w:line="360" w:lineRule="auto"/>
        <w:rPr>
          <w:rFonts w:ascii="仿宋" w:hAnsi="仿宋" w:eastAsia="仿宋"/>
          <w:sz w:val="24"/>
          <w:szCs w:val="24"/>
        </w:rPr>
      </w:pPr>
      <w:r>
        <w:rPr>
          <w:rFonts w:hint="eastAsia" w:ascii="仿宋" w:hAnsi="仿宋" w:eastAsia="仿宋"/>
          <w:sz w:val="24"/>
          <w:szCs w:val="24"/>
        </w:rPr>
        <w:t>3. 用户可查看推荐时间、推荐渠道、推荐产品及推荐人等历史留痕信息。</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推荐历史需保留历史记录，不得因后续再次推荐而覆盖既有留痕。</w:t>
      </w:r>
    </w:p>
    <w:p>
      <w:pPr>
        <w:spacing w:line="360" w:lineRule="auto"/>
        <w:rPr>
          <w:rFonts w:ascii="仿宋" w:hAnsi="仿宋" w:eastAsia="仿宋"/>
          <w:sz w:val="24"/>
          <w:szCs w:val="24"/>
        </w:rPr>
      </w:pPr>
      <w:r>
        <w:rPr>
          <w:rFonts w:hint="eastAsia" w:ascii="仿宋" w:hAnsi="仿宋" w:eastAsia="仿宋"/>
          <w:sz w:val="24"/>
          <w:szCs w:val="24"/>
        </w:rPr>
        <w:t>2. 本期实现短信、企微渠道发出的产品推荐记录。</w:t>
      </w:r>
    </w:p>
    <w:p>
      <w:pPr>
        <w:spacing w:line="360" w:lineRule="auto"/>
        <w:rPr>
          <w:rFonts w:ascii="仿宋" w:hAnsi="仿宋" w:eastAsia="仿宋"/>
          <w:sz w:val="24"/>
          <w:szCs w:val="24"/>
        </w:rPr>
      </w:pPr>
      <w:r>
        <w:rPr>
          <w:rFonts w:hint="eastAsia" w:ascii="仿宋" w:hAnsi="仿宋" w:eastAsia="仿宋"/>
          <w:sz w:val="24"/>
          <w:szCs w:val="24"/>
        </w:rPr>
        <w:t>3. 推荐历史用于后续客户经理营销行为考核，应保留推荐时间、推荐渠道、推荐产品和推荐人等基础要素。</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推荐历史应以时间轴的形式展示，按最近推荐时间降序展示</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FF0000"/>
          <w:sz w:val="24"/>
          <w:szCs w:val="24"/>
        </w:rPr>
      </w:pPr>
      <w:r>
        <w:rPr>
          <w:rFonts w:hint="eastAsia" w:ascii="仿宋" w:hAnsi="仿宋" w:eastAsia="仿宋"/>
          <w:color w:val="000000" w:themeColor="text1"/>
          <w:sz w:val="24"/>
          <w:szCs w:val="24"/>
          <w14:textFill>
            <w14:solidFill>
              <w14:schemeClr w14:val="tx1"/>
            </w14:solidFill>
          </w14:textFill>
        </w:rPr>
        <w:t>1. 管户客户经理可查看客户的推荐历史信息，其他用户无权限查看推荐历史。</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w:t>
      </w:r>
      <w:r>
        <w:rPr>
          <w:rFonts w:hint="eastAsia" w:ascii="仿宋" w:hAnsi="仿宋" w:eastAsia="仿宋"/>
          <w:color w:val="000000"/>
          <w:sz w:val="24"/>
        </w:rPr>
        <w:t>展示</w:t>
      </w:r>
      <w:r>
        <w:rPr>
          <w:rFonts w:ascii="仿宋" w:hAnsi="仿宋" w:eastAsia="仿宋"/>
          <w:color w:val="000000"/>
          <w:sz w:val="24"/>
        </w:rPr>
        <w:t>客户推荐历史信息。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7"/>
        <w:gridCol w:w="2279"/>
        <w:gridCol w:w="2257"/>
        <w:gridCol w:w="2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9"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7"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7"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推荐时间</w:t>
            </w:r>
          </w:p>
        </w:tc>
        <w:tc>
          <w:tcPr>
            <w:tcW w:w="2279" w:type="dxa"/>
          </w:tcPr>
          <w:p>
            <w:pPr>
              <w:spacing w:line="360" w:lineRule="auto"/>
              <w:rPr>
                <w:rFonts w:ascii="仿宋" w:hAnsi="仿宋" w:eastAsia="仿宋"/>
              </w:rPr>
            </w:pPr>
            <w:r>
              <w:rPr>
                <w:rFonts w:ascii="仿宋" w:hAnsi="仿宋" w:eastAsia="仿宋"/>
                <w:color w:val="000000"/>
              </w:rPr>
              <w:t>反显、格式化：YYYY- MM-DD HH:mm</w:t>
            </w:r>
          </w:p>
        </w:tc>
        <w:tc>
          <w:tcPr>
            <w:tcW w:w="2257" w:type="dxa"/>
          </w:tcPr>
          <w:p>
            <w:pPr>
              <w:spacing w:line="360" w:lineRule="auto"/>
              <w:rPr>
                <w:rFonts w:ascii="仿宋" w:hAnsi="仿宋" w:eastAsia="仿宋"/>
              </w:rPr>
            </w:pPr>
            <w:r>
              <w:rPr>
                <w:rFonts w:ascii="仿宋" w:hAnsi="仿宋" w:eastAsia="仿宋"/>
                <w:color w:val="000000"/>
                <w:sz w:val="24"/>
              </w:rPr>
              <w:t>时间</w:t>
            </w:r>
          </w:p>
        </w:tc>
        <w:tc>
          <w:tcPr>
            <w:tcW w:w="2267" w:type="dxa"/>
          </w:tcPr>
          <w:p>
            <w:pPr>
              <w:spacing w:line="360" w:lineRule="auto"/>
              <w:rPr>
                <w:rFonts w:ascii="仿宋" w:hAnsi="仿宋" w:eastAsia="仿宋"/>
              </w:rPr>
            </w:pPr>
            <w:r>
              <w:rPr>
                <w:rFonts w:ascii="仿宋" w:hAnsi="仿宋" w:eastAsia="仿宋"/>
                <w:color w:val="000000"/>
                <w:sz w:val="24"/>
              </w:rPr>
              <w:t>展示推荐动作发生时间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推荐渠道</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展示推荐触达渠道，如短信、企微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color w:val="000000"/>
                <w:sz w:val="24"/>
              </w:rPr>
            </w:pPr>
            <w:r>
              <w:rPr>
                <w:rFonts w:ascii="仿宋" w:hAnsi="仿宋" w:eastAsia="仿宋"/>
                <w:color w:val="000000"/>
                <w:sz w:val="24"/>
              </w:rPr>
              <w:t>推荐人</w:t>
            </w:r>
          </w:p>
        </w:tc>
        <w:tc>
          <w:tcPr>
            <w:tcW w:w="2279"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7"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7" w:type="dxa"/>
          </w:tcPr>
          <w:p>
            <w:pPr>
              <w:spacing w:line="360" w:lineRule="auto"/>
              <w:rPr>
                <w:rFonts w:ascii="仿宋" w:hAnsi="仿宋" w:eastAsia="仿宋"/>
                <w:color w:val="000000"/>
                <w:sz w:val="24"/>
              </w:rPr>
            </w:pPr>
            <w:r>
              <w:rPr>
                <w:rFonts w:ascii="仿宋" w:hAnsi="仿宋" w:eastAsia="仿宋"/>
                <w:color w:val="000000"/>
                <w:sz w:val="24"/>
              </w:rPr>
              <w:t>展示发起推荐的客户经理或营销人员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推荐产品</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hint="eastAsia" w:ascii="仿宋" w:hAnsi="仿宋" w:eastAsia="仿宋"/>
                <w:color w:val="000000"/>
                <w:sz w:val="24"/>
              </w:rPr>
              <w:t>卡片组件（要素：产品名称、类型、利率、海报（若有）、简介）</w:t>
            </w:r>
          </w:p>
        </w:tc>
        <w:tc>
          <w:tcPr>
            <w:tcW w:w="2267" w:type="dxa"/>
          </w:tcPr>
          <w:p>
            <w:pPr>
              <w:spacing w:line="360" w:lineRule="auto"/>
              <w:rPr>
                <w:rFonts w:ascii="仿宋" w:hAnsi="仿宋" w:eastAsia="仿宋"/>
                <w:color w:val="000000"/>
                <w:sz w:val="24"/>
              </w:rPr>
            </w:pPr>
            <w:r>
              <w:rPr>
                <w:rFonts w:ascii="仿宋" w:hAnsi="仿宋" w:eastAsia="仿宋"/>
                <w:color w:val="000000"/>
                <w:sz w:val="24"/>
              </w:rPr>
              <w:t>展示推荐产品名称</w:t>
            </w:r>
            <w:r>
              <w:rPr>
                <w:rFonts w:hint="eastAsia" w:ascii="仿宋" w:hAnsi="仿宋" w:eastAsia="仿宋"/>
                <w:color w:val="000000"/>
                <w:sz w:val="24"/>
              </w:rPr>
              <w:t>，点击产品名称，跳转至产品视图。</w:t>
            </w:r>
          </w:p>
          <w:p>
            <w:pPr>
              <w:spacing w:line="360" w:lineRule="auto"/>
              <w:rPr>
                <w:rFonts w:ascii="仿宋" w:hAnsi="仿宋" w:eastAsia="仿宋"/>
              </w:rPr>
            </w:pPr>
            <w:r>
              <w:rPr>
                <w:rFonts w:hint="eastAsia" w:ascii="仿宋" w:hAnsi="仿宋" w:eastAsia="仿宋"/>
                <w:color w:val="000000"/>
                <w:sz w:val="24"/>
              </w:rPr>
              <w:t>类型：存款、理财、保险等</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客户3</w:t>
      </w:r>
      <w:r>
        <w:rPr>
          <w:rFonts w:ascii="仿宋" w:hAnsi="仿宋" w:eastAsia="仿宋"/>
        </w:rPr>
        <w:t>60</w:t>
      </w:r>
      <w:r>
        <w:rPr>
          <w:rFonts w:hint="eastAsia" w:ascii="仿宋" w:hAnsi="仿宋" w:eastAsia="仿宋"/>
        </w:rPr>
        <w:t>视图-客户KYC</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 KYC 信息</w:t>
      </w:r>
      <w:r>
        <w:rPr>
          <w:rFonts w:hint="eastAsia" w:ascii="仿宋" w:hAnsi="仿宋" w:eastAsia="仿宋"/>
          <w:color w:val="000000"/>
          <w:sz w:val="24"/>
        </w:rPr>
        <w:t>并支持</w:t>
      </w:r>
      <w:r>
        <w:rPr>
          <w:rFonts w:ascii="仿宋" w:hAnsi="仿宋" w:eastAsia="仿宋"/>
          <w:color w:val="000000"/>
          <w:sz w:val="24"/>
        </w:rPr>
        <w:t>客户的 KYC</w:t>
      </w:r>
      <w:r>
        <w:rPr>
          <w:rFonts w:hint="eastAsia" w:ascii="仿宋" w:hAnsi="仿宋" w:eastAsia="仿宋"/>
          <w:color w:val="000000"/>
          <w:sz w:val="24"/>
        </w:rPr>
        <w:t>信息补录</w:t>
      </w:r>
      <w:r>
        <w:rPr>
          <w:rFonts w:ascii="仿宋" w:hAnsi="仿宋" w:eastAsia="仿宋"/>
          <w:color w:val="000000"/>
          <w:sz w:val="24"/>
        </w:rPr>
        <w:t>，帮助客户经理快速识别客户投资特征、财产情况和维护偏好并支撑后续精细化经营</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rPr>
      </w:pPr>
      <w:r>
        <w:rPr>
          <w:rFonts w:ascii="仿宋" w:hAnsi="仿宋" w:eastAsia="仿宋"/>
          <w:color w:val="000000"/>
          <w:sz w:val="24"/>
        </w:rPr>
        <w:t>用户进入客户360视图后，点击“客户KYC”页签，系统默认展示“客户KYC”页面内容。</w:t>
      </w:r>
    </w:p>
    <w:p>
      <w:pPr>
        <w:spacing w:line="360" w:lineRule="auto"/>
        <w:rPr>
          <w:rFonts w:ascii="仿宋" w:hAnsi="仿宋" w:eastAsia="仿宋"/>
          <w:sz w:val="24"/>
          <w:szCs w:val="24"/>
        </w:rPr>
      </w:pPr>
      <w:r>
        <w:rPr>
          <w:rFonts w:hint="eastAsia" w:ascii="仿宋" w:hAnsi="仿宋" w:eastAsia="仿宋"/>
          <w:sz w:val="24"/>
          <w:szCs w:val="24"/>
        </w:rPr>
        <w:t>其他信息-查询条件</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KYC信息</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hint="eastAsia" w:ascii="仿宋" w:hAnsi="仿宋" w:eastAsia="仿宋"/>
                <w:color w:val="000000"/>
                <w:sz w:val="24"/>
              </w:rPr>
              <w:t>文本</w:t>
            </w:r>
          </w:p>
        </w:tc>
        <w:tc>
          <w:tcPr>
            <w:tcW w:w="2263" w:type="dxa"/>
          </w:tcPr>
          <w:p>
            <w:pPr>
              <w:spacing w:line="360" w:lineRule="auto"/>
              <w:rPr>
                <w:rFonts w:ascii="仿宋" w:hAnsi="仿宋" w:eastAsia="仿宋"/>
              </w:rPr>
            </w:pPr>
            <w:r>
              <w:rPr>
                <w:rFonts w:hint="eastAsia" w:ascii="仿宋" w:hAnsi="仿宋" w:eastAsia="仿宋"/>
                <w:sz w:val="24"/>
                <w:szCs w:val="24"/>
              </w:rPr>
              <w:t>支持</w:t>
            </w:r>
            <w:r>
              <w:rPr>
                <w:rFonts w:hint="eastAsia" w:ascii="仿宋" w:hAnsi="仿宋" w:eastAsia="仿宋"/>
                <w:color w:val="000000"/>
                <w:sz w:val="24"/>
                <w:szCs w:val="24"/>
              </w:rPr>
              <w:t>KY</w:t>
            </w:r>
            <w:r>
              <w:rPr>
                <w:rFonts w:hint="eastAsia" w:ascii="仿宋" w:hAnsi="仿宋" w:eastAsia="仿宋"/>
                <w:color w:val="000000"/>
                <w:sz w:val="24"/>
              </w:rPr>
              <w:t>C信息模糊查询</w:t>
            </w:r>
          </w:p>
        </w:tc>
      </w:tr>
    </w:tbl>
    <w:p>
      <w:pPr>
        <w:spacing w:line="360" w:lineRule="auto"/>
        <w:rPr>
          <w:rFonts w:ascii="仿宋" w:hAnsi="仿宋" w:eastAsia="仿宋"/>
          <w:sz w:val="24"/>
          <w:szCs w:val="24"/>
        </w:rPr>
      </w:pPr>
      <w:r>
        <w:rPr>
          <w:rFonts w:hint="eastAsia" w:ascii="仿宋" w:hAnsi="仿宋" w:eastAsia="仿宋"/>
          <w:sz w:val="24"/>
          <w:szCs w:val="24"/>
        </w:rPr>
        <w:t>其他信息-新增或编辑</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KYC信息</w:t>
            </w:r>
          </w:p>
        </w:tc>
        <w:tc>
          <w:tcPr>
            <w:tcW w:w="2284" w:type="dxa"/>
          </w:tcPr>
          <w:p>
            <w:pPr>
              <w:spacing w:line="360" w:lineRule="auto"/>
              <w:rPr>
                <w:rFonts w:ascii="仿宋" w:hAnsi="仿宋" w:eastAsia="仿宋"/>
              </w:rPr>
            </w:pPr>
            <w:r>
              <w:rPr>
                <w:rFonts w:hint="eastAsia" w:ascii="仿宋" w:hAnsi="仿宋" w:eastAsia="仿宋"/>
                <w:color w:val="000000"/>
                <w:sz w:val="24"/>
              </w:rPr>
              <w:t>必输、最大输入5</w:t>
            </w:r>
            <w:r>
              <w:rPr>
                <w:rFonts w:ascii="仿宋" w:hAnsi="仿宋" w:eastAsia="仿宋"/>
                <w:color w:val="000000"/>
                <w:sz w:val="24"/>
              </w:rPr>
              <w:t>0</w:t>
            </w:r>
            <w:r>
              <w:rPr>
                <w:rFonts w:hint="eastAsia" w:ascii="仿宋" w:hAnsi="仿宋" w:eastAsia="仿宋"/>
                <w:color w:val="000000"/>
                <w:sz w:val="24"/>
              </w:rPr>
              <w:t>字</w:t>
            </w:r>
          </w:p>
        </w:tc>
        <w:tc>
          <w:tcPr>
            <w:tcW w:w="2250" w:type="dxa"/>
          </w:tcPr>
          <w:p>
            <w:pPr>
              <w:spacing w:line="360" w:lineRule="auto"/>
              <w:rPr>
                <w:rFonts w:ascii="仿宋" w:hAnsi="仿宋" w:eastAsia="仿宋"/>
              </w:rPr>
            </w:pPr>
            <w:r>
              <w:rPr>
                <w:rFonts w:hint="eastAsia" w:ascii="仿宋" w:hAnsi="仿宋" w:eastAsia="仿宋"/>
                <w:color w:val="000000"/>
                <w:sz w:val="24"/>
              </w:rPr>
              <w:t>文本</w:t>
            </w:r>
          </w:p>
        </w:tc>
        <w:tc>
          <w:tcPr>
            <w:tcW w:w="2263" w:type="dxa"/>
          </w:tcPr>
          <w:p>
            <w:pPr>
              <w:spacing w:line="360" w:lineRule="auto"/>
              <w:rPr>
                <w:rFonts w:ascii="仿宋" w:hAnsi="仿宋" w:eastAsia="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附件</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非必输、支持图片、PDF、xls、</w:t>
            </w:r>
            <w:r>
              <w:rPr>
                <w:rFonts w:ascii="仿宋" w:hAnsi="仿宋" w:eastAsia="仿宋"/>
                <w:color w:val="000000"/>
                <w:sz w:val="24"/>
              </w:rPr>
              <w:t>xlsx</w:t>
            </w:r>
            <w:r>
              <w:rPr>
                <w:rFonts w:hint="eastAsia" w:ascii="仿宋" w:hAnsi="仿宋" w:eastAsia="仿宋"/>
                <w:color w:val="000000"/>
                <w:sz w:val="24"/>
              </w:rPr>
              <w:t>等</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附件组件</w:t>
            </w:r>
          </w:p>
        </w:tc>
        <w:tc>
          <w:tcPr>
            <w:tcW w:w="2263" w:type="dxa"/>
          </w:tcPr>
          <w:p>
            <w:pPr>
              <w:spacing w:line="360" w:lineRule="auto"/>
              <w:rPr>
                <w:rFonts w:ascii="仿宋" w:hAnsi="仿宋" w:eastAsia="仿宋"/>
              </w:rPr>
            </w:pPr>
            <w:r>
              <w:rPr>
                <w:rFonts w:hint="eastAsia" w:ascii="仿宋" w:hAnsi="仿宋" w:eastAsia="仿宋"/>
                <w:sz w:val="24"/>
                <w:szCs w:val="24"/>
              </w:rPr>
              <w:t>上传相关资料</w:t>
            </w:r>
          </w:p>
        </w:tc>
      </w:tr>
    </w:tbl>
    <w:p>
      <w:pPr>
        <w:spacing w:line="360" w:lineRule="auto"/>
        <w:rPr>
          <w:rFonts w:ascii="仿宋" w:hAnsi="仿宋" w:eastAsia="仿宋"/>
          <w:sz w:val="24"/>
          <w:szCs w:val="24"/>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用户进入客户360视图后，点击“客户KYC”页签，系统默认展示客户 KYC 信息。</w:t>
      </w:r>
    </w:p>
    <w:p>
      <w:pPr>
        <w:spacing w:line="360" w:lineRule="auto"/>
        <w:rPr>
          <w:rFonts w:ascii="仿宋" w:hAnsi="仿宋" w:eastAsia="仿宋"/>
          <w:sz w:val="24"/>
          <w:szCs w:val="24"/>
        </w:rPr>
      </w:pPr>
      <w:r>
        <w:rPr>
          <w:rFonts w:hint="eastAsia" w:ascii="仿宋" w:hAnsi="仿宋" w:eastAsia="仿宋"/>
          <w:sz w:val="24"/>
          <w:szCs w:val="24"/>
        </w:rPr>
        <w:t>2. 系统按“资产信息”、“负债信息”、“其他信息”三个区域展示客户 KYC 内容。</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w:t>
      </w:r>
      <w:r>
        <w:rPr>
          <w:rFonts w:hint="eastAsia" w:ascii="仿宋" w:hAnsi="仿宋" w:eastAsia="仿宋"/>
          <w:sz w:val="24"/>
          <w:szCs w:val="24"/>
        </w:rPr>
        <w:t xml:space="preserve"> 页面右上角展示“编辑”按钮，点击后跳转至“客户KYC编辑”页面。</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点击“查询”，系统按当前输入条件返回符合条件的客户列表结果。</w:t>
      </w:r>
    </w:p>
    <w:p>
      <w:pPr>
        <w:spacing w:line="360" w:lineRule="auto"/>
        <w:ind w:firstLine="420"/>
        <w:rPr>
          <w:rFonts w:ascii="仿宋" w:hAnsi="仿宋" w:eastAsia="仿宋"/>
          <w:sz w:val="24"/>
          <w:szCs w:val="24"/>
        </w:rPr>
      </w:pPr>
      <w:r>
        <w:rPr>
          <w:rFonts w:hint="eastAsia" w:ascii="仿宋" w:hAnsi="仿宋" w:eastAsia="仿宋"/>
          <w:sz w:val="24"/>
          <w:szCs w:val="24"/>
        </w:rPr>
        <w:t>点击“重置”，系统清空当前输入条件并恢复初始状态</w:t>
      </w:r>
    </w:p>
    <w:p>
      <w:pPr>
        <w:spacing w:line="360" w:lineRule="auto"/>
        <w:rPr>
          <w:rFonts w:ascii="仿宋" w:hAnsi="仿宋" w:eastAsia="仿宋"/>
          <w:sz w:val="24"/>
          <w:szCs w:val="24"/>
        </w:rPr>
      </w:pPr>
      <w:r>
        <w:rPr>
          <w:rFonts w:hint="eastAsia" w:ascii="仿宋" w:hAnsi="仿宋" w:eastAsia="仿宋"/>
          <w:sz w:val="24"/>
          <w:szCs w:val="24"/>
        </w:rPr>
        <w:t>5</w:t>
      </w:r>
      <w:r>
        <w:rPr>
          <w:rFonts w:ascii="仿宋" w:hAnsi="仿宋" w:eastAsia="仿宋"/>
          <w:sz w:val="24"/>
          <w:szCs w:val="24"/>
        </w:rPr>
        <w:t xml:space="preserve">. </w:t>
      </w:r>
      <w:r>
        <w:rPr>
          <w:rFonts w:hint="eastAsia" w:ascii="仿宋" w:hAnsi="仿宋" w:eastAsia="仿宋"/>
          <w:sz w:val="24"/>
          <w:szCs w:val="24"/>
        </w:rPr>
        <w:t>用户可在列表左上角统一操作按钮区操作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点击“新增”按钮，从右侧抽屉式弹出“新增”界面。</w:t>
      </w:r>
    </w:p>
    <w:p>
      <w:pPr>
        <w:spacing w:line="360" w:lineRule="auto"/>
        <w:ind w:firstLine="420"/>
        <w:rPr>
          <w:rFonts w:ascii="仿宋" w:hAnsi="仿宋" w:eastAsia="仿宋"/>
          <w:sz w:val="24"/>
          <w:szCs w:val="24"/>
        </w:rPr>
      </w:pPr>
      <w:r>
        <w:rPr>
          <w:rFonts w:ascii="仿宋" w:hAnsi="仿宋" w:eastAsia="仿宋"/>
          <w:sz w:val="24"/>
          <w:szCs w:val="24"/>
        </w:rPr>
        <w:t>点击“删除”按钮时，若用户未选择</w:t>
      </w:r>
      <w:r>
        <w:rPr>
          <w:rFonts w:hint="eastAsia" w:ascii="仿宋" w:hAnsi="仿宋" w:eastAsia="仿宋"/>
          <w:sz w:val="24"/>
          <w:szCs w:val="24"/>
        </w:rPr>
        <w:t>KYC信息</w:t>
      </w:r>
      <w:r>
        <w:rPr>
          <w:rFonts w:ascii="仿宋" w:hAnsi="仿宋" w:eastAsia="仿宋"/>
          <w:sz w:val="24"/>
          <w:szCs w:val="24"/>
        </w:rPr>
        <w:t>，提示文案：“您未选择</w:t>
      </w:r>
      <w:r>
        <w:rPr>
          <w:rFonts w:hint="eastAsia" w:ascii="仿宋" w:hAnsi="仿宋" w:eastAsia="仿宋"/>
          <w:sz w:val="24"/>
          <w:szCs w:val="24"/>
        </w:rPr>
        <w:t>KYC信息</w:t>
      </w:r>
      <w:r>
        <w:rPr>
          <w:rFonts w:ascii="仿宋" w:hAnsi="仿宋" w:eastAsia="仿宋"/>
          <w:sz w:val="24"/>
          <w:szCs w:val="24"/>
        </w:rPr>
        <w:t>，请选择</w:t>
      </w:r>
      <w:r>
        <w:rPr>
          <w:rFonts w:hint="eastAsia" w:ascii="仿宋" w:hAnsi="仿宋" w:eastAsia="仿宋"/>
          <w:sz w:val="24"/>
          <w:szCs w:val="24"/>
        </w:rPr>
        <w:t>KYC信息</w:t>
      </w:r>
      <w:r>
        <w:rPr>
          <w:rFonts w:ascii="仿宋" w:hAnsi="仿宋" w:eastAsia="仿宋"/>
          <w:sz w:val="24"/>
          <w:szCs w:val="24"/>
        </w:rPr>
        <w:t>！”</w:t>
      </w:r>
      <w:r>
        <w:rPr>
          <w:rFonts w:hint="eastAsia" w:ascii="仿宋" w:hAnsi="仿宋" w:eastAsia="仿宋"/>
          <w:sz w:val="24"/>
          <w:szCs w:val="24"/>
        </w:rPr>
        <w:t>，</w:t>
      </w:r>
      <w:r>
        <w:rPr>
          <w:rFonts w:ascii="仿宋" w:hAnsi="仿宋" w:eastAsia="仿宋"/>
          <w:sz w:val="24"/>
          <w:szCs w:val="24"/>
        </w:rPr>
        <w:t>若已选择</w:t>
      </w:r>
      <w:r>
        <w:rPr>
          <w:rFonts w:hint="eastAsia" w:ascii="仿宋" w:hAnsi="仿宋" w:eastAsia="仿宋"/>
          <w:sz w:val="24"/>
          <w:szCs w:val="24"/>
        </w:rPr>
        <w:t>KYC信息</w:t>
      </w:r>
      <w:r>
        <w:rPr>
          <w:rFonts w:ascii="仿宋" w:hAnsi="仿宋" w:eastAsia="仿宋"/>
          <w:sz w:val="24"/>
          <w:szCs w:val="24"/>
        </w:rPr>
        <w:t>，需提示，提示文案：“您正在进行删除操作，确认继续吗？”</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6</w:t>
      </w:r>
      <w:r>
        <w:rPr>
          <w:rFonts w:ascii="仿宋" w:hAnsi="仿宋" w:eastAsia="仿宋"/>
          <w:sz w:val="24"/>
          <w:szCs w:val="24"/>
        </w:rPr>
        <w:t xml:space="preserve">. </w:t>
      </w:r>
      <w:r>
        <w:rPr>
          <w:rFonts w:hint="eastAsia" w:ascii="仿宋" w:hAnsi="仿宋" w:eastAsia="仿宋"/>
          <w:sz w:val="24"/>
          <w:szCs w:val="24"/>
        </w:rPr>
        <w:t>用户可在列表行内统一操作按钮区操作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点击“编辑”按钮，从右侧抽屉式弹出“编辑”界面。</w:t>
      </w:r>
    </w:p>
    <w:p>
      <w:pPr>
        <w:spacing w:line="360" w:lineRule="auto"/>
        <w:ind w:firstLine="420"/>
        <w:rPr>
          <w:rFonts w:ascii="仿宋" w:hAnsi="仿宋" w:eastAsia="仿宋"/>
          <w:sz w:val="24"/>
          <w:szCs w:val="24"/>
        </w:rPr>
      </w:pPr>
      <w:r>
        <w:rPr>
          <w:rFonts w:hint="eastAsia" w:ascii="仿宋" w:hAnsi="仿宋" w:eastAsia="仿宋"/>
          <w:sz w:val="24"/>
          <w:szCs w:val="24"/>
        </w:rPr>
        <w:t>点击“删除”按钮，</w:t>
      </w:r>
      <w:r>
        <w:rPr>
          <w:rFonts w:ascii="仿宋" w:hAnsi="仿宋" w:eastAsia="仿宋"/>
          <w:sz w:val="24"/>
          <w:szCs w:val="24"/>
        </w:rPr>
        <w:t>提示文案：“您正在进行删除操作，确认继续吗？”</w:t>
      </w:r>
      <w:r>
        <w:rPr>
          <w:rFonts w:hint="eastAsia" w:ascii="仿宋" w:hAnsi="仿宋" w:eastAsia="仿宋"/>
          <w:sz w:val="24"/>
          <w:szCs w:val="24"/>
        </w:rPr>
        <w:t>。</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KYC 页面以展示为主，优先反显已维护的客户 KYC 信息。</w:t>
      </w:r>
    </w:p>
    <w:p>
      <w:pPr>
        <w:spacing w:line="360" w:lineRule="auto"/>
        <w:rPr>
          <w:rFonts w:ascii="仿宋" w:hAnsi="仿宋" w:eastAsia="仿宋"/>
          <w:sz w:val="24"/>
          <w:szCs w:val="24"/>
        </w:rPr>
      </w:pPr>
      <w:r>
        <w:rPr>
          <w:rFonts w:hint="eastAsia" w:ascii="仿宋" w:hAnsi="仿宋" w:eastAsia="仿宋"/>
          <w:sz w:val="24"/>
          <w:szCs w:val="24"/>
        </w:rPr>
        <w:t>2. KYC 模块整体结构按“资产信息”、“负债信息”、“其他信息”进行展示。资产信息中房产信息、商铺信息、车辆信息和收入，当数量大于一套或一辆时，支持动态增加模式补录多套房产或车辆。</w:t>
      </w:r>
    </w:p>
    <w:p>
      <w:pPr>
        <w:spacing w:line="360" w:lineRule="auto"/>
        <w:rPr>
          <w:rFonts w:ascii="仿宋" w:hAnsi="仿宋" w:eastAsia="仿宋"/>
          <w:sz w:val="24"/>
          <w:szCs w:val="24"/>
        </w:rPr>
      </w:pPr>
      <w:r>
        <w:rPr>
          <w:rFonts w:hint="eastAsia" w:ascii="仿宋" w:hAnsi="仿宋" w:eastAsia="仿宋"/>
          <w:sz w:val="24"/>
          <w:szCs w:val="24"/>
        </w:rPr>
        <w:t>4. 若某类 KYC 信息暂无数据，则对应区域展示为空或默认值。</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管户客户经理可客户的 KYC 信息，其他用户无权限查看</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color w:val="000000"/>
          <w:sz w:val="24"/>
        </w:rPr>
      </w:pPr>
      <w:r>
        <w:rPr>
          <w:rFonts w:ascii="仿宋" w:hAnsi="仿宋" w:eastAsia="仿宋"/>
          <w:color w:val="000000"/>
          <w:sz w:val="24"/>
        </w:rPr>
        <w:t>系统输出客户 KYC 信息及编辑</w:t>
      </w:r>
      <w:r>
        <w:rPr>
          <w:rFonts w:hint="eastAsia" w:ascii="仿宋" w:hAnsi="仿宋" w:eastAsia="仿宋"/>
          <w:color w:val="000000"/>
          <w:sz w:val="24"/>
        </w:rPr>
        <w:t>信息</w:t>
      </w:r>
      <w:r>
        <w:rPr>
          <w:rFonts w:ascii="仿宋" w:hAnsi="仿宋" w:eastAsia="仿宋"/>
          <w:color w:val="000000"/>
          <w:sz w:val="24"/>
        </w:rPr>
        <w:t>。</w:t>
      </w:r>
    </w:p>
    <w:p>
      <w:pPr>
        <w:spacing w:line="360" w:lineRule="auto"/>
        <w:rPr>
          <w:rFonts w:ascii="仿宋" w:hAnsi="仿宋" w:eastAsia="仿宋"/>
        </w:rPr>
      </w:pPr>
      <w:r>
        <w:rPr>
          <w:rFonts w:hint="eastAsia" w:ascii="仿宋" w:hAnsi="仿宋" w:eastAsia="仿宋"/>
          <w:color w:val="000000"/>
          <w:sz w:val="24"/>
        </w:rPr>
        <w:t>资产信息-投资理财</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ascii="仿宋" w:hAnsi="仿宋" w:eastAsia="仿宋"/>
                <w:color w:val="000000"/>
                <w:sz w:val="24"/>
              </w:rPr>
              <w:t>行外存款</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金额</w:t>
            </w:r>
          </w:p>
        </w:tc>
        <w:tc>
          <w:tcPr>
            <w:tcW w:w="2263" w:type="dxa"/>
          </w:tcPr>
          <w:p>
            <w:pPr>
              <w:spacing w:line="360" w:lineRule="auto"/>
              <w:rPr>
                <w:rFonts w:ascii="仿宋" w:hAnsi="仿宋" w:eastAsia="仿宋"/>
              </w:rPr>
            </w:pPr>
            <w:r>
              <w:rPr>
                <w:rFonts w:ascii="仿宋" w:hAnsi="仿宋" w:eastAsia="仿宋"/>
                <w:color w:val="000000"/>
                <w:sz w:val="24"/>
              </w:rPr>
              <w:t>展示客户行外存款金额，单位：元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ascii="仿宋" w:hAnsi="仿宋" w:eastAsia="仿宋"/>
                <w:color w:val="000000"/>
                <w:sz w:val="24"/>
              </w:rPr>
              <w:t>行外理财</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展示客户行外理财金额，单位：元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ascii="仿宋" w:hAnsi="仿宋" w:eastAsia="仿宋"/>
                <w:color w:val="000000"/>
                <w:sz w:val="24"/>
              </w:rPr>
              <w:t>行外基金</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展示客户行外基金金额，单位：元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ascii="仿宋" w:hAnsi="仿宋" w:eastAsia="仿宋"/>
                <w:color w:val="000000"/>
                <w:sz w:val="24"/>
              </w:rPr>
              <w:t>行外保险</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金额</w:t>
            </w:r>
          </w:p>
        </w:tc>
        <w:tc>
          <w:tcPr>
            <w:tcW w:w="2263" w:type="dxa"/>
          </w:tcPr>
          <w:p>
            <w:pPr>
              <w:spacing w:line="360" w:lineRule="auto"/>
              <w:rPr>
                <w:rFonts w:ascii="仿宋" w:hAnsi="仿宋" w:eastAsia="仿宋"/>
              </w:rPr>
            </w:pPr>
            <w:r>
              <w:rPr>
                <w:rFonts w:ascii="仿宋" w:hAnsi="仿宋" w:eastAsia="仿宋"/>
                <w:color w:val="000000"/>
                <w:sz w:val="24"/>
              </w:rPr>
              <w:t>展示客户行外保险金额，单位：元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ascii="仿宋" w:hAnsi="仿宋" w:eastAsia="仿宋"/>
                <w:color w:val="000000"/>
                <w:sz w:val="24"/>
              </w:rPr>
              <w:t>行外</w:t>
            </w:r>
            <w:r>
              <w:rPr>
                <w:rFonts w:hint="eastAsia" w:ascii="仿宋" w:hAnsi="仿宋" w:eastAsia="仿宋"/>
                <w:color w:val="000000"/>
                <w:sz w:val="24"/>
              </w:rPr>
              <w:t>贵金属</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金额</w:t>
            </w:r>
          </w:p>
        </w:tc>
        <w:tc>
          <w:tcPr>
            <w:tcW w:w="2263" w:type="dxa"/>
          </w:tcPr>
          <w:p>
            <w:pPr>
              <w:spacing w:line="360" w:lineRule="auto"/>
              <w:rPr>
                <w:rFonts w:ascii="仿宋" w:hAnsi="仿宋" w:eastAsia="仿宋"/>
              </w:rPr>
            </w:pPr>
            <w:r>
              <w:rPr>
                <w:rFonts w:ascii="仿宋" w:hAnsi="仿宋" w:eastAsia="仿宋"/>
                <w:color w:val="000000"/>
                <w:sz w:val="24"/>
              </w:rPr>
              <w:t>展示客户行外</w:t>
            </w:r>
            <w:r>
              <w:rPr>
                <w:rFonts w:hint="eastAsia" w:ascii="仿宋" w:hAnsi="仿宋" w:eastAsia="仿宋"/>
                <w:color w:val="000000"/>
                <w:sz w:val="24"/>
              </w:rPr>
              <w:t>贵金属</w:t>
            </w:r>
            <w:r>
              <w:rPr>
                <w:rFonts w:ascii="仿宋" w:hAnsi="仿宋" w:eastAsia="仿宋"/>
                <w:color w:val="000000"/>
                <w:sz w:val="24"/>
              </w:rPr>
              <w:t>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ascii="仿宋" w:hAnsi="仿宋" w:eastAsia="仿宋"/>
                <w:color w:val="000000"/>
                <w:sz w:val="24"/>
              </w:rPr>
              <w:t>股票投资</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ascii="仿宋" w:hAnsi="仿宋" w:eastAsia="仿宋"/>
                <w:color w:val="000000"/>
                <w:sz w:val="24"/>
              </w:rPr>
              <w:t>文</w:t>
            </w:r>
            <w:r>
              <w:rPr>
                <w:rFonts w:hint="eastAsia" w:ascii="仿宋" w:hAnsi="仿宋" w:eastAsia="仿宋"/>
                <w:color w:val="000000"/>
                <w:sz w:val="24"/>
              </w:rPr>
              <w:t>下拉框</w:t>
            </w:r>
          </w:p>
        </w:tc>
        <w:tc>
          <w:tcPr>
            <w:tcW w:w="2263" w:type="dxa"/>
          </w:tcPr>
          <w:p>
            <w:pPr>
              <w:spacing w:line="360" w:lineRule="auto"/>
              <w:rPr>
                <w:rFonts w:ascii="仿宋" w:hAnsi="仿宋" w:eastAsia="仿宋"/>
              </w:rPr>
            </w:pPr>
            <w:r>
              <w:rPr>
                <w:rFonts w:ascii="仿宋" w:hAnsi="仿宋" w:eastAsia="仿宋"/>
                <w:color w:val="000000"/>
                <w:sz w:val="24"/>
              </w:rPr>
              <w:t>展示客户股票投资情况</w:t>
            </w:r>
            <w:r>
              <w:rPr>
                <w:rFonts w:hint="eastAsia" w:ascii="仿宋" w:hAnsi="仿宋" w:eastAsia="仿宋"/>
                <w:color w:val="000000"/>
                <w:sz w:val="24"/>
              </w:rPr>
              <w:t>，枚举值：无、盈利、浮盈、亏损</w:t>
            </w:r>
          </w:p>
        </w:tc>
      </w:tr>
    </w:tbl>
    <w:p>
      <w:pPr>
        <w:spacing w:line="360" w:lineRule="auto"/>
        <w:rPr>
          <w:rFonts w:ascii="仿宋" w:hAnsi="仿宋" w:eastAsia="仿宋"/>
          <w:color w:val="000000"/>
          <w:sz w:val="24"/>
        </w:rPr>
      </w:pPr>
      <w:r>
        <w:rPr>
          <w:rFonts w:hint="eastAsia" w:ascii="仿宋" w:hAnsi="仿宋" w:eastAsia="仿宋"/>
          <w:color w:val="000000"/>
          <w:sz w:val="24"/>
        </w:rPr>
        <w:t>资产信息-房产信息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住宅信息</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hint="eastAsia" w:ascii="仿宋" w:hAnsi="仿宋" w:eastAsia="仿宋"/>
                <w:color w:val="000000"/>
                <w:sz w:val="24"/>
              </w:rPr>
              <w:t>下拉框</w:t>
            </w:r>
          </w:p>
        </w:tc>
        <w:tc>
          <w:tcPr>
            <w:tcW w:w="2263" w:type="dxa"/>
          </w:tcPr>
          <w:p>
            <w:pPr>
              <w:spacing w:line="360" w:lineRule="auto"/>
              <w:rPr>
                <w:rFonts w:ascii="仿宋" w:hAnsi="仿宋" w:eastAsia="仿宋"/>
              </w:rPr>
            </w:pPr>
            <w:r>
              <w:rPr>
                <w:rFonts w:ascii="仿宋" w:hAnsi="仿宋" w:eastAsia="仿宋"/>
                <w:color w:val="000000"/>
                <w:sz w:val="24"/>
              </w:rPr>
              <w:t>展示客户房产套数信息</w:t>
            </w:r>
            <w:r>
              <w:rPr>
                <w:rFonts w:hint="eastAsia" w:ascii="仿宋" w:hAnsi="仿宋" w:eastAsia="仿宋"/>
                <w:color w:val="000000"/>
                <w:sz w:val="24"/>
              </w:rPr>
              <w:t>，枚举值：无、一套、二套、三套、三套以上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ascii="仿宋" w:hAnsi="仿宋" w:eastAsia="仿宋"/>
                <w:color w:val="000000"/>
                <w:sz w:val="24"/>
              </w:rPr>
              <w:t>房</w:t>
            </w:r>
            <w:r>
              <w:rPr>
                <w:rFonts w:hint="eastAsia" w:ascii="仿宋" w:hAnsi="仿宋" w:eastAsia="仿宋"/>
                <w:color w:val="000000"/>
                <w:sz w:val="24"/>
              </w:rPr>
              <w:t>产证号</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展示房</w:t>
            </w:r>
            <w:r>
              <w:rPr>
                <w:rFonts w:hint="eastAsia" w:ascii="仿宋" w:hAnsi="仿宋" w:eastAsia="仿宋"/>
                <w:color w:val="000000"/>
                <w:sz w:val="24"/>
              </w:rPr>
              <w:t>产证号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面积</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房产面积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是否抵押</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下拉框</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是否抵押：是、否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地址</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房产地址</w:t>
            </w:r>
          </w:p>
        </w:tc>
      </w:tr>
    </w:tbl>
    <w:p>
      <w:pPr>
        <w:spacing w:line="360" w:lineRule="auto"/>
        <w:rPr>
          <w:rFonts w:ascii="仿宋" w:hAnsi="仿宋" w:eastAsia="仿宋"/>
          <w:color w:val="000000"/>
          <w:sz w:val="24"/>
        </w:rPr>
      </w:pPr>
      <w:r>
        <w:rPr>
          <w:rFonts w:hint="eastAsia" w:ascii="仿宋" w:hAnsi="仿宋" w:eastAsia="仿宋"/>
          <w:color w:val="000000"/>
          <w:sz w:val="24"/>
        </w:rPr>
        <w:t>资产信息-商铺信息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商铺信息</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hint="eastAsia" w:ascii="仿宋" w:hAnsi="仿宋" w:eastAsia="仿宋"/>
                <w:color w:val="000000"/>
                <w:sz w:val="24"/>
              </w:rPr>
              <w:t>下拉框</w:t>
            </w:r>
          </w:p>
        </w:tc>
        <w:tc>
          <w:tcPr>
            <w:tcW w:w="2263" w:type="dxa"/>
          </w:tcPr>
          <w:p>
            <w:pPr>
              <w:spacing w:line="360" w:lineRule="auto"/>
              <w:rPr>
                <w:rFonts w:ascii="仿宋" w:hAnsi="仿宋" w:eastAsia="仿宋"/>
              </w:rPr>
            </w:pPr>
            <w:r>
              <w:rPr>
                <w:rFonts w:ascii="仿宋" w:hAnsi="仿宋" w:eastAsia="仿宋"/>
                <w:color w:val="000000"/>
                <w:sz w:val="24"/>
              </w:rPr>
              <w:t>展示客户</w:t>
            </w:r>
            <w:r>
              <w:rPr>
                <w:rFonts w:hint="eastAsia" w:ascii="仿宋" w:hAnsi="仿宋" w:eastAsia="仿宋"/>
                <w:color w:val="000000"/>
                <w:sz w:val="24"/>
              </w:rPr>
              <w:t>商铺</w:t>
            </w:r>
            <w:r>
              <w:rPr>
                <w:rFonts w:ascii="仿宋" w:hAnsi="仿宋" w:eastAsia="仿宋"/>
                <w:color w:val="000000"/>
                <w:sz w:val="24"/>
              </w:rPr>
              <w:t>房产套数信息</w:t>
            </w:r>
            <w:r>
              <w:rPr>
                <w:rFonts w:hint="eastAsia" w:ascii="仿宋" w:hAnsi="仿宋" w:eastAsia="仿宋"/>
                <w:color w:val="000000"/>
                <w:sz w:val="24"/>
              </w:rPr>
              <w:t>，枚举值：无、一套、二套、三套、三套以上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ascii="仿宋" w:hAnsi="仿宋" w:eastAsia="仿宋"/>
                <w:color w:val="000000"/>
                <w:sz w:val="24"/>
              </w:rPr>
              <w:t>房</w:t>
            </w:r>
            <w:r>
              <w:rPr>
                <w:rFonts w:hint="eastAsia" w:ascii="仿宋" w:hAnsi="仿宋" w:eastAsia="仿宋"/>
                <w:color w:val="000000"/>
                <w:sz w:val="24"/>
              </w:rPr>
              <w:t>产证号</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商铺</w:t>
            </w:r>
            <w:r>
              <w:rPr>
                <w:rFonts w:ascii="仿宋" w:hAnsi="仿宋" w:eastAsia="仿宋"/>
                <w:color w:val="000000"/>
                <w:sz w:val="24"/>
              </w:rPr>
              <w:t>房</w:t>
            </w:r>
            <w:r>
              <w:rPr>
                <w:rFonts w:hint="eastAsia" w:ascii="仿宋" w:hAnsi="仿宋" w:eastAsia="仿宋"/>
                <w:color w:val="000000"/>
                <w:sz w:val="24"/>
              </w:rPr>
              <w:t>产证号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面积</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商铺房产面积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是否抵押</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下拉框</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是否抵押：是、否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地址</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商铺房产地址</w:t>
            </w:r>
          </w:p>
        </w:tc>
      </w:tr>
    </w:tbl>
    <w:p>
      <w:pPr>
        <w:spacing w:line="360" w:lineRule="auto"/>
        <w:rPr>
          <w:rFonts w:ascii="仿宋" w:hAnsi="仿宋" w:eastAsia="仿宋"/>
          <w:color w:val="000000"/>
          <w:sz w:val="24"/>
        </w:rPr>
      </w:pPr>
      <w:r>
        <w:rPr>
          <w:rFonts w:hint="eastAsia" w:ascii="仿宋" w:hAnsi="仿宋" w:eastAsia="仿宋"/>
          <w:color w:val="000000"/>
          <w:sz w:val="24"/>
        </w:rPr>
        <w:t>资产信息-车辆信息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车辆信息</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hint="eastAsia" w:ascii="仿宋" w:hAnsi="仿宋" w:eastAsia="仿宋"/>
                <w:color w:val="000000"/>
                <w:sz w:val="24"/>
              </w:rPr>
              <w:t>下拉框</w:t>
            </w:r>
          </w:p>
        </w:tc>
        <w:tc>
          <w:tcPr>
            <w:tcW w:w="2263" w:type="dxa"/>
          </w:tcPr>
          <w:p>
            <w:pPr>
              <w:spacing w:line="360" w:lineRule="auto"/>
              <w:rPr>
                <w:rFonts w:ascii="仿宋" w:hAnsi="仿宋" w:eastAsia="仿宋"/>
              </w:rPr>
            </w:pPr>
            <w:r>
              <w:rPr>
                <w:rFonts w:ascii="仿宋" w:hAnsi="仿宋" w:eastAsia="仿宋"/>
                <w:color w:val="000000"/>
                <w:sz w:val="24"/>
              </w:rPr>
              <w:t>展示客户</w:t>
            </w:r>
            <w:r>
              <w:rPr>
                <w:rFonts w:hint="eastAsia" w:ascii="仿宋" w:hAnsi="仿宋" w:eastAsia="仿宋"/>
                <w:color w:val="000000"/>
                <w:sz w:val="24"/>
              </w:rPr>
              <w:t>车辆</w:t>
            </w:r>
            <w:r>
              <w:rPr>
                <w:rFonts w:ascii="仿宋" w:hAnsi="仿宋" w:eastAsia="仿宋"/>
                <w:color w:val="000000"/>
                <w:sz w:val="24"/>
              </w:rPr>
              <w:t>信息</w:t>
            </w:r>
            <w:r>
              <w:rPr>
                <w:rFonts w:hint="eastAsia" w:ascii="仿宋" w:hAnsi="仿宋" w:eastAsia="仿宋"/>
                <w:color w:val="000000"/>
                <w:sz w:val="24"/>
              </w:rPr>
              <w:t>，枚举值：无、一辆、二辆、三辆、三辆以上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车牌号</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车辆</w:t>
            </w:r>
            <w:r>
              <w:rPr>
                <w:rFonts w:ascii="仿宋" w:hAnsi="仿宋" w:eastAsia="仿宋"/>
                <w:color w:val="000000"/>
                <w:sz w:val="24"/>
              </w:rPr>
              <w:t>信</w:t>
            </w:r>
            <w:r>
              <w:rPr>
                <w:rFonts w:hint="eastAsia" w:ascii="仿宋" w:hAnsi="仿宋" w:eastAsia="仿宋"/>
                <w:color w:val="000000"/>
                <w:sz w:val="24"/>
              </w:rPr>
              <w:t>车牌号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使用性质</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车辆使用性质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是否有车贷</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下拉框</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是否有车贷：是、否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是否抵押</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下拉框</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是否抵押：是、否</w:t>
            </w:r>
          </w:p>
        </w:tc>
      </w:tr>
    </w:tbl>
    <w:p>
      <w:pPr>
        <w:spacing w:line="360" w:lineRule="auto"/>
        <w:rPr>
          <w:rFonts w:ascii="仿宋" w:hAnsi="仿宋" w:eastAsia="仿宋"/>
          <w:color w:val="000000"/>
          <w:sz w:val="24"/>
        </w:rPr>
      </w:pPr>
      <w:r>
        <w:rPr>
          <w:rFonts w:hint="eastAsia" w:ascii="仿宋" w:hAnsi="仿宋" w:eastAsia="仿宋"/>
          <w:color w:val="000000"/>
          <w:sz w:val="24"/>
        </w:rPr>
        <w:t>资产信息-收入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月收入</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客户月收入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年收入</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客户年收入</w:t>
            </w:r>
          </w:p>
        </w:tc>
      </w:tr>
    </w:tbl>
    <w:p>
      <w:pPr>
        <w:spacing w:line="360" w:lineRule="auto"/>
        <w:rPr>
          <w:rFonts w:ascii="仿宋" w:hAnsi="仿宋" w:eastAsia="仿宋"/>
          <w:color w:val="000000"/>
          <w:sz w:val="24"/>
        </w:rPr>
      </w:pPr>
      <w:r>
        <w:rPr>
          <w:rFonts w:hint="eastAsia" w:ascii="仿宋" w:hAnsi="仿宋" w:eastAsia="仿宋"/>
          <w:color w:val="000000"/>
          <w:sz w:val="24"/>
        </w:rPr>
        <w:t>负债信息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行外贷款余额</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客户行外贷款余额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行外授信额度</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客户行外授信额度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可用额度</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客户可用额度</w:t>
            </w:r>
          </w:p>
        </w:tc>
      </w:tr>
    </w:tbl>
    <w:p>
      <w:pPr>
        <w:spacing w:line="360" w:lineRule="auto"/>
        <w:rPr>
          <w:rFonts w:ascii="仿宋" w:hAnsi="仿宋" w:eastAsia="仿宋"/>
          <w:color w:val="000000"/>
          <w:sz w:val="24"/>
        </w:rPr>
      </w:pPr>
      <w:r>
        <w:rPr>
          <w:rFonts w:hint="eastAsia" w:ascii="仿宋" w:hAnsi="仿宋" w:eastAsia="仿宋"/>
          <w:color w:val="000000"/>
          <w:sz w:val="24"/>
        </w:rPr>
        <w:t>其他信息-列表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复选框</w:t>
            </w:r>
          </w:p>
        </w:tc>
        <w:tc>
          <w:tcPr>
            <w:tcW w:w="2284" w:type="dxa"/>
          </w:tcPr>
          <w:p>
            <w:pPr>
              <w:spacing w:line="360" w:lineRule="auto"/>
              <w:rPr>
                <w:rFonts w:ascii="仿宋" w:hAnsi="仿宋" w:eastAsia="仿宋"/>
                <w:sz w:val="24"/>
                <w:szCs w:val="24"/>
              </w:rPr>
            </w:pPr>
            <w:r>
              <w:rPr>
                <w:rFonts w:hint="eastAsia" w:ascii="仿宋" w:hAnsi="仿宋" w:eastAsia="仿宋"/>
                <w:sz w:val="24"/>
                <w:szCs w:val="24"/>
              </w:rPr>
              <w:t>反显</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复选框</w:t>
            </w:r>
          </w:p>
        </w:tc>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支持单选或多选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KYC信息</w:t>
            </w:r>
          </w:p>
        </w:tc>
        <w:tc>
          <w:tcPr>
            <w:tcW w:w="2284" w:type="dxa"/>
          </w:tcPr>
          <w:p>
            <w:pPr>
              <w:spacing w:line="360" w:lineRule="auto"/>
              <w:rPr>
                <w:rFonts w:ascii="仿宋" w:hAnsi="仿宋" w:eastAsia="仿宋"/>
              </w:rPr>
            </w:pPr>
            <w:r>
              <w:rPr>
                <w:rFonts w:hint="eastAsia" w:ascii="仿宋" w:hAnsi="仿宋" w:eastAsia="仿宋"/>
                <w:sz w:val="24"/>
                <w:szCs w:val="24"/>
              </w:rPr>
              <w:t>反显</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KYC信息，点击从右侧抽屉式弹出详情页面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创建人</w:t>
            </w:r>
          </w:p>
        </w:tc>
        <w:tc>
          <w:tcPr>
            <w:tcW w:w="2284" w:type="dxa"/>
          </w:tcPr>
          <w:p>
            <w:pPr>
              <w:spacing w:line="360" w:lineRule="auto"/>
              <w:rPr>
                <w:rFonts w:ascii="仿宋" w:hAnsi="仿宋" w:eastAsia="仿宋"/>
              </w:rPr>
            </w:pPr>
            <w:r>
              <w:rPr>
                <w:rFonts w:hint="eastAsia" w:ascii="仿宋" w:hAnsi="仿宋" w:eastAsia="仿宋"/>
                <w:sz w:val="24"/>
                <w:szCs w:val="24"/>
              </w:rPr>
              <w:t>反显</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创建人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创建时间</w:t>
            </w:r>
          </w:p>
        </w:tc>
        <w:tc>
          <w:tcPr>
            <w:tcW w:w="2284" w:type="dxa"/>
          </w:tcPr>
          <w:p>
            <w:pPr>
              <w:spacing w:line="360" w:lineRule="auto"/>
              <w:rPr>
                <w:rFonts w:ascii="仿宋" w:hAnsi="仿宋" w:eastAsia="仿宋"/>
              </w:rPr>
            </w:pPr>
            <w:r>
              <w:rPr>
                <w:rFonts w:hint="eastAsia" w:ascii="仿宋" w:hAnsi="仿宋" w:eastAsia="仿宋"/>
                <w:sz w:val="24"/>
                <w:szCs w:val="24"/>
              </w:rPr>
              <w:t>反显</w:t>
            </w:r>
            <w:r>
              <w:rPr>
                <w:rFonts w:ascii="仿宋" w:hAnsi="仿宋" w:eastAsia="仿宋"/>
                <w:color w:val="000000"/>
                <w:sz w:val="24"/>
              </w:rPr>
              <w:t>、格式化：</w:t>
            </w:r>
            <w:r>
              <w:rPr>
                <w:rFonts w:hint="eastAsia" w:ascii="仿宋" w:hAnsi="仿宋" w:eastAsia="仿宋"/>
                <w:color w:val="000000"/>
                <w:sz w:val="24"/>
              </w:rPr>
              <w:t>YYYY-MM-DD</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操作</w:t>
            </w:r>
          </w:p>
        </w:tc>
        <w:tc>
          <w:tcPr>
            <w:tcW w:w="2284" w:type="dxa"/>
          </w:tcPr>
          <w:p>
            <w:pPr>
              <w:spacing w:line="360" w:lineRule="auto"/>
              <w:rPr>
                <w:rFonts w:ascii="仿宋" w:hAnsi="仿宋" w:eastAsia="仿宋"/>
                <w:color w:val="000000"/>
                <w:sz w:val="24"/>
              </w:rPr>
            </w:pPr>
            <w:r>
              <w:rPr>
                <w:rFonts w:hint="eastAsia" w:ascii="仿宋" w:hAnsi="仿宋" w:eastAsia="仿宋"/>
                <w:sz w:val="24"/>
                <w:szCs w:val="24"/>
              </w:rPr>
              <w:t>反显</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按钮</w:t>
            </w:r>
          </w:p>
        </w:tc>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按钮：编辑、删除</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spacing w:line="360" w:lineRule="auto"/>
        <w:rPr>
          <w:rFonts w:ascii="仿宋" w:hAnsi="仿宋" w:eastAsia="仿宋"/>
          <w:sz w:val="24"/>
          <w:szCs w:val="24"/>
        </w:rPr>
      </w:pPr>
    </w:p>
    <w:p>
      <w:pPr>
        <w:pStyle w:val="5"/>
        <w:numPr>
          <w:ilvl w:val="2"/>
          <w:numId w:val="14"/>
        </w:numPr>
        <w:spacing w:line="360" w:lineRule="auto"/>
        <w:ind w:left="993" w:hanging="993"/>
        <w:rPr>
          <w:sz w:val="28"/>
          <w:szCs w:val="28"/>
        </w:rPr>
      </w:pPr>
      <w:bookmarkStart w:id="80" w:name="_Toc233295838"/>
      <w:r>
        <w:rPr>
          <w:rFonts w:hint="eastAsia"/>
          <w:sz w:val="28"/>
          <w:szCs w:val="28"/>
        </w:rPr>
        <w:t>潜在客户管理</w:t>
      </w:r>
      <w:bookmarkEnd w:id="80"/>
    </w:p>
    <w:p>
      <w:pPr>
        <w:pStyle w:val="6"/>
        <w:numPr>
          <w:ilvl w:val="3"/>
          <w:numId w:val="14"/>
        </w:numPr>
        <w:spacing w:line="360" w:lineRule="auto"/>
        <w:rPr>
          <w:rFonts w:ascii="仿宋" w:hAnsi="仿宋" w:eastAsia="仿宋"/>
        </w:rPr>
      </w:pPr>
      <w:r>
        <w:rPr>
          <w:rFonts w:hint="eastAsia" w:ascii="仿宋" w:hAnsi="仿宋" w:eastAsia="仿宋"/>
        </w:rPr>
        <w:t>我的潜客</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我的潜客-列表</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ind w:firstLine="420"/>
        <w:rPr>
          <w:rFonts w:ascii="仿宋" w:hAnsi="仿宋" w:eastAsia="仿宋"/>
          <w:sz w:val="24"/>
          <w:szCs w:val="24"/>
        </w:rPr>
      </w:pPr>
      <w:r>
        <w:rPr>
          <w:rFonts w:ascii="仿宋" w:hAnsi="仿宋" w:eastAsia="仿宋"/>
          <w:color w:val="000000"/>
          <w:sz w:val="24"/>
          <w:szCs w:val="24"/>
        </w:rPr>
        <w:t>支持客户经理查询和管理本人名下的潜客清单，并提供邀约计划入口，提升潜客跟进与转化效率</w:t>
      </w:r>
      <w:r>
        <w:rPr>
          <w:rFonts w:hint="eastAsia" w:ascii="仿宋" w:hAnsi="仿宋" w:eastAsia="仿宋"/>
          <w:color w:val="000000"/>
          <w:sz w:val="24"/>
          <w:szCs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ind w:firstLine="420"/>
        <w:rPr>
          <w:rFonts w:ascii="仿宋" w:hAnsi="仿宋" w:eastAsia="仿宋"/>
          <w:sz w:val="24"/>
          <w:szCs w:val="24"/>
        </w:rPr>
      </w:pPr>
      <w:r>
        <w:rPr>
          <w:rFonts w:ascii="仿宋" w:hAnsi="仿宋" w:eastAsia="仿宋"/>
          <w:color w:val="000000"/>
          <w:sz w:val="24"/>
          <w:szCs w:val="24"/>
        </w:rPr>
        <w:t>支持按批次号、客户名称、联系电话、证件号码和状态查询我的潜客列表；状态为下拉筛选项，支持按潜在客户与正式客户筛选。</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41"/>
        <w:gridCol w:w="1559"/>
        <w:gridCol w:w="2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41"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559"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998"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批次号</w:t>
            </w:r>
          </w:p>
        </w:tc>
        <w:tc>
          <w:tcPr>
            <w:tcW w:w="2241" w:type="dxa"/>
            <w:vAlign w:val="center"/>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1559"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支持按批次号</w:t>
            </w:r>
            <w:r>
              <w:rPr>
                <w:rFonts w:hint="eastAsia" w:ascii="仿宋" w:hAnsi="仿宋" w:eastAsia="仿宋"/>
                <w:color w:val="000000"/>
                <w:sz w:val="24"/>
                <w:szCs w:val="24"/>
              </w:rPr>
              <w:t>精确</w:t>
            </w:r>
            <w:r>
              <w:rPr>
                <w:rFonts w:ascii="仿宋" w:hAnsi="仿宋" w:eastAsia="仿宋"/>
                <w:color w:val="000000"/>
                <w:sz w:val="24"/>
                <w:szCs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241" w:type="dxa"/>
            <w:vAlign w:val="center"/>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1559"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支持按客户名称</w:t>
            </w:r>
            <w:r>
              <w:rPr>
                <w:rFonts w:hint="eastAsia" w:ascii="仿宋" w:hAnsi="仿宋" w:eastAsia="仿宋"/>
                <w:color w:val="000000"/>
                <w:sz w:val="24"/>
                <w:szCs w:val="24"/>
              </w:rPr>
              <w:t>模糊</w:t>
            </w:r>
            <w:r>
              <w:rPr>
                <w:rFonts w:ascii="仿宋" w:hAnsi="仿宋" w:eastAsia="仿宋"/>
                <w:color w:val="000000"/>
                <w:sz w:val="24"/>
                <w:szCs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联系电话</w:t>
            </w:r>
          </w:p>
        </w:tc>
        <w:tc>
          <w:tcPr>
            <w:tcW w:w="2241" w:type="dxa"/>
            <w:vAlign w:val="center"/>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1559"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支持按联系电话</w:t>
            </w:r>
            <w:r>
              <w:rPr>
                <w:rFonts w:hint="eastAsia" w:ascii="仿宋" w:hAnsi="仿宋" w:eastAsia="仿宋"/>
                <w:color w:val="000000"/>
                <w:sz w:val="24"/>
                <w:szCs w:val="24"/>
              </w:rPr>
              <w:t>精确</w:t>
            </w:r>
            <w:r>
              <w:rPr>
                <w:rFonts w:ascii="仿宋" w:hAnsi="仿宋" w:eastAsia="仿宋"/>
                <w:color w:val="000000"/>
                <w:sz w:val="24"/>
                <w:szCs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状态</w:t>
            </w:r>
          </w:p>
        </w:tc>
        <w:tc>
          <w:tcPr>
            <w:tcW w:w="2241" w:type="dxa"/>
            <w:vAlign w:val="center"/>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1559"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下拉框</w:t>
            </w:r>
          </w:p>
        </w:tc>
        <w:tc>
          <w:tcPr>
            <w:tcW w:w="2998"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支持按潜客状态筛选</w:t>
            </w:r>
          </w:p>
          <w:p>
            <w:pPr>
              <w:spacing w:line="360" w:lineRule="auto"/>
              <w:rPr>
                <w:rFonts w:ascii="仿宋" w:hAnsi="仿宋" w:eastAsia="仿宋"/>
                <w:sz w:val="24"/>
                <w:szCs w:val="24"/>
              </w:rPr>
            </w:pPr>
            <w:r>
              <w:rPr>
                <w:rFonts w:ascii="仿宋" w:hAnsi="仿宋" w:eastAsia="仿宋"/>
                <w:color w:val="000000"/>
                <w:sz w:val="24"/>
                <w:szCs w:val="24"/>
              </w:rPr>
              <w:t>枚举值：潜在客户、正式客户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查询</w:t>
            </w:r>
          </w:p>
        </w:tc>
        <w:tc>
          <w:tcPr>
            <w:tcW w:w="2241" w:type="dxa"/>
            <w:vAlign w:val="center"/>
          </w:tcPr>
          <w:p>
            <w:pPr>
              <w:spacing w:line="360" w:lineRule="auto"/>
              <w:rPr>
                <w:rFonts w:ascii="仿宋" w:hAnsi="仿宋" w:eastAsia="仿宋"/>
                <w:sz w:val="24"/>
                <w:szCs w:val="24"/>
              </w:rPr>
            </w:pPr>
            <w:r>
              <w:rPr>
                <w:rFonts w:ascii="仿宋" w:hAnsi="仿宋" w:eastAsia="仿宋"/>
                <w:color w:val="000000"/>
                <w:sz w:val="24"/>
                <w:szCs w:val="24"/>
              </w:rPr>
              <w:t>点击触发查询</w:t>
            </w:r>
          </w:p>
        </w:tc>
        <w:tc>
          <w:tcPr>
            <w:tcW w:w="1559"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根据当前条件查询潜客列表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重置</w:t>
            </w:r>
          </w:p>
        </w:tc>
        <w:tc>
          <w:tcPr>
            <w:tcW w:w="2241" w:type="dxa"/>
            <w:vAlign w:val="center"/>
          </w:tcPr>
          <w:p>
            <w:pPr>
              <w:spacing w:line="360" w:lineRule="auto"/>
              <w:rPr>
                <w:rFonts w:ascii="仿宋" w:hAnsi="仿宋" w:eastAsia="仿宋"/>
                <w:sz w:val="24"/>
                <w:szCs w:val="24"/>
              </w:rPr>
            </w:pPr>
            <w:r>
              <w:rPr>
                <w:rFonts w:ascii="仿宋" w:hAnsi="仿宋" w:eastAsia="仿宋"/>
                <w:color w:val="000000"/>
                <w:sz w:val="24"/>
                <w:szCs w:val="24"/>
              </w:rPr>
              <w:t>点击清空条件</w:t>
            </w:r>
          </w:p>
        </w:tc>
        <w:tc>
          <w:tcPr>
            <w:tcW w:w="1559"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清空当前录入的查询条件</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用户进入“我的潜客”页面后，系统默认展示“我的潜客”tab 内容。</w:t>
      </w:r>
    </w:p>
    <w:p>
      <w:pPr>
        <w:spacing w:line="360" w:lineRule="auto"/>
        <w:rPr>
          <w:rFonts w:ascii="仿宋" w:hAnsi="仿宋" w:eastAsia="仿宋"/>
          <w:sz w:val="24"/>
          <w:szCs w:val="24"/>
        </w:rPr>
      </w:pPr>
      <w:r>
        <w:rPr>
          <w:rFonts w:hint="eastAsia" w:ascii="仿宋" w:hAnsi="仿宋" w:eastAsia="仿宋"/>
          <w:sz w:val="24"/>
          <w:szCs w:val="24"/>
        </w:rPr>
        <w:t>2. 用户可切换至“潜客盘点”tab 查看潜客盘点统计信息。</w:t>
      </w:r>
    </w:p>
    <w:p>
      <w:pPr>
        <w:spacing w:line="360" w:lineRule="auto"/>
        <w:rPr>
          <w:rFonts w:ascii="仿宋" w:hAnsi="仿宋" w:eastAsia="仿宋"/>
          <w:sz w:val="24"/>
          <w:szCs w:val="24"/>
        </w:rPr>
      </w:pPr>
      <w:r>
        <w:rPr>
          <w:rFonts w:hint="eastAsia" w:ascii="仿宋" w:hAnsi="仿宋" w:eastAsia="仿宋"/>
          <w:sz w:val="24"/>
          <w:szCs w:val="24"/>
        </w:rPr>
        <w:t>3.</w:t>
      </w:r>
      <w:r>
        <w:rPr>
          <w:rFonts w:hint="eastAsia" w:ascii="仿宋" w:hAnsi="仿宋" w:eastAsia="仿宋"/>
        </w:rPr>
        <w:t xml:space="preserve"> </w:t>
      </w:r>
      <w:r>
        <w:rPr>
          <w:rFonts w:hint="eastAsia" w:ascii="仿宋" w:hAnsi="仿宋" w:eastAsia="仿宋"/>
          <w:sz w:val="24"/>
          <w:szCs w:val="24"/>
        </w:rPr>
        <w:t>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用户输入批次号、客户名称、联系电话、状态等条件后点击“查询”，系统返回符合条件的潜客列表。</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用户点击“重置”后，系统清空当前条件并恢复默认状态</w:t>
      </w:r>
    </w:p>
    <w:p>
      <w:pPr>
        <w:spacing w:line="360" w:lineRule="auto"/>
        <w:rPr>
          <w:rFonts w:ascii="仿宋" w:hAnsi="仿宋" w:eastAsia="仿宋"/>
          <w:sz w:val="24"/>
          <w:szCs w:val="24"/>
        </w:rPr>
      </w:pPr>
      <w:r>
        <w:rPr>
          <w:rFonts w:hint="eastAsia" w:ascii="仿宋" w:hAnsi="仿宋" w:eastAsia="仿宋"/>
          <w:sz w:val="24"/>
          <w:szCs w:val="24"/>
        </w:rPr>
        <w:t>用户可在列表左上角统一操作按钮区发起“新增”“编辑”“删除”“批量导入”“邀约计划”等操作。</w:t>
      </w:r>
    </w:p>
    <w:p>
      <w:pPr>
        <w:spacing w:line="360" w:lineRule="auto"/>
        <w:rPr>
          <w:rFonts w:ascii="仿宋" w:hAnsi="仿宋" w:eastAsia="仿宋"/>
          <w:sz w:val="24"/>
          <w:szCs w:val="24"/>
        </w:rPr>
      </w:pPr>
      <w:r>
        <w:rPr>
          <w:rFonts w:hint="eastAsia" w:ascii="仿宋" w:hAnsi="仿宋" w:eastAsia="仿宋"/>
          <w:sz w:val="24"/>
          <w:szCs w:val="24"/>
        </w:rPr>
        <w:t>4. 用户可在列表左上角统一操作按钮区操作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点击“新增”按钮，从右侧抽屉式弹出“新增”界面，详见“我的潜客-新增”章节。</w:t>
      </w:r>
    </w:p>
    <w:p>
      <w:pPr>
        <w:spacing w:line="360" w:lineRule="auto"/>
        <w:ind w:firstLine="420"/>
        <w:rPr>
          <w:rFonts w:ascii="仿宋" w:hAnsi="仿宋" w:eastAsia="仿宋"/>
          <w:sz w:val="24"/>
          <w:szCs w:val="24"/>
        </w:rPr>
      </w:pPr>
      <w:r>
        <w:rPr>
          <w:rFonts w:hint="eastAsia" w:ascii="仿宋" w:hAnsi="仿宋" w:eastAsia="仿宋"/>
          <w:sz w:val="24"/>
          <w:szCs w:val="24"/>
        </w:rPr>
        <w:t>点击“删除”按钮，从右侧抽屉式弹出“删除”界面，详见“我的潜客-删除”章节。</w:t>
      </w:r>
    </w:p>
    <w:p>
      <w:pPr>
        <w:spacing w:line="360" w:lineRule="auto"/>
        <w:ind w:firstLine="420"/>
        <w:rPr>
          <w:rFonts w:ascii="仿宋" w:hAnsi="仿宋" w:eastAsia="仿宋"/>
          <w:sz w:val="24"/>
          <w:szCs w:val="24"/>
        </w:rPr>
      </w:pPr>
      <w:r>
        <w:rPr>
          <w:rFonts w:hint="eastAsia" w:ascii="仿宋" w:hAnsi="仿宋" w:eastAsia="仿宋"/>
          <w:sz w:val="24"/>
          <w:szCs w:val="24"/>
        </w:rPr>
        <w:t>点击“批量导入”按钮，从右侧抽屉式弹出“批量导入”界面，详见“我的潜客-批量导入”章节。</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用户可在列表行内统一操作按钮区操作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点击“编辑”按钮，从右侧抽屉式弹出“编辑”界面，详见“我的潜客-编辑”章节。</w:t>
      </w:r>
    </w:p>
    <w:p>
      <w:pPr>
        <w:spacing w:line="360" w:lineRule="auto"/>
        <w:ind w:firstLine="420"/>
        <w:rPr>
          <w:rFonts w:ascii="仿宋" w:hAnsi="仿宋" w:eastAsia="仿宋"/>
          <w:sz w:val="24"/>
          <w:szCs w:val="24"/>
        </w:rPr>
      </w:pPr>
      <w:r>
        <w:rPr>
          <w:rFonts w:hint="eastAsia" w:ascii="仿宋" w:hAnsi="仿宋" w:eastAsia="仿宋"/>
          <w:sz w:val="24"/>
          <w:szCs w:val="24"/>
        </w:rPr>
        <w:t>点击“删除”按钮，详见“我的潜客-删除”章节。</w:t>
      </w:r>
    </w:p>
    <w:p>
      <w:pPr>
        <w:spacing w:line="360" w:lineRule="auto"/>
        <w:ind w:firstLine="420"/>
        <w:rPr>
          <w:rFonts w:ascii="仿宋" w:hAnsi="仿宋" w:eastAsia="仿宋"/>
          <w:sz w:val="24"/>
          <w:szCs w:val="24"/>
        </w:rPr>
      </w:pPr>
      <w:r>
        <w:rPr>
          <w:rFonts w:hint="eastAsia" w:ascii="仿宋" w:hAnsi="仿宋" w:eastAsia="仿宋"/>
          <w:sz w:val="24"/>
          <w:szCs w:val="24"/>
        </w:rPr>
        <w:t>点击“邀约计划”按钮，从右侧抽屉式弹出“邀约计划”界面，详见“我的潜客-邀约计划”章节。</w:t>
      </w:r>
    </w:p>
    <w:p>
      <w:pPr>
        <w:spacing w:line="360" w:lineRule="auto"/>
        <w:rPr>
          <w:rFonts w:ascii="仿宋" w:hAnsi="仿宋" w:eastAsia="仿宋"/>
          <w:sz w:val="24"/>
          <w:szCs w:val="24"/>
        </w:rPr>
      </w:pP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潜客列表默认按照生成时间降序排序。</w:t>
      </w:r>
    </w:p>
    <w:p>
      <w:pPr>
        <w:spacing w:line="360" w:lineRule="auto"/>
        <w:rPr>
          <w:rFonts w:ascii="仿宋" w:hAnsi="仿宋" w:eastAsia="仿宋"/>
          <w:sz w:val="24"/>
          <w:szCs w:val="24"/>
        </w:rPr>
      </w:pPr>
      <w:r>
        <w:rPr>
          <w:rFonts w:hint="eastAsia" w:ascii="仿宋" w:hAnsi="仿宋" w:eastAsia="仿宋"/>
          <w:sz w:val="24"/>
          <w:szCs w:val="24"/>
        </w:rPr>
        <w:t>2. 点击潜客列表中的潜客名称，系统跳转至潜客详情页面。</w:t>
      </w:r>
    </w:p>
    <w:p>
      <w:pPr>
        <w:spacing w:line="360" w:lineRule="auto"/>
        <w:rPr>
          <w:rFonts w:ascii="仿宋" w:hAnsi="仿宋" w:eastAsia="仿宋"/>
          <w:sz w:val="24"/>
          <w:szCs w:val="24"/>
        </w:rPr>
      </w:pPr>
      <w:r>
        <w:rPr>
          <w:rFonts w:hint="eastAsia" w:ascii="仿宋" w:hAnsi="仿宋" w:eastAsia="仿宋"/>
          <w:sz w:val="24"/>
          <w:szCs w:val="24"/>
        </w:rPr>
        <w:t xml:space="preserve">3. </w:t>
      </w:r>
      <w:r>
        <w:rPr>
          <w:rFonts w:hint="eastAsia" w:ascii="仿宋" w:hAnsi="仿宋" w:eastAsia="仿宋"/>
          <w:color w:val="000000" w:themeColor="text1"/>
          <w:sz w:val="24"/>
          <w:szCs w:val="24"/>
          <w14:textFill>
            <w14:solidFill>
              <w14:schemeClr w14:val="tx1"/>
            </w14:solidFill>
          </w14:textFill>
        </w:rPr>
        <w:t>潜在客户转为存量客户，若是在本机构转为存量客户则自动成为当前客户经理名下管户客户；若不在本机构转为存量客户，则转为存量未分配客户</w:t>
      </w:r>
      <w:r>
        <w:rPr>
          <w:rFonts w:hint="eastAsia" w:ascii="仿宋" w:hAnsi="仿宋" w:eastAsia="仿宋"/>
          <w:sz w:val="24"/>
          <w:szCs w:val="24"/>
        </w:rPr>
        <w:t>。后续可以通过客户调配功能变更管户关系。</w:t>
      </w:r>
    </w:p>
    <w:p>
      <w:pPr>
        <w:spacing w:line="360" w:lineRule="auto"/>
        <w:rPr>
          <w:rFonts w:ascii="仿宋" w:hAnsi="仿宋" w:eastAsia="仿宋"/>
          <w:sz w:val="24"/>
          <w:szCs w:val="24"/>
        </w:rPr>
      </w:pPr>
      <w:r>
        <w:rPr>
          <w:rFonts w:ascii="仿宋" w:hAnsi="仿宋" w:eastAsia="仿宋"/>
          <w:sz w:val="24"/>
          <w:szCs w:val="24"/>
        </w:rPr>
        <w:t>4. 点击“编辑”按钮时，若用户未选择客户，提示文案：“您未选择客户，请选择客户！”</w:t>
      </w:r>
      <w:r>
        <w:rPr>
          <w:rFonts w:hint="eastAsia" w:ascii="仿宋" w:hAnsi="仿宋" w:eastAsia="仿宋"/>
          <w:sz w:val="24"/>
          <w:szCs w:val="24"/>
        </w:rPr>
        <w:t>，</w:t>
      </w:r>
      <w:r>
        <w:rPr>
          <w:rFonts w:ascii="仿宋" w:hAnsi="仿宋" w:eastAsia="仿宋"/>
          <w:sz w:val="24"/>
          <w:szCs w:val="24"/>
        </w:rPr>
        <w:t>若选择多个客户，提示文案：“编辑操作，只能选择一个客户！”。</w:t>
      </w:r>
    </w:p>
    <w:p>
      <w:pPr>
        <w:spacing w:line="360" w:lineRule="auto"/>
        <w:rPr>
          <w:rFonts w:ascii="仿宋" w:hAnsi="仿宋" w:eastAsia="仿宋"/>
          <w:sz w:val="24"/>
          <w:szCs w:val="24"/>
        </w:rPr>
      </w:pPr>
      <w:r>
        <w:rPr>
          <w:rFonts w:ascii="仿宋" w:hAnsi="仿宋" w:eastAsia="仿宋"/>
          <w:sz w:val="24"/>
          <w:szCs w:val="24"/>
        </w:rPr>
        <w:t>5. 点击“删除”按钮时，若用户未选择客户，提示文案：“您未选择客户，请选择客户！”</w:t>
      </w:r>
      <w:r>
        <w:rPr>
          <w:rFonts w:hint="eastAsia" w:ascii="仿宋" w:hAnsi="仿宋" w:eastAsia="仿宋"/>
          <w:sz w:val="24"/>
          <w:szCs w:val="24"/>
        </w:rPr>
        <w:t>，</w:t>
      </w:r>
      <w:r>
        <w:rPr>
          <w:rFonts w:ascii="仿宋" w:hAnsi="仿宋" w:eastAsia="仿宋"/>
          <w:sz w:val="24"/>
          <w:szCs w:val="24"/>
        </w:rPr>
        <w:t>若已选择客户，需提示，提示文案：“您正在进行删除操作，确认继续吗？”</w:t>
      </w:r>
    </w:p>
    <w:p>
      <w:pPr>
        <w:spacing w:line="360" w:lineRule="auto"/>
        <w:rPr>
          <w:rFonts w:ascii="仿宋" w:hAnsi="仿宋" w:eastAsia="仿宋"/>
          <w:sz w:val="24"/>
          <w:szCs w:val="24"/>
        </w:rPr>
      </w:pPr>
      <w:r>
        <w:rPr>
          <w:rFonts w:hint="eastAsia" w:ascii="仿宋" w:hAnsi="仿宋" w:eastAsia="仿宋"/>
          <w:sz w:val="24"/>
          <w:szCs w:val="24"/>
        </w:rPr>
        <w:t>6</w:t>
      </w:r>
      <w:r>
        <w:rPr>
          <w:rFonts w:ascii="仿宋" w:hAnsi="仿宋" w:eastAsia="仿宋"/>
          <w:sz w:val="24"/>
          <w:szCs w:val="24"/>
        </w:rPr>
        <w:t>.</w:t>
      </w:r>
      <w:r>
        <w:rPr>
          <w:rFonts w:hint="eastAsia" w:ascii="仿宋" w:hAnsi="仿宋" w:eastAsia="仿宋"/>
          <w:sz w:val="24"/>
          <w:szCs w:val="24"/>
        </w:rPr>
        <w:t xml:space="preserve"> 批次号支持一键复制，快速粘贴到查询条件。</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理财经理或客户经理仅可查询管理本人名下的潜客名单。</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ind w:firstLine="420"/>
        <w:rPr>
          <w:rFonts w:ascii="仿宋" w:hAnsi="仿宋" w:eastAsia="仿宋"/>
          <w:sz w:val="24"/>
          <w:szCs w:val="24"/>
        </w:rPr>
      </w:pPr>
      <w:r>
        <w:rPr>
          <w:rFonts w:ascii="仿宋" w:hAnsi="仿宋" w:eastAsia="仿宋"/>
          <w:color w:val="000000"/>
          <w:sz w:val="24"/>
          <w:szCs w:val="24"/>
        </w:rPr>
        <w:t>系统输出我的潜客查询结果及潜客列表明细。</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0"/>
        <w:gridCol w:w="3265"/>
        <w:gridCol w:w="1334"/>
        <w:gridCol w:w="2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3265"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334"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31"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tcPr>
          <w:p>
            <w:pPr>
              <w:spacing w:line="360" w:lineRule="auto"/>
              <w:rPr>
                <w:rFonts w:ascii="仿宋" w:hAnsi="仿宋" w:eastAsia="仿宋"/>
                <w:color w:val="000000"/>
                <w:sz w:val="24"/>
                <w:szCs w:val="24"/>
              </w:rPr>
            </w:pPr>
            <w:r>
              <w:rPr>
                <w:rFonts w:hint="eastAsia" w:ascii="仿宋" w:hAnsi="仿宋" w:eastAsia="仿宋"/>
                <w:color w:val="000000"/>
                <w:sz w:val="24"/>
              </w:rPr>
              <w:t>复选框</w:t>
            </w:r>
          </w:p>
        </w:tc>
        <w:tc>
          <w:tcPr>
            <w:tcW w:w="3265" w:type="dxa"/>
          </w:tcPr>
          <w:p>
            <w:pPr>
              <w:spacing w:line="360" w:lineRule="auto"/>
              <w:rPr>
                <w:rFonts w:ascii="仿宋" w:hAnsi="仿宋" w:eastAsia="仿宋"/>
                <w:color w:val="000000"/>
                <w:sz w:val="24"/>
                <w:szCs w:val="24"/>
              </w:rPr>
            </w:pPr>
            <w:r>
              <w:rPr>
                <w:rFonts w:ascii="仿宋" w:hAnsi="仿宋" w:eastAsia="仿宋"/>
                <w:color w:val="000000"/>
                <w:sz w:val="24"/>
              </w:rPr>
              <w:t>反显</w:t>
            </w:r>
            <w:r>
              <w:rPr>
                <w:rFonts w:hint="eastAsia" w:ascii="仿宋" w:hAnsi="仿宋" w:eastAsia="仿宋"/>
                <w:color w:val="000000"/>
                <w:sz w:val="24"/>
              </w:rPr>
              <w:t>，默认不勾选</w:t>
            </w:r>
          </w:p>
        </w:tc>
        <w:tc>
          <w:tcPr>
            <w:tcW w:w="1334" w:type="dxa"/>
          </w:tcPr>
          <w:p>
            <w:pPr>
              <w:spacing w:line="360" w:lineRule="auto"/>
              <w:rPr>
                <w:rFonts w:ascii="仿宋" w:hAnsi="仿宋" w:eastAsia="仿宋"/>
                <w:color w:val="000000"/>
                <w:sz w:val="24"/>
                <w:szCs w:val="24"/>
              </w:rPr>
            </w:pPr>
            <w:r>
              <w:rPr>
                <w:rFonts w:hint="eastAsia" w:ascii="仿宋" w:hAnsi="仿宋" w:eastAsia="仿宋"/>
                <w:color w:val="000000"/>
                <w:sz w:val="24"/>
              </w:rPr>
              <w:t>复选框</w:t>
            </w:r>
          </w:p>
        </w:tc>
        <w:tc>
          <w:tcPr>
            <w:tcW w:w="2231" w:type="dxa"/>
          </w:tcPr>
          <w:p>
            <w:pPr>
              <w:spacing w:line="360" w:lineRule="auto"/>
              <w:rPr>
                <w:rFonts w:ascii="仿宋" w:hAnsi="仿宋" w:eastAsia="仿宋"/>
                <w:color w:val="000000"/>
                <w:sz w:val="24"/>
                <w:szCs w:val="24"/>
              </w:rPr>
            </w:pPr>
            <w:r>
              <w:rPr>
                <w:rFonts w:hint="eastAsia" w:ascii="仿宋" w:hAnsi="仿宋" w:eastAsia="仿宋"/>
                <w:color w:val="000000"/>
                <w:sz w:val="24"/>
              </w:rPr>
              <w:t>支持单选和多选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潜在客户名称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联系电话</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脱敏显示，保留前3位和后4位，中间4位掩码，如 138****1234</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潜在客户联系电话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来源</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潜在客户来源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生成时间</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olor w:val="000000"/>
                <w:sz w:val="24"/>
                <w:szCs w:val="24"/>
              </w:rPr>
              <w:t>、</w:t>
            </w:r>
            <w:r>
              <w:rPr>
                <w:rFonts w:ascii="仿宋" w:hAnsi="仿宋" w:eastAsia="仿宋"/>
                <w:sz w:val="24"/>
                <w:szCs w:val="24"/>
              </w:rPr>
              <w:t>格式化：YYYY- MM-DD HH:mm</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日期</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潜在客户生成时间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状态</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潜在客户状态</w:t>
            </w:r>
            <w:r>
              <w:rPr>
                <w:rFonts w:hint="eastAsia" w:ascii="仿宋" w:hAnsi="仿宋" w:eastAsia="仿宋"/>
                <w:color w:val="000000"/>
                <w:sz w:val="24"/>
                <w:szCs w:val="24"/>
              </w:rPr>
              <w:t>，</w:t>
            </w:r>
            <w:r>
              <w:rPr>
                <w:rFonts w:ascii="仿宋" w:hAnsi="仿宋" w:eastAsia="仿宋"/>
                <w:color w:val="000000"/>
                <w:sz w:val="24"/>
              </w:rPr>
              <w:t>枚举值：潜在客户、正式客户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批次号</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潜在客户批次编号</w:t>
            </w:r>
            <w:r>
              <w:rPr>
                <w:rFonts w:hint="eastAsia" w:ascii="仿宋" w:hAnsi="仿宋" w:eastAsia="仿宋"/>
                <w:color w:val="000000"/>
                <w:sz w:val="24"/>
                <w:szCs w:val="24"/>
              </w:rPr>
              <w:t>，</w:t>
            </w:r>
            <w:r>
              <w:rPr>
                <w:rFonts w:hint="eastAsia" w:ascii="仿宋" w:hAnsi="仿宋" w:eastAsia="仿宋"/>
                <w:sz w:val="24"/>
                <w:szCs w:val="24"/>
              </w:rPr>
              <w:t>支持一键复制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操作</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邀约计划</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spacing w:line="360" w:lineRule="auto"/>
        <w:rPr>
          <w:rFonts w:ascii="仿宋" w:hAnsi="仿宋" w:eastAsia="仿宋"/>
          <w:sz w:val="24"/>
          <w:szCs w:val="24"/>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我的潜客-盘点</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ind w:firstLine="420"/>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w:t>
      </w:r>
      <w:r>
        <w:rPr>
          <w:rFonts w:ascii="仿宋" w:hAnsi="仿宋" w:eastAsia="仿宋"/>
          <w:sz w:val="24"/>
          <w:szCs w:val="24"/>
        </w:rPr>
        <w:t>客户经理查看本人名下潜客盘点统计信息，帮助识别潜客转化效率和经营分布情况</w:t>
      </w:r>
      <w:r>
        <w:rPr>
          <w:rFonts w:hint="eastAsia" w:ascii="仿宋" w:hAnsi="仿宋" w:eastAsia="仿宋"/>
          <w:sz w:val="24"/>
          <w:szCs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用户进入“我的潜客”页面后，系统默认加载本人名下潜客清单，展示“我的潜客”tab内容，点击“潜客盘点”tab后，可切换查看潜客盘点页面。</w:t>
      </w:r>
    </w:p>
    <w:p>
      <w:pPr>
        <w:spacing w:line="360" w:lineRule="auto"/>
        <w:rPr>
          <w:rFonts w:ascii="仿宋" w:hAnsi="仿宋" w:eastAsia="仿宋"/>
          <w:sz w:val="24"/>
          <w:szCs w:val="24"/>
        </w:rPr>
      </w:pPr>
      <w:r>
        <w:rPr>
          <w:rFonts w:hint="eastAsia" w:ascii="仿宋" w:hAnsi="仿宋" w:eastAsia="仿宋"/>
          <w:sz w:val="24"/>
          <w:szCs w:val="24"/>
        </w:rPr>
        <w:t>2. 展示用户名下潜客的盘点统计分析。展示指标：潜客总数、潜客转化率。展示图表：潜客来源分析、潜客转化构成分析、潜客调入/调出分析、潜客趋势分析。</w:t>
      </w:r>
    </w:p>
    <w:p>
      <w:pPr>
        <w:spacing w:line="360" w:lineRule="auto"/>
        <w:rPr>
          <w:rFonts w:ascii="仿宋" w:hAnsi="仿宋" w:eastAsia="仿宋"/>
          <w:sz w:val="24"/>
          <w:szCs w:val="24"/>
        </w:rPr>
      </w:pPr>
      <w:r>
        <w:rPr>
          <w:rFonts w:ascii="仿宋" w:hAnsi="仿宋" w:eastAsia="仿宋"/>
          <w:sz w:val="24"/>
          <w:szCs w:val="24"/>
        </w:rPr>
        <w:t xml:space="preserve">3. </w:t>
      </w:r>
      <w:r>
        <w:rPr>
          <w:rFonts w:hint="eastAsia" w:ascii="仿宋" w:hAnsi="仿宋" w:eastAsia="仿宋"/>
          <w:sz w:val="24"/>
          <w:szCs w:val="24"/>
        </w:rPr>
        <w:t>模式展示本月指标、图表数据，当选择本年或累计时，指标和图表根据统计期间的变化跟随联动。</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潜客盘点与“我的潜客”列表为同级 tab 页面。</w:t>
      </w:r>
    </w:p>
    <w:p>
      <w:pPr>
        <w:spacing w:line="360" w:lineRule="auto"/>
        <w:rPr>
          <w:rFonts w:ascii="仿宋" w:hAnsi="仿宋" w:eastAsia="仿宋"/>
          <w:sz w:val="24"/>
          <w:szCs w:val="24"/>
        </w:rPr>
      </w:pPr>
      <w:r>
        <w:rPr>
          <w:rFonts w:hint="eastAsia" w:ascii="仿宋" w:hAnsi="仿宋" w:eastAsia="仿宋"/>
          <w:sz w:val="24"/>
          <w:szCs w:val="24"/>
        </w:rPr>
        <w:t>2. 潜客盘点统计口径应与我的潜客列表数据保持一致。</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理财经理或客户经理仅可查看本人名下潜客盘点结果。</w:t>
      </w:r>
    </w:p>
    <w:p>
      <w:pPr>
        <w:pStyle w:val="8"/>
        <w:numPr>
          <w:ilvl w:val="5"/>
          <w:numId w:val="14"/>
        </w:numPr>
        <w:spacing w:line="360" w:lineRule="auto"/>
        <w:rPr>
          <w:rFonts w:ascii="仿宋" w:hAnsi="仿宋" w:eastAsia="仿宋"/>
        </w:rPr>
      </w:pPr>
      <w:r>
        <w:rPr>
          <w:rFonts w:hint="eastAsia" w:ascii="仿宋" w:hAnsi="仿宋" w:eastAsia="仿宋"/>
        </w:rPr>
        <w:t>输出</w:t>
      </w:r>
    </w:p>
    <w:p>
      <w:pPr>
        <w:pStyle w:val="172"/>
        <w:numPr>
          <w:ilvl w:val="0"/>
          <w:numId w:val="26"/>
        </w:numPr>
        <w:spacing w:line="360" w:lineRule="auto"/>
        <w:ind w:firstLineChars="0"/>
        <w:rPr>
          <w:rFonts w:ascii="仿宋" w:hAnsi="仿宋" w:eastAsia="仿宋"/>
          <w:b/>
          <w:bCs/>
          <w:sz w:val="24"/>
          <w:szCs w:val="24"/>
        </w:rPr>
      </w:pPr>
      <w:r>
        <w:rPr>
          <w:rFonts w:hint="eastAsia" w:ascii="仿宋" w:hAnsi="仿宋" w:eastAsia="仿宋"/>
          <w:b/>
          <w:bCs/>
          <w:sz w:val="24"/>
          <w:szCs w:val="24"/>
        </w:rPr>
        <w:t>指标清单</w:t>
      </w:r>
    </w:p>
    <w:p>
      <w:pPr>
        <w:spacing w:line="360" w:lineRule="auto"/>
        <w:rPr>
          <w:rFonts w:ascii="仿宋" w:hAnsi="仿宋" w:eastAsia="仿宋"/>
          <w:b/>
          <w:bCs/>
          <w:sz w:val="24"/>
          <w:szCs w:val="24"/>
        </w:rPr>
      </w:pP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2"/>
        <w:gridCol w:w="2258"/>
        <w:gridCol w:w="1674"/>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color w:val="000000"/>
                <w:sz w:val="24"/>
              </w:rPr>
            </w:pPr>
            <w:r>
              <w:rPr>
                <w:rFonts w:ascii="仿宋" w:hAnsi="仿宋" w:eastAsia="仿宋"/>
                <w:b/>
                <w:color w:val="000000"/>
                <w:sz w:val="24"/>
              </w:rPr>
              <w:t>要素名称</w:t>
            </w:r>
          </w:p>
        </w:tc>
        <w:tc>
          <w:tcPr>
            <w:tcW w:w="2258" w:type="dxa"/>
          </w:tcPr>
          <w:p>
            <w:pPr>
              <w:spacing w:line="360" w:lineRule="auto"/>
              <w:rPr>
                <w:rFonts w:ascii="仿宋" w:hAnsi="仿宋" w:eastAsia="仿宋"/>
                <w:color w:val="000000"/>
                <w:sz w:val="24"/>
              </w:rPr>
            </w:pPr>
            <w:r>
              <w:rPr>
                <w:rFonts w:ascii="仿宋" w:hAnsi="仿宋" w:eastAsia="仿宋"/>
                <w:b/>
                <w:color w:val="000000"/>
                <w:sz w:val="24"/>
              </w:rPr>
              <w:t>约束及校验规则</w:t>
            </w:r>
          </w:p>
        </w:tc>
        <w:tc>
          <w:tcPr>
            <w:tcW w:w="1674" w:type="dxa"/>
          </w:tcPr>
          <w:p>
            <w:pPr>
              <w:spacing w:line="360" w:lineRule="auto"/>
              <w:rPr>
                <w:rFonts w:ascii="仿宋" w:hAnsi="仿宋" w:eastAsia="仿宋"/>
                <w:color w:val="000000"/>
                <w:sz w:val="24"/>
              </w:rPr>
            </w:pPr>
            <w:r>
              <w:rPr>
                <w:rFonts w:ascii="仿宋" w:hAnsi="仿宋" w:eastAsia="仿宋"/>
                <w:b/>
                <w:color w:val="000000"/>
                <w:sz w:val="24"/>
              </w:rPr>
              <w:t>数据类型</w:t>
            </w:r>
          </w:p>
        </w:tc>
        <w:tc>
          <w:tcPr>
            <w:tcW w:w="2856" w:type="dxa"/>
          </w:tcPr>
          <w:p>
            <w:pPr>
              <w:spacing w:line="360" w:lineRule="auto"/>
              <w:rPr>
                <w:rFonts w:ascii="仿宋" w:hAnsi="仿宋" w:eastAsia="仿宋"/>
                <w:color w:val="000000"/>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color w:val="000000"/>
                <w:sz w:val="24"/>
              </w:rPr>
            </w:pPr>
            <w:r>
              <w:rPr>
                <w:rFonts w:hint="eastAsia" w:ascii="仿宋" w:hAnsi="仿宋" w:eastAsia="仿宋"/>
                <w:color w:val="000000"/>
                <w:sz w:val="24"/>
              </w:rPr>
              <w:t>统计期间</w:t>
            </w:r>
          </w:p>
        </w:tc>
        <w:tc>
          <w:tcPr>
            <w:tcW w:w="2258" w:type="dxa"/>
          </w:tcPr>
          <w:p>
            <w:pPr>
              <w:spacing w:line="360" w:lineRule="auto"/>
              <w:rPr>
                <w:rFonts w:ascii="仿宋" w:hAnsi="仿宋" w:eastAsia="仿宋"/>
                <w:color w:val="000000"/>
                <w:sz w:val="24"/>
              </w:rPr>
            </w:pPr>
            <w:r>
              <w:rPr>
                <w:rFonts w:hint="eastAsia" w:ascii="仿宋" w:hAnsi="仿宋" w:eastAsia="仿宋"/>
                <w:color w:val="000000"/>
                <w:sz w:val="24"/>
              </w:rPr>
              <w:t>默认本月</w:t>
            </w:r>
          </w:p>
        </w:tc>
        <w:tc>
          <w:tcPr>
            <w:tcW w:w="1674" w:type="dxa"/>
          </w:tcPr>
          <w:p>
            <w:pPr>
              <w:spacing w:line="360" w:lineRule="auto"/>
              <w:rPr>
                <w:rFonts w:ascii="仿宋" w:hAnsi="仿宋" w:eastAsia="仿宋"/>
                <w:color w:val="000000"/>
                <w:sz w:val="24"/>
              </w:rPr>
            </w:pPr>
            <w:r>
              <w:rPr>
                <w:rFonts w:hint="eastAsia" w:ascii="仿宋" w:hAnsi="仿宋" w:eastAsia="仿宋"/>
                <w:color w:val="000000"/>
                <w:sz w:val="24"/>
              </w:rPr>
              <w:t>切片器</w:t>
            </w:r>
          </w:p>
        </w:tc>
        <w:tc>
          <w:tcPr>
            <w:tcW w:w="2856" w:type="dxa"/>
          </w:tcPr>
          <w:p>
            <w:pPr>
              <w:spacing w:line="360" w:lineRule="auto"/>
              <w:rPr>
                <w:rFonts w:ascii="仿宋" w:hAnsi="仿宋" w:eastAsia="仿宋"/>
                <w:color w:val="000000"/>
                <w:sz w:val="24"/>
              </w:rPr>
            </w:pPr>
            <w:r>
              <w:rPr>
                <w:rFonts w:hint="eastAsia" w:ascii="仿宋" w:hAnsi="仿宋" w:eastAsia="仿宋"/>
                <w:color w:val="000000"/>
                <w:sz w:val="24"/>
              </w:rPr>
              <w:t>切片器：累计｜本年｜本月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rPr>
            </w:pPr>
            <w:r>
              <w:rPr>
                <w:rFonts w:hint="eastAsia" w:ascii="仿宋" w:hAnsi="仿宋" w:eastAsia="仿宋"/>
                <w:color w:val="000000"/>
                <w:sz w:val="24"/>
              </w:rPr>
              <w:t>潜客总数</w:t>
            </w:r>
          </w:p>
        </w:tc>
        <w:tc>
          <w:tcPr>
            <w:tcW w:w="2258"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w:t>
            </w:r>
          </w:p>
        </w:tc>
        <w:tc>
          <w:tcPr>
            <w:tcW w:w="1674" w:type="dxa"/>
          </w:tcPr>
          <w:p>
            <w:pPr>
              <w:spacing w:line="360" w:lineRule="auto"/>
              <w:rPr>
                <w:rFonts w:ascii="仿宋" w:hAnsi="仿宋" w:eastAsia="仿宋"/>
              </w:rPr>
            </w:pPr>
            <w:r>
              <w:rPr>
                <w:rFonts w:ascii="仿宋" w:hAnsi="仿宋" w:eastAsia="仿宋"/>
                <w:color w:val="000000"/>
                <w:sz w:val="24"/>
              </w:rPr>
              <w:t>数字</w:t>
            </w:r>
          </w:p>
        </w:tc>
        <w:tc>
          <w:tcPr>
            <w:tcW w:w="2856" w:type="dxa"/>
          </w:tcPr>
          <w:p>
            <w:pPr>
              <w:spacing w:line="360" w:lineRule="auto"/>
              <w:rPr>
                <w:rFonts w:ascii="仿宋" w:hAnsi="仿宋" w:eastAsia="仿宋"/>
                <w:color w:val="000000"/>
                <w:sz w:val="24"/>
              </w:rPr>
            </w:pPr>
            <w:r>
              <w:rPr>
                <w:rFonts w:hint="eastAsia" w:ascii="仿宋" w:hAnsi="仿宋" w:eastAsia="仿宋"/>
                <w:color w:val="000000"/>
                <w:sz w:val="24"/>
              </w:rPr>
              <w:t>单位：户</w:t>
            </w:r>
          </w:p>
          <w:p>
            <w:pPr>
              <w:spacing w:line="360" w:lineRule="auto"/>
              <w:rPr>
                <w:rFonts w:ascii="仿宋" w:hAnsi="仿宋" w:eastAsia="仿宋"/>
                <w:color w:val="000000"/>
                <w:sz w:val="24"/>
              </w:rPr>
            </w:pPr>
            <w:r>
              <w:rPr>
                <w:rFonts w:hint="eastAsia" w:ascii="仿宋" w:hAnsi="仿宋" w:eastAsia="仿宋"/>
                <w:color w:val="000000"/>
                <w:sz w:val="24"/>
              </w:rPr>
              <w:t>累计：名下所有的潜在客户数。</w:t>
            </w:r>
          </w:p>
          <w:p>
            <w:pPr>
              <w:spacing w:line="360" w:lineRule="auto"/>
              <w:rPr>
                <w:rFonts w:ascii="仿宋" w:hAnsi="仿宋" w:eastAsia="仿宋"/>
                <w:color w:val="000000"/>
                <w:sz w:val="24"/>
              </w:rPr>
            </w:pPr>
            <w:r>
              <w:rPr>
                <w:rFonts w:hint="eastAsia" w:ascii="仿宋" w:hAnsi="仿宋" w:eastAsia="仿宋"/>
                <w:color w:val="000000"/>
                <w:sz w:val="24"/>
              </w:rPr>
              <w:t>本年：本年新增的潜在客户数。</w:t>
            </w:r>
          </w:p>
          <w:p>
            <w:pPr>
              <w:spacing w:line="360" w:lineRule="auto"/>
              <w:rPr>
                <w:rFonts w:ascii="仿宋" w:hAnsi="仿宋" w:eastAsia="仿宋"/>
              </w:rPr>
            </w:pPr>
            <w:r>
              <w:rPr>
                <w:rFonts w:hint="eastAsia" w:ascii="仿宋" w:hAnsi="仿宋" w:eastAsia="仿宋"/>
                <w:color w:val="000000"/>
                <w:sz w:val="24"/>
              </w:rPr>
              <w:t>本月：本月新增的潜在客户数。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color w:val="000000"/>
                <w:sz w:val="24"/>
              </w:rPr>
            </w:pPr>
            <w:r>
              <w:rPr>
                <w:rFonts w:hint="eastAsia" w:ascii="仿宋" w:hAnsi="仿宋" w:eastAsia="仿宋"/>
                <w:color w:val="000000"/>
                <w:sz w:val="24"/>
              </w:rPr>
              <w:t>潜客转化率</w:t>
            </w:r>
          </w:p>
        </w:tc>
        <w:tc>
          <w:tcPr>
            <w:tcW w:w="2258" w:type="dxa"/>
          </w:tcPr>
          <w:p>
            <w:pPr>
              <w:spacing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w:t>
            </w:r>
          </w:p>
        </w:tc>
        <w:tc>
          <w:tcPr>
            <w:tcW w:w="1674" w:type="dxa"/>
          </w:tcPr>
          <w:p>
            <w:pPr>
              <w:spacing w:line="360" w:lineRule="auto"/>
              <w:rPr>
                <w:rFonts w:ascii="仿宋" w:hAnsi="仿宋" w:eastAsia="仿宋"/>
                <w:color w:val="000000"/>
                <w:sz w:val="24"/>
              </w:rPr>
            </w:pPr>
            <w:r>
              <w:rPr>
                <w:rFonts w:hint="eastAsia" w:ascii="仿宋" w:hAnsi="仿宋" w:eastAsia="仿宋"/>
                <w:color w:val="000000"/>
                <w:sz w:val="24"/>
              </w:rPr>
              <w:t>百分比</w:t>
            </w:r>
          </w:p>
        </w:tc>
        <w:tc>
          <w:tcPr>
            <w:tcW w:w="2856" w:type="dxa"/>
          </w:tcPr>
          <w:p>
            <w:pPr>
              <w:spacing w:line="360" w:lineRule="auto"/>
              <w:rPr>
                <w:rFonts w:ascii="仿宋" w:hAnsi="仿宋" w:eastAsia="仿宋"/>
                <w:color w:val="000000"/>
                <w:sz w:val="24"/>
              </w:rPr>
            </w:pPr>
            <w:r>
              <w:rPr>
                <w:rFonts w:hint="eastAsia" w:ascii="仿宋" w:hAnsi="仿宋" w:eastAsia="仿宋"/>
                <w:color w:val="000000"/>
                <w:sz w:val="24"/>
              </w:rPr>
              <w:t>单位：%</w:t>
            </w:r>
          </w:p>
          <w:p>
            <w:pPr>
              <w:spacing w:line="360" w:lineRule="auto"/>
              <w:rPr>
                <w:rFonts w:ascii="仿宋" w:hAnsi="仿宋" w:eastAsia="仿宋"/>
                <w:color w:val="000000"/>
                <w:sz w:val="24"/>
              </w:rPr>
            </w:pPr>
            <w:r>
              <w:rPr>
                <w:rFonts w:hint="eastAsia" w:ascii="仿宋" w:hAnsi="仿宋" w:eastAsia="仿宋"/>
                <w:color w:val="000000"/>
                <w:sz w:val="24"/>
              </w:rPr>
              <w:t>累计：名下累计转化的潜在客户/名下所有的潜在客户数*</w:t>
            </w:r>
            <w:r>
              <w:rPr>
                <w:rFonts w:ascii="仿宋" w:hAnsi="仿宋" w:eastAsia="仿宋"/>
                <w:color w:val="000000"/>
                <w:sz w:val="24"/>
              </w:rPr>
              <w:t>100%</w:t>
            </w:r>
          </w:p>
          <w:p>
            <w:pPr>
              <w:spacing w:line="360" w:lineRule="auto"/>
              <w:rPr>
                <w:rFonts w:ascii="仿宋" w:hAnsi="仿宋" w:eastAsia="仿宋"/>
                <w:color w:val="000000"/>
                <w:sz w:val="24"/>
              </w:rPr>
            </w:pPr>
            <w:r>
              <w:rPr>
                <w:rFonts w:hint="eastAsia" w:ascii="仿宋" w:hAnsi="仿宋" w:eastAsia="仿宋"/>
                <w:color w:val="000000"/>
                <w:sz w:val="24"/>
              </w:rPr>
              <w:t>本年：名下本年转化的潜在客户/名下所有的潜在客户数*</w:t>
            </w:r>
            <w:r>
              <w:rPr>
                <w:rFonts w:ascii="仿宋" w:hAnsi="仿宋" w:eastAsia="仿宋"/>
                <w:color w:val="000000"/>
                <w:sz w:val="24"/>
              </w:rPr>
              <w:t>100%</w:t>
            </w:r>
          </w:p>
          <w:p>
            <w:pPr>
              <w:spacing w:line="360" w:lineRule="auto"/>
              <w:rPr>
                <w:rFonts w:ascii="仿宋" w:hAnsi="仿宋" w:eastAsia="仿宋"/>
                <w:color w:val="000000"/>
                <w:sz w:val="24"/>
              </w:rPr>
            </w:pPr>
            <w:r>
              <w:rPr>
                <w:rFonts w:hint="eastAsia" w:ascii="仿宋" w:hAnsi="仿宋" w:eastAsia="仿宋"/>
                <w:color w:val="000000"/>
                <w:sz w:val="24"/>
              </w:rPr>
              <w:t>本月：名下本月转化的潜在客户/名下所有的潜在客户数*</w:t>
            </w:r>
            <w:r>
              <w:rPr>
                <w:rFonts w:ascii="仿宋" w:hAnsi="仿宋" w:eastAsia="仿宋"/>
                <w:color w:val="000000"/>
                <w:sz w:val="24"/>
              </w:rPr>
              <w:t>100%</w:t>
            </w:r>
          </w:p>
        </w:tc>
      </w:tr>
    </w:tbl>
    <w:p>
      <w:pPr>
        <w:spacing w:line="360" w:lineRule="auto"/>
        <w:rPr>
          <w:rFonts w:ascii="仿宋" w:hAnsi="仿宋" w:eastAsia="仿宋"/>
        </w:rPr>
      </w:pPr>
    </w:p>
    <w:p>
      <w:pPr>
        <w:pStyle w:val="172"/>
        <w:numPr>
          <w:ilvl w:val="0"/>
          <w:numId w:val="26"/>
        </w:numPr>
        <w:spacing w:line="360" w:lineRule="auto"/>
        <w:ind w:firstLineChars="0"/>
        <w:rPr>
          <w:rFonts w:ascii="仿宋" w:hAnsi="仿宋" w:eastAsia="仿宋"/>
          <w:b/>
          <w:bCs/>
          <w:sz w:val="24"/>
          <w:szCs w:val="24"/>
        </w:rPr>
      </w:pPr>
      <w:r>
        <w:rPr>
          <w:rFonts w:hint="eastAsia" w:ascii="仿宋" w:hAnsi="仿宋" w:eastAsia="仿宋"/>
          <w:b/>
          <w:bCs/>
          <w:sz w:val="24"/>
          <w:szCs w:val="24"/>
        </w:rPr>
        <w:t>图表说明</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潜客来源分析</w:t>
      </w:r>
    </w:p>
    <w:p>
      <w:pPr>
        <w:spacing w:line="360" w:lineRule="auto"/>
        <w:ind w:firstLine="420"/>
        <w:rPr>
          <w:rFonts w:ascii="仿宋" w:hAnsi="仿宋" w:eastAsia="仿宋"/>
          <w:sz w:val="24"/>
          <w:szCs w:val="24"/>
        </w:rPr>
      </w:pPr>
      <w:r>
        <w:rPr>
          <w:rFonts w:hint="eastAsia" w:ascii="仿宋" w:hAnsi="仿宋" w:eastAsia="仿宋"/>
          <w:sz w:val="24"/>
          <w:szCs w:val="24"/>
        </w:rPr>
        <w:t>图表类型：柱状图</w:t>
      </w:r>
    </w:p>
    <w:p>
      <w:pPr>
        <w:spacing w:line="360" w:lineRule="auto"/>
        <w:ind w:firstLine="420"/>
        <w:rPr>
          <w:rFonts w:ascii="仿宋" w:hAnsi="仿宋" w:eastAsia="仿宋"/>
        </w:rPr>
      </w:pPr>
      <w:r>
        <w:rPr>
          <w:rFonts w:hint="eastAsia" w:ascii="仿宋" w:hAnsi="仿宋" w:eastAsia="仿宋"/>
          <w:sz w:val="24"/>
          <w:szCs w:val="24"/>
        </w:rPr>
        <w:t>图表说明：根据潜客来源（本人录入或导入、关联关系衍生、企微联系人、沙龙活动引入），统计每类潜客来源的客户数及客户数占比。鼠标悬浮进行提示，如鼠标悬浮在“企微联系人”分类，提示文案：“</w:t>
      </w:r>
      <w:r>
        <w:rPr>
          <w:rFonts w:ascii="仿宋" w:hAnsi="仿宋" w:eastAsia="仿宋"/>
          <w:sz w:val="24"/>
          <w:szCs w:val="24"/>
        </w:rPr>
        <w:t>{</w:t>
      </w:r>
      <w:r>
        <w:rPr>
          <w:rFonts w:hint="eastAsia" w:ascii="仿宋" w:hAnsi="仿宋" w:eastAsia="仿宋"/>
          <w:sz w:val="24"/>
          <w:szCs w:val="24"/>
        </w:rPr>
        <w:t>累计｜本年｜本月}企微联系人潜客：</w:t>
      </w:r>
      <w:r>
        <w:rPr>
          <w:rFonts w:ascii="仿宋" w:hAnsi="仿宋" w:eastAsia="仿宋"/>
          <w:sz w:val="24"/>
          <w:szCs w:val="24"/>
        </w:rPr>
        <w:t>34</w:t>
      </w:r>
      <w:r>
        <w:rPr>
          <w:rFonts w:hint="eastAsia" w:ascii="仿宋" w:hAnsi="仿宋" w:eastAsia="仿宋"/>
          <w:sz w:val="24"/>
          <w:szCs w:val="24"/>
        </w:rPr>
        <w:t>户</w:t>
      </w:r>
      <w:r>
        <w:rPr>
          <w:rFonts w:ascii="仿宋" w:hAnsi="仿宋" w:eastAsia="仿宋"/>
          <w:sz w:val="24"/>
          <w:szCs w:val="24"/>
        </w:rPr>
        <w:t xml:space="preserve"> 12.</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w:t>
      </w:r>
      <w:r>
        <w:rPr>
          <w:rFonts w:hint="eastAsia" w:ascii="仿宋" w:hAnsi="仿宋" w:eastAsia="仿宋"/>
          <w:sz w:val="24"/>
          <w:szCs w:val="24"/>
          <w:lang w:val="en-US" w:eastAsia="zh-CN"/>
        </w:rPr>
        <w:t>占比</w:t>
      </w:r>
      <w:r>
        <w:rPr>
          <w:rFonts w:hint="eastAsia" w:ascii="仿宋" w:hAnsi="仿宋" w:eastAsia="仿宋"/>
          <w:sz w:val="24"/>
          <w:szCs w:val="24"/>
        </w:rPr>
        <w:t>：3</w:t>
      </w:r>
      <w:r>
        <w:rPr>
          <w:rFonts w:ascii="仿宋" w:hAnsi="仿宋" w:eastAsia="仿宋"/>
          <w:sz w:val="24"/>
          <w:szCs w:val="24"/>
        </w:rPr>
        <w:t>.</w:t>
      </w:r>
      <w:r>
        <w:rPr>
          <w:rFonts w:ascii="仿宋" w:hAnsi="仿宋" w:eastAsia="仿宋"/>
          <w:sz w:val="22"/>
          <w:szCs w:val="22"/>
        </w:rPr>
        <w:t>13</w:t>
      </w:r>
      <w:r>
        <w:rPr>
          <w:rFonts w:ascii="仿宋" w:hAnsi="仿宋" w:eastAsia="仿宋"/>
          <w:sz w:val="24"/>
          <w:szCs w:val="24"/>
        </w:rPr>
        <w:t>%</w:t>
      </w:r>
      <w:r>
        <w:rPr>
          <w:rFonts w:hint="eastAsia" w:ascii="仿宋" w:hAnsi="仿宋" w:eastAsia="仿宋"/>
          <w:sz w:val="24"/>
          <w:szCs w:val="24"/>
        </w:rPr>
        <w:t>”。</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潜客转化构成分析</w:t>
      </w:r>
    </w:p>
    <w:p>
      <w:pPr>
        <w:spacing w:line="360" w:lineRule="auto"/>
        <w:ind w:firstLine="420"/>
        <w:rPr>
          <w:rFonts w:ascii="仿宋" w:hAnsi="仿宋" w:eastAsia="仿宋"/>
          <w:sz w:val="24"/>
          <w:szCs w:val="24"/>
        </w:rPr>
      </w:pPr>
      <w:r>
        <w:rPr>
          <w:rFonts w:hint="eastAsia" w:ascii="仿宋" w:hAnsi="仿宋" w:eastAsia="仿宋"/>
          <w:sz w:val="24"/>
          <w:szCs w:val="24"/>
        </w:rPr>
        <w:t>图表类型：饼状图</w:t>
      </w:r>
    </w:p>
    <w:p>
      <w:pPr>
        <w:spacing w:line="360" w:lineRule="auto"/>
        <w:ind w:firstLine="420"/>
        <w:rPr>
          <w:rFonts w:ascii="仿宋" w:hAnsi="仿宋" w:eastAsia="仿宋"/>
          <w:sz w:val="24"/>
          <w:szCs w:val="24"/>
        </w:rPr>
      </w:pPr>
      <w:r>
        <w:rPr>
          <w:rFonts w:hint="eastAsia" w:ascii="仿宋" w:hAnsi="仿宋" w:eastAsia="仿宋"/>
          <w:sz w:val="24"/>
          <w:szCs w:val="24"/>
        </w:rPr>
        <w:t>图表说明：通过潜客转化构成分析是通过什么产品实现潜客的转化，统计每类产品</w:t>
      </w:r>
      <w:r>
        <w:rPr>
          <w:rFonts w:hint="eastAsia" w:ascii="仿宋" w:hAnsi="仿宋" w:eastAsia="仿宋"/>
          <w:color w:val="000000" w:themeColor="text1"/>
          <w:sz w:val="24"/>
          <w:szCs w:val="24"/>
          <w14:textFill>
            <w14:solidFill>
              <w14:schemeClr w14:val="tx1"/>
            </w14:solidFill>
          </w14:textFill>
        </w:rPr>
        <w:t>（普通定期（包括：核心系统里面的存款产品）、智能存款（智能存款系统的存款产品）、自营理财、代销理财、代销保险）转</w:t>
      </w:r>
      <w:r>
        <w:rPr>
          <w:rFonts w:hint="eastAsia" w:ascii="仿宋" w:hAnsi="仿宋" w:eastAsia="仿宋"/>
          <w:sz w:val="24"/>
          <w:szCs w:val="24"/>
        </w:rPr>
        <w:t>化潜在客户的客户数及客户数占比。鼠标悬浮进行提示，如鼠标悬浮在“定期存款”分类，提示文案：“</w:t>
      </w:r>
      <w:r>
        <w:rPr>
          <w:rFonts w:ascii="仿宋" w:hAnsi="仿宋" w:eastAsia="仿宋"/>
          <w:sz w:val="24"/>
          <w:szCs w:val="24"/>
        </w:rPr>
        <w:t>{</w:t>
      </w:r>
      <w:r>
        <w:rPr>
          <w:rFonts w:hint="eastAsia" w:ascii="仿宋" w:hAnsi="仿宋" w:eastAsia="仿宋"/>
          <w:sz w:val="24"/>
          <w:szCs w:val="24"/>
        </w:rPr>
        <w:t>累计｜本年｜本月}定期存款转化：</w:t>
      </w:r>
      <w:r>
        <w:rPr>
          <w:rFonts w:ascii="仿宋" w:hAnsi="仿宋" w:eastAsia="仿宋"/>
          <w:sz w:val="24"/>
          <w:szCs w:val="24"/>
        </w:rPr>
        <w:t>34</w:t>
      </w:r>
      <w:r>
        <w:rPr>
          <w:rFonts w:hint="eastAsia" w:ascii="仿宋" w:hAnsi="仿宋" w:eastAsia="仿宋"/>
          <w:sz w:val="24"/>
          <w:szCs w:val="24"/>
        </w:rPr>
        <w:t>户</w:t>
      </w:r>
      <w:r>
        <w:rPr>
          <w:rFonts w:ascii="仿宋" w:hAnsi="仿宋" w:eastAsia="仿宋"/>
          <w:sz w:val="24"/>
          <w:szCs w:val="24"/>
        </w:rPr>
        <w:t xml:space="preserve"> 12.</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潜客调入/调出分析</w:t>
      </w:r>
    </w:p>
    <w:p>
      <w:pPr>
        <w:spacing w:line="360" w:lineRule="auto"/>
        <w:ind w:firstLine="420"/>
        <w:rPr>
          <w:rFonts w:ascii="仿宋" w:hAnsi="仿宋" w:eastAsia="仿宋"/>
          <w:sz w:val="24"/>
          <w:szCs w:val="24"/>
        </w:rPr>
      </w:pPr>
      <w:r>
        <w:rPr>
          <w:rFonts w:hint="eastAsia" w:ascii="仿宋" w:hAnsi="仿宋" w:eastAsia="仿宋"/>
          <w:sz w:val="24"/>
          <w:szCs w:val="24"/>
        </w:rPr>
        <w:t>图表类型：对比图</w:t>
      </w:r>
    </w:p>
    <w:p>
      <w:pPr>
        <w:spacing w:line="360" w:lineRule="auto"/>
        <w:ind w:firstLine="420"/>
        <w:rPr>
          <w:rFonts w:ascii="仿宋" w:hAnsi="仿宋" w:eastAsia="仿宋"/>
          <w:sz w:val="24"/>
          <w:szCs w:val="24"/>
        </w:rPr>
      </w:pPr>
      <w:r>
        <w:rPr>
          <w:rFonts w:hint="eastAsia" w:ascii="仿宋" w:hAnsi="仿宋" w:eastAsia="仿宋"/>
          <w:sz w:val="24"/>
          <w:szCs w:val="24"/>
        </w:rPr>
        <w:t>图表说明：调入与调出左右对比，左边调入，右边调出。统计调入与调出的潜客户数。鼠标悬浮进行提示，如鼠标悬浮在“调入”分类，提示文案：“</w:t>
      </w:r>
      <w:r>
        <w:rPr>
          <w:rFonts w:ascii="仿宋" w:hAnsi="仿宋" w:eastAsia="仿宋"/>
          <w:sz w:val="24"/>
          <w:szCs w:val="24"/>
        </w:rPr>
        <w:t>{</w:t>
      </w:r>
      <w:r>
        <w:rPr>
          <w:rFonts w:hint="eastAsia" w:ascii="仿宋" w:hAnsi="仿宋" w:eastAsia="仿宋"/>
          <w:sz w:val="24"/>
          <w:szCs w:val="24"/>
        </w:rPr>
        <w:t>累计｜本年｜本月}调入：</w:t>
      </w:r>
      <w:r>
        <w:rPr>
          <w:rFonts w:ascii="仿宋" w:hAnsi="仿宋" w:eastAsia="仿宋"/>
          <w:sz w:val="24"/>
          <w:szCs w:val="24"/>
        </w:rPr>
        <w:t>3</w:t>
      </w:r>
      <w:r>
        <w:rPr>
          <w:rFonts w:hint="eastAsia" w:ascii="仿宋" w:hAnsi="仿宋" w:eastAsia="仿宋"/>
          <w:sz w:val="24"/>
          <w:szCs w:val="24"/>
        </w:rPr>
        <w:t>户”。</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潜客趋势分析</w:t>
      </w:r>
    </w:p>
    <w:p>
      <w:pPr>
        <w:spacing w:line="360" w:lineRule="auto"/>
        <w:ind w:firstLine="420"/>
        <w:rPr>
          <w:rFonts w:ascii="仿宋" w:hAnsi="仿宋" w:eastAsia="仿宋"/>
          <w:sz w:val="24"/>
          <w:szCs w:val="24"/>
        </w:rPr>
      </w:pPr>
      <w:r>
        <w:rPr>
          <w:rFonts w:hint="eastAsia" w:ascii="仿宋" w:hAnsi="仿宋" w:eastAsia="仿宋"/>
          <w:sz w:val="24"/>
          <w:szCs w:val="24"/>
        </w:rPr>
        <w:t>图表类型：折线图</w:t>
      </w:r>
    </w:p>
    <w:p>
      <w:pPr>
        <w:spacing w:line="360" w:lineRule="auto"/>
        <w:ind w:firstLine="420"/>
        <w:rPr>
          <w:rFonts w:ascii="仿宋" w:hAnsi="仿宋" w:eastAsia="仿宋"/>
        </w:rPr>
      </w:pPr>
      <w:r>
        <w:rPr>
          <w:rFonts w:hint="eastAsia" w:ascii="仿宋" w:hAnsi="仿宋" w:eastAsia="仿宋"/>
          <w:sz w:val="24"/>
          <w:szCs w:val="24"/>
        </w:rPr>
        <w:t>图表说明： 按照月维度，统计近1</w:t>
      </w:r>
      <w:r>
        <w:rPr>
          <w:rFonts w:ascii="仿宋" w:hAnsi="仿宋" w:eastAsia="仿宋"/>
          <w:sz w:val="24"/>
          <w:szCs w:val="24"/>
        </w:rPr>
        <w:t>3</w:t>
      </w:r>
      <w:r>
        <w:rPr>
          <w:rFonts w:hint="eastAsia" w:ascii="仿宋" w:hAnsi="仿宋" w:eastAsia="仿宋"/>
          <w:sz w:val="24"/>
          <w:szCs w:val="24"/>
        </w:rPr>
        <w:t>个月每月潜在客户的新增数、转化率。鼠标悬浮进行提示，如鼠标悬浮在“某月”，提示文案：“某月：</w:t>
      </w:r>
      <w:r>
        <w:rPr>
          <w:rFonts w:ascii="仿宋" w:hAnsi="仿宋" w:eastAsia="仿宋"/>
          <w:sz w:val="24"/>
          <w:szCs w:val="24"/>
        </w:rPr>
        <w:t>34</w:t>
      </w:r>
      <w:r>
        <w:rPr>
          <w:rFonts w:hint="eastAsia" w:ascii="仿宋" w:hAnsi="仿宋" w:eastAsia="仿宋"/>
          <w:sz w:val="24"/>
          <w:szCs w:val="24"/>
        </w:rPr>
        <w:t>户</w:t>
      </w:r>
      <w:r>
        <w:rPr>
          <w:rFonts w:ascii="仿宋" w:hAnsi="仿宋" w:eastAsia="仿宋"/>
          <w:sz w:val="24"/>
          <w:szCs w:val="24"/>
        </w:rPr>
        <w:t xml:space="preserve"> 12.</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w:t>
      </w:r>
    </w:p>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我的潜客-新增</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ind w:firstLine="420"/>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w:t>
      </w:r>
      <w:r>
        <w:rPr>
          <w:rFonts w:ascii="仿宋" w:hAnsi="仿宋" w:eastAsia="仿宋"/>
          <w:sz w:val="24"/>
          <w:szCs w:val="24"/>
        </w:rPr>
        <w:t>客户经理新增潜在客户并录入基础信息，提升行外潜客的快速登记效率</w:t>
      </w:r>
      <w:r>
        <w:rPr>
          <w:rFonts w:hint="eastAsia" w:ascii="仿宋" w:hAnsi="仿宋" w:eastAsia="仿宋"/>
          <w:sz w:val="24"/>
          <w:szCs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ind w:firstLine="420"/>
        <w:rPr>
          <w:rFonts w:ascii="仿宋" w:hAnsi="仿宋" w:eastAsia="仿宋"/>
          <w:sz w:val="24"/>
          <w:szCs w:val="24"/>
        </w:rPr>
      </w:pPr>
      <w:r>
        <w:rPr>
          <w:rFonts w:ascii="仿宋" w:hAnsi="仿宋" w:eastAsia="仿宋"/>
          <w:sz w:val="24"/>
          <w:szCs w:val="24"/>
        </w:rPr>
        <w:t>新增潜客信息以客户名称和联系电话为核心必录项，其余字段可按业务需要补录。</w:t>
      </w:r>
    </w:p>
    <w:tbl>
      <w:tblPr>
        <w:tblStyle w:val="51"/>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74"/>
        <w:gridCol w:w="2273"/>
        <w:gridCol w:w="2251"/>
        <w:gridCol w:w="22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73" w:type="dxa"/>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51" w:type="dxa"/>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2" w:type="dxa"/>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联系电话</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必输</w:t>
            </w:r>
            <w:r>
              <w:rPr>
                <w:rFonts w:hint="eastAsia" w:ascii="仿宋" w:hAnsi="仿宋" w:eastAsia="仿宋"/>
                <w:color w:val="000000"/>
                <w:sz w:val="24"/>
                <w:szCs w:val="24"/>
              </w:rPr>
              <w:t>，电话号码格式校验</w:t>
            </w:r>
          </w:p>
        </w:tc>
        <w:tc>
          <w:tcPr>
            <w:tcW w:w="2251"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性别</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潜在客户性别，枚举值：男、女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证件类型</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潜在客户证件类型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证件号码</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，证件号码格式校验</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潜在客户证件号码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年龄</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若证件号码为身份证，则年龄由证件号码自动计算并反显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工作单位</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color w:val="000000"/>
                <w:sz w:val="24"/>
                <w:szCs w:val="24"/>
              </w:rPr>
              <w:t>工作单位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职位</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下拉框</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潜在客户职位</w:t>
            </w:r>
            <w:r>
              <w:rPr>
                <w:rFonts w:hint="eastAsia" w:ascii="仿宋" w:hAnsi="仿宋" w:eastAsia="仿宋"/>
                <w:color w:val="000000"/>
                <w:sz w:val="24"/>
                <w:szCs w:val="24"/>
              </w:rPr>
              <w:t>，枚举值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月收入</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、金额格式校验</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年收入</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、金额格式校验</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工作单位地址</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sz w:val="24"/>
                <w:szCs w:val="24"/>
              </w:rPr>
              <w:t>工作单位地址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居住地址</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sz w:val="24"/>
                <w:szCs w:val="24"/>
              </w:rPr>
              <w:t>居住地址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意向</w:t>
            </w:r>
            <w:r>
              <w:rPr>
                <w:rFonts w:hint="eastAsia" w:ascii="仿宋" w:hAnsi="仿宋" w:eastAsia="仿宋"/>
                <w:color w:val="000000"/>
                <w:sz w:val="24"/>
                <w:szCs w:val="24"/>
              </w:rPr>
              <w:t>产品</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单选</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潜在客户意向</w:t>
            </w:r>
            <w:r>
              <w:rPr>
                <w:rFonts w:hint="eastAsia" w:ascii="仿宋" w:hAnsi="仿宋" w:eastAsia="仿宋"/>
                <w:color w:val="000000"/>
                <w:sz w:val="24"/>
                <w:szCs w:val="24"/>
              </w:rPr>
              <w:t>（支持多选）</w:t>
            </w:r>
            <w:r>
              <w:rPr>
                <w:rFonts w:ascii="仿宋" w:hAnsi="仿宋" w:eastAsia="仿宋"/>
                <w:color w:val="000000"/>
                <w:sz w:val="24"/>
                <w:szCs w:val="24"/>
              </w:rPr>
              <w:t>，</w:t>
            </w:r>
            <w:commentRangeStart w:id="9"/>
            <w:r>
              <w:rPr>
                <w:rFonts w:ascii="仿宋" w:hAnsi="仿宋" w:eastAsia="仿宋"/>
                <w:color w:val="000000"/>
                <w:sz w:val="24"/>
                <w:szCs w:val="24"/>
              </w:rPr>
              <w:t>枚举值：</w:t>
            </w:r>
            <w:r>
              <w:rPr>
                <w:rFonts w:hint="eastAsia" w:ascii="仿宋" w:hAnsi="仿宋" w:eastAsia="仿宋"/>
                <w:color w:val="000000" w:themeColor="text1"/>
                <w:sz w:val="24"/>
                <w:szCs w:val="24"/>
                <w14:textFill>
                  <w14:solidFill>
                    <w14:schemeClr w14:val="tx1"/>
                  </w14:solidFill>
                </w14:textFill>
              </w:rPr>
              <w:t>个人贷款、定期存款、理财产品、保险、卡/折</w:t>
            </w:r>
            <w:commentRangeEnd w:id="9"/>
            <w:r>
              <w:rPr>
                <w:rStyle w:val="155"/>
                <w:rFonts w:ascii="仿宋" w:hAnsi="仿宋" w:eastAsia="仿宋"/>
              </w:rPr>
              <w:commentReference w:id="9"/>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备注</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潜在客户信息备注</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用户在“我的潜客”列表页点击“新增”按钮，从右侧抽屉式弹出“新增”界面。</w:t>
      </w:r>
    </w:p>
    <w:p>
      <w:pPr>
        <w:spacing w:line="360" w:lineRule="auto"/>
        <w:rPr>
          <w:rFonts w:ascii="仿宋" w:hAnsi="仿宋" w:eastAsia="仿宋"/>
          <w:sz w:val="24"/>
          <w:szCs w:val="24"/>
        </w:rPr>
      </w:pPr>
      <w:r>
        <w:rPr>
          <w:rFonts w:hint="eastAsia" w:ascii="仿宋" w:hAnsi="仿宋" w:eastAsia="仿宋"/>
          <w:sz w:val="24"/>
          <w:szCs w:val="24"/>
        </w:rPr>
        <w:t>2. 用户录入潜客信息后，点击“保存”提交，系统完成新增校验后保存潜客信息并返回我的潜客列表页面并提示，提示文案：“潜客XXX，新增成功！”。</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用户新增的潜在客户机构为客户经理归属机构。</w:t>
      </w:r>
    </w:p>
    <w:p>
      <w:pPr>
        <w:spacing w:line="360" w:lineRule="auto"/>
        <w:rPr>
          <w:rFonts w:ascii="仿宋" w:hAnsi="仿宋" w:eastAsia="仿宋"/>
          <w:sz w:val="24"/>
          <w:szCs w:val="24"/>
        </w:rPr>
      </w:pPr>
      <w:r>
        <w:rPr>
          <w:rFonts w:hint="eastAsia" w:ascii="仿宋" w:hAnsi="仿宋" w:eastAsia="仿宋"/>
          <w:sz w:val="24"/>
          <w:szCs w:val="24"/>
        </w:rPr>
        <w:t xml:space="preserve">2. </w:t>
      </w:r>
      <w:commentRangeStart w:id="10"/>
      <w:r>
        <w:rPr>
          <w:rFonts w:hint="eastAsia" w:ascii="仿宋" w:hAnsi="仿宋" w:eastAsia="仿宋"/>
          <w:sz w:val="24"/>
          <w:szCs w:val="24"/>
        </w:rPr>
        <w:t>潜在客户在同一个网点只能被录入一次，</w:t>
      </w:r>
      <w:commentRangeEnd w:id="10"/>
      <w:r>
        <w:rPr>
          <w:rStyle w:val="155"/>
          <w:rFonts w:ascii="仿宋" w:hAnsi="仿宋" w:eastAsia="仿宋"/>
        </w:rPr>
        <w:commentReference w:id="10"/>
      </w:r>
      <w:r>
        <w:rPr>
          <w:rFonts w:hint="eastAsia" w:ascii="仿宋" w:hAnsi="仿宋" w:eastAsia="仿宋"/>
          <w:sz w:val="24"/>
          <w:szCs w:val="24"/>
        </w:rPr>
        <w:t>需根据客户名称+手机号码/证件号码做唯一校验。</w:t>
      </w:r>
    </w:p>
    <w:p>
      <w:pPr>
        <w:spacing w:line="360" w:lineRule="auto"/>
        <w:rPr>
          <w:rFonts w:ascii="仿宋" w:hAnsi="仿宋" w:eastAsia="仿宋"/>
          <w:sz w:val="24"/>
          <w:szCs w:val="24"/>
        </w:rPr>
      </w:pPr>
      <w:r>
        <w:rPr>
          <w:rFonts w:hint="eastAsia" w:ascii="仿宋" w:hAnsi="仿宋" w:eastAsia="仿宋"/>
          <w:sz w:val="24"/>
          <w:szCs w:val="24"/>
        </w:rPr>
        <w:t>3. 若该客户已是存量潜客或正式客户，则新增潜客失败并提示，提示文案：“潜客新增失败，该客户已是</w:t>
      </w:r>
      <w:r>
        <w:rPr>
          <w:rFonts w:ascii="仿宋" w:hAnsi="仿宋" w:eastAsia="仿宋"/>
          <w:sz w:val="24"/>
          <w:szCs w:val="24"/>
        </w:rPr>
        <w:t>{</w:t>
      </w:r>
      <w:r>
        <w:rPr>
          <w:rFonts w:hint="eastAsia" w:ascii="仿宋" w:hAnsi="仿宋" w:eastAsia="仿宋"/>
          <w:sz w:val="24"/>
          <w:szCs w:val="24"/>
        </w:rPr>
        <w:t>存量潜客|正式客户}！”。</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理财经理或客户经理可新增我的潜在客户。</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我的潜客-编辑</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ind w:firstLine="420"/>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w:t>
      </w:r>
      <w:r>
        <w:rPr>
          <w:rFonts w:ascii="仿宋" w:hAnsi="仿宋" w:eastAsia="仿宋"/>
          <w:sz w:val="24"/>
          <w:szCs w:val="24"/>
        </w:rPr>
        <w:t>客户经理维护本人名下潜客基础信息，提升潜客数据的完整性和准确性</w:t>
      </w:r>
      <w:r>
        <w:rPr>
          <w:rFonts w:hint="eastAsia" w:ascii="仿宋" w:hAnsi="仿宋" w:eastAsia="仿宋"/>
          <w:sz w:val="24"/>
          <w:szCs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ind w:firstLine="420"/>
        <w:rPr>
          <w:rFonts w:ascii="仿宋" w:hAnsi="仿宋" w:eastAsia="仿宋"/>
          <w:sz w:val="24"/>
          <w:szCs w:val="24"/>
        </w:rPr>
      </w:pPr>
      <w:r>
        <w:rPr>
          <w:rFonts w:ascii="仿宋" w:hAnsi="仿宋" w:eastAsia="仿宋"/>
          <w:sz w:val="24"/>
          <w:szCs w:val="24"/>
        </w:rPr>
        <w:t>编辑潜客时复用新增潜客的表单结构，默认回显当前潜客信息</w:t>
      </w:r>
    </w:p>
    <w:tbl>
      <w:tblPr>
        <w:tblStyle w:val="51"/>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74"/>
        <w:gridCol w:w="2273"/>
        <w:gridCol w:w="2251"/>
        <w:gridCol w:w="22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73" w:type="dxa"/>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51" w:type="dxa"/>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2" w:type="dxa"/>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联系电话</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必输</w:t>
            </w:r>
            <w:r>
              <w:rPr>
                <w:rFonts w:hint="eastAsia" w:ascii="仿宋" w:hAnsi="仿宋" w:eastAsia="仿宋"/>
                <w:color w:val="000000"/>
                <w:sz w:val="24"/>
                <w:szCs w:val="24"/>
              </w:rPr>
              <w:t>，</w:t>
            </w:r>
            <w:r>
              <w:rPr>
                <w:rFonts w:hint="eastAsia" w:ascii="仿宋" w:hAnsi="仿宋" w:eastAsia="仿宋"/>
                <w:sz w:val="24"/>
                <w:szCs w:val="24"/>
              </w:rPr>
              <w:t>返显</w:t>
            </w:r>
            <w:r>
              <w:rPr>
                <w:rFonts w:hint="eastAsia" w:ascii="仿宋" w:hAnsi="仿宋" w:eastAsia="仿宋"/>
                <w:color w:val="000000"/>
                <w:sz w:val="24"/>
                <w:szCs w:val="24"/>
              </w:rPr>
              <w:t>，电话号码格式校验</w:t>
            </w:r>
          </w:p>
        </w:tc>
        <w:tc>
          <w:tcPr>
            <w:tcW w:w="2251"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性别</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潜在客户性别，枚举值：男、女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证件类型</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潜在客户证件类型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证件号码</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r>
              <w:rPr>
                <w:rFonts w:hint="eastAsia" w:ascii="仿宋" w:hAnsi="仿宋" w:eastAsia="仿宋"/>
                <w:color w:val="000000"/>
                <w:sz w:val="24"/>
                <w:szCs w:val="24"/>
              </w:rPr>
              <w:t>，证件号码格式校验</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潜在客户证件号码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年龄</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若证件号码为身份证，则年龄由证件号码自动计算并反显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工作单位</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color w:val="000000"/>
                <w:sz w:val="24"/>
                <w:szCs w:val="24"/>
              </w:rPr>
              <w:t>工作单位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职位</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下拉框</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潜在客户职位</w:t>
            </w:r>
            <w:r>
              <w:rPr>
                <w:rFonts w:hint="eastAsia" w:ascii="仿宋" w:hAnsi="仿宋" w:eastAsia="仿宋"/>
                <w:color w:val="000000"/>
                <w:sz w:val="24"/>
                <w:szCs w:val="24"/>
              </w:rPr>
              <w:t>，枚举值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月收入</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r>
              <w:rPr>
                <w:rFonts w:hint="eastAsia" w:ascii="仿宋" w:hAnsi="仿宋" w:eastAsia="仿宋"/>
                <w:color w:val="000000"/>
                <w:sz w:val="24"/>
                <w:szCs w:val="24"/>
              </w:rPr>
              <w:t>、金额格式校验</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年收入</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r>
              <w:rPr>
                <w:rFonts w:hint="eastAsia" w:ascii="仿宋" w:hAnsi="仿宋" w:eastAsia="仿宋"/>
                <w:color w:val="000000"/>
                <w:sz w:val="24"/>
                <w:szCs w:val="24"/>
              </w:rPr>
              <w:t>、金额格式校验</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工作单位地址</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sz w:val="24"/>
                <w:szCs w:val="24"/>
              </w:rPr>
              <w:t>工作单位地址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居住地址</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sz w:val="24"/>
                <w:szCs w:val="24"/>
              </w:rPr>
              <w:t>居住地址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意向</w:t>
            </w:r>
            <w:r>
              <w:rPr>
                <w:rFonts w:hint="eastAsia" w:ascii="仿宋" w:hAnsi="仿宋" w:eastAsia="仿宋"/>
                <w:color w:val="000000"/>
                <w:sz w:val="24"/>
                <w:szCs w:val="24"/>
              </w:rPr>
              <w:t>产品</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单选</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潜在客户意向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备注</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潜在客户信息备注</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用户在“我的潜客”列表页点击“编辑”按钮，从右侧抽屉式弹出“编辑”界面。</w:t>
      </w:r>
    </w:p>
    <w:p>
      <w:pPr>
        <w:spacing w:line="360" w:lineRule="auto"/>
        <w:rPr>
          <w:rFonts w:ascii="仿宋" w:hAnsi="仿宋" w:eastAsia="仿宋"/>
          <w:sz w:val="24"/>
          <w:szCs w:val="24"/>
        </w:rPr>
      </w:pPr>
      <w:r>
        <w:rPr>
          <w:rFonts w:hint="eastAsia" w:ascii="仿宋" w:hAnsi="仿宋" w:eastAsia="仿宋"/>
          <w:sz w:val="24"/>
          <w:szCs w:val="24"/>
        </w:rPr>
        <w:t>2. 用户修改潜客信息后点击“确定”提交。系统完成编辑校验后保存潜客信息并返回我的潜客列表并提示，提示文案：“潜客XXX，编辑成功！”。</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用户仅可编辑自己名下的潜在客户信息。</w:t>
      </w:r>
    </w:p>
    <w:p>
      <w:pPr>
        <w:spacing w:line="360" w:lineRule="auto"/>
        <w:rPr>
          <w:rFonts w:ascii="仿宋" w:hAnsi="仿宋" w:eastAsia="仿宋"/>
          <w:sz w:val="24"/>
          <w:szCs w:val="24"/>
        </w:rPr>
      </w:pPr>
      <w:r>
        <w:rPr>
          <w:rFonts w:hint="eastAsia" w:ascii="仿宋" w:hAnsi="仿宋" w:eastAsia="仿宋"/>
          <w:sz w:val="24"/>
          <w:szCs w:val="24"/>
        </w:rPr>
        <w:t>2. 编辑表单的默认值、校验规则和必输项与新增潜客保持一致，回显当前潜客原始信息。</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理财经理或客户经理仅可编辑本人名下的潜在客户。</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我的潜客-删除</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w:t>
      </w:r>
      <w:r>
        <w:rPr>
          <w:rFonts w:ascii="仿宋" w:hAnsi="仿宋" w:eastAsia="仿宋"/>
          <w:sz w:val="24"/>
          <w:szCs w:val="24"/>
        </w:rPr>
        <w:t>客户经理删除本人名下潜在客户信息，提升潜客清单管理效率</w:t>
      </w:r>
      <w:r>
        <w:rPr>
          <w:rFonts w:hint="eastAsia" w:ascii="仿宋" w:hAnsi="仿宋" w:eastAsia="仿宋"/>
          <w:sz w:val="24"/>
          <w:szCs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用户在“我的潜客”列表，左上角统一操作按钮区点击“删除”按钮时。当未勾选客户直接发起批量操作时，系统应弹出二次确认框，提示文案为：“您当前未勾选客户，请先选择要删除</w:t>
      </w:r>
      <w:r>
        <w:rPr>
          <w:rFonts w:ascii="仿宋" w:hAnsi="仿宋" w:eastAsia="仿宋"/>
          <w:sz w:val="24"/>
          <w:szCs w:val="24"/>
        </w:rPr>
        <w:t>{</w:t>
      </w:r>
      <w:r>
        <w:rPr>
          <w:rFonts w:hint="eastAsia" w:ascii="仿宋" w:hAnsi="仿宋" w:eastAsia="仿宋"/>
          <w:sz w:val="24"/>
          <w:szCs w:val="24"/>
        </w:rPr>
        <w:t>潜在客户</w:t>
      </w:r>
      <w:r>
        <w:rPr>
          <w:rFonts w:ascii="仿宋" w:hAnsi="仿宋" w:eastAsia="仿宋"/>
          <w:sz w:val="24"/>
          <w:szCs w:val="24"/>
        </w:rPr>
        <w:t>}</w:t>
      </w:r>
      <w:r>
        <w:rPr>
          <w:rFonts w:hint="eastAsia" w:ascii="仿宋" w:hAnsi="仿宋" w:eastAsia="仿宋"/>
          <w:sz w:val="24"/>
          <w:szCs w:val="24"/>
        </w:rPr>
        <w:t>？”。当用户勾选部分或全部客户执行批量操作时，系统应仅对已勾选客户执行处理，并弹出二次确认框，提示文案为：“您将对已勾选的 {X} 位客户进行批量删除操作。请确认是否继续？”。</w:t>
      </w:r>
    </w:p>
    <w:p>
      <w:pPr>
        <w:spacing w:line="360" w:lineRule="auto"/>
        <w:rPr>
          <w:rFonts w:ascii="仿宋" w:hAnsi="仿宋" w:eastAsia="仿宋"/>
          <w:sz w:val="24"/>
          <w:szCs w:val="24"/>
        </w:rPr>
      </w:pPr>
      <w:r>
        <w:rPr>
          <w:rFonts w:hint="eastAsia" w:ascii="仿宋" w:hAnsi="仿宋" w:eastAsia="仿宋"/>
          <w:sz w:val="24"/>
          <w:szCs w:val="24"/>
        </w:rPr>
        <w:t>2. 用户确认后，系统执行删除处理并刷新界面。</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潜在客户的删除为逻辑删除，已转正潜客不可删除。</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删除前需进行二次确认，避免误操作。</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理财经理或客户经理仅可删除本人名下的潜在客户。</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hint="eastAsia" w:ascii="仿宋" w:hAnsi="仿宋" w:eastAsia="仿宋"/>
          <w:sz w:val="24"/>
          <w:szCs w:val="24"/>
        </w:rPr>
        <w:t>删除成功，提示文案：“已成功删除</w:t>
      </w:r>
      <w:r>
        <w:rPr>
          <w:rFonts w:ascii="仿宋" w:hAnsi="仿宋" w:eastAsia="仿宋"/>
          <w:sz w:val="24"/>
          <w:szCs w:val="24"/>
        </w:rPr>
        <w:t>{X}</w:t>
      </w:r>
      <w:r>
        <w:rPr>
          <w:rFonts w:hint="eastAsia" w:ascii="仿宋" w:hAnsi="仿宋" w:eastAsia="仿宋"/>
          <w:sz w:val="24"/>
          <w:szCs w:val="24"/>
        </w:rPr>
        <w:t>位潜在客户！”。</w:t>
      </w:r>
    </w:p>
    <w:p>
      <w:pPr>
        <w:spacing w:line="360" w:lineRule="auto"/>
        <w:rPr>
          <w:rFonts w:ascii="仿宋" w:hAnsi="仿宋" w:eastAsia="仿宋"/>
          <w:sz w:val="24"/>
          <w:szCs w:val="24"/>
        </w:rPr>
      </w:pPr>
      <w:r>
        <w:rPr>
          <w:rFonts w:hint="eastAsia" w:ascii="仿宋" w:hAnsi="仿宋" w:eastAsia="仿宋"/>
          <w:sz w:val="24"/>
          <w:szCs w:val="24"/>
        </w:rPr>
        <w:t>删除失败，提示文案：“</w:t>
      </w:r>
      <w:r>
        <w:rPr>
          <w:rFonts w:ascii="仿宋" w:hAnsi="仿宋" w:eastAsia="仿宋"/>
          <w:sz w:val="24"/>
          <w:szCs w:val="24"/>
        </w:rPr>
        <w:t xml:space="preserve"> {X}</w:t>
      </w:r>
      <w:r>
        <w:rPr>
          <w:rFonts w:hint="eastAsia" w:ascii="仿宋" w:hAnsi="仿宋" w:eastAsia="仿宋"/>
          <w:sz w:val="24"/>
          <w:szCs w:val="24"/>
        </w:rPr>
        <w:t>位潜在客户删除失败！”。</w:t>
      </w: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我的潜客-批量导入</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w:t>
      </w:r>
      <w:r>
        <w:rPr>
          <w:rFonts w:ascii="仿宋" w:hAnsi="仿宋" w:eastAsia="仿宋"/>
          <w:sz w:val="24"/>
          <w:szCs w:val="24"/>
        </w:rPr>
        <w:t>客户经理批量导入潜在客户名单，提升潜客录入效率和数据沉淀能力</w:t>
      </w:r>
      <w:r>
        <w:rPr>
          <w:rFonts w:hint="eastAsia" w:ascii="仿宋" w:hAnsi="仿宋" w:eastAsia="仿宋"/>
          <w:sz w:val="24"/>
          <w:szCs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导入前需先下载模板文件。</w:t>
      </w:r>
    </w:p>
    <w:tbl>
      <w:tblPr>
        <w:tblStyle w:val="51"/>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1"/>
        <w:gridCol w:w="2296"/>
        <w:gridCol w:w="2251"/>
        <w:gridCol w:w="22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51" w:type="dxa"/>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96" w:type="dxa"/>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51" w:type="dxa"/>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2" w:type="dxa"/>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51" w:type="dxa"/>
          </w:tcPr>
          <w:p>
            <w:pPr>
              <w:spacing w:line="360" w:lineRule="auto"/>
              <w:rPr>
                <w:rFonts w:ascii="仿宋" w:hAnsi="仿宋" w:eastAsia="仿宋"/>
                <w:sz w:val="24"/>
                <w:szCs w:val="24"/>
              </w:rPr>
            </w:pPr>
            <w:r>
              <w:rPr>
                <w:rFonts w:hint="eastAsia" w:ascii="仿宋" w:hAnsi="仿宋" w:eastAsia="仿宋"/>
                <w:sz w:val="24"/>
                <w:szCs w:val="24"/>
              </w:rPr>
              <w:t>模板下载</w:t>
            </w:r>
          </w:p>
        </w:tc>
        <w:tc>
          <w:tcPr>
            <w:tcW w:w="2296" w:type="dxa"/>
          </w:tcPr>
          <w:p>
            <w:pPr>
              <w:spacing w:line="360" w:lineRule="auto"/>
              <w:rPr>
                <w:rFonts w:ascii="仿宋" w:hAnsi="仿宋" w:eastAsia="仿宋"/>
                <w:sz w:val="24"/>
                <w:szCs w:val="24"/>
              </w:rPr>
            </w:pPr>
            <w:r>
              <w:rPr>
                <w:rFonts w:hint="eastAsia" w:ascii="仿宋" w:hAnsi="仿宋" w:eastAsia="仿宋"/>
                <w:color w:val="000000"/>
                <w:sz w:val="24"/>
                <w:szCs w:val="24"/>
              </w:rPr>
              <w:t>显示模板名称</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附件</w:t>
            </w:r>
          </w:p>
        </w:tc>
        <w:tc>
          <w:tcPr>
            <w:tcW w:w="2262" w:type="dxa"/>
          </w:tcPr>
          <w:p>
            <w:pPr>
              <w:spacing w:line="360" w:lineRule="auto"/>
              <w:rPr>
                <w:rFonts w:ascii="仿宋" w:hAnsi="仿宋" w:eastAsia="仿宋"/>
                <w:sz w:val="24"/>
                <w:szCs w:val="24"/>
              </w:rPr>
            </w:pPr>
            <w:r>
              <w:rPr>
                <w:rFonts w:hint="eastAsia" w:ascii="仿宋" w:hAnsi="仿宋" w:eastAsia="仿宋"/>
                <w:sz w:val="24"/>
                <w:szCs w:val="24"/>
              </w:rPr>
              <w:t>点击显示的模板名称，下载导入模板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51" w:type="dxa"/>
          </w:tcPr>
          <w:p>
            <w:pPr>
              <w:spacing w:line="360" w:lineRule="auto"/>
              <w:rPr>
                <w:rFonts w:ascii="仿宋" w:hAnsi="仿宋" w:eastAsia="仿宋"/>
                <w:sz w:val="24"/>
                <w:szCs w:val="24"/>
              </w:rPr>
            </w:pPr>
            <w:r>
              <w:rPr>
                <w:rFonts w:hint="eastAsia" w:ascii="仿宋" w:hAnsi="仿宋" w:eastAsia="仿宋"/>
                <w:sz w:val="24"/>
                <w:szCs w:val="24"/>
              </w:rPr>
              <w:t>模板导入</w:t>
            </w:r>
          </w:p>
        </w:tc>
        <w:tc>
          <w:tcPr>
            <w:tcW w:w="2296" w:type="dxa"/>
          </w:tcPr>
          <w:p>
            <w:pPr>
              <w:spacing w:line="360" w:lineRule="auto"/>
              <w:rPr>
                <w:rFonts w:ascii="仿宋" w:hAnsi="仿宋" w:eastAsia="仿宋"/>
                <w:sz w:val="24"/>
                <w:szCs w:val="24"/>
              </w:rPr>
            </w:pPr>
            <w:r>
              <w:rPr>
                <w:rFonts w:ascii="仿宋" w:hAnsi="仿宋" w:eastAsia="仿宋"/>
                <w:color w:val="000000"/>
                <w:sz w:val="24"/>
                <w:szCs w:val="24"/>
              </w:rPr>
              <w:t>必输，后缀为 xls/xlsx，大小不超过 5M</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附件</w:t>
            </w:r>
          </w:p>
        </w:tc>
        <w:tc>
          <w:tcPr>
            <w:tcW w:w="2262" w:type="dxa"/>
          </w:tcPr>
          <w:p>
            <w:pPr>
              <w:spacing w:line="360" w:lineRule="auto"/>
              <w:rPr>
                <w:rFonts w:ascii="仿宋" w:hAnsi="仿宋" w:eastAsia="仿宋"/>
                <w:sz w:val="24"/>
                <w:szCs w:val="24"/>
              </w:rPr>
            </w:pPr>
            <w:r>
              <w:rPr>
                <w:rFonts w:hint="eastAsia" w:ascii="仿宋" w:hAnsi="仿宋" w:eastAsia="仿宋"/>
                <w:sz w:val="24"/>
                <w:szCs w:val="24"/>
              </w:rPr>
              <w:t>选择录入好的模板数据，上传导入</w:t>
            </w:r>
          </w:p>
        </w:tc>
      </w:tr>
    </w:tbl>
    <w:p>
      <w:pPr>
        <w:spacing w:line="360" w:lineRule="auto"/>
        <w:rPr>
          <w:rFonts w:ascii="仿宋" w:hAnsi="仿宋" w:eastAsia="仿宋"/>
          <w:color w:val="FF0000"/>
          <w:sz w:val="24"/>
          <w:szCs w:val="24"/>
        </w:rPr>
      </w:pPr>
    </w:p>
    <w:p>
      <w:pPr>
        <w:spacing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Excel</w:t>
      </w:r>
      <w:r>
        <w:rPr>
          <w:rFonts w:ascii="仿宋" w:hAnsi="仿宋" w:eastAsia="仿宋"/>
          <w:color w:val="000000" w:themeColor="text1"/>
          <w:sz w:val="24"/>
          <w:szCs w:val="24"/>
          <w14:textFill>
            <w14:solidFill>
              <w14:schemeClr w14:val="tx1"/>
            </w14:solidFill>
          </w14:textFill>
        </w:rPr>
        <w:t>模板填充潜客信息后上传导入</w:t>
      </w:r>
      <w:r>
        <w:rPr>
          <w:rFonts w:hint="eastAsia" w:ascii="仿宋" w:hAnsi="仿宋" w:eastAsia="仿宋"/>
          <w:color w:val="000000" w:themeColor="text1"/>
          <w:sz w:val="24"/>
          <w:szCs w:val="24"/>
          <w14:textFill>
            <w14:solidFill>
              <w14:schemeClr w14:val="tx1"/>
            </w14:solidFill>
          </w14:textFill>
        </w:rPr>
        <w:t>，以下为模板导入的要素。</w:t>
      </w:r>
    </w:p>
    <w:tbl>
      <w:tblPr>
        <w:tblStyle w:val="51"/>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74"/>
        <w:gridCol w:w="2273"/>
        <w:gridCol w:w="2251"/>
        <w:gridCol w:w="22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73" w:type="dxa"/>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51" w:type="dxa"/>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2" w:type="dxa"/>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联系电话</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必输</w:t>
            </w:r>
            <w:r>
              <w:rPr>
                <w:rFonts w:hint="eastAsia" w:ascii="仿宋" w:hAnsi="仿宋" w:eastAsia="仿宋"/>
                <w:color w:val="000000"/>
                <w:sz w:val="24"/>
                <w:szCs w:val="24"/>
              </w:rPr>
              <w:t>，电话号码格式校验</w:t>
            </w:r>
          </w:p>
        </w:tc>
        <w:tc>
          <w:tcPr>
            <w:tcW w:w="2251"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性别</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潜在客户性别，枚举值：男、女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证件类型</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潜在客户证件类型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证件号码</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，证件号码格式校验</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潜在客户证件号码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年龄</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若证件号码为身份证，则年龄由证件号码自动计算并反显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工作单位</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color w:val="000000"/>
                <w:sz w:val="24"/>
                <w:szCs w:val="24"/>
              </w:rPr>
              <w:t>工作单位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职位</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下拉框</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潜在客户职位</w:t>
            </w:r>
            <w:r>
              <w:rPr>
                <w:rFonts w:hint="eastAsia" w:ascii="仿宋" w:hAnsi="仿宋" w:eastAsia="仿宋"/>
                <w:color w:val="000000"/>
                <w:sz w:val="24"/>
                <w:szCs w:val="24"/>
              </w:rPr>
              <w:t>，枚举值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月收入</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、金额格式校验</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年收入</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、金额格式校验</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工作单位地址</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sz w:val="24"/>
                <w:szCs w:val="24"/>
              </w:rPr>
              <w:t>工作单位地址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居住地址</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sz w:val="24"/>
                <w:szCs w:val="24"/>
              </w:rPr>
              <w:t>居住地址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意向</w:t>
            </w:r>
            <w:r>
              <w:rPr>
                <w:rFonts w:hint="eastAsia" w:ascii="仿宋" w:hAnsi="仿宋" w:eastAsia="仿宋"/>
                <w:color w:val="000000"/>
                <w:sz w:val="24"/>
                <w:szCs w:val="24"/>
              </w:rPr>
              <w:t>产品</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单选</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潜在客户意向</w:t>
            </w:r>
            <w:r>
              <w:rPr>
                <w:rFonts w:hint="eastAsia" w:ascii="仿宋" w:hAnsi="仿宋" w:eastAsia="仿宋"/>
                <w:color w:val="000000"/>
                <w:sz w:val="24"/>
                <w:szCs w:val="24"/>
              </w:rPr>
              <w:t>（支持多选）</w:t>
            </w:r>
            <w:r>
              <w:rPr>
                <w:rFonts w:ascii="仿宋" w:hAnsi="仿宋" w:eastAsia="仿宋"/>
                <w:color w:val="000000"/>
                <w:sz w:val="24"/>
                <w:szCs w:val="24"/>
              </w:rPr>
              <w:t>，</w:t>
            </w:r>
            <w:commentRangeStart w:id="11"/>
            <w:r>
              <w:rPr>
                <w:rFonts w:ascii="仿宋" w:hAnsi="仿宋" w:eastAsia="仿宋"/>
                <w:color w:val="000000"/>
                <w:sz w:val="24"/>
                <w:szCs w:val="24"/>
              </w:rPr>
              <w:t>枚举值：</w:t>
            </w:r>
            <w:r>
              <w:rPr>
                <w:rFonts w:hint="eastAsia" w:ascii="仿宋" w:hAnsi="仿宋" w:eastAsia="仿宋"/>
                <w:color w:val="000000" w:themeColor="text1"/>
                <w:sz w:val="24"/>
                <w:szCs w:val="24"/>
                <w14:textFill>
                  <w14:solidFill>
                    <w14:schemeClr w14:val="tx1"/>
                  </w14:solidFill>
                </w14:textFill>
              </w:rPr>
              <w:t>个人贷款、定期存款、理财产品、保险、卡/折</w:t>
            </w:r>
            <w:commentRangeEnd w:id="11"/>
            <w:r>
              <w:rPr>
                <w:rStyle w:val="155"/>
                <w:rFonts w:ascii="仿宋" w:hAnsi="仿宋" w:eastAsia="仿宋"/>
              </w:rPr>
              <w:commentReference w:id="11"/>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备注</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潜在客户信息备注</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用户在“我的潜客”列表，左上角统一操作按钮区点击 “批量导入”按钮时，从右侧抽屉式弹出“批量导入”界面。</w:t>
      </w:r>
    </w:p>
    <w:p>
      <w:pPr>
        <w:spacing w:line="360" w:lineRule="auto"/>
        <w:rPr>
          <w:rFonts w:ascii="仿宋" w:hAnsi="仿宋" w:eastAsia="仿宋"/>
          <w:sz w:val="24"/>
          <w:szCs w:val="24"/>
        </w:rPr>
      </w:pPr>
      <w:r>
        <w:rPr>
          <w:rFonts w:hint="eastAsia" w:ascii="仿宋" w:hAnsi="仿宋" w:eastAsia="仿宋"/>
          <w:sz w:val="24"/>
          <w:szCs w:val="24"/>
        </w:rPr>
        <w:t>2. 用户先下载模板、然后填充数据，再选择填充好数据的模板文件并提交导入。</w:t>
      </w:r>
    </w:p>
    <w:p>
      <w:pPr>
        <w:spacing w:line="360" w:lineRule="auto"/>
        <w:rPr>
          <w:rFonts w:ascii="仿宋" w:hAnsi="仿宋" w:eastAsia="仿宋"/>
          <w:sz w:val="24"/>
          <w:szCs w:val="24"/>
        </w:rPr>
      </w:pPr>
      <w:r>
        <w:rPr>
          <w:rFonts w:hint="eastAsia" w:ascii="仿宋" w:hAnsi="仿宋" w:eastAsia="仿宋"/>
          <w:sz w:val="24"/>
          <w:szCs w:val="24"/>
        </w:rPr>
        <w:t>3. 系统校验上传文件和数据内容后，返回导入结果并刷新页面。</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理财经理或客户经理在我的潜客，导入的潜客数据属于本人的潜在客户资源，其他人员无法查看。</w:t>
      </w:r>
    </w:p>
    <w:p>
      <w:pPr>
        <w:spacing w:line="360" w:lineRule="auto"/>
        <w:rPr>
          <w:rFonts w:ascii="仿宋" w:hAnsi="仿宋" w:eastAsia="仿宋"/>
          <w:sz w:val="24"/>
          <w:szCs w:val="24"/>
        </w:rPr>
      </w:pPr>
      <w:r>
        <w:rPr>
          <w:rFonts w:hint="eastAsia" w:ascii="仿宋" w:hAnsi="仿宋" w:eastAsia="仿宋"/>
          <w:sz w:val="24"/>
          <w:szCs w:val="24"/>
        </w:rPr>
        <w:t>2. 仅支持 xls、xlsx 格式文件，导入文件大小不超过 5M。</w:t>
      </w:r>
    </w:p>
    <w:p>
      <w:pPr>
        <w:spacing w:line="360" w:lineRule="auto"/>
        <w:rPr>
          <w:rFonts w:ascii="仿宋" w:hAnsi="仿宋" w:eastAsia="仿宋"/>
          <w:sz w:val="24"/>
          <w:szCs w:val="24"/>
        </w:rPr>
      </w:pPr>
      <w:r>
        <w:rPr>
          <w:rFonts w:hint="eastAsia" w:ascii="仿宋" w:hAnsi="仿宋" w:eastAsia="仿宋"/>
          <w:sz w:val="24"/>
          <w:szCs w:val="24"/>
        </w:rPr>
        <w:t>3. 若导入的数据已存在（唯一性校验客户姓名+手机号/证件号码），则跳过，继续执行并记录该条失败的原因（“第</w:t>
      </w:r>
      <w:r>
        <w:rPr>
          <w:rFonts w:ascii="仿宋" w:hAnsi="仿宋" w:eastAsia="仿宋"/>
          <w:sz w:val="24"/>
          <w:szCs w:val="24"/>
        </w:rPr>
        <w:t>{X}</w:t>
      </w:r>
      <w:r>
        <w:rPr>
          <w:rFonts w:hint="eastAsia" w:ascii="仿宋" w:hAnsi="仿宋" w:eastAsia="仿宋"/>
          <w:sz w:val="24"/>
          <w:szCs w:val="24"/>
        </w:rPr>
        <w:t>条数据已存在”）。待全部执行完后，校验数据导入完整性并反馈导入成功/失败的条数及原因。</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理财经理或客户经理仅可在我的潜客列表导入潜客数据。</w:t>
      </w:r>
    </w:p>
    <w:p>
      <w:pPr>
        <w:pStyle w:val="8"/>
        <w:numPr>
          <w:ilvl w:val="5"/>
          <w:numId w:val="14"/>
        </w:numPr>
        <w:spacing w:line="360" w:lineRule="auto"/>
        <w:rPr>
          <w:rFonts w:ascii="仿宋" w:hAnsi="仿宋" w:eastAsia="仿宋"/>
        </w:rPr>
      </w:pPr>
      <w:r>
        <w:rPr>
          <w:rFonts w:hint="eastAsia" w:ascii="仿宋" w:hAnsi="仿宋" w:eastAsia="仿宋"/>
        </w:rPr>
        <w:t>输出</w:t>
      </w:r>
    </w:p>
    <w:p>
      <w:pPr>
        <w:pStyle w:val="172"/>
        <w:numPr>
          <w:ilvl w:val="0"/>
          <w:numId w:val="27"/>
        </w:numPr>
        <w:spacing w:line="360" w:lineRule="auto"/>
        <w:ind w:firstLineChars="0"/>
        <w:rPr>
          <w:rFonts w:ascii="仿宋" w:hAnsi="仿宋" w:eastAsia="仿宋"/>
        </w:rPr>
      </w:pPr>
      <w:r>
        <w:rPr>
          <w:rFonts w:hint="eastAsia" w:ascii="仿宋" w:hAnsi="仿宋" w:eastAsia="仿宋"/>
          <w:sz w:val="24"/>
          <w:szCs w:val="24"/>
        </w:rPr>
        <w:t>导入成功，提示文案：“导入成功！成功</w:t>
      </w:r>
      <w:r>
        <w:rPr>
          <w:rFonts w:ascii="仿宋" w:hAnsi="仿宋" w:eastAsia="仿宋"/>
          <w:sz w:val="24"/>
          <w:szCs w:val="24"/>
        </w:rPr>
        <w:t>{X}</w:t>
      </w:r>
      <w:r>
        <w:rPr>
          <w:rFonts w:hint="eastAsia" w:ascii="仿宋" w:hAnsi="仿宋" w:eastAsia="仿宋"/>
          <w:sz w:val="24"/>
          <w:szCs w:val="24"/>
        </w:rPr>
        <w:t>条，失败</w:t>
      </w:r>
      <w:r>
        <w:rPr>
          <w:rFonts w:ascii="仿宋" w:hAnsi="仿宋" w:eastAsia="仿宋"/>
          <w:sz w:val="24"/>
          <w:szCs w:val="24"/>
        </w:rPr>
        <w:t>{X}</w:t>
      </w:r>
      <w:r>
        <w:rPr>
          <w:rFonts w:hint="eastAsia" w:ascii="仿宋" w:hAnsi="仿宋" w:eastAsia="仿宋"/>
          <w:sz w:val="24"/>
          <w:szCs w:val="24"/>
        </w:rPr>
        <w:t>条。失败原因：XXXX！”。</w:t>
      </w:r>
    </w:p>
    <w:p>
      <w:pPr>
        <w:pStyle w:val="172"/>
        <w:numPr>
          <w:ilvl w:val="0"/>
          <w:numId w:val="27"/>
        </w:numPr>
        <w:spacing w:line="360" w:lineRule="auto"/>
        <w:ind w:firstLineChars="0"/>
        <w:rPr>
          <w:rFonts w:ascii="仿宋" w:hAnsi="仿宋" w:eastAsia="仿宋"/>
        </w:rPr>
      </w:pPr>
      <w:r>
        <w:rPr>
          <w:rFonts w:hint="eastAsia" w:ascii="仿宋" w:hAnsi="仿宋" w:eastAsia="仿宋"/>
          <w:sz w:val="24"/>
          <w:szCs w:val="24"/>
        </w:rPr>
        <w:t>导入失败，提示文案：“失败原因：XXXX！”。</w:t>
      </w: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我的潜客-邀约计划</w:t>
      </w:r>
    </w:p>
    <w:p>
      <w:pPr>
        <w:spacing w:line="360" w:lineRule="auto"/>
        <w:rPr>
          <w:rFonts w:ascii="仿宋" w:hAnsi="仿宋" w:eastAsia="仿宋"/>
          <w:i/>
          <w:iCs/>
          <w:sz w:val="24"/>
          <w:szCs w:val="24"/>
        </w:rPr>
      </w:pPr>
      <w:r>
        <w:rPr>
          <w:rFonts w:hint="eastAsia" w:ascii="仿宋" w:hAnsi="仿宋" w:eastAsia="仿宋"/>
          <w:i/>
          <w:iCs/>
          <w:sz w:val="24"/>
          <w:szCs w:val="24"/>
        </w:rPr>
        <w:t>详见：公共功能/客户联络/邀约计划章节</w:t>
      </w:r>
    </w:p>
    <w:p>
      <w:pPr>
        <w:pStyle w:val="6"/>
        <w:numPr>
          <w:ilvl w:val="3"/>
          <w:numId w:val="14"/>
        </w:numPr>
        <w:spacing w:line="360" w:lineRule="auto"/>
        <w:rPr>
          <w:rFonts w:ascii="仿宋" w:hAnsi="仿宋" w:eastAsia="仿宋"/>
        </w:rPr>
      </w:pPr>
      <w:r>
        <w:rPr>
          <w:rFonts w:hint="eastAsia" w:ascii="仿宋" w:hAnsi="仿宋" w:eastAsia="仿宋"/>
        </w:rPr>
        <w:t>机构未分配潜客</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机构未分配潜客-列表</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理财经理或客户经理</w:t>
      </w:r>
      <w:r>
        <w:rPr>
          <w:rFonts w:ascii="仿宋" w:hAnsi="仿宋" w:eastAsia="仿宋"/>
          <w:sz w:val="24"/>
          <w:szCs w:val="24"/>
        </w:rPr>
        <w:t>查询本机构</w:t>
      </w:r>
      <w:r>
        <w:rPr>
          <w:rFonts w:hint="eastAsia" w:ascii="仿宋" w:hAnsi="仿宋" w:eastAsia="仿宋"/>
          <w:sz w:val="24"/>
          <w:szCs w:val="24"/>
        </w:rPr>
        <w:t>辖下</w:t>
      </w:r>
      <w:r>
        <w:rPr>
          <w:rFonts w:ascii="仿宋" w:hAnsi="仿宋" w:eastAsia="仿宋"/>
          <w:sz w:val="24"/>
          <w:szCs w:val="24"/>
        </w:rPr>
        <w:t>未分配潜在客户，并通过</w:t>
      </w:r>
      <w:r>
        <w:rPr>
          <w:rFonts w:hint="eastAsia" w:ascii="仿宋" w:hAnsi="仿宋" w:eastAsia="仿宋"/>
          <w:sz w:val="24"/>
          <w:szCs w:val="24"/>
        </w:rPr>
        <w:t>申领功能</w:t>
      </w:r>
      <w:r>
        <w:rPr>
          <w:rFonts w:ascii="仿宋" w:hAnsi="仿宋" w:eastAsia="仿宋"/>
          <w:sz w:val="24"/>
          <w:szCs w:val="24"/>
        </w:rPr>
        <w:t>发起申领操作，提升潜客归属处理效率</w:t>
      </w:r>
      <w:r>
        <w:rPr>
          <w:rFonts w:hint="eastAsia" w:ascii="仿宋" w:hAnsi="仿宋" w:eastAsia="仿宋"/>
          <w:sz w:val="24"/>
          <w:szCs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ascii="仿宋" w:hAnsi="仿宋" w:eastAsia="仿宋"/>
          <w:sz w:val="24"/>
          <w:szCs w:val="24"/>
        </w:rPr>
        <w:t>支持按归属机构、批次号、客户名称、联系电话、证件号码筛选机构未分配潜客，其中客户名称支持模糊查询，联系电话和证件号码支持精确查询。</w:t>
      </w:r>
    </w:p>
    <w:tbl>
      <w:tblPr>
        <w:tblStyle w:val="51"/>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70" w:type="dxa"/>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60" w:type="dxa"/>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70" w:type="dxa"/>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color w:val="000000"/>
                <w:sz w:val="24"/>
                <w:szCs w:val="24"/>
              </w:rPr>
              <w:t>归属机构</w:t>
            </w:r>
          </w:p>
        </w:tc>
        <w:tc>
          <w:tcPr>
            <w:tcW w:w="2270" w:type="dxa"/>
          </w:tcPr>
          <w:p>
            <w:pPr>
              <w:spacing w:line="360" w:lineRule="auto"/>
              <w:rPr>
                <w:rFonts w:ascii="仿宋" w:hAnsi="仿宋" w:eastAsia="仿宋"/>
                <w:sz w:val="24"/>
                <w:szCs w:val="24"/>
              </w:rPr>
            </w:pPr>
            <w:r>
              <w:rPr>
                <w:rFonts w:hint="eastAsia" w:ascii="仿宋" w:hAnsi="仿宋" w:eastAsia="仿宋"/>
                <w:sz w:val="24"/>
                <w:szCs w:val="24"/>
              </w:rPr>
              <w:t>必输，默认选择当前用户的归属机构</w:t>
            </w:r>
          </w:p>
        </w:tc>
        <w:tc>
          <w:tcPr>
            <w:tcW w:w="2260" w:type="dxa"/>
          </w:tcPr>
          <w:p>
            <w:pPr>
              <w:spacing w:line="360" w:lineRule="auto"/>
              <w:rPr>
                <w:rFonts w:ascii="仿宋" w:hAnsi="仿宋" w:eastAsia="仿宋"/>
                <w:sz w:val="24"/>
                <w:szCs w:val="24"/>
              </w:rPr>
            </w:pPr>
            <w:r>
              <w:rPr>
                <w:rFonts w:hint="eastAsia" w:ascii="仿宋" w:hAnsi="仿宋" w:eastAsia="仿宋"/>
                <w:sz w:val="24"/>
                <w:szCs w:val="24"/>
              </w:rPr>
              <w:t>机构树</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支持按归属机构筛选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color w:val="000000"/>
                <w:sz w:val="24"/>
                <w:szCs w:val="24"/>
              </w:rPr>
              <w:t>批次号</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支持按批次号查询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支持客户名称模糊查询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color w:val="000000"/>
                <w:sz w:val="24"/>
                <w:szCs w:val="24"/>
              </w:rPr>
              <w:t>联系电话</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支持联系电话精确查询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color w:val="000000"/>
                <w:sz w:val="24"/>
                <w:szCs w:val="24"/>
              </w:rPr>
              <w:t>查询</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60" w:type="dxa"/>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执行查询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color w:val="000000"/>
                <w:sz w:val="24"/>
                <w:szCs w:val="24"/>
              </w:rPr>
              <w:t>重置</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60" w:type="dxa"/>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恢复默认筛选条件</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用户进入机构未分配潜客列表后，系统默认展示查询条件和结果列表。</w:t>
      </w:r>
    </w:p>
    <w:p>
      <w:pPr>
        <w:spacing w:line="360" w:lineRule="auto"/>
        <w:rPr>
          <w:rFonts w:ascii="仿宋" w:hAnsi="仿宋" w:eastAsia="仿宋"/>
          <w:sz w:val="24"/>
          <w:szCs w:val="24"/>
        </w:rPr>
      </w:pPr>
      <w:r>
        <w:rPr>
          <w:rFonts w:hint="eastAsia" w:ascii="仿宋" w:hAnsi="仿宋" w:eastAsia="仿宋"/>
          <w:sz w:val="24"/>
          <w:szCs w:val="24"/>
        </w:rPr>
        <w:t>2. 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用户点击“查询”后，系统按条件检索机构未分配潜客.</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用户点击“重置”后，系统清空筛选条件并恢复默认查询状态</w:t>
      </w:r>
    </w:p>
    <w:p>
      <w:pPr>
        <w:pStyle w:val="172"/>
        <w:numPr>
          <w:ilvl w:val="0"/>
          <w:numId w:val="27"/>
        </w:numPr>
        <w:spacing w:line="360" w:lineRule="auto"/>
        <w:ind w:firstLineChars="0"/>
        <w:rPr>
          <w:rFonts w:ascii="仿宋" w:hAnsi="仿宋" w:eastAsia="仿宋"/>
          <w:sz w:val="24"/>
          <w:szCs w:val="24"/>
        </w:rPr>
      </w:pPr>
      <w:r>
        <w:rPr>
          <w:rFonts w:hint="eastAsia" w:ascii="仿宋" w:hAnsi="仿宋" w:eastAsia="仿宋"/>
          <w:sz w:val="24"/>
          <w:szCs w:val="24"/>
        </w:rPr>
        <w:t>用户可在列表左上角统一操作按钮区操作</w:t>
      </w:r>
    </w:p>
    <w:p>
      <w:pPr>
        <w:pStyle w:val="172"/>
        <w:spacing w:line="360" w:lineRule="auto"/>
        <w:ind w:left="360" w:firstLine="0" w:firstLineChars="0"/>
        <w:rPr>
          <w:rFonts w:ascii="仿宋" w:hAnsi="仿宋" w:eastAsia="仿宋"/>
          <w:sz w:val="24"/>
          <w:szCs w:val="24"/>
        </w:rPr>
      </w:pPr>
      <w:r>
        <w:rPr>
          <w:rFonts w:hint="eastAsia" w:ascii="仿宋" w:hAnsi="仿宋" w:eastAsia="仿宋"/>
          <w:sz w:val="24"/>
          <w:szCs w:val="24"/>
        </w:rPr>
        <w:t>点击“申领”按钮，</w:t>
      </w:r>
      <w:r>
        <w:rPr>
          <w:rFonts w:hint="eastAsia" w:ascii="仿宋" w:hAnsi="仿宋" w:eastAsia="仿宋"/>
          <w:i/>
          <w:iCs/>
          <w:sz w:val="24"/>
          <w:szCs w:val="24"/>
        </w:rPr>
        <w:t>详见机构未分配潜客-申领章节</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机构未分配潜客仅展示本机构范围内尚未分配的潜在客户。</w:t>
      </w:r>
    </w:p>
    <w:p>
      <w:pPr>
        <w:spacing w:line="360" w:lineRule="auto"/>
        <w:rPr>
          <w:rFonts w:ascii="仿宋" w:hAnsi="仿宋" w:eastAsia="仿宋"/>
          <w:sz w:val="24"/>
          <w:szCs w:val="24"/>
        </w:rPr>
      </w:pPr>
      <w:r>
        <w:rPr>
          <w:rFonts w:hint="eastAsia" w:ascii="仿宋" w:hAnsi="仿宋" w:eastAsia="仿宋"/>
          <w:sz w:val="24"/>
          <w:szCs w:val="24"/>
        </w:rPr>
        <w:t>2. 来源字段枚举值：关联关系衍生、企微好友同步、营销活动引入、批量导入。</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w:t>
      </w:r>
      <w:r>
        <w:rPr>
          <w:rFonts w:hint="eastAsia" w:ascii="仿宋" w:hAnsi="仿宋" w:eastAsia="仿宋"/>
          <w:sz w:val="24"/>
          <w:szCs w:val="24"/>
        </w:rPr>
        <w:t xml:space="preserve"> 批次号支持一键复制，快速粘贴到查询条件。</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理财经理或客户经理仅可查询并申领机构辖下及上级机构批量导入的未分配潜客。</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ascii="仿宋" w:hAnsi="仿宋" w:eastAsia="仿宋"/>
          <w:sz w:val="24"/>
          <w:szCs w:val="24"/>
        </w:rPr>
        <w:t>系统输出机构未分配潜客查询结果。</w:t>
      </w:r>
    </w:p>
    <w:tbl>
      <w:tblPr>
        <w:tblStyle w:val="51"/>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23"/>
        <w:gridCol w:w="2376"/>
        <w:gridCol w:w="2223"/>
        <w:gridCol w:w="22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376" w:type="dxa"/>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23" w:type="dxa"/>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38" w:type="dxa"/>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color w:val="000000"/>
                <w:sz w:val="24"/>
                <w:szCs w:val="24"/>
              </w:rPr>
            </w:pPr>
            <w:r>
              <w:rPr>
                <w:rFonts w:hint="eastAsia" w:ascii="仿宋" w:hAnsi="仿宋" w:eastAsia="仿宋"/>
                <w:color w:val="000000"/>
                <w:sz w:val="24"/>
              </w:rPr>
              <w:t>复选框</w:t>
            </w:r>
          </w:p>
        </w:tc>
        <w:tc>
          <w:tcPr>
            <w:tcW w:w="2376" w:type="dxa"/>
          </w:tcPr>
          <w:p>
            <w:pPr>
              <w:spacing w:line="360" w:lineRule="auto"/>
              <w:rPr>
                <w:rFonts w:ascii="仿宋" w:hAnsi="仿宋" w:eastAsia="仿宋"/>
                <w:sz w:val="24"/>
                <w:szCs w:val="24"/>
              </w:rPr>
            </w:pPr>
            <w:r>
              <w:rPr>
                <w:rFonts w:ascii="仿宋" w:hAnsi="仿宋" w:eastAsia="仿宋"/>
                <w:color w:val="000000"/>
                <w:sz w:val="24"/>
              </w:rPr>
              <w:t>反显</w:t>
            </w:r>
            <w:r>
              <w:rPr>
                <w:rFonts w:hint="eastAsia" w:ascii="仿宋" w:hAnsi="仿宋" w:eastAsia="仿宋"/>
                <w:color w:val="000000"/>
                <w:sz w:val="24"/>
              </w:rPr>
              <w:t>，默认不勾选</w:t>
            </w:r>
          </w:p>
        </w:tc>
        <w:tc>
          <w:tcPr>
            <w:tcW w:w="2223" w:type="dxa"/>
          </w:tcPr>
          <w:p>
            <w:pPr>
              <w:spacing w:line="360" w:lineRule="auto"/>
              <w:rPr>
                <w:rFonts w:ascii="仿宋" w:hAnsi="仿宋" w:eastAsia="仿宋"/>
                <w:color w:val="000000"/>
                <w:sz w:val="24"/>
                <w:szCs w:val="24"/>
              </w:rPr>
            </w:pPr>
            <w:r>
              <w:rPr>
                <w:rFonts w:hint="eastAsia" w:ascii="仿宋" w:hAnsi="仿宋" w:eastAsia="仿宋"/>
                <w:color w:val="000000"/>
                <w:sz w:val="24"/>
              </w:rPr>
              <w:t>复选框</w:t>
            </w:r>
          </w:p>
        </w:tc>
        <w:tc>
          <w:tcPr>
            <w:tcW w:w="2238" w:type="dxa"/>
          </w:tcPr>
          <w:p>
            <w:pPr>
              <w:spacing w:line="360" w:lineRule="auto"/>
              <w:rPr>
                <w:rFonts w:ascii="仿宋" w:hAnsi="仿宋" w:eastAsia="仿宋"/>
                <w:color w:val="000000"/>
                <w:sz w:val="24"/>
                <w:szCs w:val="24"/>
              </w:rPr>
            </w:pPr>
            <w:r>
              <w:rPr>
                <w:rFonts w:hint="eastAsia" w:ascii="仿宋" w:hAnsi="仿宋" w:eastAsia="仿宋"/>
                <w:color w:val="000000"/>
                <w:sz w:val="24"/>
              </w:rPr>
              <w:t>支持单选和多选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376" w:type="dxa"/>
          </w:tcPr>
          <w:p>
            <w:pPr>
              <w:spacing w:line="360" w:lineRule="auto"/>
              <w:rPr>
                <w:rFonts w:ascii="仿宋" w:hAnsi="仿宋" w:eastAsia="仿宋"/>
                <w:sz w:val="24"/>
                <w:szCs w:val="24"/>
              </w:rPr>
            </w:pPr>
            <w:r>
              <w:rPr>
                <w:rFonts w:hint="eastAsia" w:ascii="仿宋" w:hAnsi="仿宋" w:eastAsia="仿宋"/>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潜在客户姓名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color w:val="000000"/>
                <w:sz w:val="24"/>
                <w:szCs w:val="24"/>
              </w:rPr>
              <w:t>联系电话</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脱敏显示，保留前3位和后4位，中间4位掩码，如 138****1234</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潜在客户联系电话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color w:val="000000"/>
                <w:sz w:val="24"/>
                <w:szCs w:val="24"/>
              </w:rPr>
              <w:t>来源</w:t>
            </w:r>
          </w:p>
        </w:tc>
        <w:tc>
          <w:tcPr>
            <w:tcW w:w="2376" w:type="dxa"/>
          </w:tcPr>
          <w:p>
            <w:pPr>
              <w:spacing w:line="360" w:lineRule="auto"/>
              <w:rPr>
                <w:rFonts w:ascii="仿宋" w:hAnsi="仿宋" w:eastAsia="仿宋"/>
                <w:sz w:val="24"/>
                <w:szCs w:val="24"/>
              </w:rPr>
            </w:pPr>
            <w:r>
              <w:rPr>
                <w:rFonts w:ascii="仿宋" w:hAnsi="仿宋" w:eastAsia="仿宋"/>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枚举值：</w:t>
            </w:r>
            <w:r>
              <w:rPr>
                <w:rFonts w:hint="eastAsia" w:ascii="仿宋" w:hAnsi="仿宋" w:eastAsia="仿宋"/>
                <w:sz w:val="24"/>
                <w:szCs w:val="24"/>
              </w:rPr>
              <w:t>关联关系衍生、企微好友同步、营销活动引入、批量导入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color w:val="000000"/>
                <w:sz w:val="24"/>
                <w:szCs w:val="24"/>
              </w:rPr>
              <w:t>生成时间</w:t>
            </w:r>
          </w:p>
        </w:tc>
        <w:tc>
          <w:tcPr>
            <w:tcW w:w="2376" w:type="dxa"/>
          </w:tcPr>
          <w:p>
            <w:pPr>
              <w:spacing w:line="360" w:lineRule="auto"/>
              <w:rPr>
                <w:rFonts w:ascii="仿宋" w:hAnsi="仿宋" w:eastAsia="仿宋"/>
                <w:sz w:val="24"/>
                <w:szCs w:val="24"/>
              </w:rPr>
            </w:pPr>
            <w:r>
              <w:rPr>
                <w:rFonts w:ascii="仿宋" w:hAnsi="仿宋" w:eastAsia="仿宋"/>
                <w:sz w:val="24"/>
                <w:szCs w:val="24"/>
              </w:rPr>
              <w:t>反显、格式化：YYYY- MM-DD HH:mm</w:t>
            </w:r>
          </w:p>
        </w:tc>
        <w:tc>
          <w:tcPr>
            <w:tcW w:w="2223" w:type="dxa"/>
          </w:tcPr>
          <w:p>
            <w:pPr>
              <w:spacing w:line="360" w:lineRule="auto"/>
              <w:rPr>
                <w:rFonts w:ascii="仿宋" w:hAnsi="仿宋" w:eastAsia="仿宋"/>
                <w:sz w:val="24"/>
                <w:szCs w:val="24"/>
              </w:rPr>
            </w:pPr>
            <w:r>
              <w:rPr>
                <w:rFonts w:ascii="仿宋" w:hAnsi="仿宋" w:eastAsia="仿宋"/>
                <w:sz w:val="24"/>
                <w:szCs w:val="24"/>
              </w:rPr>
              <w:t>时间</w:t>
            </w:r>
          </w:p>
        </w:tc>
        <w:tc>
          <w:tcPr>
            <w:tcW w:w="2238" w:type="dxa"/>
          </w:tcPr>
          <w:p>
            <w:pPr>
              <w:spacing w:line="360" w:lineRule="auto"/>
              <w:rPr>
                <w:rFonts w:ascii="仿宋" w:hAnsi="仿宋" w:eastAsia="仿宋"/>
                <w:sz w:val="24"/>
                <w:szCs w:val="24"/>
              </w:rPr>
            </w:pPr>
            <w:r>
              <w:rPr>
                <w:rFonts w:ascii="仿宋" w:hAnsi="仿宋" w:eastAsia="仿宋"/>
                <w:sz w:val="24"/>
                <w:szCs w:val="24"/>
              </w:rPr>
              <w:t>潜在客户生成时间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color w:val="000000"/>
                <w:sz w:val="24"/>
                <w:szCs w:val="24"/>
              </w:rPr>
              <w:t>批次号</w:t>
            </w:r>
          </w:p>
        </w:tc>
        <w:tc>
          <w:tcPr>
            <w:tcW w:w="2376" w:type="dxa"/>
          </w:tcPr>
          <w:p>
            <w:pPr>
              <w:spacing w:line="360" w:lineRule="auto"/>
              <w:rPr>
                <w:rFonts w:ascii="仿宋" w:hAnsi="仿宋" w:eastAsia="仿宋"/>
                <w:sz w:val="24"/>
                <w:szCs w:val="24"/>
              </w:rPr>
            </w:pPr>
            <w:r>
              <w:rPr>
                <w:rFonts w:ascii="仿宋" w:hAnsi="仿宋" w:eastAsia="仿宋"/>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潜客批次号</w:t>
            </w:r>
            <w:r>
              <w:rPr>
                <w:rFonts w:hint="eastAsia" w:ascii="仿宋" w:hAnsi="仿宋" w:eastAsia="仿宋"/>
                <w:color w:val="000000"/>
                <w:sz w:val="24"/>
                <w:szCs w:val="24"/>
              </w:rPr>
              <w:t>，支持复制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color w:val="000000"/>
                <w:sz w:val="24"/>
                <w:szCs w:val="24"/>
              </w:rPr>
              <w:t>归属机构</w:t>
            </w:r>
          </w:p>
        </w:tc>
        <w:tc>
          <w:tcPr>
            <w:tcW w:w="2376" w:type="dxa"/>
          </w:tcPr>
          <w:p>
            <w:pPr>
              <w:spacing w:line="360" w:lineRule="auto"/>
              <w:rPr>
                <w:rFonts w:ascii="仿宋" w:hAnsi="仿宋" w:eastAsia="仿宋"/>
                <w:sz w:val="24"/>
                <w:szCs w:val="24"/>
              </w:rPr>
            </w:pPr>
            <w:r>
              <w:rPr>
                <w:rFonts w:ascii="仿宋" w:hAnsi="仿宋" w:eastAsia="仿宋"/>
                <w:sz w:val="24"/>
                <w:szCs w:val="24"/>
              </w:rPr>
              <w:t>反显</w:t>
            </w:r>
            <w:r>
              <w:rPr>
                <w:rFonts w:hint="eastAsia" w:ascii="仿宋" w:hAnsi="仿宋" w:eastAsia="仿宋"/>
                <w:sz w:val="24"/>
                <w:szCs w:val="24"/>
              </w:rPr>
              <w:t>，格式：机构号+机构名称</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潜在客户归属机构</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机构未分配潜客-申领</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理财经理或客户经理</w:t>
      </w:r>
      <w:r>
        <w:rPr>
          <w:rFonts w:ascii="仿宋" w:hAnsi="仿宋" w:eastAsia="仿宋"/>
          <w:sz w:val="24"/>
          <w:szCs w:val="24"/>
        </w:rPr>
        <w:t>对辖下未分配潜在客户发起申领并完成归属调整，提升潜客归属处理效率</w:t>
      </w:r>
      <w:r>
        <w:rPr>
          <w:rFonts w:hint="eastAsia" w:ascii="仿宋" w:hAnsi="仿宋" w:eastAsia="仿宋"/>
          <w:sz w:val="24"/>
          <w:szCs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ascii="仿宋" w:hAnsi="仿宋" w:eastAsia="仿宋"/>
          <w:sz w:val="24"/>
          <w:szCs w:val="24"/>
        </w:rPr>
        <w:t>用户在机构未分配潜客列表中勾选目标客户后发起潜客申领</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机构未分配潜客列表中勾选目标客户后，在列表左上角统一操作区点击“申领”按钮时，当未勾选客户直接发起批量操作时，系统应弹出二次确认框，提示文案为：“您当前未勾选客户，请先选择要申领的{潜在客户</w:t>
      </w:r>
      <w:r>
        <w:rPr>
          <w:rFonts w:ascii="仿宋" w:hAnsi="仿宋" w:eastAsia="仿宋"/>
          <w:sz w:val="24"/>
          <w:szCs w:val="24"/>
        </w:rPr>
        <w:t>}</w:t>
      </w:r>
      <w:r>
        <w:rPr>
          <w:rFonts w:hint="eastAsia" w:ascii="仿宋" w:hAnsi="仿宋" w:eastAsia="仿宋"/>
          <w:sz w:val="24"/>
          <w:szCs w:val="24"/>
        </w:rPr>
        <w:t>？”。当用户勾选部分客户执行批量操作时，系统应仅对已勾选客户执行处理，并弹出二次确认框，提示文案为：“您将对已勾选的 {X} 位客户进行批量申领操作。请确认是否继续？”。确认继续后，从右侧抽屉式弹出“申领”界面。</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用户录入潜客姓名、手机号码等信息后保存提交，系统完成数据校验。保存入库并返回列表并刷新界面。</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仅允许用户对机构未分配潜客发起申领。</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ab/>
      </w:r>
      <w:r>
        <w:rPr>
          <w:rFonts w:hint="eastAsia" w:ascii="仿宋" w:hAnsi="仿宋" w:eastAsia="仿宋"/>
          <w:color w:val="000000" w:themeColor="text1"/>
          <w:sz w:val="24"/>
          <w:szCs w:val="24"/>
          <w14:textFill>
            <w14:solidFill>
              <w14:schemeClr w14:val="tx1"/>
            </w14:solidFill>
          </w14:textFill>
        </w:rPr>
        <w:t xml:space="preserve">潜在客户申领流程：理财经理发起 </w:t>
      </w:r>
      <w:r>
        <w:rPr>
          <w:rFonts w:ascii="仿宋" w:hAnsi="仿宋" w:eastAsia="仿宋"/>
          <w:color w:val="000000" w:themeColor="text1"/>
          <w:sz w:val="24"/>
          <w:szCs w:val="24"/>
          <w14:textFill>
            <w14:solidFill>
              <w14:schemeClr w14:val="tx1"/>
            </w14:solidFill>
          </w14:textFill>
        </w:rPr>
        <w:t xml:space="preserve">– </w:t>
      </w:r>
      <w:r>
        <w:rPr>
          <w:rFonts w:hint="eastAsia" w:ascii="仿宋" w:hAnsi="仿宋" w:eastAsia="仿宋"/>
          <w:color w:val="000000" w:themeColor="text1"/>
          <w:sz w:val="24"/>
          <w:szCs w:val="24"/>
          <w14:textFill>
            <w14:solidFill>
              <w14:schemeClr w14:val="tx1"/>
            </w14:solidFill>
          </w14:textFill>
        </w:rPr>
        <w:t>网点负责人审批</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提交后系统需校验该潜在客户是否仍处于未分配未申请状态，否则需要提示申领失败（详见输出：申领失败提示文案）。</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sz w:val="24"/>
          <w:szCs w:val="24"/>
        </w:rPr>
        <w:t>用户申领客户发起申请流程之后，为了避免其他用户再次申请导致冲突，机构未分配潜客列表不再展示该客户。若客户申领流程审批不通过即流程结束，机构未分配客户列表再展示该客户。</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用户发起的客户申领流程，审批通过或不通过，流程都会结束，若审批不通过，想要申领同样的客户，需再次发起新的申领流程。若申领审批通过后，应记录客户归属变更历史。</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理财经理或客户经理仅可对机构辖下的未分配潜客发起申领</w:t>
      </w:r>
    </w:p>
    <w:p>
      <w:pPr>
        <w:pStyle w:val="8"/>
        <w:numPr>
          <w:ilvl w:val="5"/>
          <w:numId w:val="14"/>
        </w:numPr>
        <w:spacing w:line="360" w:lineRule="auto"/>
        <w:rPr>
          <w:rFonts w:ascii="仿宋" w:hAnsi="仿宋" w:eastAsia="仿宋"/>
        </w:rPr>
      </w:pPr>
      <w:r>
        <w:rPr>
          <w:rFonts w:hint="eastAsia" w:ascii="仿宋" w:hAnsi="仿宋" w:eastAsia="仿宋"/>
        </w:rPr>
        <w:t>输出</w:t>
      </w:r>
    </w:p>
    <w:p>
      <w:pPr>
        <w:pStyle w:val="172"/>
        <w:numPr>
          <w:ilvl w:val="0"/>
          <w:numId w:val="28"/>
        </w:numPr>
        <w:spacing w:line="360" w:lineRule="auto"/>
        <w:ind w:firstLineChars="0"/>
        <w:rPr>
          <w:rFonts w:ascii="仿宋" w:hAnsi="仿宋" w:eastAsia="仿宋"/>
          <w:sz w:val="24"/>
          <w:szCs w:val="24"/>
        </w:rPr>
      </w:pPr>
      <w:r>
        <w:rPr>
          <w:rFonts w:hint="eastAsia" w:ascii="仿宋" w:hAnsi="仿宋" w:eastAsia="仿宋"/>
          <w:sz w:val="24"/>
          <w:szCs w:val="24"/>
        </w:rPr>
        <w:t>若成功发起申领流程，提示文案：“您已成功发起XXX、XXX等潜在客户的申领流程，可在工作台/我的申请模块查看流程进度！”。</w:t>
      </w:r>
    </w:p>
    <w:p>
      <w:pPr>
        <w:pStyle w:val="172"/>
        <w:numPr>
          <w:ilvl w:val="0"/>
          <w:numId w:val="28"/>
        </w:numPr>
        <w:spacing w:line="360" w:lineRule="auto"/>
        <w:ind w:firstLineChars="0"/>
        <w:rPr>
          <w:rFonts w:ascii="仿宋" w:hAnsi="仿宋" w:eastAsia="仿宋"/>
          <w:sz w:val="24"/>
          <w:szCs w:val="24"/>
        </w:rPr>
      </w:pPr>
      <w:r>
        <w:rPr>
          <w:rFonts w:hint="eastAsia" w:ascii="仿宋" w:hAnsi="仿宋" w:eastAsia="仿宋"/>
          <w:sz w:val="24"/>
          <w:szCs w:val="24"/>
        </w:rPr>
        <w:t>若发起申领流程失败，提示文案：“XXX、XXX等潜在客户，已经被其他客户经理提前申领！”。</w:t>
      </w: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机构潜客</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机构潜客-列表</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支持机构用户查询及检索机构潜客清单，并展示潜客基础信息与归属信息，助力机构高效掌握潜客分布及归属情况</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支持按归属机构、批次号、客户名称、联系电话、客户经理、是否分配、状态进行筛选，并提供“查询”、“重置”按钮，其中客户名称支持模糊查询，联系电话支持精确查询。</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shd w:val="clear" w:color="auto" w:fill="auto"/>
          </w:tcPr>
          <w:p>
            <w:pPr>
              <w:spacing w:line="360" w:lineRule="auto"/>
              <w:rPr>
                <w:rFonts w:ascii="仿宋" w:hAnsi="仿宋" w:eastAsia="仿宋"/>
              </w:rPr>
            </w:pPr>
            <w:r>
              <w:rPr>
                <w:rFonts w:ascii="仿宋" w:hAnsi="仿宋" w:eastAsia="仿宋"/>
                <w:b/>
                <w:color w:val="000000"/>
                <w:sz w:val="24"/>
              </w:rPr>
              <w:t>要素名称</w:t>
            </w:r>
          </w:p>
        </w:tc>
        <w:tc>
          <w:tcPr>
            <w:tcW w:w="2160" w:type="dxa"/>
            <w:shd w:val="clear" w:color="auto" w:fill="auto"/>
          </w:tcPr>
          <w:p>
            <w:pPr>
              <w:spacing w:line="360" w:lineRule="auto"/>
              <w:rPr>
                <w:rFonts w:ascii="仿宋" w:hAnsi="仿宋" w:eastAsia="仿宋"/>
              </w:rPr>
            </w:pPr>
            <w:r>
              <w:rPr>
                <w:rFonts w:ascii="仿宋" w:hAnsi="仿宋" w:eastAsia="仿宋"/>
                <w:b/>
                <w:color w:val="000000"/>
                <w:sz w:val="24"/>
              </w:rPr>
              <w:t>约束及校验规则</w:t>
            </w:r>
          </w:p>
        </w:tc>
        <w:tc>
          <w:tcPr>
            <w:tcW w:w="2160" w:type="dxa"/>
            <w:shd w:val="clear" w:color="auto" w:fill="auto"/>
          </w:tcPr>
          <w:p>
            <w:pPr>
              <w:spacing w:line="360" w:lineRule="auto"/>
              <w:rPr>
                <w:rFonts w:ascii="仿宋" w:hAnsi="仿宋" w:eastAsia="仿宋"/>
              </w:rPr>
            </w:pPr>
            <w:r>
              <w:rPr>
                <w:rFonts w:ascii="仿宋" w:hAnsi="仿宋" w:eastAsia="仿宋"/>
                <w:b/>
                <w:color w:val="000000"/>
                <w:sz w:val="24"/>
              </w:rPr>
              <w:t>数据类型</w:t>
            </w:r>
          </w:p>
        </w:tc>
        <w:tc>
          <w:tcPr>
            <w:tcW w:w="2160" w:type="dxa"/>
            <w:shd w:val="clear" w:color="auto" w:fill="auto"/>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归属机构</w:t>
            </w:r>
          </w:p>
        </w:tc>
        <w:tc>
          <w:tcPr>
            <w:tcW w:w="2160" w:type="dxa"/>
          </w:tcPr>
          <w:p>
            <w:pPr>
              <w:spacing w:line="360" w:lineRule="auto"/>
              <w:rPr>
                <w:rFonts w:ascii="仿宋" w:hAnsi="仿宋" w:eastAsia="仿宋"/>
              </w:rPr>
            </w:pPr>
            <w:r>
              <w:rPr>
                <w:rFonts w:ascii="仿宋" w:hAnsi="仿宋" w:eastAsia="仿宋"/>
                <w:color w:val="000000"/>
                <w:sz w:val="24"/>
              </w:rPr>
              <w:t>必输，默认选择当前用户的归属机构</w:t>
            </w:r>
          </w:p>
        </w:tc>
        <w:tc>
          <w:tcPr>
            <w:tcW w:w="2160" w:type="dxa"/>
          </w:tcPr>
          <w:p>
            <w:pPr>
              <w:spacing w:line="360" w:lineRule="auto"/>
              <w:rPr>
                <w:rFonts w:ascii="仿宋" w:hAnsi="仿宋" w:eastAsia="仿宋"/>
              </w:rPr>
            </w:pPr>
            <w:r>
              <w:rPr>
                <w:rFonts w:ascii="仿宋" w:hAnsi="仿宋" w:eastAsia="仿宋"/>
                <w:color w:val="000000"/>
                <w:sz w:val="24"/>
              </w:rPr>
              <w:t>机构树</w:t>
            </w:r>
          </w:p>
        </w:tc>
        <w:tc>
          <w:tcPr>
            <w:tcW w:w="2160" w:type="dxa"/>
          </w:tcPr>
          <w:p>
            <w:pPr>
              <w:spacing w:line="360" w:lineRule="auto"/>
              <w:rPr>
                <w:rFonts w:ascii="仿宋" w:hAnsi="仿宋" w:eastAsia="仿宋"/>
              </w:rPr>
            </w:pPr>
            <w:r>
              <w:rPr>
                <w:rFonts w:ascii="仿宋" w:hAnsi="仿宋" w:eastAsia="仿宋"/>
                <w:color w:val="000000"/>
                <w:sz w:val="24"/>
              </w:rPr>
              <w:t>支持按归属机构筛选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批次号</w:t>
            </w:r>
          </w:p>
        </w:tc>
        <w:tc>
          <w:tcPr>
            <w:tcW w:w="2160" w:type="dxa"/>
          </w:tcPr>
          <w:p>
            <w:pPr>
              <w:spacing w:line="360" w:lineRule="auto"/>
              <w:rPr>
                <w:rFonts w:ascii="仿宋" w:hAnsi="仿宋" w:eastAsia="仿宋"/>
              </w:rPr>
            </w:pPr>
            <w:r>
              <w:rPr>
                <w:rFonts w:ascii="仿宋" w:hAnsi="仿宋" w:eastAsia="仿宋"/>
                <w:color w:val="000000"/>
                <w:sz w:val="24"/>
              </w:rPr>
              <w:t>非必输</w:t>
            </w:r>
          </w:p>
        </w:tc>
        <w:tc>
          <w:tcPr>
            <w:tcW w:w="2160" w:type="dxa"/>
          </w:tcPr>
          <w:p>
            <w:pPr>
              <w:spacing w:line="360" w:lineRule="auto"/>
              <w:rPr>
                <w:rFonts w:ascii="仿宋" w:hAnsi="仿宋" w:eastAsia="仿宋"/>
              </w:rPr>
            </w:pPr>
            <w:r>
              <w:rPr>
                <w:rFonts w:ascii="仿宋" w:hAnsi="仿宋" w:eastAsia="仿宋"/>
                <w:color w:val="000000"/>
                <w:sz w:val="24"/>
              </w:rPr>
              <w:t>文本</w:t>
            </w:r>
          </w:p>
        </w:tc>
        <w:tc>
          <w:tcPr>
            <w:tcW w:w="2160" w:type="dxa"/>
          </w:tcPr>
          <w:p>
            <w:pPr>
              <w:spacing w:line="360" w:lineRule="auto"/>
              <w:rPr>
                <w:rFonts w:ascii="仿宋" w:hAnsi="仿宋" w:eastAsia="仿宋"/>
              </w:rPr>
            </w:pPr>
            <w:r>
              <w:rPr>
                <w:rFonts w:ascii="仿宋" w:hAnsi="仿宋" w:eastAsia="仿宋"/>
                <w:color w:val="000000"/>
                <w:sz w:val="24"/>
              </w:rPr>
              <w:t>支持按批次号查询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客户名称</w:t>
            </w:r>
          </w:p>
        </w:tc>
        <w:tc>
          <w:tcPr>
            <w:tcW w:w="2160" w:type="dxa"/>
          </w:tcPr>
          <w:p>
            <w:pPr>
              <w:spacing w:line="360" w:lineRule="auto"/>
              <w:rPr>
                <w:rFonts w:ascii="仿宋" w:hAnsi="仿宋" w:eastAsia="仿宋"/>
              </w:rPr>
            </w:pPr>
            <w:r>
              <w:rPr>
                <w:rFonts w:ascii="仿宋" w:hAnsi="仿宋" w:eastAsia="仿宋"/>
                <w:color w:val="000000"/>
                <w:sz w:val="24"/>
              </w:rPr>
              <w:t>非必输</w:t>
            </w:r>
          </w:p>
        </w:tc>
        <w:tc>
          <w:tcPr>
            <w:tcW w:w="2160" w:type="dxa"/>
          </w:tcPr>
          <w:p>
            <w:pPr>
              <w:spacing w:line="360" w:lineRule="auto"/>
              <w:rPr>
                <w:rFonts w:ascii="仿宋" w:hAnsi="仿宋" w:eastAsia="仿宋"/>
              </w:rPr>
            </w:pPr>
            <w:r>
              <w:rPr>
                <w:rFonts w:ascii="仿宋" w:hAnsi="仿宋" w:eastAsia="仿宋"/>
                <w:color w:val="000000"/>
                <w:sz w:val="24"/>
              </w:rPr>
              <w:t>文本</w:t>
            </w:r>
          </w:p>
        </w:tc>
        <w:tc>
          <w:tcPr>
            <w:tcW w:w="2160" w:type="dxa"/>
          </w:tcPr>
          <w:p>
            <w:pPr>
              <w:spacing w:line="360" w:lineRule="auto"/>
              <w:rPr>
                <w:rFonts w:ascii="仿宋" w:hAnsi="仿宋" w:eastAsia="仿宋"/>
              </w:rPr>
            </w:pPr>
            <w:r>
              <w:rPr>
                <w:rFonts w:ascii="仿宋" w:hAnsi="仿宋" w:eastAsia="仿宋"/>
                <w:color w:val="000000"/>
                <w:sz w:val="24"/>
              </w:rPr>
              <w:t>支持客户名称模糊查询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联系电话</w:t>
            </w:r>
          </w:p>
        </w:tc>
        <w:tc>
          <w:tcPr>
            <w:tcW w:w="2160" w:type="dxa"/>
          </w:tcPr>
          <w:p>
            <w:pPr>
              <w:spacing w:line="360" w:lineRule="auto"/>
              <w:rPr>
                <w:rFonts w:ascii="仿宋" w:hAnsi="仿宋" w:eastAsia="仿宋"/>
              </w:rPr>
            </w:pPr>
            <w:r>
              <w:rPr>
                <w:rFonts w:ascii="仿宋" w:hAnsi="仿宋" w:eastAsia="仿宋"/>
                <w:color w:val="000000"/>
                <w:sz w:val="24"/>
              </w:rPr>
              <w:t>非必输</w:t>
            </w:r>
          </w:p>
        </w:tc>
        <w:tc>
          <w:tcPr>
            <w:tcW w:w="2160" w:type="dxa"/>
          </w:tcPr>
          <w:p>
            <w:pPr>
              <w:spacing w:line="360" w:lineRule="auto"/>
              <w:rPr>
                <w:rFonts w:ascii="仿宋" w:hAnsi="仿宋" w:eastAsia="仿宋"/>
              </w:rPr>
            </w:pPr>
            <w:r>
              <w:rPr>
                <w:rFonts w:ascii="仿宋" w:hAnsi="仿宋" w:eastAsia="仿宋"/>
                <w:color w:val="000000"/>
                <w:sz w:val="24"/>
              </w:rPr>
              <w:t>文本</w:t>
            </w:r>
          </w:p>
        </w:tc>
        <w:tc>
          <w:tcPr>
            <w:tcW w:w="2160" w:type="dxa"/>
          </w:tcPr>
          <w:p>
            <w:pPr>
              <w:spacing w:line="360" w:lineRule="auto"/>
              <w:rPr>
                <w:rFonts w:ascii="仿宋" w:hAnsi="仿宋" w:eastAsia="仿宋"/>
              </w:rPr>
            </w:pPr>
            <w:r>
              <w:rPr>
                <w:rFonts w:ascii="仿宋" w:hAnsi="仿宋" w:eastAsia="仿宋"/>
                <w:color w:val="000000"/>
                <w:sz w:val="24"/>
              </w:rPr>
              <w:t>支持联系电话精确查询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客户经理</w:t>
            </w:r>
          </w:p>
        </w:tc>
        <w:tc>
          <w:tcPr>
            <w:tcW w:w="2160" w:type="dxa"/>
          </w:tcPr>
          <w:p>
            <w:pPr>
              <w:spacing w:line="360" w:lineRule="auto"/>
              <w:rPr>
                <w:rFonts w:ascii="仿宋" w:hAnsi="仿宋" w:eastAsia="仿宋"/>
              </w:rPr>
            </w:pPr>
            <w:r>
              <w:rPr>
                <w:rFonts w:ascii="仿宋" w:hAnsi="仿宋" w:eastAsia="仿宋"/>
                <w:color w:val="000000"/>
                <w:sz w:val="24"/>
              </w:rPr>
              <w:t>非必输</w:t>
            </w:r>
          </w:p>
        </w:tc>
        <w:tc>
          <w:tcPr>
            <w:tcW w:w="2160" w:type="dxa"/>
          </w:tcPr>
          <w:p>
            <w:pPr>
              <w:spacing w:line="360" w:lineRule="auto"/>
              <w:rPr>
                <w:rFonts w:ascii="仿宋" w:hAnsi="仿宋" w:eastAsia="仿宋"/>
              </w:rPr>
            </w:pPr>
            <w:r>
              <w:rPr>
                <w:rFonts w:ascii="仿宋" w:hAnsi="仿宋" w:eastAsia="仿宋"/>
                <w:color w:val="000000"/>
                <w:sz w:val="24"/>
              </w:rPr>
              <w:t>文本</w:t>
            </w:r>
          </w:p>
        </w:tc>
        <w:tc>
          <w:tcPr>
            <w:tcW w:w="2160" w:type="dxa"/>
          </w:tcPr>
          <w:p>
            <w:pPr>
              <w:spacing w:line="360" w:lineRule="auto"/>
              <w:rPr>
                <w:rFonts w:ascii="仿宋" w:hAnsi="仿宋" w:eastAsia="仿宋"/>
              </w:rPr>
            </w:pPr>
            <w:r>
              <w:rPr>
                <w:rFonts w:ascii="仿宋" w:hAnsi="仿宋" w:eastAsia="仿宋"/>
                <w:color w:val="000000"/>
                <w:sz w:val="24"/>
              </w:rPr>
              <w:t>支持按客户经理查询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是否分配</w:t>
            </w:r>
          </w:p>
        </w:tc>
        <w:tc>
          <w:tcPr>
            <w:tcW w:w="2160" w:type="dxa"/>
          </w:tcPr>
          <w:p>
            <w:pPr>
              <w:spacing w:line="360" w:lineRule="auto"/>
              <w:rPr>
                <w:rFonts w:ascii="仿宋" w:hAnsi="仿宋" w:eastAsia="仿宋"/>
              </w:rPr>
            </w:pPr>
            <w:r>
              <w:rPr>
                <w:rFonts w:ascii="仿宋" w:hAnsi="仿宋" w:eastAsia="仿宋"/>
                <w:color w:val="000000"/>
                <w:sz w:val="24"/>
              </w:rPr>
              <w:t>非必输</w:t>
            </w:r>
          </w:p>
        </w:tc>
        <w:tc>
          <w:tcPr>
            <w:tcW w:w="2160" w:type="dxa"/>
          </w:tcPr>
          <w:p>
            <w:pPr>
              <w:spacing w:line="360" w:lineRule="auto"/>
              <w:rPr>
                <w:rFonts w:ascii="仿宋" w:hAnsi="仿宋" w:eastAsia="仿宋"/>
              </w:rPr>
            </w:pPr>
            <w:r>
              <w:rPr>
                <w:rFonts w:ascii="仿宋" w:hAnsi="仿宋" w:eastAsia="仿宋"/>
                <w:color w:val="000000"/>
                <w:sz w:val="24"/>
              </w:rPr>
              <w:t>下拉框</w:t>
            </w:r>
          </w:p>
        </w:tc>
        <w:tc>
          <w:tcPr>
            <w:tcW w:w="2160" w:type="dxa"/>
          </w:tcPr>
          <w:p>
            <w:pPr>
              <w:spacing w:line="360" w:lineRule="auto"/>
              <w:rPr>
                <w:rFonts w:ascii="仿宋" w:hAnsi="仿宋" w:eastAsia="仿宋"/>
              </w:rPr>
            </w:pPr>
            <w:r>
              <w:rPr>
                <w:rFonts w:ascii="仿宋" w:hAnsi="仿宋" w:eastAsia="仿宋"/>
                <w:color w:val="000000"/>
                <w:sz w:val="24"/>
              </w:rPr>
              <w:t>枚举值：是、否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状态</w:t>
            </w:r>
          </w:p>
        </w:tc>
        <w:tc>
          <w:tcPr>
            <w:tcW w:w="2160" w:type="dxa"/>
          </w:tcPr>
          <w:p>
            <w:pPr>
              <w:spacing w:line="360" w:lineRule="auto"/>
              <w:rPr>
                <w:rFonts w:ascii="仿宋" w:hAnsi="仿宋" w:eastAsia="仿宋"/>
              </w:rPr>
            </w:pPr>
            <w:r>
              <w:rPr>
                <w:rFonts w:ascii="仿宋" w:hAnsi="仿宋" w:eastAsia="仿宋"/>
                <w:color w:val="000000"/>
                <w:sz w:val="24"/>
              </w:rPr>
              <w:t>非必输</w:t>
            </w:r>
          </w:p>
        </w:tc>
        <w:tc>
          <w:tcPr>
            <w:tcW w:w="2160" w:type="dxa"/>
          </w:tcPr>
          <w:p>
            <w:pPr>
              <w:spacing w:line="360" w:lineRule="auto"/>
              <w:rPr>
                <w:rFonts w:ascii="仿宋" w:hAnsi="仿宋" w:eastAsia="仿宋"/>
              </w:rPr>
            </w:pPr>
            <w:r>
              <w:rPr>
                <w:rFonts w:ascii="仿宋" w:hAnsi="仿宋" w:eastAsia="仿宋"/>
                <w:color w:val="000000"/>
                <w:sz w:val="24"/>
              </w:rPr>
              <w:t>下拉框</w:t>
            </w:r>
          </w:p>
        </w:tc>
        <w:tc>
          <w:tcPr>
            <w:tcW w:w="2160" w:type="dxa"/>
          </w:tcPr>
          <w:p>
            <w:pPr>
              <w:spacing w:line="360" w:lineRule="auto"/>
              <w:rPr>
                <w:rFonts w:ascii="仿宋" w:hAnsi="仿宋" w:eastAsia="仿宋"/>
              </w:rPr>
            </w:pPr>
            <w:r>
              <w:rPr>
                <w:rFonts w:ascii="仿宋" w:hAnsi="仿宋" w:eastAsia="仿宋"/>
                <w:color w:val="000000"/>
                <w:sz w:val="24"/>
              </w:rPr>
              <w:t>枚举值</w:t>
            </w:r>
            <w:r>
              <w:rPr>
                <w:rFonts w:hint="eastAsia" w:ascii="仿宋" w:hAnsi="仿宋" w:eastAsia="仿宋"/>
                <w:color w:val="000000"/>
                <w:sz w:val="24"/>
              </w:rPr>
              <w:t>：潜在客户、正式客户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查询</w:t>
            </w:r>
          </w:p>
        </w:tc>
        <w:tc>
          <w:tcPr>
            <w:tcW w:w="2160" w:type="dxa"/>
          </w:tcPr>
          <w:p>
            <w:pPr>
              <w:spacing w:line="360" w:lineRule="auto"/>
              <w:rPr>
                <w:rFonts w:ascii="仿宋" w:hAnsi="仿宋" w:eastAsia="仿宋"/>
              </w:rPr>
            </w:pPr>
            <w:r>
              <w:rPr>
                <w:rFonts w:ascii="仿宋" w:hAnsi="仿宋" w:eastAsia="仿宋"/>
                <w:color w:val="000000"/>
                <w:sz w:val="24"/>
              </w:rPr>
              <w:t>按钮</w:t>
            </w:r>
          </w:p>
        </w:tc>
        <w:tc>
          <w:tcPr>
            <w:tcW w:w="2160" w:type="dxa"/>
          </w:tcPr>
          <w:p>
            <w:pPr>
              <w:spacing w:line="360" w:lineRule="auto"/>
              <w:rPr>
                <w:rFonts w:ascii="仿宋" w:hAnsi="仿宋" w:eastAsia="仿宋"/>
              </w:rPr>
            </w:pPr>
            <w:r>
              <w:rPr>
                <w:rFonts w:ascii="仿宋" w:hAnsi="仿宋" w:eastAsia="仿宋"/>
                <w:color w:val="000000"/>
                <w:sz w:val="24"/>
              </w:rPr>
              <w:t>按钮</w:t>
            </w:r>
          </w:p>
        </w:tc>
        <w:tc>
          <w:tcPr>
            <w:tcW w:w="2160" w:type="dxa"/>
          </w:tcPr>
          <w:p>
            <w:pPr>
              <w:spacing w:line="360" w:lineRule="auto"/>
              <w:rPr>
                <w:rFonts w:ascii="仿宋" w:hAnsi="仿宋" w:eastAsia="仿宋"/>
              </w:rPr>
            </w:pPr>
            <w:r>
              <w:rPr>
                <w:rFonts w:ascii="仿宋" w:hAnsi="仿宋" w:eastAsia="仿宋"/>
                <w:color w:val="000000"/>
                <w:sz w:val="24"/>
              </w:rPr>
              <w:t>根据当前条件查询机构潜客列表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重置</w:t>
            </w:r>
          </w:p>
        </w:tc>
        <w:tc>
          <w:tcPr>
            <w:tcW w:w="2160" w:type="dxa"/>
          </w:tcPr>
          <w:p>
            <w:pPr>
              <w:spacing w:line="360" w:lineRule="auto"/>
              <w:rPr>
                <w:rFonts w:ascii="仿宋" w:hAnsi="仿宋" w:eastAsia="仿宋"/>
              </w:rPr>
            </w:pPr>
            <w:r>
              <w:rPr>
                <w:rFonts w:ascii="仿宋" w:hAnsi="仿宋" w:eastAsia="仿宋"/>
                <w:color w:val="000000"/>
                <w:sz w:val="24"/>
              </w:rPr>
              <w:t>按钮</w:t>
            </w:r>
          </w:p>
        </w:tc>
        <w:tc>
          <w:tcPr>
            <w:tcW w:w="2160" w:type="dxa"/>
          </w:tcPr>
          <w:p>
            <w:pPr>
              <w:spacing w:line="360" w:lineRule="auto"/>
              <w:rPr>
                <w:rFonts w:ascii="仿宋" w:hAnsi="仿宋" w:eastAsia="仿宋"/>
              </w:rPr>
            </w:pPr>
            <w:r>
              <w:rPr>
                <w:rFonts w:ascii="仿宋" w:hAnsi="仿宋" w:eastAsia="仿宋"/>
                <w:color w:val="000000"/>
                <w:sz w:val="24"/>
              </w:rPr>
              <w:t>按钮</w:t>
            </w:r>
          </w:p>
        </w:tc>
        <w:tc>
          <w:tcPr>
            <w:tcW w:w="2160" w:type="dxa"/>
          </w:tcPr>
          <w:p>
            <w:pPr>
              <w:spacing w:line="360" w:lineRule="auto"/>
              <w:rPr>
                <w:rFonts w:ascii="仿宋" w:hAnsi="仿宋" w:eastAsia="仿宋"/>
              </w:rPr>
            </w:pPr>
            <w:r>
              <w:rPr>
                <w:rFonts w:ascii="仿宋" w:hAnsi="仿宋" w:eastAsia="仿宋"/>
                <w:color w:val="000000"/>
                <w:sz w:val="24"/>
              </w:rPr>
              <w:t>清空当前录入的查询条件</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用户进入机构潜客页面，系统默认展示机构辖下的潜客列表，在列表左上角统一操作按钮区发起“分配”、“回收”、“批量导入”等操作。</w:t>
      </w:r>
    </w:p>
    <w:p>
      <w:pPr>
        <w:spacing w:line="360" w:lineRule="auto"/>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 xml:space="preserve">. </w:t>
      </w:r>
      <w:r>
        <w:rPr>
          <w:rFonts w:hint="eastAsia" w:ascii="仿宋" w:hAnsi="仿宋" w:eastAsia="仿宋"/>
          <w:sz w:val="24"/>
          <w:szCs w:val="24"/>
        </w:rPr>
        <w:t>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用户可在列表中输入或选择查询条件后点击“查询”。</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用户点击“重置”后，系统清空当前条件并恢复默认状态。</w:t>
      </w:r>
    </w:p>
    <w:p>
      <w:pPr>
        <w:pStyle w:val="172"/>
        <w:numPr>
          <w:ilvl w:val="0"/>
          <w:numId w:val="28"/>
        </w:numPr>
        <w:spacing w:line="360" w:lineRule="auto"/>
        <w:ind w:firstLineChars="0"/>
        <w:rPr>
          <w:rFonts w:ascii="仿宋" w:hAnsi="仿宋" w:eastAsia="仿宋"/>
          <w:sz w:val="24"/>
          <w:szCs w:val="24"/>
        </w:rPr>
      </w:pPr>
      <w:r>
        <w:rPr>
          <w:rFonts w:hint="eastAsia" w:ascii="仿宋" w:hAnsi="仿宋" w:eastAsia="仿宋"/>
          <w:sz w:val="24"/>
          <w:szCs w:val="24"/>
        </w:rPr>
        <w:t>用户可在列表左上角统一操作按钮区操作</w:t>
      </w:r>
    </w:p>
    <w:p>
      <w:pPr>
        <w:pStyle w:val="172"/>
        <w:spacing w:line="360" w:lineRule="auto"/>
        <w:ind w:left="360" w:firstLine="0" w:firstLineChars="0"/>
        <w:rPr>
          <w:rFonts w:ascii="仿宋" w:hAnsi="仿宋" w:eastAsia="仿宋"/>
          <w:i/>
          <w:iCs/>
          <w:sz w:val="24"/>
          <w:szCs w:val="24"/>
        </w:rPr>
      </w:pPr>
      <w:r>
        <w:rPr>
          <w:rFonts w:hint="eastAsia" w:ascii="仿宋" w:hAnsi="仿宋" w:eastAsia="仿宋"/>
          <w:sz w:val="24"/>
          <w:szCs w:val="24"/>
        </w:rPr>
        <w:t>用户点击“分配”按钮，从右侧抽屉式弹出“分配”界面，</w:t>
      </w:r>
      <w:r>
        <w:rPr>
          <w:rFonts w:hint="eastAsia" w:ascii="仿宋" w:hAnsi="仿宋" w:eastAsia="仿宋"/>
          <w:i/>
          <w:iCs/>
          <w:sz w:val="24"/>
          <w:szCs w:val="24"/>
        </w:rPr>
        <w:t>详见“机构潜客-分配”章节。</w:t>
      </w:r>
    </w:p>
    <w:p>
      <w:pPr>
        <w:pStyle w:val="172"/>
        <w:spacing w:line="360" w:lineRule="auto"/>
        <w:ind w:left="360" w:firstLine="0" w:firstLineChars="0"/>
        <w:rPr>
          <w:rFonts w:ascii="仿宋" w:hAnsi="仿宋" w:eastAsia="仿宋"/>
          <w:sz w:val="24"/>
          <w:szCs w:val="24"/>
        </w:rPr>
      </w:pPr>
      <w:r>
        <w:rPr>
          <w:rFonts w:hint="eastAsia" w:ascii="仿宋" w:hAnsi="仿宋" w:eastAsia="仿宋"/>
          <w:sz w:val="24"/>
          <w:szCs w:val="24"/>
        </w:rPr>
        <w:t>用户点击“回收”按钮，</w:t>
      </w:r>
      <w:r>
        <w:rPr>
          <w:rFonts w:hint="eastAsia" w:ascii="仿宋" w:hAnsi="仿宋" w:eastAsia="仿宋"/>
          <w:i/>
          <w:iCs/>
          <w:sz w:val="24"/>
          <w:szCs w:val="24"/>
        </w:rPr>
        <w:t>详见“机构潜客-分配”章节</w:t>
      </w:r>
      <w:r>
        <w:rPr>
          <w:rFonts w:hint="eastAsia" w:ascii="仿宋" w:hAnsi="仿宋" w:eastAsia="仿宋"/>
          <w:sz w:val="24"/>
          <w:szCs w:val="24"/>
        </w:rPr>
        <w:t>。</w:t>
      </w:r>
    </w:p>
    <w:p>
      <w:pPr>
        <w:spacing w:line="360" w:lineRule="auto"/>
        <w:ind w:firstLine="360"/>
        <w:rPr>
          <w:rFonts w:ascii="仿宋" w:hAnsi="仿宋" w:eastAsia="仿宋"/>
          <w:sz w:val="24"/>
          <w:szCs w:val="24"/>
        </w:rPr>
      </w:pPr>
      <w:r>
        <w:rPr>
          <w:rFonts w:hint="eastAsia" w:ascii="仿宋" w:hAnsi="仿宋" w:eastAsia="仿宋"/>
          <w:sz w:val="24"/>
          <w:szCs w:val="24"/>
        </w:rPr>
        <w:t>用户点击“批量导入”按钮，从右侧抽屉式弹出“批量导入”界面，</w:t>
      </w:r>
      <w:r>
        <w:rPr>
          <w:rFonts w:hint="eastAsia" w:ascii="仿宋" w:hAnsi="仿宋" w:eastAsia="仿宋"/>
          <w:i/>
          <w:iCs/>
          <w:sz w:val="24"/>
          <w:szCs w:val="24"/>
        </w:rPr>
        <w:t>详见“我的潜客-批量导入”章节</w:t>
      </w:r>
      <w:r>
        <w:rPr>
          <w:rFonts w:hint="eastAsia" w:ascii="仿宋" w:hAnsi="仿宋" w:eastAsia="仿宋"/>
          <w:sz w:val="24"/>
          <w:szCs w:val="24"/>
        </w:rPr>
        <w:t>。</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机构潜客默认展示上级机构批量导入的潜客以及本机构批量导入的潜客以及本机构下级机构或客户经理导入或创建的潜客。</w:t>
      </w:r>
    </w:p>
    <w:p>
      <w:pPr>
        <w:spacing w:line="360" w:lineRule="auto"/>
        <w:rPr>
          <w:rFonts w:ascii="仿宋" w:hAnsi="仿宋" w:eastAsia="仿宋"/>
          <w:sz w:val="24"/>
          <w:szCs w:val="24"/>
        </w:rPr>
      </w:pPr>
      <w:r>
        <w:rPr>
          <w:rFonts w:hint="eastAsia" w:ascii="仿宋" w:hAnsi="仿宋" w:eastAsia="仿宋"/>
          <w:sz w:val="24"/>
          <w:szCs w:val="24"/>
        </w:rPr>
        <w:t>2. 机构潜客列表默认按生成时间降序排序。</w:t>
      </w:r>
    </w:p>
    <w:p>
      <w:pPr>
        <w:spacing w:line="360" w:lineRule="auto"/>
        <w:rPr>
          <w:rFonts w:ascii="仿宋" w:hAnsi="仿宋" w:eastAsia="仿宋"/>
          <w:sz w:val="24"/>
          <w:szCs w:val="24"/>
        </w:rPr>
      </w:pPr>
      <w:r>
        <w:rPr>
          <w:rFonts w:hint="eastAsia" w:ascii="仿宋" w:hAnsi="仿宋" w:eastAsia="仿宋"/>
          <w:sz w:val="24"/>
          <w:szCs w:val="24"/>
        </w:rPr>
        <w:t>3. 联系电话支持精确查询，客户名称支持模糊查询。</w:t>
      </w:r>
    </w:p>
    <w:p>
      <w:pPr>
        <w:spacing w:line="360" w:lineRule="auto"/>
        <w:rPr>
          <w:rFonts w:ascii="仿宋" w:hAnsi="仿宋" w:eastAsia="仿宋"/>
          <w:sz w:val="24"/>
          <w:szCs w:val="24"/>
        </w:rPr>
      </w:pPr>
      <w:r>
        <w:rPr>
          <w:rFonts w:hint="eastAsia" w:ascii="仿宋" w:hAnsi="仿宋" w:eastAsia="仿宋"/>
          <w:sz w:val="24"/>
          <w:szCs w:val="24"/>
        </w:rPr>
        <w:t>4. 查询结果中的联系电话需脱敏展示。</w:t>
      </w:r>
    </w:p>
    <w:p>
      <w:pPr>
        <w:spacing w:line="360" w:lineRule="auto"/>
        <w:rPr>
          <w:rFonts w:ascii="仿宋" w:hAnsi="仿宋" w:eastAsia="仿宋"/>
          <w:sz w:val="24"/>
          <w:szCs w:val="24"/>
        </w:rPr>
      </w:pPr>
      <w:r>
        <w:rPr>
          <w:rFonts w:hint="eastAsia" w:ascii="仿宋" w:hAnsi="仿宋" w:eastAsia="仿宋"/>
          <w:sz w:val="24"/>
          <w:szCs w:val="24"/>
        </w:rPr>
        <w:t>5. 是否分配字段为下拉筛选项，枚举值为是、否。状态字段枚举值为潜在客户、正式客户。</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机构管理人员可查询机构辖下及上级机构批量导入的潜在客户。</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ascii="仿宋" w:hAnsi="仿宋" w:eastAsia="仿宋"/>
          <w:color w:val="000000"/>
          <w:sz w:val="24"/>
          <w:szCs w:val="24"/>
        </w:rPr>
        <w:t>系统输出机构潜客查询结果及列表明细，列表栏位包括客户名称、联系电话、来源、生成时间、状态、批次号、客户经理、归属机构。</w:t>
      </w:r>
    </w:p>
    <w:tbl>
      <w:tblPr>
        <w:tblStyle w:val="51"/>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376"/>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shd w:val="clear" w:color="auto" w:fill="auto"/>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376" w:type="dxa"/>
            <w:shd w:val="clear" w:color="auto" w:fill="auto"/>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160" w:type="dxa"/>
            <w:shd w:val="clear" w:color="auto" w:fill="auto"/>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160" w:type="dxa"/>
            <w:shd w:val="clear" w:color="auto" w:fill="auto"/>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color w:val="000000"/>
                <w:sz w:val="24"/>
                <w:szCs w:val="24"/>
              </w:rPr>
            </w:pPr>
            <w:r>
              <w:rPr>
                <w:rFonts w:hint="eastAsia" w:ascii="仿宋" w:hAnsi="仿宋" w:eastAsia="仿宋"/>
                <w:color w:val="000000"/>
                <w:sz w:val="24"/>
              </w:rPr>
              <w:t>复选框</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rPr>
              <w:t>反显</w:t>
            </w:r>
            <w:r>
              <w:rPr>
                <w:rFonts w:hint="eastAsia" w:ascii="仿宋" w:hAnsi="仿宋" w:eastAsia="仿宋"/>
                <w:color w:val="000000"/>
                <w:sz w:val="24"/>
              </w:rPr>
              <w:t>，默认不勾选</w:t>
            </w:r>
          </w:p>
        </w:tc>
        <w:tc>
          <w:tcPr>
            <w:tcW w:w="2160" w:type="dxa"/>
          </w:tcPr>
          <w:p>
            <w:pPr>
              <w:spacing w:line="360" w:lineRule="auto"/>
              <w:rPr>
                <w:rFonts w:ascii="仿宋" w:hAnsi="仿宋" w:eastAsia="仿宋"/>
                <w:color w:val="000000"/>
                <w:sz w:val="24"/>
                <w:szCs w:val="24"/>
              </w:rPr>
            </w:pPr>
            <w:r>
              <w:rPr>
                <w:rFonts w:hint="eastAsia" w:ascii="仿宋" w:hAnsi="仿宋" w:eastAsia="仿宋"/>
                <w:color w:val="000000"/>
                <w:sz w:val="24"/>
              </w:rPr>
              <w:t>复选框</w:t>
            </w:r>
          </w:p>
        </w:tc>
        <w:tc>
          <w:tcPr>
            <w:tcW w:w="2160" w:type="dxa"/>
          </w:tcPr>
          <w:p>
            <w:pPr>
              <w:spacing w:line="360" w:lineRule="auto"/>
              <w:rPr>
                <w:rFonts w:ascii="仿宋" w:hAnsi="仿宋" w:eastAsia="仿宋"/>
                <w:color w:val="000000"/>
                <w:sz w:val="24"/>
                <w:szCs w:val="24"/>
              </w:rPr>
            </w:pPr>
            <w:r>
              <w:rPr>
                <w:rFonts w:hint="eastAsia" w:ascii="仿宋" w:hAnsi="仿宋" w:eastAsia="仿宋"/>
                <w:color w:val="000000"/>
                <w:sz w:val="24"/>
              </w:rPr>
              <w:t>支持单选和多选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潜在客户名称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联系电话</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脱敏显示，保留前3位和后4位，中间4位掩码，如 138****1234</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潜在客户联系电话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来源</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潜在客户来源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生成时间</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反显、格式化：YYYY- MM-DD HH:mm</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时间</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潜在客户生成时间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状态</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潜客状态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批次号</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潜客批次号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客户经理</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olor w:val="000000"/>
                <w:sz w:val="24"/>
                <w:szCs w:val="24"/>
              </w:rPr>
              <w:t>，格式：工号+姓名</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客户经理名称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归属机构</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反显，格式：机构号+机构名称</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潜客归属机构</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机构潜客-分配</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支持管理用户将机构潜客分配给下级机构或本机构客户经理，提升潜客归属流转效率</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color w:val="000000"/>
          <w:sz w:val="24"/>
        </w:rPr>
      </w:pPr>
      <w:r>
        <w:rPr>
          <w:rFonts w:ascii="仿宋" w:hAnsi="仿宋" w:eastAsia="仿宋"/>
          <w:color w:val="000000"/>
          <w:sz w:val="24"/>
        </w:rPr>
        <w:t>用户在机构潜客列表中勾选目标客户后发起潜客分配，分配界面支持选择机构、客户经理</w:t>
      </w:r>
      <w:r>
        <w:rPr>
          <w:rFonts w:hint="eastAsia" w:ascii="仿宋" w:hAnsi="仿宋" w:eastAsia="仿宋"/>
          <w:color w:val="000000"/>
          <w:sz w:val="24"/>
        </w:rPr>
        <w:t>查询条件</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1537"/>
        <w:gridCol w:w="2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63"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537"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998"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归属机构</w:t>
            </w:r>
          </w:p>
        </w:tc>
        <w:tc>
          <w:tcPr>
            <w:tcW w:w="2263"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支持机构树选择，支持多选</w:t>
            </w:r>
            <w:r>
              <w:rPr>
                <w:rFonts w:hint="eastAsia" w:ascii="仿宋" w:hAnsi="仿宋" w:eastAsia="仿宋"/>
                <w:color w:val="000000"/>
                <w:sz w:val="24"/>
                <w:szCs w:val="24"/>
              </w:rPr>
              <w:t>，默认：当前用户归属机构</w:t>
            </w:r>
          </w:p>
        </w:tc>
        <w:tc>
          <w:tcPr>
            <w:tcW w:w="1537" w:type="dxa"/>
            <w:vAlign w:val="center"/>
          </w:tcPr>
          <w:p>
            <w:pPr>
              <w:spacing w:line="360" w:lineRule="auto"/>
              <w:rPr>
                <w:rFonts w:ascii="仿宋" w:hAnsi="仿宋" w:eastAsia="仿宋"/>
                <w:color w:val="000000"/>
                <w:sz w:val="24"/>
                <w:szCs w:val="24"/>
              </w:rPr>
            </w:pPr>
            <w:r>
              <w:rPr>
                <w:rFonts w:hint="eastAsia" w:ascii="仿宋" w:hAnsi="仿宋" w:eastAsia="仿宋"/>
                <w:sz w:val="24"/>
                <w:szCs w:val="24"/>
              </w:rPr>
              <w:t>机构树</w:t>
            </w:r>
          </w:p>
        </w:tc>
        <w:tc>
          <w:tcPr>
            <w:tcW w:w="2998"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支持</w:t>
            </w:r>
            <w:r>
              <w:rPr>
                <w:rFonts w:hint="eastAsia" w:ascii="仿宋" w:hAnsi="仿宋" w:eastAsia="仿宋"/>
                <w:color w:val="000000"/>
                <w:sz w:val="24"/>
                <w:szCs w:val="24"/>
              </w:rPr>
              <w:t>分行、网点</w:t>
            </w:r>
            <w:r>
              <w:rPr>
                <w:rFonts w:ascii="仿宋" w:hAnsi="仿宋" w:eastAsia="仿宋"/>
                <w:color w:val="000000"/>
                <w:sz w:val="24"/>
                <w:szCs w:val="24"/>
              </w:rPr>
              <w:t>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客户经理</w:t>
            </w:r>
          </w:p>
        </w:tc>
        <w:tc>
          <w:tcPr>
            <w:tcW w:w="2263"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非必输</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998"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支持按</w:t>
            </w:r>
            <w:r>
              <w:rPr>
                <w:rFonts w:ascii="仿宋" w:hAnsi="仿宋" w:eastAsia="仿宋"/>
                <w:color w:val="000000"/>
                <w:sz w:val="24"/>
                <w:szCs w:val="24"/>
              </w:rPr>
              <w:t>客户经理工号精确查询、客户经理名称模糊查询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查询</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按条件查询</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查询可分配客户经理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重置</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清空筛选条件</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恢复默认查询条件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确定</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提交分配</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保存分配结果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取消</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取消分配</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关闭当前</w:t>
            </w:r>
            <w:r>
              <w:rPr>
                <w:rFonts w:hint="eastAsia" w:ascii="仿宋" w:hAnsi="仿宋" w:eastAsia="仿宋"/>
                <w:color w:val="000000"/>
                <w:sz w:val="24"/>
                <w:szCs w:val="24"/>
              </w:rPr>
              <w:t>页面</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用户在机构潜客列表中勾选目标客户后，点击“潜客分配”按钮，从右侧抽屉式弹出“潜客分配”界面。</w:t>
      </w:r>
    </w:p>
    <w:p>
      <w:pPr>
        <w:spacing w:line="360" w:lineRule="auto"/>
        <w:rPr>
          <w:rFonts w:ascii="仿宋" w:hAnsi="仿宋" w:eastAsia="仿宋"/>
          <w:sz w:val="24"/>
          <w:szCs w:val="24"/>
        </w:rPr>
      </w:pPr>
      <w:r>
        <w:rPr>
          <w:rFonts w:hint="eastAsia" w:ascii="仿宋" w:hAnsi="仿宋" w:eastAsia="仿宋"/>
          <w:sz w:val="24"/>
          <w:szCs w:val="24"/>
        </w:rPr>
        <w:t>2. 点击“潜客分配”按钮时，若用户未选择客户，提示文案：“您未选择客户，请选择客户！”，若已选择客户，需提示，提示文案：“您正在进行潜客分配操作，确认继续吗？”。</w:t>
      </w:r>
    </w:p>
    <w:p>
      <w:pPr>
        <w:spacing w:line="360" w:lineRule="auto"/>
        <w:rPr>
          <w:rFonts w:ascii="仿宋" w:hAnsi="仿宋" w:eastAsia="仿宋"/>
          <w:sz w:val="24"/>
          <w:szCs w:val="24"/>
        </w:rPr>
      </w:pPr>
      <w:r>
        <w:rPr>
          <w:rFonts w:hint="eastAsia" w:ascii="仿宋" w:hAnsi="仿宋" w:eastAsia="仿宋"/>
          <w:sz w:val="24"/>
          <w:szCs w:val="24"/>
        </w:rPr>
        <w:t>3. 用户选择归属机构或客户经理进行查询，并选择客户经理，点击确定按钮后提交，关闭当前页面并刷新机构潜客列表页面。</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仅允许对未分配且不在申领流程中的潜客发起分配。</w:t>
      </w:r>
    </w:p>
    <w:p>
      <w:pPr>
        <w:spacing w:line="360" w:lineRule="auto"/>
        <w:rPr>
          <w:rFonts w:ascii="仿宋" w:hAnsi="仿宋" w:eastAsia="仿宋"/>
          <w:sz w:val="24"/>
          <w:szCs w:val="24"/>
        </w:rPr>
      </w:pPr>
      <w:r>
        <w:rPr>
          <w:rFonts w:hint="eastAsia" w:ascii="仿宋" w:hAnsi="仿宋" w:eastAsia="仿宋"/>
          <w:sz w:val="24"/>
          <w:szCs w:val="24"/>
        </w:rPr>
        <w:t>2. 当勾选客户中存在已分配或认领流程中的客户时，系统需提示重新选择。</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sz w:val="24"/>
          <w:szCs w:val="24"/>
        </w:rPr>
        <w:t>允许将潜在客户分配给机构辖下的理财经理或客户经理。</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总行、分行、网点管理用户都可进行潜在客户分配，分配给下辖的理财经理或客户经理。</w:t>
      </w:r>
    </w:p>
    <w:p>
      <w:pPr>
        <w:pStyle w:val="8"/>
        <w:numPr>
          <w:ilvl w:val="5"/>
          <w:numId w:val="14"/>
        </w:numPr>
        <w:spacing w:line="360" w:lineRule="auto"/>
        <w:rPr>
          <w:rFonts w:ascii="仿宋" w:hAnsi="仿宋" w:eastAsia="仿宋"/>
        </w:rPr>
      </w:pPr>
      <w:r>
        <w:rPr>
          <w:rFonts w:hint="eastAsia" w:ascii="仿宋" w:hAnsi="仿宋" w:eastAsia="仿宋"/>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3233"/>
        <w:gridCol w:w="1302"/>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3233"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30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3"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单选框</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选择目标客户经理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客户经理</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olor w:val="000000"/>
                <w:sz w:val="24"/>
                <w:szCs w:val="24"/>
              </w:rPr>
              <w:t>，格式：工号+姓名</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3" w:type="dxa"/>
            <w:vAlign w:val="center"/>
          </w:tcPr>
          <w:p>
            <w:pPr>
              <w:spacing w:line="360" w:lineRule="auto"/>
              <w:rPr>
                <w:rFonts w:ascii="仿宋" w:hAnsi="仿宋"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岗位/角色</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3" w:type="dxa"/>
            <w:vAlign w:val="center"/>
          </w:tcPr>
          <w:p>
            <w:pPr>
              <w:spacing w:line="360" w:lineRule="auto"/>
              <w:rPr>
                <w:rFonts w:ascii="仿宋" w:hAnsi="仿宋"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归属机构</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olor w:val="000000"/>
                <w:sz w:val="24"/>
                <w:szCs w:val="24"/>
              </w:rPr>
              <w:t>，格式：机构号+机构名称</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3" w:type="dxa"/>
            <w:vAlign w:val="center"/>
          </w:tcPr>
          <w:p>
            <w:pPr>
              <w:spacing w:line="360" w:lineRule="auto"/>
              <w:rPr>
                <w:rFonts w:ascii="仿宋" w:hAnsi="仿宋" w:eastAsia="仿宋"/>
                <w:sz w:val="24"/>
                <w:szCs w:val="24"/>
              </w:rPr>
            </w:pP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机构潜客-回收</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支持管理用户将已分配潜客回收到机构潜客池，提升潜客归属调整效率</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用户在机构潜客列表中勾选</w:t>
      </w:r>
      <w:r>
        <w:rPr>
          <w:rFonts w:hint="eastAsia" w:ascii="仿宋" w:hAnsi="仿宋" w:eastAsia="仿宋"/>
          <w:color w:val="000000"/>
          <w:sz w:val="24"/>
        </w:rPr>
        <w:t>已分配状态的</w:t>
      </w:r>
      <w:r>
        <w:rPr>
          <w:rFonts w:ascii="仿宋" w:hAnsi="仿宋" w:eastAsia="仿宋"/>
          <w:color w:val="000000"/>
          <w:sz w:val="24"/>
        </w:rPr>
        <w:t>目标客户后发起潜客回收</w:t>
      </w:r>
      <w:r>
        <w:rPr>
          <w:rFonts w:hint="eastAsia" w:ascii="仿宋" w:hAnsi="仿宋" w:eastAsia="仿宋"/>
          <w:color w:val="000000"/>
          <w:sz w:val="24"/>
        </w:rPr>
        <w:t>。</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用户在机构潜客列表中勾选目标客户后，点击“潜客回收”按钮，发起已分配潜在客户的回收。</w:t>
      </w:r>
    </w:p>
    <w:p>
      <w:pPr>
        <w:spacing w:line="360" w:lineRule="auto"/>
        <w:rPr>
          <w:rFonts w:ascii="仿宋" w:hAnsi="仿宋" w:eastAsia="仿宋"/>
          <w:sz w:val="24"/>
          <w:szCs w:val="24"/>
        </w:rPr>
      </w:pPr>
      <w:r>
        <w:rPr>
          <w:rFonts w:hint="eastAsia" w:ascii="仿宋" w:hAnsi="仿宋" w:eastAsia="仿宋"/>
          <w:sz w:val="24"/>
          <w:szCs w:val="24"/>
        </w:rPr>
        <w:t>2. 点击“潜客回收”按钮时，若用户未选择客户，提示文案：“您未选择客户，请选择客户！”，若已选择客户，需提示，提示文案：“您正在进行潜客回收操作，确认继续吗？”。</w:t>
      </w:r>
    </w:p>
    <w:p>
      <w:pPr>
        <w:spacing w:line="360" w:lineRule="auto"/>
        <w:rPr>
          <w:rFonts w:ascii="仿宋" w:hAnsi="仿宋" w:eastAsia="仿宋"/>
          <w:sz w:val="24"/>
          <w:szCs w:val="24"/>
        </w:rPr>
      </w:pPr>
      <w:r>
        <w:rPr>
          <w:rFonts w:hint="eastAsia" w:ascii="仿宋" w:hAnsi="仿宋" w:eastAsia="仿宋"/>
          <w:sz w:val="24"/>
          <w:szCs w:val="24"/>
        </w:rPr>
        <w:t>3. 用户确认后提交，系统执行潜客回收。</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回收完成后刷新返回机构潜客列表并提示，提示文案：“成功回收</w:t>
      </w:r>
      <w:r>
        <w:rPr>
          <w:rFonts w:ascii="仿宋" w:hAnsi="仿宋" w:eastAsia="仿宋"/>
          <w:sz w:val="24"/>
          <w:szCs w:val="24"/>
        </w:rPr>
        <w:t>{X}</w:t>
      </w:r>
      <w:r>
        <w:rPr>
          <w:rFonts w:hint="eastAsia" w:ascii="仿宋" w:hAnsi="仿宋" w:eastAsia="仿宋"/>
          <w:sz w:val="24"/>
          <w:szCs w:val="24"/>
        </w:rPr>
        <w:t>为潜在客户！”。</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仅允许对已分配的机构潜客发起回收。</w:t>
      </w:r>
    </w:p>
    <w:p>
      <w:pPr>
        <w:spacing w:line="360" w:lineRule="auto"/>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 xml:space="preserve"> </w:t>
      </w:r>
      <w:r>
        <w:rPr>
          <w:rFonts w:hint="eastAsia" w:ascii="仿宋" w:hAnsi="仿宋" w:eastAsia="仿宋"/>
          <w:sz w:val="24"/>
          <w:szCs w:val="24"/>
        </w:rPr>
        <w:t>只能回收本机构批量导入、企微联系人和关联关系衍生的潜在客户，客户经理本人手工录入和批量导入的潜在客户不能回收。若回收时选择了客户经理本人手工录入和批量导入的潜在客户应提示，提示文案：“您选择回收的潜在客户，其中XXX、XXX等潜在客户是自行创建的潜客，无法回收！”。</w:t>
      </w:r>
    </w:p>
    <w:p>
      <w:pPr>
        <w:spacing w:line="360" w:lineRule="auto"/>
        <w:rPr>
          <w:rFonts w:ascii="仿宋" w:hAnsi="仿宋" w:eastAsia="仿宋"/>
          <w:sz w:val="24"/>
          <w:szCs w:val="24"/>
        </w:rPr>
      </w:pPr>
      <w:r>
        <w:rPr>
          <w:rFonts w:ascii="仿宋" w:hAnsi="仿宋" w:eastAsia="仿宋"/>
          <w:sz w:val="24"/>
          <w:szCs w:val="24"/>
        </w:rPr>
        <w:t xml:space="preserve">3. </w:t>
      </w:r>
      <w:r>
        <w:rPr>
          <w:rFonts w:hint="eastAsia" w:ascii="仿宋" w:hAnsi="仿宋" w:eastAsia="仿宋"/>
          <w:sz w:val="24"/>
          <w:szCs w:val="24"/>
        </w:rPr>
        <w:t>回收成功后，潜客需回到机构池，若原本有关联客户经理，则解除管户关系。</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机构用户仅可对权限范围内的已分配潜客发起回收。</w:t>
      </w:r>
    </w:p>
    <w:p>
      <w:pPr>
        <w:spacing w:line="360" w:lineRule="auto"/>
        <w:rPr>
          <w:rFonts w:ascii="仿宋" w:hAnsi="仿宋" w:eastAsia="仿宋"/>
        </w:rPr>
      </w:pPr>
      <w:r>
        <w:rPr>
          <w:rFonts w:hint="eastAsia" w:ascii="仿宋" w:hAnsi="仿宋" w:eastAsia="仿宋"/>
          <w:sz w:val="24"/>
          <w:szCs w:val="24"/>
        </w:rPr>
        <w:t>2. 客户经理、理财经理和管理岗按系统授权范围处理回收事项</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rPr>
          <w:rFonts w:ascii="仿宋" w:hAnsi="仿宋" w:eastAsia="仿宋"/>
          <w:sz w:val="24"/>
          <w:szCs w:val="24"/>
        </w:rPr>
      </w:pPr>
      <w:r>
        <w:rPr>
          <w:rFonts w:hint="eastAsia" w:ascii="仿宋" w:hAnsi="仿宋" w:eastAsia="仿宋"/>
          <w:sz w:val="24"/>
          <w:szCs w:val="24"/>
        </w:rPr>
        <w:t>无。</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潜客视图</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潜客视图-客户信息</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0"/>
          <w:szCs w:val="20"/>
        </w:rPr>
      </w:pPr>
      <w:r>
        <w:rPr>
          <w:rFonts w:ascii="仿宋" w:hAnsi="仿宋" w:eastAsia="仿宋"/>
          <w:color w:val="000000"/>
          <w:sz w:val="24"/>
          <w:szCs w:val="20"/>
        </w:rPr>
        <w:t>支持用户查看潜在客户基本信息、来源信息及转化状态信息，助力用户快速掌握单客画像并开展后续跟进</w:t>
      </w:r>
      <w:r>
        <w:rPr>
          <w:rFonts w:hint="eastAsia" w:ascii="仿宋" w:hAnsi="仿宋" w:eastAsia="仿宋"/>
          <w:color w:val="000000"/>
          <w:sz w:val="24"/>
          <w:szCs w:val="20"/>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0"/>
          <w:szCs w:val="20"/>
        </w:rPr>
      </w:pPr>
      <w:r>
        <w:rPr>
          <w:rFonts w:ascii="仿宋" w:hAnsi="仿宋" w:eastAsia="仿宋"/>
          <w:color w:val="000000"/>
          <w:sz w:val="24"/>
          <w:szCs w:val="20"/>
        </w:rPr>
        <w:t>用户在机构潜客列表点击潜客名称后打开潜客视图，默认展示“客户信息”页签</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用户在机构潜客列表页面点击潜客名称后，系统跳转至潜客视图页面，默认展示“客户信息”页签。</w:t>
      </w:r>
    </w:p>
    <w:p>
      <w:pPr>
        <w:spacing w:line="360" w:lineRule="auto"/>
        <w:rPr>
          <w:rFonts w:ascii="仿宋" w:hAnsi="仿宋" w:eastAsia="仿宋"/>
          <w:sz w:val="24"/>
          <w:szCs w:val="24"/>
        </w:rPr>
      </w:pPr>
      <w:r>
        <w:rPr>
          <w:rFonts w:hint="eastAsia" w:ascii="仿宋" w:hAnsi="仿宋" w:eastAsia="仿宋"/>
          <w:sz w:val="24"/>
          <w:szCs w:val="24"/>
        </w:rPr>
        <w:t>2. 系统加载并展示客户基本信息、来源信息及转化相关信息。</w:t>
      </w:r>
    </w:p>
    <w:p>
      <w:pPr>
        <w:spacing w:line="360" w:lineRule="auto"/>
        <w:rPr>
          <w:rFonts w:ascii="仿宋" w:hAnsi="仿宋" w:eastAsia="仿宋"/>
          <w:sz w:val="24"/>
          <w:szCs w:val="24"/>
        </w:rPr>
      </w:pPr>
      <w:r>
        <w:rPr>
          <w:rFonts w:hint="eastAsia" w:ascii="仿宋" w:hAnsi="仿宋" w:eastAsia="仿宋"/>
          <w:sz w:val="24"/>
          <w:szCs w:val="24"/>
        </w:rPr>
        <w:t>3. 用户可在潜客视图页面切换至“联络信息”或“意向产品”页签查看其他内容。</w:t>
      </w:r>
    </w:p>
    <w:p>
      <w:pPr>
        <w:spacing w:line="360" w:lineRule="auto"/>
        <w:rPr>
          <w:rFonts w:ascii="仿宋" w:hAnsi="仿宋" w:eastAsia="仿宋"/>
          <w:b/>
          <w:bCs/>
          <w:sz w:val="24"/>
          <w:szCs w:val="24"/>
        </w:rPr>
      </w:pPr>
      <w:r>
        <w:rPr>
          <w:rFonts w:hint="eastAsia" w:ascii="仿宋" w:hAnsi="仿宋" w:eastAsia="仿宋"/>
          <w:sz w:val="24"/>
          <w:szCs w:val="24"/>
        </w:rPr>
        <w:t>（</w:t>
      </w: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客户信息页签为潜客视图默认展示页签。</w:t>
      </w:r>
    </w:p>
    <w:p>
      <w:pPr>
        <w:spacing w:line="360" w:lineRule="auto"/>
        <w:rPr>
          <w:rFonts w:ascii="仿宋" w:hAnsi="仿宋" w:eastAsia="仿宋"/>
          <w:sz w:val="24"/>
          <w:szCs w:val="24"/>
        </w:rPr>
      </w:pPr>
      <w:r>
        <w:rPr>
          <w:rFonts w:hint="eastAsia" w:ascii="仿宋" w:hAnsi="仿宋" w:eastAsia="仿宋"/>
          <w:sz w:val="24"/>
          <w:szCs w:val="24"/>
        </w:rPr>
        <w:t>2. 联系电话等敏感信息需按系统脱敏规则展示。</w:t>
      </w:r>
    </w:p>
    <w:p>
      <w:pPr>
        <w:spacing w:line="360" w:lineRule="auto"/>
        <w:rPr>
          <w:rFonts w:ascii="仿宋" w:hAnsi="仿宋" w:eastAsia="仿宋"/>
          <w:sz w:val="24"/>
          <w:szCs w:val="24"/>
        </w:rPr>
      </w:pPr>
      <w:r>
        <w:rPr>
          <w:rFonts w:hint="eastAsia" w:ascii="仿宋" w:hAnsi="仿宋" w:eastAsia="仿宋"/>
          <w:sz w:val="24"/>
          <w:szCs w:val="24"/>
        </w:rPr>
        <w:t>3. 若客户已转化为正式客户，支持跳转到客户</w:t>
      </w:r>
      <w:r>
        <w:rPr>
          <w:rFonts w:ascii="仿宋" w:hAnsi="仿宋" w:eastAsia="仿宋"/>
          <w:sz w:val="24"/>
          <w:szCs w:val="24"/>
        </w:rPr>
        <w:t>360</w:t>
      </w:r>
      <w:r>
        <w:rPr>
          <w:rFonts w:hint="eastAsia" w:ascii="仿宋" w:hAnsi="仿宋" w:eastAsia="仿宋"/>
          <w:sz w:val="24"/>
          <w:szCs w:val="24"/>
        </w:rPr>
        <w:t>视图，客户</w:t>
      </w:r>
      <w:r>
        <w:rPr>
          <w:rFonts w:ascii="仿宋" w:hAnsi="仿宋" w:eastAsia="仿宋"/>
          <w:sz w:val="24"/>
          <w:szCs w:val="24"/>
        </w:rPr>
        <w:t>360</w:t>
      </w:r>
      <w:r>
        <w:rPr>
          <w:rFonts w:hint="eastAsia" w:ascii="仿宋" w:hAnsi="仿宋" w:eastAsia="仿宋"/>
          <w:sz w:val="24"/>
          <w:szCs w:val="24"/>
        </w:rPr>
        <w:t>视图仅展示当前用户权限范围内可见的信息。</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客户经理、理财经理和管理人员可查看潜客视图全貌。</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ascii="仿宋" w:hAnsi="仿宋" w:eastAsia="仿宋"/>
          <w:color w:val="000000"/>
          <w:sz w:val="24"/>
          <w:szCs w:val="24"/>
        </w:rPr>
        <w:t>系统输出客户信息页签展示内容，包括客户基本信息、来源信息及转化状态信息。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3"/>
        <w:gridCol w:w="2376"/>
        <w:gridCol w:w="2223"/>
        <w:gridCol w:w="2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376"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23"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38"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潜在客户名称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hint="eastAsia" w:ascii="仿宋" w:hAnsi="仿宋" w:eastAsia="仿宋"/>
                <w:sz w:val="24"/>
                <w:szCs w:val="24"/>
              </w:rPr>
              <w:t>是否转化</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潜在客户当前转化状态</w:t>
            </w:r>
            <w:r>
              <w:rPr>
                <w:rFonts w:hint="eastAsia" w:ascii="仿宋" w:hAnsi="仿宋" w:eastAsia="仿宋"/>
                <w:color w:val="000000"/>
                <w:sz w:val="24"/>
                <w:szCs w:val="24"/>
              </w:rPr>
              <w:t>，枚举值：潜在客户、正式客户</w:t>
            </w:r>
          </w:p>
          <w:p>
            <w:pPr>
              <w:spacing w:line="360" w:lineRule="auto"/>
              <w:rPr>
                <w:rFonts w:ascii="仿宋" w:hAnsi="仿宋" w:eastAsia="仿宋"/>
                <w:color w:val="000000"/>
                <w:sz w:val="24"/>
                <w:szCs w:val="24"/>
              </w:rPr>
            </w:pPr>
            <w:r>
              <w:rPr>
                <w:rFonts w:hint="eastAsia" w:ascii="仿宋" w:hAnsi="仿宋" w:eastAsia="仿宋"/>
                <w:color w:val="000000"/>
                <w:sz w:val="24"/>
                <w:szCs w:val="24"/>
              </w:rPr>
              <w:t>若是潜在客户为否，若为正式客户为是。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ascii="仿宋" w:hAnsi="仿宋" w:eastAsia="仿宋"/>
                <w:color w:val="000000"/>
                <w:sz w:val="24"/>
                <w:szCs w:val="24"/>
              </w:rPr>
              <w:t>联系电话</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脱敏显示，保留前3位和后4位，中间4位掩码，如 138****1234</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ascii="仿宋" w:hAnsi="仿宋" w:eastAsia="仿宋"/>
                <w:color w:val="000000"/>
                <w:sz w:val="24"/>
                <w:szCs w:val="24"/>
              </w:rPr>
              <w:t>性别</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潜在客户性别，枚举值：男、女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年龄</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若证件号码为身份证，则年龄由证件号码自动计算并反显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证件类型</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潜在客户证件类型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证件号码</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脱敏显示，保留前6位和后4位，中间脱敏，如 110101********1234</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潜在客户证件号码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hint="eastAsia" w:ascii="仿宋" w:hAnsi="仿宋" w:eastAsia="仿宋"/>
                <w:sz w:val="24"/>
                <w:szCs w:val="24"/>
              </w:rPr>
              <w:t>工作单位</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w:t>
            </w:r>
            <w:r>
              <w:rPr>
                <w:rFonts w:hint="eastAsia" w:ascii="仿宋" w:hAnsi="仿宋" w:eastAsia="仿宋"/>
                <w:color w:val="000000"/>
                <w:sz w:val="24"/>
                <w:szCs w:val="24"/>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职位</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下拉框</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潜在客户职位</w:t>
            </w:r>
            <w:r>
              <w:rPr>
                <w:rFonts w:hint="eastAsia" w:ascii="仿宋" w:hAnsi="仿宋" w:eastAsia="仿宋"/>
                <w:color w:val="000000"/>
                <w:sz w:val="24"/>
                <w:szCs w:val="24"/>
              </w:rPr>
              <w:t>，枚举值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月收入</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r>
              <w:rPr>
                <w:rFonts w:hint="eastAsia" w:ascii="仿宋" w:hAnsi="仿宋" w:eastAsia="仿宋"/>
                <w:color w:val="000000"/>
                <w:sz w:val="24"/>
                <w:szCs w:val="24"/>
              </w:rPr>
              <w:t>、金额格式校验</w:t>
            </w:r>
          </w:p>
        </w:tc>
        <w:tc>
          <w:tcPr>
            <w:tcW w:w="2223"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年收入</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r>
              <w:rPr>
                <w:rFonts w:hint="eastAsia" w:ascii="仿宋" w:hAnsi="仿宋" w:eastAsia="仿宋"/>
                <w:color w:val="000000"/>
                <w:sz w:val="24"/>
                <w:szCs w:val="24"/>
              </w:rPr>
              <w:t>、金额格式校验</w:t>
            </w:r>
          </w:p>
        </w:tc>
        <w:tc>
          <w:tcPr>
            <w:tcW w:w="2223"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hint="eastAsia" w:ascii="仿宋" w:hAnsi="仿宋" w:eastAsia="仿宋"/>
                <w:sz w:val="24"/>
                <w:szCs w:val="24"/>
              </w:rPr>
              <w:t>工作单位地址</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w:t>
            </w:r>
            <w:r>
              <w:rPr>
                <w:rFonts w:hint="eastAsia" w:ascii="仿宋" w:hAnsi="仿宋" w:eastAsia="仿宋"/>
                <w:sz w:val="24"/>
                <w:szCs w:val="24"/>
              </w:rPr>
              <w:t>工作单位地址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hint="eastAsia" w:ascii="仿宋" w:hAnsi="仿宋" w:eastAsia="仿宋"/>
                <w:sz w:val="24"/>
                <w:szCs w:val="24"/>
              </w:rPr>
              <w:t>居住地址</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w:t>
            </w:r>
            <w:r>
              <w:rPr>
                <w:rFonts w:hint="eastAsia" w:ascii="仿宋" w:hAnsi="仿宋" w:eastAsia="仿宋"/>
                <w:sz w:val="24"/>
                <w:szCs w:val="24"/>
              </w:rPr>
              <w:t>居住地址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ascii="仿宋" w:hAnsi="仿宋" w:eastAsia="仿宋"/>
                <w:color w:val="000000"/>
                <w:sz w:val="24"/>
                <w:szCs w:val="24"/>
              </w:rPr>
              <w:t>潜客来源</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潜在客户来源</w:t>
            </w:r>
            <w:r>
              <w:rPr>
                <w:rFonts w:hint="eastAsia" w:ascii="仿宋" w:hAnsi="仿宋" w:eastAsia="仿宋"/>
                <w:color w:val="000000"/>
                <w:sz w:val="24"/>
                <w:szCs w:val="24"/>
              </w:rPr>
              <w:t>，</w:t>
            </w:r>
            <w:r>
              <w:rPr>
                <w:rFonts w:ascii="仿宋" w:hAnsi="仿宋" w:eastAsia="仿宋"/>
                <w:color w:val="000000"/>
                <w:sz w:val="24"/>
                <w:szCs w:val="24"/>
              </w:rPr>
              <w:t>枚举值：</w:t>
            </w:r>
            <w:r>
              <w:rPr>
                <w:rFonts w:hint="eastAsia" w:ascii="仿宋" w:hAnsi="仿宋" w:eastAsia="仿宋"/>
                <w:sz w:val="24"/>
                <w:szCs w:val="24"/>
              </w:rPr>
              <w:t>关联关系衍生、企微好友同步、营销活动引入、批量导入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ascii="仿宋" w:hAnsi="仿宋" w:eastAsia="仿宋"/>
                <w:color w:val="000000"/>
                <w:sz w:val="24"/>
                <w:szCs w:val="24"/>
              </w:rPr>
              <w:t>创建时间</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反显、格式化：YYYY- MM-DD HH:mm</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时间</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潜客创建时间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ascii="仿宋" w:hAnsi="仿宋" w:eastAsia="仿宋"/>
                <w:color w:val="000000"/>
                <w:sz w:val="24"/>
                <w:szCs w:val="24"/>
              </w:rPr>
              <w:t>转化时间</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反显、格式化：YYYY- MM-DD HH:mm</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时间</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潜客转化时间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hint="eastAsia" w:ascii="仿宋" w:hAnsi="仿宋" w:eastAsia="仿宋"/>
                <w:sz w:val="24"/>
                <w:szCs w:val="24"/>
              </w:rPr>
              <w:t>备注</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潜在客户信息备注</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潜客视图-联络信息</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0"/>
          <w:szCs w:val="20"/>
        </w:rPr>
      </w:pPr>
      <w:r>
        <w:rPr>
          <w:rFonts w:ascii="仿宋" w:hAnsi="仿宋" w:eastAsia="仿宋"/>
          <w:color w:val="000000"/>
          <w:sz w:val="24"/>
          <w:szCs w:val="20"/>
        </w:rPr>
        <w:t>支持用户查看潜在客户</w:t>
      </w:r>
      <w:r>
        <w:rPr>
          <w:rFonts w:hint="eastAsia" w:ascii="仿宋" w:hAnsi="仿宋" w:eastAsia="仿宋"/>
          <w:color w:val="000000"/>
          <w:sz w:val="24"/>
          <w:szCs w:val="20"/>
        </w:rPr>
        <w:t>面访记录、电</w:t>
      </w:r>
      <w:r>
        <w:rPr>
          <w:rFonts w:ascii="仿宋" w:hAnsi="仿宋" w:eastAsia="仿宋"/>
          <w:color w:val="000000"/>
          <w:sz w:val="24"/>
          <w:szCs w:val="20"/>
        </w:rPr>
        <w:t>话记录、短信记录及企微沟通记录，助力用户持续跟踪客户联络过程并掌握沟通情况</w:t>
      </w:r>
      <w:r>
        <w:rPr>
          <w:rFonts w:hint="eastAsia" w:ascii="仿宋" w:hAnsi="仿宋" w:eastAsia="仿宋"/>
          <w:color w:val="000000"/>
          <w:sz w:val="24"/>
          <w:szCs w:val="20"/>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color w:val="000000"/>
          <w:sz w:val="24"/>
          <w:szCs w:val="20"/>
        </w:rPr>
      </w:pPr>
      <w:r>
        <w:rPr>
          <w:rFonts w:ascii="仿宋" w:hAnsi="仿宋" w:eastAsia="仿宋"/>
          <w:color w:val="000000"/>
          <w:sz w:val="24"/>
          <w:szCs w:val="20"/>
        </w:rPr>
        <w:t>用户在潜客视图页面点击“联络信息”页签后查看联络信息内容</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3"/>
        <w:gridCol w:w="2376"/>
        <w:gridCol w:w="2223"/>
        <w:gridCol w:w="2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376"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23"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38"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hint="eastAsia" w:ascii="仿宋" w:hAnsi="仿宋" w:eastAsia="仿宋"/>
                <w:sz w:val="24"/>
                <w:szCs w:val="24"/>
              </w:rPr>
              <w:t>联络方式</w:t>
            </w:r>
          </w:p>
        </w:tc>
        <w:tc>
          <w:tcPr>
            <w:tcW w:w="2376" w:type="dxa"/>
          </w:tcPr>
          <w:p>
            <w:pPr>
              <w:spacing w:line="360" w:lineRule="auto"/>
              <w:rPr>
                <w:rFonts w:ascii="仿宋" w:hAnsi="仿宋" w:eastAsia="仿宋"/>
                <w:sz w:val="24"/>
                <w:szCs w:val="24"/>
              </w:rPr>
            </w:pPr>
            <w:r>
              <w:rPr>
                <w:rFonts w:hint="eastAsia" w:ascii="仿宋" w:hAnsi="仿宋" w:eastAsia="仿宋"/>
                <w:sz w:val="24"/>
                <w:szCs w:val="24"/>
              </w:rPr>
              <w:t>切片器默认为全部</w:t>
            </w:r>
          </w:p>
        </w:tc>
        <w:tc>
          <w:tcPr>
            <w:tcW w:w="2223" w:type="dxa"/>
          </w:tcPr>
          <w:p>
            <w:pPr>
              <w:spacing w:line="360" w:lineRule="auto"/>
              <w:rPr>
                <w:rFonts w:ascii="仿宋" w:hAnsi="仿宋" w:eastAsia="仿宋"/>
                <w:sz w:val="24"/>
                <w:szCs w:val="24"/>
              </w:rPr>
            </w:pPr>
            <w:r>
              <w:rPr>
                <w:rFonts w:hint="eastAsia" w:ascii="仿宋" w:hAnsi="仿宋" w:eastAsia="仿宋"/>
                <w:sz w:val="24"/>
                <w:szCs w:val="24"/>
              </w:rPr>
              <w:t>切片器</w:t>
            </w:r>
          </w:p>
        </w:tc>
        <w:tc>
          <w:tcPr>
            <w:tcW w:w="2238" w:type="dxa"/>
          </w:tcPr>
          <w:p>
            <w:pPr>
              <w:spacing w:line="360" w:lineRule="auto"/>
              <w:rPr>
                <w:rFonts w:ascii="仿宋" w:hAnsi="仿宋" w:eastAsia="仿宋"/>
                <w:sz w:val="24"/>
                <w:szCs w:val="24"/>
              </w:rPr>
            </w:pPr>
            <w:r>
              <w:rPr>
                <w:rFonts w:hint="eastAsia" w:ascii="仿宋" w:hAnsi="仿宋" w:eastAsia="仿宋"/>
                <w:sz w:val="24"/>
                <w:szCs w:val="24"/>
              </w:rPr>
              <w:t>切片器：全部｜面访｜电访｜短信｜企微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hint="eastAsia" w:ascii="仿宋" w:hAnsi="仿宋" w:eastAsia="仿宋"/>
                <w:sz w:val="24"/>
                <w:szCs w:val="24"/>
              </w:rPr>
              <w:t>联络日期</w:t>
            </w:r>
          </w:p>
        </w:tc>
        <w:tc>
          <w:tcPr>
            <w:tcW w:w="2376" w:type="dxa"/>
          </w:tcPr>
          <w:p>
            <w:pPr>
              <w:spacing w:line="360" w:lineRule="auto"/>
              <w:rPr>
                <w:rFonts w:ascii="仿宋" w:hAnsi="仿宋" w:eastAsia="仿宋"/>
                <w:sz w:val="24"/>
                <w:szCs w:val="24"/>
              </w:rPr>
            </w:pPr>
            <w:r>
              <w:rPr>
                <w:rFonts w:ascii="仿宋" w:hAnsi="仿宋" w:eastAsia="仿宋"/>
                <w:color w:val="000000"/>
                <w:sz w:val="24"/>
              </w:rPr>
              <w:t>非必输</w:t>
            </w:r>
          </w:p>
        </w:tc>
        <w:tc>
          <w:tcPr>
            <w:tcW w:w="2223" w:type="dxa"/>
          </w:tcPr>
          <w:p>
            <w:pPr>
              <w:spacing w:line="360" w:lineRule="auto"/>
              <w:rPr>
                <w:rFonts w:ascii="仿宋" w:hAnsi="仿宋" w:eastAsia="仿宋"/>
                <w:sz w:val="24"/>
                <w:szCs w:val="24"/>
              </w:rPr>
            </w:pPr>
            <w:r>
              <w:rPr>
                <w:rFonts w:hint="eastAsia" w:ascii="仿宋" w:hAnsi="仿宋" w:eastAsia="仿宋"/>
                <w:sz w:val="24"/>
                <w:szCs w:val="24"/>
              </w:rPr>
              <w:t>日期控件</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rPr>
              <w:t>支持按联络</w:t>
            </w:r>
            <w:r>
              <w:rPr>
                <w:rFonts w:hint="eastAsia" w:ascii="仿宋" w:hAnsi="仿宋" w:eastAsia="仿宋"/>
                <w:color w:val="000000"/>
                <w:sz w:val="24"/>
              </w:rPr>
              <w:t>日期</w:t>
            </w:r>
            <w:r>
              <w:rPr>
                <w:rFonts w:ascii="仿宋" w:hAnsi="仿宋" w:eastAsia="仿宋"/>
                <w:color w:val="000000"/>
                <w:sz w:val="24"/>
              </w:rPr>
              <w:t>区间</w:t>
            </w:r>
            <w:r>
              <w:rPr>
                <w:rFonts w:hint="eastAsia" w:ascii="仿宋" w:hAnsi="仿宋" w:eastAsia="仿宋"/>
                <w:color w:val="000000"/>
                <w:sz w:val="24"/>
              </w:rPr>
              <w:t>段</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vAlign w:val="center"/>
          </w:tcPr>
          <w:p>
            <w:pPr>
              <w:spacing w:line="360" w:lineRule="auto"/>
              <w:rPr>
                <w:rFonts w:ascii="仿宋" w:hAnsi="仿宋" w:eastAsia="仿宋"/>
                <w:sz w:val="24"/>
                <w:szCs w:val="24"/>
              </w:rPr>
            </w:pPr>
            <w:r>
              <w:rPr>
                <w:rFonts w:ascii="仿宋" w:hAnsi="仿宋" w:eastAsia="仿宋"/>
                <w:color w:val="000000"/>
                <w:sz w:val="24"/>
                <w:szCs w:val="24"/>
              </w:rPr>
              <w:t>查询</w:t>
            </w:r>
          </w:p>
        </w:tc>
        <w:tc>
          <w:tcPr>
            <w:tcW w:w="2376"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点击触发查询</w:t>
            </w:r>
          </w:p>
        </w:tc>
        <w:tc>
          <w:tcPr>
            <w:tcW w:w="2223"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按钮</w:t>
            </w:r>
          </w:p>
        </w:tc>
        <w:tc>
          <w:tcPr>
            <w:tcW w:w="2238"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根据当前条件查询潜客列表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vAlign w:val="center"/>
          </w:tcPr>
          <w:p>
            <w:pPr>
              <w:spacing w:line="360" w:lineRule="auto"/>
              <w:rPr>
                <w:rFonts w:ascii="仿宋" w:hAnsi="仿宋" w:eastAsia="仿宋"/>
                <w:sz w:val="24"/>
                <w:szCs w:val="24"/>
              </w:rPr>
            </w:pPr>
            <w:r>
              <w:rPr>
                <w:rFonts w:ascii="仿宋" w:hAnsi="仿宋" w:eastAsia="仿宋"/>
                <w:color w:val="000000"/>
                <w:sz w:val="24"/>
                <w:szCs w:val="24"/>
              </w:rPr>
              <w:t>重置</w:t>
            </w:r>
          </w:p>
        </w:tc>
        <w:tc>
          <w:tcPr>
            <w:tcW w:w="2376"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点击清空条件</w:t>
            </w:r>
          </w:p>
        </w:tc>
        <w:tc>
          <w:tcPr>
            <w:tcW w:w="2223"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按钮</w:t>
            </w:r>
          </w:p>
        </w:tc>
        <w:tc>
          <w:tcPr>
            <w:tcW w:w="2238"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清空当前录入的查询条件</w:t>
            </w:r>
          </w:p>
        </w:tc>
      </w:tr>
    </w:tbl>
    <w:p>
      <w:pPr>
        <w:spacing w:line="360" w:lineRule="auto"/>
        <w:rPr>
          <w:rFonts w:ascii="仿宋" w:hAnsi="仿宋" w:eastAsia="仿宋"/>
          <w:sz w:val="20"/>
          <w:szCs w:val="20"/>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用户在潜客视图页面点击“联络信息”页签后，系统切换展示联络信息内容。</w:t>
      </w:r>
    </w:p>
    <w:p>
      <w:pPr>
        <w:spacing w:line="360" w:lineRule="auto"/>
        <w:rPr>
          <w:rFonts w:ascii="仿宋" w:hAnsi="仿宋" w:eastAsia="仿宋"/>
          <w:sz w:val="24"/>
          <w:szCs w:val="24"/>
        </w:rPr>
      </w:pPr>
      <w:r>
        <w:rPr>
          <w:rFonts w:hint="eastAsia" w:ascii="仿宋" w:hAnsi="仿宋" w:eastAsia="仿宋"/>
          <w:sz w:val="24"/>
          <w:szCs w:val="24"/>
        </w:rPr>
        <w:t>2. 系统展示该潜在客户的面访记录、电话记录、短信记录及企微沟通记录。</w:t>
      </w:r>
    </w:p>
    <w:p>
      <w:pPr>
        <w:spacing w:line="360" w:lineRule="auto"/>
        <w:rPr>
          <w:rFonts w:ascii="仿宋" w:hAnsi="仿宋" w:eastAsia="仿宋"/>
          <w:sz w:val="24"/>
          <w:szCs w:val="24"/>
        </w:rPr>
      </w:pPr>
      <w:r>
        <w:rPr>
          <w:rFonts w:hint="eastAsia" w:ascii="仿宋" w:hAnsi="仿宋" w:eastAsia="仿宋"/>
          <w:sz w:val="24"/>
          <w:szCs w:val="24"/>
        </w:rPr>
        <w:t>3. 用户可在潜客视图页面切换回“客户信息”或“意向产品”页签查看其他内容。</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联络信息页签与“客户信息”、“意向产品”为同级页签，通过页签切换展示。</w:t>
      </w:r>
    </w:p>
    <w:p>
      <w:pPr>
        <w:spacing w:line="360" w:lineRule="auto"/>
        <w:rPr>
          <w:rFonts w:ascii="仿宋" w:hAnsi="仿宋" w:eastAsia="仿宋"/>
          <w:sz w:val="24"/>
          <w:szCs w:val="24"/>
        </w:rPr>
      </w:pPr>
      <w:r>
        <w:rPr>
          <w:rFonts w:hint="eastAsia" w:ascii="仿宋" w:hAnsi="仿宋" w:eastAsia="仿宋"/>
          <w:sz w:val="24"/>
          <w:szCs w:val="24"/>
        </w:rPr>
        <w:t>2. 联络记录应以时间轴的形式展示，按最近联络时间降序展示。</w:t>
      </w:r>
    </w:p>
    <w:p>
      <w:pPr>
        <w:spacing w:line="360" w:lineRule="auto"/>
        <w:rPr>
          <w:rFonts w:ascii="仿宋" w:hAnsi="仿宋" w:eastAsia="仿宋"/>
          <w:sz w:val="24"/>
          <w:szCs w:val="24"/>
        </w:rPr>
      </w:pPr>
      <w:r>
        <w:rPr>
          <w:rFonts w:hint="eastAsia" w:ascii="仿宋" w:hAnsi="仿宋" w:eastAsia="仿宋"/>
          <w:sz w:val="24"/>
          <w:szCs w:val="24"/>
        </w:rPr>
        <w:t>3. 若当前潜客暂无对应联络记录，则展示空状态。</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客户经理、理财经理和管理人员可查潜客联络信息。</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color w:val="000000"/>
          <w:sz w:val="24"/>
          <w:szCs w:val="20"/>
        </w:rPr>
      </w:pPr>
      <w:r>
        <w:rPr>
          <w:rFonts w:hint="eastAsia" w:ascii="仿宋" w:hAnsi="仿宋" w:eastAsia="仿宋"/>
          <w:color w:val="000000"/>
          <w:sz w:val="24"/>
          <w:szCs w:val="20"/>
        </w:rPr>
        <w:t>时间轴展示形式</w:t>
      </w:r>
    </w:p>
    <w:p>
      <w:pPr>
        <w:spacing w:line="360" w:lineRule="auto"/>
        <w:rPr>
          <w:rFonts w:ascii="仿宋" w:hAnsi="仿宋" w:eastAsia="仿宋"/>
        </w:rPr>
      </w:pPr>
    </w:p>
    <w:p>
      <w:pPr>
        <w:spacing w:line="360" w:lineRule="auto"/>
        <w:rPr>
          <w:rFonts w:ascii="仿宋" w:hAnsi="仿宋" w:eastAsia="仿宋"/>
          <w:color w:val="000000"/>
          <w:sz w:val="24"/>
          <w:szCs w:val="20"/>
        </w:rPr>
      </w:pPr>
      <w:r>
        <w:rPr>
          <w:rFonts w:hint="eastAsia" w:ascii="仿宋" w:hAnsi="仿宋" w:eastAsia="仿宋"/>
          <w:color w:val="000000"/>
          <w:sz w:val="24"/>
          <w:szCs w:val="20"/>
        </w:rPr>
        <w:t>时间轴展示形式</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7"/>
        <w:gridCol w:w="2279"/>
        <w:gridCol w:w="2257"/>
        <w:gridCol w:w="2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9"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7"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7"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color w:val="000000"/>
                <w:sz w:val="24"/>
              </w:rPr>
            </w:pPr>
            <w:r>
              <w:rPr>
                <w:rFonts w:hint="eastAsia" w:ascii="仿宋" w:hAnsi="仿宋" w:eastAsia="仿宋"/>
                <w:sz w:val="24"/>
                <w:szCs w:val="24"/>
              </w:rPr>
              <w:t>日期</w:t>
            </w:r>
          </w:p>
        </w:tc>
        <w:tc>
          <w:tcPr>
            <w:tcW w:w="2279" w:type="dxa"/>
          </w:tcPr>
          <w:p>
            <w:pPr>
              <w:spacing w:line="360" w:lineRule="auto"/>
              <w:rPr>
                <w:rFonts w:ascii="仿宋" w:hAnsi="仿宋" w:eastAsia="仿宋"/>
                <w:color w:val="000000"/>
                <w:sz w:val="24"/>
              </w:rPr>
            </w:pPr>
            <w:r>
              <w:rPr>
                <w:rFonts w:hint="eastAsia" w:ascii="仿宋" w:hAnsi="仿宋" w:eastAsia="仿宋"/>
                <w:sz w:val="24"/>
                <w:szCs w:val="24"/>
              </w:rPr>
              <w:t>反显，格式：YYYY</w:t>
            </w:r>
            <w:r>
              <w:rPr>
                <w:rFonts w:ascii="仿宋" w:hAnsi="仿宋" w:eastAsia="仿宋"/>
                <w:sz w:val="24"/>
                <w:szCs w:val="24"/>
              </w:rPr>
              <w:t>-</w:t>
            </w:r>
            <w:r>
              <w:rPr>
                <w:rFonts w:hint="eastAsia" w:ascii="仿宋" w:hAnsi="仿宋" w:eastAsia="仿宋"/>
                <w:sz w:val="24"/>
                <w:szCs w:val="24"/>
              </w:rPr>
              <w:t>MM</w:t>
            </w:r>
          </w:p>
        </w:tc>
        <w:tc>
          <w:tcPr>
            <w:tcW w:w="2257" w:type="dxa"/>
          </w:tcPr>
          <w:p>
            <w:pPr>
              <w:spacing w:line="360" w:lineRule="auto"/>
              <w:rPr>
                <w:rFonts w:ascii="仿宋" w:hAnsi="仿宋" w:eastAsia="仿宋"/>
                <w:color w:val="000000"/>
                <w:sz w:val="24"/>
              </w:rPr>
            </w:pPr>
            <w:r>
              <w:rPr>
                <w:rFonts w:hint="eastAsia" w:ascii="仿宋" w:hAnsi="仿宋" w:eastAsia="仿宋"/>
                <w:sz w:val="24"/>
                <w:szCs w:val="24"/>
              </w:rPr>
              <w:t>文本</w:t>
            </w:r>
          </w:p>
        </w:tc>
        <w:tc>
          <w:tcPr>
            <w:tcW w:w="2267" w:type="dxa"/>
          </w:tcPr>
          <w:p>
            <w:pPr>
              <w:spacing w:line="360" w:lineRule="auto"/>
              <w:rPr>
                <w:rFonts w:ascii="仿宋" w:hAnsi="仿宋" w:eastAsia="仿宋"/>
                <w:color w:val="000000"/>
                <w:sz w:val="24"/>
              </w:rPr>
            </w:pPr>
            <w:r>
              <w:rPr>
                <w:rFonts w:hint="eastAsia" w:ascii="仿宋" w:hAnsi="仿宋" w:eastAsia="仿宋"/>
                <w:sz w:val="24"/>
                <w:szCs w:val="24"/>
              </w:rPr>
              <w:t>按照年月分组，月内按照时间由近到远展示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w:t>
            </w:r>
            <w:r>
              <w:rPr>
                <w:rFonts w:hint="eastAsia" w:ascii="仿宋" w:hAnsi="仿宋" w:eastAsia="仿宋"/>
                <w:color w:val="000000"/>
                <w:sz w:val="24"/>
              </w:rPr>
              <w:t>方式</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展示联络方式，如拜访、电话、短信、企微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联络人</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展示发起联络的客户经理或营销人员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归属机构</w:t>
            </w:r>
          </w:p>
        </w:tc>
        <w:tc>
          <w:tcPr>
            <w:tcW w:w="2279"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展示联络记录归属机构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客户名称</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展示联络对象客户名称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来源</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展示记录来源系统或来源功能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联络时间</w:t>
            </w:r>
          </w:p>
        </w:tc>
        <w:tc>
          <w:tcPr>
            <w:tcW w:w="2279" w:type="dxa"/>
          </w:tcPr>
          <w:p>
            <w:pPr>
              <w:spacing w:line="360" w:lineRule="auto"/>
              <w:rPr>
                <w:rFonts w:ascii="仿宋" w:hAnsi="仿宋" w:eastAsia="仿宋"/>
              </w:rPr>
            </w:pPr>
            <w:r>
              <w:rPr>
                <w:rFonts w:ascii="仿宋" w:hAnsi="仿宋" w:eastAsia="仿宋"/>
                <w:color w:val="000000"/>
              </w:rPr>
              <w:t>反显、格式化：YYYY- MM-DD HH:mm</w:t>
            </w:r>
          </w:p>
        </w:tc>
        <w:tc>
          <w:tcPr>
            <w:tcW w:w="2257" w:type="dxa"/>
          </w:tcPr>
          <w:p>
            <w:pPr>
              <w:spacing w:line="360" w:lineRule="auto"/>
              <w:rPr>
                <w:rFonts w:ascii="仿宋" w:hAnsi="仿宋" w:eastAsia="仿宋"/>
              </w:rPr>
            </w:pPr>
            <w:r>
              <w:rPr>
                <w:rFonts w:ascii="仿宋" w:hAnsi="仿宋" w:eastAsia="仿宋"/>
                <w:color w:val="000000"/>
                <w:sz w:val="24"/>
              </w:rPr>
              <w:t>时间</w:t>
            </w:r>
          </w:p>
        </w:tc>
        <w:tc>
          <w:tcPr>
            <w:tcW w:w="2267" w:type="dxa"/>
          </w:tcPr>
          <w:p>
            <w:pPr>
              <w:spacing w:line="360" w:lineRule="auto"/>
              <w:rPr>
                <w:rFonts w:ascii="仿宋" w:hAnsi="仿宋" w:eastAsia="仿宋"/>
              </w:rPr>
            </w:pPr>
            <w:r>
              <w:rPr>
                <w:rFonts w:ascii="仿宋" w:hAnsi="仿宋" w:eastAsia="仿宋"/>
                <w:color w:val="000000"/>
                <w:sz w:val="24"/>
              </w:rPr>
              <w:t>展示联络发生时间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联络摘要</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展示联络主题、摘要或说明信息</w:t>
            </w:r>
          </w:p>
        </w:tc>
      </w:tr>
    </w:tbl>
    <w:p>
      <w:pPr>
        <w:spacing w:line="360" w:lineRule="auto"/>
        <w:rPr>
          <w:rFonts w:ascii="仿宋" w:hAnsi="仿宋" w:eastAsia="仿宋"/>
        </w:rPr>
      </w:pP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补充说明：</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面访：信息块展示要素包括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电访：信息块展示要素包括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电访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短信：信息块展示要素包括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企微：信息块展示要素包括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w:t>
      </w:r>
      <w:r>
        <w:rPr>
          <w:rFonts w:hint="eastAsia" w:ascii="仿宋" w:hAnsi="仿宋" w:eastAsia="仿宋"/>
          <w:sz w:val="24"/>
          <w:szCs w:val="24"/>
        </w:rPr>
        <w:t>“拜访/面访”、“电话”、“短信”、“企微”联络信息项下，若存在营销反馈记录，则通过卡片的形式展示营销反馈记录（若多条就多个卡片）。</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客户态度</w:t>
            </w:r>
          </w:p>
        </w:tc>
        <w:tc>
          <w:tcPr>
            <w:tcW w:w="2264" w:type="dxa"/>
          </w:tcPr>
          <w:p>
            <w:pPr>
              <w:spacing w:line="360" w:lineRule="auto"/>
              <w:rPr>
                <w:rFonts w:ascii="仿宋" w:hAnsi="仿宋" w:eastAsia="仿宋"/>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rPr>
            </w:pPr>
            <w:r>
              <w:rPr>
                <w:rFonts w:ascii="仿宋" w:hAnsi="仿宋" w:eastAsia="仿宋" w:cs="仿宋"/>
                <w:bCs/>
                <w:color w:val="000000"/>
                <w:kern w:val="0"/>
                <w:sz w:val="24"/>
              </w:rPr>
              <w:t>下拉框</w:t>
            </w:r>
          </w:p>
        </w:tc>
        <w:tc>
          <w:tcPr>
            <w:tcW w:w="2268" w:type="dxa"/>
          </w:tcPr>
          <w:p>
            <w:pPr>
              <w:spacing w:line="360" w:lineRule="auto"/>
              <w:rPr>
                <w:rFonts w:ascii="仿宋" w:hAnsi="仿宋" w:eastAsia="仿宋"/>
              </w:rPr>
            </w:pPr>
            <w:r>
              <w:rPr>
                <w:rFonts w:ascii="仿宋" w:hAnsi="仿宋" w:eastAsia="仿宋" w:cs="仿宋"/>
                <w:bCs/>
                <w:color w:val="000000"/>
                <w:kern w:val="0"/>
                <w:sz w:val="24"/>
              </w:rPr>
              <w:t>选择客户</w:t>
            </w:r>
            <w:r>
              <w:rPr>
                <w:rFonts w:hint="eastAsia" w:ascii="仿宋" w:hAnsi="仿宋" w:eastAsia="仿宋" w:cs="仿宋"/>
                <w:bCs/>
                <w:color w:val="000000"/>
                <w:kern w:val="0"/>
                <w:sz w:val="24"/>
              </w:rPr>
              <w:t>态度，枚举值：</w:t>
            </w:r>
            <w:r>
              <w:rPr>
                <w:rFonts w:hint="eastAsia" w:ascii="仿宋" w:hAnsi="仿宋" w:eastAsia="仿宋" w:cs="仿宋"/>
                <w:bCs/>
                <w:color w:val="000000" w:themeColor="text1"/>
                <w:kern w:val="0"/>
                <w:sz w:val="24"/>
                <w14:textFill>
                  <w14:solidFill>
                    <w14:schemeClr w14:val="tx1"/>
                  </w14:solidFill>
                </w14:textFill>
              </w:rPr>
              <w:t>积极、中立、消极、怀疑、拒绝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营销方向</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多选</w:t>
            </w:r>
          </w:p>
        </w:tc>
        <w:tc>
          <w:tcPr>
            <w:tcW w:w="2268" w:type="dxa"/>
          </w:tcPr>
          <w:p>
            <w:pPr>
              <w:spacing w:line="360" w:lineRule="auto"/>
              <w:rPr>
                <w:rFonts w:ascii="仿宋" w:hAnsi="仿宋" w:eastAsia="仿宋" w:cs="仿宋"/>
                <w:bCs/>
                <w:color w:val="000000"/>
                <w:kern w:val="0"/>
                <w:sz w:val="24"/>
              </w:rPr>
            </w:pPr>
            <w:r>
              <w:rPr>
                <w:rFonts w:ascii="仿宋" w:hAnsi="仿宋" w:eastAsia="仿宋" w:cs="仿宋"/>
                <w:bCs/>
                <w:color w:val="000000"/>
                <w:kern w:val="0"/>
                <w:sz w:val="24"/>
              </w:rPr>
              <w:t>选择</w:t>
            </w:r>
            <w:r>
              <w:rPr>
                <w:rFonts w:hint="eastAsia" w:ascii="仿宋" w:hAnsi="仿宋" w:eastAsia="仿宋" w:cs="仿宋"/>
                <w:bCs/>
                <w:color w:val="000000"/>
                <w:kern w:val="0"/>
                <w:sz w:val="24"/>
              </w:rPr>
              <w:t>营销方向，</w:t>
            </w:r>
            <w:r>
              <w:rPr>
                <w:rFonts w:ascii="仿宋" w:hAnsi="仿宋" w:eastAsia="仿宋"/>
                <w:color w:val="000000"/>
                <w:sz w:val="24"/>
                <w:szCs w:val="24"/>
              </w:rPr>
              <w:t>枚举值：</w:t>
            </w:r>
            <w:r>
              <w:rPr>
                <w:rFonts w:hint="eastAsia" w:ascii="仿宋" w:hAnsi="仿宋" w:eastAsia="仿宋"/>
                <w:color w:val="000000" w:themeColor="text1"/>
                <w:sz w:val="24"/>
                <w:szCs w:val="24"/>
                <w14:textFill>
                  <w14:solidFill>
                    <w14:schemeClr w14:val="tx1"/>
                  </w14:solidFill>
                </w14:textFill>
              </w:rPr>
              <w:t>个人贷款、定期存款、理财产品、保险、卡/折、其他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支持情况</w:t>
            </w:r>
          </w:p>
        </w:tc>
        <w:tc>
          <w:tcPr>
            <w:tcW w:w="2264" w:type="dxa"/>
          </w:tcPr>
          <w:p>
            <w:pPr>
              <w:spacing w:line="360" w:lineRule="auto"/>
              <w:rPr>
                <w:rFonts w:ascii="仿宋" w:hAnsi="仿宋" w:eastAsia="仿宋"/>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rPr>
            </w:pPr>
            <w:r>
              <w:rPr>
                <w:rFonts w:ascii="仿宋" w:hAnsi="仿宋" w:eastAsia="仿宋" w:cs="仿宋"/>
                <w:bCs/>
                <w:color w:val="000000"/>
                <w:kern w:val="0"/>
                <w:sz w:val="24"/>
              </w:rPr>
              <w:t>下拉框</w:t>
            </w:r>
          </w:p>
        </w:tc>
        <w:tc>
          <w:tcPr>
            <w:tcW w:w="2268" w:type="dxa"/>
          </w:tcPr>
          <w:p>
            <w:pPr>
              <w:spacing w:line="360" w:lineRule="auto"/>
              <w:rPr>
                <w:rFonts w:ascii="仿宋" w:hAnsi="仿宋" w:eastAsia="仿宋"/>
              </w:rPr>
            </w:pPr>
            <w:r>
              <w:rPr>
                <w:rFonts w:ascii="仿宋" w:hAnsi="仿宋" w:eastAsia="仿宋" w:cs="仿宋"/>
                <w:bCs/>
                <w:color w:val="000000"/>
                <w:kern w:val="0"/>
                <w:sz w:val="24"/>
              </w:rPr>
              <w:t>选择客户当前支持/跟进情况</w:t>
            </w:r>
            <w:r>
              <w:rPr>
                <w:rFonts w:hint="eastAsia" w:ascii="仿宋" w:hAnsi="仿宋" w:eastAsia="仿宋" w:cs="仿宋"/>
                <w:bCs/>
                <w:color w:val="000000"/>
                <w:kern w:val="0"/>
                <w:sz w:val="24"/>
              </w:rPr>
              <w:t>，</w:t>
            </w:r>
            <w:r>
              <w:rPr>
                <w:rFonts w:hint="eastAsia" w:ascii="仿宋" w:hAnsi="仿宋" w:eastAsia="仿宋" w:cs="仿宋"/>
                <w:bCs/>
                <w:color w:val="000000" w:themeColor="text1"/>
                <w:kern w:val="0"/>
                <w:sz w:val="24"/>
                <w14:textFill>
                  <w14:solidFill>
                    <w14:schemeClr w14:val="tx1"/>
                  </w14:solidFill>
                </w14:textFill>
              </w:rPr>
              <w:t>枚举值：拟支持、进一步营销、不予支持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是否免打扰</w:t>
            </w:r>
          </w:p>
        </w:tc>
        <w:tc>
          <w:tcPr>
            <w:tcW w:w="2264" w:type="dxa"/>
          </w:tcPr>
          <w:p>
            <w:pPr>
              <w:spacing w:line="360" w:lineRule="auto"/>
              <w:rPr>
                <w:rFonts w:ascii="仿宋" w:hAnsi="仿宋" w:eastAsia="仿宋"/>
              </w:rPr>
            </w:pPr>
            <w:r>
              <w:rPr>
                <w:rFonts w:ascii="仿宋" w:hAnsi="仿宋" w:eastAsia="仿宋" w:cs="仿宋"/>
                <w:bCs/>
                <w:color w:val="000000"/>
                <w:kern w:val="0"/>
                <w:sz w:val="24"/>
              </w:rPr>
              <w:t>默认值按当前客户既有状态回显；开关值仅允许“是/否”两态。</w:t>
            </w:r>
          </w:p>
        </w:tc>
        <w:tc>
          <w:tcPr>
            <w:tcW w:w="2264" w:type="dxa"/>
          </w:tcPr>
          <w:p>
            <w:pPr>
              <w:spacing w:line="360" w:lineRule="auto"/>
              <w:rPr>
                <w:rFonts w:ascii="仿宋" w:hAnsi="仿宋" w:eastAsia="仿宋"/>
              </w:rPr>
            </w:pPr>
            <w:r>
              <w:rPr>
                <w:rFonts w:ascii="仿宋" w:hAnsi="仿宋" w:eastAsia="仿宋" w:cs="仿宋"/>
                <w:bCs/>
                <w:color w:val="000000"/>
                <w:kern w:val="0"/>
                <w:sz w:val="24"/>
              </w:rPr>
              <w:t>开关</w:t>
            </w:r>
          </w:p>
        </w:tc>
        <w:tc>
          <w:tcPr>
            <w:tcW w:w="2268" w:type="dxa"/>
          </w:tcPr>
          <w:p>
            <w:pPr>
              <w:spacing w:line="360" w:lineRule="auto"/>
              <w:rPr>
                <w:rFonts w:ascii="仿宋" w:hAnsi="仿宋" w:eastAsia="仿宋"/>
              </w:rPr>
            </w:pPr>
            <w:r>
              <w:rPr>
                <w:rFonts w:ascii="仿宋" w:hAnsi="仿宋" w:eastAsia="仿宋" w:cs="仿宋"/>
                <w:bCs/>
                <w:color w:val="000000"/>
                <w:kern w:val="0"/>
                <w:sz w:val="24"/>
              </w:rPr>
              <w:t>标记客户是否进入免打扰状态。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营销反馈内容</w:t>
            </w:r>
          </w:p>
        </w:tc>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必填；去除首尾空格；最大长度</w:t>
            </w:r>
            <w:r>
              <w:rPr>
                <w:rFonts w:hint="eastAsia" w:ascii="仿宋" w:hAnsi="仿宋" w:eastAsia="仿宋" w:cs="仿宋"/>
                <w:bCs/>
                <w:color w:val="000000"/>
                <w:kern w:val="0"/>
                <w:sz w:val="24"/>
              </w:rPr>
              <w:t>200字</w:t>
            </w:r>
            <w:r>
              <w:rPr>
                <w:rFonts w:ascii="仿宋" w:hAnsi="仿宋" w:eastAsia="仿宋" w:cs="仿宋"/>
                <w:bCs/>
                <w:color w:val="000000"/>
                <w:kern w:val="0"/>
                <w:sz w:val="24"/>
              </w:rPr>
              <w:t>。</w:t>
            </w:r>
          </w:p>
        </w:tc>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文本</w:t>
            </w:r>
          </w:p>
        </w:tc>
        <w:tc>
          <w:tcPr>
            <w:tcW w:w="2268" w:type="dxa"/>
          </w:tcPr>
          <w:p>
            <w:pPr>
              <w:spacing w:line="360" w:lineRule="auto"/>
              <w:rPr>
                <w:rFonts w:ascii="仿宋" w:hAnsi="仿宋" w:eastAsia="仿宋"/>
                <w:color w:val="000000"/>
                <w:sz w:val="24"/>
              </w:rPr>
            </w:pPr>
            <w:r>
              <w:rPr>
                <w:rFonts w:ascii="仿宋" w:hAnsi="仿宋" w:eastAsia="仿宋" w:cs="仿宋"/>
                <w:bCs/>
                <w:color w:val="000000"/>
                <w:kern w:val="0"/>
                <w:sz w:val="24"/>
              </w:rPr>
              <w:t>填写本次营销反馈内容。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vAlign w:val="center"/>
          </w:tcPr>
          <w:p>
            <w:pPr>
              <w:spacing w:line="360" w:lineRule="auto"/>
              <w:rPr>
                <w:rFonts w:ascii="仿宋" w:hAnsi="仿宋" w:eastAsia="仿宋" w:cs="仿宋"/>
                <w:bCs/>
                <w:color w:val="000000"/>
                <w:kern w:val="0"/>
                <w:sz w:val="24"/>
              </w:rPr>
            </w:pPr>
            <w:r>
              <w:rPr>
                <w:rFonts w:hint="eastAsia" w:ascii="仿宋" w:hAnsi="仿宋" w:eastAsia="仿宋" w:cs="仿宋"/>
                <w:color w:val="000000"/>
                <w:sz w:val="24"/>
                <w:lang w:bidi="ar"/>
              </w:rPr>
              <w:t>附件</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sz w:val="24"/>
              </w:rPr>
              <w:t>非</w:t>
            </w:r>
            <w:r>
              <w:rPr>
                <w:rFonts w:ascii="仿宋" w:hAnsi="仿宋" w:eastAsia="仿宋"/>
                <w:sz w:val="24"/>
              </w:rPr>
              <w:t>必输；仅支持docx、excel、pdf、pptx格式</w:t>
            </w:r>
            <w:r>
              <w:rPr>
                <w:rFonts w:hint="eastAsia" w:ascii="仿宋" w:hAnsi="仿宋" w:eastAsia="仿宋"/>
                <w:sz w:val="24"/>
              </w:rPr>
              <w:t>，导入文件大小不超过5M</w:t>
            </w:r>
          </w:p>
        </w:tc>
        <w:tc>
          <w:tcPr>
            <w:tcW w:w="2264" w:type="dxa"/>
          </w:tcPr>
          <w:p>
            <w:pPr>
              <w:spacing w:line="360" w:lineRule="auto"/>
              <w:rPr>
                <w:rFonts w:ascii="仿宋" w:hAnsi="仿宋" w:eastAsia="仿宋" w:cs="仿宋"/>
                <w:bCs/>
                <w:color w:val="000000"/>
                <w:kern w:val="0"/>
                <w:sz w:val="24"/>
              </w:rPr>
            </w:pPr>
            <w:r>
              <w:rPr>
                <w:rFonts w:ascii="仿宋" w:hAnsi="仿宋" w:eastAsia="仿宋"/>
                <w:sz w:val="24"/>
              </w:rPr>
              <w:t>文件上传</w:t>
            </w:r>
          </w:p>
        </w:tc>
        <w:tc>
          <w:tcPr>
            <w:tcW w:w="2268" w:type="dxa"/>
          </w:tcPr>
          <w:p>
            <w:pPr>
              <w:spacing w:line="360" w:lineRule="auto"/>
              <w:rPr>
                <w:rFonts w:ascii="仿宋" w:hAnsi="仿宋" w:eastAsia="仿宋" w:cs="仿宋"/>
                <w:bCs/>
                <w:color w:val="000000"/>
                <w:kern w:val="0"/>
                <w:sz w:val="24"/>
              </w:rPr>
            </w:pPr>
            <w:r>
              <w:rPr>
                <w:rFonts w:ascii="仿宋" w:hAnsi="仿宋" w:eastAsia="仿宋"/>
                <w:sz w:val="24"/>
              </w:rPr>
              <w:t>上传附件</w:t>
            </w:r>
          </w:p>
        </w:tc>
      </w:tr>
    </w:tbl>
    <w:p>
      <w:pPr>
        <w:spacing w:line="360" w:lineRule="auto"/>
        <w:rPr>
          <w:rFonts w:ascii="仿宋" w:hAnsi="仿宋" w:eastAsia="仿宋"/>
          <w:color w:val="000000" w:themeColor="text1"/>
          <w:sz w:val="24"/>
          <w:szCs w:val="24"/>
          <w14:textFill>
            <w14:solidFill>
              <w14:schemeClr w14:val="tx1"/>
            </w14:solidFill>
          </w14:textFill>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潜客视图-意向产品</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0"/>
          <w:szCs w:val="20"/>
        </w:rPr>
      </w:pPr>
      <w:r>
        <w:rPr>
          <w:rFonts w:ascii="仿宋" w:hAnsi="仿宋" w:eastAsia="仿宋"/>
          <w:color w:val="000000"/>
          <w:sz w:val="24"/>
          <w:szCs w:val="20"/>
        </w:rPr>
        <w:t>支持用户查看潜在客户关注的产品信息，助力用户识别客户产品偏好并开展针对性跟进</w:t>
      </w:r>
      <w:r>
        <w:rPr>
          <w:rFonts w:hint="eastAsia" w:ascii="仿宋" w:hAnsi="仿宋" w:eastAsia="仿宋"/>
          <w:color w:val="000000"/>
          <w:sz w:val="24"/>
          <w:szCs w:val="20"/>
        </w:rPr>
        <w:t>。</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0"/>
          <w:szCs w:val="20"/>
        </w:rPr>
      </w:pPr>
      <w:r>
        <w:rPr>
          <w:rFonts w:ascii="仿宋" w:hAnsi="仿宋" w:eastAsia="仿宋"/>
          <w:color w:val="000000"/>
          <w:sz w:val="24"/>
          <w:szCs w:val="20"/>
        </w:rPr>
        <w:t>用户在潜客视图页面点击“意向产品”页签后查看意向产品内容</w:t>
      </w:r>
    </w:p>
    <w:p>
      <w:pPr>
        <w:pStyle w:val="8"/>
        <w:numPr>
          <w:ilvl w:val="5"/>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用户在潜客视图页面点击“意向产品”页签后，系统切换展示意向产品内容。</w:t>
      </w:r>
    </w:p>
    <w:p>
      <w:pPr>
        <w:spacing w:line="360" w:lineRule="auto"/>
        <w:rPr>
          <w:rFonts w:ascii="仿宋" w:hAnsi="仿宋" w:eastAsia="仿宋"/>
          <w:sz w:val="24"/>
          <w:szCs w:val="24"/>
        </w:rPr>
      </w:pPr>
      <w:r>
        <w:rPr>
          <w:rFonts w:hint="eastAsia" w:ascii="仿宋" w:hAnsi="仿宋" w:eastAsia="仿宋"/>
          <w:sz w:val="24"/>
          <w:szCs w:val="24"/>
        </w:rPr>
        <w:t>2. 系统展示该潜在客户当前的意向产品。</w:t>
      </w:r>
    </w:p>
    <w:p>
      <w:pPr>
        <w:spacing w:line="360" w:lineRule="auto"/>
        <w:rPr>
          <w:rFonts w:ascii="仿宋" w:hAnsi="仿宋" w:eastAsia="仿宋"/>
          <w:sz w:val="24"/>
          <w:szCs w:val="24"/>
        </w:rPr>
      </w:pPr>
      <w:r>
        <w:rPr>
          <w:rFonts w:hint="eastAsia" w:ascii="仿宋" w:hAnsi="仿宋" w:eastAsia="仿宋"/>
          <w:sz w:val="24"/>
          <w:szCs w:val="24"/>
        </w:rPr>
        <w:t>3. 用户可在潜客视图页面切换回“客户信息”或“联络信息”页签查看其他内容。</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意向产品页签与“客户信息”、“联络信息”为同级页签，通过页签切换展示。</w:t>
      </w:r>
    </w:p>
    <w:p>
      <w:pPr>
        <w:spacing w:line="360" w:lineRule="auto"/>
        <w:rPr>
          <w:rFonts w:ascii="仿宋" w:hAnsi="仿宋" w:eastAsia="仿宋"/>
          <w:sz w:val="24"/>
          <w:szCs w:val="24"/>
        </w:rPr>
      </w:pPr>
      <w:r>
        <w:rPr>
          <w:rFonts w:hint="eastAsia" w:ascii="仿宋" w:hAnsi="仿宋" w:eastAsia="仿宋"/>
          <w:sz w:val="24"/>
          <w:szCs w:val="24"/>
        </w:rPr>
        <w:t xml:space="preserve">2. </w:t>
      </w:r>
      <w:r>
        <w:rPr>
          <w:rFonts w:hint="eastAsia" w:ascii="仿宋" w:hAnsi="仿宋" w:eastAsia="仿宋"/>
          <w:color w:val="000000" w:themeColor="text1"/>
          <w:sz w:val="24"/>
          <w:szCs w:val="24"/>
          <w14:textFill>
            <w14:solidFill>
              <w14:schemeClr w14:val="tx1"/>
            </w14:solidFill>
          </w14:textFill>
        </w:rPr>
        <w:t>意向产品信息应基于当前潜客已记录（潜客录入或导入时选择的意向产品）的产品数据进行展示。</w:t>
      </w:r>
    </w:p>
    <w:p>
      <w:pPr>
        <w:spacing w:line="360" w:lineRule="auto"/>
        <w:rPr>
          <w:rFonts w:ascii="仿宋" w:hAnsi="仿宋" w:eastAsia="仿宋"/>
          <w:sz w:val="24"/>
          <w:szCs w:val="24"/>
        </w:rPr>
      </w:pPr>
      <w:r>
        <w:rPr>
          <w:rFonts w:hint="eastAsia" w:ascii="仿宋" w:hAnsi="仿宋" w:eastAsia="仿宋"/>
          <w:sz w:val="24"/>
          <w:szCs w:val="24"/>
        </w:rPr>
        <w:t>3. 若当前潜客暂无意向产品信息，则展示空状态。</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客户经理、理财经理和管理人员可查看潜客意向产品信息。</w:t>
      </w:r>
    </w:p>
    <w:p>
      <w:pPr>
        <w:pStyle w:val="8"/>
        <w:numPr>
          <w:ilvl w:val="5"/>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ascii="仿宋" w:hAnsi="仿宋" w:eastAsia="仿宋"/>
          <w:color w:val="000000"/>
          <w:sz w:val="24"/>
          <w:szCs w:val="24"/>
        </w:rPr>
        <w:t>系统输出意向产品页签展示内容，包括潜在客户关注的产品信息。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5"/>
        <w:gridCol w:w="2265"/>
        <w:gridCol w:w="2265"/>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65"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65"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5"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sz w:val="24"/>
                <w:szCs w:val="24"/>
              </w:rPr>
            </w:pPr>
            <w:r>
              <w:rPr>
                <w:rFonts w:ascii="仿宋" w:hAnsi="仿宋" w:eastAsia="仿宋"/>
                <w:color w:val="000000"/>
                <w:sz w:val="24"/>
                <w:szCs w:val="24"/>
              </w:rPr>
              <w:t>意向产品</w:t>
            </w:r>
          </w:p>
        </w:tc>
        <w:tc>
          <w:tcPr>
            <w:tcW w:w="2265"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265"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5" w:type="dxa"/>
          </w:tcPr>
          <w:p>
            <w:pPr>
              <w:spacing w:line="360" w:lineRule="auto"/>
              <w:rPr>
                <w:rFonts w:ascii="仿宋" w:hAnsi="仿宋" w:eastAsia="仿宋"/>
                <w:sz w:val="24"/>
                <w:szCs w:val="24"/>
              </w:rPr>
            </w:pPr>
            <w:r>
              <w:rPr>
                <w:rFonts w:ascii="仿宋" w:hAnsi="仿宋" w:eastAsia="仿宋"/>
                <w:color w:val="000000"/>
                <w:sz w:val="24"/>
                <w:szCs w:val="24"/>
              </w:rPr>
              <w:t>展示潜在客户关注的产品信息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转化产品</w:t>
            </w:r>
          </w:p>
        </w:tc>
        <w:tc>
          <w:tcPr>
            <w:tcW w:w="2265" w:type="dxa"/>
          </w:tcPr>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265" w:type="dxa"/>
          </w:tcPr>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265"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若客户已成功转化，展示该项，展示客户时通过什么产品从潜在客户转化为正式客户。</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81" w:name="_Toc233295839"/>
      <w:r>
        <w:rPr>
          <w:rFonts w:hint="eastAsia"/>
          <w:sz w:val="28"/>
          <w:szCs w:val="28"/>
        </w:rPr>
        <w:t>高级查询与策略</w:t>
      </w:r>
      <w:bookmarkEnd w:id="81"/>
    </w:p>
    <w:p>
      <w:pPr>
        <w:pStyle w:val="6"/>
        <w:numPr>
          <w:ilvl w:val="3"/>
          <w:numId w:val="14"/>
        </w:numPr>
        <w:spacing w:line="360" w:lineRule="auto"/>
        <w:rPr>
          <w:rFonts w:ascii="仿宋" w:hAnsi="仿宋" w:eastAsia="仿宋"/>
          <w:b w:val="0"/>
          <w:bCs w:val="0"/>
        </w:rPr>
      </w:pPr>
      <w:r>
        <w:rPr>
          <w:rFonts w:hint="eastAsia" w:ascii="仿宋" w:hAnsi="仿宋" w:eastAsia="仿宋"/>
        </w:rPr>
        <w:t>高级查询与策略</w:t>
      </w:r>
    </w:p>
    <w:p>
      <w:pPr>
        <w:pStyle w:val="7"/>
        <w:numPr>
          <w:ilvl w:val="4"/>
          <w:numId w:val="14"/>
        </w:numPr>
        <w:spacing w:line="360" w:lineRule="auto"/>
        <w:ind w:left="1418" w:hanging="1418"/>
        <w:rPr>
          <w:rFonts w:ascii="仿宋" w:hAnsi="仿宋" w:eastAsia="仿宋"/>
          <w:b w:val="0"/>
          <w:bCs w:val="0"/>
          <w:sz w:val="24"/>
          <w:szCs w:val="24"/>
        </w:rPr>
      </w:pPr>
      <w:r>
        <w:rPr>
          <w:rFonts w:hint="eastAsia" w:ascii="仿宋" w:hAnsi="仿宋" w:eastAsia="仿宋"/>
          <w:i w:val="0"/>
          <w:iCs w:val="0"/>
        </w:rPr>
        <w:t>功能描述</w:t>
      </w:r>
    </w:p>
    <w:p>
      <w:pPr>
        <w:spacing w:after="0" w:line="360" w:lineRule="auto"/>
        <w:rPr>
          <w:rFonts w:ascii="仿宋" w:hAnsi="仿宋" w:eastAsia="仿宋"/>
          <w:color w:val="000000"/>
          <w:sz w:val="24"/>
          <w:szCs w:val="24"/>
        </w:rPr>
      </w:pPr>
      <w:r>
        <w:rPr>
          <w:rFonts w:hint="eastAsia" w:ascii="仿宋" w:hAnsi="仿宋" w:eastAsia="仿宋"/>
          <w:color w:val="000000"/>
          <w:sz w:val="24"/>
          <w:szCs w:val="24"/>
        </w:rPr>
        <w:t>支持用户根据权限范围，基于客户标签，进行标签组合，搜索筛选客户。</w:t>
      </w:r>
    </w:p>
    <w:p>
      <w:pPr>
        <w:pStyle w:val="7"/>
        <w:numPr>
          <w:ilvl w:val="4"/>
          <w:numId w:val="14"/>
        </w:numPr>
        <w:spacing w:line="360" w:lineRule="auto"/>
        <w:ind w:left="1418" w:hanging="1418"/>
        <w:rPr>
          <w:rFonts w:ascii="仿宋" w:hAnsi="仿宋" w:eastAsia="仿宋"/>
          <w:b w:val="0"/>
          <w:bCs w:val="0"/>
          <w:sz w:val="24"/>
          <w:szCs w:val="24"/>
        </w:rPr>
      </w:pPr>
      <w:r>
        <w:rPr>
          <w:rFonts w:hint="eastAsia" w:ascii="仿宋" w:hAnsi="仿宋" w:eastAsia="仿宋"/>
          <w:i w:val="0"/>
          <w:iCs w:val="0"/>
        </w:rPr>
        <w:t>输入</w:t>
      </w:r>
    </w:p>
    <w:p>
      <w:pPr>
        <w:spacing w:after="0" w:line="360" w:lineRule="auto"/>
        <w:rPr>
          <w:rFonts w:ascii="仿宋" w:hAnsi="仿宋" w:eastAsia="仿宋"/>
          <w:sz w:val="24"/>
          <w:szCs w:val="24"/>
        </w:rPr>
      </w:pPr>
      <w:r>
        <w:rPr>
          <w:rFonts w:hint="eastAsia" w:ascii="仿宋" w:hAnsi="仿宋" w:eastAsia="仿宋"/>
          <w:sz w:val="24"/>
          <w:szCs w:val="24"/>
        </w:rPr>
        <w:t>左侧：标签库及标签筛选</w:t>
      </w:r>
    </w:p>
    <w:p>
      <w:pPr>
        <w:spacing w:after="0" w:line="360" w:lineRule="auto"/>
        <w:rPr>
          <w:rFonts w:ascii="仿宋" w:hAnsi="仿宋" w:eastAsia="仿宋"/>
          <w:sz w:val="24"/>
          <w:szCs w:val="24"/>
        </w:rPr>
      </w:pP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71"/>
        <w:gridCol w:w="1670"/>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7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167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856"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标签库</w:t>
            </w:r>
          </w:p>
        </w:tc>
        <w:tc>
          <w:tcPr>
            <w:tcW w:w="2271"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反显</w:t>
            </w:r>
          </w:p>
        </w:tc>
        <w:tc>
          <w:tcPr>
            <w:tcW w:w="1670"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下拉框</w:t>
            </w:r>
          </w:p>
        </w:tc>
        <w:tc>
          <w:tcPr>
            <w:tcW w:w="2856" w:type="dxa"/>
            <w:shd w:val="clear" w:color="auto" w:fill="auto"/>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展示个人标签库名称，不支持下拉选择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标签名称</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非必输</w:t>
            </w:r>
          </w:p>
        </w:tc>
        <w:tc>
          <w:tcPr>
            <w:tcW w:w="1670"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文本框</w:t>
            </w:r>
          </w:p>
        </w:tc>
        <w:tc>
          <w:tcPr>
            <w:tcW w:w="2856" w:type="dxa"/>
            <w:shd w:val="clear" w:color="auto" w:fill="auto"/>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指标按标签名称模糊查询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查询</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反显</w:t>
            </w:r>
          </w:p>
        </w:tc>
        <w:tc>
          <w:tcPr>
            <w:tcW w:w="1670"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按钮</w:t>
            </w:r>
          </w:p>
        </w:tc>
        <w:tc>
          <w:tcPr>
            <w:tcW w:w="2856" w:type="dxa"/>
            <w:shd w:val="clear" w:color="auto" w:fill="auto"/>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点击或“Enter”触发查询</w:t>
            </w:r>
          </w:p>
        </w:tc>
      </w:tr>
    </w:tbl>
    <w:p>
      <w:pPr>
        <w:spacing w:line="360" w:lineRule="auto"/>
        <w:rPr>
          <w:rFonts w:ascii="仿宋" w:hAnsi="仿宋" w:eastAsia="仿宋"/>
          <w:sz w:val="24"/>
          <w:szCs w:val="24"/>
        </w:rPr>
      </w:pPr>
    </w:p>
    <w:p>
      <w:pPr>
        <w:spacing w:line="360" w:lineRule="auto"/>
        <w:rPr>
          <w:rFonts w:ascii="仿宋" w:hAnsi="仿宋" w:eastAsia="仿宋"/>
          <w:sz w:val="24"/>
          <w:szCs w:val="24"/>
        </w:rPr>
      </w:pPr>
      <w:r>
        <w:rPr>
          <w:rFonts w:hint="eastAsia" w:ascii="仿宋" w:hAnsi="仿宋" w:eastAsia="仿宋"/>
          <w:kern w:val="0"/>
          <w:sz w:val="24"/>
          <w:szCs w:val="24"/>
        </w:rPr>
        <w:t>右侧：上方按钮操作区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71"/>
        <w:gridCol w:w="1670"/>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7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167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856"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客户数</w:t>
            </w:r>
          </w:p>
        </w:tc>
        <w:tc>
          <w:tcPr>
            <w:tcW w:w="2271"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反显，格式：*</w:t>
            </w:r>
            <w:r>
              <w:rPr>
                <w:rFonts w:ascii="仿宋" w:hAnsi="仿宋" w:eastAsia="仿宋" w:cs="仿宋"/>
                <w:color w:val="000000"/>
                <w:kern w:val="0"/>
                <w:sz w:val="24"/>
                <w:szCs w:val="24"/>
              </w:rPr>
              <w:t>*</w:t>
            </w:r>
            <w:r>
              <w:rPr>
                <w:rFonts w:hint="eastAsia" w:ascii="仿宋" w:hAnsi="仿宋" w:eastAsia="仿宋" w:cs="仿宋"/>
                <w:color w:val="000000"/>
                <w:kern w:val="0"/>
                <w:sz w:val="24"/>
                <w:szCs w:val="24"/>
              </w:rPr>
              <w:t>，</w:t>
            </w:r>
            <w:r>
              <w:rPr>
                <w:rFonts w:ascii="仿宋" w:hAnsi="仿宋" w:eastAsia="仿宋" w:cs="仿宋"/>
                <w:color w:val="000000"/>
                <w:kern w:val="0"/>
                <w:sz w:val="24"/>
                <w:szCs w:val="24"/>
              </w:rPr>
              <w:t xml:space="preserve">*** </w:t>
            </w:r>
            <w:r>
              <w:rPr>
                <w:rFonts w:hint="eastAsia" w:ascii="仿宋" w:hAnsi="仿宋" w:eastAsia="仿宋" w:cs="仿宋"/>
                <w:color w:val="000000"/>
                <w:kern w:val="0"/>
                <w:sz w:val="24"/>
                <w:szCs w:val="24"/>
              </w:rPr>
              <w:t xml:space="preserve">变化 </w:t>
            </w:r>
            <w:r>
              <w:rPr>
                <w:rFonts w:ascii="仿宋" w:hAnsi="仿宋" w:eastAsia="仿宋" w:cs="仿宋"/>
                <w:color w:val="000000"/>
                <w:kern w:val="0"/>
                <w:sz w:val="24"/>
                <w:szCs w:val="24"/>
              </w:rPr>
              <w:t>**.**%(</w:t>
            </w:r>
            <w:r>
              <w:rPr>
                <w:rFonts w:hint="eastAsia" w:ascii="仿宋" w:hAnsi="仿宋" w:eastAsia="仿宋" w:cs="仿宋"/>
                <w:color w:val="000000"/>
                <w:kern w:val="0"/>
                <w:sz w:val="24"/>
                <w:szCs w:val="24"/>
              </w:rPr>
              <w:t>上升或下降箭头</w:t>
            </w:r>
            <w:r>
              <w:rPr>
                <w:rFonts w:ascii="仿宋" w:hAnsi="仿宋" w:eastAsia="仿宋" w:cs="仿宋"/>
                <w:color w:val="000000"/>
                <w:kern w:val="0"/>
                <w:sz w:val="24"/>
                <w:szCs w:val="24"/>
              </w:rPr>
              <w:t>)</w:t>
            </w:r>
          </w:p>
        </w:tc>
        <w:tc>
          <w:tcPr>
            <w:tcW w:w="1670"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文本</w:t>
            </w:r>
          </w:p>
        </w:tc>
        <w:tc>
          <w:tcPr>
            <w:tcW w:w="2856" w:type="dxa"/>
            <w:shd w:val="clear" w:color="auto" w:fill="auto"/>
          </w:tcPr>
          <w:p>
            <w:pPr>
              <w:spacing w:after="0"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展示用户数</w:t>
            </w:r>
          </w:p>
          <w:p>
            <w:pPr>
              <w:spacing w:after="0" w:line="360" w:lineRule="auto"/>
              <w:rPr>
                <w:rFonts w:ascii="仿宋" w:hAnsi="仿宋" w:eastAsia="仿宋" w:cs="仿宋"/>
                <w:kern w:val="0"/>
                <w:sz w:val="24"/>
                <w:szCs w:val="24"/>
                <w:lang w:bidi="ar"/>
              </w:rPr>
            </w:pPr>
            <w:r>
              <w:rPr>
                <w:rFonts w:hint="eastAsia" w:ascii="仿宋" w:hAnsi="仿宋" w:eastAsia="仿宋" w:cs="仿宋"/>
                <w:kern w:val="0"/>
                <w:sz w:val="24"/>
                <w:szCs w:val="24"/>
                <w:lang w:bidi="ar"/>
              </w:rPr>
              <w:t>变化，上升为红色、下降为绿色。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刷新客户</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点击触发</w:t>
            </w:r>
          </w:p>
        </w:tc>
        <w:tc>
          <w:tcPr>
            <w:tcW w:w="1670"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按钮</w:t>
            </w:r>
          </w:p>
        </w:tc>
        <w:tc>
          <w:tcPr>
            <w:tcW w:w="2856" w:type="dxa"/>
            <w:shd w:val="clear" w:color="auto" w:fill="auto"/>
          </w:tcPr>
          <w:p>
            <w:pPr>
              <w:spacing w:after="0" w:line="360" w:lineRule="auto"/>
              <w:rPr>
                <w:rFonts w:ascii="仿宋" w:hAnsi="仿宋" w:eastAsia="仿宋" w:cs="仿宋"/>
                <w:color w:val="000000"/>
                <w:sz w:val="24"/>
                <w:szCs w:val="24"/>
              </w:rPr>
            </w:pPr>
            <w:r>
              <w:rPr>
                <w:rFonts w:hint="eastAsia" w:ascii="仿宋" w:hAnsi="仿宋" w:eastAsia="仿宋" w:cs="仿宋"/>
                <w:kern w:val="0"/>
                <w:sz w:val="24"/>
                <w:szCs w:val="24"/>
                <w:lang w:bidi="ar"/>
              </w:rPr>
              <w:t>基于当前标签组合条件，筛选客户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清单预览</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点击触发</w:t>
            </w:r>
          </w:p>
        </w:tc>
        <w:tc>
          <w:tcPr>
            <w:tcW w:w="1670"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按钮</w:t>
            </w:r>
          </w:p>
        </w:tc>
        <w:tc>
          <w:tcPr>
            <w:tcW w:w="2856" w:type="dxa"/>
            <w:shd w:val="clear" w:color="auto" w:fill="auto"/>
          </w:tcPr>
          <w:p>
            <w:pPr>
              <w:spacing w:after="0" w:line="360" w:lineRule="auto"/>
              <w:rPr>
                <w:rFonts w:ascii="仿宋" w:hAnsi="仿宋" w:eastAsia="仿宋" w:cs="仿宋"/>
                <w:color w:val="000000"/>
                <w:sz w:val="24"/>
                <w:szCs w:val="24"/>
              </w:rPr>
            </w:pPr>
            <w:r>
              <w:rPr>
                <w:rFonts w:hint="eastAsia" w:ascii="仿宋" w:hAnsi="仿宋" w:eastAsia="仿宋" w:cs="仿宋"/>
                <w:kern w:val="0"/>
                <w:sz w:val="24"/>
                <w:szCs w:val="24"/>
                <w:lang w:bidi="ar"/>
              </w:rPr>
              <w:t>预览基于当前标签组合条件筛选出的客户清单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b/>
                <w:bCs/>
                <w:color w:val="000000"/>
                <w:sz w:val="24"/>
                <w:szCs w:val="24"/>
              </w:rPr>
            </w:pPr>
            <w:r>
              <w:rPr>
                <w:rFonts w:hint="eastAsia" w:ascii="仿宋" w:hAnsi="仿宋" w:eastAsia="仿宋" w:cs="仿宋"/>
                <w:b/>
                <w:bCs/>
                <w:color w:val="000000"/>
                <w:kern w:val="0"/>
                <w:sz w:val="24"/>
                <w:szCs w:val="24"/>
              </w:rPr>
              <w:t>我的策略</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点击触发</w:t>
            </w:r>
          </w:p>
        </w:tc>
        <w:tc>
          <w:tcPr>
            <w:tcW w:w="1670"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按钮</w:t>
            </w:r>
          </w:p>
        </w:tc>
        <w:tc>
          <w:tcPr>
            <w:tcW w:w="2856" w:type="dxa"/>
            <w:shd w:val="clear" w:color="auto" w:fill="auto"/>
          </w:tcPr>
          <w:p>
            <w:pPr>
              <w:spacing w:after="0" w:line="360" w:lineRule="auto"/>
              <w:rPr>
                <w:rFonts w:ascii="仿宋" w:hAnsi="仿宋" w:eastAsia="仿宋" w:cs="仿宋"/>
                <w:color w:val="000000"/>
                <w:sz w:val="24"/>
                <w:szCs w:val="24"/>
              </w:rPr>
            </w:pPr>
            <w:r>
              <w:rPr>
                <w:rFonts w:hint="eastAsia" w:ascii="仿宋" w:hAnsi="仿宋" w:eastAsia="仿宋" w:cs="仿宋"/>
                <w:kern w:val="0"/>
                <w:sz w:val="24"/>
                <w:szCs w:val="24"/>
                <w:lang w:bidi="ar"/>
              </w:rPr>
              <w:t>展示我的客群列表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保存</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点击触发</w:t>
            </w:r>
          </w:p>
        </w:tc>
        <w:tc>
          <w:tcPr>
            <w:tcW w:w="1670"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按钮</w:t>
            </w:r>
          </w:p>
        </w:tc>
        <w:tc>
          <w:tcPr>
            <w:tcW w:w="2856" w:type="dxa"/>
            <w:shd w:val="clear" w:color="auto" w:fill="auto"/>
          </w:tcPr>
          <w:p>
            <w:pPr>
              <w:spacing w:after="0" w:line="360" w:lineRule="auto"/>
              <w:rPr>
                <w:rFonts w:ascii="仿宋" w:hAnsi="仿宋" w:eastAsia="仿宋" w:cs="仿宋"/>
                <w:kern w:val="0"/>
                <w:sz w:val="24"/>
                <w:szCs w:val="24"/>
                <w:lang w:bidi="ar"/>
              </w:rPr>
            </w:pPr>
            <w:r>
              <w:rPr>
                <w:rFonts w:hint="eastAsia" w:ascii="仿宋" w:hAnsi="仿宋" w:eastAsia="仿宋" w:cs="仿宋"/>
                <w:kern w:val="0"/>
                <w:sz w:val="24"/>
                <w:szCs w:val="24"/>
                <w:lang w:bidi="ar"/>
              </w:rPr>
              <w:t>基于当前标签组合条件筛选出的客户清单，保存为客群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清空</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点击触发</w:t>
            </w:r>
          </w:p>
        </w:tc>
        <w:tc>
          <w:tcPr>
            <w:tcW w:w="1670"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按钮</w:t>
            </w:r>
          </w:p>
        </w:tc>
        <w:tc>
          <w:tcPr>
            <w:tcW w:w="2856" w:type="dxa"/>
            <w:shd w:val="clear" w:color="auto" w:fill="auto"/>
          </w:tcPr>
          <w:p>
            <w:pPr>
              <w:spacing w:after="0" w:line="360" w:lineRule="auto"/>
              <w:rPr>
                <w:rFonts w:ascii="仿宋" w:hAnsi="仿宋" w:eastAsia="仿宋" w:cs="仿宋"/>
                <w:kern w:val="0"/>
                <w:sz w:val="24"/>
                <w:szCs w:val="24"/>
                <w:lang w:bidi="ar"/>
              </w:rPr>
            </w:pPr>
            <w:r>
              <w:rPr>
                <w:rFonts w:hint="eastAsia" w:ascii="仿宋" w:hAnsi="仿宋" w:eastAsia="仿宋" w:cs="仿宋"/>
                <w:kern w:val="0"/>
                <w:sz w:val="24"/>
                <w:szCs w:val="24"/>
                <w:lang w:bidi="ar"/>
              </w:rPr>
              <w:t>清空当前标签组合条件</w:t>
            </w:r>
          </w:p>
        </w:tc>
      </w:tr>
    </w:tbl>
    <w:p>
      <w:pPr>
        <w:spacing w:line="360" w:lineRule="auto"/>
        <w:rPr>
          <w:rFonts w:ascii="仿宋" w:hAnsi="仿宋" w:eastAsia="仿宋"/>
          <w:sz w:val="24"/>
          <w:szCs w:val="24"/>
        </w:rPr>
      </w:pPr>
    </w:p>
    <w:p>
      <w:pPr>
        <w:spacing w:line="360" w:lineRule="auto"/>
        <w:rPr>
          <w:rFonts w:ascii="仿宋" w:hAnsi="仿宋" w:eastAsia="仿宋"/>
          <w:sz w:val="24"/>
          <w:szCs w:val="24"/>
        </w:rPr>
      </w:pPr>
      <w:r>
        <w:rPr>
          <w:rFonts w:hint="eastAsia" w:ascii="仿宋" w:hAnsi="仿宋" w:eastAsia="仿宋"/>
          <w:kern w:val="0"/>
          <w:sz w:val="24"/>
          <w:szCs w:val="24"/>
        </w:rPr>
        <w:t>右侧：下方查询条件区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71"/>
        <w:gridCol w:w="1670"/>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7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167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856"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新增分组</w:t>
            </w:r>
          </w:p>
        </w:tc>
        <w:tc>
          <w:tcPr>
            <w:tcW w:w="2271"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sz w:val="24"/>
                <w:szCs w:val="24"/>
              </w:rPr>
              <w:t>点击触发</w:t>
            </w:r>
          </w:p>
        </w:tc>
        <w:tc>
          <w:tcPr>
            <w:tcW w:w="1670"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按钮</w:t>
            </w:r>
          </w:p>
        </w:tc>
        <w:tc>
          <w:tcPr>
            <w:tcW w:w="2856" w:type="dxa"/>
            <w:shd w:val="clear" w:color="auto" w:fill="auto"/>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支持新建分组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查看回收站</w:t>
            </w:r>
          </w:p>
        </w:tc>
        <w:tc>
          <w:tcPr>
            <w:tcW w:w="2271"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sz w:val="24"/>
                <w:szCs w:val="24"/>
              </w:rPr>
              <w:t>点击触发</w:t>
            </w:r>
          </w:p>
        </w:tc>
        <w:tc>
          <w:tcPr>
            <w:tcW w:w="1670"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按钮</w:t>
            </w:r>
          </w:p>
        </w:tc>
        <w:tc>
          <w:tcPr>
            <w:tcW w:w="2856" w:type="dxa"/>
            <w:shd w:val="clear" w:color="auto" w:fill="auto"/>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支持查看，放入回收站的标签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默认分组</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反显</w:t>
            </w:r>
          </w:p>
        </w:tc>
        <w:tc>
          <w:tcPr>
            <w:tcW w:w="1670"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分组组件</w:t>
            </w:r>
          </w:p>
        </w:tc>
        <w:tc>
          <w:tcPr>
            <w:tcW w:w="2856" w:type="dxa"/>
            <w:shd w:val="clear" w:color="auto" w:fill="auto"/>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支持从左侧将标签拖拽至默认分组内，在组内支持多个标签的逻辑关系“且”和“或”的统一切换。默认为“且”。</w:t>
            </w:r>
          </w:p>
        </w:tc>
      </w:tr>
    </w:tbl>
    <w:p>
      <w:pPr>
        <w:spacing w:line="360" w:lineRule="auto"/>
        <w:rPr>
          <w:rFonts w:ascii="仿宋" w:hAnsi="仿宋" w:eastAsia="仿宋"/>
          <w:sz w:val="24"/>
          <w:szCs w:val="24"/>
        </w:rPr>
      </w:pPr>
    </w:p>
    <w:p>
      <w:pPr>
        <w:spacing w:line="360" w:lineRule="auto"/>
        <w:rPr>
          <w:rFonts w:ascii="仿宋" w:hAnsi="仿宋" w:eastAsia="仿宋"/>
          <w:sz w:val="24"/>
          <w:szCs w:val="24"/>
        </w:rPr>
      </w:pPr>
      <w:r>
        <w:rPr>
          <w:rFonts w:hint="eastAsia" w:ascii="仿宋" w:hAnsi="仿宋" w:eastAsia="仿宋"/>
          <w:kern w:val="0"/>
          <w:sz w:val="24"/>
          <w:szCs w:val="24"/>
        </w:rPr>
        <w:t>右侧：默认/新建分组</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71"/>
        <w:gridCol w:w="1670"/>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7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167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856"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标签名称</w:t>
            </w:r>
          </w:p>
        </w:tc>
        <w:tc>
          <w:tcPr>
            <w:tcW w:w="2271"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sz w:val="24"/>
                <w:szCs w:val="24"/>
              </w:rPr>
              <w:t>反显</w:t>
            </w:r>
          </w:p>
        </w:tc>
        <w:tc>
          <w:tcPr>
            <w:tcW w:w="1670"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文本</w:t>
            </w:r>
          </w:p>
        </w:tc>
        <w:tc>
          <w:tcPr>
            <w:tcW w:w="2856" w:type="dxa"/>
            <w:shd w:val="clear" w:color="auto" w:fill="auto"/>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展示标签名称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标签值</w:t>
            </w:r>
          </w:p>
        </w:tc>
        <w:tc>
          <w:tcPr>
            <w:tcW w:w="2271"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sz w:val="24"/>
                <w:szCs w:val="24"/>
              </w:rPr>
              <w:t>反显</w:t>
            </w:r>
          </w:p>
        </w:tc>
        <w:tc>
          <w:tcPr>
            <w:tcW w:w="1670" w:type="dxa"/>
          </w:tcPr>
          <w:p>
            <w:pPr>
              <w:pStyle w:val="172"/>
              <w:numPr>
                <w:ilvl w:val="0"/>
                <w:numId w:val="29"/>
              </w:numPr>
              <w:spacing w:line="360" w:lineRule="auto"/>
              <w:ind w:firstLineChars="0"/>
              <w:rPr>
                <w:rFonts w:ascii="仿宋" w:hAnsi="仿宋" w:eastAsia="仿宋" w:cs="仿宋"/>
                <w:color w:val="000000"/>
                <w:kern w:val="0"/>
                <w:sz w:val="24"/>
                <w:szCs w:val="24"/>
              </w:rPr>
            </w:pPr>
            <w:r>
              <w:rPr>
                <w:rFonts w:hint="eastAsia" w:ascii="仿宋" w:hAnsi="仿宋" w:eastAsia="仿宋" w:cs="仿宋"/>
                <w:color w:val="000000"/>
                <w:kern w:val="0"/>
                <w:sz w:val="24"/>
                <w:szCs w:val="24"/>
              </w:rPr>
              <w:t>文本型</w:t>
            </w:r>
          </w:p>
          <w:p>
            <w:pPr>
              <w:pStyle w:val="172"/>
              <w:numPr>
                <w:ilvl w:val="0"/>
                <w:numId w:val="29"/>
              </w:numPr>
              <w:spacing w:line="360" w:lineRule="auto"/>
              <w:ind w:firstLineChars="0"/>
              <w:rPr>
                <w:rFonts w:ascii="仿宋" w:hAnsi="仿宋" w:eastAsia="仿宋" w:cs="仿宋"/>
                <w:color w:val="000000"/>
                <w:kern w:val="0"/>
                <w:sz w:val="24"/>
                <w:szCs w:val="24"/>
              </w:rPr>
            </w:pPr>
            <w:r>
              <w:rPr>
                <w:rFonts w:hint="eastAsia" w:ascii="仿宋" w:hAnsi="仿宋" w:eastAsia="仿宋" w:cs="仿宋"/>
                <w:color w:val="000000"/>
                <w:kern w:val="0"/>
                <w:sz w:val="24"/>
                <w:szCs w:val="24"/>
              </w:rPr>
              <w:t>布尔型</w:t>
            </w:r>
          </w:p>
          <w:p>
            <w:pPr>
              <w:pStyle w:val="172"/>
              <w:numPr>
                <w:ilvl w:val="0"/>
                <w:numId w:val="29"/>
              </w:numPr>
              <w:spacing w:line="360" w:lineRule="auto"/>
              <w:ind w:firstLineChars="0"/>
              <w:rPr>
                <w:rFonts w:ascii="仿宋" w:hAnsi="仿宋" w:eastAsia="仿宋" w:cs="仿宋"/>
                <w:color w:val="000000"/>
                <w:kern w:val="0"/>
                <w:sz w:val="24"/>
                <w:szCs w:val="24"/>
              </w:rPr>
            </w:pPr>
            <w:r>
              <w:rPr>
                <w:rFonts w:hint="eastAsia" w:ascii="仿宋" w:hAnsi="仿宋" w:eastAsia="仿宋" w:cs="仿宋"/>
                <w:color w:val="000000"/>
                <w:kern w:val="0"/>
                <w:sz w:val="24"/>
                <w:szCs w:val="24"/>
              </w:rPr>
              <w:t>枚举型</w:t>
            </w:r>
          </w:p>
          <w:p>
            <w:pPr>
              <w:pStyle w:val="172"/>
              <w:numPr>
                <w:ilvl w:val="0"/>
                <w:numId w:val="29"/>
              </w:numPr>
              <w:spacing w:line="360" w:lineRule="auto"/>
              <w:ind w:firstLineChars="0"/>
              <w:rPr>
                <w:rFonts w:ascii="仿宋" w:hAnsi="仿宋" w:eastAsia="仿宋" w:cs="仿宋"/>
                <w:color w:val="000000"/>
                <w:kern w:val="0"/>
                <w:sz w:val="24"/>
                <w:szCs w:val="24"/>
              </w:rPr>
            </w:pPr>
            <w:r>
              <w:rPr>
                <w:rFonts w:hint="eastAsia" w:ascii="仿宋" w:hAnsi="仿宋" w:eastAsia="仿宋" w:cs="仿宋"/>
                <w:color w:val="000000"/>
                <w:kern w:val="0"/>
                <w:sz w:val="24"/>
                <w:szCs w:val="24"/>
              </w:rPr>
              <w:t>数值型</w:t>
            </w:r>
          </w:p>
          <w:p>
            <w:pPr>
              <w:pStyle w:val="172"/>
              <w:numPr>
                <w:ilvl w:val="0"/>
                <w:numId w:val="29"/>
              </w:numPr>
              <w:spacing w:line="360" w:lineRule="auto"/>
              <w:ind w:firstLineChars="0"/>
              <w:rPr>
                <w:rFonts w:ascii="仿宋" w:hAnsi="仿宋" w:eastAsia="仿宋" w:cs="仿宋"/>
                <w:color w:val="000000"/>
                <w:kern w:val="0"/>
                <w:sz w:val="24"/>
                <w:szCs w:val="24"/>
              </w:rPr>
            </w:pPr>
            <w:r>
              <w:rPr>
                <w:rFonts w:hint="eastAsia" w:ascii="仿宋" w:hAnsi="仿宋" w:eastAsia="仿宋" w:cs="仿宋"/>
                <w:color w:val="000000"/>
                <w:kern w:val="0"/>
                <w:sz w:val="24"/>
                <w:szCs w:val="24"/>
              </w:rPr>
              <w:t>日期型</w:t>
            </w:r>
          </w:p>
        </w:tc>
        <w:tc>
          <w:tcPr>
            <w:tcW w:w="2856" w:type="dxa"/>
            <w:shd w:val="clear" w:color="auto" w:fill="auto"/>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支持根据不同类型的标签，设定标签值，如文本型为输入；布尔型为全部、是、否标签选择；枚举型为下拉框支持多选；数值型支持区间查询；日期型支持区间查询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口径（原：注释）</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点击触发</w:t>
            </w:r>
          </w:p>
        </w:tc>
        <w:tc>
          <w:tcPr>
            <w:tcW w:w="1670"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按钮</w:t>
            </w:r>
          </w:p>
        </w:tc>
        <w:tc>
          <w:tcPr>
            <w:tcW w:w="2856" w:type="dxa"/>
            <w:shd w:val="clear" w:color="auto" w:fill="auto"/>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展示标签口径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禁用</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点击触发</w:t>
            </w:r>
          </w:p>
        </w:tc>
        <w:tc>
          <w:tcPr>
            <w:tcW w:w="1670"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按钮</w:t>
            </w:r>
          </w:p>
        </w:tc>
        <w:tc>
          <w:tcPr>
            <w:tcW w:w="2856" w:type="dxa"/>
            <w:shd w:val="clear" w:color="auto" w:fill="auto"/>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禁用后，标签不参与客户筛选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放入回收站</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点击触发</w:t>
            </w:r>
          </w:p>
        </w:tc>
        <w:tc>
          <w:tcPr>
            <w:tcW w:w="1670"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按钮</w:t>
            </w:r>
          </w:p>
        </w:tc>
        <w:tc>
          <w:tcPr>
            <w:tcW w:w="2856" w:type="dxa"/>
            <w:shd w:val="clear" w:color="auto" w:fill="auto"/>
          </w:tcPr>
          <w:p>
            <w:pPr>
              <w:spacing w:line="360" w:lineRule="auto"/>
              <w:rPr>
                <w:rFonts w:ascii="仿宋" w:hAnsi="仿宋" w:eastAsia="仿宋" w:cs="仿宋"/>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删除分组</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点击触发</w:t>
            </w:r>
          </w:p>
        </w:tc>
        <w:tc>
          <w:tcPr>
            <w:tcW w:w="1670"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按钮</w:t>
            </w:r>
          </w:p>
        </w:tc>
        <w:tc>
          <w:tcPr>
            <w:tcW w:w="2856" w:type="dxa"/>
            <w:shd w:val="clear" w:color="auto" w:fill="auto"/>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删除分组及分组内的标签</w:t>
            </w:r>
          </w:p>
        </w:tc>
      </w:tr>
    </w:tbl>
    <w:p>
      <w:pPr>
        <w:spacing w:line="360" w:lineRule="auto"/>
        <w:rPr>
          <w:rFonts w:ascii="仿宋" w:hAnsi="仿宋" w:eastAsia="仿宋"/>
          <w:sz w:val="24"/>
          <w:szCs w:val="24"/>
        </w:rPr>
      </w:pPr>
    </w:p>
    <w:p>
      <w:pPr>
        <w:pStyle w:val="7"/>
        <w:numPr>
          <w:ilvl w:val="4"/>
          <w:numId w:val="14"/>
        </w:numPr>
        <w:spacing w:line="360" w:lineRule="auto"/>
        <w:ind w:left="1418" w:hanging="1418"/>
        <w:rPr>
          <w:rFonts w:ascii="仿宋" w:hAnsi="仿宋" w:eastAsia="仿宋"/>
          <w:b w:val="0"/>
          <w:bCs w:val="0"/>
          <w:sz w:val="24"/>
          <w:szCs w:val="24"/>
        </w:rPr>
      </w:pPr>
      <w:r>
        <w:rPr>
          <w:rFonts w:hint="eastAsia" w:ascii="仿宋" w:hAnsi="仿宋" w:eastAsia="仿宋"/>
          <w:i w:val="0"/>
          <w:iCs w:val="0"/>
        </w:rPr>
        <w:t>处理</w:t>
      </w:r>
    </w:p>
    <w:p>
      <w:pPr>
        <w:spacing w:line="360" w:lineRule="auto"/>
        <w:rPr>
          <w:rFonts w:ascii="仿宋" w:hAnsi="仿宋" w:eastAsia="仿宋" w:cs="仿宋"/>
          <w:b/>
          <w:bCs/>
          <w:color w:val="000000"/>
          <w:sz w:val="24"/>
          <w:szCs w:val="24"/>
        </w:rPr>
      </w:pPr>
      <w:r>
        <w:rPr>
          <w:rFonts w:hint="eastAsia" w:ascii="仿宋" w:hAnsi="仿宋" w:eastAsia="仿宋" w:cs="仿宋"/>
          <w:b/>
          <w:bCs/>
          <w:color w:val="000000"/>
          <w:sz w:val="24"/>
          <w:szCs w:val="24"/>
        </w:rPr>
        <w:t>（一）操作说明</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1、用户进入高级查询与策略菜单，页面左侧展示个人标签库，右侧展示标签组合查询区。</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2、</w:t>
      </w:r>
      <w:r>
        <w:rPr>
          <w:rFonts w:hint="eastAsia" w:ascii="仿宋" w:hAnsi="仿宋" w:eastAsia="仿宋" w:cs="仿宋"/>
          <w:b/>
          <w:bCs/>
          <w:color w:val="000000"/>
          <w:sz w:val="24"/>
          <w:szCs w:val="24"/>
        </w:rPr>
        <w:t>默认分组</w:t>
      </w:r>
      <w:r>
        <w:rPr>
          <w:rFonts w:hint="eastAsia" w:ascii="仿宋" w:hAnsi="仿宋" w:eastAsia="仿宋" w:cs="仿宋"/>
          <w:color w:val="000000"/>
          <w:sz w:val="24"/>
          <w:szCs w:val="24"/>
        </w:rPr>
        <w:t>：从左侧标签库，可以通过标签名称查询或基于个人标签库的分类快速定位到目标标签，拖拽标签至右侧</w:t>
      </w:r>
      <w:r>
        <w:rPr>
          <w:rFonts w:hint="eastAsia" w:ascii="仿宋" w:hAnsi="仿宋" w:eastAsia="仿宋" w:cs="仿宋"/>
          <w:b/>
          <w:bCs/>
          <w:color w:val="000000"/>
          <w:sz w:val="24"/>
          <w:szCs w:val="24"/>
        </w:rPr>
        <w:t>默认</w:t>
      </w:r>
      <w:r>
        <w:rPr>
          <w:rFonts w:hint="eastAsia" w:ascii="仿宋" w:hAnsi="仿宋" w:eastAsia="仿宋" w:cs="仿宋"/>
          <w:color w:val="000000"/>
          <w:sz w:val="24"/>
          <w:szCs w:val="24"/>
        </w:rPr>
        <w:t>分组内。在组内支持多个标签的逻辑关系“且”和“或”的统一切换。默认为“且”。</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ab/>
      </w:r>
      <w:r>
        <w:rPr>
          <w:rFonts w:hint="eastAsia" w:ascii="仿宋" w:hAnsi="仿宋" w:eastAsia="仿宋" w:cs="仿宋"/>
          <w:color w:val="000000"/>
          <w:sz w:val="24"/>
          <w:szCs w:val="24"/>
        </w:rPr>
        <w:t>目标标签拖入</w:t>
      </w:r>
      <w:r>
        <w:rPr>
          <w:rFonts w:hint="eastAsia" w:ascii="仿宋" w:hAnsi="仿宋" w:eastAsia="仿宋" w:cs="仿宋"/>
          <w:b/>
          <w:bCs/>
          <w:color w:val="000000"/>
          <w:sz w:val="24"/>
          <w:szCs w:val="24"/>
        </w:rPr>
        <w:t>默认</w:t>
      </w:r>
      <w:r>
        <w:rPr>
          <w:rFonts w:hint="eastAsia" w:ascii="仿宋" w:hAnsi="仿宋" w:eastAsia="仿宋" w:cs="仿宋"/>
          <w:color w:val="000000"/>
          <w:sz w:val="24"/>
          <w:szCs w:val="24"/>
        </w:rPr>
        <w:t>内，根据标签类型初始化标签，包括三部分：</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ab/>
      </w:r>
      <w:r>
        <w:rPr>
          <w:rFonts w:hint="eastAsia" w:ascii="仿宋" w:hAnsi="仿宋" w:eastAsia="仿宋" w:cs="仿宋"/>
          <w:b/>
          <w:bCs/>
          <w:color w:val="000000"/>
          <w:sz w:val="24"/>
          <w:szCs w:val="24"/>
        </w:rPr>
        <w:t>标签名称</w:t>
      </w:r>
      <w:r>
        <w:rPr>
          <w:rFonts w:hint="eastAsia" w:ascii="仿宋" w:hAnsi="仿宋" w:eastAsia="仿宋" w:cs="仿宋"/>
          <w:color w:val="000000"/>
          <w:sz w:val="24"/>
          <w:szCs w:val="24"/>
        </w:rPr>
        <w:t>：反显标签名称；</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ab/>
      </w:r>
      <w:r>
        <w:rPr>
          <w:rFonts w:hint="eastAsia" w:ascii="仿宋" w:hAnsi="仿宋" w:eastAsia="仿宋" w:cs="仿宋"/>
          <w:b/>
          <w:bCs/>
          <w:color w:val="000000"/>
          <w:sz w:val="24"/>
          <w:szCs w:val="24"/>
        </w:rPr>
        <w:t>标签值</w:t>
      </w:r>
      <w:r>
        <w:rPr>
          <w:rFonts w:hint="eastAsia" w:ascii="仿宋" w:hAnsi="仿宋" w:eastAsia="仿宋" w:cs="仿宋"/>
          <w:color w:val="000000"/>
          <w:sz w:val="24"/>
          <w:szCs w:val="24"/>
        </w:rPr>
        <w:t>：</w:t>
      </w:r>
      <w:r>
        <w:rPr>
          <w:rFonts w:hint="eastAsia" w:ascii="仿宋" w:hAnsi="仿宋" w:eastAsia="仿宋" w:cs="仿宋"/>
          <w:color w:val="000000"/>
          <w:kern w:val="0"/>
          <w:sz w:val="24"/>
          <w:szCs w:val="24"/>
        </w:rPr>
        <w:t>根据不同类型的标签，分为五类</w:t>
      </w:r>
    </w:p>
    <w:p>
      <w:pPr>
        <w:spacing w:line="360" w:lineRule="auto"/>
        <w:rPr>
          <w:rFonts w:ascii="仿宋" w:hAnsi="仿宋" w:eastAsia="仿宋" w:cs="仿宋"/>
          <w:color w:val="000000"/>
          <w:kern w:val="0"/>
          <w:sz w:val="24"/>
          <w:szCs w:val="24"/>
        </w:rPr>
      </w:pPr>
      <w:r>
        <w:rPr>
          <w:rFonts w:ascii="仿宋" w:hAnsi="仿宋" w:eastAsia="仿宋" w:cs="仿宋"/>
          <w:color w:val="000000"/>
          <w:sz w:val="24"/>
          <w:szCs w:val="24"/>
        </w:rPr>
        <w:tab/>
      </w:r>
      <w:r>
        <w:rPr>
          <w:rFonts w:ascii="仿宋" w:hAnsi="仿宋" w:eastAsia="仿宋" w:cs="仿宋"/>
          <w:color w:val="000000"/>
          <w:sz w:val="24"/>
          <w:szCs w:val="24"/>
        </w:rPr>
        <w:tab/>
      </w:r>
      <w:r>
        <w:rPr>
          <w:rFonts w:hint="eastAsia" w:ascii="仿宋" w:hAnsi="仿宋" w:eastAsia="仿宋" w:cs="仿宋"/>
          <w:b/>
          <w:bCs/>
          <w:i/>
          <w:iCs/>
          <w:color w:val="000000"/>
          <w:kern w:val="0"/>
          <w:sz w:val="24"/>
          <w:szCs w:val="24"/>
        </w:rPr>
        <w:t>文本型</w:t>
      </w:r>
      <w:r>
        <w:rPr>
          <w:rFonts w:hint="eastAsia" w:ascii="仿宋" w:hAnsi="仿宋" w:eastAsia="仿宋" w:cs="仿宋"/>
          <w:color w:val="000000"/>
          <w:kern w:val="0"/>
          <w:sz w:val="24"/>
          <w:szCs w:val="24"/>
        </w:rPr>
        <w:t>：手工输入关键字，支持模糊、精准查询，默认为模糊查询；</w:t>
      </w:r>
    </w:p>
    <w:p>
      <w:pPr>
        <w:spacing w:line="360" w:lineRule="auto"/>
        <w:ind w:left="420" w:firstLine="420"/>
        <w:rPr>
          <w:rFonts w:ascii="仿宋" w:hAnsi="仿宋" w:eastAsia="仿宋" w:cs="仿宋"/>
          <w:color w:val="000000"/>
          <w:kern w:val="0"/>
          <w:sz w:val="24"/>
          <w:szCs w:val="24"/>
        </w:rPr>
      </w:pPr>
      <w:r>
        <w:rPr>
          <w:rFonts w:hint="eastAsia" w:ascii="仿宋" w:hAnsi="仿宋" w:eastAsia="仿宋" w:cs="仿宋"/>
          <w:b/>
          <w:bCs/>
          <w:i/>
          <w:iCs/>
          <w:color w:val="000000"/>
          <w:kern w:val="0"/>
          <w:sz w:val="24"/>
          <w:szCs w:val="24"/>
        </w:rPr>
        <w:t>布尔型</w:t>
      </w:r>
      <w:r>
        <w:rPr>
          <w:rFonts w:hint="eastAsia" w:ascii="仿宋" w:hAnsi="仿宋" w:eastAsia="仿宋" w:cs="仿宋"/>
          <w:color w:val="000000"/>
          <w:kern w:val="0"/>
          <w:sz w:val="24"/>
          <w:szCs w:val="24"/>
        </w:rPr>
        <w:t>：支持全部、是、否的单选；</w:t>
      </w:r>
    </w:p>
    <w:p>
      <w:pPr>
        <w:spacing w:line="360" w:lineRule="auto"/>
        <w:ind w:left="420" w:firstLine="420"/>
        <w:rPr>
          <w:rFonts w:ascii="仿宋" w:hAnsi="仿宋" w:eastAsia="仿宋" w:cs="仿宋"/>
          <w:color w:val="000000"/>
          <w:kern w:val="0"/>
          <w:sz w:val="24"/>
          <w:szCs w:val="24"/>
        </w:rPr>
      </w:pPr>
      <w:r>
        <w:rPr>
          <w:rFonts w:hint="eastAsia" w:ascii="仿宋" w:hAnsi="仿宋" w:eastAsia="仿宋" w:cs="仿宋"/>
          <w:b/>
          <w:bCs/>
          <w:i/>
          <w:iCs/>
          <w:color w:val="000000"/>
          <w:kern w:val="0"/>
          <w:sz w:val="24"/>
          <w:szCs w:val="24"/>
        </w:rPr>
        <w:t>枚举型</w:t>
      </w:r>
      <w:r>
        <w:rPr>
          <w:rFonts w:hint="eastAsia" w:ascii="仿宋" w:hAnsi="仿宋" w:eastAsia="仿宋" w:cs="仿宋"/>
          <w:color w:val="000000"/>
          <w:kern w:val="0"/>
          <w:sz w:val="24"/>
          <w:szCs w:val="24"/>
        </w:rPr>
        <w:t>：支持通过下拉框选择，支持单选和多选；</w:t>
      </w:r>
    </w:p>
    <w:p>
      <w:pPr>
        <w:spacing w:line="360" w:lineRule="auto"/>
        <w:ind w:left="420" w:firstLine="420"/>
        <w:rPr>
          <w:rFonts w:ascii="仿宋" w:hAnsi="仿宋" w:eastAsia="仿宋" w:cs="仿宋"/>
          <w:color w:val="000000"/>
          <w:kern w:val="0"/>
          <w:sz w:val="24"/>
          <w:szCs w:val="24"/>
        </w:rPr>
      </w:pPr>
      <w:r>
        <w:rPr>
          <w:rFonts w:hint="eastAsia" w:ascii="仿宋" w:hAnsi="仿宋" w:eastAsia="仿宋" w:cs="仿宋"/>
          <w:b/>
          <w:bCs/>
          <w:i/>
          <w:iCs/>
          <w:color w:val="000000"/>
          <w:kern w:val="0"/>
          <w:sz w:val="24"/>
          <w:szCs w:val="24"/>
        </w:rPr>
        <w:t>数值型</w:t>
      </w:r>
      <w:r>
        <w:rPr>
          <w:rFonts w:hint="eastAsia" w:ascii="仿宋" w:hAnsi="仿宋" w:eastAsia="仿宋" w:cs="仿宋"/>
          <w:color w:val="000000"/>
          <w:kern w:val="0"/>
          <w:sz w:val="24"/>
          <w:szCs w:val="24"/>
        </w:rPr>
        <w:t>：支持区间查询，【起始值】～ 【结束值】；</w:t>
      </w:r>
    </w:p>
    <w:p>
      <w:pPr>
        <w:spacing w:line="360" w:lineRule="auto"/>
        <w:ind w:left="420" w:firstLine="420"/>
        <w:rPr>
          <w:rFonts w:ascii="仿宋" w:hAnsi="仿宋" w:eastAsia="仿宋" w:cs="仿宋"/>
          <w:color w:val="000000"/>
          <w:kern w:val="0"/>
          <w:sz w:val="24"/>
          <w:szCs w:val="24"/>
        </w:rPr>
      </w:pPr>
      <w:r>
        <w:rPr>
          <w:rFonts w:hint="eastAsia" w:ascii="仿宋" w:hAnsi="仿宋" w:eastAsia="仿宋" w:cs="仿宋"/>
          <w:b/>
          <w:bCs/>
          <w:i/>
          <w:iCs/>
          <w:color w:val="000000"/>
          <w:kern w:val="0"/>
          <w:sz w:val="24"/>
          <w:szCs w:val="24"/>
        </w:rPr>
        <w:t>日期型</w:t>
      </w:r>
      <w:r>
        <w:rPr>
          <w:rFonts w:hint="eastAsia" w:ascii="仿宋" w:hAnsi="仿宋" w:eastAsia="仿宋" w:cs="仿宋"/>
          <w:color w:val="000000"/>
          <w:kern w:val="0"/>
          <w:sz w:val="24"/>
          <w:szCs w:val="24"/>
        </w:rPr>
        <w:t>：支持区间查询，【起始日期】 ～ 【结束日期】；</w:t>
      </w:r>
    </w:p>
    <w:p>
      <w:pPr>
        <w:spacing w:line="360" w:lineRule="auto"/>
        <w:ind w:firstLine="420"/>
        <w:rPr>
          <w:rFonts w:ascii="仿宋" w:hAnsi="仿宋" w:eastAsia="仿宋" w:cs="仿宋"/>
          <w:color w:val="000000"/>
          <w:sz w:val="24"/>
          <w:szCs w:val="24"/>
        </w:rPr>
      </w:pPr>
      <w:r>
        <w:rPr>
          <w:rFonts w:hint="eastAsia" w:ascii="仿宋" w:hAnsi="仿宋" w:eastAsia="仿宋" w:cs="仿宋"/>
          <w:b/>
          <w:bCs/>
          <w:color w:val="000000"/>
          <w:kern w:val="0"/>
          <w:sz w:val="24"/>
          <w:szCs w:val="24"/>
        </w:rPr>
        <w:t>操作按钮：</w:t>
      </w:r>
      <w:r>
        <w:rPr>
          <w:rFonts w:hint="eastAsia" w:ascii="仿宋" w:hAnsi="仿宋" w:eastAsia="仿宋" w:cs="仿宋"/>
          <w:color w:val="000000"/>
          <w:kern w:val="0"/>
          <w:sz w:val="24"/>
          <w:szCs w:val="24"/>
        </w:rPr>
        <w:t>包括口径、禁用和</w:t>
      </w:r>
      <w:r>
        <w:rPr>
          <w:rFonts w:hint="eastAsia" w:ascii="仿宋" w:hAnsi="仿宋" w:eastAsia="仿宋" w:cs="仿宋"/>
          <w:color w:val="000000"/>
          <w:sz w:val="24"/>
          <w:szCs w:val="24"/>
        </w:rPr>
        <w:t>放入回收站</w:t>
      </w:r>
    </w:p>
    <w:p>
      <w:pPr>
        <w:spacing w:line="360" w:lineRule="auto"/>
        <w:ind w:firstLine="420"/>
        <w:rPr>
          <w:rFonts w:ascii="仿宋" w:hAnsi="仿宋" w:eastAsia="仿宋" w:cs="仿宋"/>
          <w:color w:val="000000"/>
          <w:sz w:val="24"/>
          <w:szCs w:val="24"/>
        </w:rPr>
      </w:pPr>
      <w:r>
        <w:rPr>
          <w:rFonts w:ascii="仿宋" w:hAnsi="仿宋" w:eastAsia="仿宋" w:cs="仿宋"/>
          <w:color w:val="000000"/>
          <w:sz w:val="24"/>
          <w:szCs w:val="24"/>
        </w:rPr>
        <w:tab/>
      </w:r>
      <w:r>
        <w:rPr>
          <w:rFonts w:hint="eastAsia" w:ascii="仿宋" w:hAnsi="仿宋" w:eastAsia="仿宋" w:cs="仿宋"/>
          <w:b/>
          <w:bCs/>
          <w:color w:val="000000"/>
          <w:sz w:val="24"/>
          <w:szCs w:val="24"/>
        </w:rPr>
        <w:t>口径</w:t>
      </w:r>
      <w:r>
        <w:rPr>
          <w:rFonts w:hint="eastAsia" w:ascii="仿宋" w:hAnsi="仿宋" w:eastAsia="仿宋" w:cs="仿宋"/>
          <w:color w:val="000000"/>
          <w:sz w:val="24"/>
          <w:szCs w:val="24"/>
        </w:rPr>
        <w:t>：点击，从右侧抽屉式弹出“口径”界面，展示标签的业务口径、技术口径。</w:t>
      </w:r>
    </w:p>
    <w:p>
      <w:pPr>
        <w:spacing w:line="360" w:lineRule="auto"/>
        <w:ind w:firstLine="420"/>
        <w:rPr>
          <w:rFonts w:ascii="仿宋" w:hAnsi="仿宋" w:eastAsia="仿宋" w:cs="仿宋"/>
          <w:color w:val="000000"/>
          <w:sz w:val="24"/>
          <w:szCs w:val="24"/>
        </w:rPr>
      </w:pPr>
      <w:r>
        <w:rPr>
          <w:rFonts w:ascii="仿宋" w:hAnsi="仿宋" w:eastAsia="仿宋" w:cs="仿宋"/>
          <w:color w:val="000000"/>
          <w:sz w:val="24"/>
          <w:szCs w:val="24"/>
        </w:rPr>
        <w:tab/>
      </w:r>
      <w:r>
        <w:rPr>
          <w:rFonts w:hint="eastAsia" w:ascii="仿宋" w:hAnsi="仿宋" w:eastAsia="仿宋" w:cs="仿宋"/>
          <w:b/>
          <w:bCs/>
          <w:i/>
          <w:iCs/>
          <w:color w:val="000000"/>
          <w:kern w:val="0"/>
          <w:sz w:val="24"/>
          <w:szCs w:val="24"/>
        </w:rPr>
        <w:t>禁用</w:t>
      </w:r>
      <w:r>
        <w:rPr>
          <w:rFonts w:hint="eastAsia" w:ascii="仿宋" w:hAnsi="仿宋" w:eastAsia="仿宋" w:cs="仿宋"/>
          <w:color w:val="000000"/>
          <w:sz w:val="24"/>
          <w:szCs w:val="24"/>
        </w:rPr>
        <w:t>：点击，将标签置灰，置灰后的标签不参与客户筛选，按钮变为“启用”，可以再次点击恢复为“禁用”。</w:t>
      </w:r>
    </w:p>
    <w:p>
      <w:pPr>
        <w:spacing w:line="360" w:lineRule="auto"/>
        <w:ind w:firstLine="420"/>
        <w:rPr>
          <w:rFonts w:ascii="仿宋" w:hAnsi="仿宋" w:eastAsia="仿宋" w:cs="仿宋"/>
          <w:color w:val="000000"/>
          <w:sz w:val="24"/>
          <w:szCs w:val="24"/>
        </w:rPr>
      </w:pPr>
      <w:r>
        <w:rPr>
          <w:rFonts w:ascii="仿宋" w:hAnsi="仿宋" w:eastAsia="仿宋" w:cs="仿宋"/>
          <w:color w:val="000000"/>
          <w:sz w:val="24"/>
          <w:szCs w:val="24"/>
        </w:rPr>
        <w:tab/>
      </w:r>
      <w:r>
        <w:rPr>
          <w:rFonts w:hint="eastAsia" w:ascii="仿宋" w:hAnsi="仿宋" w:eastAsia="仿宋" w:cs="仿宋"/>
          <w:b/>
          <w:bCs/>
          <w:i/>
          <w:iCs/>
          <w:color w:val="000000"/>
          <w:kern w:val="0"/>
          <w:sz w:val="24"/>
          <w:szCs w:val="24"/>
        </w:rPr>
        <w:t>放入回收站</w:t>
      </w:r>
      <w:r>
        <w:rPr>
          <w:rFonts w:hint="eastAsia" w:ascii="仿宋" w:hAnsi="仿宋" w:eastAsia="仿宋" w:cs="仿宋"/>
          <w:color w:val="000000"/>
          <w:sz w:val="24"/>
          <w:szCs w:val="24"/>
        </w:rPr>
        <w:t>：点击，将分组内的标签移除并放入回收站，放入回收站的标签不参与客户筛选。</w:t>
      </w:r>
    </w:p>
    <w:p>
      <w:pPr>
        <w:spacing w:line="360" w:lineRule="auto"/>
        <w:ind w:firstLine="420"/>
        <w:rPr>
          <w:rFonts w:ascii="仿宋" w:hAnsi="仿宋" w:eastAsia="仿宋" w:cs="仿宋"/>
          <w:color w:val="000000"/>
          <w:sz w:val="24"/>
          <w:szCs w:val="24"/>
        </w:rPr>
      </w:pPr>
      <w:r>
        <w:rPr>
          <w:rFonts w:hint="eastAsia" w:ascii="仿宋" w:hAnsi="仿宋" w:eastAsia="仿宋" w:cs="仿宋"/>
          <w:b/>
          <w:bCs/>
          <w:color w:val="000000"/>
          <w:sz w:val="24"/>
          <w:szCs w:val="24"/>
        </w:rPr>
        <w:t>删除分组</w:t>
      </w:r>
      <w:r>
        <w:rPr>
          <w:rFonts w:hint="eastAsia" w:ascii="仿宋" w:hAnsi="仿宋" w:eastAsia="仿宋" w:cs="仿宋"/>
          <w:color w:val="000000"/>
          <w:sz w:val="24"/>
          <w:szCs w:val="24"/>
        </w:rPr>
        <w:t>：点击，删除分组和分组内的标签。若只有一个标签，则只删除分组内的标签不删除分组。</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3、</w:t>
      </w:r>
      <w:r>
        <w:rPr>
          <w:rFonts w:hint="eastAsia" w:ascii="仿宋" w:hAnsi="仿宋" w:eastAsia="仿宋" w:cs="仿宋"/>
          <w:b/>
          <w:bCs/>
          <w:color w:val="000000"/>
          <w:sz w:val="24"/>
          <w:szCs w:val="24"/>
        </w:rPr>
        <w:t>新增分组</w:t>
      </w:r>
      <w:r>
        <w:rPr>
          <w:rFonts w:hint="eastAsia" w:ascii="仿宋" w:hAnsi="仿宋" w:eastAsia="仿宋" w:cs="仿宋"/>
          <w:color w:val="000000"/>
          <w:sz w:val="24"/>
          <w:szCs w:val="24"/>
        </w:rPr>
        <w:t>：从左侧标签库，可以通过标签名称查询或基于个人标签库的分类快速定位到目标标签，拖拽标签至右侧</w:t>
      </w:r>
      <w:r>
        <w:rPr>
          <w:rFonts w:hint="eastAsia" w:ascii="仿宋" w:hAnsi="仿宋" w:eastAsia="仿宋" w:cs="仿宋"/>
          <w:b/>
          <w:bCs/>
          <w:color w:val="000000"/>
          <w:sz w:val="24"/>
          <w:szCs w:val="24"/>
        </w:rPr>
        <w:t>新增</w:t>
      </w:r>
      <w:r>
        <w:rPr>
          <w:rFonts w:hint="eastAsia" w:ascii="仿宋" w:hAnsi="仿宋" w:eastAsia="仿宋" w:cs="仿宋"/>
          <w:color w:val="000000"/>
          <w:sz w:val="24"/>
          <w:szCs w:val="24"/>
        </w:rPr>
        <w:t>分组内。在组内支持多个标签的逻辑关系“且”和“或”的统一切换。默认为“且”。</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ab/>
      </w:r>
      <w:r>
        <w:rPr>
          <w:rFonts w:hint="eastAsia" w:ascii="仿宋" w:hAnsi="仿宋" w:eastAsia="仿宋" w:cs="仿宋"/>
          <w:color w:val="000000"/>
          <w:sz w:val="24"/>
          <w:szCs w:val="24"/>
        </w:rPr>
        <w:t>分组之间支持逻辑关系“且”和“或”的统一切换，默认为“且”。</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4</w:t>
      </w:r>
      <w:r>
        <w:rPr>
          <w:rFonts w:hint="eastAsia" w:ascii="仿宋" w:hAnsi="仿宋" w:eastAsia="仿宋" w:cs="仿宋"/>
          <w:color w:val="000000"/>
          <w:sz w:val="24"/>
          <w:szCs w:val="24"/>
        </w:rPr>
        <w:t>、</w:t>
      </w:r>
      <w:r>
        <w:rPr>
          <w:rFonts w:hint="eastAsia" w:ascii="仿宋" w:hAnsi="仿宋" w:eastAsia="仿宋" w:cs="仿宋"/>
          <w:b/>
          <w:bCs/>
          <w:color w:val="000000"/>
          <w:sz w:val="24"/>
          <w:szCs w:val="24"/>
        </w:rPr>
        <w:t>查看回收站</w:t>
      </w:r>
      <w:r>
        <w:rPr>
          <w:rFonts w:hint="eastAsia" w:ascii="仿宋" w:hAnsi="仿宋" w:eastAsia="仿宋" w:cs="仿宋"/>
          <w:color w:val="000000"/>
          <w:sz w:val="24"/>
          <w:szCs w:val="24"/>
        </w:rPr>
        <w:t>：从右侧抽屉式弹出“回收站”界面，展示被放入回收站的标签。支持回收站内标签的恢复、删除和清空回收站操作。回收站的标签仅对本次查询有效。</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ab/>
      </w:r>
      <w:r>
        <w:rPr>
          <w:rFonts w:hint="eastAsia" w:ascii="仿宋" w:hAnsi="仿宋" w:eastAsia="仿宋" w:cs="仿宋"/>
          <w:b/>
          <w:bCs/>
          <w:color w:val="000000"/>
          <w:sz w:val="24"/>
          <w:szCs w:val="24"/>
        </w:rPr>
        <w:t>恢复</w:t>
      </w:r>
      <w:r>
        <w:rPr>
          <w:rFonts w:hint="eastAsia" w:ascii="仿宋" w:hAnsi="仿宋" w:eastAsia="仿宋" w:cs="仿宋"/>
          <w:color w:val="000000"/>
          <w:sz w:val="24"/>
          <w:szCs w:val="24"/>
        </w:rPr>
        <w:t>：将暂存在回收站中的标签移除并恢复到查询区域的原分组内。</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ab/>
      </w:r>
      <w:r>
        <w:rPr>
          <w:rFonts w:hint="eastAsia" w:ascii="仿宋" w:hAnsi="仿宋" w:eastAsia="仿宋" w:cs="仿宋"/>
          <w:b/>
          <w:bCs/>
          <w:color w:val="000000"/>
          <w:sz w:val="24"/>
          <w:szCs w:val="24"/>
        </w:rPr>
        <w:t>删除</w:t>
      </w:r>
      <w:r>
        <w:rPr>
          <w:rFonts w:hint="eastAsia" w:ascii="仿宋" w:hAnsi="仿宋" w:eastAsia="仿宋" w:cs="仿宋"/>
          <w:color w:val="000000"/>
          <w:sz w:val="24"/>
          <w:szCs w:val="24"/>
        </w:rPr>
        <w:t>：将暂存在回收站中的标签删除。</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ab/>
      </w:r>
      <w:r>
        <w:rPr>
          <w:rFonts w:hint="eastAsia" w:ascii="仿宋" w:hAnsi="仿宋" w:eastAsia="仿宋" w:cs="仿宋"/>
          <w:b/>
          <w:bCs/>
          <w:color w:val="000000"/>
          <w:sz w:val="24"/>
          <w:szCs w:val="24"/>
        </w:rPr>
        <w:t>清空回收站</w:t>
      </w:r>
      <w:r>
        <w:rPr>
          <w:rFonts w:hint="eastAsia" w:ascii="仿宋" w:hAnsi="仿宋" w:eastAsia="仿宋" w:cs="仿宋"/>
          <w:color w:val="000000"/>
          <w:sz w:val="24"/>
          <w:szCs w:val="24"/>
        </w:rPr>
        <w:t>：清空当前回收站的所有标签。</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5、右侧，上方操作区</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点击“刷新客户”按钮，详见：</w:t>
      </w:r>
      <w:r>
        <w:rPr>
          <w:rFonts w:hint="eastAsia" w:ascii="仿宋" w:hAnsi="仿宋" w:eastAsia="仿宋" w:cs="仿宋"/>
          <w:i/>
          <w:iCs/>
          <w:color w:val="000000"/>
          <w:sz w:val="24"/>
          <w:szCs w:val="24"/>
        </w:rPr>
        <w:t>客户管理/高级查询与策略/刷新客户章节</w:t>
      </w:r>
      <w:r>
        <w:rPr>
          <w:rFonts w:hint="eastAsia" w:ascii="仿宋" w:hAnsi="仿宋" w:eastAsia="仿宋" w:cs="仿宋"/>
          <w:color w:val="000000"/>
          <w:sz w:val="24"/>
          <w:szCs w:val="24"/>
        </w:rPr>
        <w:t>。</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点击“清单预览”按钮，详见：</w:t>
      </w:r>
      <w:r>
        <w:rPr>
          <w:rFonts w:hint="eastAsia" w:ascii="仿宋" w:hAnsi="仿宋" w:eastAsia="仿宋" w:cs="仿宋"/>
          <w:i/>
          <w:iCs/>
          <w:color w:val="000000"/>
          <w:sz w:val="24"/>
          <w:szCs w:val="24"/>
        </w:rPr>
        <w:t>客户管理/高级查询与策略/清单预览章节</w:t>
      </w:r>
      <w:r>
        <w:rPr>
          <w:rFonts w:hint="eastAsia" w:ascii="仿宋" w:hAnsi="仿宋" w:eastAsia="仿宋" w:cs="仿宋"/>
          <w:color w:val="000000"/>
          <w:sz w:val="24"/>
          <w:szCs w:val="24"/>
        </w:rPr>
        <w:t>。</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点击“我的策略”按钮，详见：</w:t>
      </w:r>
      <w:r>
        <w:rPr>
          <w:rFonts w:hint="eastAsia" w:ascii="仿宋" w:hAnsi="仿宋" w:eastAsia="仿宋" w:cs="仿宋"/>
          <w:i/>
          <w:iCs/>
          <w:color w:val="000000"/>
          <w:sz w:val="24"/>
          <w:szCs w:val="24"/>
        </w:rPr>
        <w:t>客户管理/高级查询与策略/我的策略章节</w:t>
      </w:r>
      <w:r>
        <w:rPr>
          <w:rFonts w:hint="eastAsia" w:ascii="仿宋" w:hAnsi="仿宋" w:eastAsia="仿宋" w:cs="仿宋"/>
          <w:color w:val="000000"/>
          <w:sz w:val="24"/>
          <w:szCs w:val="24"/>
        </w:rPr>
        <w:t>。</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点击“保存”按钮，从右侧抽屉式弹出客群（策略）保存界面，详见：</w:t>
      </w:r>
      <w:r>
        <w:rPr>
          <w:rFonts w:hint="eastAsia" w:ascii="仿宋" w:hAnsi="仿宋" w:eastAsia="仿宋" w:cs="仿宋"/>
          <w:i/>
          <w:iCs/>
          <w:color w:val="000000"/>
          <w:sz w:val="24"/>
          <w:szCs w:val="24"/>
        </w:rPr>
        <w:t>客户管理/客群管理/新增章节</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点击“清空”按钮，清空所有分组与分组内的标签，仅保留一个默认的空分组。</w:t>
      </w:r>
    </w:p>
    <w:p>
      <w:pPr>
        <w:spacing w:line="360" w:lineRule="auto"/>
        <w:rPr>
          <w:rFonts w:ascii="仿宋" w:hAnsi="仿宋" w:eastAsia="仿宋" w:cs="仿宋"/>
          <w:b/>
          <w:bCs/>
          <w:color w:val="000000"/>
          <w:sz w:val="24"/>
          <w:szCs w:val="24"/>
        </w:rPr>
      </w:pPr>
      <w:r>
        <w:rPr>
          <w:rFonts w:hint="eastAsia" w:ascii="仿宋" w:hAnsi="仿宋" w:eastAsia="仿宋" w:cs="仿宋"/>
          <w:b/>
          <w:bCs/>
          <w:color w:val="000000"/>
          <w:sz w:val="24"/>
          <w:szCs w:val="24"/>
        </w:rPr>
        <w:t>（二）规则与约束</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1</w:t>
      </w:r>
      <w:r>
        <w:rPr>
          <w:rFonts w:hint="eastAsia" w:ascii="仿宋" w:hAnsi="仿宋" w:eastAsia="仿宋" w:cs="仿宋"/>
          <w:color w:val="000000"/>
          <w:sz w:val="24"/>
          <w:szCs w:val="24"/>
        </w:rPr>
        <w:t>、标签参数配置选项：</w:t>
      </w:r>
    </w:p>
    <w:p>
      <w:pPr>
        <w:spacing w:line="360" w:lineRule="auto"/>
        <w:ind w:left="420"/>
        <w:rPr>
          <w:rFonts w:ascii="仿宋" w:hAnsi="仿宋" w:eastAsia="仿宋" w:cs="仿宋"/>
          <w:color w:val="000000"/>
          <w:kern w:val="0"/>
          <w:sz w:val="24"/>
          <w:szCs w:val="24"/>
        </w:rPr>
      </w:pPr>
      <w:r>
        <w:rPr>
          <w:rFonts w:hint="eastAsia" w:ascii="仿宋" w:hAnsi="仿宋" w:eastAsia="仿宋" w:cs="仿宋"/>
          <w:color w:val="000000"/>
          <w:kern w:val="0"/>
          <w:sz w:val="24"/>
          <w:szCs w:val="24"/>
        </w:rPr>
        <w:t>文本型：手工输入关键字【模糊｜精准】，默认：模糊；</w:t>
      </w:r>
    </w:p>
    <w:p>
      <w:pPr>
        <w:spacing w:line="360" w:lineRule="auto"/>
        <w:ind w:firstLine="420"/>
        <w:rPr>
          <w:rFonts w:ascii="仿宋" w:hAnsi="仿宋" w:eastAsia="仿宋" w:cs="仿宋"/>
          <w:color w:val="000000"/>
          <w:kern w:val="0"/>
          <w:sz w:val="24"/>
          <w:szCs w:val="24"/>
        </w:rPr>
      </w:pPr>
      <w:r>
        <w:rPr>
          <w:rFonts w:hint="eastAsia" w:ascii="仿宋" w:hAnsi="仿宋" w:eastAsia="仿宋" w:cs="仿宋"/>
          <w:color w:val="000000"/>
          <w:kern w:val="0"/>
          <w:sz w:val="24"/>
          <w:szCs w:val="24"/>
        </w:rPr>
        <w:t>布尔型：支持</w:t>
      </w:r>
      <w:r>
        <w:rPr>
          <w:rFonts w:hint="eastAsia" w:ascii="仿宋" w:hAnsi="仿宋" w:eastAsia="仿宋" w:cs="仿宋"/>
          <w:b/>
          <w:bCs/>
          <w:color w:val="000000"/>
          <w:kern w:val="0"/>
          <w:sz w:val="24"/>
          <w:szCs w:val="24"/>
        </w:rPr>
        <w:t>全部、是、否</w:t>
      </w:r>
      <w:r>
        <w:rPr>
          <w:rFonts w:hint="eastAsia" w:ascii="仿宋" w:hAnsi="仿宋" w:eastAsia="仿宋" w:cs="仿宋"/>
          <w:color w:val="000000"/>
          <w:kern w:val="0"/>
          <w:sz w:val="24"/>
          <w:szCs w:val="24"/>
        </w:rPr>
        <w:t>的单选；</w:t>
      </w:r>
    </w:p>
    <w:p>
      <w:pPr>
        <w:spacing w:line="360" w:lineRule="auto"/>
        <w:ind w:firstLine="420"/>
        <w:rPr>
          <w:rFonts w:ascii="仿宋" w:hAnsi="仿宋" w:eastAsia="仿宋" w:cs="仿宋"/>
          <w:color w:val="000000"/>
          <w:kern w:val="0"/>
          <w:sz w:val="24"/>
          <w:szCs w:val="24"/>
        </w:rPr>
      </w:pPr>
      <w:r>
        <w:rPr>
          <w:rFonts w:hint="eastAsia" w:ascii="仿宋" w:hAnsi="仿宋" w:eastAsia="仿宋" w:cs="仿宋"/>
          <w:color w:val="000000"/>
          <w:kern w:val="0"/>
          <w:sz w:val="24"/>
          <w:szCs w:val="24"/>
        </w:rPr>
        <w:t>枚举型：支持通过下拉框选择，支持单选和多选；</w:t>
      </w:r>
    </w:p>
    <w:p>
      <w:pPr>
        <w:spacing w:line="360" w:lineRule="auto"/>
        <w:ind w:firstLine="420"/>
        <w:rPr>
          <w:rFonts w:ascii="仿宋" w:hAnsi="仿宋" w:eastAsia="仿宋" w:cs="仿宋"/>
          <w:color w:val="000000"/>
          <w:kern w:val="0"/>
          <w:sz w:val="24"/>
          <w:szCs w:val="24"/>
        </w:rPr>
      </w:pPr>
      <w:r>
        <w:rPr>
          <w:rFonts w:hint="eastAsia" w:ascii="仿宋" w:hAnsi="仿宋" w:eastAsia="仿宋" w:cs="仿宋"/>
          <w:color w:val="000000"/>
          <w:kern w:val="0"/>
          <w:sz w:val="24"/>
          <w:szCs w:val="24"/>
        </w:rPr>
        <w:t>数值型：支持区间查询，【起始值】【包含｜不包含】～ 【结束值】【包含｜不包含】；</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kern w:val="0"/>
          <w:sz w:val="24"/>
          <w:szCs w:val="24"/>
        </w:rPr>
        <w:t>日期型：支持区间查询，【起始日期】【包含｜不包含】 ～ 【结束日期】【包含｜不包含】；</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归属机构：机构树 ；（</w:t>
      </w:r>
      <w:r>
        <w:rPr>
          <w:rFonts w:hint="eastAsia" w:ascii="仿宋" w:hAnsi="仿宋" w:eastAsia="仿宋" w:cs="仿宋"/>
          <w:b/>
          <w:bCs/>
          <w:color w:val="000000"/>
          <w:sz w:val="24"/>
          <w:szCs w:val="24"/>
        </w:rPr>
        <w:t>特殊类型，机构树型结构，支持单选，根据单选的机构查询辖下的客户</w:t>
      </w:r>
      <w:r>
        <w:rPr>
          <w:rFonts w:hint="eastAsia" w:ascii="仿宋" w:hAnsi="仿宋" w:eastAsia="仿宋" w:cs="仿宋"/>
          <w:color w:val="000000"/>
          <w:sz w:val="24"/>
          <w:szCs w:val="24"/>
        </w:rPr>
        <w:t>）</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2</w:t>
      </w:r>
      <w:r>
        <w:rPr>
          <w:rFonts w:hint="eastAsia" w:ascii="仿宋" w:hAnsi="仿宋" w:eastAsia="仿宋" w:cs="仿宋"/>
          <w:color w:val="000000"/>
          <w:sz w:val="24"/>
          <w:szCs w:val="24"/>
        </w:rPr>
        <w:t>、用户删除分组时，系统展示二次确认弹窗，提示文案：“确认删除当前分组？”，弹窗底部展示确认、取消按钮。点击确认执行删除操作，点击取消按钮关闭弹窗，不执行删除。</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3</w:t>
      </w:r>
      <w:r>
        <w:rPr>
          <w:rFonts w:hint="eastAsia" w:ascii="仿宋" w:hAnsi="仿宋" w:eastAsia="仿宋" w:cs="仿宋"/>
          <w:color w:val="000000"/>
          <w:sz w:val="24"/>
          <w:szCs w:val="24"/>
        </w:rPr>
        <w:t>、用户保存客群（策略）时，客群（策略）名称不允许重复，否则toast提示：“客群名称已存在，请重新输入！”。</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4、保存标签组合策略时，需对标签配置项进行非空校验，若存在配置项为空的标签，定位到具体的标签并提示：“策略标签组合应用时，不能为空！”</w:t>
      </w:r>
    </w:p>
    <w:p>
      <w:pPr>
        <w:spacing w:line="360" w:lineRule="auto"/>
        <w:rPr>
          <w:rFonts w:ascii="仿宋" w:hAnsi="仿宋" w:eastAsia="仿宋" w:cs="仿宋"/>
          <w:b/>
          <w:bCs/>
          <w:color w:val="000000"/>
          <w:sz w:val="24"/>
          <w:szCs w:val="24"/>
        </w:rPr>
      </w:pPr>
      <w:r>
        <w:rPr>
          <w:rFonts w:hint="eastAsia" w:ascii="仿宋" w:hAnsi="仿宋" w:eastAsia="仿宋" w:cs="仿宋"/>
          <w:b/>
          <w:bCs/>
          <w:color w:val="000000"/>
          <w:sz w:val="24"/>
          <w:szCs w:val="24"/>
        </w:rPr>
        <w:t>（三）权限说明</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1、支持总/分行管理用户、网点负责人查询机构辖下的客户。</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2</w:t>
      </w:r>
      <w:r>
        <w:rPr>
          <w:rFonts w:hint="eastAsia" w:ascii="仿宋" w:hAnsi="仿宋" w:eastAsia="仿宋" w:cs="仿宋"/>
          <w:color w:val="000000"/>
          <w:sz w:val="24"/>
          <w:szCs w:val="24"/>
        </w:rPr>
        <w:t>、支持客户经理、理财经理查询名下的管户客户。</w:t>
      </w:r>
    </w:p>
    <w:p>
      <w:pPr>
        <w:pStyle w:val="7"/>
        <w:numPr>
          <w:ilvl w:val="4"/>
          <w:numId w:val="14"/>
        </w:numPr>
        <w:spacing w:line="360" w:lineRule="auto"/>
        <w:ind w:left="1418" w:hanging="1418"/>
        <w:rPr>
          <w:rFonts w:ascii="仿宋" w:hAnsi="仿宋" w:eastAsia="仿宋"/>
          <w:b w:val="0"/>
          <w:bCs w:val="0"/>
          <w:sz w:val="24"/>
          <w:szCs w:val="24"/>
        </w:rPr>
      </w:pPr>
      <w:r>
        <w:rPr>
          <w:rFonts w:hint="eastAsia" w:ascii="仿宋" w:hAnsi="仿宋" w:eastAsia="仿宋"/>
          <w:i w:val="0"/>
          <w:iCs w:val="0"/>
        </w:rPr>
        <w:t>输出</w:t>
      </w:r>
    </w:p>
    <w:p>
      <w:pPr>
        <w:spacing w:after="0" w:line="360" w:lineRule="auto"/>
        <w:rPr>
          <w:rFonts w:ascii="仿宋" w:hAnsi="仿宋" w:eastAsia="仿宋"/>
          <w:sz w:val="24"/>
          <w:szCs w:val="24"/>
        </w:rPr>
      </w:pPr>
      <w:r>
        <w:rPr>
          <w:rFonts w:hint="eastAsia" w:ascii="仿宋" w:hAnsi="仿宋" w:eastAsia="仿宋"/>
          <w:sz w:val="24"/>
          <w:szCs w:val="24"/>
        </w:rPr>
        <w:t>略</w:t>
      </w:r>
    </w:p>
    <w:p>
      <w:pPr>
        <w:pStyle w:val="7"/>
        <w:numPr>
          <w:ilvl w:val="4"/>
          <w:numId w:val="14"/>
        </w:numPr>
        <w:spacing w:line="360" w:lineRule="auto"/>
        <w:ind w:left="1418" w:hanging="1418"/>
        <w:rPr>
          <w:rFonts w:ascii="仿宋" w:hAnsi="仿宋" w:eastAsia="仿宋"/>
          <w:b w:val="0"/>
          <w:bCs w:val="0"/>
          <w:sz w:val="24"/>
          <w:szCs w:val="24"/>
        </w:rPr>
      </w:pPr>
      <w:r>
        <w:rPr>
          <w:rFonts w:hint="eastAsia" w:ascii="仿宋" w:hAnsi="仿宋" w:eastAsia="仿宋"/>
          <w:i w:val="0"/>
          <w:iCs w:val="0"/>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b w:val="0"/>
          <w:bCs w:val="0"/>
          <w:sz w:val="24"/>
          <w:szCs w:val="24"/>
        </w:rPr>
      </w:pPr>
      <w:r>
        <w:rPr>
          <w:rFonts w:hint="eastAsia" w:ascii="仿宋" w:hAnsi="仿宋" w:eastAsia="仿宋"/>
          <w:i w:val="0"/>
          <w:iCs w:val="0"/>
        </w:rPr>
        <w:t>核算处理</w:t>
      </w:r>
    </w:p>
    <w:p>
      <w:pPr>
        <w:spacing w:line="360" w:lineRule="auto"/>
        <w:rPr>
          <w:rFonts w:ascii="仿宋" w:hAnsi="仿宋" w:eastAsia="仿宋"/>
          <w:sz w:val="24"/>
          <w:szCs w:val="24"/>
        </w:rPr>
      </w:pPr>
      <w:r>
        <w:rPr>
          <w:rFonts w:ascii="仿宋" w:hAnsi="仿宋" w:eastAsia="仿宋"/>
          <w:color w:val="000000"/>
          <w:kern w:val="0"/>
          <w:sz w:val="24"/>
          <w:szCs w:val="24"/>
          <w:lang w:eastAsia="en-US"/>
        </w:rPr>
        <w:t>不涉及</w:t>
      </w:r>
    </w:p>
    <w:p>
      <w:pPr>
        <w:pStyle w:val="7"/>
        <w:numPr>
          <w:ilvl w:val="4"/>
          <w:numId w:val="14"/>
        </w:numPr>
        <w:spacing w:line="360" w:lineRule="auto"/>
        <w:ind w:left="1418" w:hanging="1418"/>
        <w:rPr>
          <w:rFonts w:ascii="仿宋" w:hAnsi="仿宋" w:eastAsia="仿宋"/>
          <w:b w:val="0"/>
          <w:bCs w:val="0"/>
          <w:sz w:val="24"/>
          <w:szCs w:val="24"/>
        </w:rPr>
      </w:pPr>
      <w:r>
        <w:rPr>
          <w:rFonts w:hint="eastAsia" w:ascii="仿宋" w:hAnsi="仿宋" w:eastAsia="仿宋"/>
          <w:i w:val="0"/>
          <w:iCs w:val="0"/>
        </w:rPr>
        <w:t>凭证</w:t>
      </w:r>
      <w:r>
        <w:rPr>
          <w:rFonts w:hint="eastAsia" w:ascii="仿宋" w:hAnsi="仿宋" w:eastAsia="仿宋"/>
          <w:i w:val="0"/>
          <w:iCs w:val="0"/>
          <w:sz w:val="24"/>
          <w:szCs w:val="24"/>
          <w:lang w:eastAsia="en-US"/>
        </w:rPr>
        <w:t>/合同/</w:t>
      </w:r>
      <w:r>
        <w:rPr>
          <w:rFonts w:hint="eastAsia" w:ascii="仿宋" w:hAnsi="仿宋" w:eastAsia="仿宋"/>
          <w:i w:val="0"/>
          <w:iCs w:val="0"/>
        </w:rPr>
        <w:t>协议打印</w:t>
      </w:r>
    </w:p>
    <w:p>
      <w:pPr>
        <w:spacing w:line="360" w:lineRule="auto"/>
        <w:rPr>
          <w:rFonts w:ascii="仿宋" w:hAnsi="仿宋" w:eastAsia="仿宋"/>
          <w:sz w:val="24"/>
          <w:szCs w:val="24"/>
        </w:rPr>
      </w:pPr>
      <w:r>
        <w:rPr>
          <w:rFonts w:ascii="仿宋" w:hAnsi="仿宋" w:eastAsia="仿宋"/>
          <w:color w:val="000000"/>
          <w:kern w:val="0"/>
          <w:sz w:val="24"/>
          <w:szCs w:val="24"/>
          <w:lang w:eastAsia="en-US"/>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刷新客户</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功能描述</w:t>
      </w:r>
    </w:p>
    <w:p>
      <w:pPr>
        <w:spacing w:after="0" w:line="360" w:lineRule="auto"/>
        <w:rPr>
          <w:rFonts w:ascii="仿宋" w:hAnsi="仿宋" w:eastAsia="仿宋"/>
          <w:color w:val="000000"/>
          <w:sz w:val="24"/>
          <w:szCs w:val="24"/>
        </w:rPr>
      </w:pPr>
      <w:r>
        <w:rPr>
          <w:rFonts w:hint="eastAsia" w:ascii="仿宋" w:hAnsi="仿宋" w:eastAsia="仿宋"/>
          <w:color w:val="000000"/>
          <w:sz w:val="24"/>
          <w:szCs w:val="24"/>
        </w:rPr>
        <w:t>支持用户增加标签、删除标签（放入回收站）或禁用标签后，通过该功能实现基于当前最新标签组合条件下的客户数。</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输入</w:t>
      </w:r>
    </w:p>
    <w:p>
      <w:pPr>
        <w:spacing w:line="360" w:lineRule="auto"/>
        <w:rPr>
          <w:rFonts w:ascii="仿宋" w:hAnsi="仿宋" w:eastAsia="仿宋" w:cs="仿宋"/>
          <w:sz w:val="24"/>
          <w:szCs w:val="24"/>
        </w:rPr>
      </w:pPr>
      <w:r>
        <w:rPr>
          <w:rFonts w:hint="eastAsia" w:ascii="仿宋" w:hAnsi="仿宋" w:eastAsia="仿宋" w:cs="仿宋"/>
          <w:kern w:val="0"/>
          <w:sz w:val="24"/>
          <w:szCs w:val="24"/>
        </w:rPr>
        <w:t>略</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处理</w:t>
      </w:r>
    </w:p>
    <w:p>
      <w:pPr>
        <w:spacing w:line="360" w:lineRule="auto"/>
        <w:rPr>
          <w:rFonts w:ascii="仿宋" w:hAnsi="仿宋" w:eastAsia="仿宋" w:cs="仿宋"/>
          <w:b/>
          <w:bCs/>
          <w:color w:val="000000"/>
          <w:sz w:val="24"/>
          <w:szCs w:val="24"/>
        </w:rPr>
      </w:pPr>
      <w:r>
        <w:rPr>
          <w:rFonts w:hint="eastAsia" w:ascii="仿宋" w:hAnsi="仿宋" w:eastAsia="仿宋" w:cs="仿宋"/>
          <w:b/>
          <w:bCs/>
          <w:color w:val="000000"/>
          <w:sz w:val="24"/>
          <w:szCs w:val="24"/>
        </w:rPr>
        <w:t>（一）操作说明</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1、用户进入高级查询与策略菜单，页面左侧展示个人标签库，右侧展示标签组合查询区，完成标签条件组合后，点击“刷新客户”按钮查询客户。</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2、支持用户</w:t>
      </w:r>
      <w:r>
        <w:rPr>
          <w:rFonts w:hint="eastAsia" w:ascii="仿宋" w:hAnsi="仿宋" w:eastAsia="仿宋"/>
          <w:color w:val="000000"/>
          <w:sz w:val="24"/>
          <w:szCs w:val="24"/>
        </w:rPr>
        <w:t>从左侧拖拽新标签、删除标签（放入回收站）或禁用标签后</w:t>
      </w:r>
      <w:r>
        <w:rPr>
          <w:rFonts w:hint="eastAsia" w:ascii="仿宋" w:hAnsi="仿宋" w:eastAsia="仿宋" w:cs="仿宋"/>
          <w:color w:val="000000"/>
          <w:sz w:val="24"/>
          <w:szCs w:val="24"/>
        </w:rPr>
        <w:t>，再次点击“刷新客户”按钮查询客户。</w:t>
      </w:r>
    </w:p>
    <w:p>
      <w:pPr>
        <w:spacing w:line="360" w:lineRule="auto"/>
        <w:rPr>
          <w:rFonts w:ascii="仿宋" w:hAnsi="仿宋" w:eastAsia="仿宋" w:cs="仿宋"/>
          <w:b/>
          <w:bCs/>
          <w:color w:val="000000"/>
          <w:sz w:val="24"/>
          <w:szCs w:val="24"/>
        </w:rPr>
      </w:pPr>
      <w:r>
        <w:rPr>
          <w:rFonts w:hint="eastAsia" w:ascii="仿宋" w:hAnsi="仿宋" w:eastAsia="仿宋" w:cs="仿宋"/>
          <w:b/>
          <w:bCs/>
          <w:color w:val="000000"/>
          <w:sz w:val="24"/>
          <w:szCs w:val="24"/>
        </w:rPr>
        <w:t>（二）规则与约束</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1、每次点击刷新客户后，需要展示基于当前最新的标签组合条件的客户数及与上一次客户数相比的变化情况。</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2、支持通过标签禁用的方式配合“刷新客户”按钮实现客户数统计。</w:t>
      </w:r>
    </w:p>
    <w:p>
      <w:pPr>
        <w:spacing w:line="360" w:lineRule="auto"/>
        <w:rPr>
          <w:rFonts w:ascii="仿宋" w:hAnsi="仿宋" w:eastAsia="仿宋" w:cs="仿宋"/>
          <w:b/>
          <w:bCs/>
          <w:color w:val="000000"/>
          <w:sz w:val="24"/>
          <w:szCs w:val="24"/>
        </w:rPr>
      </w:pPr>
      <w:r>
        <w:rPr>
          <w:rFonts w:hint="eastAsia" w:ascii="仿宋" w:hAnsi="仿宋" w:eastAsia="仿宋" w:cs="仿宋"/>
          <w:b/>
          <w:bCs/>
          <w:color w:val="000000"/>
          <w:sz w:val="24"/>
          <w:szCs w:val="24"/>
        </w:rPr>
        <w:t>（三）权限说明</w:t>
      </w:r>
    </w:p>
    <w:p>
      <w:pPr>
        <w:spacing w:line="360" w:lineRule="auto"/>
        <w:rPr>
          <w:rFonts w:ascii="仿宋" w:hAnsi="仿宋" w:eastAsia="仿宋" w:cs="仿宋"/>
          <w:i/>
          <w:iCs/>
          <w:color w:val="000000"/>
          <w:sz w:val="24"/>
          <w:szCs w:val="24"/>
        </w:rPr>
      </w:pPr>
      <w:r>
        <w:rPr>
          <w:rFonts w:hint="eastAsia" w:ascii="仿宋" w:hAnsi="仿宋" w:eastAsia="仿宋" w:cs="仿宋"/>
          <w:i/>
          <w:iCs/>
          <w:color w:val="000000"/>
          <w:sz w:val="24"/>
          <w:szCs w:val="24"/>
        </w:rPr>
        <w:t>同高级查询与策略章节的权限说明</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输出</w:t>
      </w:r>
    </w:p>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客户数及较上次的变化情况</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5"/>
        <w:gridCol w:w="2265"/>
        <w:gridCol w:w="2265"/>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65"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65"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5"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sz w:val="24"/>
                <w:szCs w:val="24"/>
              </w:rPr>
            </w:pPr>
            <w:r>
              <w:rPr>
                <w:rFonts w:hint="eastAsia" w:ascii="仿宋" w:hAnsi="仿宋" w:eastAsia="仿宋"/>
                <w:color w:val="000000"/>
                <w:sz w:val="24"/>
                <w:szCs w:val="24"/>
              </w:rPr>
              <w:t>客户数</w:t>
            </w:r>
          </w:p>
        </w:tc>
        <w:tc>
          <w:tcPr>
            <w:tcW w:w="2265" w:type="dxa"/>
          </w:tcPr>
          <w:p>
            <w:pPr>
              <w:spacing w:line="360" w:lineRule="auto"/>
              <w:jc w:val="left"/>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s="仿宋"/>
                <w:color w:val="000000"/>
                <w:kern w:val="0"/>
                <w:sz w:val="24"/>
                <w:szCs w:val="24"/>
              </w:rPr>
              <w:t>、格式：*</w:t>
            </w:r>
            <w:r>
              <w:rPr>
                <w:rFonts w:ascii="仿宋" w:hAnsi="仿宋" w:eastAsia="仿宋" w:cs="仿宋"/>
                <w:color w:val="000000"/>
                <w:kern w:val="0"/>
                <w:sz w:val="24"/>
                <w:szCs w:val="24"/>
              </w:rPr>
              <w:t>*</w:t>
            </w:r>
            <w:r>
              <w:rPr>
                <w:rFonts w:hint="eastAsia" w:ascii="仿宋" w:hAnsi="仿宋" w:eastAsia="仿宋" w:cs="仿宋"/>
                <w:color w:val="000000"/>
                <w:kern w:val="0"/>
                <w:sz w:val="24"/>
                <w:szCs w:val="24"/>
              </w:rPr>
              <w:t>，</w:t>
            </w:r>
            <w:r>
              <w:rPr>
                <w:rFonts w:ascii="仿宋" w:hAnsi="仿宋" w:eastAsia="仿宋" w:cs="仿宋"/>
                <w:color w:val="000000"/>
                <w:kern w:val="0"/>
                <w:sz w:val="24"/>
                <w:szCs w:val="24"/>
              </w:rPr>
              <w:t>***</w:t>
            </w:r>
          </w:p>
        </w:tc>
        <w:tc>
          <w:tcPr>
            <w:tcW w:w="2265"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5" w:type="dxa"/>
          </w:tcPr>
          <w:p>
            <w:pPr>
              <w:spacing w:line="360" w:lineRule="auto"/>
              <w:rPr>
                <w:rFonts w:ascii="仿宋" w:hAnsi="仿宋" w:eastAsia="仿宋"/>
                <w:sz w:val="24"/>
                <w:szCs w:val="24"/>
              </w:rPr>
            </w:pPr>
            <w:r>
              <w:rPr>
                <w:rFonts w:ascii="仿宋" w:hAnsi="仿宋" w:eastAsia="仿宋"/>
                <w:color w:val="000000"/>
                <w:sz w:val="24"/>
                <w:szCs w:val="24"/>
              </w:rPr>
              <w:t>展示</w:t>
            </w:r>
            <w:r>
              <w:rPr>
                <w:rFonts w:hint="eastAsia" w:ascii="仿宋" w:hAnsi="仿宋" w:eastAsia="仿宋"/>
                <w:color w:val="000000"/>
                <w:sz w:val="24"/>
                <w:szCs w:val="24"/>
              </w:rPr>
              <w:t>客户数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s="仿宋"/>
                <w:color w:val="000000"/>
                <w:kern w:val="0"/>
                <w:sz w:val="24"/>
                <w:szCs w:val="24"/>
              </w:rPr>
              <w:t>变化</w:t>
            </w:r>
          </w:p>
        </w:tc>
        <w:tc>
          <w:tcPr>
            <w:tcW w:w="2265" w:type="dxa"/>
          </w:tcPr>
          <w:p>
            <w:pPr>
              <w:spacing w:line="360" w:lineRule="auto"/>
              <w:jc w:val="left"/>
              <w:rPr>
                <w:rFonts w:ascii="仿宋" w:hAnsi="仿宋" w:eastAsia="仿宋"/>
                <w:color w:val="000000" w:themeColor="text1"/>
                <w:sz w:val="24"/>
                <w:szCs w:val="24"/>
                <w14:textFill>
                  <w14:solidFill>
                    <w14:schemeClr w14:val="tx1"/>
                  </w14:solidFill>
                </w14:textFill>
              </w:rPr>
            </w:pPr>
            <w:r>
              <w:rPr>
                <w:rFonts w:hint="eastAsia" w:ascii="仿宋" w:hAnsi="仿宋" w:eastAsia="仿宋" w:cs="仿宋"/>
                <w:color w:val="000000"/>
                <w:kern w:val="0"/>
                <w:sz w:val="24"/>
                <w:szCs w:val="24"/>
              </w:rPr>
              <w:t xml:space="preserve">反显、变化 </w:t>
            </w:r>
            <w:r>
              <w:rPr>
                <w:rFonts w:ascii="仿宋" w:hAnsi="仿宋" w:eastAsia="仿宋" w:cs="仿宋"/>
                <w:color w:val="000000"/>
                <w:kern w:val="0"/>
                <w:sz w:val="24"/>
                <w:szCs w:val="24"/>
              </w:rPr>
              <w:t>**.**%</w:t>
            </w:r>
          </w:p>
        </w:tc>
        <w:tc>
          <w:tcPr>
            <w:tcW w:w="2265"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s="仿宋"/>
                <w:color w:val="000000"/>
                <w:kern w:val="0"/>
                <w:sz w:val="24"/>
                <w:szCs w:val="24"/>
              </w:rPr>
              <w:t>百分比</w:t>
            </w:r>
          </w:p>
        </w:tc>
        <w:tc>
          <w:tcPr>
            <w:tcW w:w="2265" w:type="dxa"/>
          </w:tcPr>
          <w:p>
            <w:pPr>
              <w:spacing w:after="0"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展示变</w:t>
            </w:r>
            <w:r>
              <w:rPr>
                <w:rFonts w:hint="eastAsia" w:ascii="仿宋" w:hAnsi="仿宋" w:eastAsia="仿宋" w:cs="仿宋"/>
                <w:kern w:val="0"/>
                <w:sz w:val="24"/>
                <w:szCs w:val="24"/>
                <w:lang w:bidi="ar"/>
              </w:rPr>
              <w:t>化、上升为红色、下降为绿色。</w:t>
            </w:r>
          </w:p>
        </w:tc>
      </w:tr>
    </w:tbl>
    <w:p>
      <w:pPr>
        <w:spacing w:line="360" w:lineRule="auto"/>
        <w:rPr>
          <w:rFonts w:ascii="仿宋" w:hAnsi="仿宋" w:eastAsia="仿宋" w:cs="仿宋"/>
          <w:color w:val="000000"/>
          <w:sz w:val="24"/>
          <w:szCs w:val="24"/>
        </w:rPr>
      </w:pP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输入输出的界面</w:t>
      </w:r>
    </w:p>
    <w:p>
      <w:pPr>
        <w:spacing w:line="360" w:lineRule="auto"/>
        <w:jc w:val="left"/>
        <w:rPr>
          <w:rFonts w:ascii="仿宋" w:hAnsi="仿宋" w:eastAsia="仿宋" w:cs="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核算处理</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lang w:eastAsia="en-US"/>
        </w:rPr>
        <w:t>不涉及</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凭证</w:t>
      </w:r>
      <w:r>
        <w:rPr>
          <w:rFonts w:hint="eastAsia" w:ascii="仿宋" w:hAnsi="仿宋" w:eastAsia="仿宋" w:cs="仿宋"/>
          <w:i w:val="0"/>
          <w:iCs w:val="0"/>
          <w:sz w:val="24"/>
          <w:szCs w:val="24"/>
          <w:lang w:eastAsia="en-US"/>
        </w:rPr>
        <w:t>/</w:t>
      </w:r>
      <w:r>
        <w:rPr>
          <w:rFonts w:hint="eastAsia" w:ascii="仿宋" w:hAnsi="仿宋" w:eastAsia="仿宋"/>
          <w:i w:val="0"/>
          <w:iCs w:val="0"/>
        </w:rPr>
        <w:t>合同</w:t>
      </w:r>
      <w:r>
        <w:rPr>
          <w:rFonts w:hint="eastAsia" w:ascii="仿宋" w:hAnsi="仿宋" w:eastAsia="仿宋" w:cs="仿宋"/>
          <w:i w:val="0"/>
          <w:iCs w:val="0"/>
          <w:sz w:val="24"/>
          <w:szCs w:val="24"/>
          <w:lang w:eastAsia="en-US"/>
        </w:rPr>
        <w:t>/</w:t>
      </w:r>
      <w:r>
        <w:rPr>
          <w:rFonts w:hint="eastAsia" w:ascii="仿宋" w:hAnsi="仿宋" w:eastAsia="仿宋"/>
          <w:i w:val="0"/>
          <w:iCs w:val="0"/>
        </w:rPr>
        <w:t>协议打印</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lang w:eastAsia="en-US"/>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清单预览</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功能描述</w:t>
      </w:r>
    </w:p>
    <w:p>
      <w:pPr>
        <w:spacing w:after="0" w:line="360" w:lineRule="auto"/>
        <w:rPr>
          <w:rFonts w:ascii="仿宋" w:hAnsi="仿宋" w:eastAsia="仿宋"/>
          <w:color w:val="000000"/>
          <w:sz w:val="24"/>
          <w:szCs w:val="24"/>
        </w:rPr>
      </w:pPr>
      <w:r>
        <w:rPr>
          <w:rFonts w:hint="eastAsia" w:ascii="仿宋" w:hAnsi="仿宋" w:eastAsia="仿宋"/>
          <w:color w:val="000000"/>
          <w:sz w:val="24"/>
          <w:szCs w:val="24"/>
        </w:rPr>
        <w:t>支持用户在高级查询与策略界面，预览筛选的客户清单。</w:t>
      </w:r>
    </w:p>
    <w:p>
      <w:pPr>
        <w:pStyle w:val="7"/>
        <w:numPr>
          <w:ilvl w:val="4"/>
          <w:numId w:val="14"/>
        </w:numPr>
        <w:spacing w:line="360" w:lineRule="auto"/>
        <w:ind w:left="1418" w:hanging="1418"/>
        <w:rPr>
          <w:rFonts w:ascii="仿宋" w:hAnsi="仿宋" w:eastAsia="仿宋" w:cs="仿宋"/>
          <w:bCs w:val="0"/>
          <w:i w:val="0"/>
          <w:iCs w:val="0"/>
          <w:sz w:val="24"/>
          <w:szCs w:val="24"/>
        </w:rPr>
      </w:pPr>
      <w:r>
        <w:rPr>
          <w:rFonts w:hint="eastAsia" w:ascii="仿宋" w:hAnsi="仿宋" w:eastAsia="仿宋"/>
          <w:i w:val="0"/>
          <w:iCs w:val="0"/>
        </w:rPr>
        <w:t>输入</w:t>
      </w:r>
    </w:p>
    <w:p>
      <w:pPr>
        <w:spacing w:line="360" w:lineRule="auto"/>
        <w:rPr>
          <w:rFonts w:ascii="仿宋" w:hAnsi="仿宋" w:eastAsia="仿宋" w:cs="仿宋"/>
          <w:sz w:val="24"/>
          <w:szCs w:val="24"/>
        </w:rPr>
      </w:pPr>
      <w:r>
        <w:rPr>
          <w:rFonts w:hint="eastAsia" w:ascii="仿宋" w:hAnsi="仿宋" w:eastAsia="仿宋" w:cs="仿宋"/>
          <w:kern w:val="0"/>
          <w:sz w:val="24"/>
          <w:szCs w:val="24"/>
        </w:rPr>
        <w:t>略</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处理</w:t>
      </w:r>
    </w:p>
    <w:p>
      <w:pPr>
        <w:spacing w:line="360" w:lineRule="auto"/>
        <w:rPr>
          <w:rFonts w:ascii="仿宋" w:hAnsi="仿宋" w:eastAsia="仿宋" w:cs="仿宋"/>
          <w:b/>
          <w:bCs/>
          <w:color w:val="000000"/>
          <w:sz w:val="24"/>
          <w:szCs w:val="24"/>
        </w:rPr>
      </w:pPr>
      <w:r>
        <w:rPr>
          <w:rFonts w:hint="eastAsia" w:ascii="仿宋" w:hAnsi="仿宋" w:eastAsia="仿宋" w:cs="仿宋"/>
          <w:b/>
          <w:bCs/>
          <w:color w:val="000000"/>
          <w:sz w:val="24"/>
          <w:szCs w:val="24"/>
        </w:rPr>
        <w:t>（一）操作说明</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1、用户进入高级查询与策略界面，点击“清单预览”按钮，从右侧抽屉式弹出“客户清单”界面。</w:t>
      </w:r>
    </w:p>
    <w:p>
      <w:pPr>
        <w:spacing w:line="360" w:lineRule="auto"/>
        <w:rPr>
          <w:rFonts w:ascii="仿宋" w:hAnsi="仿宋" w:eastAsia="仿宋" w:cs="仿宋"/>
          <w:b/>
          <w:bCs/>
          <w:color w:val="000000"/>
          <w:sz w:val="24"/>
          <w:szCs w:val="24"/>
        </w:rPr>
      </w:pPr>
      <w:r>
        <w:rPr>
          <w:rFonts w:hint="eastAsia" w:ascii="仿宋" w:hAnsi="仿宋" w:eastAsia="仿宋" w:cs="仿宋"/>
          <w:b/>
          <w:bCs/>
          <w:color w:val="000000"/>
          <w:sz w:val="24"/>
          <w:szCs w:val="24"/>
        </w:rPr>
        <w:t>（二）规则与约束</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1、清单预览展示结果需遵循客户数据权限和敏感字段脱敏规则。</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2</w:t>
      </w:r>
      <w:r>
        <w:rPr>
          <w:rFonts w:hint="eastAsia" w:ascii="仿宋" w:hAnsi="仿宋" w:eastAsia="仿宋" w:cs="仿宋"/>
          <w:color w:val="000000"/>
          <w:sz w:val="24"/>
          <w:szCs w:val="24"/>
        </w:rPr>
        <w:t>、默认按照客户等级降序排序，支持客户等级、金额类字段升序降序排序切换。</w:t>
      </w:r>
    </w:p>
    <w:p>
      <w:pPr>
        <w:spacing w:line="360" w:lineRule="auto"/>
        <w:rPr>
          <w:rFonts w:ascii="仿宋" w:hAnsi="仿宋" w:eastAsia="仿宋" w:cs="仿宋"/>
          <w:b/>
          <w:bCs/>
          <w:color w:val="000000"/>
          <w:sz w:val="24"/>
          <w:szCs w:val="24"/>
        </w:rPr>
      </w:pPr>
      <w:r>
        <w:rPr>
          <w:rFonts w:hint="eastAsia" w:ascii="仿宋" w:hAnsi="仿宋" w:eastAsia="仿宋" w:cs="仿宋"/>
          <w:b/>
          <w:bCs/>
          <w:color w:val="000000"/>
          <w:sz w:val="24"/>
          <w:szCs w:val="24"/>
        </w:rPr>
        <w:t>（三）权限说明</w:t>
      </w:r>
    </w:p>
    <w:p>
      <w:pPr>
        <w:spacing w:line="360" w:lineRule="auto"/>
        <w:rPr>
          <w:rFonts w:ascii="仿宋" w:hAnsi="仿宋" w:eastAsia="仿宋" w:cs="仿宋"/>
          <w:i/>
          <w:iCs/>
          <w:color w:val="000000"/>
          <w:sz w:val="24"/>
          <w:szCs w:val="24"/>
        </w:rPr>
      </w:pPr>
      <w:r>
        <w:rPr>
          <w:rFonts w:hint="eastAsia" w:ascii="仿宋" w:hAnsi="仿宋" w:eastAsia="仿宋" w:cs="仿宋"/>
          <w:color w:val="000000"/>
          <w:sz w:val="24"/>
          <w:szCs w:val="24"/>
        </w:rPr>
        <w:t>1、</w:t>
      </w:r>
      <w:r>
        <w:rPr>
          <w:rFonts w:hint="eastAsia" w:ascii="仿宋" w:hAnsi="仿宋" w:eastAsia="仿宋" w:cs="仿宋"/>
          <w:i/>
          <w:iCs/>
          <w:color w:val="000000"/>
          <w:sz w:val="24"/>
          <w:szCs w:val="24"/>
        </w:rPr>
        <w:t>同高级查询与策略章节的权限说明</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8"/>
        <w:gridCol w:w="2376"/>
        <w:gridCol w:w="2219"/>
        <w:gridCol w:w="2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shd w:val="clear" w:color="auto" w:fill="FFFFFF"/>
          </w:tcPr>
          <w:p>
            <w:pPr>
              <w:spacing w:after="0" w:line="360" w:lineRule="auto"/>
              <w:rPr>
                <w:rFonts w:ascii="仿宋" w:hAnsi="仿宋" w:eastAsia="仿宋"/>
              </w:rPr>
            </w:pPr>
            <w:r>
              <w:rPr>
                <w:rFonts w:ascii="仿宋" w:hAnsi="仿宋" w:eastAsia="仿宋"/>
                <w:b/>
                <w:color w:val="000000"/>
                <w:sz w:val="24"/>
              </w:rPr>
              <w:t>要素名称</w:t>
            </w:r>
          </w:p>
        </w:tc>
        <w:tc>
          <w:tcPr>
            <w:tcW w:w="2376" w:type="dxa"/>
            <w:shd w:val="clear" w:color="auto" w:fill="FFFFFF"/>
          </w:tcPr>
          <w:p>
            <w:pPr>
              <w:spacing w:after="0" w:line="360" w:lineRule="auto"/>
              <w:rPr>
                <w:rFonts w:ascii="仿宋" w:hAnsi="仿宋" w:eastAsia="仿宋"/>
              </w:rPr>
            </w:pPr>
            <w:r>
              <w:rPr>
                <w:rFonts w:ascii="仿宋" w:hAnsi="仿宋" w:eastAsia="仿宋"/>
                <w:b/>
                <w:color w:val="000000"/>
                <w:sz w:val="24"/>
              </w:rPr>
              <w:t>约束及校验规则</w:t>
            </w:r>
          </w:p>
        </w:tc>
        <w:tc>
          <w:tcPr>
            <w:tcW w:w="2219" w:type="dxa"/>
            <w:shd w:val="clear" w:color="auto" w:fill="FFFFFF"/>
          </w:tcPr>
          <w:p>
            <w:pPr>
              <w:spacing w:after="0" w:line="360" w:lineRule="auto"/>
              <w:rPr>
                <w:rFonts w:ascii="仿宋" w:hAnsi="仿宋" w:eastAsia="仿宋"/>
              </w:rPr>
            </w:pPr>
            <w:r>
              <w:rPr>
                <w:rFonts w:ascii="仿宋" w:hAnsi="仿宋" w:eastAsia="仿宋"/>
                <w:b/>
                <w:color w:val="000000"/>
                <w:sz w:val="24"/>
              </w:rPr>
              <w:t>数据类型</w:t>
            </w:r>
          </w:p>
        </w:tc>
        <w:tc>
          <w:tcPr>
            <w:tcW w:w="2247" w:type="dxa"/>
            <w:shd w:val="clear" w:color="auto" w:fill="FFFFFF"/>
          </w:tcPr>
          <w:p>
            <w:pPr>
              <w:spacing w:after="0"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after="0" w:line="360" w:lineRule="auto"/>
              <w:rPr>
                <w:rFonts w:ascii="仿宋" w:hAnsi="仿宋" w:eastAsia="仿宋"/>
              </w:rPr>
            </w:pPr>
            <w:r>
              <w:rPr>
                <w:rFonts w:ascii="仿宋" w:hAnsi="仿宋" w:eastAsia="仿宋"/>
                <w:color w:val="000000"/>
                <w:sz w:val="24"/>
              </w:rPr>
              <w:t>核心客户号</w:t>
            </w:r>
          </w:p>
        </w:tc>
        <w:tc>
          <w:tcPr>
            <w:tcW w:w="2376" w:type="dxa"/>
          </w:tcPr>
          <w:p>
            <w:pPr>
              <w:spacing w:after="0" w:line="360" w:lineRule="auto"/>
              <w:rPr>
                <w:rFonts w:ascii="仿宋" w:hAnsi="仿宋" w:eastAsia="仿宋"/>
              </w:rPr>
            </w:pPr>
            <w:r>
              <w:rPr>
                <w:rFonts w:ascii="仿宋" w:hAnsi="仿宋" w:eastAsia="仿宋"/>
                <w:color w:val="000000"/>
                <w:sz w:val="24"/>
              </w:rPr>
              <w:t>反显</w:t>
            </w:r>
          </w:p>
        </w:tc>
        <w:tc>
          <w:tcPr>
            <w:tcW w:w="2219" w:type="dxa"/>
          </w:tcPr>
          <w:p>
            <w:pPr>
              <w:spacing w:after="0" w:line="360" w:lineRule="auto"/>
              <w:rPr>
                <w:rFonts w:ascii="仿宋" w:hAnsi="仿宋" w:eastAsia="仿宋"/>
              </w:rPr>
            </w:pPr>
            <w:r>
              <w:rPr>
                <w:rFonts w:ascii="仿宋" w:hAnsi="仿宋" w:eastAsia="仿宋"/>
                <w:color w:val="000000"/>
                <w:sz w:val="24"/>
              </w:rPr>
              <w:t>文本</w:t>
            </w:r>
          </w:p>
        </w:tc>
        <w:tc>
          <w:tcPr>
            <w:tcW w:w="2247" w:type="dxa"/>
          </w:tcPr>
          <w:p>
            <w:pPr>
              <w:spacing w:after="0" w:line="360" w:lineRule="auto"/>
              <w:rPr>
                <w:rFonts w:ascii="仿宋" w:hAnsi="仿宋" w:eastAsia="仿宋"/>
              </w:rPr>
            </w:pPr>
            <w:r>
              <w:rPr>
                <w:rFonts w:ascii="仿宋" w:hAnsi="仿宋" w:eastAsia="仿宋"/>
                <w:color w:val="000000"/>
                <w:sz w:val="24"/>
              </w:rPr>
              <w:t>展示客户唯一识别编号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after="0" w:line="360" w:lineRule="auto"/>
              <w:rPr>
                <w:rFonts w:ascii="仿宋" w:hAnsi="仿宋" w:eastAsia="仿宋"/>
              </w:rPr>
            </w:pPr>
            <w:r>
              <w:rPr>
                <w:rFonts w:ascii="仿宋" w:hAnsi="仿宋" w:eastAsia="仿宋"/>
                <w:color w:val="000000"/>
                <w:sz w:val="24"/>
              </w:rPr>
              <w:t>客户名称</w:t>
            </w:r>
          </w:p>
        </w:tc>
        <w:tc>
          <w:tcPr>
            <w:tcW w:w="2376" w:type="dxa"/>
          </w:tcPr>
          <w:p>
            <w:pPr>
              <w:spacing w:after="0" w:line="360" w:lineRule="auto"/>
              <w:rPr>
                <w:rFonts w:ascii="仿宋" w:hAnsi="仿宋" w:eastAsia="仿宋"/>
              </w:rPr>
            </w:pPr>
            <w:r>
              <w:rPr>
                <w:rFonts w:ascii="仿宋" w:hAnsi="仿宋" w:eastAsia="仿宋"/>
                <w:color w:val="000000"/>
                <w:sz w:val="24"/>
              </w:rPr>
              <w:t>反显</w:t>
            </w:r>
          </w:p>
        </w:tc>
        <w:tc>
          <w:tcPr>
            <w:tcW w:w="2219" w:type="dxa"/>
          </w:tcPr>
          <w:p>
            <w:pPr>
              <w:spacing w:after="0" w:line="360" w:lineRule="auto"/>
              <w:rPr>
                <w:rFonts w:ascii="仿宋" w:hAnsi="仿宋" w:eastAsia="仿宋"/>
              </w:rPr>
            </w:pPr>
            <w:r>
              <w:rPr>
                <w:rFonts w:ascii="仿宋" w:hAnsi="仿宋" w:eastAsia="仿宋"/>
                <w:color w:val="000000"/>
                <w:sz w:val="24"/>
              </w:rPr>
              <w:t>文本</w:t>
            </w:r>
          </w:p>
        </w:tc>
        <w:tc>
          <w:tcPr>
            <w:tcW w:w="2247" w:type="dxa"/>
          </w:tcPr>
          <w:p>
            <w:pPr>
              <w:spacing w:after="0" w:line="360" w:lineRule="auto"/>
              <w:rPr>
                <w:rFonts w:ascii="仿宋" w:hAnsi="仿宋" w:eastAsia="仿宋"/>
              </w:rPr>
            </w:pPr>
            <w:r>
              <w:rPr>
                <w:rFonts w:ascii="仿宋" w:hAnsi="仿宋" w:eastAsia="仿宋"/>
                <w:color w:val="000000"/>
                <w:sz w:val="24"/>
              </w:rPr>
              <w:t>点击</w:t>
            </w:r>
            <w:r>
              <w:rPr>
                <w:rFonts w:hint="eastAsia" w:ascii="仿宋" w:hAnsi="仿宋" w:eastAsia="仿宋"/>
                <w:color w:val="000000"/>
                <w:sz w:val="24"/>
              </w:rPr>
              <w:t>客户姓名跳转至</w:t>
            </w:r>
            <w:r>
              <w:rPr>
                <w:rFonts w:ascii="仿宋" w:hAnsi="仿宋" w:eastAsia="仿宋"/>
                <w:color w:val="000000"/>
                <w:sz w:val="24"/>
              </w:rPr>
              <w:t>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vAlign w:val="center"/>
          </w:tcPr>
          <w:p>
            <w:pPr>
              <w:spacing w:after="0" w:line="360" w:lineRule="auto"/>
              <w:rPr>
                <w:rFonts w:ascii="仿宋" w:hAnsi="仿宋" w:eastAsia="仿宋"/>
                <w:color w:val="000000"/>
                <w:sz w:val="24"/>
              </w:rPr>
            </w:pPr>
            <w:r>
              <w:rPr>
                <w:rFonts w:hint="eastAsia" w:ascii="仿宋" w:hAnsi="仿宋" w:eastAsia="仿宋"/>
                <w:sz w:val="24"/>
                <w:szCs w:val="24"/>
              </w:rPr>
              <w:t>客户等级</w:t>
            </w:r>
          </w:p>
        </w:tc>
        <w:tc>
          <w:tcPr>
            <w:tcW w:w="2376" w:type="dxa"/>
            <w:vAlign w:val="center"/>
          </w:tcPr>
          <w:p>
            <w:pPr>
              <w:spacing w:after="0" w:line="360" w:lineRule="auto"/>
              <w:rPr>
                <w:rFonts w:ascii="仿宋" w:hAnsi="仿宋" w:eastAsia="仿宋"/>
                <w:color w:val="000000"/>
                <w:sz w:val="24"/>
              </w:rPr>
            </w:pPr>
            <w:r>
              <w:rPr>
                <w:rFonts w:ascii="仿宋" w:hAnsi="仿宋" w:eastAsia="仿宋"/>
                <w:color w:val="000000"/>
                <w:sz w:val="24"/>
              </w:rPr>
              <w:t>反显</w:t>
            </w:r>
          </w:p>
        </w:tc>
        <w:tc>
          <w:tcPr>
            <w:tcW w:w="2219" w:type="dxa"/>
            <w:vAlign w:val="center"/>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247" w:type="dxa"/>
            <w:vAlign w:val="center"/>
          </w:tcPr>
          <w:p>
            <w:pPr>
              <w:spacing w:after="0" w:line="360" w:lineRule="auto"/>
              <w:rPr>
                <w:rFonts w:ascii="仿宋" w:hAnsi="仿宋" w:eastAsia="仿宋"/>
                <w:color w:val="000000"/>
                <w:sz w:val="24"/>
              </w:rPr>
            </w:pPr>
            <w:r>
              <w:rPr>
                <w:rFonts w:hint="eastAsia" w:ascii="仿宋" w:hAnsi="仿宋" w:eastAsia="仿宋"/>
                <w:sz w:val="24"/>
                <w:szCs w:val="24"/>
              </w:rPr>
              <w:t>客户等级枚举：睡眠户、</w:t>
            </w:r>
            <w:ins w:id="401" w:author="wanao" w:date="2026-07-08T10:54:22Z">
              <w:r>
                <w:rPr>
                  <w:rFonts w:hint="eastAsia" w:ascii="仿宋" w:hAnsi="仿宋" w:eastAsia="仿宋"/>
                  <w:sz w:val="24"/>
                  <w:szCs w:val="24"/>
                  <w:lang w:val="en-US" w:eastAsia="zh-CN"/>
                </w:rPr>
                <w:t>大众、潜力、优质、财富1、财富2、贵宾、私行</w:t>
              </w:r>
            </w:ins>
            <w:del w:id="402" w:author="wanao" w:date="2026-07-08T10:54:22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after="0" w:line="360" w:lineRule="auto"/>
              <w:rPr>
                <w:rFonts w:ascii="仿宋" w:hAnsi="仿宋" w:eastAsia="仿宋"/>
                <w:b/>
                <w:bCs/>
              </w:rPr>
            </w:pPr>
            <w:r>
              <w:rPr>
                <w:rFonts w:ascii="仿宋" w:hAnsi="仿宋" w:eastAsia="仿宋"/>
                <w:b/>
                <w:bCs/>
                <w:color w:val="000000"/>
                <w:sz w:val="24"/>
              </w:rPr>
              <w:t>联系电话</w:t>
            </w:r>
          </w:p>
        </w:tc>
        <w:tc>
          <w:tcPr>
            <w:tcW w:w="2376" w:type="dxa"/>
          </w:tcPr>
          <w:p>
            <w:pPr>
              <w:spacing w:after="0" w:line="360" w:lineRule="auto"/>
              <w:rPr>
                <w:rFonts w:ascii="仿宋" w:hAnsi="仿宋" w:eastAsia="仿宋"/>
              </w:rPr>
            </w:pPr>
            <w:r>
              <w:rPr>
                <w:rFonts w:ascii="仿宋" w:hAnsi="仿宋" w:eastAsia="仿宋"/>
                <w:color w:val="000000"/>
                <w:sz w:val="24"/>
              </w:rPr>
              <w:t>脱敏显示，保留前3位和后4位，中间4位掩码，如 138****1234</w:t>
            </w:r>
          </w:p>
        </w:tc>
        <w:tc>
          <w:tcPr>
            <w:tcW w:w="2219" w:type="dxa"/>
          </w:tcPr>
          <w:p>
            <w:pPr>
              <w:spacing w:after="0" w:line="360" w:lineRule="auto"/>
              <w:rPr>
                <w:rFonts w:ascii="仿宋" w:hAnsi="仿宋" w:eastAsia="仿宋"/>
              </w:rPr>
            </w:pPr>
            <w:r>
              <w:rPr>
                <w:rFonts w:ascii="仿宋" w:hAnsi="仿宋" w:eastAsia="仿宋"/>
                <w:color w:val="000000"/>
                <w:sz w:val="24"/>
              </w:rPr>
              <w:t>文本</w:t>
            </w:r>
          </w:p>
        </w:tc>
        <w:tc>
          <w:tcPr>
            <w:tcW w:w="2247" w:type="dxa"/>
          </w:tcPr>
          <w:p>
            <w:pPr>
              <w:spacing w:after="0" w:line="360" w:lineRule="auto"/>
              <w:rPr>
                <w:rFonts w:ascii="仿宋" w:hAnsi="仿宋" w:eastAsia="仿宋"/>
              </w:rPr>
            </w:pPr>
            <w:r>
              <w:rPr>
                <w:rFonts w:ascii="仿宋" w:hAnsi="仿宋" w:eastAsia="仿宋"/>
                <w:color w:val="000000"/>
                <w:sz w:val="24"/>
              </w:rPr>
              <w:t>按数据安全要求脱敏展示</w:t>
            </w:r>
            <w:r>
              <w:rPr>
                <w:rFonts w:hint="eastAsia" w:ascii="仿宋" w:hAnsi="仿宋" w:eastAsia="仿宋"/>
                <w:color w:val="00000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after="0" w:line="360" w:lineRule="auto"/>
              <w:rPr>
                <w:rFonts w:ascii="仿宋" w:hAnsi="仿宋" w:eastAsia="仿宋"/>
                <w:b/>
                <w:bCs/>
              </w:rPr>
            </w:pPr>
            <w:r>
              <w:rPr>
                <w:rFonts w:hint="eastAsia" w:ascii="仿宋" w:hAnsi="仿宋" w:eastAsia="仿宋"/>
                <w:b/>
                <w:bCs/>
                <w:sz w:val="24"/>
                <w:szCs w:val="24"/>
              </w:rPr>
              <w:t>活期余额</w:t>
            </w:r>
          </w:p>
        </w:tc>
        <w:tc>
          <w:tcPr>
            <w:tcW w:w="2376" w:type="dxa"/>
          </w:tcPr>
          <w:p>
            <w:pPr>
              <w:spacing w:after="0"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after="0" w:line="360" w:lineRule="auto"/>
              <w:rPr>
                <w:rFonts w:ascii="仿宋" w:hAnsi="仿宋" w:eastAsia="仿宋"/>
              </w:rPr>
            </w:pPr>
            <w:r>
              <w:rPr>
                <w:rFonts w:ascii="仿宋" w:hAnsi="仿宋" w:eastAsia="仿宋"/>
                <w:color w:val="000000"/>
                <w:sz w:val="24"/>
              </w:rPr>
              <w:t>金额</w:t>
            </w:r>
          </w:p>
        </w:tc>
        <w:tc>
          <w:tcPr>
            <w:tcW w:w="2247" w:type="dxa"/>
          </w:tcPr>
          <w:p>
            <w:pPr>
              <w:spacing w:after="0" w:line="360" w:lineRule="auto"/>
              <w:rPr>
                <w:rFonts w:ascii="仿宋" w:hAnsi="仿宋" w:eastAsia="仿宋"/>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after="0" w:line="360" w:lineRule="auto"/>
              <w:rPr>
                <w:rFonts w:ascii="仿宋" w:hAnsi="仿宋" w:eastAsia="仿宋"/>
                <w:b/>
                <w:bCs/>
              </w:rPr>
            </w:pPr>
            <w:r>
              <w:rPr>
                <w:rFonts w:hint="eastAsia" w:ascii="仿宋" w:hAnsi="仿宋" w:eastAsia="仿宋"/>
                <w:b/>
                <w:bCs/>
                <w:color w:val="000000"/>
                <w:sz w:val="24"/>
              </w:rPr>
              <w:t>定期</w:t>
            </w:r>
            <w:r>
              <w:rPr>
                <w:rFonts w:ascii="仿宋" w:hAnsi="仿宋" w:eastAsia="仿宋"/>
                <w:b/>
                <w:bCs/>
                <w:color w:val="000000"/>
                <w:sz w:val="24"/>
              </w:rPr>
              <w:t>余额</w:t>
            </w:r>
          </w:p>
        </w:tc>
        <w:tc>
          <w:tcPr>
            <w:tcW w:w="2376" w:type="dxa"/>
          </w:tcPr>
          <w:p>
            <w:pPr>
              <w:spacing w:after="0"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after="0" w:line="360" w:lineRule="auto"/>
              <w:rPr>
                <w:rFonts w:ascii="仿宋" w:hAnsi="仿宋" w:eastAsia="仿宋"/>
              </w:rPr>
            </w:pPr>
            <w:r>
              <w:rPr>
                <w:rFonts w:ascii="仿宋" w:hAnsi="仿宋" w:eastAsia="仿宋"/>
                <w:color w:val="000000"/>
                <w:sz w:val="24"/>
              </w:rPr>
              <w:t>金额</w:t>
            </w:r>
          </w:p>
        </w:tc>
        <w:tc>
          <w:tcPr>
            <w:tcW w:w="2247" w:type="dxa"/>
          </w:tcPr>
          <w:p>
            <w:pPr>
              <w:spacing w:after="0" w:line="360" w:lineRule="auto"/>
              <w:rPr>
                <w:rFonts w:ascii="仿宋" w:hAnsi="仿宋" w:eastAsia="仿宋"/>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after="0" w:line="360" w:lineRule="auto"/>
              <w:rPr>
                <w:rFonts w:ascii="仿宋" w:hAnsi="仿宋" w:eastAsia="仿宋"/>
                <w:b/>
                <w:bCs/>
                <w:color w:val="000000"/>
                <w:sz w:val="24"/>
              </w:rPr>
            </w:pPr>
            <w:r>
              <w:rPr>
                <w:rFonts w:hint="eastAsia" w:ascii="仿宋" w:hAnsi="仿宋" w:eastAsia="仿宋"/>
                <w:b/>
                <w:bCs/>
                <w:color w:val="000000"/>
                <w:sz w:val="24"/>
              </w:rPr>
              <w:t>理财</w:t>
            </w:r>
            <w:r>
              <w:rPr>
                <w:rFonts w:ascii="仿宋" w:hAnsi="仿宋" w:eastAsia="仿宋"/>
                <w:b/>
                <w:bCs/>
                <w:color w:val="000000"/>
                <w:sz w:val="24"/>
              </w:rPr>
              <w:t>余额</w:t>
            </w:r>
          </w:p>
        </w:tc>
        <w:tc>
          <w:tcPr>
            <w:tcW w:w="2376"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after="0" w:line="360" w:lineRule="auto"/>
              <w:rPr>
                <w:rFonts w:ascii="仿宋" w:hAnsi="仿宋" w:eastAsia="仿宋"/>
                <w:color w:val="000000"/>
                <w:sz w:val="24"/>
              </w:rPr>
            </w:pPr>
            <w:r>
              <w:rPr>
                <w:rFonts w:ascii="仿宋" w:hAnsi="仿宋" w:eastAsia="仿宋"/>
                <w:color w:val="000000"/>
                <w:sz w:val="24"/>
              </w:rPr>
              <w:t>金额</w:t>
            </w:r>
          </w:p>
        </w:tc>
        <w:tc>
          <w:tcPr>
            <w:tcW w:w="2247" w:type="dxa"/>
          </w:tcPr>
          <w:p>
            <w:pPr>
              <w:spacing w:after="0" w:line="360" w:lineRule="auto"/>
              <w:rPr>
                <w:rFonts w:ascii="仿宋" w:hAnsi="仿宋" w:eastAsia="仿宋"/>
                <w:color w:val="000000"/>
                <w:sz w:val="24"/>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after="0" w:line="360" w:lineRule="auto"/>
              <w:rPr>
                <w:rFonts w:ascii="仿宋" w:hAnsi="仿宋" w:eastAsia="仿宋"/>
                <w:b/>
                <w:bCs/>
              </w:rPr>
            </w:pPr>
            <w:r>
              <w:rPr>
                <w:rFonts w:ascii="仿宋" w:hAnsi="仿宋" w:eastAsia="仿宋"/>
                <w:b/>
                <w:bCs/>
                <w:color w:val="000000"/>
                <w:sz w:val="24"/>
              </w:rPr>
              <w:t>贷款余额</w:t>
            </w:r>
          </w:p>
        </w:tc>
        <w:tc>
          <w:tcPr>
            <w:tcW w:w="2376" w:type="dxa"/>
          </w:tcPr>
          <w:p>
            <w:pPr>
              <w:spacing w:after="0"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after="0" w:line="360" w:lineRule="auto"/>
              <w:rPr>
                <w:rFonts w:ascii="仿宋" w:hAnsi="仿宋" w:eastAsia="仿宋"/>
              </w:rPr>
            </w:pPr>
            <w:r>
              <w:rPr>
                <w:rFonts w:ascii="仿宋" w:hAnsi="仿宋" w:eastAsia="仿宋"/>
                <w:color w:val="000000"/>
                <w:sz w:val="24"/>
              </w:rPr>
              <w:t>金额</w:t>
            </w:r>
          </w:p>
        </w:tc>
        <w:tc>
          <w:tcPr>
            <w:tcW w:w="2247" w:type="dxa"/>
          </w:tcPr>
          <w:p>
            <w:pPr>
              <w:spacing w:after="0" w:line="360" w:lineRule="auto"/>
              <w:rPr>
                <w:rFonts w:ascii="仿宋" w:hAnsi="仿宋" w:eastAsia="仿宋"/>
              </w:rPr>
            </w:pPr>
            <w:r>
              <w:rPr>
                <w:rFonts w:hint="eastAsia" w:ascii="仿宋" w:hAnsi="仿宋" w:eastAsia="仿宋"/>
                <w:color w:val="000000"/>
                <w:sz w:val="24"/>
              </w:rPr>
              <w:t>单位：元</w:t>
            </w:r>
          </w:p>
        </w:tc>
      </w:tr>
    </w:tbl>
    <w:p>
      <w:pPr>
        <w:spacing w:line="360" w:lineRule="auto"/>
        <w:rPr>
          <w:rFonts w:ascii="仿宋" w:hAnsi="仿宋" w:eastAsia="仿宋" w:cs="仿宋"/>
          <w:color w:val="000000"/>
          <w:sz w:val="24"/>
          <w:szCs w:val="24"/>
        </w:rPr>
      </w:pP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输入输出的界面</w:t>
      </w:r>
    </w:p>
    <w:p>
      <w:pPr>
        <w:spacing w:line="360" w:lineRule="auto"/>
        <w:jc w:val="left"/>
        <w:rPr>
          <w:rFonts w:ascii="仿宋" w:hAnsi="仿宋" w:eastAsia="仿宋" w:cs="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核算处理</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lang w:eastAsia="en-US"/>
        </w:rPr>
        <w:t>不涉及</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凭证</w:t>
      </w:r>
      <w:r>
        <w:rPr>
          <w:rFonts w:hint="eastAsia" w:ascii="仿宋" w:hAnsi="仿宋" w:eastAsia="仿宋" w:cs="仿宋"/>
          <w:i w:val="0"/>
          <w:iCs w:val="0"/>
          <w:sz w:val="24"/>
          <w:szCs w:val="24"/>
          <w:lang w:eastAsia="en-US"/>
        </w:rPr>
        <w:t>/</w:t>
      </w:r>
      <w:r>
        <w:rPr>
          <w:rFonts w:hint="eastAsia" w:ascii="仿宋" w:hAnsi="仿宋" w:eastAsia="仿宋"/>
          <w:i w:val="0"/>
          <w:iCs w:val="0"/>
        </w:rPr>
        <w:t>合同</w:t>
      </w:r>
      <w:r>
        <w:rPr>
          <w:rFonts w:hint="eastAsia" w:ascii="仿宋" w:hAnsi="仿宋" w:eastAsia="仿宋" w:cs="仿宋"/>
          <w:i w:val="0"/>
          <w:iCs w:val="0"/>
          <w:sz w:val="24"/>
          <w:szCs w:val="24"/>
          <w:lang w:eastAsia="en-US"/>
        </w:rPr>
        <w:t>/</w:t>
      </w:r>
      <w:r>
        <w:rPr>
          <w:rFonts w:hint="eastAsia" w:ascii="仿宋" w:hAnsi="仿宋" w:eastAsia="仿宋"/>
          <w:i w:val="0"/>
          <w:iCs w:val="0"/>
        </w:rPr>
        <w:t>协议打印</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lang w:eastAsia="en-US"/>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我的策略</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功能描述</w:t>
      </w:r>
    </w:p>
    <w:p>
      <w:pPr>
        <w:spacing w:after="0" w:line="360" w:lineRule="auto"/>
        <w:rPr>
          <w:rFonts w:ascii="仿宋" w:hAnsi="仿宋" w:eastAsia="仿宋"/>
          <w:color w:val="000000"/>
          <w:sz w:val="24"/>
          <w:szCs w:val="24"/>
        </w:rPr>
      </w:pPr>
      <w:r>
        <w:rPr>
          <w:rFonts w:hint="eastAsia" w:ascii="仿宋" w:hAnsi="仿宋" w:eastAsia="仿宋"/>
          <w:color w:val="000000"/>
          <w:sz w:val="24"/>
          <w:szCs w:val="24"/>
        </w:rPr>
        <w:t>支持用户查看本人创建客群（策略），实现历史客群策略在条件组合区的反显，保存为新的客群（策略）。</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71"/>
        <w:gridCol w:w="1670"/>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7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167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856"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客群类型</w:t>
            </w:r>
          </w:p>
        </w:tc>
        <w:tc>
          <w:tcPr>
            <w:tcW w:w="2271"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非必选</w:t>
            </w:r>
          </w:p>
        </w:tc>
        <w:tc>
          <w:tcPr>
            <w:tcW w:w="1670" w:type="dxa"/>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下拉框</w:t>
            </w:r>
          </w:p>
        </w:tc>
        <w:tc>
          <w:tcPr>
            <w:tcW w:w="2856" w:type="dxa"/>
            <w:shd w:val="clear" w:color="auto" w:fill="auto"/>
          </w:tcPr>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展示客群类型下拉框，枚举值：全部、静态、动态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客群名称</w:t>
            </w:r>
          </w:p>
        </w:tc>
        <w:tc>
          <w:tcPr>
            <w:tcW w:w="2271"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非必输</w:t>
            </w:r>
          </w:p>
        </w:tc>
        <w:tc>
          <w:tcPr>
            <w:tcW w:w="1670" w:type="dxa"/>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文本</w:t>
            </w:r>
          </w:p>
        </w:tc>
        <w:tc>
          <w:tcPr>
            <w:tcW w:w="2856" w:type="dxa"/>
            <w:shd w:val="clear" w:color="auto" w:fill="auto"/>
          </w:tcPr>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支持客群名称模糊查询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sz w:val="24"/>
                <w:szCs w:val="24"/>
              </w:rPr>
            </w:pPr>
            <w:r>
              <w:rPr>
                <w:rFonts w:ascii="仿宋" w:hAnsi="仿宋" w:eastAsia="仿宋"/>
                <w:color w:val="000000"/>
                <w:sz w:val="24"/>
              </w:rPr>
              <w:t>查询</w:t>
            </w:r>
          </w:p>
        </w:tc>
        <w:tc>
          <w:tcPr>
            <w:tcW w:w="2271" w:type="dxa"/>
          </w:tcPr>
          <w:p>
            <w:pPr>
              <w:spacing w:line="360" w:lineRule="auto"/>
              <w:rPr>
                <w:rFonts w:ascii="仿宋" w:hAnsi="仿宋" w:eastAsia="仿宋" w:cs="仿宋"/>
                <w:color w:val="000000"/>
                <w:sz w:val="24"/>
                <w:szCs w:val="24"/>
              </w:rPr>
            </w:pPr>
            <w:r>
              <w:rPr>
                <w:rFonts w:ascii="仿宋" w:hAnsi="仿宋" w:eastAsia="仿宋"/>
                <w:color w:val="000000"/>
                <w:sz w:val="24"/>
              </w:rPr>
              <w:t>点击触发查询</w:t>
            </w:r>
          </w:p>
        </w:tc>
        <w:tc>
          <w:tcPr>
            <w:tcW w:w="1670" w:type="dxa"/>
          </w:tcPr>
          <w:p>
            <w:pPr>
              <w:spacing w:line="360" w:lineRule="auto"/>
              <w:rPr>
                <w:rFonts w:ascii="仿宋" w:hAnsi="仿宋" w:eastAsia="仿宋" w:cs="仿宋"/>
                <w:color w:val="000000"/>
                <w:sz w:val="24"/>
                <w:szCs w:val="24"/>
              </w:rPr>
            </w:pPr>
            <w:r>
              <w:rPr>
                <w:rFonts w:ascii="仿宋" w:hAnsi="仿宋" w:eastAsia="仿宋"/>
                <w:color w:val="000000"/>
                <w:sz w:val="24"/>
              </w:rPr>
              <w:t>按钮</w:t>
            </w:r>
          </w:p>
        </w:tc>
        <w:tc>
          <w:tcPr>
            <w:tcW w:w="2856" w:type="dxa"/>
            <w:shd w:val="clear" w:color="auto" w:fill="auto"/>
          </w:tcPr>
          <w:p>
            <w:pPr>
              <w:spacing w:line="360" w:lineRule="auto"/>
              <w:rPr>
                <w:rFonts w:ascii="仿宋" w:hAnsi="仿宋" w:eastAsia="仿宋" w:cs="仿宋"/>
                <w:color w:val="000000"/>
                <w:sz w:val="24"/>
                <w:szCs w:val="24"/>
              </w:rPr>
            </w:pPr>
            <w:r>
              <w:rPr>
                <w:rFonts w:ascii="仿宋" w:hAnsi="仿宋" w:eastAsia="仿宋"/>
                <w:color w:val="000000"/>
                <w:sz w:val="24"/>
              </w:rPr>
              <w:t>根据当前输入条件查询客户列表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s="仿宋"/>
                <w:color w:val="000000"/>
                <w:sz w:val="24"/>
                <w:szCs w:val="24"/>
              </w:rPr>
            </w:pPr>
            <w:r>
              <w:rPr>
                <w:rFonts w:ascii="仿宋" w:hAnsi="仿宋" w:eastAsia="仿宋"/>
                <w:color w:val="000000"/>
                <w:sz w:val="24"/>
              </w:rPr>
              <w:t>重置</w:t>
            </w:r>
          </w:p>
        </w:tc>
        <w:tc>
          <w:tcPr>
            <w:tcW w:w="2271" w:type="dxa"/>
          </w:tcPr>
          <w:p>
            <w:pPr>
              <w:spacing w:line="360" w:lineRule="auto"/>
              <w:rPr>
                <w:rFonts w:ascii="仿宋" w:hAnsi="仿宋" w:eastAsia="仿宋" w:cs="仿宋"/>
                <w:color w:val="000000"/>
                <w:sz w:val="24"/>
                <w:szCs w:val="24"/>
              </w:rPr>
            </w:pPr>
            <w:r>
              <w:rPr>
                <w:rFonts w:ascii="仿宋" w:hAnsi="仿宋" w:eastAsia="仿宋"/>
                <w:color w:val="000000"/>
                <w:sz w:val="24"/>
              </w:rPr>
              <w:t>点击清空条件</w:t>
            </w:r>
          </w:p>
        </w:tc>
        <w:tc>
          <w:tcPr>
            <w:tcW w:w="1670" w:type="dxa"/>
          </w:tcPr>
          <w:p>
            <w:pPr>
              <w:spacing w:line="360" w:lineRule="auto"/>
              <w:rPr>
                <w:rFonts w:ascii="仿宋" w:hAnsi="仿宋" w:eastAsia="仿宋" w:cs="仿宋"/>
                <w:color w:val="000000"/>
                <w:kern w:val="0"/>
                <w:sz w:val="24"/>
                <w:szCs w:val="24"/>
              </w:rPr>
            </w:pPr>
            <w:r>
              <w:rPr>
                <w:rFonts w:ascii="仿宋" w:hAnsi="仿宋" w:eastAsia="仿宋"/>
                <w:color w:val="000000"/>
                <w:sz w:val="24"/>
              </w:rPr>
              <w:t>按钮</w:t>
            </w:r>
          </w:p>
        </w:tc>
        <w:tc>
          <w:tcPr>
            <w:tcW w:w="2856" w:type="dxa"/>
            <w:shd w:val="clear" w:color="auto" w:fill="auto"/>
          </w:tcPr>
          <w:p>
            <w:pPr>
              <w:spacing w:line="360" w:lineRule="auto"/>
              <w:rPr>
                <w:rFonts w:ascii="仿宋" w:hAnsi="仿宋" w:eastAsia="仿宋" w:cs="仿宋"/>
                <w:color w:val="000000"/>
                <w:sz w:val="24"/>
                <w:szCs w:val="24"/>
              </w:rPr>
            </w:pPr>
            <w:r>
              <w:rPr>
                <w:rFonts w:ascii="仿宋" w:hAnsi="仿宋" w:eastAsia="仿宋"/>
                <w:color w:val="000000"/>
                <w:sz w:val="24"/>
              </w:rPr>
              <w:t>清空当前已录入或已选择的查询条件</w:t>
            </w:r>
          </w:p>
        </w:tc>
      </w:tr>
    </w:tbl>
    <w:p>
      <w:pPr>
        <w:spacing w:line="360" w:lineRule="auto"/>
        <w:rPr>
          <w:rFonts w:ascii="仿宋" w:hAnsi="仿宋" w:eastAsia="仿宋" w:cs="仿宋"/>
          <w:sz w:val="24"/>
          <w:szCs w:val="24"/>
        </w:rPr>
      </w:pP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处理</w:t>
      </w:r>
    </w:p>
    <w:p>
      <w:pPr>
        <w:spacing w:line="360" w:lineRule="auto"/>
        <w:rPr>
          <w:rFonts w:ascii="仿宋" w:hAnsi="仿宋" w:eastAsia="仿宋" w:cs="仿宋"/>
          <w:b/>
          <w:bCs/>
          <w:color w:val="000000"/>
          <w:sz w:val="24"/>
          <w:szCs w:val="24"/>
        </w:rPr>
      </w:pPr>
      <w:r>
        <w:rPr>
          <w:rFonts w:hint="eastAsia" w:ascii="仿宋" w:hAnsi="仿宋" w:eastAsia="仿宋" w:cs="仿宋"/>
          <w:b/>
          <w:bCs/>
          <w:color w:val="000000"/>
          <w:sz w:val="24"/>
          <w:szCs w:val="24"/>
        </w:rPr>
        <w:t>（一）操作说明</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1、用户进入高级查询与策略界面，点击“我的策略”按钮，从右侧抽屉式弹出“我的客群”界面。</w:t>
      </w:r>
    </w:p>
    <w:p>
      <w:pPr>
        <w:spacing w:line="360" w:lineRule="auto"/>
        <w:rPr>
          <w:rFonts w:ascii="仿宋" w:hAnsi="仿宋" w:eastAsia="仿宋"/>
          <w:sz w:val="24"/>
          <w:szCs w:val="24"/>
        </w:rPr>
      </w:pPr>
      <w:r>
        <w:rPr>
          <w:rFonts w:hint="eastAsia" w:ascii="仿宋" w:hAnsi="仿宋" w:eastAsia="仿宋" w:cs="仿宋"/>
          <w:color w:val="000000"/>
          <w:sz w:val="24"/>
          <w:szCs w:val="24"/>
        </w:rPr>
        <w:t>2、</w:t>
      </w:r>
      <w:r>
        <w:rPr>
          <w:rFonts w:hint="eastAsia" w:ascii="仿宋" w:hAnsi="仿宋" w:eastAsia="仿宋"/>
          <w:sz w:val="24"/>
          <w:szCs w:val="24"/>
        </w:rPr>
        <w:t>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点击“查询”，系统按当前输入条件返回符合条件的客户列表结果。</w:t>
      </w:r>
    </w:p>
    <w:p>
      <w:pPr>
        <w:spacing w:line="360" w:lineRule="auto"/>
        <w:ind w:firstLine="420"/>
        <w:rPr>
          <w:rFonts w:ascii="仿宋" w:hAnsi="仿宋" w:eastAsia="仿宋" w:cs="仿宋"/>
          <w:color w:val="000000"/>
          <w:sz w:val="24"/>
          <w:szCs w:val="24"/>
        </w:rPr>
      </w:pPr>
      <w:r>
        <w:rPr>
          <w:rFonts w:hint="eastAsia" w:ascii="仿宋" w:hAnsi="仿宋" w:eastAsia="仿宋"/>
          <w:sz w:val="24"/>
          <w:szCs w:val="24"/>
        </w:rPr>
        <w:t>点击“重置”，系统清空当前输入条件并恢复初始状态</w:t>
      </w:r>
      <w:r>
        <w:rPr>
          <w:rFonts w:hint="eastAsia" w:ascii="仿宋" w:hAnsi="仿宋" w:eastAsia="仿宋" w:cs="仿宋"/>
          <w:color w:val="000000"/>
          <w:sz w:val="24"/>
          <w:szCs w:val="24"/>
        </w:rPr>
        <w:t>。</w:t>
      </w:r>
    </w:p>
    <w:p>
      <w:pPr>
        <w:spacing w:line="360" w:lineRule="auto"/>
        <w:rPr>
          <w:rFonts w:ascii="仿宋" w:hAnsi="仿宋" w:eastAsia="仿宋"/>
          <w:sz w:val="24"/>
          <w:szCs w:val="24"/>
        </w:rPr>
      </w:pPr>
      <w:r>
        <w:rPr>
          <w:rFonts w:hint="eastAsia" w:ascii="仿宋" w:hAnsi="仿宋" w:eastAsia="仿宋"/>
          <w:sz w:val="24"/>
          <w:szCs w:val="24"/>
        </w:rPr>
        <w:t>3、用户可在列表左上角统一操作按钮区操作</w:t>
      </w:r>
    </w:p>
    <w:p>
      <w:pPr>
        <w:spacing w:line="360" w:lineRule="auto"/>
        <w:ind w:firstLine="420"/>
        <w:rPr>
          <w:rFonts w:ascii="仿宋" w:hAnsi="仿宋" w:eastAsia="仿宋" w:cs="仿宋"/>
          <w:color w:val="000000"/>
          <w:sz w:val="24"/>
          <w:szCs w:val="24"/>
        </w:rPr>
      </w:pPr>
      <w:r>
        <w:rPr>
          <w:rFonts w:hint="eastAsia" w:ascii="仿宋" w:hAnsi="仿宋" w:eastAsia="仿宋"/>
          <w:sz w:val="24"/>
          <w:szCs w:val="24"/>
        </w:rPr>
        <w:t>点击“新增”，从右侧抽屉式弹出“客群新增”界面，详见：</w:t>
      </w:r>
      <w:r>
        <w:rPr>
          <w:rFonts w:hint="eastAsia" w:ascii="仿宋" w:hAnsi="仿宋" w:eastAsia="仿宋"/>
          <w:i/>
          <w:iCs/>
          <w:sz w:val="24"/>
          <w:szCs w:val="24"/>
        </w:rPr>
        <w:t>客群管理/新增章节</w:t>
      </w:r>
      <w:r>
        <w:rPr>
          <w:rFonts w:hint="eastAsia" w:ascii="仿宋" w:hAnsi="仿宋" w:eastAsia="仿宋"/>
          <w:sz w:val="24"/>
          <w:szCs w:val="24"/>
        </w:rPr>
        <w:t>。</w:t>
      </w:r>
    </w:p>
    <w:p>
      <w:pPr>
        <w:spacing w:line="360" w:lineRule="auto"/>
        <w:rPr>
          <w:rFonts w:ascii="仿宋" w:hAnsi="仿宋" w:eastAsia="仿宋"/>
          <w:sz w:val="24"/>
          <w:szCs w:val="24"/>
        </w:rPr>
      </w:pPr>
      <w:r>
        <w:rPr>
          <w:rFonts w:ascii="仿宋" w:hAnsi="仿宋" w:eastAsia="仿宋" w:cs="仿宋"/>
          <w:color w:val="000000"/>
          <w:sz w:val="24"/>
          <w:szCs w:val="24"/>
        </w:rPr>
        <w:t>4</w:t>
      </w:r>
      <w:r>
        <w:rPr>
          <w:rFonts w:hint="eastAsia" w:ascii="仿宋" w:hAnsi="仿宋" w:eastAsia="仿宋" w:cs="仿宋"/>
          <w:color w:val="000000"/>
          <w:sz w:val="24"/>
          <w:szCs w:val="24"/>
        </w:rPr>
        <w:t>、</w:t>
      </w:r>
      <w:r>
        <w:rPr>
          <w:rFonts w:hint="eastAsia" w:ascii="仿宋" w:hAnsi="仿宋" w:eastAsia="仿宋"/>
          <w:sz w:val="24"/>
          <w:szCs w:val="24"/>
        </w:rPr>
        <w:t>用户可在列表行内统一操作按钮区操作</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用户在客群列表“选择”栏位（第一列），选择目标客群</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点击“确定”按钮，关闭当前页面，将当前选中客群的标签组合的策略反显在高级查询与策略的标签条件的组合区域。支持用户调整分组、分组内标签及分组、标签之间的逻辑关系的切换。</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点击“取消”按钮，关闭当前页面。</w:t>
      </w:r>
    </w:p>
    <w:p>
      <w:pPr>
        <w:spacing w:line="360" w:lineRule="auto"/>
        <w:rPr>
          <w:rFonts w:ascii="仿宋" w:hAnsi="仿宋" w:eastAsia="仿宋" w:cs="仿宋"/>
          <w:b/>
          <w:bCs/>
          <w:color w:val="000000"/>
          <w:sz w:val="24"/>
          <w:szCs w:val="24"/>
        </w:rPr>
      </w:pPr>
      <w:r>
        <w:rPr>
          <w:rFonts w:hint="eastAsia" w:ascii="仿宋" w:hAnsi="仿宋" w:eastAsia="仿宋" w:cs="仿宋"/>
          <w:b/>
          <w:bCs/>
          <w:color w:val="000000"/>
          <w:sz w:val="24"/>
          <w:szCs w:val="24"/>
        </w:rPr>
        <w:t>（二）规则与约束</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1、引用存量客群的标签组合策略，保存后，重新生成一个客群。</w:t>
      </w:r>
    </w:p>
    <w:p>
      <w:pPr>
        <w:spacing w:line="360" w:lineRule="auto"/>
        <w:rPr>
          <w:rFonts w:ascii="仿宋" w:hAnsi="仿宋" w:eastAsia="仿宋" w:cs="仿宋"/>
          <w:b/>
          <w:bCs/>
          <w:color w:val="000000"/>
          <w:sz w:val="24"/>
          <w:szCs w:val="24"/>
        </w:rPr>
      </w:pPr>
      <w:r>
        <w:rPr>
          <w:rFonts w:hint="eastAsia" w:ascii="仿宋" w:hAnsi="仿宋" w:eastAsia="仿宋" w:cs="仿宋"/>
          <w:b/>
          <w:bCs/>
          <w:color w:val="000000"/>
          <w:sz w:val="24"/>
          <w:szCs w:val="24"/>
        </w:rPr>
        <w:t>（三）权限说明</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w:t>
      </w:r>
      <w:r>
        <w:rPr>
          <w:rFonts w:hint="eastAsia" w:ascii="仿宋" w:hAnsi="仿宋" w:eastAsia="仿宋" w:cs="仿宋"/>
          <w:i/>
          <w:iCs/>
          <w:color w:val="000000"/>
          <w:sz w:val="24"/>
          <w:szCs w:val="24"/>
        </w:rPr>
        <w:t>同高级查询与策略章节的权限说明</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8"/>
        <w:gridCol w:w="2376"/>
        <w:gridCol w:w="2219"/>
        <w:gridCol w:w="2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shd w:val="clear" w:color="auto" w:fill="FFFFFF"/>
          </w:tcPr>
          <w:p>
            <w:pPr>
              <w:spacing w:after="0" w:line="360" w:lineRule="auto"/>
              <w:rPr>
                <w:rFonts w:ascii="仿宋" w:hAnsi="仿宋" w:eastAsia="仿宋"/>
              </w:rPr>
            </w:pPr>
            <w:r>
              <w:rPr>
                <w:rFonts w:ascii="仿宋" w:hAnsi="仿宋" w:eastAsia="仿宋"/>
                <w:b/>
                <w:color w:val="000000"/>
                <w:sz w:val="24"/>
              </w:rPr>
              <w:t>要素名称</w:t>
            </w:r>
          </w:p>
        </w:tc>
        <w:tc>
          <w:tcPr>
            <w:tcW w:w="2376" w:type="dxa"/>
            <w:shd w:val="clear" w:color="auto" w:fill="FFFFFF"/>
          </w:tcPr>
          <w:p>
            <w:pPr>
              <w:spacing w:after="0" w:line="360" w:lineRule="auto"/>
              <w:rPr>
                <w:rFonts w:ascii="仿宋" w:hAnsi="仿宋" w:eastAsia="仿宋"/>
              </w:rPr>
            </w:pPr>
            <w:r>
              <w:rPr>
                <w:rFonts w:ascii="仿宋" w:hAnsi="仿宋" w:eastAsia="仿宋"/>
                <w:b/>
                <w:color w:val="000000"/>
                <w:sz w:val="24"/>
              </w:rPr>
              <w:t>约束及校验规则</w:t>
            </w:r>
          </w:p>
        </w:tc>
        <w:tc>
          <w:tcPr>
            <w:tcW w:w="2219" w:type="dxa"/>
            <w:shd w:val="clear" w:color="auto" w:fill="FFFFFF"/>
          </w:tcPr>
          <w:p>
            <w:pPr>
              <w:spacing w:after="0" w:line="360" w:lineRule="auto"/>
              <w:rPr>
                <w:rFonts w:ascii="仿宋" w:hAnsi="仿宋" w:eastAsia="仿宋"/>
              </w:rPr>
            </w:pPr>
            <w:r>
              <w:rPr>
                <w:rFonts w:ascii="仿宋" w:hAnsi="仿宋" w:eastAsia="仿宋"/>
                <w:b/>
                <w:color w:val="000000"/>
                <w:sz w:val="24"/>
              </w:rPr>
              <w:t>数据类型</w:t>
            </w:r>
          </w:p>
        </w:tc>
        <w:tc>
          <w:tcPr>
            <w:tcW w:w="2247" w:type="dxa"/>
            <w:shd w:val="clear" w:color="auto" w:fill="FFFFFF"/>
          </w:tcPr>
          <w:p>
            <w:pPr>
              <w:spacing w:after="0"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after="0" w:line="360" w:lineRule="auto"/>
              <w:rPr>
                <w:rFonts w:ascii="仿宋" w:hAnsi="仿宋" w:eastAsia="仿宋"/>
              </w:rPr>
            </w:pPr>
            <w:r>
              <w:rPr>
                <w:rFonts w:hint="eastAsia" w:ascii="仿宋" w:hAnsi="仿宋" w:eastAsia="仿宋"/>
                <w:sz w:val="24"/>
                <w:szCs w:val="24"/>
              </w:rPr>
              <w:t>选择</w:t>
            </w:r>
          </w:p>
        </w:tc>
        <w:tc>
          <w:tcPr>
            <w:tcW w:w="2376" w:type="dxa"/>
          </w:tcPr>
          <w:p>
            <w:pPr>
              <w:spacing w:after="0" w:line="360" w:lineRule="auto"/>
              <w:rPr>
                <w:rFonts w:ascii="仿宋" w:hAnsi="仿宋" w:eastAsia="仿宋"/>
              </w:rPr>
            </w:pPr>
            <w:r>
              <w:rPr>
                <w:rFonts w:ascii="仿宋" w:hAnsi="仿宋" w:eastAsia="仿宋"/>
                <w:color w:val="000000"/>
                <w:sz w:val="24"/>
              </w:rPr>
              <w:t>反显</w:t>
            </w:r>
          </w:p>
        </w:tc>
        <w:tc>
          <w:tcPr>
            <w:tcW w:w="2219" w:type="dxa"/>
          </w:tcPr>
          <w:p>
            <w:pPr>
              <w:spacing w:after="0" w:line="360" w:lineRule="auto"/>
              <w:rPr>
                <w:rFonts w:ascii="仿宋" w:hAnsi="仿宋" w:eastAsia="仿宋"/>
              </w:rPr>
            </w:pPr>
            <w:r>
              <w:rPr>
                <w:rFonts w:hint="eastAsia" w:ascii="仿宋" w:hAnsi="仿宋" w:eastAsia="仿宋"/>
                <w:color w:val="000000"/>
                <w:sz w:val="24"/>
              </w:rPr>
              <w:t>单选按钮</w:t>
            </w:r>
          </w:p>
        </w:tc>
        <w:tc>
          <w:tcPr>
            <w:tcW w:w="2247" w:type="dxa"/>
          </w:tcPr>
          <w:p>
            <w:pPr>
              <w:spacing w:after="0" w:line="360" w:lineRule="auto"/>
              <w:rPr>
                <w:rFonts w:ascii="仿宋" w:hAnsi="仿宋" w:eastAsia="仿宋"/>
              </w:rPr>
            </w:pPr>
            <w:r>
              <w:rPr>
                <w:rFonts w:hint="eastAsia" w:ascii="仿宋" w:hAnsi="仿宋" w:eastAsia="仿宋"/>
                <w:color w:val="000000"/>
                <w:sz w:val="24"/>
              </w:rPr>
              <w:t>支持单选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after="0" w:line="360" w:lineRule="auto"/>
              <w:rPr>
                <w:rFonts w:ascii="仿宋" w:hAnsi="仿宋" w:eastAsia="仿宋"/>
              </w:rPr>
            </w:pPr>
            <w:r>
              <w:rPr>
                <w:rFonts w:hint="eastAsia" w:ascii="仿宋" w:hAnsi="仿宋" w:eastAsia="仿宋"/>
                <w:color w:val="000000"/>
                <w:sz w:val="24"/>
              </w:rPr>
              <w:t>客群</w:t>
            </w:r>
            <w:r>
              <w:rPr>
                <w:rFonts w:ascii="仿宋" w:hAnsi="仿宋" w:eastAsia="仿宋"/>
                <w:color w:val="000000"/>
                <w:sz w:val="24"/>
              </w:rPr>
              <w:t>名称</w:t>
            </w:r>
          </w:p>
        </w:tc>
        <w:tc>
          <w:tcPr>
            <w:tcW w:w="2376" w:type="dxa"/>
          </w:tcPr>
          <w:p>
            <w:pPr>
              <w:spacing w:after="0" w:line="360" w:lineRule="auto"/>
              <w:rPr>
                <w:rFonts w:ascii="仿宋" w:hAnsi="仿宋" w:eastAsia="仿宋"/>
              </w:rPr>
            </w:pPr>
            <w:r>
              <w:rPr>
                <w:rFonts w:ascii="仿宋" w:hAnsi="仿宋" w:eastAsia="仿宋"/>
                <w:color w:val="000000"/>
                <w:sz w:val="24"/>
              </w:rPr>
              <w:t>反显</w:t>
            </w:r>
          </w:p>
        </w:tc>
        <w:tc>
          <w:tcPr>
            <w:tcW w:w="2219" w:type="dxa"/>
          </w:tcPr>
          <w:p>
            <w:pPr>
              <w:spacing w:after="0" w:line="360" w:lineRule="auto"/>
              <w:rPr>
                <w:rFonts w:ascii="仿宋" w:hAnsi="仿宋" w:eastAsia="仿宋"/>
              </w:rPr>
            </w:pPr>
            <w:r>
              <w:rPr>
                <w:rFonts w:ascii="仿宋" w:hAnsi="仿宋" w:eastAsia="仿宋"/>
                <w:color w:val="000000"/>
                <w:sz w:val="24"/>
              </w:rPr>
              <w:t>文本</w:t>
            </w:r>
          </w:p>
        </w:tc>
        <w:tc>
          <w:tcPr>
            <w:tcW w:w="2247" w:type="dxa"/>
          </w:tcPr>
          <w:p>
            <w:pPr>
              <w:spacing w:after="0" w:line="360" w:lineRule="auto"/>
              <w:rPr>
                <w:rFonts w:ascii="仿宋" w:hAnsi="仿宋" w:eastAsia="仿宋"/>
              </w:rPr>
            </w:pPr>
            <w:r>
              <w:rPr>
                <w:rFonts w:hint="eastAsia" w:ascii="仿宋" w:hAnsi="仿宋" w:eastAsia="仿宋"/>
                <w:color w:val="000000"/>
                <w:sz w:val="24"/>
              </w:rPr>
              <w:t>展示客群名称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vAlign w:val="center"/>
          </w:tcPr>
          <w:p>
            <w:pPr>
              <w:spacing w:after="0" w:line="360" w:lineRule="auto"/>
              <w:rPr>
                <w:rFonts w:ascii="仿宋" w:hAnsi="仿宋" w:eastAsia="仿宋"/>
                <w:color w:val="000000"/>
                <w:sz w:val="24"/>
              </w:rPr>
            </w:pPr>
            <w:r>
              <w:rPr>
                <w:rFonts w:hint="eastAsia" w:ascii="仿宋" w:hAnsi="仿宋" w:eastAsia="仿宋"/>
                <w:color w:val="000000"/>
                <w:sz w:val="24"/>
              </w:rPr>
              <w:t>客群类型</w:t>
            </w:r>
          </w:p>
        </w:tc>
        <w:tc>
          <w:tcPr>
            <w:tcW w:w="2376" w:type="dxa"/>
            <w:vAlign w:val="center"/>
          </w:tcPr>
          <w:p>
            <w:pPr>
              <w:spacing w:after="0" w:line="360" w:lineRule="auto"/>
              <w:rPr>
                <w:rFonts w:ascii="仿宋" w:hAnsi="仿宋" w:eastAsia="仿宋"/>
                <w:color w:val="000000"/>
                <w:sz w:val="24"/>
              </w:rPr>
            </w:pPr>
            <w:r>
              <w:rPr>
                <w:rFonts w:ascii="仿宋" w:hAnsi="仿宋" w:eastAsia="仿宋"/>
                <w:color w:val="000000"/>
                <w:sz w:val="24"/>
              </w:rPr>
              <w:t>反显</w:t>
            </w:r>
          </w:p>
        </w:tc>
        <w:tc>
          <w:tcPr>
            <w:tcW w:w="2219" w:type="dxa"/>
            <w:vAlign w:val="center"/>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247" w:type="dxa"/>
            <w:vAlign w:val="center"/>
          </w:tcPr>
          <w:p>
            <w:pPr>
              <w:spacing w:after="0" w:line="360" w:lineRule="auto"/>
              <w:rPr>
                <w:rFonts w:ascii="仿宋" w:hAnsi="仿宋" w:eastAsia="仿宋"/>
                <w:color w:val="000000"/>
                <w:sz w:val="24"/>
              </w:rPr>
            </w:pPr>
            <w:r>
              <w:rPr>
                <w:rFonts w:hint="eastAsia" w:ascii="仿宋" w:hAnsi="仿宋" w:eastAsia="仿宋"/>
                <w:color w:val="000000"/>
                <w:sz w:val="24"/>
              </w:rPr>
              <w:t>展示客群类型，枚举值：静态、动态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vAlign w:val="center"/>
          </w:tcPr>
          <w:p>
            <w:pPr>
              <w:spacing w:after="0" w:line="360" w:lineRule="auto"/>
              <w:rPr>
                <w:rFonts w:ascii="仿宋" w:hAnsi="仿宋" w:eastAsia="仿宋"/>
                <w:color w:val="000000"/>
                <w:sz w:val="24"/>
              </w:rPr>
            </w:pPr>
            <w:r>
              <w:rPr>
                <w:rFonts w:hint="eastAsia" w:ascii="仿宋" w:hAnsi="仿宋" w:eastAsia="仿宋"/>
                <w:color w:val="000000"/>
                <w:sz w:val="24"/>
              </w:rPr>
              <w:t>客户数</w:t>
            </w:r>
          </w:p>
        </w:tc>
        <w:tc>
          <w:tcPr>
            <w:tcW w:w="2376" w:type="dxa"/>
            <w:vAlign w:val="center"/>
          </w:tcPr>
          <w:p>
            <w:pPr>
              <w:spacing w:after="0" w:line="360" w:lineRule="auto"/>
              <w:rPr>
                <w:rFonts w:ascii="仿宋" w:hAnsi="仿宋" w:eastAsia="仿宋"/>
                <w:color w:val="000000"/>
                <w:sz w:val="24"/>
              </w:rPr>
            </w:pPr>
            <w:r>
              <w:rPr>
                <w:rFonts w:ascii="仿宋" w:hAnsi="仿宋" w:eastAsia="仿宋"/>
                <w:color w:val="000000"/>
                <w:sz w:val="24"/>
              </w:rPr>
              <w:t>反显</w:t>
            </w:r>
          </w:p>
        </w:tc>
        <w:tc>
          <w:tcPr>
            <w:tcW w:w="2219" w:type="dxa"/>
            <w:vAlign w:val="center"/>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247" w:type="dxa"/>
            <w:vAlign w:val="center"/>
          </w:tcPr>
          <w:p>
            <w:pPr>
              <w:spacing w:after="0" w:line="360" w:lineRule="auto"/>
              <w:rPr>
                <w:rFonts w:ascii="仿宋" w:hAnsi="仿宋" w:eastAsia="仿宋"/>
                <w:color w:val="000000"/>
                <w:sz w:val="24"/>
              </w:rPr>
            </w:pPr>
            <w:r>
              <w:rPr>
                <w:rFonts w:hint="eastAsia" w:ascii="仿宋" w:hAnsi="仿宋" w:eastAsia="仿宋"/>
                <w:color w:val="000000"/>
                <w:sz w:val="24"/>
              </w:rPr>
              <w:t>展示客户数</w:t>
            </w:r>
          </w:p>
        </w:tc>
      </w:tr>
    </w:tbl>
    <w:p>
      <w:pPr>
        <w:spacing w:line="360" w:lineRule="auto"/>
        <w:rPr>
          <w:rFonts w:ascii="仿宋" w:hAnsi="仿宋" w:eastAsia="仿宋" w:cs="仿宋"/>
          <w:color w:val="000000"/>
          <w:sz w:val="24"/>
          <w:szCs w:val="24"/>
        </w:rPr>
      </w:pP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输入输出的界面</w:t>
      </w:r>
    </w:p>
    <w:p>
      <w:pPr>
        <w:spacing w:line="360" w:lineRule="auto"/>
        <w:jc w:val="left"/>
        <w:rPr>
          <w:rFonts w:ascii="仿宋" w:hAnsi="仿宋" w:eastAsia="仿宋" w:cs="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核算处理</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lang w:eastAsia="en-US"/>
        </w:rPr>
        <w:t>不涉及</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凭证</w:t>
      </w:r>
      <w:r>
        <w:rPr>
          <w:rFonts w:hint="eastAsia" w:ascii="仿宋" w:hAnsi="仿宋" w:eastAsia="仿宋" w:cs="仿宋"/>
          <w:i w:val="0"/>
          <w:iCs w:val="0"/>
          <w:sz w:val="24"/>
          <w:szCs w:val="24"/>
          <w:lang w:eastAsia="en-US"/>
        </w:rPr>
        <w:t>/</w:t>
      </w:r>
      <w:r>
        <w:rPr>
          <w:rFonts w:hint="eastAsia" w:ascii="仿宋" w:hAnsi="仿宋" w:eastAsia="仿宋"/>
          <w:i w:val="0"/>
          <w:iCs w:val="0"/>
        </w:rPr>
        <w:t>合同</w:t>
      </w:r>
      <w:r>
        <w:rPr>
          <w:rFonts w:hint="eastAsia" w:ascii="仿宋" w:hAnsi="仿宋" w:eastAsia="仿宋" w:cs="仿宋"/>
          <w:i w:val="0"/>
          <w:iCs w:val="0"/>
          <w:sz w:val="24"/>
          <w:szCs w:val="24"/>
          <w:lang w:eastAsia="en-US"/>
        </w:rPr>
        <w:t>/</w:t>
      </w:r>
      <w:r>
        <w:rPr>
          <w:rFonts w:hint="eastAsia" w:ascii="仿宋" w:hAnsi="仿宋" w:eastAsia="仿宋"/>
          <w:i w:val="0"/>
          <w:iCs w:val="0"/>
        </w:rPr>
        <w:t>协议打印</w:t>
      </w:r>
    </w:p>
    <w:p>
      <w:pPr>
        <w:spacing w:line="360" w:lineRule="auto"/>
        <w:rPr>
          <w:rFonts w:ascii="仿宋" w:hAnsi="仿宋" w:eastAsia="仿宋"/>
          <w:b/>
          <w:bCs/>
          <w:sz w:val="28"/>
          <w:szCs w:val="28"/>
        </w:rPr>
      </w:pPr>
      <w:r>
        <w:rPr>
          <w:rFonts w:hint="eastAsia" w:ascii="仿宋" w:hAnsi="仿宋" w:eastAsia="仿宋" w:cs="仿宋"/>
          <w:color w:val="000000"/>
          <w:kern w:val="0"/>
          <w:sz w:val="24"/>
          <w:szCs w:val="24"/>
          <w:lang w:eastAsia="en-US"/>
        </w:rPr>
        <w:t>不涉及</w:t>
      </w:r>
    </w:p>
    <w:p>
      <w:pPr>
        <w:pStyle w:val="5"/>
        <w:numPr>
          <w:ilvl w:val="2"/>
          <w:numId w:val="14"/>
        </w:numPr>
        <w:spacing w:line="360" w:lineRule="auto"/>
        <w:ind w:left="993" w:hanging="993"/>
        <w:rPr>
          <w:sz w:val="28"/>
          <w:szCs w:val="28"/>
        </w:rPr>
      </w:pPr>
      <w:bookmarkStart w:id="82" w:name="_Toc233295840"/>
      <w:r>
        <w:rPr>
          <w:rFonts w:hint="eastAsia"/>
          <w:sz w:val="28"/>
          <w:szCs w:val="28"/>
        </w:rPr>
        <w:t>客群管理</w:t>
      </w:r>
      <w:bookmarkEnd w:id="82"/>
    </w:p>
    <w:p>
      <w:pPr>
        <w:pStyle w:val="6"/>
        <w:numPr>
          <w:ilvl w:val="3"/>
          <w:numId w:val="14"/>
        </w:numPr>
        <w:spacing w:line="360" w:lineRule="auto"/>
        <w:rPr>
          <w:rFonts w:ascii="仿宋" w:hAnsi="仿宋" w:eastAsia="仿宋"/>
        </w:rPr>
      </w:pPr>
      <w:r>
        <w:rPr>
          <w:rFonts w:hint="eastAsia" w:ascii="仿宋" w:hAnsi="仿宋" w:eastAsia="仿宋"/>
        </w:rPr>
        <w:t>客群管理-列表</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功能描述</w:t>
      </w:r>
    </w:p>
    <w:p>
      <w:pPr>
        <w:spacing w:after="0" w:line="360" w:lineRule="auto"/>
        <w:rPr>
          <w:rFonts w:ascii="仿宋" w:hAnsi="仿宋" w:eastAsia="仿宋"/>
          <w:color w:val="000000"/>
          <w:sz w:val="24"/>
          <w:szCs w:val="24"/>
        </w:rPr>
      </w:pPr>
      <w:r>
        <w:rPr>
          <w:rFonts w:hint="eastAsia" w:ascii="仿宋" w:hAnsi="仿宋" w:eastAsia="仿宋"/>
          <w:color w:val="000000"/>
          <w:sz w:val="24"/>
          <w:szCs w:val="24"/>
        </w:rPr>
        <w:t>支持用户查询并维护本人可见的客群清单，并提供客群维护与营销入口，提升客群经营和客户分层管理效率。</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输入</w:t>
      </w:r>
    </w:p>
    <w:p>
      <w:pPr>
        <w:spacing w:line="360" w:lineRule="auto"/>
        <w:rPr>
          <w:rFonts w:ascii="仿宋" w:hAnsi="仿宋" w:eastAsia="仿宋" w:cs="仿宋"/>
          <w:sz w:val="24"/>
          <w:szCs w:val="24"/>
        </w:rPr>
      </w:pPr>
      <w:r>
        <w:rPr>
          <w:rFonts w:hint="eastAsia" w:ascii="仿宋" w:hAnsi="仿宋" w:eastAsia="仿宋" w:cs="仿宋"/>
          <w:sz w:val="24"/>
          <w:szCs w:val="24"/>
        </w:rPr>
        <w:t>页面加载或刷新，接口查询机构内当前用户创建的客群信息。</w:t>
      </w:r>
    </w:p>
    <w:p>
      <w:pPr>
        <w:spacing w:line="360" w:lineRule="auto"/>
        <w:rPr>
          <w:rFonts w:ascii="仿宋" w:hAnsi="仿宋" w:eastAsia="仿宋" w:cs="仿宋"/>
          <w:sz w:val="24"/>
          <w:szCs w:val="24"/>
        </w:rPr>
      </w:pPr>
      <w:r>
        <w:rPr>
          <w:rFonts w:hint="eastAsia" w:ascii="仿宋" w:hAnsi="仿宋" w:eastAsia="仿宋"/>
          <w:sz w:val="24"/>
          <w:szCs w:val="24"/>
        </w:rPr>
        <w:t>查询条件区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71"/>
        <w:gridCol w:w="2263"/>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要素名称</w:t>
            </w:r>
          </w:p>
        </w:tc>
        <w:tc>
          <w:tcPr>
            <w:tcW w:w="227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约束及校验规则</w:t>
            </w:r>
          </w:p>
        </w:tc>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数据类型</w:t>
            </w:r>
          </w:p>
        </w:tc>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客群类型</w:t>
            </w:r>
          </w:p>
        </w:tc>
        <w:tc>
          <w:tcPr>
            <w:tcW w:w="2271" w:type="dxa"/>
          </w:tcPr>
          <w:p>
            <w:pPr>
              <w:spacing w:after="0" w:line="360" w:lineRule="auto"/>
              <w:rPr>
                <w:rFonts w:ascii="仿宋" w:hAnsi="仿宋" w:eastAsia="仿宋" w:cs="仿宋"/>
                <w:sz w:val="24"/>
                <w:szCs w:val="24"/>
              </w:rPr>
            </w:pPr>
            <w:r>
              <w:rPr>
                <w:rFonts w:hint="eastAsia" w:ascii="仿宋" w:hAnsi="仿宋" w:eastAsia="仿宋" w:cs="仿宋"/>
                <w:sz w:val="24"/>
                <w:szCs w:val="24"/>
              </w:rPr>
              <w:t>非必输</w:t>
            </w:r>
          </w:p>
        </w:tc>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下拉选项</w:t>
            </w:r>
          </w:p>
        </w:tc>
        <w:tc>
          <w:tcPr>
            <w:tcW w:w="2263"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支持按照客群类型查询，枚举值：全部、静态、动态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客群名称</w:t>
            </w:r>
          </w:p>
        </w:tc>
        <w:tc>
          <w:tcPr>
            <w:tcW w:w="2271" w:type="dxa"/>
          </w:tcPr>
          <w:p>
            <w:pPr>
              <w:spacing w:after="0" w:line="360" w:lineRule="auto"/>
              <w:rPr>
                <w:rFonts w:ascii="仿宋" w:hAnsi="仿宋" w:eastAsia="仿宋" w:cs="仿宋"/>
                <w:sz w:val="24"/>
                <w:szCs w:val="24"/>
              </w:rPr>
            </w:pPr>
            <w:r>
              <w:rPr>
                <w:rFonts w:hint="eastAsia" w:ascii="仿宋" w:hAnsi="仿宋" w:eastAsia="仿宋" w:cs="仿宋"/>
                <w:sz w:val="24"/>
                <w:szCs w:val="24"/>
              </w:rPr>
              <w:t>非必输</w:t>
            </w:r>
          </w:p>
        </w:tc>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文本框</w:t>
            </w:r>
          </w:p>
        </w:tc>
        <w:tc>
          <w:tcPr>
            <w:tcW w:w="2263"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支持按照客群名称模糊查询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3" w:type="dxa"/>
          </w:tcPr>
          <w:p>
            <w:pPr>
              <w:spacing w:after="0" w:line="360" w:lineRule="auto"/>
              <w:rPr>
                <w:rFonts w:ascii="仿宋" w:hAnsi="仿宋" w:eastAsia="仿宋" w:cs="仿宋"/>
                <w:sz w:val="24"/>
                <w:szCs w:val="24"/>
              </w:rPr>
            </w:pPr>
            <w:r>
              <w:rPr>
                <w:rFonts w:ascii="仿宋" w:hAnsi="仿宋" w:eastAsia="仿宋"/>
                <w:color w:val="000000"/>
                <w:sz w:val="24"/>
              </w:rPr>
              <w:t>查询</w:t>
            </w:r>
          </w:p>
        </w:tc>
        <w:tc>
          <w:tcPr>
            <w:tcW w:w="2271" w:type="dxa"/>
          </w:tcPr>
          <w:p>
            <w:pPr>
              <w:spacing w:after="0" w:line="360" w:lineRule="auto"/>
              <w:rPr>
                <w:rFonts w:ascii="仿宋" w:hAnsi="仿宋" w:eastAsia="仿宋" w:cs="仿宋"/>
                <w:sz w:val="24"/>
                <w:szCs w:val="24"/>
              </w:rPr>
            </w:pPr>
            <w:r>
              <w:rPr>
                <w:rFonts w:ascii="仿宋" w:hAnsi="仿宋" w:eastAsia="仿宋"/>
                <w:color w:val="000000"/>
                <w:sz w:val="24"/>
              </w:rPr>
              <w:t>点击触发查询</w:t>
            </w:r>
          </w:p>
        </w:tc>
        <w:tc>
          <w:tcPr>
            <w:tcW w:w="2263" w:type="dxa"/>
          </w:tcPr>
          <w:p>
            <w:pPr>
              <w:spacing w:after="0" w:line="360" w:lineRule="auto"/>
              <w:rPr>
                <w:rFonts w:ascii="仿宋" w:hAnsi="仿宋" w:eastAsia="仿宋" w:cs="仿宋"/>
                <w:sz w:val="24"/>
                <w:szCs w:val="24"/>
              </w:rPr>
            </w:pPr>
            <w:r>
              <w:rPr>
                <w:rFonts w:ascii="仿宋" w:hAnsi="仿宋" w:eastAsia="仿宋"/>
                <w:color w:val="000000"/>
                <w:sz w:val="24"/>
              </w:rPr>
              <w:t>按钮</w:t>
            </w:r>
          </w:p>
        </w:tc>
        <w:tc>
          <w:tcPr>
            <w:tcW w:w="2263" w:type="dxa"/>
            <w:shd w:val="clear" w:color="auto" w:fill="auto"/>
          </w:tcPr>
          <w:p>
            <w:pPr>
              <w:spacing w:after="0" w:line="360" w:lineRule="auto"/>
              <w:rPr>
                <w:rFonts w:ascii="仿宋" w:hAnsi="仿宋" w:eastAsia="仿宋" w:cs="仿宋"/>
                <w:sz w:val="24"/>
                <w:szCs w:val="24"/>
              </w:rPr>
            </w:pPr>
            <w:r>
              <w:rPr>
                <w:rFonts w:ascii="仿宋" w:hAnsi="仿宋" w:eastAsia="仿宋"/>
                <w:color w:val="000000"/>
                <w:sz w:val="24"/>
              </w:rPr>
              <w:t>根据当前输入条件查询客户列表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ascii="仿宋" w:hAnsi="仿宋" w:eastAsia="仿宋"/>
                <w:color w:val="000000"/>
                <w:sz w:val="24"/>
              </w:rPr>
              <w:t>重置</w:t>
            </w:r>
          </w:p>
        </w:tc>
        <w:tc>
          <w:tcPr>
            <w:tcW w:w="2271" w:type="dxa"/>
          </w:tcPr>
          <w:p>
            <w:pPr>
              <w:spacing w:after="0" w:line="360" w:lineRule="auto"/>
              <w:rPr>
                <w:rFonts w:ascii="仿宋" w:hAnsi="仿宋" w:eastAsia="仿宋" w:cs="仿宋"/>
                <w:sz w:val="24"/>
                <w:szCs w:val="24"/>
              </w:rPr>
            </w:pPr>
            <w:r>
              <w:rPr>
                <w:rFonts w:ascii="仿宋" w:hAnsi="仿宋" w:eastAsia="仿宋"/>
                <w:color w:val="000000"/>
                <w:sz w:val="24"/>
              </w:rPr>
              <w:t>点击清空条件</w:t>
            </w:r>
          </w:p>
        </w:tc>
        <w:tc>
          <w:tcPr>
            <w:tcW w:w="2263" w:type="dxa"/>
          </w:tcPr>
          <w:p>
            <w:pPr>
              <w:spacing w:after="0" w:line="360" w:lineRule="auto"/>
              <w:rPr>
                <w:rFonts w:ascii="仿宋" w:hAnsi="仿宋" w:eastAsia="仿宋" w:cs="仿宋"/>
                <w:sz w:val="24"/>
                <w:szCs w:val="24"/>
              </w:rPr>
            </w:pPr>
            <w:r>
              <w:rPr>
                <w:rFonts w:ascii="仿宋" w:hAnsi="仿宋" w:eastAsia="仿宋"/>
                <w:color w:val="000000"/>
                <w:sz w:val="24"/>
              </w:rPr>
              <w:t>按钮</w:t>
            </w:r>
          </w:p>
        </w:tc>
        <w:tc>
          <w:tcPr>
            <w:tcW w:w="2263" w:type="dxa"/>
            <w:shd w:val="clear" w:color="auto" w:fill="auto"/>
          </w:tcPr>
          <w:p>
            <w:pPr>
              <w:spacing w:after="0" w:line="360" w:lineRule="auto"/>
              <w:rPr>
                <w:rFonts w:ascii="仿宋" w:hAnsi="仿宋" w:eastAsia="仿宋" w:cs="仿宋"/>
                <w:sz w:val="24"/>
                <w:szCs w:val="24"/>
              </w:rPr>
            </w:pPr>
            <w:r>
              <w:rPr>
                <w:rFonts w:ascii="仿宋" w:hAnsi="仿宋" w:eastAsia="仿宋"/>
                <w:color w:val="000000"/>
                <w:sz w:val="24"/>
              </w:rPr>
              <w:t>清空当前已录入或已选择的查询条件</w:t>
            </w:r>
          </w:p>
        </w:tc>
      </w:tr>
    </w:tbl>
    <w:p>
      <w:pPr>
        <w:spacing w:line="360" w:lineRule="auto"/>
        <w:rPr>
          <w:rFonts w:ascii="仿宋" w:hAnsi="仿宋" w:eastAsia="仿宋" w:cs="仿宋"/>
          <w:sz w:val="24"/>
          <w:szCs w:val="24"/>
        </w:rPr>
      </w:pPr>
    </w:p>
    <w:p>
      <w:pPr>
        <w:spacing w:line="360" w:lineRule="auto"/>
        <w:rPr>
          <w:rFonts w:ascii="仿宋" w:hAnsi="仿宋" w:eastAsia="仿宋" w:cs="仿宋"/>
          <w:sz w:val="24"/>
          <w:szCs w:val="24"/>
        </w:rPr>
      </w:pPr>
      <w:r>
        <w:rPr>
          <w:rFonts w:hint="eastAsia" w:ascii="仿宋" w:hAnsi="仿宋" w:eastAsia="仿宋"/>
          <w:sz w:val="24"/>
          <w:szCs w:val="24"/>
        </w:rPr>
        <w:t>列表左上角统一操作按钮区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71"/>
        <w:gridCol w:w="2263"/>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要素名称</w:t>
            </w:r>
          </w:p>
        </w:tc>
        <w:tc>
          <w:tcPr>
            <w:tcW w:w="227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约束及校验规则</w:t>
            </w:r>
          </w:p>
        </w:tc>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数据类型</w:t>
            </w:r>
          </w:p>
        </w:tc>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新增</w:t>
            </w:r>
          </w:p>
        </w:tc>
        <w:tc>
          <w:tcPr>
            <w:tcW w:w="2271" w:type="dxa"/>
          </w:tcPr>
          <w:p>
            <w:pPr>
              <w:spacing w:after="0" w:line="360" w:lineRule="auto"/>
              <w:rPr>
                <w:rFonts w:ascii="仿宋" w:hAnsi="仿宋" w:eastAsia="仿宋" w:cs="仿宋"/>
                <w:color w:val="000000"/>
                <w:sz w:val="24"/>
                <w:szCs w:val="24"/>
              </w:rPr>
            </w:pPr>
            <w:r>
              <w:rPr>
                <w:rFonts w:ascii="仿宋" w:hAnsi="仿宋" w:eastAsia="仿宋"/>
                <w:color w:val="000000"/>
                <w:sz w:val="24"/>
              </w:rPr>
              <w:t>点击触发</w:t>
            </w:r>
            <w:r>
              <w:rPr>
                <w:rFonts w:hint="eastAsia" w:ascii="仿宋" w:hAnsi="仿宋" w:eastAsia="仿宋"/>
                <w:color w:val="000000"/>
                <w:sz w:val="24"/>
              </w:rPr>
              <w:t>新增</w:t>
            </w:r>
          </w:p>
        </w:tc>
        <w:tc>
          <w:tcPr>
            <w:tcW w:w="2263" w:type="dxa"/>
          </w:tcPr>
          <w:p>
            <w:pPr>
              <w:spacing w:after="0" w:line="360" w:lineRule="auto"/>
              <w:rPr>
                <w:rFonts w:ascii="仿宋" w:hAnsi="仿宋" w:eastAsia="仿宋" w:cs="仿宋"/>
                <w:color w:val="000000"/>
                <w:sz w:val="24"/>
                <w:szCs w:val="24"/>
              </w:rPr>
            </w:pPr>
            <w:r>
              <w:rPr>
                <w:rFonts w:hint="eastAsia" w:ascii="仿宋" w:hAnsi="仿宋" w:eastAsia="仿宋" w:cs="仿宋"/>
                <w:color w:val="000000"/>
                <w:sz w:val="24"/>
                <w:szCs w:val="24"/>
              </w:rPr>
              <w:t>按钮</w:t>
            </w:r>
          </w:p>
        </w:tc>
        <w:tc>
          <w:tcPr>
            <w:tcW w:w="2263" w:type="dxa"/>
            <w:shd w:val="clear" w:color="auto" w:fill="auto"/>
          </w:tcPr>
          <w:p>
            <w:pPr>
              <w:spacing w:after="0" w:line="360" w:lineRule="auto"/>
              <w:rPr>
                <w:rFonts w:ascii="仿宋" w:hAnsi="仿宋" w:eastAsia="仿宋" w:cs="仿宋"/>
                <w:color w:val="000000"/>
                <w:sz w:val="24"/>
                <w:szCs w:val="24"/>
              </w:rPr>
            </w:pPr>
            <w:r>
              <w:rPr>
                <w:rFonts w:hint="eastAsia" w:ascii="仿宋" w:hAnsi="仿宋" w:eastAsia="仿宋" w:cs="仿宋"/>
                <w:color w:val="000000"/>
                <w:sz w:val="24"/>
                <w:szCs w:val="24"/>
              </w:rPr>
              <w:t>详细说明见新增章节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删除</w:t>
            </w:r>
          </w:p>
        </w:tc>
        <w:tc>
          <w:tcPr>
            <w:tcW w:w="2271" w:type="dxa"/>
          </w:tcPr>
          <w:p>
            <w:pPr>
              <w:spacing w:after="0" w:line="360" w:lineRule="auto"/>
              <w:rPr>
                <w:rFonts w:ascii="仿宋" w:hAnsi="仿宋" w:eastAsia="仿宋"/>
                <w:color w:val="000000"/>
                <w:sz w:val="24"/>
              </w:rPr>
            </w:pPr>
            <w:r>
              <w:rPr>
                <w:rFonts w:ascii="仿宋" w:hAnsi="仿宋" w:eastAsia="仿宋"/>
                <w:color w:val="000000"/>
                <w:sz w:val="24"/>
              </w:rPr>
              <w:t>点击触发</w:t>
            </w:r>
            <w:r>
              <w:rPr>
                <w:rFonts w:hint="eastAsia" w:ascii="仿宋" w:hAnsi="仿宋" w:eastAsia="仿宋"/>
                <w:color w:val="000000"/>
                <w:sz w:val="24"/>
              </w:rPr>
              <w:t>删除</w:t>
            </w:r>
          </w:p>
        </w:tc>
        <w:tc>
          <w:tcPr>
            <w:tcW w:w="2263" w:type="dxa"/>
          </w:tcPr>
          <w:p>
            <w:pPr>
              <w:spacing w:after="0" w:line="360" w:lineRule="auto"/>
              <w:rPr>
                <w:rFonts w:ascii="仿宋" w:hAnsi="仿宋" w:eastAsia="仿宋" w:cs="仿宋"/>
                <w:color w:val="000000"/>
                <w:sz w:val="24"/>
                <w:szCs w:val="24"/>
              </w:rPr>
            </w:pPr>
            <w:r>
              <w:rPr>
                <w:rFonts w:hint="eastAsia" w:ascii="仿宋" w:hAnsi="仿宋" w:eastAsia="仿宋" w:cs="仿宋"/>
                <w:color w:val="000000"/>
                <w:sz w:val="24"/>
                <w:szCs w:val="24"/>
              </w:rPr>
              <w:t>按钮</w:t>
            </w:r>
          </w:p>
        </w:tc>
        <w:tc>
          <w:tcPr>
            <w:tcW w:w="2263" w:type="dxa"/>
            <w:shd w:val="clear" w:color="auto" w:fill="auto"/>
          </w:tcPr>
          <w:p>
            <w:pPr>
              <w:spacing w:after="0" w:line="360" w:lineRule="auto"/>
              <w:rPr>
                <w:rFonts w:ascii="仿宋" w:hAnsi="仿宋" w:eastAsia="仿宋" w:cs="仿宋"/>
                <w:color w:val="000000"/>
                <w:sz w:val="24"/>
                <w:szCs w:val="24"/>
              </w:rPr>
            </w:pPr>
            <w:r>
              <w:rPr>
                <w:rFonts w:hint="eastAsia" w:ascii="仿宋" w:hAnsi="仿宋" w:eastAsia="仿宋" w:cs="仿宋"/>
                <w:color w:val="000000"/>
                <w:sz w:val="24"/>
                <w:szCs w:val="24"/>
              </w:rPr>
              <w:t>详细说明见删除章节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发短信</w:t>
            </w:r>
          </w:p>
        </w:tc>
        <w:tc>
          <w:tcPr>
            <w:tcW w:w="2271" w:type="dxa"/>
          </w:tcPr>
          <w:p>
            <w:pPr>
              <w:spacing w:after="0" w:line="360" w:lineRule="auto"/>
              <w:rPr>
                <w:rFonts w:ascii="仿宋" w:hAnsi="仿宋" w:eastAsia="仿宋" w:cs="仿宋"/>
                <w:color w:val="000000"/>
                <w:sz w:val="24"/>
                <w:szCs w:val="24"/>
              </w:rPr>
            </w:pPr>
            <w:r>
              <w:rPr>
                <w:rFonts w:ascii="仿宋" w:hAnsi="仿宋" w:eastAsia="仿宋"/>
                <w:color w:val="000000"/>
                <w:sz w:val="24"/>
              </w:rPr>
              <w:t>点击触发</w:t>
            </w:r>
            <w:r>
              <w:rPr>
                <w:rFonts w:hint="eastAsia" w:ascii="仿宋" w:hAnsi="仿宋" w:eastAsia="仿宋"/>
                <w:color w:val="000000"/>
                <w:sz w:val="24"/>
              </w:rPr>
              <w:t>短信模版选择界面</w:t>
            </w:r>
          </w:p>
        </w:tc>
        <w:tc>
          <w:tcPr>
            <w:tcW w:w="2263" w:type="dxa"/>
          </w:tcPr>
          <w:p>
            <w:pPr>
              <w:spacing w:after="0" w:line="360" w:lineRule="auto"/>
              <w:rPr>
                <w:rFonts w:ascii="仿宋" w:hAnsi="仿宋" w:eastAsia="仿宋" w:cs="仿宋"/>
                <w:color w:val="000000"/>
                <w:sz w:val="24"/>
                <w:szCs w:val="24"/>
              </w:rPr>
            </w:pPr>
            <w:r>
              <w:rPr>
                <w:rFonts w:hint="eastAsia" w:ascii="仿宋" w:hAnsi="仿宋" w:eastAsia="仿宋" w:cs="仿宋"/>
                <w:color w:val="000000"/>
                <w:sz w:val="24"/>
                <w:szCs w:val="24"/>
              </w:rPr>
              <w:t>按钮</w:t>
            </w:r>
          </w:p>
        </w:tc>
        <w:tc>
          <w:tcPr>
            <w:tcW w:w="2263" w:type="dxa"/>
            <w:shd w:val="clear" w:color="auto" w:fill="auto"/>
          </w:tcPr>
          <w:p>
            <w:pPr>
              <w:spacing w:after="0" w:line="360" w:lineRule="auto"/>
              <w:rPr>
                <w:rFonts w:ascii="仿宋" w:hAnsi="仿宋" w:eastAsia="仿宋" w:cs="仿宋"/>
                <w:color w:val="000000"/>
                <w:sz w:val="24"/>
                <w:szCs w:val="24"/>
              </w:rPr>
            </w:pPr>
            <w:r>
              <w:rPr>
                <w:rFonts w:hint="eastAsia" w:ascii="仿宋" w:hAnsi="仿宋" w:eastAsia="仿宋" w:cs="仿宋"/>
                <w:color w:val="000000"/>
                <w:sz w:val="24"/>
                <w:szCs w:val="24"/>
              </w:rPr>
              <w:t>详细说明见发短信章节</w:t>
            </w:r>
          </w:p>
        </w:tc>
      </w:tr>
    </w:tbl>
    <w:p>
      <w:pPr>
        <w:spacing w:line="360" w:lineRule="auto"/>
        <w:rPr>
          <w:rFonts w:ascii="仿宋" w:hAnsi="仿宋" w:eastAsia="仿宋" w:cs="仿宋"/>
          <w:sz w:val="24"/>
          <w:szCs w:val="24"/>
        </w:rPr>
      </w:pPr>
    </w:p>
    <w:p>
      <w:pPr>
        <w:spacing w:line="360" w:lineRule="auto"/>
        <w:rPr>
          <w:rFonts w:ascii="仿宋" w:hAnsi="仿宋" w:eastAsia="仿宋" w:cs="仿宋"/>
          <w:sz w:val="24"/>
          <w:szCs w:val="24"/>
        </w:rPr>
      </w:pPr>
      <w:r>
        <w:rPr>
          <w:rFonts w:hint="eastAsia" w:ascii="仿宋" w:hAnsi="仿宋" w:eastAsia="仿宋"/>
          <w:sz w:val="24"/>
          <w:szCs w:val="24"/>
        </w:rPr>
        <w:t>列表行内统一操作按钮区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71"/>
        <w:gridCol w:w="2263"/>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要素名称</w:t>
            </w:r>
          </w:p>
        </w:tc>
        <w:tc>
          <w:tcPr>
            <w:tcW w:w="227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约束及校验规则</w:t>
            </w:r>
          </w:p>
        </w:tc>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数据类型</w:t>
            </w:r>
          </w:p>
        </w:tc>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编辑</w:t>
            </w:r>
          </w:p>
        </w:tc>
        <w:tc>
          <w:tcPr>
            <w:tcW w:w="2271" w:type="dxa"/>
          </w:tcPr>
          <w:p>
            <w:pPr>
              <w:spacing w:after="0" w:line="360" w:lineRule="auto"/>
              <w:rPr>
                <w:rFonts w:ascii="仿宋" w:hAnsi="仿宋" w:eastAsia="仿宋" w:cs="仿宋"/>
                <w:sz w:val="24"/>
                <w:szCs w:val="24"/>
              </w:rPr>
            </w:pPr>
            <w:r>
              <w:rPr>
                <w:rFonts w:ascii="仿宋" w:hAnsi="仿宋" w:eastAsia="仿宋"/>
                <w:color w:val="000000"/>
                <w:sz w:val="24"/>
              </w:rPr>
              <w:t>点击触发</w:t>
            </w:r>
            <w:r>
              <w:rPr>
                <w:rFonts w:hint="eastAsia" w:ascii="仿宋" w:hAnsi="仿宋" w:eastAsia="仿宋"/>
                <w:color w:val="000000"/>
                <w:sz w:val="24"/>
              </w:rPr>
              <w:t>新增</w:t>
            </w:r>
          </w:p>
        </w:tc>
        <w:tc>
          <w:tcPr>
            <w:tcW w:w="2263" w:type="dxa"/>
          </w:tcPr>
          <w:p>
            <w:pPr>
              <w:spacing w:after="0" w:line="360" w:lineRule="auto"/>
              <w:rPr>
                <w:rFonts w:ascii="仿宋" w:hAnsi="仿宋" w:eastAsia="仿宋" w:cs="仿宋"/>
                <w:color w:val="000000"/>
                <w:sz w:val="24"/>
                <w:szCs w:val="24"/>
              </w:rPr>
            </w:pPr>
            <w:r>
              <w:rPr>
                <w:rFonts w:hint="eastAsia" w:ascii="仿宋" w:hAnsi="仿宋" w:eastAsia="仿宋" w:cs="仿宋"/>
                <w:color w:val="000000"/>
                <w:sz w:val="24"/>
                <w:szCs w:val="24"/>
              </w:rPr>
              <w:t>按钮</w:t>
            </w:r>
          </w:p>
        </w:tc>
        <w:tc>
          <w:tcPr>
            <w:tcW w:w="2263" w:type="dxa"/>
            <w:shd w:val="clear" w:color="auto" w:fill="auto"/>
          </w:tcPr>
          <w:p>
            <w:pPr>
              <w:spacing w:after="0" w:line="360" w:lineRule="auto"/>
              <w:rPr>
                <w:rFonts w:ascii="仿宋" w:hAnsi="仿宋" w:eastAsia="仿宋" w:cs="仿宋"/>
                <w:color w:val="000000"/>
                <w:sz w:val="24"/>
                <w:szCs w:val="24"/>
              </w:rPr>
            </w:pPr>
            <w:r>
              <w:rPr>
                <w:rFonts w:hint="eastAsia" w:ascii="仿宋" w:hAnsi="仿宋" w:eastAsia="仿宋" w:cs="仿宋"/>
                <w:color w:val="000000"/>
                <w:sz w:val="24"/>
                <w:szCs w:val="24"/>
              </w:rPr>
              <w:t>详细说明见编辑章节</w:t>
            </w:r>
          </w:p>
        </w:tc>
      </w:tr>
    </w:tbl>
    <w:p>
      <w:pPr>
        <w:spacing w:line="360" w:lineRule="auto"/>
        <w:rPr>
          <w:rFonts w:ascii="仿宋" w:hAnsi="仿宋" w:eastAsia="仿宋" w:cs="仿宋"/>
          <w:sz w:val="24"/>
          <w:szCs w:val="24"/>
        </w:rPr>
      </w:pP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处理</w:t>
      </w:r>
    </w:p>
    <w:p>
      <w:pPr>
        <w:spacing w:line="360" w:lineRule="auto"/>
        <w:rPr>
          <w:rFonts w:ascii="仿宋" w:hAnsi="仿宋" w:eastAsia="仿宋" w:cs="仿宋"/>
          <w:sz w:val="24"/>
          <w:szCs w:val="24"/>
        </w:rPr>
      </w:pPr>
      <w:r>
        <w:rPr>
          <w:rFonts w:hint="eastAsia" w:ascii="仿宋" w:hAnsi="仿宋" w:eastAsia="仿宋" w:cs="仿宋"/>
          <w:b/>
          <w:color w:val="000000"/>
          <w:sz w:val="24"/>
          <w:szCs w:val="24"/>
        </w:rPr>
        <w:t>（一）操作说明</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1、用户进入“客群管理”列表页面后，系统默认查询并展示当前登录用户创建的客群。</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2</w:t>
      </w:r>
      <w:r>
        <w:rPr>
          <w:rFonts w:hint="eastAsia" w:ascii="仿宋" w:hAnsi="仿宋" w:eastAsia="仿宋" w:cs="仿宋"/>
          <w:color w:val="000000"/>
          <w:sz w:val="24"/>
          <w:szCs w:val="24"/>
        </w:rPr>
        <w:t>、用户可在查询条件区</w:t>
      </w:r>
    </w:p>
    <w:p>
      <w:pPr>
        <w:spacing w:line="360" w:lineRule="auto"/>
        <w:ind w:firstLine="720"/>
        <w:rPr>
          <w:rFonts w:ascii="仿宋" w:hAnsi="仿宋" w:eastAsia="仿宋" w:cs="仿宋"/>
          <w:color w:val="000000"/>
          <w:sz w:val="24"/>
          <w:szCs w:val="24"/>
        </w:rPr>
      </w:pPr>
      <w:r>
        <w:rPr>
          <w:rFonts w:hint="eastAsia" w:ascii="仿宋" w:hAnsi="仿宋" w:eastAsia="仿宋" w:cs="仿宋"/>
          <w:color w:val="000000"/>
          <w:sz w:val="24"/>
          <w:szCs w:val="24"/>
        </w:rPr>
        <w:t>点击“查询”，系统按当前输入条件返回符合条件的数据。</w:t>
      </w:r>
    </w:p>
    <w:p>
      <w:pPr>
        <w:spacing w:line="360" w:lineRule="auto"/>
        <w:ind w:firstLine="720"/>
        <w:rPr>
          <w:rFonts w:ascii="仿宋" w:hAnsi="仿宋" w:eastAsia="仿宋" w:cs="仿宋"/>
          <w:color w:val="000000"/>
          <w:sz w:val="24"/>
          <w:szCs w:val="24"/>
        </w:rPr>
      </w:pPr>
      <w:r>
        <w:rPr>
          <w:rFonts w:hint="eastAsia" w:ascii="仿宋" w:hAnsi="仿宋" w:eastAsia="仿宋" w:cs="仿宋"/>
          <w:color w:val="000000"/>
          <w:sz w:val="24"/>
          <w:szCs w:val="24"/>
        </w:rPr>
        <w:t xml:space="preserve">点击“重置”，系统清空当前输入条件并恢复初始状态。 </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3、用户可在列表左上角统一操作按钮区</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 新增”按钮，从右侧抽屉式弹出新增客群界面，详见：</w:t>
      </w:r>
      <w:r>
        <w:rPr>
          <w:rFonts w:hint="eastAsia" w:ascii="仿宋" w:hAnsi="仿宋" w:eastAsia="仿宋" w:cs="仿宋"/>
          <w:i/>
          <w:iCs/>
          <w:color w:val="000000"/>
          <w:sz w:val="24"/>
          <w:szCs w:val="24"/>
        </w:rPr>
        <w:t>客户管理/客群管理/新增章节</w:t>
      </w:r>
      <w:r>
        <w:rPr>
          <w:rFonts w:hint="eastAsia" w:ascii="仿宋" w:hAnsi="仿宋" w:eastAsia="仿宋" w:cs="仿宋"/>
          <w:color w:val="000000"/>
          <w:sz w:val="24"/>
          <w:szCs w:val="24"/>
        </w:rPr>
        <w:t>。</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 删除”按钮，若用户未选择客群，提示文案：“未选择客群，请选择要删除的客群！”，若已选择客群，</w:t>
      </w:r>
      <w:r>
        <w:rPr>
          <w:rFonts w:hint="eastAsia" w:ascii="仿宋" w:hAnsi="仿宋" w:eastAsia="仿宋"/>
          <w:sz w:val="24"/>
          <w:szCs w:val="24"/>
        </w:rPr>
        <w:t>当用户勾选部分客群执行批量删除时，系统应仅对已勾选客群执行处理，并弹出二次确认框，提示文案为：“您将对已勾选的 {X} 客群进行批量删除操作。请确认是否继续？”</w:t>
      </w:r>
      <w:r>
        <w:rPr>
          <w:rFonts w:hint="eastAsia" w:ascii="仿宋" w:hAnsi="仿宋" w:eastAsia="仿宋" w:cs="仿宋"/>
          <w:color w:val="000000"/>
          <w:sz w:val="24"/>
          <w:szCs w:val="24"/>
        </w:rPr>
        <w:t>。详见：</w:t>
      </w:r>
      <w:r>
        <w:rPr>
          <w:rFonts w:hint="eastAsia" w:ascii="仿宋" w:hAnsi="仿宋" w:eastAsia="仿宋" w:cs="仿宋"/>
          <w:i/>
          <w:iCs/>
          <w:color w:val="000000"/>
          <w:sz w:val="24"/>
          <w:szCs w:val="24"/>
        </w:rPr>
        <w:t>客户管理/客群管理/删除章节</w:t>
      </w:r>
      <w:r>
        <w:rPr>
          <w:rFonts w:hint="eastAsia" w:ascii="仿宋" w:hAnsi="仿宋" w:eastAsia="仿宋" w:cs="仿宋"/>
          <w:color w:val="000000"/>
          <w:sz w:val="24"/>
          <w:szCs w:val="24"/>
        </w:rPr>
        <w:t>。</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点击“发短信群发”按钮，若用户未选择客群，提示文案：“未选择客群，请选择要发短信的客群！”，若已选择客群，</w:t>
      </w:r>
      <w:r>
        <w:rPr>
          <w:rFonts w:hint="eastAsia" w:ascii="仿宋" w:hAnsi="仿宋" w:eastAsia="仿宋"/>
          <w:sz w:val="24"/>
          <w:szCs w:val="24"/>
        </w:rPr>
        <w:t>当用户勾选部分客群执行批量发短信时，系统应仅对已勾选客群执行处理，并弹出二次确认框，提示文案为：“您将对已勾选的 {X} 客群进行批量发短信操作。请确认是否继续？”</w:t>
      </w:r>
      <w:r>
        <w:rPr>
          <w:rFonts w:hint="eastAsia" w:ascii="仿宋" w:hAnsi="仿宋" w:eastAsia="仿宋" w:cs="仿宋"/>
          <w:color w:val="000000"/>
          <w:sz w:val="24"/>
          <w:szCs w:val="24"/>
        </w:rPr>
        <w:t>。详见：</w:t>
      </w:r>
      <w:r>
        <w:rPr>
          <w:rFonts w:hint="eastAsia" w:ascii="仿宋" w:hAnsi="仿宋" w:eastAsia="仿宋" w:cs="仿宋"/>
          <w:i/>
          <w:iCs/>
          <w:color w:val="000000"/>
          <w:sz w:val="24"/>
          <w:szCs w:val="24"/>
        </w:rPr>
        <w:t>客户管理/客群管理/发短信章节</w:t>
      </w:r>
      <w:r>
        <w:rPr>
          <w:rFonts w:hint="eastAsia" w:ascii="仿宋" w:hAnsi="仿宋" w:eastAsia="仿宋" w:cs="仿宋"/>
          <w:color w:val="000000"/>
          <w:sz w:val="24"/>
          <w:szCs w:val="24"/>
        </w:rPr>
        <w:t>。</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4、用户可在列表行内统一操作按钮区</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点击“编辑”按钮，从右侧抽屉式弹出“编辑”界面，详见：</w:t>
      </w:r>
      <w:r>
        <w:rPr>
          <w:rFonts w:hint="eastAsia" w:ascii="仿宋" w:hAnsi="仿宋" w:eastAsia="仿宋" w:cs="仿宋"/>
          <w:i/>
          <w:iCs/>
          <w:color w:val="000000"/>
          <w:sz w:val="24"/>
          <w:szCs w:val="24"/>
        </w:rPr>
        <w:t>客户管理/客群管理/编辑章节</w:t>
      </w:r>
      <w:r>
        <w:rPr>
          <w:rFonts w:hint="eastAsia" w:ascii="仿宋" w:hAnsi="仿宋" w:eastAsia="仿宋" w:cs="仿宋"/>
          <w:color w:val="000000"/>
          <w:sz w:val="24"/>
          <w:szCs w:val="24"/>
        </w:rPr>
        <w:t>。</w:t>
      </w:r>
    </w:p>
    <w:p>
      <w:pPr>
        <w:spacing w:line="360" w:lineRule="auto"/>
        <w:rPr>
          <w:rFonts w:ascii="仿宋" w:hAnsi="仿宋" w:eastAsia="仿宋" w:cs="仿宋"/>
          <w:sz w:val="24"/>
          <w:szCs w:val="24"/>
        </w:rPr>
      </w:pPr>
      <w:r>
        <w:rPr>
          <w:rFonts w:hint="eastAsia" w:ascii="仿宋" w:hAnsi="仿宋" w:eastAsia="仿宋" w:cs="仿宋"/>
          <w:b/>
          <w:color w:val="000000"/>
          <w:sz w:val="24"/>
          <w:szCs w:val="24"/>
        </w:rPr>
        <w:t>（二）规则与约束</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1、客群管理需与客群画像、短信触达和客户联络能力联动，形成统一客户经营闭环。</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2、客群类型说明</w:t>
      </w:r>
    </w:p>
    <w:p>
      <w:pPr>
        <w:spacing w:line="360" w:lineRule="auto"/>
        <w:rPr>
          <w:rFonts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sz w:val="24"/>
          <w:szCs w:val="24"/>
        </w:rPr>
        <w:tab/>
      </w:r>
      <w:r>
        <w:rPr>
          <w:rFonts w:hint="eastAsia" w:ascii="仿宋" w:hAnsi="仿宋" w:eastAsia="仿宋" w:cs="仿宋"/>
          <w:color w:val="000000" w:themeColor="text1"/>
          <w:sz w:val="24"/>
          <w:szCs w:val="24"/>
          <w14:textFill>
            <w14:solidFill>
              <w14:schemeClr w14:val="tx1"/>
            </w14:solidFill>
          </w14:textFill>
        </w:rPr>
        <w:t>静态客群：是指在客群创建时，基于当时的标签组合策略筛选出来的目标客群，将客户清单保存，以后该客户清单不再变化。</w:t>
      </w:r>
    </w:p>
    <w:p>
      <w:pPr>
        <w:spacing w:line="360" w:lineRule="auto"/>
        <w:rPr>
          <w:rFonts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14:textFill>
            <w14:solidFill>
              <w14:schemeClr w14:val="tx1"/>
            </w14:solidFill>
          </w14:textFill>
        </w:rPr>
        <w:tab/>
      </w:r>
      <w:r>
        <w:rPr>
          <w:rFonts w:hint="eastAsia" w:ascii="仿宋" w:hAnsi="仿宋" w:eastAsia="仿宋" w:cs="仿宋"/>
          <w:color w:val="000000" w:themeColor="text1"/>
          <w:sz w:val="24"/>
          <w:szCs w:val="24"/>
          <w14:textFill>
            <w14:solidFill>
              <w14:schemeClr w14:val="tx1"/>
            </w14:solidFill>
          </w14:textFill>
        </w:rPr>
        <w:t>动态客群：是指在客群创建时，基于当时的标签组合策略筛选出来的目标客群，最终时将标签组合策略保存，客户清单是不断在变化。</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3、列表默认按创建时间降序排序；支持创建时间升序/降序排序切换。</w:t>
      </w:r>
    </w:p>
    <w:p>
      <w:pPr>
        <w:spacing w:line="360" w:lineRule="auto"/>
        <w:rPr>
          <w:rFonts w:ascii="仿宋" w:hAnsi="仿宋" w:eastAsia="仿宋" w:cs="仿宋"/>
          <w:sz w:val="24"/>
          <w:szCs w:val="24"/>
        </w:rPr>
      </w:pPr>
      <w:r>
        <w:rPr>
          <w:rFonts w:hint="eastAsia" w:ascii="仿宋" w:hAnsi="仿宋" w:eastAsia="仿宋" w:cs="仿宋"/>
          <w:b/>
          <w:color w:val="000000"/>
          <w:sz w:val="24"/>
          <w:szCs w:val="24"/>
        </w:rPr>
        <w:t>（三）权限说明</w:t>
      </w:r>
    </w:p>
    <w:p>
      <w:pPr>
        <w:spacing w:line="360" w:lineRule="auto"/>
        <w:rPr>
          <w:rFonts w:ascii="仿宋" w:hAnsi="仿宋" w:eastAsia="仿宋" w:cs="仿宋"/>
          <w:color w:val="FF0000"/>
          <w:sz w:val="24"/>
          <w:szCs w:val="24"/>
        </w:rPr>
      </w:pPr>
      <w:r>
        <w:rPr>
          <w:rFonts w:hint="eastAsia" w:ascii="仿宋" w:hAnsi="仿宋" w:eastAsia="仿宋" w:cs="仿宋"/>
          <w:color w:val="000000"/>
          <w:sz w:val="24"/>
          <w:szCs w:val="24"/>
        </w:rPr>
        <w:t>1、支持</w:t>
      </w:r>
      <w:r>
        <w:rPr>
          <w:rFonts w:hint="eastAsia" w:ascii="仿宋" w:hAnsi="仿宋" w:eastAsia="仿宋" w:cs="仿宋"/>
          <w:color w:val="000000" w:themeColor="text1"/>
          <w:sz w:val="24"/>
          <w:szCs w:val="24"/>
          <w14:textFill>
            <w14:solidFill>
              <w14:schemeClr w14:val="tx1"/>
            </w14:solidFill>
          </w14:textFill>
        </w:rPr>
        <w:t>总/分行管理用户、网点负责人与客户经理在权限范围内查询客群。</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7"/>
        <w:gridCol w:w="2279"/>
        <w:gridCol w:w="2257"/>
        <w:gridCol w:w="2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9"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7"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7"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color w:val="000000"/>
                <w:sz w:val="24"/>
              </w:rPr>
            </w:pPr>
            <w:r>
              <w:rPr>
                <w:rFonts w:hint="eastAsia" w:ascii="仿宋" w:hAnsi="仿宋" w:eastAsia="仿宋" w:cs="仿宋"/>
                <w:color w:val="000000"/>
                <w:sz w:val="24"/>
                <w:szCs w:val="24"/>
              </w:rPr>
              <w:t>复选框</w:t>
            </w:r>
          </w:p>
        </w:tc>
        <w:tc>
          <w:tcPr>
            <w:tcW w:w="2279" w:type="dxa"/>
          </w:tcPr>
          <w:p>
            <w:pPr>
              <w:spacing w:line="360" w:lineRule="auto"/>
              <w:rPr>
                <w:rFonts w:ascii="仿宋" w:hAnsi="仿宋" w:eastAsia="仿宋"/>
                <w:color w:val="000000"/>
                <w:sz w:val="24"/>
              </w:rPr>
            </w:pPr>
            <w:r>
              <w:rPr>
                <w:rFonts w:hint="eastAsia" w:ascii="仿宋" w:hAnsi="仿宋" w:eastAsia="仿宋" w:cs="仿宋"/>
                <w:color w:val="000000"/>
                <w:sz w:val="24"/>
                <w:szCs w:val="24"/>
              </w:rPr>
              <w:t>反显</w:t>
            </w:r>
          </w:p>
        </w:tc>
        <w:tc>
          <w:tcPr>
            <w:tcW w:w="2257" w:type="dxa"/>
          </w:tcPr>
          <w:p>
            <w:pPr>
              <w:spacing w:line="360" w:lineRule="auto"/>
              <w:rPr>
                <w:rFonts w:ascii="仿宋" w:hAnsi="仿宋" w:eastAsia="仿宋"/>
                <w:color w:val="000000"/>
                <w:sz w:val="24"/>
              </w:rPr>
            </w:pPr>
            <w:r>
              <w:rPr>
                <w:rFonts w:hint="eastAsia" w:ascii="仿宋" w:hAnsi="仿宋" w:eastAsia="仿宋" w:cs="仿宋"/>
                <w:color w:val="000000"/>
                <w:sz w:val="24"/>
                <w:szCs w:val="24"/>
              </w:rPr>
              <w:t>文本</w:t>
            </w:r>
          </w:p>
        </w:tc>
        <w:tc>
          <w:tcPr>
            <w:tcW w:w="2267" w:type="dxa"/>
          </w:tcPr>
          <w:p>
            <w:pPr>
              <w:spacing w:line="360" w:lineRule="auto"/>
              <w:rPr>
                <w:rFonts w:ascii="仿宋" w:hAnsi="仿宋" w:eastAsia="仿宋"/>
                <w:color w:val="000000"/>
                <w:sz w:val="24"/>
              </w:rPr>
            </w:pPr>
            <w:r>
              <w:rPr>
                <w:rFonts w:hint="eastAsia" w:ascii="仿宋" w:hAnsi="仿宋" w:eastAsia="仿宋" w:cs="仿宋"/>
                <w:sz w:val="24"/>
                <w:szCs w:val="24"/>
              </w:rPr>
              <w:t>支持单选和多选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hint="eastAsia" w:ascii="仿宋" w:hAnsi="仿宋" w:eastAsia="仿宋" w:cs="仿宋"/>
                <w:color w:val="000000"/>
                <w:sz w:val="24"/>
                <w:szCs w:val="24"/>
              </w:rPr>
              <w:t>客群名称</w:t>
            </w:r>
          </w:p>
        </w:tc>
        <w:tc>
          <w:tcPr>
            <w:tcW w:w="2279" w:type="dxa"/>
          </w:tcPr>
          <w:p>
            <w:pPr>
              <w:spacing w:line="360" w:lineRule="auto"/>
              <w:rPr>
                <w:rFonts w:ascii="仿宋" w:hAnsi="仿宋" w:eastAsia="仿宋"/>
              </w:rPr>
            </w:pPr>
            <w:r>
              <w:rPr>
                <w:rFonts w:hint="eastAsia" w:ascii="仿宋" w:hAnsi="仿宋" w:eastAsia="仿宋" w:cs="仿宋"/>
                <w:color w:val="000000"/>
                <w:sz w:val="24"/>
                <w:szCs w:val="24"/>
              </w:rPr>
              <w:t>反显</w:t>
            </w:r>
          </w:p>
        </w:tc>
        <w:tc>
          <w:tcPr>
            <w:tcW w:w="2257" w:type="dxa"/>
          </w:tcPr>
          <w:p>
            <w:pPr>
              <w:spacing w:line="360" w:lineRule="auto"/>
              <w:rPr>
                <w:rFonts w:ascii="仿宋" w:hAnsi="仿宋" w:eastAsia="仿宋"/>
              </w:rPr>
            </w:pPr>
            <w:r>
              <w:rPr>
                <w:rFonts w:hint="eastAsia" w:ascii="仿宋" w:hAnsi="仿宋" w:eastAsia="仿宋" w:cs="仿宋"/>
                <w:color w:val="000000"/>
                <w:sz w:val="24"/>
                <w:szCs w:val="24"/>
              </w:rPr>
              <w:t>文本</w:t>
            </w:r>
          </w:p>
        </w:tc>
        <w:tc>
          <w:tcPr>
            <w:tcW w:w="2267" w:type="dxa"/>
          </w:tcPr>
          <w:p>
            <w:pPr>
              <w:spacing w:line="360" w:lineRule="auto"/>
              <w:rPr>
                <w:rFonts w:ascii="仿宋" w:hAnsi="仿宋" w:eastAsia="仿宋"/>
              </w:rPr>
            </w:pPr>
            <w:r>
              <w:rPr>
                <w:rFonts w:hint="eastAsia" w:ascii="仿宋" w:hAnsi="仿宋" w:eastAsia="仿宋" w:cs="仿宋"/>
                <w:sz w:val="24"/>
                <w:szCs w:val="24"/>
              </w:rPr>
              <w:t>展示客群名称，支持点击进入客群画像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hint="eastAsia" w:ascii="仿宋" w:hAnsi="仿宋" w:eastAsia="仿宋" w:cs="仿宋"/>
                <w:sz w:val="24"/>
                <w:szCs w:val="24"/>
              </w:rPr>
              <w:t>客群标签</w:t>
            </w:r>
          </w:p>
        </w:tc>
        <w:tc>
          <w:tcPr>
            <w:tcW w:w="2279" w:type="dxa"/>
          </w:tcPr>
          <w:p>
            <w:pPr>
              <w:spacing w:line="360" w:lineRule="auto"/>
              <w:rPr>
                <w:rFonts w:ascii="仿宋" w:hAnsi="仿宋" w:eastAsia="仿宋"/>
              </w:rPr>
            </w:pPr>
            <w:r>
              <w:rPr>
                <w:rFonts w:hint="eastAsia" w:ascii="仿宋" w:hAnsi="仿宋" w:eastAsia="仿宋" w:cs="仿宋"/>
                <w:sz w:val="24"/>
                <w:szCs w:val="24"/>
              </w:rPr>
              <w:t>反显</w:t>
            </w:r>
          </w:p>
        </w:tc>
        <w:tc>
          <w:tcPr>
            <w:tcW w:w="2257" w:type="dxa"/>
          </w:tcPr>
          <w:p>
            <w:pPr>
              <w:spacing w:line="360" w:lineRule="auto"/>
              <w:rPr>
                <w:rFonts w:ascii="仿宋" w:hAnsi="仿宋" w:eastAsia="仿宋"/>
              </w:rPr>
            </w:pPr>
            <w:r>
              <w:rPr>
                <w:rFonts w:hint="eastAsia" w:ascii="仿宋" w:hAnsi="仿宋" w:eastAsia="仿宋" w:cs="仿宋"/>
                <w:color w:val="000000"/>
                <w:sz w:val="24"/>
                <w:szCs w:val="24"/>
              </w:rPr>
              <w:t>文本</w:t>
            </w:r>
          </w:p>
        </w:tc>
        <w:tc>
          <w:tcPr>
            <w:tcW w:w="2267" w:type="dxa"/>
          </w:tcPr>
          <w:p>
            <w:pPr>
              <w:spacing w:line="360" w:lineRule="auto"/>
              <w:rPr>
                <w:rFonts w:ascii="仿宋" w:hAnsi="仿宋" w:eastAsia="仿宋"/>
              </w:rPr>
            </w:pPr>
            <w:r>
              <w:rPr>
                <w:rFonts w:hint="eastAsia" w:ascii="仿宋" w:hAnsi="仿宋" w:eastAsia="仿宋" w:cs="仿宋"/>
                <w:color w:val="000000"/>
                <w:sz w:val="24"/>
                <w:szCs w:val="24"/>
              </w:rPr>
              <w:t>显示该客群的标签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hint="eastAsia" w:ascii="仿宋" w:hAnsi="仿宋" w:eastAsia="仿宋" w:cs="仿宋"/>
                <w:sz w:val="24"/>
                <w:szCs w:val="24"/>
              </w:rPr>
              <w:t>客户数</w:t>
            </w:r>
          </w:p>
        </w:tc>
        <w:tc>
          <w:tcPr>
            <w:tcW w:w="2279" w:type="dxa"/>
          </w:tcPr>
          <w:p>
            <w:pPr>
              <w:spacing w:line="360" w:lineRule="auto"/>
              <w:rPr>
                <w:rFonts w:ascii="仿宋" w:hAnsi="仿宋" w:eastAsia="仿宋"/>
              </w:rPr>
            </w:pPr>
            <w:r>
              <w:rPr>
                <w:rFonts w:hint="eastAsia" w:ascii="仿宋" w:hAnsi="仿宋" w:eastAsia="仿宋" w:cs="仿宋"/>
                <w:sz w:val="24"/>
                <w:szCs w:val="24"/>
              </w:rPr>
              <w:t>反显、格式化：10,000</w:t>
            </w:r>
          </w:p>
        </w:tc>
        <w:tc>
          <w:tcPr>
            <w:tcW w:w="2257" w:type="dxa"/>
          </w:tcPr>
          <w:p>
            <w:pPr>
              <w:spacing w:line="360" w:lineRule="auto"/>
              <w:rPr>
                <w:rFonts w:ascii="仿宋" w:hAnsi="仿宋" w:eastAsia="仿宋"/>
              </w:rPr>
            </w:pPr>
            <w:r>
              <w:rPr>
                <w:rFonts w:hint="eastAsia" w:ascii="仿宋" w:hAnsi="仿宋" w:eastAsia="仿宋" w:cs="仿宋"/>
                <w:color w:val="000000"/>
                <w:sz w:val="24"/>
                <w:szCs w:val="24"/>
              </w:rPr>
              <w:t>文本</w:t>
            </w:r>
          </w:p>
        </w:tc>
        <w:tc>
          <w:tcPr>
            <w:tcW w:w="2267" w:type="dxa"/>
          </w:tcPr>
          <w:p>
            <w:pPr>
              <w:spacing w:line="360" w:lineRule="auto"/>
              <w:rPr>
                <w:rFonts w:ascii="仿宋" w:hAnsi="仿宋" w:eastAsia="仿宋"/>
              </w:rPr>
            </w:pPr>
            <w:r>
              <w:rPr>
                <w:rFonts w:hint="eastAsia" w:ascii="仿宋" w:hAnsi="仿宋" w:eastAsia="仿宋" w:cs="仿宋"/>
                <w:color w:val="000000"/>
                <w:sz w:val="24"/>
                <w:szCs w:val="24"/>
              </w:rPr>
              <w:t>显示 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hint="eastAsia" w:ascii="仿宋" w:hAnsi="仿宋" w:eastAsia="仿宋" w:cs="仿宋"/>
                <w:sz w:val="24"/>
                <w:szCs w:val="24"/>
              </w:rPr>
              <w:t>客群类型</w:t>
            </w:r>
          </w:p>
        </w:tc>
        <w:tc>
          <w:tcPr>
            <w:tcW w:w="2279" w:type="dxa"/>
          </w:tcPr>
          <w:p>
            <w:pPr>
              <w:spacing w:line="360" w:lineRule="auto"/>
              <w:rPr>
                <w:rFonts w:ascii="仿宋" w:hAnsi="仿宋" w:eastAsia="仿宋"/>
              </w:rPr>
            </w:pPr>
            <w:r>
              <w:rPr>
                <w:rFonts w:hint="eastAsia" w:ascii="仿宋" w:hAnsi="仿宋" w:eastAsia="仿宋" w:cs="仿宋"/>
                <w:sz w:val="24"/>
                <w:szCs w:val="24"/>
              </w:rPr>
              <w:t>反显</w:t>
            </w:r>
          </w:p>
        </w:tc>
        <w:tc>
          <w:tcPr>
            <w:tcW w:w="2257" w:type="dxa"/>
          </w:tcPr>
          <w:p>
            <w:pPr>
              <w:spacing w:line="360" w:lineRule="auto"/>
              <w:rPr>
                <w:rFonts w:ascii="仿宋" w:hAnsi="仿宋" w:eastAsia="仿宋"/>
              </w:rPr>
            </w:pPr>
            <w:r>
              <w:rPr>
                <w:rFonts w:hint="eastAsia" w:ascii="仿宋" w:hAnsi="仿宋" w:eastAsia="仿宋" w:cs="仿宋"/>
                <w:color w:val="000000"/>
                <w:sz w:val="24"/>
                <w:szCs w:val="24"/>
              </w:rPr>
              <w:t>文本</w:t>
            </w:r>
          </w:p>
        </w:tc>
        <w:tc>
          <w:tcPr>
            <w:tcW w:w="2267" w:type="dxa"/>
          </w:tcPr>
          <w:p>
            <w:pPr>
              <w:spacing w:line="360" w:lineRule="auto"/>
              <w:rPr>
                <w:rFonts w:ascii="仿宋" w:hAnsi="仿宋" w:eastAsia="仿宋"/>
              </w:rPr>
            </w:pPr>
            <w:r>
              <w:rPr>
                <w:rFonts w:hint="eastAsia" w:ascii="仿宋" w:hAnsi="仿宋" w:eastAsia="仿宋" w:cs="仿宋"/>
                <w:sz w:val="24"/>
                <w:szCs w:val="24"/>
              </w:rPr>
              <w:t>枚举值：动态、静态）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hint="eastAsia" w:ascii="仿宋" w:hAnsi="仿宋" w:eastAsia="仿宋" w:cs="仿宋"/>
                <w:sz w:val="24"/>
                <w:szCs w:val="24"/>
              </w:rPr>
              <w:t>创建人</w:t>
            </w:r>
          </w:p>
        </w:tc>
        <w:tc>
          <w:tcPr>
            <w:tcW w:w="2279" w:type="dxa"/>
          </w:tcPr>
          <w:p>
            <w:pPr>
              <w:spacing w:line="360" w:lineRule="auto"/>
              <w:jc w:val="left"/>
              <w:rPr>
                <w:rFonts w:ascii="仿宋" w:hAnsi="仿宋" w:eastAsia="仿宋"/>
              </w:rPr>
            </w:pPr>
            <w:r>
              <w:rPr>
                <w:rFonts w:hint="eastAsia" w:ascii="仿宋" w:hAnsi="仿宋" w:eastAsia="仿宋" w:cs="仿宋"/>
                <w:sz w:val="24"/>
                <w:szCs w:val="24"/>
              </w:rPr>
              <w:t>反显、格式：工号+姓名</w:t>
            </w:r>
          </w:p>
        </w:tc>
        <w:tc>
          <w:tcPr>
            <w:tcW w:w="2257" w:type="dxa"/>
          </w:tcPr>
          <w:p>
            <w:pPr>
              <w:spacing w:line="360" w:lineRule="auto"/>
              <w:rPr>
                <w:rFonts w:ascii="仿宋" w:hAnsi="仿宋" w:eastAsia="仿宋"/>
              </w:rPr>
            </w:pPr>
            <w:r>
              <w:rPr>
                <w:rFonts w:hint="eastAsia" w:ascii="仿宋" w:hAnsi="仿宋" w:eastAsia="仿宋" w:cs="仿宋"/>
                <w:color w:val="000000"/>
                <w:sz w:val="24"/>
                <w:szCs w:val="24"/>
              </w:rPr>
              <w:t>文本</w:t>
            </w:r>
          </w:p>
        </w:tc>
        <w:tc>
          <w:tcPr>
            <w:tcW w:w="2267" w:type="dxa"/>
          </w:tcPr>
          <w:p>
            <w:pPr>
              <w:spacing w:line="360" w:lineRule="auto"/>
              <w:rPr>
                <w:rFonts w:ascii="仿宋" w:hAnsi="仿宋" w:eastAsia="仿宋"/>
              </w:rPr>
            </w:pPr>
            <w:r>
              <w:rPr>
                <w:rFonts w:hint="eastAsia" w:ascii="仿宋" w:hAnsi="仿宋" w:eastAsia="仿宋" w:cs="仿宋"/>
                <w:color w:val="000000"/>
                <w:sz w:val="24"/>
                <w:szCs w:val="24"/>
              </w:rPr>
              <w:t>显示客群创建人工号及姓名。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hint="eastAsia" w:ascii="仿宋" w:hAnsi="仿宋" w:eastAsia="仿宋" w:cs="仿宋"/>
                <w:sz w:val="24"/>
                <w:szCs w:val="24"/>
              </w:rPr>
              <w:t>创建时间</w:t>
            </w:r>
          </w:p>
        </w:tc>
        <w:tc>
          <w:tcPr>
            <w:tcW w:w="2279" w:type="dxa"/>
          </w:tcPr>
          <w:p>
            <w:pPr>
              <w:spacing w:line="360" w:lineRule="auto"/>
              <w:jc w:val="left"/>
              <w:rPr>
                <w:rFonts w:ascii="仿宋" w:hAnsi="仿宋" w:eastAsia="仿宋"/>
              </w:rPr>
            </w:pPr>
            <w:r>
              <w:rPr>
                <w:rFonts w:hint="eastAsia" w:ascii="仿宋" w:hAnsi="仿宋" w:eastAsia="仿宋" w:cs="仿宋"/>
                <w:sz w:val="24"/>
                <w:szCs w:val="24"/>
              </w:rPr>
              <w:t>反显、格式化：YYYY-MM-DD HH:mm</w:t>
            </w:r>
          </w:p>
        </w:tc>
        <w:tc>
          <w:tcPr>
            <w:tcW w:w="2257" w:type="dxa"/>
          </w:tcPr>
          <w:p>
            <w:pPr>
              <w:spacing w:line="360" w:lineRule="auto"/>
              <w:rPr>
                <w:rFonts w:ascii="仿宋" w:hAnsi="仿宋" w:eastAsia="仿宋"/>
              </w:rPr>
            </w:pPr>
            <w:r>
              <w:rPr>
                <w:rFonts w:hint="eastAsia" w:ascii="仿宋" w:hAnsi="仿宋" w:eastAsia="仿宋" w:cs="仿宋"/>
                <w:color w:val="000000"/>
                <w:sz w:val="24"/>
                <w:szCs w:val="24"/>
              </w:rPr>
              <w:t>文本</w:t>
            </w:r>
          </w:p>
        </w:tc>
        <w:tc>
          <w:tcPr>
            <w:tcW w:w="2267" w:type="dxa"/>
          </w:tcPr>
          <w:p>
            <w:pPr>
              <w:spacing w:line="360" w:lineRule="auto"/>
              <w:rPr>
                <w:rFonts w:ascii="仿宋" w:hAnsi="仿宋" w:eastAsia="仿宋"/>
              </w:rPr>
            </w:pPr>
            <w:r>
              <w:rPr>
                <w:rFonts w:hint="eastAsia" w:ascii="仿宋" w:hAnsi="仿宋" w:eastAsia="仿宋" w:cs="仿宋"/>
                <w:color w:val="000000"/>
                <w:sz w:val="24"/>
                <w:szCs w:val="24"/>
              </w:rPr>
              <w:t>显示客群创建时间。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hint="eastAsia" w:ascii="仿宋" w:hAnsi="仿宋" w:eastAsia="仿宋" w:cs="仿宋"/>
                <w:sz w:val="24"/>
                <w:szCs w:val="24"/>
              </w:rPr>
              <w:t>操作</w:t>
            </w:r>
          </w:p>
        </w:tc>
        <w:tc>
          <w:tcPr>
            <w:tcW w:w="2279" w:type="dxa"/>
          </w:tcPr>
          <w:p>
            <w:pPr>
              <w:spacing w:line="360" w:lineRule="auto"/>
              <w:rPr>
                <w:rFonts w:ascii="仿宋" w:hAnsi="仿宋" w:eastAsia="仿宋"/>
              </w:rPr>
            </w:pPr>
            <w:r>
              <w:rPr>
                <w:rFonts w:hint="eastAsia" w:ascii="仿宋" w:hAnsi="仿宋" w:eastAsia="仿宋" w:cs="仿宋"/>
                <w:sz w:val="24"/>
                <w:szCs w:val="24"/>
              </w:rPr>
              <w:t>反显</w:t>
            </w:r>
          </w:p>
        </w:tc>
        <w:tc>
          <w:tcPr>
            <w:tcW w:w="2257" w:type="dxa"/>
          </w:tcPr>
          <w:p>
            <w:pPr>
              <w:spacing w:line="360" w:lineRule="auto"/>
              <w:rPr>
                <w:rFonts w:ascii="仿宋" w:hAnsi="仿宋" w:eastAsia="仿宋"/>
              </w:rPr>
            </w:pPr>
            <w:r>
              <w:rPr>
                <w:rFonts w:hint="eastAsia" w:ascii="仿宋" w:hAnsi="仿宋" w:eastAsia="仿宋" w:cs="仿宋"/>
                <w:color w:val="000000"/>
                <w:sz w:val="24"/>
                <w:szCs w:val="24"/>
              </w:rPr>
              <w:t>按钮</w:t>
            </w:r>
          </w:p>
        </w:tc>
        <w:tc>
          <w:tcPr>
            <w:tcW w:w="2267" w:type="dxa"/>
          </w:tcPr>
          <w:p>
            <w:pPr>
              <w:spacing w:line="360" w:lineRule="auto"/>
              <w:rPr>
                <w:rFonts w:ascii="仿宋" w:hAnsi="仿宋" w:eastAsia="仿宋"/>
              </w:rPr>
            </w:pPr>
            <w:r>
              <w:rPr>
                <w:rFonts w:hint="eastAsia" w:ascii="仿宋" w:hAnsi="仿宋" w:eastAsia="仿宋" w:cs="仿宋"/>
                <w:color w:val="000000"/>
                <w:sz w:val="24"/>
                <w:szCs w:val="24"/>
              </w:rPr>
              <w:t>按钮：编辑</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输入输出的界面</w:t>
      </w:r>
    </w:p>
    <w:p>
      <w:pPr>
        <w:spacing w:line="360" w:lineRule="auto"/>
        <w:jc w:val="left"/>
        <w:rPr>
          <w:rFonts w:ascii="仿宋" w:hAnsi="仿宋" w:eastAsia="仿宋" w:cs="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核算处理</w:t>
      </w:r>
    </w:p>
    <w:p>
      <w:pPr>
        <w:spacing w:line="360" w:lineRule="auto"/>
        <w:rPr>
          <w:rFonts w:ascii="仿宋" w:hAnsi="仿宋" w:eastAsia="仿宋" w:cs="仿宋"/>
          <w:sz w:val="24"/>
          <w:szCs w:val="24"/>
        </w:rPr>
      </w:pPr>
      <w:r>
        <w:rPr>
          <w:rFonts w:hint="eastAsia" w:ascii="仿宋" w:hAnsi="仿宋" w:eastAsia="仿宋" w:cs="仿宋"/>
          <w:color w:val="000000"/>
          <w:sz w:val="24"/>
          <w:szCs w:val="24"/>
        </w:rPr>
        <w:t>不涉及</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cs="仿宋"/>
          <w:sz w:val="24"/>
          <w:szCs w:val="24"/>
        </w:rPr>
        <w:t>凭证/</w:t>
      </w:r>
      <w:r>
        <w:rPr>
          <w:rFonts w:hint="eastAsia" w:ascii="仿宋" w:hAnsi="仿宋" w:eastAsia="仿宋"/>
          <w:i w:val="0"/>
          <w:iCs w:val="0"/>
        </w:rPr>
        <w:t>合同</w:t>
      </w:r>
      <w:r>
        <w:rPr>
          <w:rFonts w:hint="eastAsia" w:ascii="仿宋" w:hAnsi="仿宋" w:eastAsia="仿宋" w:cs="仿宋"/>
          <w:sz w:val="24"/>
          <w:szCs w:val="24"/>
        </w:rPr>
        <w:t>/协议打印</w:t>
      </w:r>
    </w:p>
    <w:p>
      <w:pPr>
        <w:spacing w:line="360" w:lineRule="auto"/>
        <w:rPr>
          <w:rFonts w:ascii="仿宋" w:hAnsi="仿宋" w:eastAsia="仿宋" w:cs="仿宋"/>
          <w:sz w:val="24"/>
          <w:szCs w:val="24"/>
        </w:rPr>
      </w:pPr>
      <w:r>
        <w:rPr>
          <w:rFonts w:hint="eastAsia" w:ascii="仿宋" w:hAnsi="仿宋" w:eastAsia="仿宋" w:cs="仿宋"/>
          <w:color w:val="000000"/>
          <w:sz w:val="24"/>
          <w:szCs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客群管理-新增</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功能描述</w:t>
      </w:r>
    </w:p>
    <w:p>
      <w:pPr>
        <w:spacing w:after="0" w:line="360" w:lineRule="auto"/>
        <w:rPr>
          <w:rFonts w:ascii="仿宋" w:hAnsi="仿宋" w:eastAsia="仿宋"/>
          <w:color w:val="000000"/>
          <w:sz w:val="24"/>
          <w:szCs w:val="24"/>
        </w:rPr>
      </w:pPr>
      <w:r>
        <w:rPr>
          <w:rFonts w:hint="eastAsia" w:ascii="仿宋" w:hAnsi="仿宋" w:eastAsia="仿宋"/>
          <w:color w:val="000000"/>
          <w:sz w:val="24"/>
          <w:szCs w:val="24"/>
        </w:rPr>
        <w:t>支持用户通过标签组合、客户筛选及创建新客群，提升客群沉淀和后续精准营销能力。</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输入</w:t>
      </w:r>
    </w:p>
    <w:p>
      <w:pPr>
        <w:spacing w:line="360" w:lineRule="auto"/>
        <w:rPr>
          <w:rFonts w:ascii="仿宋" w:hAnsi="仿宋" w:eastAsia="仿宋" w:cs="仿宋"/>
          <w:sz w:val="24"/>
          <w:szCs w:val="24"/>
        </w:rPr>
      </w:pPr>
      <w:r>
        <w:rPr>
          <w:rFonts w:hint="eastAsia" w:ascii="仿宋" w:hAnsi="仿宋" w:eastAsia="仿宋" w:cs="仿宋"/>
          <w:sz w:val="24"/>
          <w:szCs w:val="24"/>
        </w:rPr>
        <w:t>用户在客群管理列表左上角统一操作按钮区点击“新增”按钮，跳转至高级查询与策略界面。</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点击新增（</w:t>
      </w:r>
      <w:r>
        <w:rPr>
          <w:rFonts w:hint="eastAsia" w:ascii="仿宋" w:hAnsi="仿宋" w:eastAsia="仿宋" w:cs="仿宋"/>
          <w:sz w:val="24"/>
          <w:szCs w:val="24"/>
        </w:rPr>
        <w:t>高级查询与策略</w:t>
      </w:r>
      <w:r>
        <w:rPr>
          <w:rFonts w:hint="eastAsia" w:ascii="仿宋" w:hAnsi="仿宋" w:eastAsia="仿宋" w:cs="仿宋"/>
          <w:color w:val="000000"/>
          <w:sz w:val="24"/>
          <w:szCs w:val="24"/>
        </w:rPr>
        <w:t>）页面的“保存”按钮，客群（策略）保存界面输入要素：</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71"/>
        <w:gridCol w:w="2263"/>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要素名称</w:t>
            </w:r>
          </w:p>
        </w:tc>
        <w:tc>
          <w:tcPr>
            <w:tcW w:w="227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约束及校验规则</w:t>
            </w:r>
          </w:p>
        </w:tc>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数据类型</w:t>
            </w:r>
          </w:p>
        </w:tc>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客群名称</w:t>
            </w:r>
          </w:p>
        </w:tc>
        <w:tc>
          <w:tcPr>
            <w:tcW w:w="2271" w:type="dxa"/>
          </w:tcPr>
          <w:p>
            <w:pPr>
              <w:spacing w:after="0" w:line="360" w:lineRule="auto"/>
              <w:rPr>
                <w:rFonts w:ascii="仿宋" w:hAnsi="仿宋" w:eastAsia="仿宋" w:cs="仿宋"/>
                <w:sz w:val="24"/>
                <w:szCs w:val="24"/>
              </w:rPr>
            </w:pPr>
            <w:r>
              <w:rPr>
                <w:rFonts w:hint="eastAsia" w:ascii="仿宋" w:hAnsi="仿宋" w:eastAsia="仿宋" w:cs="仿宋"/>
                <w:sz w:val="24"/>
                <w:szCs w:val="24"/>
              </w:rPr>
              <w:t>必输</w:t>
            </w:r>
          </w:p>
        </w:tc>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文本框</w:t>
            </w:r>
          </w:p>
        </w:tc>
        <w:tc>
          <w:tcPr>
            <w:tcW w:w="2263"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支持录入客群名称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客群类型</w:t>
            </w:r>
          </w:p>
        </w:tc>
        <w:tc>
          <w:tcPr>
            <w:tcW w:w="2271" w:type="dxa"/>
          </w:tcPr>
          <w:p>
            <w:pPr>
              <w:spacing w:after="0" w:line="360" w:lineRule="auto"/>
              <w:rPr>
                <w:rFonts w:ascii="仿宋" w:hAnsi="仿宋" w:eastAsia="仿宋" w:cs="仿宋"/>
                <w:sz w:val="24"/>
                <w:szCs w:val="24"/>
              </w:rPr>
            </w:pPr>
            <w:r>
              <w:rPr>
                <w:rFonts w:hint="eastAsia" w:ascii="仿宋" w:hAnsi="仿宋" w:eastAsia="仿宋" w:cs="仿宋"/>
                <w:sz w:val="24"/>
                <w:szCs w:val="24"/>
              </w:rPr>
              <w:t>必输</w:t>
            </w:r>
          </w:p>
        </w:tc>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下拉框</w:t>
            </w:r>
          </w:p>
        </w:tc>
        <w:tc>
          <w:tcPr>
            <w:tcW w:w="2263"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支持选择客群类型查询、枚举值：静态、动态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共享客群规则</w:t>
            </w:r>
          </w:p>
        </w:tc>
        <w:tc>
          <w:tcPr>
            <w:tcW w:w="2271" w:type="dxa"/>
          </w:tcPr>
          <w:p>
            <w:pPr>
              <w:spacing w:after="0"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非必输、默认不共享</w:t>
            </w:r>
          </w:p>
        </w:tc>
        <w:tc>
          <w:tcPr>
            <w:tcW w:w="2263" w:type="dxa"/>
          </w:tcPr>
          <w:p>
            <w:pPr>
              <w:spacing w:after="0"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开关组件</w:t>
            </w:r>
          </w:p>
        </w:tc>
        <w:tc>
          <w:tcPr>
            <w:tcW w:w="2263" w:type="dxa"/>
            <w:shd w:val="clear" w:color="auto" w:fill="auto"/>
          </w:tcPr>
          <w:p>
            <w:pPr>
              <w:spacing w:after="0"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支持打开共享开关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客群说明</w:t>
            </w:r>
          </w:p>
        </w:tc>
        <w:tc>
          <w:tcPr>
            <w:tcW w:w="2271" w:type="dxa"/>
          </w:tcPr>
          <w:p>
            <w:pPr>
              <w:spacing w:after="0" w:line="360" w:lineRule="auto"/>
              <w:rPr>
                <w:rFonts w:ascii="仿宋" w:hAnsi="仿宋" w:eastAsia="仿宋" w:cs="仿宋"/>
                <w:sz w:val="24"/>
                <w:szCs w:val="24"/>
              </w:rPr>
            </w:pPr>
            <w:r>
              <w:rPr>
                <w:rFonts w:hint="eastAsia" w:ascii="仿宋" w:hAnsi="仿宋" w:eastAsia="仿宋" w:cs="仿宋"/>
                <w:sz w:val="24"/>
                <w:szCs w:val="24"/>
              </w:rPr>
              <w:t>必输、最大支持输入3</w:t>
            </w:r>
            <w:r>
              <w:rPr>
                <w:rFonts w:ascii="仿宋" w:hAnsi="仿宋" w:eastAsia="仿宋" w:cs="仿宋"/>
                <w:sz w:val="24"/>
                <w:szCs w:val="24"/>
              </w:rPr>
              <w:t>00</w:t>
            </w:r>
            <w:r>
              <w:rPr>
                <w:rFonts w:hint="eastAsia" w:ascii="仿宋" w:hAnsi="仿宋" w:eastAsia="仿宋" w:cs="仿宋"/>
                <w:sz w:val="24"/>
                <w:szCs w:val="24"/>
              </w:rPr>
              <w:t>字</w:t>
            </w:r>
          </w:p>
        </w:tc>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多行文本框</w:t>
            </w:r>
          </w:p>
        </w:tc>
        <w:tc>
          <w:tcPr>
            <w:tcW w:w="2263"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支持录入客群说明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rPr>
              <w:t>确定</w:t>
            </w:r>
          </w:p>
        </w:tc>
        <w:tc>
          <w:tcPr>
            <w:tcW w:w="2271" w:type="dxa"/>
          </w:tcPr>
          <w:p>
            <w:pPr>
              <w:spacing w:after="0" w:line="360" w:lineRule="auto"/>
              <w:rPr>
                <w:rFonts w:ascii="仿宋" w:hAnsi="仿宋" w:eastAsia="仿宋" w:cs="仿宋"/>
                <w:sz w:val="24"/>
                <w:szCs w:val="24"/>
              </w:rPr>
            </w:pPr>
            <w:r>
              <w:rPr>
                <w:rFonts w:ascii="仿宋" w:hAnsi="仿宋" w:eastAsia="仿宋"/>
                <w:color w:val="000000"/>
                <w:sz w:val="24"/>
              </w:rPr>
              <w:t>点击触发</w:t>
            </w:r>
            <w:r>
              <w:rPr>
                <w:rFonts w:hint="eastAsia" w:ascii="仿宋" w:hAnsi="仿宋" w:eastAsia="仿宋"/>
                <w:color w:val="000000"/>
                <w:sz w:val="24"/>
              </w:rPr>
              <w:t>保存</w:t>
            </w:r>
          </w:p>
        </w:tc>
        <w:tc>
          <w:tcPr>
            <w:tcW w:w="2263" w:type="dxa"/>
          </w:tcPr>
          <w:p>
            <w:pPr>
              <w:spacing w:after="0" w:line="360" w:lineRule="auto"/>
              <w:rPr>
                <w:rFonts w:ascii="仿宋" w:hAnsi="仿宋" w:eastAsia="仿宋" w:cs="仿宋"/>
                <w:sz w:val="24"/>
                <w:szCs w:val="24"/>
              </w:rPr>
            </w:pPr>
            <w:r>
              <w:rPr>
                <w:rFonts w:ascii="仿宋" w:hAnsi="仿宋" w:eastAsia="仿宋"/>
                <w:color w:val="000000"/>
                <w:sz w:val="24"/>
              </w:rPr>
              <w:t>按钮</w:t>
            </w:r>
          </w:p>
        </w:tc>
        <w:tc>
          <w:tcPr>
            <w:tcW w:w="2263"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保存客群策略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rPr>
              <w:t>取消</w:t>
            </w:r>
          </w:p>
        </w:tc>
        <w:tc>
          <w:tcPr>
            <w:tcW w:w="2271" w:type="dxa"/>
          </w:tcPr>
          <w:p>
            <w:pPr>
              <w:spacing w:after="0" w:line="360" w:lineRule="auto"/>
              <w:rPr>
                <w:rFonts w:ascii="仿宋" w:hAnsi="仿宋" w:eastAsia="仿宋" w:cs="仿宋"/>
                <w:sz w:val="24"/>
                <w:szCs w:val="24"/>
              </w:rPr>
            </w:pPr>
            <w:r>
              <w:rPr>
                <w:rFonts w:ascii="仿宋" w:hAnsi="仿宋" w:eastAsia="仿宋"/>
                <w:color w:val="000000"/>
                <w:sz w:val="24"/>
              </w:rPr>
              <w:t>点击</w:t>
            </w:r>
            <w:r>
              <w:rPr>
                <w:rFonts w:hint="eastAsia" w:ascii="仿宋" w:hAnsi="仿宋" w:eastAsia="仿宋"/>
                <w:color w:val="000000"/>
                <w:sz w:val="24"/>
              </w:rPr>
              <w:t>关闭页面</w:t>
            </w:r>
          </w:p>
        </w:tc>
        <w:tc>
          <w:tcPr>
            <w:tcW w:w="2263" w:type="dxa"/>
          </w:tcPr>
          <w:p>
            <w:pPr>
              <w:spacing w:after="0" w:line="360" w:lineRule="auto"/>
              <w:rPr>
                <w:rFonts w:ascii="仿宋" w:hAnsi="仿宋" w:eastAsia="仿宋" w:cs="仿宋"/>
                <w:sz w:val="24"/>
                <w:szCs w:val="24"/>
              </w:rPr>
            </w:pPr>
            <w:r>
              <w:rPr>
                <w:rFonts w:ascii="仿宋" w:hAnsi="仿宋" w:eastAsia="仿宋"/>
                <w:color w:val="000000"/>
                <w:sz w:val="24"/>
              </w:rPr>
              <w:t>按钮</w:t>
            </w:r>
          </w:p>
        </w:tc>
        <w:tc>
          <w:tcPr>
            <w:tcW w:w="2263" w:type="dxa"/>
            <w:shd w:val="clear" w:color="auto" w:fill="auto"/>
          </w:tcPr>
          <w:p>
            <w:pPr>
              <w:spacing w:after="0" w:line="360" w:lineRule="auto"/>
              <w:rPr>
                <w:rFonts w:ascii="仿宋" w:hAnsi="仿宋" w:eastAsia="仿宋" w:cs="仿宋"/>
                <w:sz w:val="24"/>
                <w:szCs w:val="24"/>
              </w:rPr>
            </w:pPr>
            <w:r>
              <w:rPr>
                <w:rFonts w:hint="eastAsia" w:ascii="仿宋" w:hAnsi="仿宋" w:eastAsia="仿宋"/>
                <w:color w:val="000000"/>
                <w:sz w:val="24"/>
              </w:rPr>
              <w:t>关闭</w:t>
            </w:r>
            <w:r>
              <w:rPr>
                <w:rFonts w:ascii="仿宋" w:hAnsi="仿宋" w:eastAsia="仿宋"/>
                <w:color w:val="000000"/>
                <w:sz w:val="24"/>
              </w:rPr>
              <w:t>当前</w:t>
            </w:r>
            <w:r>
              <w:rPr>
                <w:rFonts w:hint="eastAsia" w:ascii="仿宋" w:hAnsi="仿宋" w:eastAsia="仿宋"/>
                <w:color w:val="000000"/>
                <w:sz w:val="24"/>
              </w:rPr>
              <w:t>页面</w:t>
            </w:r>
          </w:p>
        </w:tc>
      </w:tr>
    </w:tbl>
    <w:p>
      <w:pPr>
        <w:spacing w:line="360" w:lineRule="auto"/>
        <w:rPr>
          <w:rFonts w:ascii="仿宋" w:hAnsi="仿宋" w:eastAsia="仿宋" w:cs="仿宋"/>
          <w:sz w:val="24"/>
          <w:szCs w:val="24"/>
        </w:rPr>
      </w:pP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处理</w:t>
      </w:r>
    </w:p>
    <w:p>
      <w:pPr>
        <w:spacing w:line="360" w:lineRule="auto"/>
        <w:rPr>
          <w:rFonts w:ascii="仿宋" w:hAnsi="仿宋" w:eastAsia="仿宋" w:cs="仿宋"/>
          <w:sz w:val="24"/>
          <w:szCs w:val="24"/>
        </w:rPr>
      </w:pPr>
      <w:r>
        <w:rPr>
          <w:rFonts w:hint="eastAsia" w:ascii="仿宋" w:hAnsi="仿宋" w:eastAsia="仿宋" w:cs="仿宋"/>
          <w:b/>
          <w:color w:val="000000"/>
          <w:sz w:val="24"/>
          <w:szCs w:val="24"/>
        </w:rPr>
        <w:t>（一）操作说明</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1、用户在客户管理</w:t>
      </w:r>
      <w:r>
        <w:rPr>
          <w:rFonts w:ascii="仿宋" w:hAnsi="仿宋" w:eastAsia="仿宋" w:cs="仿宋"/>
          <w:color w:val="000000"/>
          <w:sz w:val="24"/>
          <w:szCs w:val="24"/>
        </w:rPr>
        <w:t>/</w:t>
      </w:r>
      <w:r>
        <w:rPr>
          <w:rFonts w:hint="eastAsia" w:ascii="仿宋" w:hAnsi="仿宋" w:eastAsia="仿宋" w:cs="仿宋"/>
          <w:color w:val="000000"/>
          <w:sz w:val="24"/>
          <w:szCs w:val="24"/>
        </w:rPr>
        <w:t>客群管理页面，点击“新增”按钮，系统跳转至“新增”界面。</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2、在新增（</w:t>
      </w:r>
      <w:r>
        <w:rPr>
          <w:rFonts w:hint="eastAsia" w:ascii="仿宋" w:hAnsi="仿宋" w:eastAsia="仿宋" w:cs="仿宋"/>
          <w:sz w:val="24"/>
          <w:szCs w:val="24"/>
        </w:rPr>
        <w:t>高级查询与策略</w:t>
      </w:r>
      <w:r>
        <w:rPr>
          <w:rFonts w:hint="eastAsia" w:ascii="仿宋" w:hAnsi="仿宋" w:eastAsia="仿宋" w:cs="仿宋"/>
          <w:color w:val="000000"/>
          <w:sz w:val="24"/>
          <w:szCs w:val="24"/>
        </w:rPr>
        <w:t>）页面，从左侧个人标签库选择标签，拖拽至右侧条件组合区域并设置标签的条件值。</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3</w:t>
      </w:r>
      <w:r>
        <w:rPr>
          <w:rFonts w:hint="eastAsia" w:ascii="仿宋" w:hAnsi="仿宋" w:eastAsia="仿宋" w:cs="仿宋"/>
          <w:color w:val="000000"/>
          <w:sz w:val="24"/>
          <w:szCs w:val="24"/>
        </w:rPr>
        <w:t>、点击“刷新客户”按钮，基于当前条件组合策略筛选客户。点击“清单预览”按钮，预览查询的客户清单。</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点击“保存”按钮，从右侧抽屉式弹出客群（策略）保存页面，点击“</w:t>
      </w:r>
      <w:r>
        <w:rPr>
          <w:rFonts w:hint="eastAsia" w:ascii="仿宋" w:hAnsi="仿宋" w:eastAsia="仿宋" w:cs="仿宋"/>
          <w:sz w:val="24"/>
        </w:rPr>
        <w:t>确定</w:t>
      </w:r>
      <w:r>
        <w:rPr>
          <w:rFonts w:hint="eastAsia" w:ascii="仿宋" w:hAnsi="仿宋" w:eastAsia="仿宋" w:cs="仿宋"/>
          <w:color w:val="000000"/>
          <w:sz w:val="24"/>
          <w:szCs w:val="24"/>
        </w:rPr>
        <w:t>”按钮，进行必填项校验，校验通过后保存入库并关闭当前页面及新增（</w:t>
      </w:r>
      <w:r>
        <w:rPr>
          <w:rFonts w:hint="eastAsia" w:ascii="仿宋" w:hAnsi="仿宋" w:eastAsia="仿宋" w:cs="仿宋"/>
          <w:sz w:val="24"/>
          <w:szCs w:val="24"/>
        </w:rPr>
        <w:t>高级查询与策略</w:t>
      </w:r>
      <w:r>
        <w:rPr>
          <w:rFonts w:hint="eastAsia" w:ascii="仿宋" w:hAnsi="仿宋" w:eastAsia="仿宋" w:cs="仿宋"/>
          <w:color w:val="000000"/>
          <w:sz w:val="24"/>
          <w:szCs w:val="24"/>
        </w:rPr>
        <w:t>）页面，同时刷新客群管理列表，提示：“XX客群保存成功！”。点击“</w:t>
      </w:r>
      <w:r>
        <w:rPr>
          <w:rFonts w:hint="eastAsia" w:ascii="仿宋" w:hAnsi="仿宋" w:eastAsia="仿宋" w:cs="仿宋"/>
          <w:sz w:val="24"/>
        </w:rPr>
        <w:t>取消</w:t>
      </w:r>
      <w:r>
        <w:rPr>
          <w:rFonts w:hint="eastAsia" w:ascii="仿宋" w:hAnsi="仿宋" w:eastAsia="仿宋" w:cs="仿宋"/>
          <w:color w:val="000000"/>
          <w:sz w:val="24"/>
          <w:szCs w:val="24"/>
        </w:rPr>
        <w:t>”按钮，关闭当前页面。</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点击“返回”按钮，关闭新增（</w:t>
      </w:r>
      <w:r>
        <w:rPr>
          <w:rFonts w:hint="eastAsia" w:ascii="仿宋" w:hAnsi="仿宋" w:eastAsia="仿宋" w:cs="仿宋"/>
          <w:sz w:val="24"/>
          <w:szCs w:val="24"/>
        </w:rPr>
        <w:t>高级查询与策略</w:t>
      </w:r>
      <w:r>
        <w:rPr>
          <w:rFonts w:hint="eastAsia" w:ascii="仿宋" w:hAnsi="仿宋" w:eastAsia="仿宋" w:cs="仿宋"/>
          <w:color w:val="000000"/>
          <w:sz w:val="24"/>
          <w:szCs w:val="24"/>
        </w:rPr>
        <w:t>）页面，返回客群列表页面。</w:t>
      </w:r>
    </w:p>
    <w:p>
      <w:pPr>
        <w:spacing w:line="360" w:lineRule="auto"/>
        <w:rPr>
          <w:rFonts w:ascii="仿宋" w:hAnsi="仿宋" w:eastAsia="仿宋" w:cs="仿宋"/>
          <w:sz w:val="24"/>
          <w:szCs w:val="24"/>
        </w:rPr>
      </w:pPr>
      <w:r>
        <w:rPr>
          <w:rFonts w:hint="eastAsia" w:ascii="仿宋" w:hAnsi="仿宋" w:eastAsia="仿宋" w:cs="仿宋"/>
          <w:b/>
          <w:color w:val="000000"/>
          <w:sz w:val="24"/>
          <w:szCs w:val="24"/>
        </w:rPr>
        <w:t>（二）规则与约束</w:t>
      </w:r>
    </w:p>
    <w:p>
      <w:pPr>
        <w:spacing w:line="360" w:lineRule="auto"/>
        <w:rPr>
          <w:rFonts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sz w:val="24"/>
          <w:szCs w:val="24"/>
        </w:rPr>
        <w:t>1</w:t>
      </w:r>
      <w:r>
        <w:rPr>
          <w:rFonts w:hint="eastAsia" w:ascii="仿宋" w:hAnsi="仿宋" w:eastAsia="仿宋" w:cs="仿宋"/>
          <w:color w:val="000000"/>
          <w:sz w:val="24"/>
          <w:szCs w:val="24"/>
        </w:rPr>
        <w:t>、</w:t>
      </w:r>
      <w:r>
        <w:rPr>
          <w:rFonts w:hint="eastAsia" w:ascii="仿宋" w:hAnsi="仿宋" w:eastAsia="仿宋" w:cs="仿宋"/>
          <w:color w:val="000000" w:themeColor="text1"/>
          <w:sz w:val="24"/>
          <w:szCs w:val="24"/>
          <w14:textFill>
            <w14:solidFill>
              <w14:schemeClr w14:val="tx1"/>
            </w14:solidFill>
          </w14:textFill>
        </w:rPr>
        <w:t>新增客群时，本人创建的群组名称不允许重复。</w:t>
      </w:r>
    </w:p>
    <w:p>
      <w:pPr>
        <w:spacing w:line="360" w:lineRule="auto"/>
        <w:rPr>
          <w:rFonts w:ascii="仿宋" w:hAnsi="仿宋" w:eastAsia="仿宋" w:cs="仿宋"/>
          <w:sz w:val="24"/>
          <w:szCs w:val="24"/>
        </w:rPr>
      </w:pPr>
      <w:r>
        <w:rPr>
          <w:rFonts w:hint="eastAsia" w:ascii="仿宋" w:hAnsi="仿宋" w:eastAsia="仿宋" w:cs="仿宋"/>
          <w:b/>
          <w:color w:val="000000"/>
          <w:sz w:val="24"/>
          <w:szCs w:val="24"/>
        </w:rPr>
        <w:t>（三）权限说明</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1、支持</w:t>
      </w:r>
      <w:r>
        <w:rPr>
          <w:rFonts w:hint="eastAsia" w:ascii="仿宋" w:hAnsi="仿宋" w:eastAsia="仿宋" w:cs="仿宋"/>
          <w:color w:val="000000" w:themeColor="text1"/>
          <w:sz w:val="24"/>
          <w:szCs w:val="24"/>
          <w14:textFill>
            <w14:solidFill>
              <w14:schemeClr w14:val="tx1"/>
            </w14:solidFill>
          </w14:textFill>
        </w:rPr>
        <w:t>总/分行管理用户、网点负责人与客户经理在数据权限范围内创建客群。</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输出</w:t>
      </w:r>
    </w:p>
    <w:p>
      <w:pPr>
        <w:spacing w:after="0" w:line="360" w:lineRule="auto"/>
        <w:rPr>
          <w:rFonts w:ascii="仿宋" w:hAnsi="仿宋" w:eastAsia="仿宋"/>
          <w:sz w:val="24"/>
          <w:szCs w:val="24"/>
        </w:rPr>
      </w:pPr>
      <w:r>
        <w:rPr>
          <w:rFonts w:hint="eastAsia" w:ascii="仿宋" w:hAnsi="仿宋" w:eastAsia="仿宋"/>
          <w:sz w:val="24"/>
          <w:szCs w:val="24"/>
        </w:rPr>
        <w:t>略</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输入输出的界面</w:t>
      </w:r>
    </w:p>
    <w:p>
      <w:pPr>
        <w:spacing w:line="360" w:lineRule="auto"/>
        <w:jc w:val="left"/>
        <w:rPr>
          <w:rFonts w:ascii="仿宋" w:hAnsi="仿宋" w:eastAsia="仿宋" w:cs="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核算处理</w:t>
      </w:r>
    </w:p>
    <w:p>
      <w:pPr>
        <w:spacing w:line="360" w:lineRule="auto"/>
        <w:rPr>
          <w:rFonts w:ascii="仿宋" w:hAnsi="仿宋" w:eastAsia="仿宋" w:cs="仿宋"/>
          <w:sz w:val="24"/>
          <w:szCs w:val="24"/>
        </w:rPr>
      </w:pPr>
      <w:r>
        <w:rPr>
          <w:rFonts w:hint="eastAsia" w:ascii="仿宋" w:hAnsi="仿宋" w:eastAsia="仿宋" w:cs="仿宋"/>
          <w:color w:val="000000"/>
          <w:sz w:val="24"/>
          <w:szCs w:val="24"/>
        </w:rPr>
        <w:t>不涉及</w:t>
      </w:r>
    </w:p>
    <w:p>
      <w:pPr>
        <w:pStyle w:val="7"/>
        <w:numPr>
          <w:ilvl w:val="4"/>
          <w:numId w:val="14"/>
        </w:numPr>
        <w:spacing w:line="360" w:lineRule="auto"/>
        <w:ind w:left="1418" w:hanging="1418"/>
        <w:rPr>
          <w:rFonts w:ascii="仿宋" w:hAnsi="仿宋" w:eastAsia="仿宋" w:cs="仿宋"/>
          <w:b w:val="0"/>
          <w:bCs w:val="0"/>
          <w:i w:val="0"/>
          <w:iCs w:val="0"/>
          <w:sz w:val="24"/>
          <w:szCs w:val="24"/>
        </w:rPr>
      </w:pPr>
      <w:r>
        <w:rPr>
          <w:rFonts w:hint="eastAsia" w:ascii="仿宋" w:hAnsi="仿宋" w:eastAsia="仿宋" w:cs="仿宋"/>
          <w:i w:val="0"/>
          <w:iCs w:val="0"/>
          <w:sz w:val="24"/>
          <w:szCs w:val="24"/>
        </w:rPr>
        <w:t>凭证/合同/协议打印</w:t>
      </w:r>
    </w:p>
    <w:p>
      <w:pPr>
        <w:spacing w:line="360" w:lineRule="auto"/>
        <w:rPr>
          <w:rFonts w:ascii="仿宋" w:hAnsi="仿宋" w:eastAsia="仿宋" w:cs="仿宋"/>
          <w:sz w:val="24"/>
          <w:szCs w:val="24"/>
        </w:rPr>
      </w:pPr>
      <w:r>
        <w:rPr>
          <w:rFonts w:hint="eastAsia" w:ascii="仿宋" w:hAnsi="仿宋" w:eastAsia="仿宋" w:cs="仿宋"/>
          <w:color w:val="000000"/>
          <w:sz w:val="24"/>
          <w:szCs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客群管理-编辑</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功能描述</w:t>
      </w:r>
    </w:p>
    <w:p>
      <w:pPr>
        <w:spacing w:after="0" w:line="360" w:lineRule="auto"/>
        <w:rPr>
          <w:rFonts w:ascii="仿宋" w:hAnsi="仿宋" w:eastAsia="仿宋"/>
          <w:color w:val="000000"/>
          <w:sz w:val="24"/>
          <w:szCs w:val="24"/>
        </w:rPr>
      </w:pPr>
      <w:r>
        <w:rPr>
          <w:rFonts w:hint="eastAsia" w:ascii="仿宋" w:hAnsi="仿宋" w:eastAsia="仿宋"/>
          <w:color w:val="000000"/>
          <w:sz w:val="24"/>
          <w:szCs w:val="24"/>
        </w:rPr>
        <w:t>支持用户对现有客群进行规则调整，保障客群结构与实际经营目标持续一致。</w:t>
      </w:r>
    </w:p>
    <w:p>
      <w:pPr>
        <w:pStyle w:val="7"/>
        <w:numPr>
          <w:ilvl w:val="4"/>
          <w:numId w:val="14"/>
        </w:numPr>
        <w:spacing w:line="360" w:lineRule="auto"/>
        <w:ind w:left="1418" w:hanging="1418"/>
        <w:rPr>
          <w:rFonts w:ascii="仿宋" w:hAnsi="仿宋" w:eastAsia="仿宋" w:cs="仿宋"/>
          <w:bCs w:val="0"/>
          <w:i w:val="0"/>
          <w:iCs w:val="0"/>
          <w:sz w:val="24"/>
          <w:szCs w:val="24"/>
        </w:rPr>
      </w:pPr>
      <w:r>
        <w:rPr>
          <w:rFonts w:hint="eastAsia" w:ascii="仿宋" w:hAnsi="仿宋" w:eastAsia="仿宋"/>
          <w:i w:val="0"/>
          <w:iCs w:val="0"/>
        </w:rPr>
        <w:t>输入</w:t>
      </w:r>
    </w:p>
    <w:p>
      <w:pPr>
        <w:spacing w:line="360" w:lineRule="auto"/>
        <w:rPr>
          <w:rFonts w:ascii="仿宋" w:hAnsi="仿宋" w:eastAsia="仿宋" w:cs="仿宋"/>
          <w:sz w:val="24"/>
          <w:szCs w:val="24"/>
        </w:rPr>
      </w:pPr>
      <w:r>
        <w:rPr>
          <w:rFonts w:hint="eastAsia" w:ascii="仿宋" w:hAnsi="仿宋" w:eastAsia="仿宋" w:cs="仿宋"/>
          <w:sz w:val="24"/>
          <w:szCs w:val="24"/>
        </w:rPr>
        <w:t>用户</w:t>
      </w:r>
      <w:r>
        <w:rPr>
          <w:rFonts w:hint="eastAsia" w:ascii="仿宋" w:hAnsi="仿宋" w:eastAsia="仿宋" w:cs="仿宋"/>
          <w:color w:val="000000"/>
          <w:sz w:val="24"/>
          <w:szCs w:val="24"/>
        </w:rPr>
        <w:t>在列表行内统一操作按钮区，</w:t>
      </w:r>
      <w:r>
        <w:rPr>
          <w:rFonts w:hint="eastAsia" w:ascii="仿宋" w:hAnsi="仿宋" w:eastAsia="仿宋" w:cs="仿宋"/>
          <w:sz w:val="24"/>
          <w:szCs w:val="24"/>
        </w:rPr>
        <w:t>点击“编辑”按钮，跳转至高级查询与策略界面并反显客群的标签组合策略。</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用户基于反显的标签组合策略，可以进行策略的调整。点击编辑（</w:t>
      </w:r>
      <w:r>
        <w:rPr>
          <w:rFonts w:hint="eastAsia" w:ascii="仿宋" w:hAnsi="仿宋" w:eastAsia="仿宋" w:cs="仿宋"/>
          <w:sz w:val="24"/>
          <w:szCs w:val="24"/>
        </w:rPr>
        <w:t>高级查询与策略</w:t>
      </w:r>
      <w:r>
        <w:rPr>
          <w:rFonts w:hint="eastAsia" w:ascii="仿宋" w:hAnsi="仿宋" w:eastAsia="仿宋" w:cs="仿宋"/>
          <w:color w:val="000000"/>
          <w:sz w:val="24"/>
          <w:szCs w:val="24"/>
        </w:rPr>
        <w:t>）页面的“保存”按钮，客群（策略）保存界面输入要素：</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71"/>
        <w:gridCol w:w="2263"/>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要素名称</w:t>
            </w:r>
          </w:p>
        </w:tc>
        <w:tc>
          <w:tcPr>
            <w:tcW w:w="227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约束及校验规则</w:t>
            </w:r>
          </w:p>
        </w:tc>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数据类型</w:t>
            </w:r>
          </w:p>
        </w:tc>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客群名称</w:t>
            </w:r>
          </w:p>
        </w:tc>
        <w:tc>
          <w:tcPr>
            <w:tcW w:w="2271" w:type="dxa"/>
          </w:tcPr>
          <w:p>
            <w:pPr>
              <w:spacing w:after="0" w:line="360" w:lineRule="auto"/>
              <w:rPr>
                <w:rFonts w:ascii="仿宋" w:hAnsi="仿宋" w:eastAsia="仿宋" w:cs="仿宋"/>
                <w:sz w:val="24"/>
                <w:szCs w:val="24"/>
              </w:rPr>
            </w:pPr>
            <w:r>
              <w:rPr>
                <w:rFonts w:hint="eastAsia" w:ascii="仿宋" w:hAnsi="仿宋" w:eastAsia="仿宋" w:cs="仿宋"/>
                <w:sz w:val="24"/>
                <w:szCs w:val="24"/>
              </w:rPr>
              <w:t>必输、反显</w:t>
            </w:r>
          </w:p>
        </w:tc>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文本框</w:t>
            </w:r>
          </w:p>
        </w:tc>
        <w:tc>
          <w:tcPr>
            <w:tcW w:w="2263"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支持修改客群名称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客群类型</w:t>
            </w:r>
          </w:p>
        </w:tc>
        <w:tc>
          <w:tcPr>
            <w:tcW w:w="2271" w:type="dxa"/>
          </w:tcPr>
          <w:p>
            <w:pPr>
              <w:spacing w:after="0" w:line="360" w:lineRule="auto"/>
              <w:rPr>
                <w:rFonts w:ascii="仿宋" w:hAnsi="仿宋" w:eastAsia="仿宋" w:cs="仿宋"/>
                <w:sz w:val="24"/>
                <w:szCs w:val="24"/>
              </w:rPr>
            </w:pPr>
            <w:r>
              <w:rPr>
                <w:rFonts w:hint="eastAsia" w:ascii="仿宋" w:hAnsi="仿宋" w:eastAsia="仿宋" w:cs="仿宋"/>
                <w:sz w:val="24"/>
                <w:szCs w:val="24"/>
              </w:rPr>
              <w:t>必输、反显</w:t>
            </w:r>
          </w:p>
        </w:tc>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下拉框</w:t>
            </w:r>
          </w:p>
        </w:tc>
        <w:tc>
          <w:tcPr>
            <w:tcW w:w="2263"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支持修改客群类型查询、枚举值：静态、动态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客群说明</w:t>
            </w:r>
          </w:p>
        </w:tc>
        <w:tc>
          <w:tcPr>
            <w:tcW w:w="2271" w:type="dxa"/>
          </w:tcPr>
          <w:p>
            <w:pPr>
              <w:spacing w:after="0" w:line="360" w:lineRule="auto"/>
              <w:rPr>
                <w:rFonts w:ascii="仿宋" w:hAnsi="仿宋" w:eastAsia="仿宋" w:cs="仿宋"/>
                <w:sz w:val="24"/>
                <w:szCs w:val="24"/>
              </w:rPr>
            </w:pPr>
            <w:r>
              <w:rPr>
                <w:rFonts w:hint="eastAsia" w:ascii="仿宋" w:hAnsi="仿宋" w:eastAsia="仿宋" w:cs="仿宋"/>
                <w:sz w:val="24"/>
                <w:szCs w:val="24"/>
              </w:rPr>
              <w:t>必输、反显、最大支持输入3</w:t>
            </w:r>
            <w:r>
              <w:rPr>
                <w:rFonts w:ascii="仿宋" w:hAnsi="仿宋" w:eastAsia="仿宋" w:cs="仿宋"/>
                <w:sz w:val="24"/>
                <w:szCs w:val="24"/>
              </w:rPr>
              <w:t>00</w:t>
            </w:r>
            <w:r>
              <w:rPr>
                <w:rFonts w:hint="eastAsia" w:ascii="仿宋" w:hAnsi="仿宋" w:eastAsia="仿宋" w:cs="仿宋"/>
                <w:sz w:val="24"/>
                <w:szCs w:val="24"/>
              </w:rPr>
              <w:t>字</w:t>
            </w:r>
          </w:p>
        </w:tc>
        <w:tc>
          <w:tcPr>
            <w:tcW w:w="2263" w:type="dxa"/>
          </w:tcPr>
          <w:p>
            <w:pPr>
              <w:spacing w:after="0" w:line="360" w:lineRule="auto"/>
              <w:rPr>
                <w:rFonts w:ascii="仿宋" w:hAnsi="仿宋" w:eastAsia="仿宋" w:cs="仿宋"/>
                <w:sz w:val="24"/>
                <w:szCs w:val="24"/>
              </w:rPr>
            </w:pPr>
            <w:r>
              <w:rPr>
                <w:rFonts w:hint="eastAsia" w:ascii="仿宋" w:hAnsi="仿宋" w:eastAsia="仿宋" w:cs="仿宋"/>
                <w:sz w:val="24"/>
                <w:szCs w:val="24"/>
              </w:rPr>
              <w:t>多行文本框</w:t>
            </w:r>
          </w:p>
        </w:tc>
        <w:tc>
          <w:tcPr>
            <w:tcW w:w="2263"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支持修改客群说明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rPr>
              <w:t>确定</w:t>
            </w:r>
          </w:p>
        </w:tc>
        <w:tc>
          <w:tcPr>
            <w:tcW w:w="2271" w:type="dxa"/>
          </w:tcPr>
          <w:p>
            <w:pPr>
              <w:spacing w:after="0" w:line="360" w:lineRule="auto"/>
              <w:rPr>
                <w:rFonts w:ascii="仿宋" w:hAnsi="仿宋" w:eastAsia="仿宋" w:cs="仿宋"/>
                <w:sz w:val="24"/>
                <w:szCs w:val="24"/>
              </w:rPr>
            </w:pPr>
            <w:r>
              <w:rPr>
                <w:rFonts w:ascii="仿宋" w:hAnsi="仿宋" w:eastAsia="仿宋"/>
                <w:color w:val="000000"/>
                <w:sz w:val="24"/>
              </w:rPr>
              <w:t>点击触发</w:t>
            </w:r>
            <w:r>
              <w:rPr>
                <w:rFonts w:hint="eastAsia" w:ascii="仿宋" w:hAnsi="仿宋" w:eastAsia="仿宋"/>
                <w:color w:val="000000"/>
                <w:sz w:val="24"/>
              </w:rPr>
              <w:t>保存</w:t>
            </w:r>
          </w:p>
        </w:tc>
        <w:tc>
          <w:tcPr>
            <w:tcW w:w="2263" w:type="dxa"/>
          </w:tcPr>
          <w:p>
            <w:pPr>
              <w:spacing w:after="0" w:line="360" w:lineRule="auto"/>
              <w:rPr>
                <w:rFonts w:ascii="仿宋" w:hAnsi="仿宋" w:eastAsia="仿宋" w:cs="仿宋"/>
                <w:sz w:val="24"/>
                <w:szCs w:val="24"/>
              </w:rPr>
            </w:pPr>
            <w:r>
              <w:rPr>
                <w:rFonts w:ascii="仿宋" w:hAnsi="仿宋" w:eastAsia="仿宋"/>
                <w:color w:val="000000"/>
                <w:sz w:val="24"/>
              </w:rPr>
              <w:t>按钮</w:t>
            </w:r>
          </w:p>
        </w:tc>
        <w:tc>
          <w:tcPr>
            <w:tcW w:w="2263"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保存客群策略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sz w:val="24"/>
              </w:rPr>
              <w:t>取消</w:t>
            </w:r>
          </w:p>
        </w:tc>
        <w:tc>
          <w:tcPr>
            <w:tcW w:w="2271" w:type="dxa"/>
          </w:tcPr>
          <w:p>
            <w:pPr>
              <w:spacing w:after="0" w:line="360" w:lineRule="auto"/>
              <w:rPr>
                <w:rFonts w:ascii="仿宋" w:hAnsi="仿宋" w:eastAsia="仿宋" w:cs="仿宋"/>
                <w:sz w:val="24"/>
                <w:szCs w:val="24"/>
              </w:rPr>
            </w:pPr>
            <w:r>
              <w:rPr>
                <w:rFonts w:ascii="仿宋" w:hAnsi="仿宋" w:eastAsia="仿宋"/>
                <w:color w:val="000000"/>
                <w:sz w:val="24"/>
              </w:rPr>
              <w:t>点击</w:t>
            </w:r>
            <w:r>
              <w:rPr>
                <w:rFonts w:hint="eastAsia" w:ascii="仿宋" w:hAnsi="仿宋" w:eastAsia="仿宋"/>
                <w:color w:val="000000"/>
                <w:sz w:val="24"/>
              </w:rPr>
              <w:t>关闭页面</w:t>
            </w:r>
          </w:p>
        </w:tc>
        <w:tc>
          <w:tcPr>
            <w:tcW w:w="2263" w:type="dxa"/>
          </w:tcPr>
          <w:p>
            <w:pPr>
              <w:spacing w:after="0" w:line="360" w:lineRule="auto"/>
              <w:rPr>
                <w:rFonts w:ascii="仿宋" w:hAnsi="仿宋" w:eastAsia="仿宋" w:cs="仿宋"/>
                <w:sz w:val="24"/>
                <w:szCs w:val="24"/>
              </w:rPr>
            </w:pPr>
            <w:r>
              <w:rPr>
                <w:rFonts w:ascii="仿宋" w:hAnsi="仿宋" w:eastAsia="仿宋"/>
                <w:color w:val="000000"/>
                <w:sz w:val="24"/>
              </w:rPr>
              <w:t>按钮</w:t>
            </w:r>
          </w:p>
        </w:tc>
        <w:tc>
          <w:tcPr>
            <w:tcW w:w="2263" w:type="dxa"/>
            <w:shd w:val="clear" w:color="auto" w:fill="auto"/>
          </w:tcPr>
          <w:p>
            <w:pPr>
              <w:spacing w:after="0" w:line="360" w:lineRule="auto"/>
              <w:rPr>
                <w:rFonts w:ascii="仿宋" w:hAnsi="仿宋" w:eastAsia="仿宋" w:cs="仿宋"/>
                <w:sz w:val="24"/>
                <w:szCs w:val="24"/>
              </w:rPr>
            </w:pPr>
            <w:r>
              <w:rPr>
                <w:rFonts w:hint="eastAsia" w:ascii="仿宋" w:hAnsi="仿宋" w:eastAsia="仿宋"/>
                <w:color w:val="000000"/>
                <w:sz w:val="24"/>
              </w:rPr>
              <w:t>关闭</w:t>
            </w:r>
            <w:r>
              <w:rPr>
                <w:rFonts w:ascii="仿宋" w:hAnsi="仿宋" w:eastAsia="仿宋"/>
                <w:color w:val="000000"/>
                <w:sz w:val="24"/>
              </w:rPr>
              <w:t>当前</w:t>
            </w:r>
            <w:r>
              <w:rPr>
                <w:rFonts w:hint="eastAsia" w:ascii="仿宋" w:hAnsi="仿宋" w:eastAsia="仿宋"/>
                <w:color w:val="000000"/>
                <w:sz w:val="24"/>
              </w:rPr>
              <w:t>页面</w:t>
            </w:r>
          </w:p>
        </w:tc>
      </w:tr>
    </w:tbl>
    <w:p>
      <w:pPr>
        <w:spacing w:line="360" w:lineRule="auto"/>
        <w:rPr>
          <w:rFonts w:ascii="仿宋" w:hAnsi="仿宋" w:eastAsia="仿宋" w:cs="仿宋"/>
          <w:sz w:val="24"/>
          <w:szCs w:val="24"/>
        </w:rPr>
      </w:pP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处理</w:t>
      </w:r>
    </w:p>
    <w:p>
      <w:pPr>
        <w:spacing w:line="360" w:lineRule="auto"/>
        <w:rPr>
          <w:rFonts w:ascii="仿宋" w:hAnsi="仿宋" w:eastAsia="仿宋" w:cs="仿宋"/>
          <w:sz w:val="24"/>
          <w:szCs w:val="24"/>
        </w:rPr>
      </w:pPr>
      <w:r>
        <w:rPr>
          <w:rFonts w:hint="eastAsia" w:ascii="仿宋" w:hAnsi="仿宋" w:eastAsia="仿宋" w:cs="仿宋"/>
          <w:b/>
          <w:color w:val="000000"/>
          <w:sz w:val="24"/>
          <w:szCs w:val="24"/>
        </w:rPr>
        <w:t>（一）操作说明</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1、进入“客户管理</w:t>
      </w:r>
      <w:r>
        <w:rPr>
          <w:rFonts w:ascii="仿宋" w:hAnsi="仿宋" w:eastAsia="仿宋" w:cs="仿宋"/>
          <w:color w:val="000000"/>
          <w:sz w:val="24"/>
          <w:szCs w:val="24"/>
        </w:rPr>
        <w:t>/</w:t>
      </w:r>
      <w:r>
        <w:rPr>
          <w:rFonts w:hint="eastAsia" w:ascii="仿宋" w:hAnsi="仿宋" w:eastAsia="仿宋" w:cs="仿宋"/>
          <w:color w:val="000000"/>
          <w:sz w:val="24"/>
          <w:szCs w:val="24"/>
        </w:rPr>
        <w:t>客群管理”页面，点击目标客群行的“编辑”按钮。系统跳转至编辑（</w:t>
      </w:r>
      <w:r>
        <w:rPr>
          <w:rFonts w:hint="eastAsia" w:ascii="仿宋" w:hAnsi="仿宋" w:eastAsia="仿宋" w:cs="仿宋"/>
          <w:sz w:val="24"/>
          <w:szCs w:val="24"/>
        </w:rPr>
        <w:t>高级查询与策略</w:t>
      </w:r>
      <w:r>
        <w:rPr>
          <w:rFonts w:hint="eastAsia" w:ascii="仿宋" w:hAnsi="仿宋" w:eastAsia="仿宋" w:cs="仿宋"/>
          <w:color w:val="000000"/>
          <w:sz w:val="24"/>
          <w:szCs w:val="24"/>
        </w:rPr>
        <w:t>）页面。</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2</w:t>
      </w:r>
      <w:r>
        <w:rPr>
          <w:rFonts w:hint="eastAsia" w:ascii="仿宋" w:hAnsi="仿宋" w:eastAsia="仿宋" w:cs="仿宋"/>
          <w:color w:val="000000"/>
          <w:sz w:val="24"/>
          <w:szCs w:val="24"/>
        </w:rPr>
        <w:t>、在编辑（</w:t>
      </w:r>
      <w:r>
        <w:rPr>
          <w:rFonts w:hint="eastAsia" w:ascii="仿宋" w:hAnsi="仿宋" w:eastAsia="仿宋" w:cs="仿宋"/>
          <w:sz w:val="24"/>
          <w:szCs w:val="24"/>
        </w:rPr>
        <w:t>高级查询与策略</w:t>
      </w:r>
      <w:r>
        <w:rPr>
          <w:rFonts w:hint="eastAsia" w:ascii="仿宋" w:hAnsi="仿宋" w:eastAsia="仿宋" w:cs="仿宋"/>
          <w:color w:val="000000"/>
          <w:sz w:val="24"/>
          <w:szCs w:val="24"/>
        </w:rPr>
        <w:t>）页面，反显的标签组合策略，支持用户进行策略的调整。</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3</w:t>
      </w:r>
      <w:r>
        <w:rPr>
          <w:rFonts w:hint="eastAsia" w:ascii="仿宋" w:hAnsi="仿宋" w:eastAsia="仿宋" w:cs="仿宋"/>
          <w:color w:val="000000"/>
          <w:sz w:val="24"/>
          <w:szCs w:val="24"/>
        </w:rPr>
        <w:t>、点击“刷新客户”按钮，基于当前最新调整的条件组合策略筛选客户。点击“清单预览”按钮，预览查询的客户清单。</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点击“保存”按钮，从右侧抽屉式弹出客群（策略）保存页面，点击“</w:t>
      </w:r>
      <w:r>
        <w:rPr>
          <w:rFonts w:hint="eastAsia" w:ascii="仿宋" w:hAnsi="仿宋" w:eastAsia="仿宋" w:cs="仿宋"/>
          <w:sz w:val="24"/>
        </w:rPr>
        <w:t>确定</w:t>
      </w:r>
      <w:r>
        <w:rPr>
          <w:rFonts w:hint="eastAsia" w:ascii="仿宋" w:hAnsi="仿宋" w:eastAsia="仿宋" w:cs="仿宋"/>
          <w:color w:val="000000"/>
          <w:sz w:val="24"/>
          <w:szCs w:val="24"/>
        </w:rPr>
        <w:t>”按钮，进行必填项校验，校验通过后保存入库并关闭当前页面及编辑（</w:t>
      </w:r>
      <w:r>
        <w:rPr>
          <w:rFonts w:hint="eastAsia" w:ascii="仿宋" w:hAnsi="仿宋" w:eastAsia="仿宋" w:cs="仿宋"/>
          <w:sz w:val="24"/>
          <w:szCs w:val="24"/>
        </w:rPr>
        <w:t>高级查询与策略</w:t>
      </w:r>
      <w:r>
        <w:rPr>
          <w:rFonts w:hint="eastAsia" w:ascii="仿宋" w:hAnsi="仿宋" w:eastAsia="仿宋" w:cs="仿宋"/>
          <w:color w:val="000000"/>
          <w:sz w:val="24"/>
          <w:szCs w:val="24"/>
        </w:rPr>
        <w:t>）页面，同时刷新客群管理列表，提示：“XX客群保存成功！”。点击“</w:t>
      </w:r>
      <w:r>
        <w:rPr>
          <w:rFonts w:hint="eastAsia" w:ascii="仿宋" w:hAnsi="仿宋" w:eastAsia="仿宋" w:cs="仿宋"/>
          <w:sz w:val="24"/>
        </w:rPr>
        <w:t>取消</w:t>
      </w:r>
      <w:r>
        <w:rPr>
          <w:rFonts w:hint="eastAsia" w:ascii="仿宋" w:hAnsi="仿宋" w:eastAsia="仿宋" w:cs="仿宋"/>
          <w:color w:val="000000"/>
          <w:sz w:val="24"/>
          <w:szCs w:val="24"/>
        </w:rPr>
        <w:t>”按钮，关闭当前页面。</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sz w:val="24"/>
          <w:szCs w:val="24"/>
        </w:rPr>
        <w:t>点击“返回”按钮，关闭编辑（</w:t>
      </w:r>
      <w:r>
        <w:rPr>
          <w:rFonts w:hint="eastAsia" w:ascii="仿宋" w:hAnsi="仿宋" w:eastAsia="仿宋" w:cs="仿宋"/>
          <w:sz w:val="24"/>
          <w:szCs w:val="24"/>
        </w:rPr>
        <w:t>高级查询与策略</w:t>
      </w:r>
      <w:r>
        <w:rPr>
          <w:rFonts w:hint="eastAsia" w:ascii="仿宋" w:hAnsi="仿宋" w:eastAsia="仿宋" w:cs="仿宋"/>
          <w:color w:val="000000"/>
          <w:sz w:val="24"/>
          <w:szCs w:val="24"/>
        </w:rPr>
        <w:t>）页面，返回客群列表页面。</w:t>
      </w:r>
    </w:p>
    <w:p>
      <w:pPr>
        <w:spacing w:line="360" w:lineRule="auto"/>
        <w:rPr>
          <w:rFonts w:ascii="仿宋" w:hAnsi="仿宋" w:eastAsia="仿宋" w:cs="仿宋"/>
          <w:sz w:val="24"/>
          <w:szCs w:val="24"/>
        </w:rPr>
      </w:pPr>
      <w:r>
        <w:rPr>
          <w:rFonts w:hint="eastAsia" w:ascii="仿宋" w:hAnsi="仿宋" w:eastAsia="仿宋" w:cs="仿宋"/>
          <w:b/>
          <w:color w:val="000000"/>
          <w:sz w:val="24"/>
          <w:szCs w:val="24"/>
        </w:rPr>
        <w:t>（二）规则与约束</w:t>
      </w:r>
    </w:p>
    <w:p>
      <w:pPr>
        <w:spacing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sz w:val="24"/>
          <w:szCs w:val="24"/>
        </w:rPr>
        <w:t>1、</w:t>
      </w:r>
      <w:r>
        <w:rPr>
          <w:rFonts w:hint="eastAsia" w:ascii="仿宋" w:hAnsi="仿宋" w:eastAsia="仿宋" w:cs="仿宋"/>
          <w:color w:val="000000" w:themeColor="text1"/>
          <w:sz w:val="24"/>
          <w:szCs w:val="24"/>
          <w14:textFill>
            <w14:solidFill>
              <w14:schemeClr w14:val="tx1"/>
            </w14:solidFill>
          </w14:textFill>
        </w:rPr>
        <w:t>仅支持用户编辑本人创建的客群，群组名称不允许重复。</w:t>
      </w:r>
    </w:p>
    <w:p>
      <w:pPr>
        <w:spacing w:line="360" w:lineRule="auto"/>
        <w:rPr>
          <w:rFonts w:ascii="仿宋" w:hAnsi="仿宋" w:eastAsia="仿宋" w:cs="仿宋"/>
          <w:b/>
          <w:color w:val="000000"/>
          <w:sz w:val="24"/>
          <w:szCs w:val="24"/>
        </w:rPr>
      </w:pPr>
      <w:r>
        <w:rPr>
          <w:rFonts w:hint="eastAsia" w:ascii="仿宋" w:hAnsi="仿宋" w:eastAsia="仿宋" w:cs="仿宋"/>
          <w:b/>
          <w:color w:val="000000"/>
          <w:sz w:val="24"/>
          <w:szCs w:val="24"/>
        </w:rPr>
        <w:t>（三）权限说明</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1、支持</w:t>
      </w:r>
      <w:r>
        <w:rPr>
          <w:rFonts w:hint="eastAsia" w:ascii="仿宋" w:hAnsi="仿宋" w:eastAsia="仿宋" w:cs="仿宋"/>
          <w:color w:val="000000" w:themeColor="text1"/>
          <w:sz w:val="24"/>
          <w:szCs w:val="24"/>
          <w14:textFill>
            <w14:solidFill>
              <w14:schemeClr w14:val="tx1"/>
            </w14:solidFill>
          </w14:textFill>
        </w:rPr>
        <w:t>总/分行管理用户、网点负责人与客户经理在数据权限范围内编辑本人创建的客群。</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输出</w:t>
      </w:r>
    </w:p>
    <w:p>
      <w:pPr>
        <w:spacing w:after="0" w:line="360" w:lineRule="auto"/>
        <w:rPr>
          <w:rFonts w:ascii="仿宋" w:hAnsi="仿宋" w:eastAsia="仿宋" w:cs="仿宋"/>
          <w:sz w:val="24"/>
          <w:szCs w:val="24"/>
        </w:rPr>
      </w:pPr>
      <w:r>
        <w:rPr>
          <w:rFonts w:hint="eastAsia" w:ascii="仿宋" w:hAnsi="仿宋" w:eastAsia="仿宋" w:cs="仿宋"/>
          <w:sz w:val="24"/>
          <w:szCs w:val="24"/>
        </w:rPr>
        <w:t>略</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cs="仿宋"/>
          <w:sz w:val="24"/>
          <w:szCs w:val="24"/>
        </w:rPr>
        <w:t xml:space="preserve"> </w:t>
      </w:r>
      <w:r>
        <w:rPr>
          <w:rFonts w:hint="eastAsia" w:ascii="仿宋" w:hAnsi="仿宋" w:eastAsia="仿宋"/>
          <w:i w:val="0"/>
          <w:iCs w:val="0"/>
        </w:rPr>
        <w:t>输入输出的界面</w:t>
      </w:r>
    </w:p>
    <w:p>
      <w:pPr>
        <w:spacing w:line="360" w:lineRule="auto"/>
        <w:jc w:val="left"/>
        <w:rPr>
          <w:rFonts w:ascii="仿宋" w:hAnsi="仿宋" w:eastAsia="仿宋" w:cs="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核算处理</w:t>
      </w:r>
    </w:p>
    <w:p>
      <w:pPr>
        <w:spacing w:line="360" w:lineRule="auto"/>
        <w:rPr>
          <w:rFonts w:ascii="仿宋" w:hAnsi="仿宋" w:eastAsia="仿宋" w:cs="仿宋"/>
          <w:sz w:val="24"/>
          <w:szCs w:val="24"/>
        </w:rPr>
      </w:pPr>
      <w:r>
        <w:rPr>
          <w:rFonts w:hint="eastAsia" w:ascii="仿宋" w:hAnsi="仿宋" w:eastAsia="仿宋" w:cs="仿宋"/>
          <w:color w:val="000000"/>
          <w:sz w:val="24"/>
          <w:szCs w:val="24"/>
        </w:rPr>
        <w:t>不涉及</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客群管理-删除</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功能描述</w:t>
      </w:r>
    </w:p>
    <w:p>
      <w:pPr>
        <w:spacing w:after="0" w:line="360" w:lineRule="auto"/>
        <w:rPr>
          <w:rFonts w:ascii="仿宋" w:hAnsi="仿宋" w:eastAsia="仿宋"/>
          <w:color w:val="000000"/>
          <w:sz w:val="24"/>
          <w:szCs w:val="24"/>
        </w:rPr>
      </w:pPr>
      <w:r>
        <w:rPr>
          <w:rFonts w:hint="eastAsia" w:ascii="仿宋" w:hAnsi="仿宋" w:eastAsia="仿宋"/>
          <w:color w:val="000000"/>
          <w:sz w:val="24"/>
          <w:szCs w:val="24"/>
        </w:rPr>
        <w:t>支持用户删除不再使用的客群，提升客群清单维护效率并降低无效客群干扰。</w:t>
      </w:r>
    </w:p>
    <w:p>
      <w:pPr>
        <w:pStyle w:val="7"/>
        <w:numPr>
          <w:ilvl w:val="4"/>
          <w:numId w:val="14"/>
        </w:numPr>
        <w:spacing w:line="360" w:lineRule="auto"/>
        <w:ind w:left="1418" w:hanging="1418"/>
        <w:rPr>
          <w:rFonts w:ascii="仿宋" w:hAnsi="仿宋" w:eastAsia="仿宋" w:cs="仿宋"/>
          <w:bCs w:val="0"/>
          <w:i w:val="0"/>
          <w:iCs w:val="0"/>
          <w:sz w:val="24"/>
          <w:szCs w:val="24"/>
        </w:rPr>
      </w:pPr>
      <w:r>
        <w:rPr>
          <w:rFonts w:hint="eastAsia" w:ascii="仿宋" w:hAnsi="仿宋" w:eastAsia="仿宋"/>
          <w:i w:val="0"/>
          <w:iCs w:val="0"/>
        </w:rPr>
        <w:t>输入</w:t>
      </w:r>
    </w:p>
    <w:p>
      <w:pPr>
        <w:spacing w:line="360" w:lineRule="auto"/>
        <w:rPr>
          <w:rFonts w:ascii="仿宋" w:hAnsi="仿宋" w:eastAsia="仿宋" w:cs="仿宋"/>
          <w:sz w:val="24"/>
          <w:szCs w:val="24"/>
        </w:rPr>
      </w:pPr>
      <w:r>
        <w:rPr>
          <w:rFonts w:hint="eastAsia" w:ascii="仿宋" w:hAnsi="仿宋" w:eastAsia="仿宋" w:cs="仿宋"/>
          <w:sz w:val="24"/>
          <w:szCs w:val="24"/>
        </w:rPr>
        <w:t>略</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处理</w:t>
      </w:r>
    </w:p>
    <w:p>
      <w:pPr>
        <w:spacing w:line="360" w:lineRule="auto"/>
        <w:rPr>
          <w:rFonts w:ascii="仿宋" w:hAnsi="仿宋" w:eastAsia="仿宋" w:cs="仿宋"/>
          <w:sz w:val="24"/>
          <w:szCs w:val="24"/>
        </w:rPr>
      </w:pPr>
      <w:r>
        <w:rPr>
          <w:rFonts w:hint="eastAsia" w:ascii="仿宋" w:hAnsi="仿宋" w:eastAsia="仿宋" w:cs="仿宋"/>
          <w:b/>
          <w:color w:val="000000"/>
          <w:sz w:val="24"/>
          <w:szCs w:val="24"/>
        </w:rPr>
        <w:t>（一）操作说明</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1、用户进入“客户管理</w:t>
      </w:r>
      <w:r>
        <w:rPr>
          <w:rFonts w:ascii="仿宋" w:hAnsi="仿宋" w:eastAsia="仿宋" w:cs="仿宋"/>
          <w:color w:val="000000"/>
          <w:sz w:val="24"/>
          <w:szCs w:val="24"/>
        </w:rPr>
        <w:t>/</w:t>
      </w:r>
      <w:r>
        <w:rPr>
          <w:rFonts w:hint="eastAsia" w:ascii="仿宋" w:hAnsi="仿宋" w:eastAsia="仿宋" w:cs="仿宋"/>
          <w:color w:val="000000"/>
          <w:sz w:val="24"/>
          <w:szCs w:val="24"/>
        </w:rPr>
        <w:t>客群管理”页面，选择目标客群，在</w:t>
      </w:r>
      <w:r>
        <w:rPr>
          <w:rFonts w:hint="eastAsia" w:ascii="仿宋" w:hAnsi="仿宋" w:eastAsia="仿宋"/>
          <w:sz w:val="24"/>
          <w:szCs w:val="24"/>
        </w:rPr>
        <w:t>左上角统一操作按钮区点击“删除”按钮</w:t>
      </w:r>
      <w:r>
        <w:rPr>
          <w:rFonts w:hint="eastAsia" w:ascii="仿宋" w:hAnsi="仿宋" w:eastAsia="仿宋" w:cs="仿宋"/>
          <w:color w:val="000000"/>
          <w:sz w:val="24"/>
          <w:szCs w:val="24"/>
        </w:rPr>
        <w:t>。若用户未选择客群，提示文案：“未选择客群，请选择要删除的客群！”，若已选择客群，</w:t>
      </w:r>
      <w:r>
        <w:rPr>
          <w:rFonts w:hint="eastAsia" w:ascii="仿宋" w:hAnsi="仿宋" w:eastAsia="仿宋"/>
          <w:sz w:val="24"/>
          <w:szCs w:val="24"/>
        </w:rPr>
        <w:t>当用户勾选部分客群执行批量删除时，系统应仅对已勾选客群执行处理，并弹出二次确认框，提示文案为：“您将对已勾选的 {X} 客群进行批量删除操作。请确认是否继续？”</w:t>
      </w:r>
      <w:r>
        <w:rPr>
          <w:rFonts w:hint="eastAsia" w:ascii="仿宋" w:hAnsi="仿宋" w:eastAsia="仿宋" w:cs="仿宋"/>
          <w:color w:val="000000"/>
          <w:sz w:val="24"/>
          <w:szCs w:val="24"/>
        </w:rPr>
        <w:t>。</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2、用户点击“确认”后，删除选择客群并刷新列表页面。</w:t>
      </w:r>
    </w:p>
    <w:p>
      <w:pPr>
        <w:spacing w:line="360" w:lineRule="auto"/>
        <w:rPr>
          <w:rFonts w:ascii="仿宋" w:hAnsi="仿宋" w:eastAsia="仿宋" w:cs="仿宋"/>
          <w:sz w:val="24"/>
          <w:szCs w:val="24"/>
        </w:rPr>
      </w:pPr>
      <w:r>
        <w:rPr>
          <w:rFonts w:hint="eastAsia" w:ascii="仿宋" w:hAnsi="仿宋" w:eastAsia="仿宋" w:cs="仿宋"/>
          <w:b/>
          <w:color w:val="000000"/>
          <w:sz w:val="24"/>
          <w:szCs w:val="24"/>
        </w:rPr>
        <w:t>（二）规则与约束</w:t>
      </w:r>
    </w:p>
    <w:p>
      <w:pPr>
        <w:spacing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sz w:val="24"/>
          <w:szCs w:val="24"/>
        </w:rPr>
        <w:t>1、</w:t>
      </w:r>
      <w:r>
        <w:rPr>
          <w:rFonts w:hint="eastAsia" w:ascii="仿宋" w:hAnsi="仿宋" w:eastAsia="仿宋" w:cs="仿宋"/>
          <w:color w:val="000000" w:themeColor="text1"/>
          <w:sz w:val="24"/>
          <w:szCs w:val="24"/>
          <w14:textFill>
            <w14:solidFill>
              <w14:schemeClr w14:val="tx1"/>
            </w14:solidFill>
          </w14:textFill>
        </w:rPr>
        <w:t>仅支持用户删除本人创建的客群数据。</w:t>
      </w:r>
    </w:p>
    <w:p>
      <w:pPr>
        <w:spacing w:line="360" w:lineRule="auto"/>
        <w:rPr>
          <w:rFonts w:ascii="仿宋" w:hAnsi="仿宋" w:eastAsia="仿宋" w:cs="仿宋"/>
          <w:b/>
          <w:color w:val="000000"/>
          <w:sz w:val="24"/>
          <w:szCs w:val="24"/>
        </w:rPr>
      </w:pPr>
      <w:r>
        <w:rPr>
          <w:rFonts w:hint="eastAsia" w:ascii="仿宋" w:hAnsi="仿宋" w:eastAsia="仿宋" w:cs="仿宋"/>
          <w:b/>
          <w:color w:val="000000"/>
          <w:sz w:val="24"/>
          <w:szCs w:val="24"/>
        </w:rPr>
        <w:t>（三）权限说明</w:t>
      </w:r>
    </w:p>
    <w:p>
      <w:pPr>
        <w:spacing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sz w:val="24"/>
          <w:szCs w:val="24"/>
        </w:rPr>
        <w:t>1、支持</w:t>
      </w:r>
      <w:r>
        <w:rPr>
          <w:rFonts w:hint="eastAsia" w:ascii="仿宋" w:hAnsi="仿宋" w:eastAsia="仿宋" w:cs="仿宋"/>
          <w:color w:val="000000" w:themeColor="text1"/>
          <w:sz w:val="24"/>
          <w:szCs w:val="24"/>
          <w14:textFill>
            <w14:solidFill>
              <w14:schemeClr w14:val="tx1"/>
            </w14:solidFill>
          </w14:textFill>
        </w:rPr>
        <w:t>总/分行管理用户、网点负责人与客户经理在权限范围内删除本人创建的客群。</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输出</w:t>
      </w:r>
    </w:p>
    <w:p>
      <w:pPr>
        <w:spacing w:after="0" w:line="360" w:lineRule="auto"/>
        <w:rPr>
          <w:rFonts w:ascii="仿宋" w:hAnsi="仿宋" w:eastAsia="仿宋" w:cs="仿宋"/>
          <w:sz w:val="24"/>
          <w:szCs w:val="24"/>
        </w:rPr>
      </w:pPr>
      <w:r>
        <w:rPr>
          <w:rFonts w:hint="eastAsia" w:ascii="仿宋" w:hAnsi="仿宋" w:eastAsia="仿宋" w:cs="仿宋"/>
          <w:sz w:val="24"/>
          <w:szCs w:val="24"/>
        </w:rPr>
        <w:t>略</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输入输出的界面</w:t>
      </w:r>
    </w:p>
    <w:p>
      <w:pPr>
        <w:spacing w:line="360" w:lineRule="auto"/>
        <w:jc w:val="left"/>
        <w:rPr>
          <w:rFonts w:ascii="仿宋" w:hAnsi="仿宋" w:eastAsia="仿宋" w:cs="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核算处理</w:t>
      </w:r>
    </w:p>
    <w:p>
      <w:pPr>
        <w:spacing w:line="360" w:lineRule="auto"/>
        <w:rPr>
          <w:rFonts w:ascii="仿宋" w:hAnsi="仿宋" w:eastAsia="仿宋" w:cs="仿宋"/>
          <w:sz w:val="24"/>
          <w:szCs w:val="24"/>
        </w:rPr>
      </w:pPr>
      <w:r>
        <w:rPr>
          <w:rFonts w:hint="eastAsia" w:ascii="仿宋" w:hAnsi="仿宋" w:eastAsia="仿宋" w:cs="仿宋"/>
          <w:color w:val="000000"/>
          <w:sz w:val="24"/>
          <w:szCs w:val="24"/>
        </w:rPr>
        <w:t>不涉及</w:t>
      </w:r>
    </w:p>
    <w:p>
      <w:pPr>
        <w:pStyle w:val="7"/>
        <w:numPr>
          <w:ilvl w:val="4"/>
          <w:numId w:val="14"/>
        </w:numPr>
        <w:spacing w:line="360" w:lineRule="auto"/>
        <w:ind w:left="1418" w:hanging="1418"/>
        <w:rPr>
          <w:rFonts w:ascii="仿宋" w:hAnsi="仿宋" w:eastAsia="仿宋" w:cs="仿宋"/>
          <w:b w:val="0"/>
          <w:bCs w:val="0"/>
          <w:sz w:val="24"/>
          <w:szCs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客群管理-发短信</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用户进入“客户管理</w:t>
      </w:r>
      <w:r>
        <w:rPr>
          <w:rFonts w:ascii="仿宋" w:hAnsi="仿宋" w:eastAsia="仿宋" w:cs="仿宋"/>
          <w:color w:val="000000"/>
          <w:sz w:val="24"/>
          <w:szCs w:val="24"/>
        </w:rPr>
        <w:t>/</w:t>
      </w:r>
      <w:r>
        <w:rPr>
          <w:rFonts w:hint="eastAsia" w:ascii="仿宋" w:hAnsi="仿宋" w:eastAsia="仿宋" w:cs="仿宋"/>
          <w:color w:val="000000"/>
          <w:sz w:val="24"/>
          <w:szCs w:val="24"/>
        </w:rPr>
        <w:t>客群管理”页面，选择目标客群，在</w:t>
      </w:r>
      <w:r>
        <w:rPr>
          <w:rFonts w:hint="eastAsia" w:ascii="仿宋" w:hAnsi="仿宋" w:eastAsia="仿宋"/>
          <w:sz w:val="24"/>
          <w:szCs w:val="24"/>
        </w:rPr>
        <w:t>左上角统一操作按钮区点击“发短信”按钮</w:t>
      </w:r>
      <w:r>
        <w:rPr>
          <w:rFonts w:hint="eastAsia" w:ascii="仿宋" w:hAnsi="仿宋" w:eastAsia="仿宋" w:cs="仿宋"/>
          <w:color w:val="000000"/>
          <w:sz w:val="24"/>
          <w:szCs w:val="24"/>
        </w:rPr>
        <w:t>，详见：</w:t>
      </w:r>
      <w:r>
        <w:rPr>
          <w:rFonts w:hint="eastAsia" w:ascii="仿宋" w:hAnsi="仿宋" w:eastAsia="仿宋" w:cs="仿宋"/>
          <w:i/>
          <w:iCs/>
          <w:color w:val="000000"/>
          <w:sz w:val="24"/>
          <w:szCs w:val="24"/>
        </w:rPr>
        <w:t>公共功能/客户联络/发送短信章节</w:t>
      </w:r>
      <w:r>
        <w:rPr>
          <w:rFonts w:hint="eastAsia" w:ascii="仿宋" w:hAnsi="仿宋" w:eastAsia="仿宋" w:cs="仿宋"/>
          <w:color w:val="000000"/>
          <w:sz w:val="24"/>
          <w:szCs w:val="24"/>
        </w:rPr>
        <w:t>。</w:t>
      </w:r>
    </w:p>
    <w:p>
      <w:pPr>
        <w:pStyle w:val="6"/>
        <w:numPr>
          <w:ilvl w:val="3"/>
          <w:numId w:val="14"/>
        </w:numPr>
        <w:spacing w:line="360" w:lineRule="auto"/>
        <w:rPr>
          <w:rFonts w:ascii="仿宋" w:hAnsi="仿宋" w:eastAsia="仿宋"/>
          <w:b w:val="0"/>
          <w:bCs w:val="0"/>
        </w:rPr>
      </w:pPr>
      <w:r>
        <w:rPr>
          <w:rFonts w:hint="eastAsia" w:ascii="仿宋" w:hAnsi="仿宋" w:eastAsia="仿宋"/>
        </w:rPr>
        <w:t>客群画像</w:t>
      </w:r>
    </w:p>
    <w:p>
      <w:pPr>
        <w:pStyle w:val="7"/>
        <w:numPr>
          <w:ilvl w:val="4"/>
          <w:numId w:val="14"/>
        </w:numPr>
        <w:spacing w:line="360" w:lineRule="auto"/>
        <w:ind w:left="1418" w:hanging="1418"/>
        <w:rPr>
          <w:rFonts w:ascii="仿宋" w:hAnsi="仿宋" w:eastAsia="仿宋"/>
          <w:b w:val="0"/>
          <w:bCs w:val="0"/>
          <w:sz w:val="28"/>
          <w:szCs w:val="28"/>
        </w:rPr>
      </w:pPr>
      <w:r>
        <w:rPr>
          <w:rFonts w:hint="eastAsia" w:ascii="仿宋" w:hAnsi="仿宋" w:eastAsia="仿宋"/>
          <w:i w:val="0"/>
          <w:iCs w:val="0"/>
        </w:rPr>
        <w:t>客群画像</w:t>
      </w:r>
      <w:r>
        <w:rPr>
          <w:rFonts w:hint="eastAsia" w:ascii="仿宋" w:hAnsi="仿宋" w:eastAsia="仿宋"/>
          <w:sz w:val="28"/>
          <w:szCs w:val="28"/>
        </w:rPr>
        <w:t>-基本信息</w:t>
      </w:r>
    </w:p>
    <w:p>
      <w:pPr>
        <w:pStyle w:val="8"/>
        <w:numPr>
          <w:ilvl w:val="5"/>
          <w:numId w:val="14"/>
        </w:numPr>
        <w:spacing w:line="360" w:lineRule="auto"/>
        <w:rPr>
          <w:rFonts w:ascii="仿宋" w:hAnsi="仿宋" w:eastAsia="仿宋" w:cs="仿宋"/>
          <w:b w:val="0"/>
          <w:bCs w:val="0"/>
        </w:rPr>
      </w:pPr>
      <w:r>
        <w:rPr>
          <w:rFonts w:hint="eastAsia" w:ascii="仿宋" w:hAnsi="仿宋" w:eastAsia="仿宋"/>
        </w:rPr>
        <w:t>功能描述</w:t>
      </w:r>
    </w:p>
    <w:p>
      <w:pPr>
        <w:spacing w:after="0" w:line="360" w:lineRule="auto"/>
        <w:rPr>
          <w:rFonts w:ascii="仿宋" w:hAnsi="仿宋" w:eastAsia="仿宋"/>
          <w:color w:val="000000"/>
          <w:sz w:val="24"/>
          <w:szCs w:val="24"/>
        </w:rPr>
      </w:pPr>
      <w:r>
        <w:rPr>
          <w:rFonts w:hint="eastAsia" w:ascii="仿宋" w:hAnsi="仿宋" w:eastAsia="仿宋"/>
          <w:color w:val="000000"/>
          <w:sz w:val="24"/>
          <w:szCs w:val="24"/>
        </w:rPr>
        <w:t>支持用户查看客群基础信息，帮助用户快速掌握客群基本情况并开展后续经营分析。</w:t>
      </w:r>
    </w:p>
    <w:p>
      <w:pPr>
        <w:pStyle w:val="8"/>
        <w:numPr>
          <w:ilvl w:val="5"/>
          <w:numId w:val="14"/>
        </w:numPr>
        <w:spacing w:line="360" w:lineRule="auto"/>
        <w:rPr>
          <w:rFonts w:ascii="仿宋" w:hAnsi="仿宋" w:eastAsia="仿宋" w:cs="仿宋"/>
          <w:b w:val="0"/>
          <w:bCs w:val="0"/>
        </w:rPr>
      </w:pPr>
      <w:r>
        <w:rPr>
          <w:rFonts w:hint="eastAsia" w:ascii="仿宋" w:hAnsi="仿宋" w:eastAsia="仿宋"/>
        </w:rPr>
        <w:t>输入</w:t>
      </w:r>
    </w:p>
    <w:p>
      <w:pPr>
        <w:spacing w:after="0" w:line="360" w:lineRule="auto"/>
        <w:rPr>
          <w:rFonts w:ascii="仿宋" w:hAnsi="仿宋" w:eastAsia="仿宋" w:cs="仿宋"/>
          <w:sz w:val="24"/>
          <w:szCs w:val="24"/>
        </w:rPr>
      </w:pPr>
      <w:r>
        <w:rPr>
          <w:rFonts w:hint="eastAsia" w:ascii="仿宋" w:hAnsi="仿宋" w:eastAsia="仿宋" w:cs="仿宋"/>
          <w:sz w:val="24"/>
          <w:szCs w:val="24"/>
        </w:rPr>
        <w:t>略</w:t>
      </w:r>
    </w:p>
    <w:p>
      <w:pPr>
        <w:pStyle w:val="8"/>
        <w:numPr>
          <w:ilvl w:val="5"/>
          <w:numId w:val="14"/>
        </w:numPr>
        <w:spacing w:line="360" w:lineRule="auto"/>
        <w:rPr>
          <w:rFonts w:ascii="仿宋" w:hAnsi="仿宋" w:eastAsia="仿宋" w:cs="仿宋"/>
          <w:b w:val="0"/>
          <w:bCs w:val="0"/>
        </w:rPr>
      </w:pPr>
      <w:r>
        <w:rPr>
          <w:rFonts w:hint="eastAsia" w:ascii="仿宋" w:hAnsi="仿宋" w:eastAsia="仿宋" w:cs="仿宋"/>
        </w:rPr>
        <w:t>处理</w:t>
      </w:r>
    </w:p>
    <w:p>
      <w:pPr>
        <w:widowControl/>
        <w:numPr>
          <w:ilvl w:val="0"/>
          <w:numId w:val="30"/>
        </w:numPr>
        <w:spacing w:after="200" w:line="360" w:lineRule="auto"/>
        <w:jc w:val="left"/>
        <w:rPr>
          <w:rFonts w:ascii="仿宋" w:hAnsi="仿宋" w:eastAsia="仿宋" w:cs="仿宋"/>
          <w:b/>
          <w:color w:val="000000"/>
          <w:sz w:val="24"/>
          <w:szCs w:val="24"/>
        </w:rPr>
      </w:pPr>
      <w:r>
        <w:rPr>
          <w:rFonts w:hint="eastAsia" w:ascii="仿宋" w:hAnsi="仿宋" w:eastAsia="仿宋" w:cs="仿宋"/>
          <w:b/>
          <w:color w:val="000000"/>
          <w:sz w:val="24"/>
          <w:szCs w:val="24"/>
        </w:rPr>
        <w:t>操作说明</w:t>
      </w:r>
    </w:p>
    <w:p>
      <w:pPr>
        <w:pStyle w:val="172"/>
        <w:numPr>
          <w:ilvl w:val="0"/>
          <w:numId w:val="31"/>
        </w:numPr>
        <w:spacing w:line="360" w:lineRule="auto"/>
        <w:ind w:firstLineChars="0"/>
        <w:rPr>
          <w:rFonts w:ascii="仿宋" w:hAnsi="仿宋" w:eastAsia="仿宋"/>
          <w:sz w:val="24"/>
          <w:szCs w:val="24"/>
        </w:rPr>
      </w:pPr>
      <w:r>
        <w:rPr>
          <w:rFonts w:hint="eastAsia" w:ascii="仿宋" w:hAnsi="仿宋" w:eastAsia="仿宋"/>
          <w:sz w:val="24"/>
          <w:szCs w:val="24"/>
        </w:rPr>
        <w:t>用户在客群管理列表页面点击可群名称后，系统跳转至客群画像，客群画像分为上下两部分。上方为客群基本信息。下方为“洞察分析”，“客户明细”和“联络信息”三个Tab页签，默认展示“洞察分析”。</w:t>
      </w:r>
    </w:p>
    <w:p>
      <w:pPr>
        <w:widowControl/>
        <w:numPr>
          <w:ilvl w:val="0"/>
          <w:numId w:val="30"/>
        </w:numPr>
        <w:spacing w:after="200" w:line="360" w:lineRule="auto"/>
        <w:jc w:val="left"/>
        <w:rPr>
          <w:rFonts w:ascii="仿宋" w:hAnsi="仿宋" w:eastAsia="仿宋" w:cs="仿宋"/>
          <w:b/>
          <w:color w:val="000000"/>
          <w:sz w:val="24"/>
          <w:szCs w:val="24"/>
        </w:rPr>
      </w:pPr>
      <w:r>
        <w:rPr>
          <w:rFonts w:hint="eastAsia" w:ascii="仿宋" w:hAnsi="仿宋" w:eastAsia="仿宋" w:cs="仿宋"/>
          <w:b/>
          <w:color w:val="000000"/>
          <w:sz w:val="24"/>
          <w:szCs w:val="24"/>
        </w:rPr>
        <w:t>规则与约束</w:t>
      </w:r>
    </w:p>
    <w:p>
      <w:pPr>
        <w:widowControl/>
        <w:spacing w:after="200" w:line="360" w:lineRule="auto"/>
        <w:jc w:val="left"/>
        <w:rPr>
          <w:rFonts w:ascii="仿宋" w:hAnsi="仿宋" w:eastAsia="仿宋" w:cs="仿宋"/>
          <w:sz w:val="24"/>
          <w:szCs w:val="24"/>
        </w:rPr>
      </w:pPr>
      <w:r>
        <w:rPr>
          <w:rFonts w:hint="eastAsia" w:ascii="仿宋" w:hAnsi="仿宋" w:eastAsia="仿宋" w:cs="仿宋"/>
          <w:sz w:val="24"/>
          <w:szCs w:val="24"/>
        </w:rPr>
        <w:t>略</w:t>
      </w:r>
    </w:p>
    <w:p>
      <w:pPr>
        <w:spacing w:line="360" w:lineRule="auto"/>
        <w:rPr>
          <w:rFonts w:ascii="仿宋" w:hAnsi="仿宋" w:eastAsia="仿宋" w:cs="仿宋"/>
          <w:b/>
          <w:color w:val="000000"/>
          <w:sz w:val="24"/>
          <w:szCs w:val="24"/>
        </w:rPr>
      </w:pPr>
      <w:r>
        <w:rPr>
          <w:rFonts w:hint="eastAsia" w:ascii="仿宋" w:hAnsi="仿宋" w:eastAsia="仿宋" w:cs="仿宋"/>
          <w:b/>
          <w:color w:val="000000"/>
          <w:sz w:val="24"/>
          <w:szCs w:val="24"/>
        </w:rPr>
        <w:t>（三）权限说明</w:t>
      </w:r>
    </w:p>
    <w:p>
      <w:pPr>
        <w:spacing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sz w:val="24"/>
          <w:szCs w:val="24"/>
        </w:rPr>
        <w:t xml:space="preserve">1. </w:t>
      </w:r>
      <w:r>
        <w:rPr>
          <w:rFonts w:hint="eastAsia" w:ascii="仿宋" w:hAnsi="仿宋" w:eastAsia="仿宋" w:cs="仿宋"/>
          <w:color w:val="000000" w:themeColor="text1"/>
          <w:sz w:val="24"/>
          <w:szCs w:val="24"/>
          <w14:textFill>
            <w14:solidFill>
              <w14:schemeClr w14:val="tx1"/>
            </w14:solidFill>
          </w14:textFill>
        </w:rPr>
        <w:t>支持总/分行管理用户、网点负责人与客户经理在权限范围查看本人的客群画像。</w:t>
      </w:r>
    </w:p>
    <w:p>
      <w:pPr>
        <w:pStyle w:val="8"/>
        <w:numPr>
          <w:ilvl w:val="5"/>
          <w:numId w:val="14"/>
        </w:numPr>
        <w:spacing w:line="360" w:lineRule="auto"/>
        <w:rPr>
          <w:rFonts w:ascii="仿宋" w:hAnsi="仿宋" w:eastAsia="仿宋" w:cs="仿宋"/>
          <w:b w:val="0"/>
          <w:bCs w:val="0"/>
        </w:rPr>
      </w:pPr>
      <w:r>
        <w:rPr>
          <w:rFonts w:hint="eastAsia" w:ascii="仿宋" w:hAnsi="仿宋" w:eastAsia="仿宋"/>
        </w:rPr>
        <w:t>输出</w:t>
      </w:r>
    </w:p>
    <w:p>
      <w:pPr>
        <w:spacing w:after="0" w:line="360" w:lineRule="auto"/>
        <w:rPr>
          <w:rFonts w:ascii="仿宋" w:hAnsi="仿宋" w:eastAsia="仿宋"/>
        </w:rPr>
      </w:pPr>
      <w:r>
        <w:rPr>
          <w:rFonts w:hint="eastAsia" w:ascii="仿宋" w:hAnsi="仿宋" w:eastAsia="仿宋" w:cs="仿宋"/>
          <w:sz w:val="24"/>
          <w:szCs w:val="24"/>
        </w:rPr>
        <w:t>展示客群基本信息和客群标签组合策略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8"/>
        <w:gridCol w:w="2254"/>
        <w:gridCol w:w="2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要素名称</w:t>
            </w:r>
          </w:p>
        </w:tc>
        <w:tc>
          <w:tcPr>
            <w:tcW w:w="2288"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约束及校验规则</w:t>
            </w:r>
          </w:p>
        </w:tc>
        <w:tc>
          <w:tcPr>
            <w:tcW w:w="2254"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数据类型</w:t>
            </w:r>
          </w:p>
        </w:tc>
        <w:tc>
          <w:tcPr>
            <w:tcW w:w="2264"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客群名称</w:t>
            </w:r>
          </w:p>
        </w:tc>
        <w:tc>
          <w:tcPr>
            <w:tcW w:w="2288"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4" w:type="dxa"/>
          </w:tcPr>
          <w:p>
            <w:pPr>
              <w:spacing w:after="0" w:line="360" w:lineRule="auto"/>
              <w:rPr>
                <w:rFonts w:ascii="仿宋" w:hAnsi="仿宋" w:eastAsia="仿宋" w:cs="仿宋"/>
                <w:sz w:val="24"/>
                <w:szCs w:val="24"/>
              </w:rPr>
            </w:pPr>
            <w:r>
              <w:rPr>
                <w:rFonts w:hint="eastAsia" w:ascii="仿宋" w:hAnsi="仿宋" w:eastAsia="仿宋" w:cs="仿宋"/>
                <w:sz w:val="24"/>
                <w:szCs w:val="24"/>
              </w:rPr>
              <w:t>展示客群名称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客群类型</w:t>
            </w:r>
          </w:p>
        </w:tc>
        <w:tc>
          <w:tcPr>
            <w:tcW w:w="2288"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4" w:type="dxa"/>
          </w:tcPr>
          <w:p>
            <w:pPr>
              <w:spacing w:after="0" w:line="360" w:lineRule="auto"/>
              <w:rPr>
                <w:rFonts w:ascii="仿宋" w:hAnsi="仿宋" w:eastAsia="仿宋" w:cs="仿宋"/>
                <w:sz w:val="24"/>
                <w:szCs w:val="24"/>
              </w:rPr>
            </w:pPr>
            <w:r>
              <w:rPr>
                <w:rFonts w:hint="eastAsia" w:ascii="仿宋" w:hAnsi="仿宋" w:eastAsia="仿宋" w:cs="仿宋"/>
                <w:sz w:val="24"/>
                <w:szCs w:val="24"/>
              </w:rPr>
              <w:t>展示客群类型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客户数</w:t>
            </w:r>
          </w:p>
        </w:tc>
        <w:tc>
          <w:tcPr>
            <w:tcW w:w="2288"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4" w:type="dxa"/>
          </w:tcPr>
          <w:p>
            <w:pPr>
              <w:spacing w:after="0" w:line="360" w:lineRule="auto"/>
              <w:rPr>
                <w:rFonts w:ascii="仿宋" w:hAnsi="仿宋" w:eastAsia="仿宋" w:cs="仿宋"/>
                <w:sz w:val="24"/>
                <w:szCs w:val="24"/>
              </w:rPr>
            </w:pPr>
            <w:r>
              <w:rPr>
                <w:rFonts w:hint="eastAsia" w:ascii="仿宋" w:hAnsi="仿宋" w:eastAsia="仿宋" w:cs="仿宋"/>
                <w:sz w:val="24"/>
                <w:szCs w:val="24"/>
              </w:rPr>
              <w:t>展示客户数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客群标签</w:t>
            </w:r>
          </w:p>
        </w:tc>
        <w:tc>
          <w:tcPr>
            <w:tcW w:w="2288"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4" w:type="dxa"/>
          </w:tcPr>
          <w:p>
            <w:pPr>
              <w:spacing w:after="0" w:line="360" w:lineRule="auto"/>
              <w:rPr>
                <w:rFonts w:ascii="仿宋" w:hAnsi="仿宋" w:eastAsia="仿宋" w:cs="仿宋"/>
                <w:sz w:val="24"/>
                <w:szCs w:val="24"/>
              </w:rPr>
            </w:pPr>
            <w:r>
              <w:rPr>
                <w:rFonts w:hint="eastAsia" w:ascii="仿宋" w:hAnsi="仿宋" w:eastAsia="仿宋" w:cs="仿宋"/>
                <w:sz w:val="24"/>
                <w:szCs w:val="24"/>
              </w:rPr>
              <w:t>展示客群标签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客群规则</w:t>
            </w:r>
          </w:p>
        </w:tc>
        <w:tc>
          <w:tcPr>
            <w:tcW w:w="2288"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4" w:type="dxa"/>
          </w:tcPr>
          <w:p>
            <w:pPr>
              <w:spacing w:after="0" w:line="360" w:lineRule="auto"/>
              <w:rPr>
                <w:rFonts w:ascii="仿宋" w:hAnsi="仿宋" w:eastAsia="仿宋" w:cs="仿宋"/>
                <w:sz w:val="24"/>
                <w:szCs w:val="24"/>
              </w:rPr>
            </w:pPr>
            <w:r>
              <w:rPr>
                <w:rFonts w:hint="eastAsia" w:ascii="仿宋" w:hAnsi="仿宋" w:eastAsia="仿宋" w:cs="仿宋"/>
                <w:sz w:val="24"/>
                <w:szCs w:val="24"/>
              </w:rPr>
              <w:t>展示当前客群的标签组合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客群描述</w:t>
            </w:r>
          </w:p>
        </w:tc>
        <w:tc>
          <w:tcPr>
            <w:tcW w:w="2288"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4" w:type="dxa"/>
          </w:tcPr>
          <w:p>
            <w:pPr>
              <w:spacing w:after="0" w:line="360" w:lineRule="auto"/>
              <w:rPr>
                <w:rFonts w:ascii="仿宋" w:hAnsi="仿宋" w:eastAsia="仿宋" w:cs="仿宋"/>
                <w:sz w:val="24"/>
                <w:szCs w:val="24"/>
              </w:rPr>
            </w:pPr>
            <w:r>
              <w:rPr>
                <w:rFonts w:hint="eastAsia" w:ascii="仿宋" w:hAnsi="仿宋" w:eastAsia="仿宋" w:cs="仿宋"/>
                <w:sz w:val="24"/>
                <w:szCs w:val="24"/>
              </w:rPr>
              <w:t>展示客群描述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创建人</w:t>
            </w:r>
          </w:p>
        </w:tc>
        <w:tc>
          <w:tcPr>
            <w:tcW w:w="2288"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反显，不支持编辑，格式：工号+姓名</w:t>
            </w:r>
          </w:p>
        </w:tc>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4"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客群创建用户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创建时间</w:t>
            </w:r>
          </w:p>
        </w:tc>
        <w:tc>
          <w:tcPr>
            <w:tcW w:w="2288"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反显，格式化：YYYY-MM-DD mm:ss</w:t>
            </w:r>
          </w:p>
        </w:tc>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4" w:type="dxa"/>
          </w:tcPr>
          <w:p>
            <w:pPr>
              <w:spacing w:after="0" w:line="360" w:lineRule="auto"/>
              <w:rPr>
                <w:rFonts w:ascii="仿宋" w:hAnsi="仿宋" w:eastAsia="仿宋" w:cs="仿宋"/>
                <w:sz w:val="24"/>
                <w:szCs w:val="24"/>
              </w:rPr>
            </w:pPr>
            <w:r>
              <w:rPr>
                <w:rFonts w:hint="eastAsia" w:ascii="仿宋" w:hAnsi="仿宋" w:eastAsia="仿宋" w:cs="仿宋"/>
                <w:sz w:val="24"/>
                <w:szCs w:val="24"/>
              </w:rPr>
              <w:t>客群创建时间</w:t>
            </w:r>
          </w:p>
        </w:tc>
      </w:tr>
    </w:tbl>
    <w:p>
      <w:pPr>
        <w:spacing w:line="360" w:lineRule="auto"/>
        <w:rPr>
          <w:rFonts w:ascii="仿宋" w:hAnsi="仿宋" w:eastAsia="仿宋" w:cs="仿宋"/>
          <w:sz w:val="24"/>
          <w:szCs w:val="24"/>
        </w:rPr>
      </w:pPr>
    </w:p>
    <w:p>
      <w:pPr>
        <w:spacing w:after="0" w:line="360" w:lineRule="auto"/>
        <w:rPr>
          <w:rFonts w:ascii="仿宋" w:hAnsi="仿宋" w:eastAsia="仿宋"/>
          <w:sz w:val="24"/>
          <w:szCs w:val="24"/>
        </w:rPr>
      </w:pPr>
      <w:r>
        <w:rPr>
          <w:rFonts w:hint="eastAsia" w:ascii="仿宋" w:hAnsi="仿宋" w:eastAsia="仿宋"/>
          <w:sz w:val="24"/>
          <w:szCs w:val="24"/>
        </w:rPr>
        <w:t>Tab页签</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8"/>
        <w:gridCol w:w="2254"/>
        <w:gridCol w:w="2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要素名称</w:t>
            </w:r>
          </w:p>
        </w:tc>
        <w:tc>
          <w:tcPr>
            <w:tcW w:w="2288"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约束及校验规则</w:t>
            </w:r>
          </w:p>
        </w:tc>
        <w:tc>
          <w:tcPr>
            <w:tcW w:w="2254"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数据类型</w:t>
            </w:r>
          </w:p>
        </w:tc>
        <w:tc>
          <w:tcPr>
            <w:tcW w:w="2264"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洞察分析</w:t>
            </w:r>
          </w:p>
        </w:tc>
        <w:tc>
          <w:tcPr>
            <w:tcW w:w="2288"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Tab按钮</w:t>
            </w:r>
          </w:p>
        </w:tc>
        <w:tc>
          <w:tcPr>
            <w:tcW w:w="2264" w:type="dxa"/>
          </w:tcPr>
          <w:p>
            <w:pPr>
              <w:spacing w:after="0" w:line="360" w:lineRule="auto"/>
              <w:rPr>
                <w:rFonts w:ascii="仿宋" w:hAnsi="仿宋" w:eastAsia="仿宋" w:cs="仿宋"/>
                <w:sz w:val="24"/>
                <w:szCs w:val="24"/>
              </w:rPr>
            </w:pPr>
            <w:r>
              <w:rPr>
                <w:rFonts w:hint="eastAsia" w:ascii="仿宋" w:hAnsi="仿宋" w:eastAsia="仿宋" w:cs="仿宋"/>
                <w:sz w:val="24"/>
                <w:szCs w:val="24"/>
              </w:rPr>
              <w:t>点击展示洞察分析内容。默认选中。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客户明细</w:t>
            </w:r>
          </w:p>
        </w:tc>
        <w:tc>
          <w:tcPr>
            <w:tcW w:w="2288"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Tab按钮</w:t>
            </w:r>
          </w:p>
        </w:tc>
        <w:tc>
          <w:tcPr>
            <w:tcW w:w="2264" w:type="dxa"/>
          </w:tcPr>
          <w:p>
            <w:pPr>
              <w:spacing w:after="0" w:line="360" w:lineRule="auto"/>
              <w:rPr>
                <w:rFonts w:ascii="仿宋" w:hAnsi="仿宋" w:eastAsia="仿宋" w:cs="仿宋"/>
                <w:sz w:val="24"/>
                <w:szCs w:val="24"/>
              </w:rPr>
            </w:pPr>
            <w:r>
              <w:rPr>
                <w:rFonts w:hint="eastAsia" w:ascii="仿宋" w:hAnsi="仿宋" w:eastAsia="仿宋" w:cs="仿宋"/>
                <w:sz w:val="24"/>
                <w:szCs w:val="24"/>
              </w:rPr>
              <w:t>点击展示成员列表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联络信息</w:t>
            </w:r>
          </w:p>
        </w:tc>
        <w:tc>
          <w:tcPr>
            <w:tcW w:w="2288"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4" w:type="dxa"/>
          </w:tcPr>
          <w:p>
            <w:pPr>
              <w:spacing w:after="0" w:line="360" w:lineRule="auto"/>
              <w:rPr>
                <w:rFonts w:ascii="仿宋" w:hAnsi="仿宋" w:eastAsia="仿宋" w:cs="仿宋"/>
                <w:sz w:val="24"/>
                <w:szCs w:val="24"/>
              </w:rPr>
            </w:pPr>
            <w:r>
              <w:rPr>
                <w:rFonts w:hint="eastAsia" w:ascii="仿宋" w:hAnsi="仿宋" w:eastAsia="仿宋" w:cs="仿宋"/>
                <w:sz w:val="24"/>
                <w:szCs w:val="24"/>
              </w:rPr>
              <w:t>Tab按钮</w:t>
            </w:r>
          </w:p>
        </w:tc>
        <w:tc>
          <w:tcPr>
            <w:tcW w:w="2264" w:type="dxa"/>
          </w:tcPr>
          <w:p>
            <w:pPr>
              <w:spacing w:after="0" w:line="360" w:lineRule="auto"/>
              <w:rPr>
                <w:rFonts w:ascii="仿宋" w:hAnsi="仿宋" w:eastAsia="仿宋" w:cs="仿宋"/>
                <w:sz w:val="24"/>
                <w:szCs w:val="24"/>
              </w:rPr>
            </w:pPr>
            <w:r>
              <w:rPr>
                <w:rFonts w:hint="eastAsia" w:ascii="仿宋" w:hAnsi="仿宋" w:eastAsia="仿宋" w:cs="仿宋"/>
                <w:sz w:val="24"/>
                <w:szCs w:val="24"/>
              </w:rPr>
              <w:t>点击展示当前客群的联络信息记录</w:t>
            </w:r>
          </w:p>
        </w:tc>
      </w:tr>
    </w:tbl>
    <w:p>
      <w:pPr>
        <w:spacing w:line="360" w:lineRule="auto"/>
        <w:rPr>
          <w:rFonts w:ascii="仿宋" w:hAnsi="仿宋" w:eastAsia="仿宋" w:cs="仿宋"/>
          <w:sz w:val="24"/>
          <w:szCs w:val="24"/>
        </w:rPr>
      </w:pPr>
    </w:p>
    <w:p>
      <w:pPr>
        <w:pStyle w:val="8"/>
        <w:numPr>
          <w:ilvl w:val="5"/>
          <w:numId w:val="14"/>
        </w:numPr>
        <w:spacing w:line="360" w:lineRule="auto"/>
        <w:rPr>
          <w:rFonts w:ascii="仿宋" w:hAnsi="仿宋" w:eastAsia="仿宋" w:cs="仿宋"/>
          <w:b w:val="0"/>
          <w:bCs w:val="0"/>
        </w:rPr>
      </w:pPr>
      <w:r>
        <w:rPr>
          <w:rFonts w:hint="eastAsia" w:ascii="仿宋" w:hAnsi="仿宋" w:eastAsia="仿宋"/>
        </w:rPr>
        <w:t>输入输出的界面</w:t>
      </w:r>
    </w:p>
    <w:p>
      <w:pPr>
        <w:spacing w:line="360" w:lineRule="auto"/>
        <w:jc w:val="left"/>
        <w:rPr>
          <w:rFonts w:ascii="仿宋" w:hAnsi="仿宋" w:eastAsia="仿宋" w:cs="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cs="仿宋"/>
          <w:b w:val="0"/>
          <w:bCs w:val="0"/>
        </w:rPr>
      </w:pPr>
      <w:r>
        <w:rPr>
          <w:rFonts w:hint="eastAsia" w:ascii="仿宋" w:hAnsi="仿宋" w:eastAsia="仿宋"/>
        </w:rPr>
        <w:t>核算处理</w:t>
      </w:r>
    </w:p>
    <w:p>
      <w:pPr>
        <w:spacing w:line="360" w:lineRule="auto"/>
        <w:rPr>
          <w:rFonts w:ascii="仿宋" w:hAnsi="仿宋" w:eastAsia="仿宋" w:cs="仿宋"/>
          <w:sz w:val="24"/>
          <w:szCs w:val="24"/>
        </w:rPr>
      </w:pPr>
      <w:r>
        <w:rPr>
          <w:rFonts w:hint="eastAsia" w:ascii="仿宋" w:hAnsi="仿宋" w:eastAsia="仿宋" w:cs="仿宋"/>
          <w:sz w:val="24"/>
          <w:szCs w:val="24"/>
        </w:rPr>
        <w:t>不涉及</w:t>
      </w:r>
    </w:p>
    <w:p>
      <w:pPr>
        <w:pStyle w:val="8"/>
        <w:numPr>
          <w:ilvl w:val="5"/>
          <w:numId w:val="14"/>
        </w:numPr>
        <w:spacing w:line="360" w:lineRule="auto"/>
        <w:rPr>
          <w:rFonts w:ascii="仿宋" w:hAnsi="仿宋" w:eastAsia="仿宋" w:cs="仿宋"/>
          <w:b w:val="0"/>
          <w:bCs w:val="0"/>
        </w:rPr>
      </w:pPr>
      <w:r>
        <w:rPr>
          <w:rFonts w:hint="eastAsia" w:ascii="仿宋" w:hAnsi="仿宋" w:eastAsia="仿宋" w:cs="仿宋"/>
        </w:rPr>
        <w:t>凭证/合同/</w:t>
      </w:r>
      <w:r>
        <w:rPr>
          <w:rFonts w:hint="eastAsia" w:ascii="仿宋" w:hAnsi="仿宋" w:eastAsia="仿宋"/>
        </w:rPr>
        <w:t>协议打印</w:t>
      </w:r>
    </w:p>
    <w:p>
      <w:pPr>
        <w:spacing w:line="360" w:lineRule="auto"/>
        <w:rPr>
          <w:rFonts w:ascii="仿宋" w:hAnsi="仿宋" w:eastAsia="仿宋" w:cs="仿宋"/>
          <w:sz w:val="24"/>
          <w:szCs w:val="24"/>
        </w:rPr>
      </w:pPr>
      <w:r>
        <w:rPr>
          <w:rFonts w:hint="eastAsia" w:ascii="仿宋" w:hAnsi="仿宋" w:eastAsia="仿宋" w:cs="仿宋"/>
          <w:sz w:val="24"/>
          <w:szCs w:val="24"/>
        </w:rPr>
        <w:t>不涉及</w:t>
      </w:r>
    </w:p>
    <w:p>
      <w:pPr>
        <w:pStyle w:val="7"/>
        <w:numPr>
          <w:ilvl w:val="4"/>
          <w:numId w:val="14"/>
        </w:numPr>
        <w:spacing w:line="360" w:lineRule="auto"/>
        <w:ind w:left="1418" w:hanging="1418"/>
        <w:rPr>
          <w:rFonts w:ascii="仿宋" w:hAnsi="仿宋" w:eastAsia="仿宋"/>
          <w:b w:val="0"/>
          <w:bCs w:val="0"/>
          <w:sz w:val="28"/>
          <w:szCs w:val="28"/>
        </w:rPr>
      </w:pPr>
      <w:r>
        <w:rPr>
          <w:rFonts w:hint="eastAsia" w:ascii="仿宋" w:hAnsi="仿宋" w:eastAsia="仿宋"/>
          <w:i w:val="0"/>
          <w:iCs w:val="0"/>
        </w:rPr>
        <w:t>客群画像</w:t>
      </w:r>
      <w:r>
        <w:rPr>
          <w:rFonts w:hint="eastAsia" w:ascii="仿宋" w:hAnsi="仿宋" w:eastAsia="仿宋"/>
          <w:sz w:val="28"/>
          <w:szCs w:val="28"/>
        </w:rPr>
        <w:t>-洞察分析</w:t>
      </w:r>
    </w:p>
    <w:p>
      <w:pPr>
        <w:pStyle w:val="8"/>
        <w:numPr>
          <w:ilvl w:val="5"/>
          <w:numId w:val="14"/>
        </w:numPr>
        <w:spacing w:line="360" w:lineRule="auto"/>
        <w:rPr>
          <w:rFonts w:ascii="仿宋" w:hAnsi="仿宋" w:eastAsia="仿宋" w:cs="仿宋"/>
          <w:b w:val="0"/>
          <w:bCs w:val="0"/>
        </w:rPr>
      </w:pPr>
      <w:r>
        <w:rPr>
          <w:rFonts w:hint="eastAsia" w:ascii="仿宋" w:hAnsi="仿宋" w:eastAsia="仿宋"/>
        </w:rPr>
        <w:t>功能描述</w:t>
      </w:r>
    </w:p>
    <w:p>
      <w:pPr>
        <w:spacing w:after="0" w:line="360" w:lineRule="auto"/>
        <w:rPr>
          <w:rFonts w:ascii="仿宋" w:hAnsi="仿宋" w:eastAsia="仿宋"/>
          <w:color w:val="000000"/>
          <w:sz w:val="24"/>
          <w:szCs w:val="24"/>
        </w:rPr>
      </w:pPr>
      <w:r>
        <w:rPr>
          <w:rFonts w:hint="eastAsia" w:ascii="仿宋" w:hAnsi="仿宋" w:eastAsia="仿宋"/>
          <w:color w:val="000000"/>
          <w:sz w:val="24"/>
          <w:szCs w:val="24"/>
        </w:rPr>
        <w:t>支持用户查看客群资产、客户数及趋势变化情况，帮助用户识别客群经营特征并制定针对性经营策略。</w:t>
      </w:r>
    </w:p>
    <w:p>
      <w:pPr>
        <w:pStyle w:val="8"/>
        <w:numPr>
          <w:ilvl w:val="5"/>
          <w:numId w:val="14"/>
        </w:numPr>
        <w:spacing w:line="360" w:lineRule="auto"/>
        <w:rPr>
          <w:rFonts w:ascii="仿宋" w:hAnsi="仿宋" w:eastAsia="仿宋" w:cs="仿宋"/>
          <w:b w:val="0"/>
          <w:bCs w:val="0"/>
        </w:rPr>
      </w:pPr>
      <w:r>
        <w:rPr>
          <w:rFonts w:hint="eastAsia" w:ascii="仿宋" w:hAnsi="仿宋" w:eastAsia="仿宋"/>
        </w:rPr>
        <w:t>输入</w:t>
      </w:r>
    </w:p>
    <w:p>
      <w:pPr>
        <w:spacing w:after="0" w:line="360" w:lineRule="auto"/>
        <w:rPr>
          <w:rFonts w:ascii="仿宋" w:hAnsi="仿宋" w:eastAsia="仿宋" w:cs="仿宋"/>
          <w:sz w:val="24"/>
          <w:szCs w:val="24"/>
        </w:rPr>
      </w:pPr>
      <w:r>
        <w:rPr>
          <w:rFonts w:hint="eastAsia" w:ascii="仿宋" w:hAnsi="仿宋" w:eastAsia="仿宋" w:cs="仿宋"/>
          <w:sz w:val="24"/>
          <w:szCs w:val="24"/>
        </w:rPr>
        <w:t>无</w:t>
      </w:r>
    </w:p>
    <w:p>
      <w:pPr>
        <w:pStyle w:val="8"/>
        <w:numPr>
          <w:ilvl w:val="5"/>
          <w:numId w:val="14"/>
        </w:numPr>
        <w:spacing w:line="360" w:lineRule="auto"/>
        <w:rPr>
          <w:rFonts w:ascii="仿宋" w:hAnsi="仿宋" w:eastAsia="仿宋" w:cs="仿宋"/>
          <w:b w:val="0"/>
          <w:bCs w:val="0"/>
        </w:rPr>
      </w:pPr>
      <w:r>
        <w:rPr>
          <w:rFonts w:hint="eastAsia" w:ascii="仿宋" w:hAnsi="仿宋" w:eastAsia="仿宋"/>
        </w:rPr>
        <w:t>处理</w:t>
      </w:r>
    </w:p>
    <w:p>
      <w:pPr>
        <w:widowControl/>
        <w:numPr>
          <w:ilvl w:val="0"/>
          <w:numId w:val="32"/>
        </w:numPr>
        <w:spacing w:after="200" w:line="360" w:lineRule="auto"/>
        <w:jc w:val="left"/>
        <w:rPr>
          <w:rFonts w:ascii="仿宋" w:hAnsi="仿宋" w:eastAsia="仿宋" w:cs="仿宋"/>
          <w:b/>
          <w:color w:val="000000"/>
          <w:sz w:val="24"/>
          <w:szCs w:val="24"/>
        </w:rPr>
      </w:pPr>
      <w:r>
        <w:rPr>
          <w:rFonts w:hint="eastAsia" w:ascii="仿宋" w:hAnsi="仿宋" w:eastAsia="仿宋" w:cs="仿宋"/>
          <w:b/>
          <w:color w:val="000000"/>
          <w:sz w:val="24"/>
          <w:szCs w:val="24"/>
        </w:rPr>
        <w:t>操作说明</w:t>
      </w:r>
    </w:p>
    <w:p>
      <w:pPr>
        <w:widowControl/>
        <w:numPr>
          <w:ilvl w:val="0"/>
          <w:numId w:val="33"/>
        </w:numPr>
        <w:spacing w:after="200" w:line="360" w:lineRule="auto"/>
        <w:jc w:val="left"/>
        <w:rPr>
          <w:rFonts w:ascii="仿宋" w:hAnsi="仿宋" w:eastAsia="仿宋" w:cs="仿宋"/>
          <w:sz w:val="24"/>
          <w:szCs w:val="24"/>
        </w:rPr>
      </w:pPr>
      <w:r>
        <w:rPr>
          <w:rFonts w:hint="eastAsia" w:ascii="仿宋" w:hAnsi="仿宋" w:eastAsia="仿宋"/>
          <w:sz w:val="24"/>
          <w:szCs w:val="24"/>
        </w:rPr>
        <w:t>用户在客群管理列表页面点击可群名称后，系统跳转至客群画像，客群画像分为上下两部分。上方为客群基本信息。下方为“洞察分析”，“客户明细”和“联络信息”三个Tab页签，默认展示“洞察分析”</w:t>
      </w:r>
      <w:r>
        <w:rPr>
          <w:rFonts w:hint="eastAsia" w:ascii="仿宋" w:hAnsi="仿宋" w:eastAsia="仿宋" w:cs="仿宋"/>
          <w:sz w:val="24"/>
          <w:szCs w:val="24"/>
        </w:rPr>
        <w:t>。</w:t>
      </w:r>
    </w:p>
    <w:p>
      <w:pPr>
        <w:widowControl/>
        <w:spacing w:after="200" w:line="360" w:lineRule="auto"/>
        <w:jc w:val="left"/>
        <w:rPr>
          <w:rFonts w:ascii="仿宋" w:hAnsi="仿宋" w:eastAsia="仿宋" w:cs="仿宋"/>
          <w:color w:val="000000" w:themeColor="text1"/>
          <w:sz w:val="24"/>
          <w:szCs w:val="24"/>
          <w14:textFill>
            <w14:solidFill>
              <w14:schemeClr w14:val="tx1"/>
            </w14:solidFill>
          </w14:textFill>
        </w:rPr>
      </w:pPr>
      <w:r>
        <w:rPr>
          <w:rFonts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color w:val="000000" w:themeColor="text1"/>
          <w:sz w:val="24"/>
          <w:szCs w:val="24"/>
          <w14:textFill>
            <w14:solidFill>
              <w14:schemeClr w14:val="tx1"/>
            </w14:solidFill>
          </w14:textFill>
        </w:rPr>
        <w:t>洞察分析页面展示客群概览分析指标，包括 AUM 余额、活期余额、定期余额、理财余额、贷款余额、客户数及相关较上日、较上月、较年初变化指标。</w:t>
      </w:r>
    </w:p>
    <w:p>
      <w:pPr>
        <w:widowControl/>
        <w:numPr>
          <w:ilvl w:val="0"/>
          <w:numId w:val="32"/>
        </w:numPr>
        <w:spacing w:after="200" w:line="360" w:lineRule="auto"/>
        <w:jc w:val="left"/>
        <w:rPr>
          <w:rFonts w:ascii="仿宋" w:hAnsi="仿宋" w:eastAsia="仿宋" w:cs="仿宋"/>
          <w:b/>
          <w:color w:val="000000"/>
          <w:sz w:val="24"/>
          <w:szCs w:val="24"/>
        </w:rPr>
      </w:pPr>
      <w:r>
        <w:rPr>
          <w:rFonts w:hint="eastAsia" w:ascii="仿宋" w:hAnsi="仿宋" w:eastAsia="仿宋" w:cs="仿宋"/>
          <w:b/>
          <w:color w:val="000000"/>
          <w:sz w:val="24"/>
          <w:szCs w:val="24"/>
        </w:rPr>
        <w:t>规则与约束</w:t>
      </w:r>
    </w:p>
    <w:p>
      <w:pPr>
        <w:widowControl/>
        <w:numPr>
          <w:ilvl w:val="0"/>
          <w:numId w:val="34"/>
        </w:numPr>
        <w:spacing w:after="200" w:line="360" w:lineRule="auto"/>
        <w:jc w:val="left"/>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AUM 余额、活期余额、定期余额、理财余额、贷款余额、客户数指标的统计范围，是以当前客群内的客户累计而来。</w:t>
      </w:r>
    </w:p>
    <w:p>
      <w:pPr>
        <w:widowControl/>
        <w:numPr>
          <w:ilvl w:val="0"/>
          <w:numId w:val="34"/>
        </w:numPr>
        <w:spacing w:after="200" w:line="360" w:lineRule="auto"/>
        <w:jc w:val="left"/>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金额类指标单位统一为万元，客户数的单位为户。</w:t>
      </w:r>
    </w:p>
    <w:p>
      <w:pPr>
        <w:widowControl/>
        <w:numPr>
          <w:ilvl w:val="0"/>
          <w:numId w:val="34"/>
        </w:numPr>
        <w:spacing w:after="200" w:line="360" w:lineRule="auto"/>
        <w:jc w:val="left"/>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趋势图默认展示AUM 余额、活期余额、定期余额、理财余额、贷款余额、客户数全部指标的趋势变化，用户可以选择只展示一个指标或多个指标。</w:t>
      </w:r>
    </w:p>
    <w:p>
      <w:pPr>
        <w:widowControl/>
        <w:spacing w:after="200" w:line="360" w:lineRule="auto"/>
        <w:jc w:val="left"/>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4、T日创建客群，T</w:t>
      </w:r>
      <w:r>
        <w:rPr>
          <w:rFonts w:ascii="仿宋" w:hAnsi="仿宋" w:eastAsia="仿宋" w:cs="仿宋"/>
          <w:color w:val="000000" w:themeColor="text1"/>
          <w:sz w:val="24"/>
          <w:szCs w:val="24"/>
          <w14:textFill>
            <w14:solidFill>
              <w14:schemeClr w14:val="tx1"/>
            </w14:solidFill>
          </w14:textFill>
        </w:rPr>
        <w:t>+1</w:t>
      </w:r>
      <w:r>
        <w:rPr>
          <w:rFonts w:hint="eastAsia" w:ascii="仿宋" w:hAnsi="仿宋" w:eastAsia="仿宋" w:cs="仿宋"/>
          <w:color w:val="000000" w:themeColor="text1"/>
          <w:sz w:val="24"/>
          <w:szCs w:val="24"/>
          <w14:textFill>
            <w14:solidFill>
              <w14:schemeClr w14:val="tx1"/>
            </w14:solidFill>
          </w14:textFill>
        </w:rPr>
        <w:t>日洞察分析开始展示指标数据的较上日、较上月和较年初即趋势数据且趋势数据需要多天才能过形成。AUM 余额、活期余额、定期余额、理财余额、贷款余额、客户数可以实时展示。</w:t>
      </w:r>
    </w:p>
    <w:p>
      <w:pPr>
        <w:spacing w:line="360" w:lineRule="auto"/>
        <w:rPr>
          <w:rFonts w:ascii="仿宋" w:hAnsi="仿宋" w:eastAsia="仿宋" w:cs="仿宋"/>
          <w:b/>
          <w:color w:val="000000"/>
          <w:sz w:val="24"/>
          <w:szCs w:val="24"/>
        </w:rPr>
      </w:pPr>
      <w:r>
        <w:rPr>
          <w:rFonts w:hint="eastAsia" w:ascii="仿宋" w:hAnsi="仿宋" w:eastAsia="仿宋" w:cs="仿宋"/>
          <w:b/>
          <w:color w:val="000000"/>
          <w:sz w:val="24"/>
          <w:szCs w:val="24"/>
        </w:rPr>
        <w:t>（三）权限说明</w:t>
      </w:r>
    </w:p>
    <w:p>
      <w:pPr>
        <w:widowControl/>
        <w:numPr>
          <w:ilvl w:val="0"/>
          <w:numId w:val="35"/>
        </w:numPr>
        <w:spacing w:after="0" w:line="360" w:lineRule="auto"/>
        <w:ind w:left="360" w:hanging="360"/>
        <w:jc w:val="left"/>
        <w:rPr>
          <w:rFonts w:ascii="仿宋" w:hAnsi="仿宋" w:eastAsia="仿宋" w:cs="仿宋"/>
          <w:sz w:val="24"/>
          <w:szCs w:val="24"/>
        </w:rPr>
      </w:pPr>
      <w:r>
        <w:rPr>
          <w:rFonts w:hint="eastAsia" w:ascii="仿宋" w:hAnsi="仿宋" w:eastAsia="仿宋" w:cs="仿宋"/>
          <w:color w:val="000000"/>
          <w:sz w:val="24"/>
          <w:szCs w:val="24"/>
        </w:rPr>
        <w:t>支持</w:t>
      </w:r>
      <w:r>
        <w:rPr>
          <w:rFonts w:hint="eastAsia" w:ascii="仿宋" w:hAnsi="仿宋" w:eastAsia="仿宋" w:cs="仿宋"/>
          <w:color w:val="000000" w:themeColor="text1"/>
          <w:sz w:val="24"/>
          <w:szCs w:val="24"/>
          <w14:textFill>
            <w14:solidFill>
              <w14:schemeClr w14:val="tx1"/>
            </w14:solidFill>
          </w14:textFill>
        </w:rPr>
        <w:t>总/分行管理用户、网点负责人与客户经理在权限范围查看本人的客群画像/洞察分析。（共享规则除外）。</w:t>
      </w:r>
    </w:p>
    <w:p>
      <w:pPr>
        <w:pStyle w:val="8"/>
        <w:numPr>
          <w:ilvl w:val="5"/>
          <w:numId w:val="14"/>
        </w:numPr>
        <w:spacing w:line="360" w:lineRule="auto"/>
        <w:rPr>
          <w:rFonts w:ascii="仿宋" w:hAnsi="仿宋" w:eastAsia="仿宋" w:cs="仿宋"/>
          <w:b w:val="0"/>
          <w:bCs w:val="0"/>
        </w:rPr>
      </w:pPr>
      <w:r>
        <w:rPr>
          <w:rFonts w:hint="eastAsia" w:ascii="仿宋" w:hAnsi="仿宋" w:eastAsia="仿宋"/>
        </w:rPr>
        <w:t>输出</w:t>
      </w:r>
    </w:p>
    <w:p>
      <w:pPr>
        <w:spacing w:after="0" w:line="360" w:lineRule="auto"/>
        <w:rPr>
          <w:rFonts w:ascii="仿宋" w:hAnsi="仿宋" w:eastAsia="仿宋"/>
        </w:rPr>
      </w:pPr>
      <w:r>
        <w:rPr>
          <w:rFonts w:hint="eastAsia" w:ascii="仿宋" w:hAnsi="仿宋" w:eastAsia="仿宋" w:cs="仿宋"/>
          <w:sz w:val="24"/>
          <w:szCs w:val="24"/>
        </w:rPr>
        <w:t>指标统计</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7"/>
        <w:gridCol w:w="2258"/>
        <w:gridCol w:w="2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要素名称</w:t>
            </w:r>
          </w:p>
        </w:tc>
        <w:tc>
          <w:tcPr>
            <w:tcW w:w="2267"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约束及校验规则</w:t>
            </w:r>
          </w:p>
        </w:tc>
        <w:tc>
          <w:tcPr>
            <w:tcW w:w="2258"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数据类型</w:t>
            </w:r>
          </w:p>
        </w:tc>
        <w:tc>
          <w:tcPr>
            <w:tcW w:w="2267"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8" w:type="dxa"/>
          </w:tcPr>
          <w:p>
            <w:pPr>
              <w:spacing w:after="0" w:line="360" w:lineRule="auto"/>
              <w:rPr>
                <w:rFonts w:ascii="仿宋" w:hAnsi="仿宋" w:eastAsia="仿宋" w:cs="仿宋"/>
                <w:sz w:val="24"/>
                <w:szCs w:val="24"/>
              </w:rPr>
            </w:pPr>
            <w:r>
              <w:rPr>
                <w:rFonts w:hint="eastAsia" w:ascii="仿宋" w:hAnsi="仿宋" w:eastAsia="仿宋" w:cs="仿宋"/>
                <w:sz w:val="24"/>
                <w:szCs w:val="24"/>
              </w:rPr>
              <w:t>AUM余额&amp;（较上日、较上月、较年初）</w:t>
            </w:r>
          </w:p>
        </w:tc>
        <w:tc>
          <w:tcPr>
            <w:tcW w:w="22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8"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7" w:type="dxa"/>
          </w:tcPr>
          <w:p>
            <w:pPr>
              <w:spacing w:after="0" w:line="360" w:lineRule="auto"/>
              <w:rPr>
                <w:rFonts w:ascii="仿宋" w:hAnsi="仿宋" w:eastAsia="仿宋" w:cs="仿宋"/>
                <w:sz w:val="24"/>
                <w:szCs w:val="24"/>
              </w:rPr>
            </w:pPr>
            <w:r>
              <w:rPr>
                <w:rFonts w:hint="eastAsia" w:ascii="仿宋" w:hAnsi="仿宋" w:eastAsia="仿宋" w:cs="仿宋"/>
                <w:sz w:val="24"/>
                <w:szCs w:val="24"/>
              </w:rPr>
              <w:t>单位：万元。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8" w:type="dxa"/>
          </w:tcPr>
          <w:p>
            <w:pPr>
              <w:spacing w:after="0" w:line="360" w:lineRule="auto"/>
              <w:rPr>
                <w:rFonts w:ascii="仿宋" w:hAnsi="仿宋" w:eastAsia="仿宋" w:cs="仿宋"/>
                <w:sz w:val="24"/>
                <w:szCs w:val="24"/>
              </w:rPr>
            </w:pPr>
            <w:r>
              <w:rPr>
                <w:rFonts w:hint="eastAsia" w:ascii="仿宋" w:hAnsi="仿宋" w:eastAsia="仿宋" w:cs="仿宋"/>
                <w:sz w:val="24"/>
                <w:szCs w:val="24"/>
              </w:rPr>
              <w:t>活期余额&amp;（较上日、较上月、较年初）</w:t>
            </w:r>
          </w:p>
        </w:tc>
        <w:tc>
          <w:tcPr>
            <w:tcW w:w="22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8"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7" w:type="dxa"/>
          </w:tcPr>
          <w:p>
            <w:pPr>
              <w:spacing w:after="0" w:line="360" w:lineRule="auto"/>
              <w:rPr>
                <w:rFonts w:ascii="仿宋" w:hAnsi="仿宋" w:eastAsia="仿宋" w:cs="仿宋"/>
                <w:sz w:val="24"/>
                <w:szCs w:val="24"/>
              </w:rPr>
            </w:pPr>
            <w:r>
              <w:rPr>
                <w:rFonts w:hint="eastAsia" w:ascii="仿宋" w:hAnsi="仿宋" w:eastAsia="仿宋" w:cs="仿宋"/>
                <w:sz w:val="24"/>
                <w:szCs w:val="24"/>
              </w:rPr>
              <w:t>单位：万元。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8" w:type="dxa"/>
          </w:tcPr>
          <w:p>
            <w:pPr>
              <w:spacing w:after="0" w:line="360" w:lineRule="auto"/>
              <w:rPr>
                <w:rFonts w:ascii="仿宋" w:hAnsi="仿宋" w:eastAsia="仿宋" w:cs="仿宋"/>
                <w:sz w:val="24"/>
                <w:szCs w:val="24"/>
              </w:rPr>
            </w:pPr>
            <w:r>
              <w:rPr>
                <w:rFonts w:hint="eastAsia" w:ascii="仿宋" w:hAnsi="仿宋" w:eastAsia="仿宋" w:cs="仿宋"/>
                <w:sz w:val="24"/>
                <w:szCs w:val="24"/>
              </w:rPr>
              <w:t>定期余额&amp;（较上日、较上月、较年初）</w:t>
            </w:r>
          </w:p>
        </w:tc>
        <w:tc>
          <w:tcPr>
            <w:tcW w:w="22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8"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7" w:type="dxa"/>
          </w:tcPr>
          <w:p>
            <w:pPr>
              <w:spacing w:after="0" w:line="360" w:lineRule="auto"/>
              <w:rPr>
                <w:rFonts w:ascii="仿宋" w:hAnsi="仿宋" w:eastAsia="仿宋" w:cs="仿宋"/>
                <w:sz w:val="24"/>
                <w:szCs w:val="24"/>
              </w:rPr>
            </w:pPr>
            <w:r>
              <w:rPr>
                <w:rFonts w:hint="eastAsia" w:ascii="仿宋" w:hAnsi="仿宋" w:eastAsia="仿宋" w:cs="仿宋"/>
                <w:sz w:val="24"/>
                <w:szCs w:val="24"/>
              </w:rPr>
              <w:t>单位：万元。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8" w:type="dxa"/>
          </w:tcPr>
          <w:p>
            <w:pPr>
              <w:spacing w:after="0" w:line="360" w:lineRule="auto"/>
              <w:rPr>
                <w:rFonts w:ascii="仿宋" w:hAnsi="仿宋" w:eastAsia="仿宋" w:cs="仿宋"/>
                <w:sz w:val="24"/>
                <w:szCs w:val="24"/>
              </w:rPr>
            </w:pPr>
            <w:r>
              <w:rPr>
                <w:rFonts w:hint="eastAsia" w:ascii="仿宋" w:hAnsi="仿宋" w:eastAsia="仿宋" w:cs="仿宋"/>
                <w:sz w:val="24"/>
                <w:szCs w:val="24"/>
              </w:rPr>
              <w:t>理财余额&amp;（较上日、较上月、较年初）</w:t>
            </w:r>
          </w:p>
        </w:tc>
        <w:tc>
          <w:tcPr>
            <w:tcW w:w="22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8"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7" w:type="dxa"/>
          </w:tcPr>
          <w:p>
            <w:pPr>
              <w:spacing w:after="0" w:line="360" w:lineRule="auto"/>
              <w:rPr>
                <w:rFonts w:ascii="仿宋" w:hAnsi="仿宋" w:eastAsia="仿宋" w:cs="仿宋"/>
                <w:sz w:val="24"/>
                <w:szCs w:val="24"/>
              </w:rPr>
            </w:pPr>
            <w:r>
              <w:rPr>
                <w:rFonts w:hint="eastAsia" w:ascii="仿宋" w:hAnsi="仿宋" w:eastAsia="仿宋" w:cs="仿宋"/>
                <w:sz w:val="24"/>
                <w:szCs w:val="24"/>
              </w:rPr>
              <w:t>单位：万元。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8" w:type="dxa"/>
          </w:tcPr>
          <w:p>
            <w:pPr>
              <w:spacing w:after="0" w:line="360" w:lineRule="auto"/>
              <w:rPr>
                <w:rFonts w:ascii="仿宋" w:hAnsi="仿宋" w:eastAsia="仿宋" w:cs="仿宋"/>
                <w:sz w:val="24"/>
                <w:szCs w:val="24"/>
              </w:rPr>
            </w:pPr>
            <w:r>
              <w:rPr>
                <w:rFonts w:hint="eastAsia" w:ascii="仿宋" w:hAnsi="仿宋" w:eastAsia="仿宋" w:cs="仿宋"/>
                <w:sz w:val="24"/>
                <w:szCs w:val="24"/>
              </w:rPr>
              <w:t>贷款余额&amp;（较上日、较上月、较年初）</w:t>
            </w:r>
          </w:p>
        </w:tc>
        <w:tc>
          <w:tcPr>
            <w:tcW w:w="22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8"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7" w:type="dxa"/>
          </w:tcPr>
          <w:p>
            <w:pPr>
              <w:spacing w:after="0" w:line="360" w:lineRule="auto"/>
              <w:rPr>
                <w:rFonts w:ascii="仿宋" w:hAnsi="仿宋" w:eastAsia="仿宋" w:cs="仿宋"/>
                <w:sz w:val="24"/>
                <w:szCs w:val="24"/>
              </w:rPr>
            </w:pPr>
            <w:r>
              <w:rPr>
                <w:rFonts w:hint="eastAsia" w:ascii="仿宋" w:hAnsi="仿宋" w:eastAsia="仿宋" w:cs="仿宋"/>
                <w:sz w:val="24"/>
                <w:szCs w:val="24"/>
              </w:rPr>
              <w:t>单位：万元。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8" w:type="dxa"/>
          </w:tcPr>
          <w:p>
            <w:pPr>
              <w:spacing w:after="0" w:line="360" w:lineRule="auto"/>
              <w:rPr>
                <w:rFonts w:ascii="仿宋" w:hAnsi="仿宋" w:eastAsia="仿宋" w:cs="仿宋"/>
                <w:sz w:val="24"/>
                <w:szCs w:val="24"/>
              </w:rPr>
            </w:pPr>
            <w:r>
              <w:rPr>
                <w:rFonts w:hint="eastAsia" w:ascii="仿宋" w:hAnsi="仿宋" w:eastAsia="仿宋" w:cs="仿宋"/>
                <w:sz w:val="24"/>
                <w:szCs w:val="24"/>
              </w:rPr>
              <w:t>客户数&amp;（较上日、较上月、较年初）</w:t>
            </w:r>
          </w:p>
        </w:tc>
        <w:tc>
          <w:tcPr>
            <w:tcW w:w="22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反显，不支持编辑</w:t>
            </w:r>
          </w:p>
        </w:tc>
        <w:tc>
          <w:tcPr>
            <w:tcW w:w="2258"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7" w:type="dxa"/>
          </w:tcPr>
          <w:p>
            <w:pPr>
              <w:spacing w:after="0" w:line="360" w:lineRule="auto"/>
              <w:rPr>
                <w:rFonts w:ascii="仿宋" w:hAnsi="仿宋" w:eastAsia="仿宋" w:cs="仿宋"/>
                <w:sz w:val="24"/>
                <w:szCs w:val="24"/>
              </w:rPr>
            </w:pPr>
            <w:r>
              <w:rPr>
                <w:rFonts w:hint="eastAsia" w:ascii="仿宋" w:hAnsi="仿宋" w:eastAsia="仿宋" w:cs="仿宋"/>
                <w:sz w:val="24"/>
                <w:szCs w:val="24"/>
              </w:rPr>
              <w:t>单位：户</w:t>
            </w:r>
          </w:p>
        </w:tc>
      </w:tr>
    </w:tbl>
    <w:p>
      <w:pPr>
        <w:spacing w:after="0" w:line="360" w:lineRule="auto"/>
        <w:rPr>
          <w:rFonts w:ascii="仿宋" w:hAnsi="仿宋" w:eastAsia="仿宋"/>
        </w:rPr>
      </w:pP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趋势分析图表说明</w:t>
      </w:r>
    </w:p>
    <w:p>
      <w:pPr>
        <w:pStyle w:val="172"/>
        <w:spacing w:line="360" w:lineRule="auto"/>
        <w:ind w:left="440" w:firstLine="0" w:firstLineChars="0"/>
        <w:rPr>
          <w:rFonts w:ascii="仿宋" w:hAnsi="仿宋" w:eastAsia="仿宋"/>
          <w:sz w:val="24"/>
          <w:szCs w:val="24"/>
        </w:rPr>
      </w:pPr>
      <w:r>
        <w:rPr>
          <w:rFonts w:hint="eastAsia" w:ascii="仿宋" w:hAnsi="仿宋" w:eastAsia="仿宋"/>
          <w:sz w:val="24"/>
          <w:szCs w:val="24"/>
        </w:rPr>
        <w:t>图表类型：折线图</w:t>
      </w:r>
    </w:p>
    <w:p>
      <w:pPr>
        <w:spacing w:after="0"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图表说明：</w:t>
      </w:r>
      <w:r>
        <w:rPr>
          <w:rFonts w:hint="eastAsia" w:ascii="仿宋" w:hAnsi="仿宋" w:eastAsia="仿宋" w:cs="仿宋"/>
          <w:color w:val="000000" w:themeColor="text1"/>
          <w:sz w:val="24"/>
          <w:szCs w:val="24"/>
          <w14:textFill>
            <w14:solidFill>
              <w14:schemeClr w14:val="tx1"/>
            </w14:solidFill>
          </w14:textFill>
        </w:rPr>
        <w:t>默认展示近1月趋势，支持切片器：近1月、近3月、近1年切换。</w:t>
      </w:r>
    </w:p>
    <w:p>
      <w:pPr>
        <w:widowControl/>
        <w:spacing w:after="200" w:line="360" w:lineRule="auto"/>
        <w:ind w:left="420" w:firstLine="420"/>
        <w:jc w:val="left"/>
        <w:rPr>
          <w:rFonts w:ascii="仿宋" w:hAnsi="仿宋" w:eastAsia="仿宋" w:cs="仿宋"/>
          <w:color w:val="000000" w:themeColor="text1"/>
          <w:sz w:val="24"/>
          <w:szCs w:val="24"/>
          <w14:textFill>
            <w14:solidFill>
              <w14:schemeClr w14:val="tx1"/>
            </w14:solidFill>
          </w14:textFill>
        </w:rPr>
      </w:pPr>
    </w:p>
    <w:p>
      <w:pPr>
        <w:widowControl/>
        <w:spacing w:after="200" w:line="360" w:lineRule="auto"/>
        <w:ind w:left="420" w:firstLine="420"/>
        <w:jc w:val="left"/>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近1月：展示近3</w:t>
      </w:r>
      <w:r>
        <w:rPr>
          <w:rFonts w:ascii="仿宋" w:hAnsi="仿宋" w:eastAsia="仿宋" w:cs="仿宋"/>
          <w:color w:val="000000" w:themeColor="text1"/>
          <w:sz w:val="24"/>
          <w:szCs w:val="24"/>
          <w14:textFill>
            <w14:solidFill>
              <w14:schemeClr w14:val="tx1"/>
            </w14:solidFill>
          </w14:textFill>
        </w:rPr>
        <w:t>0</w:t>
      </w:r>
      <w:r>
        <w:rPr>
          <w:rFonts w:hint="eastAsia" w:ascii="仿宋" w:hAnsi="仿宋" w:eastAsia="仿宋" w:cs="仿宋"/>
          <w:color w:val="000000" w:themeColor="text1"/>
          <w:sz w:val="24"/>
          <w:szCs w:val="24"/>
          <w14:textFill>
            <w14:solidFill>
              <w14:schemeClr w14:val="tx1"/>
            </w14:solidFill>
          </w14:textFill>
        </w:rPr>
        <w:t>天的AUM 余额、活期余额、定期余额、理财余额、贷款余额、客户数的趋势分析。</w:t>
      </w:r>
    </w:p>
    <w:p>
      <w:pPr>
        <w:widowControl/>
        <w:spacing w:after="200" w:line="360" w:lineRule="auto"/>
        <w:ind w:left="420" w:firstLine="420"/>
        <w:jc w:val="left"/>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近</w:t>
      </w:r>
      <w:r>
        <w:rPr>
          <w:rFonts w:ascii="仿宋" w:hAnsi="仿宋" w:eastAsia="仿宋" w:cs="仿宋"/>
          <w:color w:val="000000" w:themeColor="text1"/>
          <w:sz w:val="24"/>
          <w:szCs w:val="24"/>
          <w14:textFill>
            <w14:solidFill>
              <w14:schemeClr w14:val="tx1"/>
            </w14:solidFill>
          </w14:textFill>
        </w:rPr>
        <w:t>3</w:t>
      </w:r>
      <w:r>
        <w:rPr>
          <w:rFonts w:hint="eastAsia" w:ascii="仿宋" w:hAnsi="仿宋" w:eastAsia="仿宋" w:cs="仿宋"/>
          <w:color w:val="000000" w:themeColor="text1"/>
          <w:sz w:val="24"/>
          <w:szCs w:val="24"/>
          <w14:textFill>
            <w14:solidFill>
              <w14:schemeClr w14:val="tx1"/>
            </w14:solidFill>
          </w14:textFill>
        </w:rPr>
        <w:t>月：展示近</w:t>
      </w:r>
      <w:r>
        <w:rPr>
          <w:rFonts w:ascii="仿宋" w:hAnsi="仿宋" w:eastAsia="仿宋" w:cs="仿宋"/>
          <w:color w:val="000000" w:themeColor="text1"/>
          <w:sz w:val="24"/>
          <w:szCs w:val="24"/>
          <w14:textFill>
            <w14:solidFill>
              <w14:schemeClr w14:val="tx1"/>
            </w14:solidFill>
          </w14:textFill>
        </w:rPr>
        <w:t>90</w:t>
      </w:r>
      <w:r>
        <w:rPr>
          <w:rFonts w:hint="eastAsia" w:ascii="仿宋" w:hAnsi="仿宋" w:eastAsia="仿宋" w:cs="仿宋"/>
          <w:color w:val="000000" w:themeColor="text1"/>
          <w:sz w:val="24"/>
          <w:szCs w:val="24"/>
          <w14:textFill>
            <w14:solidFill>
              <w14:schemeClr w14:val="tx1"/>
            </w14:solidFill>
          </w14:textFill>
        </w:rPr>
        <w:t>天的AUM 余额、活期余额、定期余额、理财余额、贷款余额、客户数的趋势分析。</w:t>
      </w:r>
    </w:p>
    <w:p>
      <w:pPr>
        <w:spacing w:after="0" w:line="360" w:lineRule="auto"/>
        <w:ind w:left="420"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近1年：展示近</w:t>
      </w:r>
      <w:r>
        <w:rPr>
          <w:rFonts w:ascii="仿宋" w:hAnsi="仿宋" w:eastAsia="仿宋" w:cs="仿宋"/>
          <w:color w:val="000000" w:themeColor="text1"/>
          <w:sz w:val="24"/>
          <w:szCs w:val="24"/>
          <w14:textFill>
            <w14:solidFill>
              <w14:schemeClr w14:val="tx1"/>
            </w14:solidFill>
          </w14:textFill>
        </w:rPr>
        <w:t>13</w:t>
      </w:r>
      <w:r>
        <w:rPr>
          <w:rFonts w:hint="eastAsia" w:ascii="仿宋" w:hAnsi="仿宋" w:eastAsia="仿宋" w:cs="仿宋"/>
          <w:color w:val="000000" w:themeColor="text1"/>
          <w:sz w:val="24"/>
          <w:szCs w:val="24"/>
          <w14:textFill>
            <w14:solidFill>
              <w14:schemeClr w14:val="tx1"/>
            </w14:solidFill>
          </w14:textFill>
        </w:rPr>
        <w:t>个月的AUM 余额、活期余额、定期余额、理财余额、贷款余额、客户数的趋势分析</w:t>
      </w:r>
    </w:p>
    <w:p>
      <w:pPr>
        <w:spacing w:after="0" w:line="360" w:lineRule="auto"/>
        <w:ind w:left="420"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鼠标悬浮在某个时间，需要悬浮提示，提示文案：“</w:t>
      </w:r>
    </w:p>
    <w:p>
      <w:pPr>
        <w:spacing w:after="0" w:line="360" w:lineRule="auto"/>
        <w:ind w:left="420" w:firstLine="420"/>
        <w:rPr>
          <w:rFonts w:ascii="仿宋" w:hAnsi="仿宋" w:eastAsia="仿宋" w:cs="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ab/>
      </w:r>
      <w:r>
        <w:rPr>
          <w:rFonts w:hint="eastAsia" w:ascii="仿宋" w:hAnsi="仿宋" w:eastAsia="仿宋" w:cs="仿宋"/>
          <w:color w:val="000000" w:themeColor="text1"/>
          <w:sz w:val="24"/>
          <w:szCs w:val="24"/>
          <w14:textFill>
            <w14:solidFill>
              <w14:schemeClr w14:val="tx1"/>
            </w14:solidFill>
          </w14:textFill>
        </w:rPr>
        <w:t>客户数：</w:t>
      </w:r>
      <w:r>
        <w:rPr>
          <w:rFonts w:ascii="仿宋" w:hAnsi="仿宋" w:eastAsia="仿宋" w:cs="仿宋"/>
          <w:color w:val="000000" w:themeColor="text1"/>
          <w:sz w:val="24"/>
          <w:szCs w:val="24"/>
          <w14:textFill>
            <w14:solidFill>
              <w14:schemeClr w14:val="tx1"/>
            </w14:solidFill>
          </w14:textFill>
        </w:rPr>
        <w:t xml:space="preserve">5,556 </w:t>
      </w:r>
      <w:r>
        <w:rPr>
          <w:rFonts w:hint="eastAsia" w:ascii="仿宋" w:hAnsi="仿宋" w:eastAsia="仿宋" w:cs="仿宋"/>
          <w:color w:val="000000" w:themeColor="text1"/>
          <w:sz w:val="24"/>
          <w:szCs w:val="24"/>
          <w14:textFill>
            <w14:solidFill>
              <w14:schemeClr w14:val="tx1"/>
            </w14:solidFill>
          </w14:textFill>
        </w:rPr>
        <w:t>较上日</w:t>
      </w:r>
      <w:r>
        <w:rPr>
          <w:rFonts w:ascii="仿宋" w:hAnsi="仿宋" w:eastAsia="仿宋" w:cs="仿宋"/>
          <w:color w:val="000000" w:themeColor="text1"/>
          <w:sz w:val="24"/>
          <w:szCs w:val="24"/>
          <w14:textFill>
            <w14:solidFill>
              <w14:schemeClr w14:val="tx1"/>
            </w14:solidFill>
          </w14:textFill>
        </w:rPr>
        <w:t xml:space="preserve"> **.**% </w:t>
      </w:r>
      <w:r>
        <w:rPr>
          <w:rFonts w:hint="eastAsia" w:ascii="仿宋" w:hAnsi="仿宋" w:eastAsia="仿宋" w:cs="仿宋"/>
          <w:color w:val="000000" w:themeColor="text1"/>
          <w:sz w:val="24"/>
          <w:szCs w:val="24"/>
          <w14:textFill>
            <w14:solidFill>
              <w14:schemeClr w14:val="tx1"/>
            </w14:solidFill>
          </w14:textFill>
        </w:rPr>
        <w:t>较上月</w:t>
      </w:r>
      <w:r>
        <w:rPr>
          <w:rFonts w:ascii="仿宋" w:hAnsi="仿宋" w:eastAsia="仿宋" w:cs="仿宋"/>
          <w:color w:val="000000" w:themeColor="text1"/>
          <w:sz w:val="24"/>
          <w:szCs w:val="24"/>
          <w14:textFill>
            <w14:solidFill>
              <w14:schemeClr w14:val="tx1"/>
            </w14:solidFill>
          </w14:textFill>
        </w:rPr>
        <w:t xml:space="preserve">**.**% </w:t>
      </w:r>
      <w:r>
        <w:rPr>
          <w:rFonts w:hint="eastAsia" w:ascii="仿宋" w:hAnsi="仿宋" w:eastAsia="仿宋" w:cs="仿宋"/>
          <w:color w:val="000000" w:themeColor="text1"/>
          <w:sz w:val="24"/>
          <w:szCs w:val="24"/>
          <w14:textFill>
            <w14:solidFill>
              <w14:schemeClr w14:val="tx1"/>
            </w14:solidFill>
          </w14:textFill>
        </w:rPr>
        <w:t xml:space="preserve">较年初 </w:t>
      </w:r>
      <w:r>
        <w:rPr>
          <w:rFonts w:ascii="仿宋" w:hAnsi="仿宋" w:eastAsia="仿宋" w:cs="仿宋"/>
          <w:color w:val="000000" w:themeColor="text1"/>
          <w:sz w:val="24"/>
          <w:szCs w:val="24"/>
          <w14:textFill>
            <w14:solidFill>
              <w14:schemeClr w14:val="tx1"/>
            </w14:solidFill>
          </w14:textFill>
        </w:rPr>
        <w:t>**.**%</w:t>
      </w:r>
    </w:p>
    <w:p>
      <w:pPr>
        <w:spacing w:after="0" w:line="360" w:lineRule="auto"/>
        <w:ind w:left="840" w:firstLine="420"/>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AUM 余额：</w:t>
      </w:r>
      <w:r>
        <w:rPr>
          <w:rFonts w:ascii="仿宋" w:hAnsi="仿宋" w:eastAsia="仿宋" w:cs="仿宋"/>
          <w:color w:val="000000" w:themeColor="text1"/>
          <w:sz w:val="24"/>
          <w:szCs w:val="24"/>
          <w14:textFill>
            <w14:solidFill>
              <w14:schemeClr w14:val="tx1"/>
            </w14:solidFill>
          </w14:textFill>
        </w:rPr>
        <w:t xml:space="preserve">5,556.00 </w:t>
      </w:r>
      <w:r>
        <w:rPr>
          <w:rFonts w:hint="eastAsia" w:ascii="仿宋" w:hAnsi="仿宋" w:eastAsia="仿宋" w:cs="仿宋"/>
          <w:color w:val="000000" w:themeColor="text1"/>
          <w:sz w:val="24"/>
          <w:szCs w:val="24"/>
          <w14:textFill>
            <w14:solidFill>
              <w14:schemeClr w14:val="tx1"/>
            </w14:solidFill>
          </w14:textFill>
        </w:rPr>
        <w:t>较上日</w:t>
      </w:r>
      <w:r>
        <w:rPr>
          <w:rFonts w:ascii="仿宋" w:hAnsi="仿宋" w:eastAsia="仿宋" w:cs="仿宋"/>
          <w:color w:val="000000" w:themeColor="text1"/>
          <w:sz w:val="24"/>
          <w:szCs w:val="24"/>
          <w14:textFill>
            <w14:solidFill>
              <w14:schemeClr w14:val="tx1"/>
            </w14:solidFill>
          </w14:textFill>
        </w:rPr>
        <w:t xml:space="preserve"> **.**% </w:t>
      </w:r>
      <w:r>
        <w:rPr>
          <w:rFonts w:hint="eastAsia" w:ascii="仿宋" w:hAnsi="仿宋" w:eastAsia="仿宋" w:cs="仿宋"/>
          <w:color w:val="000000" w:themeColor="text1"/>
          <w:sz w:val="24"/>
          <w:szCs w:val="24"/>
          <w14:textFill>
            <w14:solidFill>
              <w14:schemeClr w14:val="tx1"/>
            </w14:solidFill>
          </w14:textFill>
        </w:rPr>
        <w:t>较上月</w:t>
      </w:r>
      <w:r>
        <w:rPr>
          <w:rFonts w:ascii="仿宋" w:hAnsi="仿宋" w:eastAsia="仿宋" w:cs="仿宋"/>
          <w:color w:val="000000" w:themeColor="text1"/>
          <w:sz w:val="24"/>
          <w:szCs w:val="24"/>
          <w14:textFill>
            <w14:solidFill>
              <w14:schemeClr w14:val="tx1"/>
            </w14:solidFill>
          </w14:textFill>
        </w:rPr>
        <w:t xml:space="preserve">**.**% </w:t>
      </w:r>
      <w:r>
        <w:rPr>
          <w:rFonts w:hint="eastAsia" w:ascii="仿宋" w:hAnsi="仿宋" w:eastAsia="仿宋" w:cs="仿宋"/>
          <w:color w:val="000000" w:themeColor="text1"/>
          <w:sz w:val="24"/>
          <w:szCs w:val="24"/>
          <w14:textFill>
            <w14:solidFill>
              <w14:schemeClr w14:val="tx1"/>
            </w14:solidFill>
          </w14:textFill>
        </w:rPr>
        <w:t xml:space="preserve">较年初 </w:t>
      </w:r>
      <w:r>
        <w:rPr>
          <w:rFonts w:ascii="仿宋" w:hAnsi="仿宋" w:eastAsia="仿宋" w:cs="仿宋"/>
          <w:color w:val="000000" w:themeColor="text1"/>
          <w:sz w:val="24"/>
          <w:szCs w:val="24"/>
          <w14:textFill>
            <w14:solidFill>
              <w14:schemeClr w14:val="tx1"/>
            </w14:solidFill>
          </w14:textFill>
        </w:rPr>
        <w:t>**.**%</w:t>
      </w:r>
    </w:p>
    <w:p>
      <w:pPr>
        <w:spacing w:after="0" w:line="360" w:lineRule="auto"/>
        <w:ind w:left="840" w:firstLine="420"/>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活期余额：</w:t>
      </w:r>
      <w:r>
        <w:rPr>
          <w:rFonts w:ascii="仿宋" w:hAnsi="仿宋" w:eastAsia="仿宋" w:cs="仿宋"/>
          <w:color w:val="000000" w:themeColor="text1"/>
          <w:sz w:val="24"/>
          <w:szCs w:val="24"/>
          <w14:textFill>
            <w14:solidFill>
              <w14:schemeClr w14:val="tx1"/>
            </w14:solidFill>
          </w14:textFill>
        </w:rPr>
        <w:t xml:space="preserve">5,556.00 </w:t>
      </w:r>
      <w:r>
        <w:rPr>
          <w:rFonts w:hint="eastAsia" w:ascii="仿宋" w:hAnsi="仿宋" w:eastAsia="仿宋" w:cs="仿宋"/>
          <w:color w:val="000000" w:themeColor="text1"/>
          <w:sz w:val="24"/>
          <w:szCs w:val="24"/>
          <w14:textFill>
            <w14:solidFill>
              <w14:schemeClr w14:val="tx1"/>
            </w14:solidFill>
          </w14:textFill>
        </w:rPr>
        <w:t>较上日</w:t>
      </w:r>
      <w:r>
        <w:rPr>
          <w:rFonts w:ascii="仿宋" w:hAnsi="仿宋" w:eastAsia="仿宋" w:cs="仿宋"/>
          <w:color w:val="000000" w:themeColor="text1"/>
          <w:sz w:val="24"/>
          <w:szCs w:val="24"/>
          <w14:textFill>
            <w14:solidFill>
              <w14:schemeClr w14:val="tx1"/>
            </w14:solidFill>
          </w14:textFill>
        </w:rPr>
        <w:t xml:space="preserve"> **.**% </w:t>
      </w:r>
      <w:r>
        <w:rPr>
          <w:rFonts w:hint="eastAsia" w:ascii="仿宋" w:hAnsi="仿宋" w:eastAsia="仿宋" w:cs="仿宋"/>
          <w:color w:val="000000" w:themeColor="text1"/>
          <w:sz w:val="24"/>
          <w:szCs w:val="24"/>
          <w14:textFill>
            <w14:solidFill>
              <w14:schemeClr w14:val="tx1"/>
            </w14:solidFill>
          </w14:textFill>
        </w:rPr>
        <w:t>较上月</w:t>
      </w:r>
      <w:r>
        <w:rPr>
          <w:rFonts w:ascii="仿宋" w:hAnsi="仿宋" w:eastAsia="仿宋" w:cs="仿宋"/>
          <w:color w:val="000000" w:themeColor="text1"/>
          <w:sz w:val="24"/>
          <w:szCs w:val="24"/>
          <w14:textFill>
            <w14:solidFill>
              <w14:schemeClr w14:val="tx1"/>
            </w14:solidFill>
          </w14:textFill>
        </w:rPr>
        <w:t xml:space="preserve">**.**% </w:t>
      </w:r>
      <w:r>
        <w:rPr>
          <w:rFonts w:hint="eastAsia" w:ascii="仿宋" w:hAnsi="仿宋" w:eastAsia="仿宋" w:cs="仿宋"/>
          <w:color w:val="000000" w:themeColor="text1"/>
          <w:sz w:val="24"/>
          <w:szCs w:val="24"/>
          <w14:textFill>
            <w14:solidFill>
              <w14:schemeClr w14:val="tx1"/>
            </w14:solidFill>
          </w14:textFill>
        </w:rPr>
        <w:t xml:space="preserve">较年初 </w:t>
      </w:r>
      <w:r>
        <w:rPr>
          <w:rFonts w:ascii="仿宋" w:hAnsi="仿宋" w:eastAsia="仿宋" w:cs="仿宋"/>
          <w:color w:val="000000" w:themeColor="text1"/>
          <w:sz w:val="24"/>
          <w:szCs w:val="24"/>
          <w14:textFill>
            <w14:solidFill>
              <w14:schemeClr w14:val="tx1"/>
            </w14:solidFill>
          </w14:textFill>
        </w:rPr>
        <w:t>**.**%</w:t>
      </w:r>
    </w:p>
    <w:p>
      <w:pPr>
        <w:spacing w:after="0" w:line="360" w:lineRule="auto"/>
        <w:ind w:left="840" w:firstLine="420"/>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定期余额：</w:t>
      </w:r>
      <w:r>
        <w:rPr>
          <w:rFonts w:ascii="仿宋" w:hAnsi="仿宋" w:eastAsia="仿宋" w:cs="仿宋"/>
          <w:color w:val="000000" w:themeColor="text1"/>
          <w:sz w:val="24"/>
          <w:szCs w:val="24"/>
          <w14:textFill>
            <w14:solidFill>
              <w14:schemeClr w14:val="tx1"/>
            </w14:solidFill>
          </w14:textFill>
        </w:rPr>
        <w:t xml:space="preserve">5,556.00 </w:t>
      </w:r>
      <w:r>
        <w:rPr>
          <w:rFonts w:hint="eastAsia" w:ascii="仿宋" w:hAnsi="仿宋" w:eastAsia="仿宋" w:cs="仿宋"/>
          <w:color w:val="000000" w:themeColor="text1"/>
          <w:sz w:val="24"/>
          <w:szCs w:val="24"/>
          <w14:textFill>
            <w14:solidFill>
              <w14:schemeClr w14:val="tx1"/>
            </w14:solidFill>
          </w14:textFill>
        </w:rPr>
        <w:t>较上日</w:t>
      </w:r>
      <w:r>
        <w:rPr>
          <w:rFonts w:ascii="仿宋" w:hAnsi="仿宋" w:eastAsia="仿宋" w:cs="仿宋"/>
          <w:color w:val="000000" w:themeColor="text1"/>
          <w:sz w:val="24"/>
          <w:szCs w:val="24"/>
          <w14:textFill>
            <w14:solidFill>
              <w14:schemeClr w14:val="tx1"/>
            </w14:solidFill>
          </w14:textFill>
        </w:rPr>
        <w:t xml:space="preserve"> **.**% </w:t>
      </w:r>
      <w:r>
        <w:rPr>
          <w:rFonts w:hint="eastAsia" w:ascii="仿宋" w:hAnsi="仿宋" w:eastAsia="仿宋" w:cs="仿宋"/>
          <w:color w:val="000000" w:themeColor="text1"/>
          <w:sz w:val="24"/>
          <w:szCs w:val="24"/>
          <w14:textFill>
            <w14:solidFill>
              <w14:schemeClr w14:val="tx1"/>
            </w14:solidFill>
          </w14:textFill>
        </w:rPr>
        <w:t>较上月</w:t>
      </w:r>
      <w:r>
        <w:rPr>
          <w:rFonts w:ascii="仿宋" w:hAnsi="仿宋" w:eastAsia="仿宋" w:cs="仿宋"/>
          <w:color w:val="000000" w:themeColor="text1"/>
          <w:sz w:val="24"/>
          <w:szCs w:val="24"/>
          <w14:textFill>
            <w14:solidFill>
              <w14:schemeClr w14:val="tx1"/>
            </w14:solidFill>
          </w14:textFill>
        </w:rPr>
        <w:t xml:space="preserve">**.**% </w:t>
      </w:r>
      <w:r>
        <w:rPr>
          <w:rFonts w:hint="eastAsia" w:ascii="仿宋" w:hAnsi="仿宋" w:eastAsia="仿宋" w:cs="仿宋"/>
          <w:color w:val="000000" w:themeColor="text1"/>
          <w:sz w:val="24"/>
          <w:szCs w:val="24"/>
          <w14:textFill>
            <w14:solidFill>
              <w14:schemeClr w14:val="tx1"/>
            </w14:solidFill>
          </w14:textFill>
        </w:rPr>
        <w:t xml:space="preserve">较年初 </w:t>
      </w:r>
      <w:r>
        <w:rPr>
          <w:rFonts w:ascii="仿宋" w:hAnsi="仿宋" w:eastAsia="仿宋" w:cs="仿宋"/>
          <w:color w:val="000000" w:themeColor="text1"/>
          <w:sz w:val="24"/>
          <w:szCs w:val="24"/>
          <w14:textFill>
            <w14:solidFill>
              <w14:schemeClr w14:val="tx1"/>
            </w14:solidFill>
          </w14:textFill>
        </w:rPr>
        <w:t>**.**%</w:t>
      </w:r>
    </w:p>
    <w:p>
      <w:pPr>
        <w:spacing w:after="0" w:line="360" w:lineRule="auto"/>
        <w:ind w:left="840" w:firstLine="420"/>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理财余额：</w:t>
      </w:r>
      <w:r>
        <w:rPr>
          <w:rFonts w:ascii="仿宋" w:hAnsi="仿宋" w:eastAsia="仿宋" w:cs="仿宋"/>
          <w:color w:val="000000" w:themeColor="text1"/>
          <w:sz w:val="24"/>
          <w:szCs w:val="24"/>
          <w14:textFill>
            <w14:solidFill>
              <w14:schemeClr w14:val="tx1"/>
            </w14:solidFill>
          </w14:textFill>
        </w:rPr>
        <w:t xml:space="preserve">5,556.00 </w:t>
      </w:r>
      <w:r>
        <w:rPr>
          <w:rFonts w:hint="eastAsia" w:ascii="仿宋" w:hAnsi="仿宋" w:eastAsia="仿宋" w:cs="仿宋"/>
          <w:color w:val="000000" w:themeColor="text1"/>
          <w:sz w:val="24"/>
          <w:szCs w:val="24"/>
          <w14:textFill>
            <w14:solidFill>
              <w14:schemeClr w14:val="tx1"/>
            </w14:solidFill>
          </w14:textFill>
        </w:rPr>
        <w:t>较上日</w:t>
      </w:r>
      <w:r>
        <w:rPr>
          <w:rFonts w:ascii="仿宋" w:hAnsi="仿宋" w:eastAsia="仿宋" w:cs="仿宋"/>
          <w:color w:val="000000" w:themeColor="text1"/>
          <w:sz w:val="24"/>
          <w:szCs w:val="24"/>
          <w14:textFill>
            <w14:solidFill>
              <w14:schemeClr w14:val="tx1"/>
            </w14:solidFill>
          </w14:textFill>
        </w:rPr>
        <w:t xml:space="preserve"> **.**% </w:t>
      </w:r>
      <w:r>
        <w:rPr>
          <w:rFonts w:hint="eastAsia" w:ascii="仿宋" w:hAnsi="仿宋" w:eastAsia="仿宋" w:cs="仿宋"/>
          <w:color w:val="000000" w:themeColor="text1"/>
          <w:sz w:val="24"/>
          <w:szCs w:val="24"/>
          <w14:textFill>
            <w14:solidFill>
              <w14:schemeClr w14:val="tx1"/>
            </w14:solidFill>
          </w14:textFill>
        </w:rPr>
        <w:t>较上月</w:t>
      </w:r>
      <w:r>
        <w:rPr>
          <w:rFonts w:ascii="仿宋" w:hAnsi="仿宋" w:eastAsia="仿宋" w:cs="仿宋"/>
          <w:color w:val="000000" w:themeColor="text1"/>
          <w:sz w:val="24"/>
          <w:szCs w:val="24"/>
          <w14:textFill>
            <w14:solidFill>
              <w14:schemeClr w14:val="tx1"/>
            </w14:solidFill>
          </w14:textFill>
        </w:rPr>
        <w:t xml:space="preserve">**.**% </w:t>
      </w:r>
      <w:r>
        <w:rPr>
          <w:rFonts w:hint="eastAsia" w:ascii="仿宋" w:hAnsi="仿宋" w:eastAsia="仿宋" w:cs="仿宋"/>
          <w:color w:val="000000" w:themeColor="text1"/>
          <w:sz w:val="24"/>
          <w:szCs w:val="24"/>
          <w14:textFill>
            <w14:solidFill>
              <w14:schemeClr w14:val="tx1"/>
            </w14:solidFill>
          </w14:textFill>
        </w:rPr>
        <w:t xml:space="preserve">较年初 </w:t>
      </w:r>
      <w:r>
        <w:rPr>
          <w:rFonts w:ascii="仿宋" w:hAnsi="仿宋" w:eastAsia="仿宋" w:cs="仿宋"/>
          <w:color w:val="000000" w:themeColor="text1"/>
          <w:sz w:val="24"/>
          <w:szCs w:val="24"/>
          <w14:textFill>
            <w14:solidFill>
              <w14:schemeClr w14:val="tx1"/>
            </w14:solidFill>
          </w14:textFill>
        </w:rPr>
        <w:t>**.**%</w:t>
      </w:r>
    </w:p>
    <w:p>
      <w:pPr>
        <w:spacing w:after="0" w:line="360" w:lineRule="auto"/>
        <w:ind w:left="840"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贷款余额：</w:t>
      </w:r>
      <w:r>
        <w:rPr>
          <w:rFonts w:ascii="仿宋" w:hAnsi="仿宋" w:eastAsia="仿宋" w:cs="仿宋"/>
          <w:color w:val="000000" w:themeColor="text1"/>
          <w:sz w:val="24"/>
          <w:szCs w:val="24"/>
          <w14:textFill>
            <w14:solidFill>
              <w14:schemeClr w14:val="tx1"/>
            </w14:solidFill>
          </w14:textFill>
        </w:rPr>
        <w:t xml:space="preserve">5,556.00 </w:t>
      </w:r>
      <w:r>
        <w:rPr>
          <w:rFonts w:hint="eastAsia" w:ascii="仿宋" w:hAnsi="仿宋" w:eastAsia="仿宋" w:cs="仿宋"/>
          <w:color w:val="000000" w:themeColor="text1"/>
          <w:sz w:val="24"/>
          <w:szCs w:val="24"/>
          <w14:textFill>
            <w14:solidFill>
              <w14:schemeClr w14:val="tx1"/>
            </w14:solidFill>
          </w14:textFill>
        </w:rPr>
        <w:t>较上日</w:t>
      </w:r>
      <w:r>
        <w:rPr>
          <w:rFonts w:ascii="仿宋" w:hAnsi="仿宋" w:eastAsia="仿宋" w:cs="仿宋"/>
          <w:color w:val="000000" w:themeColor="text1"/>
          <w:sz w:val="24"/>
          <w:szCs w:val="24"/>
          <w14:textFill>
            <w14:solidFill>
              <w14:schemeClr w14:val="tx1"/>
            </w14:solidFill>
          </w14:textFill>
        </w:rPr>
        <w:t xml:space="preserve"> **.**% </w:t>
      </w:r>
      <w:r>
        <w:rPr>
          <w:rFonts w:hint="eastAsia" w:ascii="仿宋" w:hAnsi="仿宋" w:eastAsia="仿宋" w:cs="仿宋"/>
          <w:color w:val="000000" w:themeColor="text1"/>
          <w:sz w:val="24"/>
          <w:szCs w:val="24"/>
          <w14:textFill>
            <w14:solidFill>
              <w14:schemeClr w14:val="tx1"/>
            </w14:solidFill>
          </w14:textFill>
        </w:rPr>
        <w:t>较上月</w:t>
      </w:r>
      <w:r>
        <w:rPr>
          <w:rFonts w:ascii="仿宋" w:hAnsi="仿宋" w:eastAsia="仿宋" w:cs="仿宋"/>
          <w:color w:val="000000" w:themeColor="text1"/>
          <w:sz w:val="24"/>
          <w:szCs w:val="24"/>
          <w14:textFill>
            <w14:solidFill>
              <w14:schemeClr w14:val="tx1"/>
            </w14:solidFill>
          </w14:textFill>
        </w:rPr>
        <w:t xml:space="preserve">**.**% </w:t>
      </w:r>
      <w:r>
        <w:rPr>
          <w:rFonts w:hint="eastAsia" w:ascii="仿宋" w:hAnsi="仿宋" w:eastAsia="仿宋" w:cs="仿宋"/>
          <w:color w:val="000000" w:themeColor="text1"/>
          <w:sz w:val="24"/>
          <w:szCs w:val="24"/>
          <w14:textFill>
            <w14:solidFill>
              <w14:schemeClr w14:val="tx1"/>
            </w14:solidFill>
          </w14:textFill>
        </w:rPr>
        <w:t xml:space="preserve">较年初 </w:t>
      </w:r>
      <w:r>
        <w:rPr>
          <w:rFonts w:ascii="仿宋" w:hAnsi="仿宋" w:eastAsia="仿宋" w:cs="仿宋"/>
          <w:color w:val="000000" w:themeColor="text1"/>
          <w:sz w:val="24"/>
          <w:szCs w:val="24"/>
          <w14:textFill>
            <w14:solidFill>
              <w14:schemeClr w14:val="tx1"/>
            </w14:solidFill>
          </w14:textFill>
        </w:rPr>
        <w:t>**.**%</w:t>
      </w:r>
    </w:p>
    <w:p>
      <w:pPr>
        <w:spacing w:after="0" w:line="360" w:lineRule="auto"/>
        <w:ind w:left="420" w:firstLine="420"/>
        <w:rPr>
          <w:rFonts w:ascii="仿宋" w:hAnsi="仿宋" w:eastAsia="仿宋" w:cs="仿宋"/>
          <w:sz w:val="24"/>
          <w:szCs w:val="24"/>
        </w:rPr>
      </w:pPr>
      <w:r>
        <w:rPr>
          <w:rFonts w:hint="eastAsia" w:ascii="仿宋" w:hAnsi="仿宋" w:eastAsia="仿宋"/>
          <w:sz w:val="24"/>
          <w:szCs w:val="24"/>
        </w:rPr>
        <w:t>”</w:t>
      </w:r>
    </w:p>
    <w:p>
      <w:pPr>
        <w:pStyle w:val="8"/>
        <w:numPr>
          <w:ilvl w:val="5"/>
          <w:numId w:val="14"/>
        </w:numPr>
        <w:spacing w:line="360" w:lineRule="auto"/>
        <w:rPr>
          <w:rFonts w:ascii="仿宋" w:hAnsi="仿宋" w:eastAsia="仿宋" w:cs="仿宋"/>
          <w:b w:val="0"/>
          <w:bCs w:val="0"/>
        </w:rPr>
      </w:pPr>
      <w:r>
        <w:rPr>
          <w:rFonts w:hint="eastAsia" w:ascii="仿宋" w:hAnsi="仿宋" w:eastAsia="仿宋"/>
        </w:rPr>
        <w:t>输入输出的界面</w:t>
      </w:r>
    </w:p>
    <w:p>
      <w:pPr>
        <w:spacing w:after="0" w:line="360" w:lineRule="auto"/>
        <w:jc w:val="left"/>
        <w:rPr>
          <w:rFonts w:ascii="仿宋" w:hAnsi="仿宋" w:eastAsia="仿宋" w:cs="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cs="仿宋"/>
          <w:b w:val="0"/>
          <w:bCs w:val="0"/>
        </w:rPr>
      </w:pPr>
      <w:r>
        <w:rPr>
          <w:rFonts w:hint="eastAsia" w:ascii="仿宋" w:hAnsi="仿宋" w:eastAsia="仿宋"/>
        </w:rPr>
        <w:t>核算处理</w:t>
      </w:r>
    </w:p>
    <w:p>
      <w:pPr>
        <w:spacing w:after="0" w:line="360" w:lineRule="auto"/>
        <w:rPr>
          <w:rFonts w:ascii="仿宋" w:hAnsi="仿宋" w:eastAsia="仿宋" w:cs="仿宋"/>
          <w:sz w:val="24"/>
          <w:szCs w:val="24"/>
        </w:rPr>
      </w:pPr>
      <w:r>
        <w:rPr>
          <w:rFonts w:hint="eastAsia" w:ascii="仿宋" w:hAnsi="仿宋" w:eastAsia="仿宋" w:cs="仿宋"/>
          <w:sz w:val="24"/>
          <w:szCs w:val="24"/>
        </w:rPr>
        <w:t>不涉及</w:t>
      </w:r>
    </w:p>
    <w:p>
      <w:pPr>
        <w:pStyle w:val="8"/>
        <w:numPr>
          <w:ilvl w:val="5"/>
          <w:numId w:val="14"/>
        </w:numPr>
        <w:spacing w:line="360" w:lineRule="auto"/>
        <w:rPr>
          <w:rFonts w:ascii="仿宋" w:hAnsi="仿宋" w:eastAsia="仿宋" w:cs="仿宋"/>
          <w:b w:val="0"/>
          <w:bCs w:val="0"/>
        </w:rPr>
      </w:pPr>
      <w:r>
        <w:rPr>
          <w:rFonts w:hint="eastAsia" w:ascii="仿宋" w:hAnsi="仿宋" w:eastAsia="仿宋" w:cs="仿宋"/>
        </w:rPr>
        <w:t>凭证/</w:t>
      </w:r>
      <w:r>
        <w:rPr>
          <w:rFonts w:hint="eastAsia" w:ascii="仿宋" w:hAnsi="仿宋" w:eastAsia="仿宋"/>
        </w:rPr>
        <w:t>合同</w:t>
      </w:r>
      <w:r>
        <w:rPr>
          <w:rFonts w:hint="eastAsia" w:ascii="仿宋" w:hAnsi="仿宋" w:eastAsia="仿宋" w:cs="仿宋"/>
        </w:rPr>
        <w:t>/</w:t>
      </w:r>
      <w:r>
        <w:rPr>
          <w:rFonts w:hint="eastAsia" w:ascii="仿宋" w:hAnsi="仿宋" w:eastAsia="仿宋"/>
        </w:rPr>
        <w:t>协议打印</w:t>
      </w:r>
    </w:p>
    <w:p>
      <w:pPr>
        <w:spacing w:after="0" w:line="360" w:lineRule="auto"/>
        <w:rPr>
          <w:rFonts w:ascii="仿宋" w:hAnsi="仿宋" w:eastAsia="仿宋" w:cs="仿宋"/>
          <w:sz w:val="24"/>
          <w:szCs w:val="24"/>
        </w:rPr>
      </w:pPr>
      <w:r>
        <w:rPr>
          <w:rFonts w:hint="eastAsia" w:ascii="仿宋" w:hAnsi="仿宋" w:eastAsia="仿宋" w:cs="仿宋"/>
          <w:sz w:val="24"/>
          <w:szCs w:val="24"/>
        </w:rPr>
        <w:t>不涉及</w:t>
      </w:r>
    </w:p>
    <w:p>
      <w:pPr>
        <w:pStyle w:val="7"/>
        <w:numPr>
          <w:ilvl w:val="4"/>
          <w:numId w:val="14"/>
        </w:numPr>
        <w:spacing w:line="360" w:lineRule="auto"/>
        <w:ind w:left="1418" w:hanging="1418"/>
        <w:rPr>
          <w:rFonts w:ascii="仿宋" w:hAnsi="仿宋" w:eastAsia="仿宋"/>
          <w:b w:val="0"/>
          <w:bCs w:val="0"/>
          <w:i w:val="0"/>
          <w:iCs w:val="0"/>
          <w:sz w:val="28"/>
          <w:szCs w:val="28"/>
        </w:rPr>
      </w:pPr>
      <w:r>
        <w:rPr>
          <w:rFonts w:hint="eastAsia" w:ascii="仿宋" w:hAnsi="仿宋" w:eastAsia="仿宋"/>
          <w:i w:val="0"/>
          <w:iCs w:val="0"/>
        </w:rPr>
        <w:t>客群画像</w:t>
      </w:r>
      <w:r>
        <w:rPr>
          <w:rFonts w:hint="eastAsia" w:ascii="仿宋" w:hAnsi="仿宋" w:eastAsia="仿宋"/>
          <w:i w:val="0"/>
          <w:iCs w:val="0"/>
          <w:sz w:val="28"/>
          <w:szCs w:val="28"/>
        </w:rPr>
        <w:t>-客户明细</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hint="eastAsia" w:ascii="仿宋" w:hAnsi="仿宋" w:eastAsia="仿宋"/>
          <w:sz w:val="24"/>
          <w:szCs w:val="24"/>
        </w:rPr>
        <w:t>支持用户查询客群成员明细，并提供群发短信与单客邀约能力，提升客群成员精细化经营效率。</w:t>
      </w:r>
    </w:p>
    <w:p>
      <w:pPr>
        <w:pStyle w:val="8"/>
        <w:numPr>
          <w:ilvl w:val="5"/>
          <w:numId w:val="14"/>
        </w:numPr>
        <w:spacing w:line="360" w:lineRule="auto"/>
        <w:rPr>
          <w:rFonts w:ascii="仿宋" w:hAnsi="仿宋" w:eastAsia="仿宋" w:cs="仿宋"/>
          <w:b w:val="0"/>
          <w:bCs w:val="0"/>
        </w:rPr>
      </w:pPr>
      <w:r>
        <w:rPr>
          <w:rFonts w:hint="eastAsia" w:ascii="仿宋" w:hAnsi="仿宋" w:eastAsia="仿宋" w:cs="仿宋"/>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668"/>
        <w:gridCol w:w="1862"/>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668"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186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b/>
                <w:bCs/>
                <w:color w:val="000000" w:themeColor="text1"/>
                <w14:textFill>
                  <w14:solidFill>
                    <w14:schemeClr w14:val="tx1"/>
                  </w14:solidFill>
                </w14:textFill>
              </w:rPr>
            </w:pPr>
            <w:r>
              <w:rPr>
                <w:rFonts w:ascii="仿宋" w:hAnsi="仿宋" w:eastAsia="仿宋"/>
                <w:b/>
                <w:bCs/>
                <w:color w:val="000000" w:themeColor="text1"/>
                <w:sz w:val="24"/>
                <w14:textFill>
                  <w14:solidFill>
                    <w14:schemeClr w14:val="tx1"/>
                  </w14:solidFill>
                </w14:textFill>
              </w:rPr>
              <w:t>核心客户号</w:t>
            </w:r>
          </w:p>
        </w:tc>
        <w:tc>
          <w:tcPr>
            <w:tcW w:w="2668" w:type="dxa"/>
          </w:tcPr>
          <w:p>
            <w:pPr>
              <w:spacing w:line="360" w:lineRule="auto"/>
              <w:rPr>
                <w:rFonts w:ascii="仿宋" w:hAnsi="仿宋" w:eastAsia="仿宋"/>
              </w:rPr>
            </w:pPr>
            <w:r>
              <w:rPr>
                <w:rFonts w:ascii="仿宋" w:hAnsi="仿宋" w:eastAsia="仿宋"/>
                <w:color w:val="000000"/>
                <w:sz w:val="24"/>
              </w:rPr>
              <w:t>非必输</w:t>
            </w:r>
          </w:p>
        </w:tc>
        <w:tc>
          <w:tcPr>
            <w:tcW w:w="1862" w:type="dxa"/>
          </w:tcPr>
          <w:p>
            <w:pPr>
              <w:spacing w:line="360" w:lineRule="auto"/>
              <w:rPr>
                <w:rFonts w:ascii="仿宋" w:hAnsi="仿宋" w:eastAsia="仿宋"/>
              </w:rPr>
            </w:pPr>
            <w:r>
              <w:rPr>
                <w:rFonts w:ascii="仿宋" w:hAnsi="仿宋" w:eastAsia="仿宋"/>
                <w:color w:val="000000"/>
                <w:sz w:val="24"/>
              </w:rPr>
              <w:t>文本</w:t>
            </w:r>
          </w:p>
        </w:tc>
        <w:tc>
          <w:tcPr>
            <w:tcW w:w="2270" w:type="dxa"/>
          </w:tcPr>
          <w:p>
            <w:pPr>
              <w:spacing w:line="360" w:lineRule="auto"/>
              <w:rPr>
                <w:rFonts w:ascii="仿宋" w:hAnsi="仿宋" w:eastAsia="仿宋"/>
              </w:rPr>
            </w:pPr>
            <w:r>
              <w:rPr>
                <w:rFonts w:ascii="仿宋" w:hAnsi="仿宋" w:eastAsia="仿宋"/>
                <w:color w:val="000000"/>
                <w:sz w:val="24"/>
              </w:rPr>
              <w:t>支持按核心客户号精确查询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b/>
                <w:bCs/>
                <w:color w:val="000000" w:themeColor="text1"/>
                <w14:textFill>
                  <w14:solidFill>
                    <w14:schemeClr w14:val="tx1"/>
                  </w14:solidFill>
                </w14:textFill>
              </w:rPr>
            </w:pPr>
            <w:r>
              <w:rPr>
                <w:rFonts w:ascii="仿宋" w:hAnsi="仿宋" w:eastAsia="仿宋"/>
                <w:b/>
                <w:bCs/>
                <w:color w:val="000000" w:themeColor="text1"/>
                <w:sz w:val="24"/>
                <w14:textFill>
                  <w14:solidFill>
                    <w14:schemeClr w14:val="tx1"/>
                  </w14:solidFill>
                </w14:textFill>
              </w:rPr>
              <w:t>客户姓名</w:t>
            </w:r>
          </w:p>
        </w:tc>
        <w:tc>
          <w:tcPr>
            <w:tcW w:w="2668" w:type="dxa"/>
          </w:tcPr>
          <w:p>
            <w:pPr>
              <w:spacing w:line="360" w:lineRule="auto"/>
              <w:rPr>
                <w:rFonts w:ascii="仿宋" w:hAnsi="仿宋" w:eastAsia="仿宋"/>
              </w:rPr>
            </w:pPr>
            <w:r>
              <w:rPr>
                <w:rFonts w:ascii="仿宋" w:hAnsi="仿宋" w:eastAsia="仿宋"/>
                <w:color w:val="000000"/>
                <w:sz w:val="24"/>
              </w:rPr>
              <w:t>非必输，支持模糊查询</w:t>
            </w:r>
          </w:p>
        </w:tc>
        <w:tc>
          <w:tcPr>
            <w:tcW w:w="1862" w:type="dxa"/>
          </w:tcPr>
          <w:p>
            <w:pPr>
              <w:spacing w:line="360" w:lineRule="auto"/>
              <w:rPr>
                <w:rFonts w:ascii="仿宋" w:hAnsi="仿宋" w:eastAsia="仿宋"/>
              </w:rPr>
            </w:pPr>
            <w:r>
              <w:rPr>
                <w:rFonts w:ascii="仿宋" w:hAnsi="仿宋" w:eastAsia="仿宋"/>
                <w:color w:val="000000"/>
                <w:sz w:val="24"/>
              </w:rPr>
              <w:t>文本</w:t>
            </w:r>
          </w:p>
        </w:tc>
        <w:tc>
          <w:tcPr>
            <w:tcW w:w="2270" w:type="dxa"/>
          </w:tcPr>
          <w:p>
            <w:pPr>
              <w:spacing w:line="360" w:lineRule="auto"/>
              <w:rPr>
                <w:rFonts w:ascii="仿宋" w:hAnsi="仿宋" w:eastAsia="仿宋"/>
              </w:rPr>
            </w:pPr>
            <w:r>
              <w:rPr>
                <w:rFonts w:ascii="仿宋" w:hAnsi="仿宋" w:eastAsia="仿宋"/>
                <w:color w:val="000000"/>
                <w:sz w:val="24"/>
              </w:rPr>
              <w:t>支持按客户</w:t>
            </w:r>
            <w:r>
              <w:rPr>
                <w:rFonts w:hint="eastAsia" w:ascii="仿宋" w:hAnsi="仿宋" w:eastAsia="仿宋"/>
                <w:color w:val="000000"/>
                <w:sz w:val="24"/>
              </w:rPr>
              <w:t>姓名模糊</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b/>
                <w:bCs/>
                <w:color w:val="000000" w:themeColor="text1"/>
                <w:sz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客户等级</w:t>
            </w:r>
          </w:p>
        </w:tc>
        <w:tc>
          <w:tcPr>
            <w:tcW w:w="2668" w:type="dxa"/>
            <w:vAlign w:val="center"/>
          </w:tcPr>
          <w:p>
            <w:pPr>
              <w:spacing w:line="360" w:lineRule="auto"/>
              <w:rPr>
                <w:rFonts w:ascii="仿宋" w:hAnsi="仿宋" w:eastAsia="仿宋"/>
                <w:color w:val="000000"/>
                <w:sz w:val="24"/>
              </w:rPr>
            </w:pPr>
            <w:r>
              <w:rPr>
                <w:rFonts w:ascii="仿宋" w:hAnsi="仿宋" w:eastAsia="仿宋"/>
                <w:sz w:val="24"/>
                <w:szCs w:val="24"/>
              </w:rPr>
              <w:t>非必输</w:t>
            </w:r>
          </w:p>
        </w:tc>
        <w:tc>
          <w:tcPr>
            <w:tcW w:w="1862" w:type="dxa"/>
            <w:vAlign w:val="center"/>
          </w:tcPr>
          <w:p>
            <w:pPr>
              <w:spacing w:line="360" w:lineRule="auto"/>
              <w:rPr>
                <w:rFonts w:ascii="仿宋" w:hAnsi="仿宋" w:eastAsia="仿宋"/>
                <w:color w:val="000000"/>
                <w:sz w:val="24"/>
              </w:rPr>
            </w:pPr>
            <w:r>
              <w:rPr>
                <w:rFonts w:hint="eastAsia" w:ascii="仿宋" w:hAnsi="仿宋" w:eastAsia="仿宋"/>
                <w:sz w:val="24"/>
                <w:szCs w:val="24"/>
              </w:rPr>
              <w:t>下拉框</w:t>
            </w:r>
          </w:p>
        </w:tc>
        <w:tc>
          <w:tcPr>
            <w:tcW w:w="2270" w:type="dxa"/>
            <w:vAlign w:val="center"/>
          </w:tcPr>
          <w:p>
            <w:pPr>
              <w:spacing w:line="360" w:lineRule="auto"/>
              <w:rPr>
                <w:rFonts w:ascii="仿宋" w:hAnsi="仿宋" w:eastAsia="仿宋"/>
              </w:rPr>
            </w:pPr>
            <w:r>
              <w:rPr>
                <w:rFonts w:hint="eastAsia" w:ascii="仿宋" w:hAnsi="仿宋" w:eastAsia="仿宋"/>
                <w:sz w:val="24"/>
                <w:szCs w:val="24"/>
              </w:rPr>
              <w:t>客户等级枚举：睡眠户、</w:t>
            </w:r>
            <w:ins w:id="403" w:author="wanao" w:date="2026-07-08T10:54:38Z">
              <w:r>
                <w:rPr>
                  <w:rFonts w:hint="eastAsia" w:ascii="仿宋" w:hAnsi="仿宋" w:eastAsia="仿宋"/>
                  <w:sz w:val="24"/>
                  <w:szCs w:val="24"/>
                  <w:lang w:val="en-US" w:eastAsia="zh-CN"/>
                </w:rPr>
                <w:t>大众、潜力、优质、财富1、财富2、贵宾、私行</w:t>
              </w:r>
            </w:ins>
            <w:del w:id="404" w:author="wanao" w:date="2026-07-08T10:54:38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查询</w:t>
            </w:r>
          </w:p>
        </w:tc>
        <w:tc>
          <w:tcPr>
            <w:tcW w:w="2668" w:type="dxa"/>
          </w:tcPr>
          <w:p>
            <w:pPr>
              <w:spacing w:line="360" w:lineRule="auto"/>
              <w:rPr>
                <w:rFonts w:ascii="仿宋" w:hAnsi="仿宋" w:eastAsia="仿宋"/>
              </w:rPr>
            </w:pPr>
            <w:r>
              <w:rPr>
                <w:rFonts w:ascii="仿宋" w:hAnsi="仿宋" w:eastAsia="仿宋"/>
                <w:color w:val="000000"/>
                <w:sz w:val="24"/>
              </w:rPr>
              <w:t>点击触发查询</w:t>
            </w:r>
          </w:p>
        </w:tc>
        <w:tc>
          <w:tcPr>
            <w:tcW w:w="1862"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ascii="仿宋" w:hAnsi="仿宋" w:eastAsia="仿宋"/>
                <w:color w:val="000000"/>
                <w:sz w:val="24"/>
              </w:rPr>
              <w:t>根据当前输入条件查询客户列表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重置</w:t>
            </w:r>
          </w:p>
        </w:tc>
        <w:tc>
          <w:tcPr>
            <w:tcW w:w="2668" w:type="dxa"/>
          </w:tcPr>
          <w:p>
            <w:pPr>
              <w:spacing w:line="360" w:lineRule="auto"/>
              <w:rPr>
                <w:rFonts w:ascii="仿宋" w:hAnsi="仿宋" w:eastAsia="仿宋"/>
              </w:rPr>
            </w:pPr>
            <w:r>
              <w:rPr>
                <w:rFonts w:ascii="仿宋" w:hAnsi="仿宋" w:eastAsia="仿宋"/>
                <w:color w:val="000000"/>
                <w:sz w:val="24"/>
              </w:rPr>
              <w:t>点击清空条件</w:t>
            </w:r>
          </w:p>
        </w:tc>
        <w:tc>
          <w:tcPr>
            <w:tcW w:w="1862"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ascii="仿宋" w:hAnsi="仿宋" w:eastAsia="仿宋"/>
                <w:color w:val="000000"/>
                <w:sz w:val="24"/>
              </w:rPr>
              <w:t>清空当前已录入或已选择的查询条件</w:t>
            </w:r>
          </w:p>
        </w:tc>
      </w:tr>
    </w:tbl>
    <w:p>
      <w:pPr>
        <w:spacing w:after="0" w:line="360" w:lineRule="auto"/>
        <w:rPr>
          <w:rFonts w:ascii="仿宋" w:hAnsi="仿宋" w:eastAsia="仿宋" w:cs="仿宋"/>
          <w:sz w:val="24"/>
          <w:szCs w:val="24"/>
        </w:rPr>
      </w:pPr>
    </w:p>
    <w:p>
      <w:pPr>
        <w:pStyle w:val="8"/>
        <w:numPr>
          <w:ilvl w:val="5"/>
          <w:numId w:val="14"/>
        </w:numPr>
        <w:spacing w:line="360" w:lineRule="auto"/>
        <w:rPr>
          <w:rFonts w:ascii="仿宋" w:hAnsi="仿宋" w:eastAsia="仿宋" w:cs="仿宋"/>
          <w:b w:val="0"/>
          <w:bCs w:val="0"/>
        </w:rPr>
      </w:pPr>
      <w:r>
        <w:rPr>
          <w:rFonts w:hint="eastAsia" w:ascii="仿宋" w:hAnsi="仿宋" w:eastAsia="仿宋"/>
        </w:rPr>
        <w:t>处理</w:t>
      </w:r>
    </w:p>
    <w:p>
      <w:pPr>
        <w:widowControl/>
        <w:numPr>
          <w:ilvl w:val="0"/>
          <w:numId w:val="36"/>
        </w:numPr>
        <w:spacing w:after="200" w:line="360" w:lineRule="auto"/>
        <w:ind w:left="360" w:hanging="360"/>
        <w:jc w:val="left"/>
        <w:rPr>
          <w:rFonts w:ascii="仿宋" w:hAnsi="仿宋" w:eastAsia="仿宋" w:cs="仿宋"/>
          <w:b/>
          <w:color w:val="000000"/>
          <w:sz w:val="24"/>
          <w:szCs w:val="24"/>
        </w:rPr>
      </w:pPr>
      <w:r>
        <w:rPr>
          <w:rFonts w:hint="eastAsia" w:ascii="仿宋" w:hAnsi="仿宋" w:eastAsia="仿宋" w:cs="仿宋"/>
          <w:b/>
          <w:color w:val="000000"/>
          <w:sz w:val="24"/>
          <w:szCs w:val="24"/>
        </w:rPr>
        <w:t>操作说明</w:t>
      </w:r>
    </w:p>
    <w:p>
      <w:pPr>
        <w:widowControl/>
        <w:numPr>
          <w:ilvl w:val="0"/>
          <w:numId w:val="37"/>
        </w:numPr>
        <w:spacing w:after="200" w:line="360" w:lineRule="auto"/>
        <w:jc w:val="left"/>
        <w:rPr>
          <w:rFonts w:ascii="仿宋" w:hAnsi="仿宋" w:eastAsia="仿宋" w:cs="仿宋"/>
          <w:sz w:val="24"/>
          <w:szCs w:val="24"/>
        </w:rPr>
      </w:pPr>
      <w:r>
        <w:rPr>
          <w:rFonts w:hint="eastAsia" w:ascii="仿宋" w:hAnsi="仿宋" w:eastAsia="仿宋"/>
          <w:sz w:val="24"/>
          <w:szCs w:val="24"/>
        </w:rPr>
        <w:t>用户在客群管理列表页面点击可群名称后，系统跳转至客群画像，客群画像分为上下两部分。上方为客群基本信息。下方为“洞察分析”，“客户明细”和“联络信息”三个Tab页签，默认展示“洞察分析”，点击“客户明细” Tab页签展示客户明细列表。</w:t>
      </w:r>
    </w:p>
    <w:p>
      <w:pPr>
        <w:widowControl/>
        <w:numPr>
          <w:ilvl w:val="0"/>
          <w:numId w:val="37"/>
        </w:numPr>
        <w:spacing w:after="200" w:line="360" w:lineRule="auto"/>
        <w:jc w:val="left"/>
        <w:rPr>
          <w:rFonts w:ascii="仿宋" w:hAnsi="仿宋" w:eastAsia="仿宋" w:cs="仿宋"/>
          <w:sz w:val="24"/>
          <w:szCs w:val="24"/>
        </w:rPr>
      </w:pPr>
      <w:r>
        <w:rPr>
          <w:rFonts w:hint="eastAsia" w:ascii="仿宋" w:hAnsi="仿宋" w:eastAsia="仿宋" w:cs="仿宋"/>
          <w:sz w:val="24"/>
          <w:szCs w:val="24"/>
        </w:rPr>
        <w:t>用户可在查询条件区操作：</w:t>
      </w:r>
    </w:p>
    <w:p>
      <w:pPr>
        <w:widowControl/>
        <w:spacing w:after="200" w:line="360" w:lineRule="auto"/>
        <w:ind w:left="300" w:firstLine="420"/>
        <w:jc w:val="left"/>
        <w:rPr>
          <w:rFonts w:ascii="仿宋" w:hAnsi="仿宋" w:eastAsia="仿宋" w:cs="仿宋"/>
          <w:sz w:val="24"/>
          <w:szCs w:val="24"/>
        </w:rPr>
      </w:pPr>
      <w:r>
        <w:rPr>
          <w:rFonts w:hint="eastAsia" w:ascii="仿宋" w:hAnsi="仿宋" w:eastAsia="仿宋" w:cs="仿宋"/>
          <w:sz w:val="24"/>
          <w:szCs w:val="24"/>
        </w:rPr>
        <w:t>支持按核心客户号、客户名称、客户等级等条件筛选客户</w:t>
      </w:r>
    </w:p>
    <w:p>
      <w:pPr>
        <w:numPr>
          <w:ilvl w:val="255"/>
          <w:numId w:val="0"/>
        </w:numPr>
        <w:spacing w:line="360" w:lineRule="auto"/>
        <w:ind w:firstLine="720"/>
        <w:rPr>
          <w:rFonts w:ascii="仿宋" w:hAnsi="仿宋" w:eastAsia="仿宋" w:cs="仿宋"/>
          <w:sz w:val="24"/>
          <w:szCs w:val="24"/>
        </w:rPr>
      </w:pPr>
      <w:r>
        <w:rPr>
          <w:rFonts w:hint="eastAsia" w:ascii="仿宋" w:hAnsi="仿宋" w:eastAsia="仿宋" w:cs="仿宋"/>
          <w:sz w:val="24"/>
          <w:szCs w:val="24"/>
        </w:rPr>
        <w:t>点击“查询”，系统按当前输入条件返回符合条件的数据。</w:t>
      </w:r>
    </w:p>
    <w:p>
      <w:pPr>
        <w:numPr>
          <w:ilvl w:val="255"/>
          <w:numId w:val="0"/>
        </w:numPr>
        <w:spacing w:line="360" w:lineRule="auto"/>
        <w:ind w:firstLine="720"/>
        <w:rPr>
          <w:rFonts w:ascii="仿宋" w:hAnsi="仿宋" w:eastAsia="仿宋" w:cs="仿宋"/>
          <w:sz w:val="24"/>
          <w:szCs w:val="24"/>
        </w:rPr>
      </w:pPr>
      <w:r>
        <w:rPr>
          <w:rFonts w:hint="eastAsia" w:ascii="仿宋" w:hAnsi="仿宋" w:eastAsia="仿宋" w:cs="仿宋"/>
          <w:sz w:val="24"/>
          <w:szCs w:val="24"/>
        </w:rPr>
        <w:t>点击“重置”，系统清空当前输入条件并恢复初始状态。</w:t>
      </w:r>
    </w:p>
    <w:p>
      <w:pPr>
        <w:widowControl/>
        <w:numPr>
          <w:ilvl w:val="0"/>
          <w:numId w:val="37"/>
        </w:numPr>
        <w:spacing w:after="200" w:line="360" w:lineRule="auto"/>
        <w:jc w:val="left"/>
        <w:rPr>
          <w:rFonts w:ascii="仿宋" w:hAnsi="仿宋" w:eastAsia="仿宋" w:cs="仿宋"/>
          <w:sz w:val="24"/>
          <w:szCs w:val="24"/>
        </w:rPr>
      </w:pPr>
      <w:r>
        <w:rPr>
          <w:rFonts w:hint="eastAsia" w:ascii="仿宋" w:hAnsi="仿宋" w:eastAsia="仿宋" w:cs="仿宋"/>
          <w:sz w:val="24"/>
          <w:szCs w:val="24"/>
        </w:rPr>
        <w:t>用户可在列表左上角统一操作按钮区操作：</w:t>
      </w:r>
    </w:p>
    <w:p>
      <w:pPr>
        <w:numPr>
          <w:ilvl w:val="255"/>
          <w:numId w:val="0"/>
        </w:numPr>
        <w:spacing w:line="360" w:lineRule="auto"/>
        <w:ind w:firstLine="720"/>
        <w:rPr>
          <w:rFonts w:ascii="仿宋" w:hAnsi="仿宋" w:eastAsia="仿宋" w:cs="仿宋"/>
          <w:sz w:val="24"/>
          <w:szCs w:val="24"/>
        </w:rPr>
      </w:pPr>
      <w:r>
        <w:rPr>
          <w:rFonts w:hint="eastAsia" w:ascii="仿宋" w:hAnsi="仿宋" w:eastAsia="仿宋" w:cs="仿宋"/>
          <w:sz w:val="24"/>
          <w:szCs w:val="24"/>
        </w:rPr>
        <w:t>点击“发短信”按钮，</w:t>
      </w:r>
      <w:r>
        <w:rPr>
          <w:rFonts w:hint="eastAsia" w:ascii="仿宋" w:hAnsi="仿宋" w:eastAsia="仿宋"/>
          <w:sz w:val="24"/>
          <w:szCs w:val="24"/>
        </w:rPr>
        <w:t>当未勾选客户时，系统应弹出二次确认框，提示文案为：“您当前未勾选客户，请先选择客户？”。当用户勾选部分客户时，系统应仅对已勾选客户执行处理，并弹出二次确认框，提示文案为：“您将对已勾选的 {X} 位客户进发送短信。请确认是否继续？”。</w:t>
      </w:r>
    </w:p>
    <w:p>
      <w:pPr>
        <w:widowControl/>
        <w:numPr>
          <w:ilvl w:val="0"/>
          <w:numId w:val="37"/>
        </w:numPr>
        <w:spacing w:after="200" w:line="360" w:lineRule="auto"/>
        <w:jc w:val="left"/>
        <w:rPr>
          <w:rFonts w:ascii="仿宋" w:hAnsi="仿宋" w:eastAsia="仿宋" w:cs="仿宋"/>
          <w:sz w:val="24"/>
          <w:szCs w:val="24"/>
        </w:rPr>
      </w:pPr>
      <w:r>
        <w:rPr>
          <w:rFonts w:hint="eastAsia" w:ascii="仿宋" w:hAnsi="仿宋" w:eastAsia="仿宋" w:cs="仿宋"/>
          <w:sz w:val="24"/>
          <w:szCs w:val="24"/>
        </w:rPr>
        <w:t>用户可在列表行内统一操作按钮区操作：</w:t>
      </w:r>
    </w:p>
    <w:p>
      <w:pPr>
        <w:numPr>
          <w:ilvl w:val="255"/>
          <w:numId w:val="0"/>
        </w:numPr>
        <w:spacing w:line="360" w:lineRule="auto"/>
        <w:ind w:firstLine="720"/>
        <w:rPr>
          <w:rFonts w:ascii="仿宋" w:hAnsi="仿宋" w:eastAsia="仿宋" w:cs="仿宋"/>
          <w:sz w:val="24"/>
          <w:szCs w:val="24"/>
        </w:rPr>
      </w:pPr>
      <w:r>
        <w:rPr>
          <w:rFonts w:hint="eastAsia" w:ascii="仿宋" w:hAnsi="仿宋" w:eastAsia="仿宋" w:cs="仿宋"/>
          <w:sz w:val="24"/>
          <w:szCs w:val="24"/>
        </w:rPr>
        <w:t>点击“邀约计划”，详见：</w:t>
      </w:r>
      <w:r>
        <w:rPr>
          <w:rFonts w:hint="eastAsia" w:ascii="仿宋" w:hAnsi="仿宋" w:eastAsia="仿宋" w:cs="仿宋"/>
          <w:i/>
          <w:iCs/>
          <w:sz w:val="24"/>
          <w:szCs w:val="24"/>
        </w:rPr>
        <w:t>“公共功能</w:t>
      </w:r>
      <w:r>
        <w:rPr>
          <w:rFonts w:ascii="仿宋" w:hAnsi="仿宋" w:eastAsia="仿宋" w:cs="仿宋"/>
          <w:i/>
          <w:iCs/>
          <w:sz w:val="24"/>
          <w:szCs w:val="24"/>
        </w:rPr>
        <w:t>/</w:t>
      </w:r>
      <w:r>
        <w:rPr>
          <w:rFonts w:hint="eastAsia" w:ascii="仿宋" w:hAnsi="仿宋" w:eastAsia="仿宋" w:cs="仿宋"/>
          <w:i/>
          <w:iCs/>
          <w:sz w:val="24"/>
          <w:szCs w:val="24"/>
        </w:rPr>
        <w:t>客户联络</w:t>
      </w:r>
      <w:r>
        <w:rPr>
          <w:rFonts w:ascii="仿宋" w:hAnsi="仿宋" w:eastAsia="仿宋" w:cs="仿宋"/>
          <w:i/>
          <w:iCs/>
          <w:sz w:val="24"/>
          <w:szCs w:val="24"/>
        </w:rPr>
        <w:t>/</w:t>
      </w:r>
      <w:r>
        <w:rPr>
          <w:rFonts w:hint="eastAsia" w:ascii="仿宋" w:hAnsi="仿宋" w:eastAsia="仿宋" w:cs="仿宋"/>
          <w:i/>
          <w:iCs/>
          <w:sz w:val="24"/>
          <w:szCs w:val="24"/>
        </w:rPr>
        <w:t>邀约计划”章节。</w:t>
      </w:r>
    </w:p>
    <w:p>
      <w:pPr>
        <w:widowControl/>
        <w:numPr>
          <w:ilvl w:val="0"/>
          <w:numId w:val="36"/>
        </w:numPr>
        <w:spacing w:after="200" w:line="360" w:lineRule="auto"/>
        <w:ind w:left="360" w:hanging="360"/>
        <w:jc w:val="left"/>
        <w:rPr>
          <w:rFonts w:ascii="仿宋" w:hAnsi="仿宋" w:eastAsia="仿宋" w:cs="仿宋"/>
          <w:b/>
          <w:color w:val="000000"/>
          <w:sz w:val="24"/>
          <w:szCs w:val="24"/>
        </w:rPr>
      </w:pPr>
      <w:r>
        <w:rPr>
          <w:rFonts w:hint="eastAsia" w:ascii="仿宋" w:hAnsi="仿宋" w:eastAsia="仿宋" w:cs="仿宋"/>
          <w:b/>
          <w:color w:val="000000"/>
          <w:sz w:val="24"/>
          <w:szCs w:val="24"/>
        </w:rPr>
        <w:t>规则与约束</w:t>
      </w:r>
    </w:p>
    <w:p>
      <w:pPr>
        <w:pStyle w:val="172"/>
        <w:widowControl/>
        <w:numPr>
          <w:ilvl w:val="0"/>
          <w:numId w:val="38"/>
        </w:numPr>
        <w:spacing w:after="200" w:line="360" w:lineRule="auto"/>
        <w:ind w:firstLineChars="0"/>
        <w:jc w:val="left"/>
        <w:rPr>
          <w:rFonts w:ascii="仿宋" w:hAnsi="仿宋" w:eastAsia="仿宋" w:cs="仿宋"/>
          <w:sz w:val="24"/>
          <w:szCs w:val="24"/>
        </w:rPr>
      </w:pPr>
      <w:r>
        <w:rPr>
          <w:rFonts w:hint="eastAsia" w:ascii="仿宋" w:hAnsi="仿宋" w:eastAsia="仿宋" w:cs="仿宋"/>
          <w:sz w:val="24"/>
          <w:szCs w:val="24"/>
        </w:rPr>
        <w:t>列表默认按客户等级降序排序；支持活期余额、定期余额、理财余额、贷款余额升序/降序排序切换。</w:t>
      </w:r>
    </w:p>
    <w:p>
      <w:pPr>
        <w:pStyle w:val="172"/>
        <w:widowControl/>
        <w:numPr>
          <w:ilvl w:val="0"/>
          <w:numId w:val="38"/>
        </w:numPr>
        <w:spacing w:after="200" w:line="360" w:lineRule="auto"/>
        <w:ind w:firstLineChars="0"/>
        <w:jc w:val="left"/>
        <w:rPr>
          <w:rFonts w:ascii="仿宋" w:hAnsi="仿宋" w:eastAsia="仿宋" w:cs="仿宋"/>
          <w:sz w:val="24"/>
          <w:szCs w:val="24"/>
        </w:rPr>
      </w:pPr>
      <w:r>
        <w:rPr>
          <w:rFonts w:hint="eastAsia" w:ascii="仿宋" w:hAnsi="仿宋" w:eastAsia="仿宋" w:cs="仿宋"/>
          <w:sz w:val="24"/>
          <w:szCs w:val="24"/>
        </w:rPr>
        <w:t>客群联络能力需与短信触达和客户邀约能力联动。</w:t>
      </w:r>
    </w:p>
    <w:p>
      <w:pPr>
        <w:spacing w:line="360" w:lineRule="auto"/>
        <w:rPr>
          <w:rFonts w:ascii="仿宋" w:hAnsi="仿宋" w:eastAsia="仿宋" w:cs="仿宋"/>
          <w:b/>
          <w:color w:val="000000"/>
          <w:sz w:val="24"/>
          <w:szCs w:val="24"/>
        </w:rPr>
      </w:pPr>
      <w:r>
        <w:rPr>
          <w:rFonts w:hint="eastAsia" w:ascii="仿宋" w:hAnsi="仿宋" w:eastAsia="仿宋" w:cs="仿宋"/>
          <w:b/>
          <w:color w:val="000000"/>
          <w:sz w:val="24"/>
          <w:szCs w:val="24"/>
        </w:rPr>
        <w:t>（三）权限说明</w:t>
      </w:r>
    </w:p>
    <w:p>
      <w:pPr>
        <w:spacing w:after="0"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sz w:val="24"/>
          <w:szCs w:val="24"/>
        </w:rPr>
        <w:t>1、</w:t>
      </w:r>
      <w:r>
        <w:rPr>
          <w:rFonts w:hint="eastAsia" w:ascii="仿宋" w:hAnsi="仿宋" w:eastAsia="仿宋" w:cs="仿宋"/>
          <w:color w:val="000000" w:themeColor="text1"/>
          <w:sz w:val="24"/>
          <w:szCs w:val="24"/>
          <w14:textFill>
            <w14:solidFill>
              <w14:schemeClr w14:val="tx1"/>
            </w14:solidFill>
          </w14:textFill>
        </w:rPr>
        <w:t>支持总/分行管理用户、网点负责人与客户经理在数据权限范围查看明细客户清单</w:t>
      </w:r>
    </w:p>
    <w:p>
      <w:pPr>
        <w:spacing w:after="0"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2、客户经理有发送短信、发起邀约计划的权限，其他用户无权限。</w:t>
      </w:r>
    </w:p>
    <w:p>
      <w:pPr>
        <w:pStyle w:val="8"/>
        <w:numPr>
          <w:ilvl w:val="5"/>
          <w:numId w:val="14"/>
        </w:numPr>
        <w:spacing w:line="360" w:lineRule="auto"/>
        <w:rPr>
          <w:rFonts w:ascii="仿宋" w:hAnsi="仿宋" w:eastAsia="仿宋" w:cs="仿宋"/>
          <w:b w:val="0"/>
          <w:bCs w:val="0"/>
        </w:rPr>
      </w:pPr>
      <w:r>
        <w:rPr>
          <w:rFonts w:hint="eastAsia" w:ascii="仿宋" w:hAnsi="仿宋" w:eastAsia="仿宋"/>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2667"/>
        <w:gridCol w:w="1863"/>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要素名称</w:t>
            </w:r>
          </w:p>
        </w:tc>
        <w:tc>
          <w:tcPr>
            <w:tcW w:w="2667"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约束及校验规则</w:t>
            </w:r>
          </w:p>
        </w:tc>
        <w:tc>
          <w:tcPr>
            <w:tcW w:w="18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数据类型</w:t>
            </w:r>
          </w:p>
        </w:tc>
        <w:tc>
          <w:tcPr>
            <w:tcW w:w="2269"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1" w:type="dxa"/>
          </w:tcPr>
          <w:p>
            <w:pPr>
              <w:spacing w:after="0" w:line="360" w:lineRule="auto"/>
              <w:rPr>
                <w:rFonts w:ascii="仿宋" w:hAnsi="仿宋" w:eastAsia="仿宋" w:cs="仿宋"/>
                <w:sz w:val="24"/>
                <w:szCs w:val="24"/>
              </w:rPr>
            </w:pPr>
            <w:r>
              <w:rPr>
                <w:rFonts w:hint="eastAsia" w:ascii="仿宋" w:hAnsi="仿宋" w:eastAsia="仿宋" w:cs="仿宋"/>
                <w:sz w:val="24"/>
                <w:szCs w:val="24"/>
              </w:rPr>
              <w:t>核心客户号</w:t>
            </w:r>
          </w:p>
        </w:tc>
        <w:tc>
          <w:tcPr>
            <w:tcW w:w="26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p>
        </w:tc>
        <w:tc>
          <w:tcPr>
            <w:tcW w:w="1863"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取核心系统的客户号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1" w:type="dxa"/>
          </w:tcPr>
          <w:p>
            <w:pPr>
              <w:spacing w:after="0" w:line="360" w:lineRule="auto"/>
              <w:rPr>
                <w:rFonts w:ascii="仿宋" w:hAnsi="仿宋" w:eastAsia="仿宋" w:cs="仿宋"/>
                <w:sz w:val="24"/>
                <w:szCs w:val="24"/>
              </w:rPr>
            </w:pPr>
            <w:r>
              <w:rPr>
                <w:rFonts w:hint="eastAsia" w:ascii="仿宋" w:hAnsi="仿宋" w:eastAsia="仿宋" w:cs="仿宋"/>
                <w:sz w:val="24"/>
                <w:szCs w:val="24"/>
              </w:rPr>
              <w:t>客户名称</w:t>
            </w:r>
          </w:p>
        </w:tc>
        <w:tc>
          <w:tcPr>
            <w:tcW w:w="26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p>
        </w:tc>
        <w:tc>
          <w:tcPr>
            <w:tcW w:w="1863"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显示客户姓名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1" w:type="dxa"/>
          </w:tcPr>
          <w:p>
            <w:pPr>
              <w:spacing w:after="0" w:line="360" w:lineRule="auto"/>
              <w:rPr>
                <w:rFonts w:ascii="仿宋" w:hAnsi="仿宋" w:eastAsia="仿宋" w:cs="仿宋"/>
                <w:b/>
                <w:bCs/>
                <w:sz w:val="24"/>
                <w:szCs w:val="24"/>
              </w:rPr>
            </w:pPr>
            <w:r>
              <w:rPr>
                <w:rFonts w:hint="eastAsia" w:ascii="仿宋" w:hAnsi="仿宋" w:eastAsia="仿宋" w:cs="仿宋"/>
                <w:b/>
                <w:bCs/>
                <w:sz w:val="24"/>
                <w:szCs w:val="24"/>
              </w:rPr>
              <w:t>联系电话</w:t>
            </w:r>
          </w:p>
        </w:tc>
        <w:tc>
          <w:tcPr>
            <w:tcW w:w="26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p>
          <w:p>
            <w:pPr>
              <w:spacing w:after="0" w:line="360" w:lineRule="auto"/>
              <w:rPr>
                <w:rFonts w:ascii="仿宋" w:hAnsi="仿宋" w:eastAsia="仿宋" w:cs="仿宋"/>
                <w:sz w:val="24"/>
                <w:szCs w:val="24"/>
              </w:rPr>
            </w:pPr>
            <w:r>
              <w:rPr>
                <w:rFonts w:ascii="仿宋" w:hAnsi="仿宋" w:eastAsia="仿宋" w:cs="仿宋"/>
                <w:sz w:val="24"/>
                <w:szCs w:val="24"/>
              </w:rPr>
              <w:t>脱敏显示，保留前3位和后4位，中间4位掩码，如138****1234</w:t>
            </w:r>
          </w:p>
        </w:tc>
        <w:tc>
          <w:tcPr>
            <w:tcW w:w="1863"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客户的电话号码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1" w:type="dxa"/>
          </w:tcPr>
          <w:p>
            <w:pPr>
              <w:spacing w:after="0" w:line="360" w:lineRule="auto"/>
              <w:rPr>
                <w:rFonts w:ascii="仿宋" w:hAnsi="仿宋" w:eastAsia="仿宋" w:cs="仿宋"/>
                <w:b/>
                <w:bCs/>
                <w:sz w:val="24"/>
                <w:szCs w:val="24"/>
              </w:rPr>
            </w:pPr>
            <w:r>
              <w:rPr>
                <w:rFonts w:hint="eastAsia" w:ascii="仿宋" w:hAnsi="仿宋" w:eastAsia="仿宋" w:cs="仿宋"/>
                <w:b/>
                <w:bCs/>
                <w:sz w:val="24"/>
                <w:szCs w:val="24"/>
              </w:rPr>
              <w:t>客户等级</w:t>
            </w:r>
          </w:p>
        </w:tc>
        <w:tc>
          <w:tcPr>
            <w:tcW w:w="26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p>
        </w:tc>
        <w:tc>
          <w:tcPr>
            <w:tcW w:w="1863"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选项包括：睡眠、</w:t>
            </w:r>
            <w:ins w:id="405" w:author="wanao" w:date="2026-07-08T11:10:04Z">
              <w:r>
                <w:rPr>
                  <w:rFonts w:hint="eastAsia" w:ascii="仿宋" w:hAnsi="仿宋" w:eastAsia="仿宋"/>
                  <w:sz w:val="24"/>
                  <w:szCs w:val="24"/>
                  <w:lang w:val="en-US" w:eastAsia="zh-CN"/>
                </w:rPr>
                <w:t>大众、潜力、优质、财富1、财富2、贵宾、私行</w:t>
              </w:r>
            </w:ins>
            <w:del w:id="406" w:author="wanao" w:date="2026-07-08T11:10:04Z">
              <w:r>
                <w:rPr>
                  <w:rFonts w:hint="eastAsia" w:ascii="仿宋" w:hAnsi="仿宋" w:eastAsia="仿宋" w:cs="仿宋"/>
                  <w:sz w:val="24"/>
                  <w:szCs w:val="24"/>
                </w:rPr>
                <w:delText>一级、二级...十级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1" w:type="dxa"/>
          </w:tcPr>
          <w:p>
            <w:pPr>
              <w:spacing w:after="0" w:line="360" w:lineRule="auto"/>
              <w:rPr>
                <w:rFonts w:ascii="仿宋" w:hAnsi="仿宋" w:eastAsia="仿宋" w:cs="仿宋"/>
                <w:b/>
                <w:bCs/>
                <w:sz w:val="24"/>
                <w:szCs w:val="24"/>
              </w:rPr>
            </w:pPr>
            <w:r>
              <w:rPr>
                <w:rFonts w:hint="eastAsia" w:ascii="仿宋" w:hAnsi="仿宋" w:eastAsia="仿宋" w:cs="仿宋"/>
                <w:b/>
                <w:bCs/>
                <w:sz w:val="24"/>
                <w:szCs w:val="24"/>
              </w:rPr>
              <w:t>活期余额</w:t>
            </w:r>
          </w:p>
        </w:tc>
        <w:tc>
          <w:tcPr>
            <w:tcW w:w="26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反显、格式化：</w:t>
            </w:r>
            <w:r>
              <w:rPr>
                <w:rFonts w:ascii="仿宋" w:hAnsi="仿宋" w:eastAsia="仿宋" w:cs="仿宋"/>
                <w:sz w:val="24"/>
                <w:szCs w:val="24"/>
              </w:rPr>
              <w:t>*,***.**</w:t>
            </w:r>
          </w:p>
        </w:tc>
        <w:tc>
          <w:tcPr>
            <w:tcW w:w="1863" w:type="dxa"/>
          </w:tcPr>
          <w:p>
            <w:pPr>
              <w:spacing w:after="0" w:line="360" w:lineRule="auto"/>
              <w:rPr>
                <w:rFonts w:ascii="仿宋" w:hAnsi="仿宋" w:eastAsia="仿宋" w:cs="仿宋"/>
                <w:sz w:val="24"/>
                <w:szCs w:val="24"/>
              </w:rPr>
            </w:pPr>
            <w:r>
              <w:rPr>
                <w:rFonts w:hint="eastAsia" w:ascii="仿宋" w:hAnsi="仿宋" w:eastAsia="仿宋" w:cs="仿宋"/>
                <w:sz w:val="24"/>
                <w:szCs w:val="24"/>
              </w:rPr>
              <w:t>金额</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1" w:type="dxa"/>
          </w:tcPr>
          <w:p>
            <w:pPr>
              <w:spacing w:after="0" w:line="360" w:lineRule="auto"/>
              <w:rPr>
                <w:rFonts w:ascii="仿宋" w:hAnsi="仿宋" w:eastAsia="仿宋" w:cs="仿宋"/>
                <w:b/>
                <w:bCs/>
                <w:sz w:val="24"/>
                <w:szCs w:val="24"/>
              </w:rPr>
            </w:pPr>
            <w:r>
              <w:rPr>
                <w:rFonts w:hint="eastAsia" w:ascii="仿宋" w:hAnsi="仿宋" w:eastAsia="仿宋" w:cs="仿宋"/>
                <w:b/>
                <w:bCs/>
                <w:sz w:val="24"/>
                <w:szCs w:val="24"/>
              </w:rPr>
              <w:t>定期余额</w:t>
            </w:r>
          </w:p>
        </w:tc>
        <w:tc>
          <w:tcPr>
            <w:tcW w:w="26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反显、格式化：</w:t>
            </w:r>
            <w:r>
              <w:rPr>
                <w:rFonts w:ascii="仿宋" w:hAnsi="仿宋" w:eastAsia="仿宋" w:cs="仿宋"/>
                <w:sz w:val="24"/>
                <w:szCs w:val="24"/>
              </w:rPr>
              <w:t>*,***.**</w:t>
            </w:r>
          </w:p>
        </w:tc>
        <w:tc>
          <w:tcPr>
            <w:tcW w:w="1863" w:type="dxa"/>
          </w:tcPr>
          <w:p>
            <w:pPr>
              <w:spacing w:after="0" w:line="360" w:lineRule="auto"/>
              <w:rPr>
                <w:rFonts w:ascii="仿宋" w:hAnsi="仿宋" w:eastAsia="仿宋" w:cs="仿宋"/>
                <w:sz w:val="24"/>
                <w:szCs w:val="24"/>
              </w:rPr>
            </w:pPr>
            <w:r>
              <w:rPr>
                <w:rFonts w:hint="eastAsia" w:ascii="仿宋" w:hAnsi="仿宋" w:eastAsia="仿宋"/>
              </w:rPr>
              <w:t>金额</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1" w:type="dxa"/>
          </w:tcPr>
          <w:p>
            <w:pPr>
              <w:spacing w:after="0" w:line="360" w:lineRule="auto"/>
              <w:rPr>
                <w:rFonts w:ascii="仿宋" w:hAnsi="仿宋" w:eastAsia="仿宋" w:cs="仿宋"/>
                <w:b/>
                <w:bCs/>
                <w:sz w:val="24"/>
                <w:szCs w:val="24"/>
              </w:rPr>
            </w:pPr>
            <w:r>
              <w:rPr>
                <w:rFonts w:hint="eastAsia" w:ascii="仿宋" w:hAnsi="仿宋" w:eastAsia="仿宋" w:cs="仿宋"/>
                <w:b/>
                <w:bCs/>
                <w:sz w:val="24"/>
                <w:szCs w:val="24"/>
              </w:rPr>
              <w:t>理财余额</w:t>
            </w:r>
          </w:p>
        </w:tc>
        <w:tc>
          <w:tcPr>
            <w:tcW w:w="26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反显、格式化：</w:t>
            </w:r>
            <w:r>
              <w:rPr>
                <w:rFonts w:ascii="仿宋" w:hAnsi="仿宋" w:eastAsia="仿宋" w:cs="仿宋"/>
                <w:sz w:val="24"/>
                <w:szCs w:val="24"/>
              </w:rPr>
              <w:t>*,***.**</w:t>
            </w:r>
          </w:p>
        </w:tc>
        <w:tc>
          <w:tcPr>
            <w:tcW w:w="1863" w:type="dxa"/>
          </w:tcPr>
          <w:p>
            <w:pPr>
              <w:spacing w:after="0" w:line="360" w:lineRule="auto"/>
              <w:rPr>
                <w:rFonts w:ascii="仿宋" w:hAnsi="仿宋" w:eastAsia="仿宋" w:cs="仿宋"/>
                <w:sz w:val="24"/>
                <w:szCs w:val="24"/>
              </w:rPr>
            </w:pPr>
            <w:r>
              <w:rPr>
                <w:rFonts w:hint="eastAsia" w:ascii="仿宋" w:hAnsi="仿宋" w:eastAsia="仿宋"/>
              </w:rPr>
              <w:t>金额</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1" w:type="dxa"/>
          </w:tcPr>
          <w:p>
            <w:pPr>
              <w:spacing w:after="0" w:line="360" w:lineRule="auto"/>
              <w:rPr>
                <w:rFonts w:ascii="仿宋" w:hAnsi="仿宋" w:eastAsia="仿宋" w:cs="仿宋"/>
                <w:b/>
                <w:bCs/>
                <w:sz w:val="24"/>
                <w:szCs w:val="24"/>
              </w:rPr>
            </w:pPr>
            <w:r>
              <w:rPr>
                <w:rFonts w:hint="eastAsia" w:ascii="仿宋" w:hAnsi="仿宋" w:eastAsia="仿宋" w:cs="仿宋"/>
                <w:b/>
                <w:bCs/>
                <w:sz w:val="24"/>
                <w:szCs w:val="24"/>
              </w:rPr>
              <w:t>贷款余额</w:t>
            </w:r>
          </w:p>
        </w:tc>
        <w:tc>
          <w:tcPr>
            <w:tcW w:w="26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反显、格式化：</w:t>
            </w:r>
            <w:r>
              <w:rPr>
                <w:rFonts w:ascii="仿宋" w:hAnsi="仿宋" w:eastAsia="仿宋" w:cs="仿宋"/>
                <w:sz w:val="24"/>
                <w:szCs w:val="24"/>
              </w:rPr>
              <w:t>*,***.**</w:t>
            </w:r>
          </w:p>
        </w:tc>
        <w:tc>
          <w:tcPr>
            <w:tcW w:w="1863" w:type="dxa"/>
          </w:tcPr>
          <w:p>
            <w:pPr>
              <w:spacing w:after="0" w:line="360" w:lineRule="auto"/>
              <w:rPr>
                <w:rFonts w:ascii="仿宋" w:hAnsi="仿宋" w:eastAsia="仿宋" w:cs="仿宋"/>
                <w:sz w:val="24"/>
                <w:szCs w:val="24"/>
              </w:rPr>
            </w:pPr>
            <w:r>
              <w:rPr>
                <w:rFonts w:hint="eastAsia" w:ascii="仿宋" w:hAnsi="仿宋" w:eastAsia="仿宋"/>
              </w:rPr>
              <w:t>金额</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1" w:type="dxa"/>
          </w:tcPr>
          <w:p>
            <w:pPr>
              <w:spacing w:after="0" w:line="360" w:lineRule="auto"/>
              <w:rPr>
                <w:rFonts w:ascii="仿宋" w:hAnsi="仿宋" w:eastAsia="仿宋" w:cs="仿宋"/>
                <w:b/>
                <w:bCs/>
                <w:sz w:val="24"/>
                <w:szCs w:val="24"/>
              </w:rPr>
            </w:pPr>
            <w:r>
              <w:rPr>
                <w:rFonts w:hint="eastAsia" w:ascii="仿宋" w:hAnsi="仿宋" w:eastAsia="仿宋" w:cs="仿宋"/>
                <w:b/>
                <w:bCs/>
                <w:sz w:val="24"/>
                <w:szCs w:val="24"/>
              </w:rPr>
              <w:t>归属机构</w:t>
            </w:r>
          </w:p>
        </w:tc>
        <w:tc>
          <w:tcPr>
            <w:tcW w:w="26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反显，格式：机构号+机构名称</w:t>
            </w:r>
          </w:p>
        </w:tc>
        <w:tc>
          <w:tcPr>
            <w:tcW w:w="1863"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客户的归属机构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1" w:type="dxa"/>
          </w:tcPr>
          <w:p>
            <w:pPr>
              <w:spacing w:after="0" w:line="360" w:lineRule="auto"/>
              <w:rPr>
                <w:rFonts w:ascii="仿宋" w:hAnsi="仿宋" w:eastAsia="仿宋" w:cs="仿宋"/>
                <w:b/>
                <w:bCs/>
                <w:sz w:val="24"/>
                <w:szCs w:val="24"/>
              </w:rPr>
            </w:pPr>
            <w:r>
              <w:rPr>
                <w:rFonts w:hint="eastAsia" w:ascii="仿宋" w:hAnsi="仿宋" w:eastAsia="仿宋" w:cs="仿宋"/>
                <w:b/>
                <w:bCs/>
                <w:sz w:val="24"/>
                <w:szCs w:val="24"/>
              </w:rPr>
              <w:t>客户经理</w:t>
            </w:r>
          </w:p>
        </w:tc>
        <w:tc>
          <w:tcPr>
            <w:tcW w:w="26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反显，格式：工号+姓名</w:t>
            </w:r>
          </w:p>
        </w:tc>
        <w:tc>
          <w:tcPr>
            <w:tcW w:w="1863"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客户经理名称及工号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1" w:type="dxa"/>
          </w:tcPr>
          <w:p>
            <w:pPr>
              <w:spacing w:after="0" w:line="360" w:lineRule="auto"/>
              <w:rPr>
                <w:rFonts w:ascii="仿宋" w:hAnsi="仿宋" w:eastAsia="仿宋" w:cs="仿宋"/>
                <w:sz w:val="24"/>
                <w:szCs w:val="24"/>
              </w:rPr>
            </w:pPr>
            <w:r>
              <w:rPr>
                <w:rFonts w:hint="eastAsia" w:ascii="仿宋" w:hAnsi="仿宋" w:eastAsia="仿宋" w:cs="仿宋"/>
                <w:sz w:val="24"/>
                <w:szCs w:val="24"/>
              </w:rPr>
              <w:t>操作</w:t>
            </w:r>
          </w:p>
        </w:tc>
        <w:tc>
          <w:tcPr>
            <w:tcW w:w="2667"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p>
        </w:tc>
        <w:tc>
          <w:tcPr>
            <w:tcW w:w="1863" w:type="dxa"/>
          </w:tcPr>
          <w:p>
            <w:pPr>
              <w:spacing w:after="0" w:line="360" w:lineRule="auto"/>
              <w:rPr>
                <w:rFonts w:ascii="仿宋" w:hAnsi="仿宋" w:eastAsia="仿宋" w:cs="仿宋"/>
                <w:sz w:val="24"/>
                <w:szCs w:val="24"/>
              </w:rPr>
            </w:pPr>
            <w:r>
              <w:rPr>
                <w:rFonts w:hint="eastAsia" w:ascii="仿宋" w:hAnsi="仿宋" w:eastAsia="仿宋" w:cs="仿宋"/>
                <w:sz w:val="24"/>
                <w:szCs w:val="24"/>
              </w:rPr>
              <w:t>按钮</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按钮：邀约计划</w:t>
            </w:r>
          </w:p>
        </w:tc>
      </w:tr>
    </w:tbl>
    <w:p>
      <w:pPr>
        <w:spacing w:after="0" w:line="360" w:lineRule="auto"/>
        <w:rPr>
          <w:rFonts w:ascii="仿宋" w:hAnsi="仿宋" w:eastAsia="仿宋" w:cs="仿宋"/>
          <w:sz w:val="24"/>
          <w:szCs w:val="24"/>
        </w:rPr>
      </w:pPr>
    </w:p>
    <w:p>
      <w:pPr>
        <w:pStyle w:val="8"/>
        <w:numPr>
          <w:ilvl w:val="5"/>
          <w:numId w:val="14"/>
        </w:numPr>
        <w:spacing w:line="360" w:lineRule="auto"/>
        <w:rPr>
          <w:rFonts w:ascii="仿宋" w:hAnsi="仿宋" w:eastAsia="仿宋" w:cs="仿宋"/>
          <w:b w:val="0"/>
          <w:bCs w:val="0"/>
        </w:rPr>
      </w:pPr>
      <w:r>
        <w:rPr>
          <w:rFonts w:hint="eastAsia" w:ascii="仿宋" w:hAnsi="仿宋" w:eastAsia="仿宋"/>
        </w:rPr>
        <w:t>输入输出的界面</w:t>
      </w:r>
    </w:p>
    <w:p>
      <w:pPr>
        <w:spacing w:after="0" w:line="360" w:lineRule="auto"/>
        <w:jc w:val="left"/>
        <w:rPr>
          <w:rFonts w:ascii="仿宋" w:hAnsi="仿宋" w:eastAsia="仿宋" w:cs="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cs="仿宋"/>
          <w:b w:val="0"/>
          <w:bCs w:val="0"/>
        </w:rPr>
      </w:pPr>
      <w:r>
        <w:rPr>
          <w:rFonts w:hint="eastAsia" w:ascii="仿宋" w:hAnsi="仿宋" w:eastAsia="仿宋"/>
        </w:rPr>
        <w:t>核算处理</w:t>
      </w:r>
    </w:p>
    <w:p>
      <w:pPr>
        <w:spacing w:after="0" w:line="360" w:lineRule="auto"/>
        <w:rPr>
          <w:rFonts w:ascii="仿宋" w:hAnsi="仿宋" w:eastAsia="仿宋" w:cs="仿宋"/>
          <w:sz w:val="24"/>
          <w:szCs w:val="24"/>
        </w:rPr>
      </w:pPr>
      <w:r>
        <w:rPr>
          <w:rFonts w:hint="eastAsia" w:ascii="仿宋" w:hAnsi="仿宋" w:eastAsia="仿宋" w:cs="仿宋"/>
          <w:sz w:val="24"/>
          <w:szCs w:val="24"/>
        </w:rPr>
        <w:t>不涉及</w:t>
      </w:r>
    </w:p>
    <w:p>
      <w:pPr>
        <w:pStyle w:val="8"/>
        <w:numPr>
          <w:ilvl w:val="5"/>
          <w:numId w:val="14"/>
        </w:numPr>
        <w:spacing w:line="360" w:lineRule="auto"/>
        <w:rPr>
          <w:rFonts w:ascii="仿宋" w:hAnsi="仿宋" w:eastAsia="仿宋" w:cs="仿宋"/>
          <w:b w:val="0"/>
          <w:bCs w:val="0"/>
        </w:rPr>
      </w:pPr>
      <w:r>
        <w:rPr>
          <w:rFonts w:hint="eastAsia" w:ascii="仿宋" w:hAnsi="仿宋" w:eastAsia="仿宋"/>
        </w:rPr>
        <w:t>凭证</w:t>
      </w:r>
      <w:r>
        <w:rPr>
          <w:rFonts w:hint="eastAsia" w:ascii="仿宋" w:hAnsi="仿宋" w:eastAsia="仿宋" w:cs="仿宋"/>
        </w:rPr>
        <w:t>/</w:t>
      </w:r>
      <w:r>
        <w:rPr>
          <w:rFonts w:hint="eastAsia" w:ascii="仿宋" w:hAnsi="仿宋" w:eastAsia="仿宋"/>
        </w:rPr>
        <w:t>合同</w:t>
      </w:r>
      <w:r>
        <w:rPr>
          <w:rFonts w:hint="eastAsia" w:ascii="仿宋" w:hAnsi="仿宋" w:eastAsia="仿宋" w:cs="仿宋"/>
        </w:rPr>
        <w:t>/</w:t>
      </w:r>
      <w:r>
        <w:rPr>
          <w:rFonts w:hint="eastAsia" w:ascii="仿宋" w:hAnsi="仿宋" w:eastAsia="仿宋"/>
        </w:rPr>
        <w:t>协议打印</w:t>
      </w:r>
    </w:p>
    <w:p>
      <w:pPr>
        <w:spacing w:after="0" w:line="360" w:lineRule="auto"/>
        <w:rPr>
          <w:rFonts w:ascii="仿宋" w:hAnsi="仿宋" w:eastAsia="仿宋" w:cs="仿宋"/>
          <w:sz w:val="24"/>
          <w:szCs w:val="24"/>
        </w:rPr>
      </w:pPr>
      <w:r>
        <w:rPr>
          <w:rFonts w:hint="eastAsia" w:ascii="仿宋" w:hAnsi="仿宋" w:eastAsia="仿宋" w:cs="仿宋"/>
          <w:sz w:val="24"/>
          <w:szCs w:val="24"/>
        </w:rPr>
        <w:t>不涉及</w:t>
      </w:r>
    </w:p>
    <w:p>
      <w:pPr>
        <w:pStyle w:val="7"/>
        <w:numPr>
          <w:ilvl w:val="4"/>
          <w:numId w:val="14"/>
        </w:numPr>
        <w:spacing w:line="360" w:lineRule="auto"/>
        <w:ind w:left="1418" w:hanging="1418"/>
        <w:rPr>
          <w:rFonts w:ascii="仿宋" w:hAnsi="仿宋" w:eastAsia="仿宋"/>
          <w:b w:val="0"/>
          <w:bCs w:val="0"/>
          <w:sz w:val="28"/>
          <w:szCs w:val="28"/>
        </w:rPr>
      </w:pPr>
      <w:r>
        <w:rPr>
          <w:rFonts w:hint="eastAsia" w:ascii="仿宋" w:hAnsi="仿宋" w:eastAsia="仿宋"/>
          <w:i w:val="0"/>
          <w:iCs w:val="0"/>
        </w:rPr>
        <w:t>客群画像</w:t>
      </w:r>
      <w:r>
        <w:rPr>
          <w:rFonts w:hint="eastAsia" w:ascii="仿宋" w:hAnsi="仿宋" w:eastAsia="仿宋"/>
          <w:sz w:val="28"/>
          <w:szCs w:val="28"/>
        </w:rPr>
        <w:t>-联络信息</w:t>
      </w:r>
    </w:p>
    <w:p>
      <w:pPr>
        <w:pStyle w:val="8"/>
        <w:numPr>
          <w:ilvl w:val="5"/>
          <w:numId w:val="14"/>
        </w:numPr>
        <w:spacing w:line="360" w:lineRule="auto"/>
        <w:rPr>
          <w:rFonts w:ascii="仿宋" w:hAnsi="仿宋" w:eastAsia="仿宋" w:cs="仿宋"/>
          <w:b w:val="0"/>
          <w:bCs w:val="0"/>
        </w:rPr>
      </w:pPr>
      <w:r>
        <w:rPr>
          <w:rFonts w:hint="eastAsia" w:ascii="仿宋" w:hAnsi="仿宋" w:eastAsia="仿宋"/>
        </w:rPr>
        <w:t>功能描述</w:t>
      </w:r>
    </w:p>
    <w:p>
      <w:pPr>
        <w:spacing w:after="0" w:line="360" w:lineRule="auto"/>
        <w:rPr>
          <w:rFonts w:ascii="仿宋" w:hAnsi="仿宋" w:eastAsia="仿宋"/>
          <w:color w:val="000000"/>
          <w:sz w:val="24"/>
          <w:szCs w:val="24"/>
        </w:rPr>
      </w:pPr>
      <w:r>
        <w:rPr>
          <w:rFonts w:hint="eastAsia" w:ascii="仿宋" w:hAnsi="仿宋" w:eastAsia="仿宋"/>
          <w:color w:val="000000"/>
          <w:sz w:val="24"/>
          <w:szCs w:val="24"/>
        </w:rPr>
        <w:t>支持用户查看客群成员的历史联络记录，帮助用户掌握客群整体联络情况并开展持续经营。</w:t>
      </w:r>
    </w:p>
    <w:p>
      <w:pPr>
        <w:pStyle w:val="8"/>
        <w:numPr>
          <w:ilvl w:val="5"/>
          <w:numId w:val="14"/>
        </w:numPr>
        <w:spacing w:line="360" w:lineRule="auto"/>
        <w:rPr>
          <w:rFonts w:ascii="仿宋" w:hAnsi="仿宋" w:eastAsia="仿宋" w:cs="仿宋"/>
          <w:b w:val="0"/>
          <w:bCs w:val="0"/>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w:t>
      </w:r>
      <w:r>
        <w:rPr>
          <w:rFonts w:hint="eastAsia" w:ascii="仿宋" w:hAnsi="仿宋" w:eastAsia="仿宋"/>
          <w:color w:val="000000"/>
          <w:sz w:val="24"/>
        </w:rPr>
        <w:t>客群画像</w:t>
      </w:r>
      <w:r>
        <w:rPr>
          <w:rFonts w:ascii="仿宋" w:hAnsi="仿宋" w:eastAsia="仿宋"/>
          <w:color w:val="000000"/>
          <w:sz w:val="24"/>
        </w:rPr>
        <w:t>后，点击“联络信息”tab，系统加载该客户的联络历史信息。</w:t>
      </w:r>
    </w:p>
    <w:p>
      <w:pPr>
        <w:spacing w:line="360" w:lineRule="auto"/>
        <w:rPr>
          <w:rFonts w:ascii="仿宋" w:hAnsi="仿宋" w:eastAsia="仿宋"/>
        </w:rPr>
      </w:pPr>
      <w:r>
        <w:rPr>
          <w:rFonts w:ascii="仿宋" w:hAnsi="仿宋" w:eastAsia="仿宋"/>
          <w:color w:val="000000"/>
          <w:sz w:val="24"/>
        </w:rPr>
        <w:t>用户可通过“联络</w:t>
      </w:r>
      <w:r>
        <w:rPr>
          <w:rFonts w:hint="eastAsia" w:ascii="仿宋" w:hAnsi="仿宋" w:eastAsia="仿宋"/>
          <w:color w:val="000000"/>
          <w:sz w:val="24"/>
        </w:rPr>
        <w:t>方式</w:t>
      </w:r>
      <w:r>
        <w:rPr>
          <w:rFonts w:ascii="仿宋" w:hAnsi="仿宋" w:eastAsia="仿宋"/>
          <w:color w:val="000000"/>
          <w:sz w:val="24"/>
        </w:rPr>
        <w:t>”、“联络时间”等条件筛选客户联络记录。</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sz w:val="24"/>
                <w:szCs w:val="24"/>
              </w:rPr>
              <w:t>联络方式</w:t>
            </w:r>
          </w:p>
        </w:tc>
        <w:tc>
          <w:tcPr>
            <w:tcW w:w="2263" w:type="dxa"/>
          </w:tcPr>
          <w:p>
            <w:pPr>
              <w:spacing w:line="360" w:lineRule="auto"/>
              <w:rPr>
                <w:rFonts w:ascii="仿宋" w:hAnsi="仿宋" w:eastAsia="仿宋"/>
              </w:rPr>
            </w:pPr>
            <w:r>
              <w:rPr>
                <w:rFonts w:hint="eastAsia" w:ascii="仿宋" w:hAnsi="仿宋" w:eastAsia="仿宋"/>
                <w:sz w:val="24"/>
                <w:szCs w:val="24"/>
              </w:rPr>
              <w:t>切片器默认为全部</w:t>
            </w:r>
          </w:p>
        </w:tc>
        <w:tc>
          <w:tcPr>
            <w:tcW w:w="2263" w:type="dxa"/>
          </w:tcPr>
          <w:p>
            <w:pPr>
              <w:spacing w:line="360" w:lineRule="auto"/>
              <w:rPr>
                <w:rFonts w:ascii="仿宋" w:hAnsi="仿宋" w:eastAsia="仿宋"/>
              </w:rPr>
            </w:pPr>
            <w:r>
              <w:rPr>
                <w:rFonts w:hint="eastAsia" w:ascii="仿宋" w:hAnsi="仿宋" w:eastAsia="仿宋"/>
                <w:sz w:val="24"/>
                <w:szCs w:val="24"/>
              </w:rPr>
              <w:t>切片器</w:t>
            </w:r>
          </w:p>
        </w:tc>
        <w:tc>
          <w:tcPr>
            <w:tcW w:w="2272" w:type="dxa"/>
          </w:tcPr>
          <w:p>
            <w:pPr>
              <w:spacing w:line="360" w:lineRule="auto"/>
              <w:rPr>
                <w:rFonts w:ascii="仿宋" w:hAnsi="仿宋" w:eastAsia="仿宋"/>
              </w:rPr>
            </w:pPr>
            <w:r>
              <w:rPr>
                <w:rFonts w:hint="eastAsia" w:ascii="仿宋" w:hAnsi="仿宋" w:eastAsia="仿宋"/>
                <w:sz w:val="24"/>
                <w:szCs w:val="24"/>
              </w:rPr>
              <w:t>切片器：全部｜面访｜电访｜短信｜企微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联络时间</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日期</w:t>
            </w:r>
          </w:p>
        </w:tc>
        <w:tc>
          <w:tcPr>
            <w:tcW w:w="2272" w:type="dxa"/>
          </w:tcPr>
          <w:p>
            <w:pPr>
              <w:spacing w:line="360" w:lineRule="auto"/>
              <w:rPr>
                <w:rFonts w:ascii="仿宋" w:hAnsi="仿宋" w:eastAsia="仿宋"/>
              </w:rPr>
            </w:pPr>
            <w:r>
              <w:rPr>
                <w:rFonts w:ascii="仿宋" w:hAnsi="仿宋" w:eastAsia="仿宋"/>
                <w:color w:val="000000"/>
                <w:sz w:val="24"/>
              </w:rPr>
              <w:t>支持按联络</w:t>
            </w:r>
            <w:r>
              <w:rPr>
                <w:rFonts w:hint="eastAsia" w:ascii="仿宋" w:hAnsi="仿宋" w:eastAsia="仿宋"/>
                <w:color w:val="000000"/>
                <w:sz w:val="24"/>
              </w:rPr>
              <w:t>日期</w:t>
            </w:r>
            <w:r>
              <w:rPr>
                <w:rFonts w:ascii="仿宋" w:hAnsi="仿宋" w:eastAsia="仿宋"/>
                <w:color w:val="000000"/>
                <w:sz w:val="24"/>
              </w:rPr>
              <w:t>区间</w:t>
            </w:r>
            <w:r>
              <w:rPr>
                <w:rFonts w:hint="eastAsia" w:ascii="仿宋" w:hAnsi="仿宋" w:eastAsia="仿宋"/>
                <w:color w:val="000000"/>
                <w:sz w:val="24"/>
              </w:rPr>
              <w:t>段</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查询</w:t>
            </w:r>
          </w:p>
        </w:tc>
        <w:tc>
          <w:tcPr>
            <w:tcW w:w="2263" w:type="dxa"/>
          </w:tcPr>
          <w:p>
            <w:pPr>
              <w:spacing w:line="360" w:lineRule="auto"/>
              <w:rPr>
                <w:rFonts w:ascii="仿宋" w:hAnsi="仿宋" w:eastAsia="仿宋"/>
              </w:rPr>
            </w:pPr>
            <w:r>
              <w:rPr>
                <w:rFonts w:ascii="仿宋" w:hAnsi="仿宋" w:eastAsia="仿宋"/>
                <w:color w:val="000000"/>
                <w:sz w:val="24"/>
              </w:rPr>
              <w:t>点击触发</w:t>
            </w:r>
          </w:p>
        </w:tc>
        <w:tc>
          <w:tcPr>
            <w:tcW w:w="2263" w:type="dxa"/>
          </w:tcPr>
          <w:p>
            <w:pPr>
              <w:spacing w:line="360" w:lineRule="auto"/>
              <w:rPr>
                <w:rFonts w:ascii="仿宋" w:hAnsi="仿宋" w:eastAsia="仿宋"/>
              </w:rPr>
            </w:pPr>
            <w:r>
              <w:rPr>
                <w:rFonts w:ascii="仿宋" w:hAnsi="仿宋" w:eastAsia="仿宋"/>
                <w:color w:val="000000"/>
                <w:sz w:val="24"/>
              </w:rPr>
              <w:t>按钮</w:t>
            </w:r>
          </w:p>
        </w:tc>
        <w:tc>
          <w:tcPr>
            <w:tcW w:w="2272" w:type="dxa"/>
          </w:tcPr>
          <w:p>
            <w:pPr>
              <w:spacing w:line="360" w:lineRule="auto"/>
              <w:rPr>
                <w:rFonts w:ascii="仿宋" w:hAnsi="仿宋" w:eastAsia="仿宋"/>
              </w:rPr>
            </w:pPr>
            <w:r>
              <w:rPr>
                <w:rFonts w:ascii="仿宋" w:hAnsi="仿宋" w:eastAsia="仿宋"/>
                <w:color w:val="000000"/>
                <w:sz w:val="24"/>
              </w:rPr>
              <w:t>根据当前输入条件查询联络历史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color w:val="000000"/>
                <w:sz w:val="24"/>
              </w:rPr>
            </w:pPr>
            <w:r>
              <w:rPr>
                <w:rFonts w:ascii="仿宋" w:hAnsi="仿宋" w:eastAsia="仿宋"/>
                <w:sz w:val="24"/>
                <w:szCs w:val="24"/>
              </w:rPr>
              <w:t>重置</w:t>
            </w:r>
          </w:p>
        </w:tc>
        <w:tc>
          <w:tcPr>
            <w:tcW w:w="2263" w:type="dxa"/>
            <w:vAlign w:val="center"/>
          </w:tcPr>
          <w:p>
            <w:pPr>
              <w:spacing w:line="360" w:lineRule="auto"/>
              <w:rPr>
                <w:rFonts w:ascii="仿宋" w:hAnsi="仿宋" w:eastAsia="仿宋"/>
                <w:color w:val="000000"/>
                <w:sz w:val="24"/>
              </w:rPr>
            </w:pPr>
            <w:r>
              <w:rPr>
                <w:rFonts w:ascii="仿宋" w:hAnsi="仿宋" w:eastAsia="仿宋"/>
                <w:sz w:val="24"/>
                <w:szCs w:val="24"/>
              </w:rPr>
              <w:t>清空筛选条件</w:t>
            </w:r>
          </w:p>
        </w:tc>
        <w:tc>
          <w:tcPr>
            <w:tcW w:w="2263" w:type="dxa"/>
            <w:vAlign w:val="center"/>
          </w:tcPr>
          <w:p>
            <w:pPr>
              <w:spacing w:line="360" w:lineRule="auto"/>
              <w:rPr>
                <w:rFonts w:ascii="仿宋" w:hAnsi="仿宋" w:eastAsia="仿宋"/>
                <w:color w:val="000000"/>
                <w:sz w:val="24"/>
              </w:rPr>
            </w:pPr>
            <w:r>
              <w:rPr>
                <w:rFonts w:ascii="仿宋" w:hAnsi="仿宋" w:eastAsia="仿宋"/>
                <w:sz w:val="24"/>
                <w:szCs w:val="24"/>
              </w:rPr>
              <w:t>按钮</w:t>
            </w:r>
          </w:p>
        </w:tc>
        <w:tc>
          <w:tcPr>
            <w:tcW w:w="2272" w:type="dxa"/>
            <w:vAlign w:val="center"/>
          </w:tcPr>
          <w:p>
            <w:pPr>
              <w:spacing w:line="360" w:lineRule="auto"/>
              <w:rPr>
                <w:rFonts w:ascii="仿宋" w:hAnsi="仿宋" w:eastAsia="仿宋"/>
                <w:color w:val="000000"/>
                <w:sz w:val="24"/>
              </w:rPr>
            </w:pPr>
            <w:r>
              <w:rPr>
                <w:rFonts w:ascii="仿宋" w:hAnsi="仿宋" w:eastAsia="仿宋"/>
                <w:sz w:val="24"/>
                <w:szCs w:val="24"/>
              </w:rPr>
              <w:t>恢复默认查询条件</w:t>
            </w:r>
          </w:p>
        </w:tc>
      </w:tr>
    </w:tbl>
    <w:p>
      <w:pPr>
        <w:spacing w:after="0" w:line="360" w:lineRule="auto"/>
        <w:rPr>
          <w:rFonts w:ascii="仿宋" w:hAnsi="仿宋" w:eastAsia="仿宋" w:cs="仿宋"/>
          <w:sz w:val="24"/>
          <w:szCs w:val="24"/>
        </w:rPr>
      </w:pPr>
    </w:p>
    <w:p>
      <w:pPr>
        <w:pStyle w:val="8"/>
        <w:numPr>
          <w:ilvl w:val="5"/>
          <w:numId w:val="14"/>
        </w:numPr>
        <w:spacing w:line="360" w:lineRule="auto"/>
        <w:rPr>
          <w:rFonts w:ascii="仿宋" w:hAnsi="仿宋" w:eastAsia="仿宋" w:cs="仿宋"/>
          <w:b w:val="0"/>
          <w:bCs w:val="0"/>
        </w:rPr>
      </w:pPr>
      <w:r>
        <w:rPr>
          <w:rFonts w:hint="eastAsia" w:ascii="仿宋" w:hAnsi="仿宋" w:eastAsia="仿宋" w:cs="仿宋"/>
        </w:rPr>
        <w:t>处理</w:t>
      </w:r>
    </w:p>
    <w:p>
      <w:pPr>
        <w:widowControl/>
        <w:numPr>
          <w:ilvl w:val="0"/>
          <w:numId w:val="39"/>
        </w:numPr>
        <w:spacing w:after="200" w:line="360" w:lineRule="auto"/>
        <w:jc w:val="left"/>
        <w:rPr>
          <w:rFonts w:ascii="仿宋" w:hAnsi="仿宋" w:eastAsia="仿宋" w:cs="仿宋"/>
          <w:b/>
          <w:color w:val="000000"/>
          <w:sz w:val="24"/>
          <w:szCs w:val="24"/>
        </w:rPr>
      </w:pPr>
      <w:r>
        <w:rPr>
          <w:rFonts w:hint="eastAsia" w:ascii="仿宋" w:hAnsi="仿宋" w:eastAsia="仿宋" w:cs="仿宋"/>
          <w:b/>
          <w:color w:val="000000"/>
          <w:sz w:val="24"/>
          <w:szCs w:val="24"/>
        </w:rPr>
        <w:t>操作说明</w:t>
      </w:r>
    </w:p>
    <w:p>
      <w:pPr>
        <w:widowControl/>
        <w:numPr>
          <w:ilvl w:val="0"/>
          <w:numId w:val="40"/>
        </w:numPr>
        <w:spacing w:after="200" w:line="360" w:lineRule="auto"/>
        <w:jc w:val="left"/>
        <w:rPr>
          <w:rFonts w:ascii="仿宋" w:hAnsi="仿宋" w:eastAsia="仿宋" w:cs="仿宋"/>
          <w:sz w:val="24"/>
          <w:szCs w:val="24"/>
        </w:rPr>
      </w:pPr>
      <w:r>
        <w:rPr>
          <w:rFonts w:hint="eastAsia" w:ascii="仿宋" w:hAnsi="仿宋" w:eastAsia="仿宋"/>
          <w:sz w:val="24"/>
          <w:szCs w:val="24"/>
        </w:rPr>
        <w:t>用户在客群管理列表页面点击可群名称后，系统跳转至客群画像，客群画像分为上下两部分。上方为客群基本信息。下方为“洞察分析”，“客户明细”和“联络信息”三个Tab页签，默认展示“洞察分析”，点击“联络信息” Tab页签。</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用户可按“联络方式”、“联络时间”等条件筛选联络记录。</w:t>
      </w:r>
    </w:p>
    <w:p>
      <w:pPr>
        <w:spacing w:line="360" w:lineRule="auto"/>
        <w:ind w:left="420"/>
        <w:rPr>
          <w:rFonts w:ascii="仿宋" w:hAnsi="仿宋" w:eastAsia="仿宋"/>
          <w:sz w:val="24"/>
          <w:szCs w:val="24"/>
        </w:rPr>
      </w:pPr>
      <w:r>
        <w:rPr>
          <w:rFonts w:hint="eastAsia" w:ascii="仿宋" w:hAnsi="仿宋" w:eastAsia="仿宋"/>
          <w:sz w:val="24"/>
          <w:szCs w:val="24"/>
        </w:rPr>
        <w:t>点击“查询”，系统返回符合条件的联络记录结果。</w:t>
      </w:r>
    </w:p>
    <w:p>
      <w:pPr>
        <w:spacing w:line="360" w:lineRule="auto"/>
        <w:ind w:left="420"/>
        <w:rPr>
          <w:rFonts w:ascii="仿宋" w:hAnsi="仿宋" w:eastAsia="仿宋"/>
          <w:sz w:val="24"/>
          <w:szCs w:val="24"/>
        </w:rPr>
      </w:pPr>
      <w:r>
        <w:rPr>
          <w:rFonts w:hint="eastAsia" w:ascii="仿宋" w:hAnsi="仿宋" w:eastAsia="仿宋"/>
          <w:sz w:val="24"/>
          <w:szCs w:val="24"/>
        </w:rPr>
        <w:t>用户点击“重置”后，系统清空当前筛选条件并恢复默认值</w:t>
      </w:r>
    </w:p>
    <w:p>
      <w:pPr>
        <w:pStyle w:val="172"/>
        <w:widowControl/>
        <w:numPr>
          <w:ilvl w:val="0"/>
          <w:numId w:val="38"/>
        </w:numPr>
        <w:spacing w:after="200" w:line="360" w:lineRule="auto"/>
        <w:ind w:firstLineChars="0"/>
        <w:jc w:val="left"/>
        <w:rPr>
          <w:rFonts w:ascii="仿宋" w:hAnsi="仿宋" w:eastAsia="仿宋" w:cs="仿宋"/>
          <w:sz w:val="24"/>
          <w:szCs w:val="24"/>
        </w:rPr>
      </w:pPr>
      <w:r>
        <w:rPr>
          <w:rFonts w:hint="eastAsia" w:ascii="仿宋" w:hAnsi="仿宋" w:eastAsia="仿宋"/>
          <w:sz w:val="24"/>
          <w:szCs w:val="24"/>
        </w:rPr>
        <w:t>联络信息按时间轴方式展示客户联络历史，用户可查看不同渠道的触达留痕明细。</w:t>
      </w:r>
    </w:p>
    <w:p>
      <w:pPr>
        <w:widowControl/>
        <w:numPr>
          <w:ilvl w:val="0"/>
          <w:numId w:val="39"/>
        </w:numPr>
        <w:spacing w:after="200" w:line="360" w:lineRule="auto"/>
        <w:jc w:val="left"/>
        <w:rPr>
          <w:rFonts w:ascii="仿宋" w:hAnsi="仿宋" w:eastAsia="仿宋" w:cs="仿宋"/>
          <w:b/>
          <w:color w:val="000000"/>
          <w:sz w:val="24"/>
          <w:szCs w:val="24"/>
        </w:rPr>
      </w:pPr>
      <w:r>
        <w:rPr>
          <w:rFonts w:hint="eastAsia" w:ascii="仿宋" w:hAnsi="仿宋" w:eastAsia="仿宋" w:cs="仿宋"/>
          <w:b/>
          <w:color w:val="000000"/>
          <w:sz w:val="24"/>
          <w:szCs w:val="24"/>
        </w:rPr>
        <w:t>规则与约束</w:t>
      </w:r>
    </w:p>
    <w:p>
      <w:pPr>
        <w:spacing w:line="360" w:lineRule="auto"/>
        <w:rPr>
          <w:rFonts w:ascii="仿宋" w:hAnsi="仿宋" w:eastAsia="仿宋"/>
          <w:sz w:val="24"/>
          <w:szCs w:val="24"/>
        </w:rPr>
      </w:pPr>
      <w:r>
        <w:rPr>
          <w:rFonts w:hint="eastAsia" w:ascii="仿宋" w:hAnsi="仿宋" w:eastAsia="仿宋"/>
          <w:sz w:val="24"/>
          <w:szCs w:val="24"/>
        </w:rPr>
        <w:t>1、联络信息需整合 CRM PC 端和移动端发起的客户联络记录。</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、联络方式按“拜访”、“电话”、“短信”、“企微”四类展示。</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、联络信息以时间轴方式展示，并按联络时间从近到远倒序排列。</w:t>
      </w:r>
    </w:p>
    <w:p>
      <w:pPr>
        <w:widowControl/>
        <w:spacing w:after="200" w:line="360" w:lineRule="auto"/>
        <w:jc w:val="left"/>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、电话记录仅记录拨打时间基础留痕</w:t>
      </w:r>
    </w:p>
    <w:p>
      <w:pPr>
        <w:widowControl/>
        <w:spacing w:after="200" w:line="360" w:lineRule="auto"/>
        <w:jc w:val="left"/>
        <w:rPr>
          <w:rFonts w:ascii="仿宋" w:hAnsi="仿宋" w:eastAsia="仿宋"/>
          <w:sz w:val="24"/>
          <w:szCs w:val="24"/>
        </w:rPr>
      </w:pPr>
      <w:r>
        <w:rPr>
          <w:rFonts w:hint="eastAsia" w:ascii="仿宋" w:hAnsi="仿宋" w:eastAsia="仿宋"/>
          <w:sz w:val="24"/>
          <w:szCs w:val="24"/>
        </w:rPr>
        <w:t>5、</w:t>
      </w:r>
      <w:r>
        <w:rPr>
          <w:rFonts w:hint="eastAsia" w:ascii="仿宋" w:hAnsi="仿宋" w:eastAsia="仿宋" w:cs="仿宋"/>
          <w:sz w:val="24"/>
          <w:szCs w:val="24"/>
        </w:rPr>
        <w:t>联络记录不支持删除。</w:t>
      </w:r>
    </w:p>
    <w:p>
      <w:pPr>
        <w:spacing w:line="360" w:lineRule="auto"/>
        <w:rPr>
          <w:rFonts w:ascii="仿宋" w:hAnsi="仿宋" w:eastAsia="仿宋" w:cs="仿宋"/>
          <w:b/>
          <w:color w:val="000000"/>
          <w:sz w:val="24"/>
          <w:szCs w:val="24"/>
        </w:rPr>
      </w:pPr>
      <w:r>
        <w:rPr>
          <w:rFonts w:hint="eastAsia" w:ascii="仿宋" w:hAnsi="仿宋" w:eastAsia="仿宋" w:cs="仿宋"/>
          <w:b/>
          <w:color w:val="000000"/>
          <w:sz w:val="24"/>
          <w:szCs w:val="24"/>
        </w:rPr>
        <w:t>（三）权限说明</w:t>
      </w:r>
    </w:p>
    <w:p>
      <w:pPr>
        <w:spacing w:after="0" w:line="360" w:lineRule="auto"/>
        <w:rPr>
          <w:rFonts w:ascii="仿宋" w:hAnsi="仿宋" w:eastAsia="仿宋" w:cs="仿宋"/>
          <w:color w:val="FF0000"/>
          <w:sz w:val="24"/>
          <w:szCs w:val="24"/>
        </w:rPr>
      </w:pPr>
      <w:r>
        <w:rPr>
          <w:rFonts w:hint="eastAsia" w:ascii="仿宋" w:hAnsi="仿宋" w:eastAsia="仿宋" w:cs="仿宋"/>
          <w:color w:val="FF0000"/>
          <w:sz w:val="24"/>
          <w:szCs w:val="24"/>
        </w:rPr>
        <w:t>1、</w:t>
      </w:r>
      <w:r>
        <w:rPr>
          <w:rFonts w:hint="eastAsia" w:ascii="仿宋" w:hAnsi="仿宋" w:eastAsia="仿宋" w:cs="仿宋"/>
          <w:color w:val="000000" w:themeColor="text1"/>
          <w:sz w:val="24"/>
          <w:szCs w:val="24"/>
          <w14:textFill>
            <w14:solidFill>
              <w14:schemeClr w14:val="tx1"/>
            </w14:solidFill>
          </w14:textFill>
        </w:rPr>
        <w:t>支持总/分行管理用户、网点负责人与客户经理在权限范围查看联络信息。</w:t>
      </w:r>
    </w:p>
    <w:p>
      <w:pPr>
        <w:pStyle w:val="8"/>
        <w:numPr>
          <w:ilvl w:val="5"/>
          <w:numId w:val="14"/>
        </w:numPr>
        <w:spacing w:line="360" w:lineRule="auto"/>
        <w:rPr>
          <w:rFonts w:ascii="仿宋" w:hAnsi="仿宋" w:eastAsia="仿宋" w:cs="仿宋"/>
          <w:b w:val="0"/>
          <w:bCs w:val="0"/>
        </w:rPr>
      </w:pPr>
      <w:r>
        <w:rPr>
          <w:rFonts w:hint="eastAsia" w:ascii="仿宋" w:hAnsi="仿宋" w:eastAsia="仿宋"/>
        </w:rPr>
        <w:t>输出</w:t>
      </w:r>
    </w:p>
    <w:p>
      <w:pPr>
        <w:spacing w:line="360" w:lineRule="auto"/>
        <w:rPr>
          <w:rFonts w:ascii="仿宋" w:hAnsi="仿宋" w:eastAsia="仿宋"/>
          <w:color w:val="000000"/>
          <w:sz w:val="24"/>
          <w:szCs w:val="20"/>
        </w:rPr>
      </w:pPr>
      <w:r>
        <w:rPr>
          <w:rFonts w:hint="eastAsia" w:ascii="仿宋" w:hAnsi="仿宋" w:eastAsia="仿宋"/>
          <w:color w:val="000000"/>
          <w:sz w:val="24"/>
          <w:szCs w:val="20"/>
        </w:rPr>
        <w:t>时间轴展示形式</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7"/>
        <w:gridCol w:w="2279"/>
        <w:gridCol w:w="2257"/>
        <w:gridCol w:w="2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9"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7"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7"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color w:val="000000"/>
                <w:sz w:val="24"/>
              </w:rPr>
            </w:pPr>
            <w:r>
              <w:rPr>
                <w:rFonts w:hint="eastAsia" w:ascii="仿宋" w:hAnsi="仿宋" w:eastAsia="仿宋"/>
                <w:sz w:val="24"/>
                <w:szCs w:val="24"/>
              </w:rPr>
              <w:t>日期</w:t>
            </w:r>
          </w:p>
        </w:tc>
        <w:tc>
          <w:tcPr>
            <w:tcW w:w="2279" w:type="dxa"/>
          </w:tcPr>
          <w:p>
            <w:pPr>
              <w:spacing w:line="360" w:lineRule="auto"/>
              <w:rPr>
                <w:rFonts w:ascii="仿宋" w:hAnsi="仿宋" w:eastAsia="仿宋"/>
                <w:color w:val="000000"/>
                <w:sz w:val="24"/>
              </w:rPr>
            </w:pPr>
            <w:r>
              <w:rPr>
                <w:rFonts w:hint="eastAsia" w:ascii="仿宋" w:hAnsi="仿宋" w:eastAsia="仿宋"/>
                <w:sz w:val="24"/>
                <w:szCs w:val="24"/>
              </w:rPr>
              <w:t>反显，格式：YYYY</w:t>
            </w:r>
            <w:r>
              <w:rPr>
                <w:rFonts w:ascii="仿宋" w:hAnsi="仿宋" w:eastAsia="仿宋"/>
                <w:sz w:val="24"/>
                <w:szCs w:val="24"/>
              </w:rPr>
              <w:t>-</w:t>
            </w:r>
            <w:r>
              <w:rPr>
                <w:rFonts w:hint="eastAsia" w:ascii="仿宋" w:hAnsi="仿宋" w:eastAsia="仿宋"/>
                <w:sz w:val="24"/>
                <w:szCs w:val="24"/>
              </w:rPr>
              <w:t>MM</w:t>
            </w:r>
          </w:p>
        </w:tc>
        <w:tc>
          <w:tcPr>
            <w:tcW w:w="2257" w:type="dxa"/>
          </w:tcPr>
          <w:p>
            <w:pPr>
              <w:spacing w:line="360" w:lineRule="auto"/>
              <w:rPr>
                <w:rFonts w:ascii="仿宋" w:hAnsi="仿宋" w:eastAsia="仿宋"/>
                <w:color w:val="000000"/>
                <w:sz w:val="24"/>
              </w:rPr>
            </w:pPr>
            <w:r>
              <w:rPr>
                <w:rFonts w:hint="eastAsia" w:ascii="仿宋" w:hAnsi="仿宋" w:eastAsia="仿宋"/>
                <w:sz w:val="24"/>
                <w:szCs w:val="24"/>
              </w:rPr>
              <w:t>文本</w:t>
            </w:r>
          </w:p>
        </w:tc>
        <w:tc>
          <w:tcPr>
            <w:tcW w:w="2267" w:type="dxa"/>
          </w:tcPr>
          <w:p>
            <w:pPr>
              <w:spacing w:line="360" w:lineRule="auto"/>
              <w:rPr>
                <w:rFonts w:ascii="仿宋" w:hAnsi="仿宋" w:eastAsia="仿宋"/>
                <w:color w:val="000000"/>
                <w:sz w:val="24"/>
              </w:rPr>
            </w:pPr>
            <w:r>
              <w:rPr>
                <w:rFonts w:hint="eastAsia" w:ascii="仿宋" w:hAnsi="仿宋" w:eastAsia="仿宋"/>
                <w:sz w:val="24"/>
                <w:szCs w:val="24"/>
              </w:rPr>
              <w:t>按照年月分组，月内按照时间由近到远展示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w:t>
            </w:r>
            <w:r>
              <w:rPr>
                <w:rFonts w:hint="eastAsia" w:ascii="仿宋" w:hAnsi="仿宋" w:eastAsia="仿宋"/>
                <w:color w:val="000000"/>
                <w:sz w:val="24"/>
              </w:rPr>
              <w:t>方式</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展示联络方式，如拜访、电话、短信、企微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联络人</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展示发起联络的客户经理或营销人员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归属机构</w:t>
            </w:r>
          </w:p>
        </w:tc>
        <w:tc>
          <w:tcPr>
            <w:tcW w:w="2279"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展示联络记录归属机构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客户名称</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展示联络对象客户名称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来源</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hint="eastAsia" w:ascii="仿宋" w:hAnsi="仿宋" w:eastAsia="仿宋"/>
                <w:color w:val="000000"/>
                <w:sz w:val="24"/>
              </w:rPr>
              <w:t>展示来源渠道（PC或移动端）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联络时间</w:t>
            </w:r>
          </w:p>
        </w:tc>
        <w:tc>
          <w:tcPr>
            <w:tcW w:w="2279" w:type="dxa"/>
          </w:tcPr>
          <w:p>
            <w:pPr>
              <w:spacing w:line="360" w:lineRule="auto"/>
              <w:rPr>
                <w:rFonts w:ascii="仿宋" w:hAnsi="仿宋" w:eastAsia="仿宋"/>
              </w:rPr>
            </w:pPr>
            <w:r>
              <w:rPr>
                <w:rFonts w:ascii="仿宋" w:hAnsi="仿宋" w:eastAsia="仿宋"/>
                <w:color w:val="000000"/>
              </w:rPr>
              <w:t>反显、格式化：YYYY- MM-DD HH:mm</w:t>
            </w:r>
          </w:p>
        </w:tc>
        <w:tc>
          <w:tcPr>
            <w:tcW w:w="2257" w:type="dxa"/>
          </w:tcPr>
          <w:p>
            <w:pPr>
              <w:spacing w:line="360" w:lineRule="auto"/>
              <w:rPr>
                <w:rFonts w:ascii="仿宋" w:hAnsi="仿宋" w:eastAsia="仿宋"/>
              </w:rPr>
            </w:pPr>
            <w:r>
              <w:rPr>
                <w:rFonts w:ascii="仿宋" w:hAnsi="仿宋" w:eastAsia="仿宋"/>
                <w:color w:val="000000"/>
                <w:sz w:val="24"/>
              </w:rPr>
              <w:t>时间</w:t>
            </w:r>
          </w:p>
        </w:tc>
        <w:tc>
          <w:tcPr>
            <w:tcW w:w="2267" w:type="dxa"/>
          </w:tcPr>
          <w:p>
            <w:pPr>
              <w:spacing w:line="360" w:lineRule="auto"/>
              <w:rPr>
                <w:rFonts w:ascii="仿宋" w:hAnsi="仿宋" w:eastAsia="仿宋"/>
              </w:rPr>
            </w:pPr>
            <w:r>
              <w:rPr>
                <w:rFonts w:ascii="仿宋" w:hAnsi="仿宋" w:eastAsia="仿宋"/>
                <w:color w:val="000000"/>
                <w:sz w:val="24"/>
              </w:rPr>
              <w:t>展示联络发生时间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联络摘要</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展示联络主题、摘要或说明信息</w:t>
            </w:r>
          </w:p>
        </w:tc>
      </w:tr>
    </w:tbl>
    <w:p>
      <w:pPr>
        <w:spacing w:line="360" w:lineRule="auto"/>
        <w:rPr>
          <w:rFonts w:ascii="仿宋" w:hAnsi="仿宋" w:eastAsia="仿宋"/>
        </w:rPr>
      </w:pP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补充说明：</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面访：信息块展示要素包括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电访：信息块展示要素包括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电访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短信：信息块展示要素包括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企微：信息块展示要素包括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pStyle w:val="8"/>
        <w:numPr>
          <w:ilvl w:val="5"/>
          <w:numId w:val="14"/>
        </w:numPr>
        <w:spacing w:line="360" w:lineRule="auto"/>
        <w:rPr>
          <w:rFonts w:ascii="仿宋" w:hAnsi="仿宋" w:eastAsia="仿宋" w:cs="仿宋"/>
          <w:b w:val="0"/>
          <w:bCs w:val="0"/>
        </w:rPr>
      </w:pPr>
      <w:r>
        <w:rPr>
          <w:rFonts w:hint="eastAsia" w:ascii="仿宋" w:hAnsi="仿宋" w:eastAsia="仿宋"/>
        </w:rPr>
        <w:t>输入输出的界面</w:t>
      </w:r>
    </w:p>
    <w:p>
      <w:pPr>
        <w:spacing w:after="0" w:line="360" w:lineRule="auto"/>
        <w:jc w:val="left"/>
        <w:rPr>
          <w:rFonts w:ascii="仿宋" w:hAnsi="仿宋" w:eastAsia="仿宋" w:cs="仿宋"/>
          <w:sz w:val="24"/>
          <w:szCs w:val="24"/>
        </w:rPr>
      </w:pPr>
      <w:r>
        <w:rPr>
          <w:rFonts w:ascii="仿宋" w:hAnsi="仿宋" w:eastAsia="仿宋" w:cs="仿宋"/>
          <w:sz w:val="24"/>
        </w:rPr>
        <w:t>待提供</w:t>
      </w:r>
    </w:p>
    <w:p>
      <w:pPr>
        <w:pStyle w:val="8"/>
        <w:numPr>
          <w:ilvl w:val="5"/>
          <w:numId w:val="14"/>
        </w:numPr>
        <w:spacing w:line="360" w:lineRule="auto"/>
        <w:rPr>
          <w:rFonts w:ascii="仿宋" w:hAnsi="仿宋" w:eastAsia="仿宋" w:cs="仿宋"/>
          <w:b w:val="0"/>
          <w:bCs w:val="0"/>
        </w:rPr>
      </w:pPr>
      <w:r>
        <w:rPr>
          <w:rFonts w:hint="eastAsia" w:ascii="仿宋" w:hAnsi="仿宋" w:eastAsia="仿宋"/>
        </w:rPr>
        <w:t>核算处理</w:t>
      </w:r>
    </w:p>
    <w:p>
      <w:pPr>
        <w:spacing w:after="0" w:line="360" w:lineRule="auto"/>
        <w:rPr>
          <w:rFonts w:ascii="仿宋" w:hAnsi="仿宋" w:eastAsia="仿宋" w:cs="仿宋"/>
          <w:sz w:val="24"/>
          <w:szCs w:val="24"/>
        </w:rPr>
      </w:pPr>
      <w:r>
        <w:rPr>
          <w:rFonts w:hint="eastAsia" w:ascii="仿宋" w:hAnsi="仿宋" w:eastAsia="仿宋" w:cs="仿宋"/>
          <w:sz w:val="24"/>
          <w:szCs w:val="24"/>
        </w:rPr>
        <w:t>不涉及</w:t>
      </w:r>
    </w:p>
    <w:p>
      <w:pPr>
        <w:pStyle w:val="8"/>
        <w:numPr>
          <w:ilvl w:val="5"/>
          <w:numId w:val="14"/>
        </w:numPr>
        <w:spacing w:line="360" w:lineRule="auto"/>
        <w:rPr>
          <w:rFonts w:ascii="仿宋" w:hAnsi="仿宋" w:eastAsia="仿宋" w:cs="仿宋"/>
          <w:b w:val="0"/>
          <w:bCs w:val="0"/>
        </w:rPr>
      </w:pPr>
      <w:r>
        <w:rPr>
          <w:rFonts w:hint="eastAsia" w:ascii="仿宋" w:hAnsi="仿宋" w:eastAsia="仿宋" w:cs="仿宋"/>
        </w:rPr>
        <w:t>凭证/</w:t>
      </w:r>
      <w:r>
        <w:rPr>
          <w:rFonts w:hint="eastAsia" w:ascii="仿宋" w:hAnsi="仿宋" w:eastAsia="仿宋"/>
        </w:rPr>
        <w:t>合同</w:t>
      </w:r>
      <w:r>
        <w:rPr>
          <w:rFonts w:hint="eastAsia" w:ascii="仿宋" w:hAnsi="仿宋" w:eastAsia="仿宋" w:cs="仿宋"/>
        </w:rPr>
        <w:t>/</w:t>
      </w:r>
      <w:r>
        <w:rPr>
          <w:rFonts w:hint="eastAsia" w:ascii="仿宋" w:hAnsi="仿宋" w:eastAsia="仿宋"/>
        </w:rPr>
        <w:t>协议打印</w:t>
      </w:r>
    </w:p>
    <w:p>
      <w:pPr>
        <w:spacing w:after="0" w:line="360" w:lineRule="auto"/>
        <w:rPr>
          <w:rFonts w:ascii="仿宋" w:hAnsi="仿宋" w:eastAsia="仿宋" w:cs="仿宋"/>
          <w:sz w:val="24"/>
          <w:szCs w:val="24"/>
        </w:rPr>
      </w:pPr>
      <w:r>
        <w:rPr>
          <w:rFonts w:hint="eastAsia" w:ascii="仿宋" w:hAnsi="仿宋" w:eastAsia="仿宋" w:cs="仿宋"/>
          <w:sz w:val="24"/>
          <w:szCs w:val="24"/>
        </w:rPr>
        <w:t>不涉及</w:t>
      </w:r>
    </w:p>
    <w:p>
      <w:pPr>
        <w:pStyle w:val="4"/>
        <w:numPr>
          <w:ilvl w:val="1"/>
          <w:numId w:val="14"/>
        </w:numPr>
        <w:spacing w:line="360" w:lineRule="auto"/>
      </w:pPr>
      <w:bookmarkStart w:id="83" w:name="_Toc233295841"/>
      <w:r>
        <w:rPr>
          <w:rFonts w:hint="eastAsia"/>
        </w:rPr>
        <w:t>营销管理</w:t>
      </w:r>
      <w:bookmarkEnd w:id="83"/>
    </w:p>
    <w:p>
      <w:pPr>
        <w:pStyle w:val="5"/>
        <w:numPr>
          <w:ilvl w:val="2"/>
          <w:numId w:val="14"/>
        </w:numPr>
        <w:spacing w:line="360" w:lineRule="auto"/>
        <w:ind w:left="993" w:hanging="993"/>
        <w:rPr>
          <w:b w:val="0"/>
          <w:bCs w:val="0"/>
          <w:sz w:val="28"/>
          <w:szCs w:val="28"/>
        </w:rPr>
      </w:pPr>
      <w:bookmarkStart w:id="84" w:name="_Toc233295842"/>
      <w:r>
        <w:rPr>
          <w:rFonts w:hint="eastAsia"/>
          <w:sz w:val="28"/>
          <w:szCs w:val="28"/>
        </w:rPr>
        <w:t>营销活动管理</w:t>
      </w:r>
      <w:bookmarkEnd w:id="84"/>
    </w:p>
    <w:p>
      <w:pPr>
        <w:pStyle w:val="6"/>
        <w:numPr>
          <w:ilvl w:val="3"/>
          <w:numId w:val="14"/>
        </w:numPr>
        <w:spacing w:line="360" w:lineRule="auto"/>
        <w:rPr>
          <w:rFonts w:ascii="仿宋" w:hAnsi="仿宋" w:eastAsia="仿宋"/>
          <w:b w:val="0"/>
          <w:bCs w:val="0"/>
        </w:rPr>
      </w:pPr>
      <w:r>
        <w:rPr>
          <w:rFonts w:hint="eastAsia" w:ascii="仿宋" w:hAnsi="仿宋" w:eastAsia="仿宋"/>
        </w:rPr>
        <w:t>营销活动管理-列表</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支持用户查看上级机构与本机构创建的营销活动列表并支持按条件筛选。</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color w:val="000000"/>
          <w:sz w:val="24"/>
        </w:rPr>
      </w:pPr>
      <w:r>
        <w:rPr>
          <w:rFonts w:hint="eastAsia" w:ascii="仿宋" w:hAnsi="仿宋" w:eastAsia="仿宋"/>
          <w:color w:val="000000"/>
          <w:sz w:val="24"/>
        </w:rPr>
        <w:t>支持通过“归属机构”、“活动名称”、“开始日期”、“任务状态”等条件进行查询，并提供“查询”、“重置”完成筛选。</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归属机构</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默认</w:t>
            </w:r>
            <w:r>
              <w:rPr>
                <w:rFonts w:hint="eastAsia" w:ascii="仿宋" w:hAnsi="仿宋" w:eastAsia="仿宋" w:cs="仿宋"/>
                <w:sz w:val="24"/>
                <w:lang w:bidi="ar"/>
              </w:rPr>
              <w:t>反显</w:t>
            </w:r>
            <w:r>
              <w:rPr>
                <w:rFonts w:ascii="仿宋" w:hAnsi="仿宋" w:eastAsia="仿宋" w:cs="仿宋"/>
                <w:sz w:val="24"/>
                <w:lang w:bidi="ar"/>
              </w:rPr>
              <w:t>当前用户归属机构，可调整</w:t>
            </w:r>
            <w:r>
              <w:rPr>
                <w:rFonts w:hint="eastAsia" w:ascii="仿宋" w:hAnsi="仿宋" w:eastAsia="仿宋" w:cs="仿宋"/>
                <w:sz w:val="24"/>
                <w:lang w:bidi="ar"/>
              </w:rPr>
              <w:t>，必输。</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机构树</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支持按归属机构查询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活动名称</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文本</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支持按活动名称查询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活动类型</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下拉框</w:t>
            </w:r>
          </w:p>
        </w:tc>
        <w:tc>
          <w:tcPr>
            <w:tcW w:w="2270" w:type="dxa"/>
          </w:tcPr>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支持按活动类型查询、</w:t>
            </w:r>
            <w:r>
              <w:rPr>
                <w:rFonts w:ascii="仿宋" w:hAnsi="仿宋" w:eastAsia="仿宋" w:cs="仿宋"/>
                <w:sz w:val="24"/>
                <w:lang w:bidi="ar"/>
              </w:rPr>
              <w:t>枚举值</w:t>
            </w:r>
            <w:r>
              <w:rPr>
                <w:rFonts w:hint="eastAsia" w:ascii="仿宋" w:hAnsi="仿宋" w:eastAsia="仿宋" w:cs="仿宋"/>
                <w:sz w:val="24"/>
                <w:lang w:bidi="ar"/>
              </w:rPr>
              <w:t>：综合方案、价值提升、客户维系。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rPr>
            </w:pPr>
            <w:r>
              <w:rPr>
                <w:rFonts w:hint="eastAsia" w:ascii="仿宋" w:hAnsi="仿宋" w:eastAsia="仿宋" w:cs="仿宋"/>
                <w:color w:val="000000"/>
                <w:sz w:val="24"/>
              </w:rPr>
              <w:t>开始日期</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r>
              <w:rPr>
                <w:rFonts w:ascii="仿宋" w:hAnsi="仿宋" w:eastAsia="仿宋" w:cs="仿宋"/>
                <w:sz w:val="24"/>
                <w:lang w:bidi="ar"/>
              </w:rPr>
              <w:t>支持时间范围筛选</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日期</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支持按活动开展时间查询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任务状态</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下拉框</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枚举值：全部、未开始、进行中、已结束。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查询</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反显，可点击</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按钮</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点击执行查询操作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重置</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反显，可点击</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按钮</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点击清空当前筛选条件</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line="360" w:lineRule="auto"/>
        <w:rPr>
          <w:rFonts w:ascii="仿宋" w:hAnsi="仿宋" w:eastAsia="仿宋"/>
          <w:b/>
          <w:bCs/>
          <w:sz w:val="24"/>
        </w:rPr>
      </w:pPr>
      <w:r>
        <w:rPr>
          <w:rFonts w:hint="eastAsia" w:ascii="仿宋" w:hAnsi="仿宋" w:eastAsia="仿宋"/>
          <w:b/>
          <w:bCs/>
          <w:sz w:val="24"/>
        </w:rPr>
        <w:t>（一）操作说明</w:t>
      </w:r>
    </w:p>
    <w:p>
      <w:pPr>
        <w:spacing w:line="360" w:lineRule="auto"/>
        <w:rPr>
          <w:rFonts w:ascii="仿宋" w:hAnsi="仿宋" w:eastAsia="仿宋"/>
          <w:sz w:val="24"/>
        </w:rPr>
      </w:pPr>
      <w:r>
        <w:rPr>
          <w:rFonts w:hint="eastAsia" w:ascii="仿宋" w:hAnsi="仿宋" w:eastAsia="仿宋"/>
          <w:sz w:val="24"/>
        </w:rPr>
        <w:t>1. 用户进入营销活动管理列表页。</w:t>
      </w:r>
    </w:p>
    <w:p>
      <w:pPr>
        <w:spacing w:line="360" w:lineRule="auto"/>
        <w:rPr>
          <w:rFonts w:ascii="仿宋" w:hAnsi="仿宋" w:eastAsia="仿宋"/>
          <w:sz w:val="24"/>
        </w:rPr>
      </w:pPr>
      <w:r>
        <w:rPr>
          <w:rFonts w:hint="eastAsia" w:ascii="仿宋" w:hAnsi="仿宋" w:eastAsia="仿宋"/>
          <w:sz w:val="24"/>
        </w:rPr>
        <w:t>2. 用户可在查询条件区操作：</w:t>
      </w:r>
    </w:p>
    <w:p>
      <w:pPr>
        <w:spacing w:line="360" w:lineRule="auto"/>
        <w:ind w:firstLine="420"/>
        <w:rPr>
          <w:rFonts w:ascii="仿宋" w:hAnsi="仿宋" w:eastAsia="仿宋"/>
          <w:sz w:val="24"/>
        </w:rPr>
      </w:pPr>
      <w:r>
        <w:rPr>
          <w:rFonts w:hint="eastAsia" w:ascii="仿宋" w:hAnsi="仿宋" w:eastAsia="仿宋"/>
          <w:sz w:val="24"/>
        </w:rPr>
        <w:t>点击“查询”，系统按当前输入条件返回符合条件的客户列表结果。</w:t>
      </w:r>
    </w:p>
    <w:p>
      <w:pPr>
        <w:spacing w:line="360" w:lineRule="auto"/>
        <w:ind w:firstLine="420"/>
        <w:rPr>
          <w:rFonts w:ascii="仿宋" w:hAnsi="仿宋" w:eastAsia="仿宋"/>
          <w:sz w:val="24"/>
        </w:rPr>
      </w:pPr>
      <w:r>
        <w:rPr>
          <w:rFonts w:hint="eastAsia" w:ascii="仿宋" w:hAnsi="仿宋" w:eastAsia="仿宋"/>
          <w:sz w:val="24"/>
        </w:rPr>
        <w:t>点击“重置”，系统清空当前输入条件并恢复初始状态。</w:t>
      </w:r>
    </w:p>
    <w:p>
      <w:pPr>
        <w:spacing w:line="360" w:lineRule="auto"/>
        <w:rPr>
          <w:rFonts w:ascii="仿宋" w:hAnsi="仿宋" w:eastAsia="仿宋"/>
          <w:sz w:val="24"/>
        </w:rPr>
      </w:pPr>
      <w:r>
        <w:rPr>
          <w:rFonts w:hint="eastAsia" w:ascii="仿宋" w:hAnsi="仿宋" w:eastAsia="仿宋"/>
          <w:sz w:val="24"/>
        </w:rPr>
        <w:t>3. 用户可在列表左上角统一操作按钮区操作：</w:t>
      </w:r>
    </w:p>
    <w:p>
      <w:pPr>
        <w:spacing w:line="360" w:lineRule="auto"/>
        <w:ind w:firstLine="420"/>
        <w:rPr>
          <w:rFonts w:ascii="仿宋" w:hAnsi="仿宋" w:eastAsia="仿宋"/>
          <w:sz w:val="24"/>
        </w:rPr>
      </w:pPr>
      <w:r>
        <w:rPr>
          <w:rFonts w:hint="eastAsia" w:ascii="仿宋" w:hAnsi="仿宋" w:eastAsia="仿宋"/>
          <w:sz w:val="24"/>
        </w:rPr>
        <w:t>点击“新增”跳转新增页面，详见“营销活动管理-新增”章节。</w:t>
      </w:r>
    </w:p>
    <w:p>
      <w:pPr>
        <w:spacing w:line="360" w:lineRule="auto"/>
        <w:ind w:firstLine="420"/>
        <w:rPr>
          <w:rFonts w:ascii="仿宋" w:hAnsi="仿宋" w:eastAsia="仿宋"/>
          <w:sz w:val="24"/>
        </w:rPr>
      </w:pPr>
      <w:r>
        <w:rPr>
          <w:rFonts w:hint="eastAsia" w:ascii="仿宋" w:hAnsi="仿宋" w:eastAsia="仿宋"/>
          <w:sz w:val="24"/>
        </w:rPr>
        <w:t>点击“删除”展示删除弹窗，详见“营销活动管理-删除”章节。</w:t>
      </w:r>
    </w:p>
    <w:p>
      <w:pPr>
        <w:spacing w:line="360" w:lineRule="auto"/>
        <w:ind w:firstLine="420"/>
        <w:rPr>
          <w:rFonts w:ascii="仿宋" w:hAnsi="仿宋" w:eastAsia="仿宋"/>
          <w:sz w:val="24"/>
        </w:rPr>
      </w:pPr>
      <w:r>
        <w:rPr>
          <w:rFonts w:hint="eastAsia" w:ascii="仿宋" w:hAnsi="仿宋" w:eastAsia="仿宋"/>
          <w:sz w:val="24"/>
        </w:rPr>
        <w:t>选择一条或多条营销活动数据，点击“提交审核”按钮，发起审核流程，详见“营销活动管理-提交审核”章节。</w:t>
      </w:r>
    </w:p>
    <w:p>
      <w:pPr>
        <w:spacing w:line="360" w:lineRule="auto"/>
        <w:rPr>
          <w:rFonts w:ascii="仿宋" w:hAnsi="仿宋" w:eastAsia="仿宋"/>
          <w:sz w:val="24"/>
        </w:rPr>
      </w:pPr>
      <w:r>
        <w:rPr>
          <w:rFonts w:hint="eastAsia" w:ascii="仿宋" w:hAnsi="仿宋" w:eastAsia="仿宋"/>
          <w:sz w:val="24"/>
        </w:rPr>
        <w:t>4. 用户可在列表行内统一操作按钮区操作：</w:t>
      </w:r>
    </w:p>
    <w:p>
      <w:pPr>
        <w:spacing w:line="360" w:lineRule="auto"/>
        <w:ind w:firstLine="420"/>
        <w:rPr>
          <w:rFonts w:ascii="仿宋" w:hAnsi="仿宋" w:eastAsia="仿宋"/>
          <w:sz w:val="24"/>
        </w:rPr>
      </w:pPr>
      <w:r>
        <w:rPr>
          <w:rFonts w:hint="eastAsia" w:ascii="仿宋" w:hAnsi="仿宋" w:eastAsia="仿宋"/>
          <w:sz w:val="24"/>
        </w:rPr>
        <w:t>点击目标行数据的“编辑”按钮，右侧抽屉式弹出编辑侧边栏弹窗。</w:t>
      </w:r>
    </w:p>
    <w:p>
      <w:pPr>
        <w:spacing w:line="360" w:lineRule="auto"/>
        <w:rPr>
          <w:rFonts w:ascii="仿宋" w:hAnsi="仿宋" w:eastAsia="仿宋"/>
          <w:sz w:val="24"/>
        </w:rPr>
      </w:pPr>
      <w:r>
        <w:rPr>
          <w:rFonts w:hint="eastAsia" w:ascii="仿宋" w:hAnsi="仿宋" w:eastAsia="仿宋"/>
          <w:sz w:val="24"/>
        </w:rPr>
        <w:t>5. 用户点击活动名称，可进入活动视图查看执行情况和客户明细。</w:t>
      </w:r>
    </w:p>
    <w:p>
      <w:pPr>
        <w:spacing w:line="360" w:lineRule="auto"/>
        <w:rPr>
          <w:rFonts w:ascii="仿宋" w:hAnsi="仿宋" w:eastAsia="仿宋"/>
          <w:b/>
          <w:bCs/>
          <w:sz w:val="24"/>
        </w:rPr>
      </w:pPr>
      <w:r>
        <w:rPr>
          <w:rFonts w:hint="eastAsia" w:ascii="仿宋" w:hAnsi="仿宋" w:eastAsia="仿宋"/>
          <w:b/>
          <w:bCs/>
          <w:sz w:val="24"/>
        </w:rPr>
        <w:t>（二）规则与约束</w:t>
      </w:r>
    </w:p>
    <w:p>
      <w:pPr>
        <w:spacing w:line="360" w:lineRule="auto"/>
        <w:rPr>
          <w:rFonts w:ascii="仿宋" w:hAnsi="仿宋" w:eastAsia="仿宋"/>
          <w:sz w:val="24"/>
        </w:rPr>
      </w:pPr>
      <w:r>
        <w:rPr>
          <w:rFonts w:hint="eastAsia" w:ascii="仿宋" w:hAnsi="仿宋" w:eastAsia="仿宋"/>
          <w:sz w:val="24"/>
        </w:rPr>
        <w:t>1. 列表默认查询①本人创建的营销活动、②上级机构创建</w:t>
      </w:r>
      <w:commentRangeStart w:id="12"/>
      <w:r>
        <w:rPr>
          <w:rFonts w:hint="eastAsia" w:ascii="仿宋" w:hAnsi="仿宋" w:eastAsia="仿宋"/>
          <w:sz w:val="24"/>
        </w:rPr>
        <w:t>且审核通过</w:t>
      </w:r>
      <w:commentRangeEnd w:id="12"/>
      <w:r>
        <w:commentReference w:id="12"/>
      </w:r>
      <w:r>
        <w:rPr>
          <w:rFonts w:hint="eastAsia" w:ascii="仿宋" w:hAnsi="仿宋" w:eastAsia="仿宋"/>
          <w:sz w:val="24"/>
        </w:rPr>
        <w:t>的营销活动。</w:t>
      </w:r>
    </w:p>
    <w:p>
      <w:pPr>
        <w:spacing w:line="360" w:lineRule="auto"/>
        <w:rPr>
          <w:rFonts w:ascii="仿宋" w:hAnsi="仿宋" w:eastAsia="仿宋"/>
          <w:sz w:val="24"/>
        </w:rPr>
      </w:pPr>
      <w:r>
        <w:rPr>
          <w:rFonts w:hint="eastAsia" w:ascii="仿宋" w:hAnsi="仿宋" w:eastAsia="仿宋"/>
          <w:sz w:val="24"/>
        </w:rPr>
        <w:t>2. 默认按“创建时间”倒序（由近及远）排序。</w:t>
      </w:r>
    </w:p>
    <w:p>
      <w:pPr>
        <w:spacing w:line="360" w:lineRule="auto"/>
        <w:rPr>
          <w:rFonts w:ascii="仿宋" w:hAnsi="仿宋" w:eastAsia="仿宋"/>
          <w:sz w:val="24"/>
        </w:rPr>
      </w:pPr>
      <w:r>
        <w:rPr>
          <w:rFonts w:hint="eastAsia" w:ascii="仿宋" w:hAnsi="仿宋" w:eastAsia="仿宋"/>
          <w:sz w:val="24"/>
        </w:rPr>
        <w:t>3. 列表栏位包括复选框、活动名称、活动类型、开始日期、结束日期、归属机构、创建人、创建时间、任务状态、审批状态。</w:t>
      </w:r>
    </w:p>
    <w:p>
      <w:pPr>
        <w:spacing w:line="360" w:lineRule="auto"/>
        <w:rPr>
          <w:rFonts w:ascii="仿宋" w:hAnsi="仿宋" w:eastAsia="仿宋"/>
          <w:sz w:val="24"/>
        </w:rPr>
      </w:pPr>
      <w:r>
        <w:rPr>
          <w:rFonts w:hint="eastAsia" w:ascii="仿宋" w:hAnsi="仿宋" w:eastAsia="仿宋"/>
          <w:sz w:val="24"/>
        </w:rPr>
        <w:t>4. 任务状态枚举值：未开始、进行中、已结束。</w:t>
      </w:r>
    </w:p>
    <w:p>
      <w:pPr>
        <w:spacing w:line="360" w:lineRule="auto"/>
        <w:ind w:firstLine="420"/>
        <w:rPr>
          <w:rFonts w:ascii="仿宋" w:hAnsi="仿宋" w:eastAsia="仿宋"/>
          <w:sz w:val="24"/>
        </w:rPr>
      </w:pPr>
      <w:r>
        <w:rPr>
          <w:rFonts w:hint="eastAsia" w:ascii="仿宋" w:hAnsi="仿宋" w:eastAsia="仿宋"/>
          <w:sz w:val="24"/>
        </w:rPr>
        <w:t>①未开始状态显示规则：未到达活动开始时间的活动，任务状态显示“未开始”。</w:t>
      </w:r>
    </w:p>
    <w:p>
      <w:pPr>
        <w:spacing w:line="360" w:lineRule="auto"/>
        <w:ind w:firstLine="420"/>
        <w:rPr>
          <w:rFonts w:ascii="仿宋" w:hAnsi="仿宋" w:eastAsia="仿宋"/>
          <w:sz w:val="24"/>
        </w:rPr>
      </w:pPr>
      <w:r>
        <w:rPr>
          <w:rFonts w:hint="eastAsia" w:ascii="仿宋" w:hAnsi="仿宋" w:eastAsia="仿宋"/>
          <w:sz w:val="24"/>
        </w:rPr>
        <w:t>②进行中状态显示规则：到达开始日期，任务状态显示“进行中”。</w:t>
      </w:r>
    </w:p>
    <w:p>
      <w:pPr>
        <w:spacing w:line="360" w:lineRule="auto"/>
        <w:ind w:firstLine="420"/>
        <w:rPr>
          <w:rFonts w:ascii="仿宋" w:hAnsi="仿宋" w:eastAsia="仿宋"/>
          <w:sz w:val="24"/>
        </w:rPr>
      </w:pPr>
      <w:r>
        <w:rPr>
          <w:rFonts w:hint="eastAsia" w:ascii="仿宋" w:hAnsi="仿宋" w:eastAsia="仿宋"/>
          <w:sz w:val="24"/>
        </w:rPr>
        <w:t>③已结束状态显示规则：到达结束日期的活动任务状态显示“已结束”。</w:t>
      </w:r>
    </w:p>
    <w:p>
      <w:pPr>
        <w:spacing w:line="360" w:lineRule="auto"/>
        <w:rPr>
          <w:rFonts w:ascii="仿宋" w:hAnsi="仿宋" w:eastAsia="仿宋"/>
          <w:sz w:val="24"/>
        </w:rPr>
      </w:pPr>
      <w:r>
        <w:rPr>
          <w:rFonts w:hint="eastAsia" w:ascii="仿宋" w:hAnsi="仿宋" w:eastAsia="仿宋"/>
          <w:sz w:val="24"/>
          <w:lang w:val="en-US" w:eastAsia="zh-CN"/>
        </w:rPr>
        <w:t>5</w:t>
      </w:r>
      <w:r>
        <w:rPr>
          <w:rFonts w:hint="eastAsia" w:ascii="仿宋" w:hAnsi="仿宋" w:eastAsia="仿宋"/>
          <w:sz w:val="24"/>
        </w:rPr>
        <w:t>. 同机构相同岗位不同人员支持查看彼此创建的营销活动，但不支持编辑、删除非本人创建的营销活动。仅支持编辑、删除本人创建的营销活动。</w:t>
      </w:r>
    </w:p>
    <w:p>
      <w:pPr>
        <w:spacing w:line="360" w:lineRule="auto"/>
        <w:rPr>
          <w:rFonts w:ascii="仿宋" w:hAnsi="仿宋" w:eastAsia="仿宋"/>
          <w:b/>
          <w:bCs/>
          <w:sz w:val="24"/>
        </w:rPr>
      </w:pPr>
      <w:r>
        <w:rPr>
          <w:rFonts w:hint="eastAsia" w:ascii="仿宋" w:hAnsi="仿宋" w:eastAsia="仿宋"/>
          <w:b/>
          <w:bCs/>
          <w:sz w:val="24"/>
        </w:rPr>
        <w:t>（三）权限说明</w:t>
      </w: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sz w:val="24"/>
        </w:rPr>
        <w:t>1</w:t>
      </w:r>
      <w:r>
        <w:rPr>
          <w:rFonts w:hint="eastAsia" w:ascii="仿宋" w:hAnsi="仿宋" w:eastAsia="仿宋"/>
          <w:sz w:val="24"/>
        </w:rPr>
        <w:t>、</w:t>
      </w:r>
      <w:r>
        <w:rPr>
          <w:rFonts w:hint="eastAsia" w:ascii="仿宋" w:hAnsi="仿宋" w:eastAsia="仿宋"/>
          <w:color w:val="000000" w:themeColor="text1"/>
          <w:sz w:val="24"/>
          <w14:textFill>
            <w14:solidFill>
              <w14:schemeClr w14:val="tx1"/>
            </w14:solidFill>
          </w14:textFill>
        </w:rPr>
        <w:t>分支行业务岗和网点负责人可查看上级机构创建的营销活动；总分支行业务岗和网点负责人自行创建的活动仅对本机构及下级可见，对上级机构不可见。（</w:t>
      </w:r>
      <w:r>
        <w:rPr>
          <w:rFonts w:hint="eastAsia" w:ascii="仿宋" w:hAnsi="仿宋" w:eastAsia="仿宋"/>
          <w:b/>
          <w:bCs/>
          <w:color w:val="000000" w:themeColor="text1"/>
          <w:sz w:val="24"/>
          <w14:textFill>
            <w14:solidFill>
              <w14:schemeClr w14:val="tx1"/>
            </w14:solidFill>
          </w14:textFill>
        </w:rPr>
        <w:t>根据客户的归属机构和归属客户经理确定哪些机构和客户经理能接受到营销活动</w:t>
      </w:r>
      <w:r>
        <w:rPr>
          <w:rFonts w:hint="eastAsia" w:ascii="仿宋" w:hAnsi="仿宋" w:eastAsia="仿宋"/>
          <w:color w:val="000000" w:themeColor="text1"/>
          <w:sz w:val="24"/>
          <w14:textFill>
            <w14:solidFill>
              <w14:schemeClr w14:val="tx1"/>
            </w14:solidFill>
          </w14:textFill>
        </w:rPr>
        <w:t>）</w:t>
      </w:r>
    </w:p>
    <w:p>
      <w:pPr>
        <w:spacing w:line="360" w:lineRule="auto"/>
        <w:rPr>
          <w:rFonts w:ascii="仿宋" w:hAnsi="仿宋" w:eastAsia="仿宋"/>
          <w:sz w:val="24"/>
        </w:rPr>
      </w:pPr>
      <w:r>
        <w:rPr>
          <w:rFonts w:hint="eastAsia" w:ascii="仿宋" w:hAnsi="仿宋" w:eastAsia="仿宋"/>
          <w:color w:val="000000" w:themeColor="text1"/>
          <w:sz w:val="24"/>
          <w14:textFill>
            <w14:solidFill>
              <w14:schemeClr w14:val="tx1"/>
            </w14:solidFill>
          </w14:textFill>
        </w:rPr>
        <w:t>2、营销活动创建权限：网点负责人、总/分行业务岗</w:t>
      </w:r>
      <w:r>
        <w:rPr>
          <w:rFonts w:hint="eastAsia" w:ascii="仿宋" w:hAnsi="仿宋" w:eastAsia="仿宋"/>
          <w:sz w:val="24"/>
        </w:rPr>
        <w:t>。</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tbl>
      <w:tblPr>
        <w:tblStyle w:val="51"/>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5"/>
        <w:gridCol w:w="2197"/>
        <w:gridCol w:w="2105"/>
        <w:gridCol w:w="21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197"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105"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115"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复选框</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115" w:type="dxa"/>
          </w:tcPr>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点击</w:t>
            </w:r>
            <w:r>
              <w:rPr>
                <w:rFonts w:ascii="仿宋" w:hAnsi="仿宋" w:eastAsia="仿宋" w:cs="仿宋"/>
                <w:kern w:val="0"/>
                <w:sz w:val="24"/>
                <w:lang w:bidi="ar"/>
              </w:rPr>
              <w:t>选择目标活动</w:t>
            </w:r>
            <w:r>
              <w:rPr>
                <w:rFonts w:hint="eastAsia" w:ascii="仿宋" w:hAnsi="仿宋" w:eastAsia="仿宋" w:cs="仿宋"/>
                <w:kern w:val="0"/>
                <w:sz w:val="24"/>
                <w:lang w:bidi="ar"/>
              </w:rPr>
              <w:t>、支持单选与多选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活动名称</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color w:val="000000"/>
                <w:sz w:val="24"/>
              </w:rPr>
            </w:pPr>
            <w:r>
              <w:rPr>
                <w:rFonts w:hint="eastAsia" w:ascii="仿宋" w:hAnsi="仿宋" w:eastAsia="仿宋" w:cs="仿宋"/>
                <w:kern w:val="0"/>
                <w:sz w:val="24"/>
                <w:lang w:bidi="ar"/>
              </w:rPr>
              <w:t>活动类型</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展示活动类型</w:t>
            </w:r>
            <w:r>
              <w:rPr>
                <w:rStyle w:val="155"/>
                <w:rFonts w:hint="eastAsia" w:ascii="仿宋" w:hAnsi="仿宋" w:eastAsia="仿宋"/>
              </w:rPr>
              <w:t>，</w:t>
            </w:r>
            <w:r>
              <w:rPr>
                <w:rFonts w:ascii="仿宋" w:hAnsi="仿宋" w:eastAsia="仿宋" w:cs="仿宋"/>
                <w:sz w:val="24"/>
                <w:lang w:bidi="ar"/>
              </w:rPr>
              <w:t>枚举值</w:t>
            </w:r>
            <w:r>
              <w:rPr>
                <w:rFonts w:hint="eastAsia" w:ascii="仿宋" w:hAnsi="仿宋" w:eastAsia="仿宋" w:cs="仿宋"/>
                <w:sz w:val="24"/>
                <w:lang w:bidi="ar"/>
              </w:rPr>
              <w:t>：综合方案、价值提升、客户维系。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开始日期</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 xml:space="preserve">反显，格式化：YYYY-MM-DD </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日期</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结束日期</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 xml:space="preserve">反显，格式化：YYYY-MM-DD </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日期</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归属机构</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r>
              <w:rPr>
                <w:rFonts w:hint="eastAsia" w:ascii="仿宋" w:hAnsi="仿宋" w:eastAsia="仿宋" w:cs="仿宋"/>
                <w:kern w:val="0"/>
                <w:sz w:val="24"/>
                <w:lang w:bidi="ar"/>
              </w:rPr>
              <w:t>，格式化：机构号+机构名</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创建人</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r>
              <w:rPr>
                <w:rFonts w:hint="eastAsia" w:ascii="仿宋" w:hAnsi="仿宋" w:eastAsia="仿宋" w:cs="仿宋"/>
                <w:kern w:val="0"/>
                <w:sz w:val="24"/>
                <w:lang w:bidi="ar"/>
              </w:rPr>
              <w:t>，格式化：工号+姓名。</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展示创建人</w:t>
            </w:r>
            <w:r>
              <w:rPr>
                <w:rFonts w:hint="eastAsia" w:ascii="仿宋" w:hAnsi="仿宋" w:eastAsia="仿宋" w:cs="仿宋"/>
                <w:kern w:val="0"/>
                <w:sz w:val="24"/>
                <w:lang w:bidi="ar"/>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创建时间</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反显，格式化：YYYY-MM-DD</w:t>
            </w:r>
            <w:r>
              <w:rPr>
                <w:rFonts w:hint="eastAsia" w:ascii="仿宋" w:hAnsi="仿宋" w:eastAsia="仿宋" w:cs="仿宋"/>
                <w:kern w:val="0"/>
                <w:sz w:val="24"/>
                <w:lang w:bidi="ar"/>
              </w:rPr>
              <w:t xml:space="preserve"> mm:ss</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日期时间</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任务状态</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展示任务状态</w:t>
            </w:r>
          </w:p>
        </w:tc>
      </w:tr>
    </w:tbl>
    <w:p>
      <w:pPr>
        <w:spacing w:line="360" w:lineRule="auto"/>
        <w:rPr>
          <w:rFonts w:ascii="仿宋" w:hAnsi="仿宋" w:eastAsia="仿宋" w:cs="仿宋"/>
          <w:color w:val="000000"/>
          <w:kern w:val="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营销活动管理-新增（1.设置基础信息）</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s="仿宋"/>
          <w:color w:val="000000"/>
          <w:sz w:val="24"/>
        </w:rPr>
      </w:pPr>
      <w:r>
        <w:rPr>
          <w:rFonts w:hint="eastAsia" w:ascii="仿宋" w:hAnsi="仿宋" w:eastAsia="仿宋" w:cs="仿宋"/>
          <w:color w:val="000000"/>
          <w:sz w:val="24"/>
        </w:rPr>
        <w:t>支持用户按“1.设置基础信息”、“2.选择客群”、“3.分配营销人”、“</w:t>
      </w:r>
      <w:r>
        <w:rPr>
          <w:rFonts w:ascii="仿宋" w:hAnsi="仿宋" w:eastAsia="仿宋" w:cs="仿宋"/>
          <w:color w:val="000000"/>
          <w:sz w:val="24"/>
        </w:rPr>
        <w:t>4</w:t>
      </w:r>
      <w:r>
        <w:rPr>
          <w:rFonts w:hint="eastAsia" w:ascii="仿宋" w:hAnsi="仿宋" w:eastAsia="仿宋" w:cs="仿宋"/>
          <w:color w:val="000000"/>
          <w:sz w:val="24"/>
        </w:rPr>
        <w:t>.选择指标”“</w:t>
      </w:r>
      <w:r>
        <w:rPr>
          <w:rFonts w:ascii="仿宋" w:hAnsi="仿宋" w:eastAsia="仿宋" w:cs="仿宋"/>
          <w:color w:val="000000"/>
          <w:sz w:val="24"/>
        </w:rPr>
        <w:t>5</w:t>
      </w:r>
      <w:r>
        <w:rPr>
          <w:rFonts w:hint="eastAsia" w:ascii="仿宋" w:hAnsi="仿宋" w:eastAsia="仿宋" w:cs="仿宋"/>
          <w:color w:val="000000"/>
          <w:sz w:val="24"/>
        </w:rPr>
        <w:t>.完成”五步向导创建新增营销任务，提升营销活动创建、客户选择、人员分配和目标设置效率。</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活动</w:t>
            </w:r>
            <w:r>
              <w:rPr>
                <w:rFonts w:ascii="仿宋" w:hAnsi="仿宋" w:eastAsia="仿宋" w:cs="仿宋"/>
                <w:color w:val="000000"/>
                <w:sz w:val="24"/>
                <w:lang w:bidi="ar"/>
              </w:rPr>
              <w:t>名称</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必输，长度不超过100字符</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输入框</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营销活动名称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活动</w:t>
            </w:r>
            <w:r>
              <w:rPr>
                <w:rFonts w:ascii="仿宋" w:hAnsi="仿宋" w:eastAsia="仿宋" w:cs="仿宋"/>
                <w:color w:val="000000"/>
                <w:sz w:val="24"/>
                <w:lang w:bidi="ar"/>
              </w:rPr>
              <w:t>类型</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必输</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下拉框</w:t>
            </w:r>
          </w:p>
        </w:tc>
        <w:tc>
          <w:tcPr>
            <w:tcW w:w="227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展示</w:t>
            </w:r>
            <w:r>
              <w:rPr>
                <w:rFonts w:ascii="仿宋" w:hAnsi="仿宋" w:eastAsia="仿宋" w:cs="仿宋"/>
                <w:color w:val="000000"/>
                <w:sz w:val="24"/>
                <w:lang w:bidi="ar"/>
              </w:rPr>
              <w:t>活动分类</w:t>
            </w:r>
            <w:r>
              <w:rPr>
                <w:rStyle w:val="155"/>
                <w:rFonts w:hint="eastAsia" w:ascii="仿宋" w:hAnsi="仿宋" w:eastAsia="仿宋"/>
              </w:rPr>
              <w:t>，</w:t>
            </w:r>
            <w:r>
              <w:rPr>
                <w:rFonts w:ascii="仿宋" w:hAnsi="仿宋" w:eastAsia="仿宋" w:cs="仿宋"/>
                <w:sz w:val="24"/>
                <w:lang w:bidi="ar"/>
              </w:rPr>
              <w:t>枚举值</w:t>
            </w:r>
            <w:r>
              <w:rPr>
                <w:rFonts w:hint="eastAsia" w:ascii="仿宋" w:hAnsi="仿宋" w:eastAsia="仿宋" w:cs="仿宋"/>
                <w:sz w:val="24"/>
                <w:lang w:bidi="ar"/>
              </w:rPr>
              <w:t>：综合方案、价值提升、客户维系。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开始日期</w:t>
            </w:r>
          </w:p>
        </w:tc>
        <w:tc>
          <w:tcPr>
            <w:tcW w:w="2270" w:type="dxa"/>
          </w:tcPr>
          <w:p>
            <w:pPr>
              <w:spacing w:line="360" w:lineRule="auto"/>
              <w:jc w:val="left"/>
              <w:rPr>
                <w:rFonts w:ascii="仿宋" w:hAnsi="仿宋" w:eastAsia="仿宋" w:cs="仿宋"/>
                <w:sz w:val="24"/>
                <w:lang w:bidi="ar"/>
              </w:rPr>
            </w:pPr>
            <w:r>
              <w:rPr>
                <w:rFonts w:ascii="仿宋" w:hAnsi="仿宋" w:eastAsia="仿宋" w:cs="仿宋"/>
                <w:sz w:val="24"/>
                <w:lang w:bidi="ar"/>
              </w:rPr>
              <w:t>必输</w:t>
            </w:r>
            <w:r>
              <w:rPr>
                <w:rFonts w:hint="eastAsia" w:ascii="仿宋" w:hAnsi="仿宋" w:eastAsia="仿宋" w:cs="仿宋"/>
                <w:sz w:val="24"/>
                <w:lang w:bidi="ar"/>
              </w:rPr>
              <w:t>，</w:t>
            </w:r>
          </w:p>
          <w:p>
            <w:pPr>
              <w:spacing w:line="360" w:lineRule="auto"/>
              <w:jc w:val="left"/>
              <w:rPr>
                <w:rFonts w:ascii="仿宋" w:hAnsi="仿宋" w:eastAsia="仿宋" w:cs="仿宋"/>
                <w:sz w:val="24"/>
                <w:lang w:bidi="ar"/>
              </w:rPr>
            </w:pPr>
            <w:r>
              <w:rPr>
                <w:rFonts w:ascii="仿宋" w:hAnsi="仿宋" w:eastAsia="仿宋" w:cs="仿宋"/>
                <w:sz w:val="24"/>
                <w:lang w:bidi="ar"/>
              </w:rPr>
              <w:t xml:space="preserve">格式YYYY-MM-DD </w:t>
            </w:r>
            <w:r>
              <w:rPr>
                <w:rFonts w:hint="eastAsia" w:ascii="仿宋" w:hAnsi="仿宋" w:eastAsia="仿宋" w:cs="仿宋"/>
                <w:sz w:val="24"/>
                <w:lang w:bidi="ar"/>
              </w:rPr>
              <w:t>，</w:t>
            </w:r>
            <w:r>
              <w:rPr>
                <w:rFonts w:ascii="仿宋" w:hAnsi="仿宋" w:eastAsia="仿宋" w:cs="仿宋"/>
                <w:sz w:val="24"/>
                <w:lang w:bidi="ar"/>
              </w:rPr>
              <w:t>不能晚于结束</w:t>
            </w:r>
            <w:r>
              <w:rPr>
                <w:rFonts w:hint="eastAsia" w:ascii="仿宋" w:hAnsi="仿宋" w:eastAsia="仿宋" w:cs="仿宋"/>
                <w:sz w:val="24"/>
                <w:lang w:bidi="ar"/>
              </w:rPr>
              <w:t>日期</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日期选择控件</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活动开始</w:t>
            </w:r>
            <w:r>
              <w:rPr>
                <w:rFonts w:hint="eastAsia" w:ascii="仿宋" w:hAnsi="仿宋" w:eastAsia="仿宋" w:cs="仿宋"/>
                <w:color w:val="000000"/>
                <w:sz w:val="24"/>
                <w:lang w:bidi="ar"/>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结束</w:t>
            </w:r>
            <w:r>
              <w:rPr>
                <w:rFonts w:hint="eastAsia" w:ascii="仿宋" w:hAnsi="仿宋" w:eastAsia="仿宋" w:cs="仿宋"/>
                <w:color w:val="000000"/>
                <w:sz w:val="24"/>
                <w:lang w:bidi="ar"/>
              </w:rPr>
              <w:t>日期</w:t>
            </w:r>
          </w:p>
        </w:tc>
        <w:tc>
          <w:tcPr>
            <w:tcW w:w="2270" w:type="dxa"/>
          </w:tcPr>
          <w:p>
            <w:pPr>
              <w:spacing w:line="360" w:lineRule="auto"/>
              <w:jc w:val="left"/>
              <w:rPr>
                <w:rFonts w:ascii="仿宋" w:hAnsi="仿宋" w:eastAsia="仿宋" w:cs="仿宋"/>
                <w:sz w:val="24"/>
                <w:lang w:bidi="ar"/>
              </w:rPr>
            </w:pPr>
            <w:r>
              <w:rPr>
                <w:rFonts w:hint="eastAsia" w:ascii="仿宋" w:hAnsi="仿宋" w:eastAsia="仿宋" w:cs="仿宋"/>
                <w:sz w:val="24"/>
                <w:lang w:bidi="ar"/>
              </w:rPr>
              <w:t>必输，</w:t>
            </w:r>
          </w:p>
          <w:p>
            <w:pPr>
              <w:spacing w:line="360" w:lineRule="auto"/>
              <w:jc w:val="left"/>
              <w:rPr>
                <w:rFonts w:ascii="仿宋" w:hAnsi="仿宋" w:eastAsia="仿宋" w:cs="仿宋"/>
                <w:sz w:val="24"/>
                <w:lang w:bidi="ar"/>
              </w:rPr>
            </w:pPr>
            <w:r>
              <w:rPr>
                <w:rFonts w:hint="eastAsia" w:ascii="仿宋" w:hAnsi="仿宋" w:eastAsia="仿宋" w:cs="仿宋"/>
                <w:sz w:val="24"/>
                <w:lang w:bidi="ar"/>
              </w:rPr>
              <w:t>格式YYYY-MM-DD ，不能早于开始日期</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日期选择控件</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活动结束</w:t>
            </w:r>
            <w:r>
              <w:rPr>
                <w:rFonts w:hint="eastAsia" w:ascii="仿宋" w:hAnsi="仿宋" w:eastAsia="仿宋" w:cs="仿宋"/>
                <w:color w:val="000000"/>
                <w:sz w:val="24"/>
                <w:lang w:bidi="ar"/>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统计截至日期</w:t>
            </w:r>
          </w:p>
        </w:tc>
        <w:tc>
          <w:tcPr>
            <w:tcW w:w="2270" w:type="dxa"/>
          </w:tcPr>
          <w:p>
            <w:pPr>
              <w:spacing w:line="360" w:lineRule="auto"/>
              <w:jc w:val="left"/>
              <w:rPr>
                <w:rFonts w:ascii="仿宋" w:hAnsi="仿宋" w:eastAsia="仿宋" w:cs="仿宋"/>
                <w:sz w:val="24"/>
                <w:lang w:bidi="ar"/>
              </w:rPr>
            </w:pPr>
            <w:r>
              <w:rPr>
                <w:rFonts w:hint="eastAsia" w:ascii="仿宋" w:hAnsi="仿宋" w:eastAsia="仿宋" w:cs="仿宋"/>
                <w:sz w:val="24"/>
                <w:lang w:bidi="ar"/>
              </w:rPr>
              <w:t>必输，</w:t>
            </w:r>
          </w:p>
          <w:p>
            <w:pPr>
              <w:spacing w:line="360" w:lineRule="auto"/>
              <w:jc w:val="left"/>
              <w:rPr>
                <w:rFonts w:ascii="仿宋" w:hAnsi="仿宋" w:eastAsia="仿宋" w:cs="仿宋"/>
                <w:sz w:val="24"/>
                <w:lang w:bidi="ar"/>
              </w:rPr>
            </w:pPr>
            <w:r>
              <w:rPr>
                <w:rFonts w:hint="eastAsia" w:ascii="仿宋" w:hAnsi="仿宋" w:eastAsia="仿宋" w:cs="仿宋"/>
                <w:sz w:val="24"/>
                <w:lang w:bidi="ar"/>
              </w:rPr>
              <w:t>格式YYYY-MM-DD，不能早于结束时间</w:t>
            </w:r>
          </w:p>
        </w:tc>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日期选择控件</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sz w:val="24"/>
                <w:lang w:bidi="ar"/>
              </w:rPr>
              <w:t>默认反显结束日期，支持编辑。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活动</w:t>
            </w:r>
            <w:r>
              <w:rPr>
                <w:rFonts w:ascii="仿宋" w:hAnsi="仿宋" w:eastAsia="仿宋" w:cs="仿宋"/>
                <w:color w:val="000000"/>
                <w:sz w:val="24"/>
                <w:lang w:bidi="ar"/>
              </w:rPr>
              <w:t>说明</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必输，不超过500字，支持计数显示（0/500）</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输入框</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活动描述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下一步</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按钮</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进入下一步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取消</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按钮</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关闭新增</w:t>
            </w:r>
            <w:r>
              <w:rPr>
                <w:rFonts w:hint="eastAsia" w:ascii="仿宋" w:hAnsi="仿宋" w:eastAsia="仿宋" w:cs="仿宋"/>
                <w:color w:val="000000"/>
                <w:sz w:val="24"/>
                <w:lang w:bidi="ar"/>
              </w:rPr>
              <w:t>弹窗。</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widowControl/>
        <w:spacing w:after="200" w:line="360" w:lineRule="auto"/>
        <w:jc w:val="left"/>
        <w:rPr>
          <w:rFonts w:ascii="仿宋" w:hAnsi="仿宋" w:eastAsia="仿宋" w:cs="仿宋"/>
          <w:b/>
          <w:color w:val="000000"/>
          <w:kern w:val="0"/>
          <w:sz w:val="24"/>
        </w:rPr>
      </w:pPr>
      <w:r>
        <w:rPr>
          <w:rFonts w:hint="eastAsia" w:ascii="仿宋" w:hAnsi="仿宋" w:eastAsia="仿宋" w:cs="仿宋"/>
          <w:b/>
          <w:color w:val="000000"/>
          <w:kern w:val="0"/>
          <w:sz w:val="24"/>
        </w:rPr>
        <w:t>（一）操作说明</w:t>
      </w:r>
    </w:p>
    <w:p>
      <w:pPr>
        <w:widowControl/>
        <w:spacing w:after="200" w:line="360" w:lineRule="auto"/>
        <w:jc w:val="left"/>
        <w:rPr>
          <w:rFonts w:ascii="仿宋" w:hAnsi="仿宋" w:eastAsia="仿宋" w:cs="仿宋"/>
          <w:bCs/>
          <w:color w:val="000000"/>
          <w:kern w:val="0"/>
          <w:sz w:val="24"/>
        </w:rPr>
      </w:pPr>
      <w:r>
        <w:rPr>
          <w:rFonts w:hint="eastAsia" w:ascii="仿宋" w:hAnsi="仿宋" w:eastAsia="仿宋" w:cs="仿宋"/>
          <w:bCs/>
          <w:color w:val="000000"/>
          <w:kern w:val="0"/>
          <w:sz w:val="24"/>
        </w:rPr>
        <w:t>1、用户在营销活动列表页点击“新增”按钮，进入活动创建向导界面，页面顶部展示步骤节点提示向导：设置基础信息-选择客群-分配营销人-选择指标-完成。</w:t>
      </w:r>
    </w:p>
    <w:p>
      <w:pPr>
        <w:widowControl/>
        <w:spacing w:after="200" w:line="360" w:lineRule="auto"/>
        <w:jc w:val="left"/>
        <w:rPr>
          <w:rFonts w:ascii="仿宋" w:hAnsi="仿宋" w:eastAsia="仿宋" w:cs="仿宋"/>
          <w:bCs/>
          <w:color w:val="000000"/>
          <w:kern w:val="0"/>
          <w:sz w:val="24"/>
        </w:rPr>
      </w:pPr>
      <w:r>
        <w:rPr>
          <w:rFonts w:hint="eastAsia" w:ascii="仿宋" w:hAnsi="仿宋" w:eastAsia="仿宋" w:cs="仿宋"/>
          <w:bCs/>
          <w:color w:val="000000"/>
          <w:kern w:val="0"/>
          <w:sz w:val="24"/>
        </w:rPr>
        <w:t>2、默认展示“设置基础信息”页，支持用户设置活动的基本信息。</w:t>
      </w:r>
    </w:p>
    <w:p>
      <w:pPr>
        <w:widowControl/>
        <w:spacing w:after="200" w:line="360" w:lineRule="auto"/>
        <w:jc w:val="left"/>
        <w:rPr>
          <w:rFonts w:ascii="仿宋" w:hAnsi="仿宋" w:eastAsia="仿宋" w:cs="仿宋"/>
          <w:bCs/>
          <w:color w:val="000000"/>
          <w:kern w:val="0"/>
          <w:sz w:val="24"/>
        </w:rPr>
      </w:pPr>
      <w:r>
        <w:rPr>
          <w:rFonts w:hint="eastAsia" w:ascii="仿宋" w:hAnsi="仿宋" w:eastAsia="仿宋" w:cs="仿宋"/>
          <w:bCs/>
          <w:color w:val="000000"/>
          <w:kern w:val="0"/>
          <w:sz w:val="24"/>
        </w:rPr>
        <w:t>3、点击“下一步”校验表单必填项。未录入的必填项下方展示提示文案：必填项不允许为空。校验通过，进入下一页面“</w:t>
      </w:r>
      <w:r>
        <w:rPr>
          <w:rFonts w:hint="eastAsia" w:ascii="仿宋" w:hAnsi="仿宋" w:eastAsia="仿宋" w:cs="仿宋"/>
          <w:color w:val="000000"/>
          <w:sz w:val="24"/>
        </w:rPr>
        <w:t>选择客群</w:t>
      </w:r>
      <w:r>
        <w:rPr>
          <w:rFonts w:hint="eastAsia" w:ascii="仿宋" w:hAnsi="仿宋" w:eastAsia="仿宋" w:cs="仿宋"/>
          <w:bCs/>
          <w:color w:val="000000"/>
          <w:kern w:val="0"/>
          <w:sz w:val="24"/>
        </w:rPr>
        <w:t>”。</w:t>
      </w:r>
    </w:p>
    <w:p>
      <w:pPr>
        <w:widowControl/>
        <w:spacing w:after="200" w:line="360" w:lineRule="auto"/>
        <w:jc w:val="left"/>
        <w:rPr>
          <w:rFonts w:ascii="仿宋" w:hAnsi="仿宋" w:eastAsia="仿宋" w:cs="仿宋"/>
          <w:b/>
          <w:color w:val="000000"/>
          <w:kern w:val="0"/>
          <w:sz w:val="24"/>
        </w:rPr>
      </w:pPr>
      <w:r>
        <w:rPr>
          <w:rFonts w:hint="eastAsia" w:ascii="仿宋" w:hAnsi="仿宋" w:eastAsia="仿宋" w:cs="仿宋"/>
          <w:b/>
          <w:color w:val="000000"/>
          <w:kern w:val="0"/>
          <w:sz w:val="24"/>
        </w:rPr>
        <w:t>（二）规则与约束</w:t>
      </w:r>
    </w:p>
    <w:p>
      <w:pPr>
        <w:widowControl/>
        <w:spacing w:after="200" w:line="360" w:lineRule="auto"/>
        <w:jc w:val="left"/>
        <w:rPr>
          <w:rFonts w:ascii="仿宋" w:hAnsi="仿宋" w:eastAsia="仿宋" w:cs="仿宋"/>
          <w:bCs/>
          <w:color w:val="000000"/>
          <w:kern w:val="0"/>
          <w:sz w:val="24"/>
        </w:rPr>
      </w:pPr>
      <w:r>
        <w:rPr>
          <w:rFonts w:hint="eastAsia" w:ascii="仿宋" w:hAnsi="仿宋" w:eastAsia="仿宋" w:cs="仿宋"/>
          <w:bCs/>
          <w:color w:val="000000"/>
          <w:kern w:val="0"/>
          <w:sz w:val="24"/>
        </w:rPr>
        <w:t>1、基础信息页面录入内容包括：活动名称、活动类型、开始日期、结束日期、统计截至日期、活动说明。</w:t>
      </w:r>
    </w:p>
    <w:p>
      <w:pPr>
        <w:widowControl/>
        <w:spacing w:after="200" w:line="360" w:lineRule="auto"/>
        <w:jc w:val="left"/>
        <w:rPr>
          <w:rFonts w:ascii="仿宋" w:hAnsi="仿宋" w:eastAsia="仿宋" w:cs="仿宋"/>
          <w:bCs/>
          <w:color w:val="000000" w:themeColor="text1"/>
          <w:kern w:val="0"/>
          <w:sz w:val="24"/>
          <w14:textFill>
            <w14:solidFill>
              <w14:schemeClr w14:val="tx1"/>
            </w14:solidFill>
          </w14:textFill>
        </w:rPr>
      </w:pPr>
      <w:r>
        <w:rPr>
          <w:rFonts w:hint="eastAsia" w:ascii="仿宋" w:hAnsi="仿宋" w:eastAsia="仿宋" w:cs="仿宋"/>
          <w:bCs/>
          <w:color w:val="000000"/>
          <w:kern w:val="0"/>
          <w:sz w:val="24"/>
        </w:rPr>
        <w:t>2、</w:t>
      </w:r>
      <w:r>
        <w:rPr>
          <w:rFonts w:hint="eastAsia" w:ascii="仿宋" w:hAnsi="仿宋" w:eastAsia="仿宋" w:cs="仿宋"/>
          <w:bCs/>
          <w:color w:val="000000" w:themeColor="text1"/>
          <w:kern w:val="0"/>
          <w:sz w:val="24"/>
          <w14:textFill>
            <w14:solidFill>
              <w14:schemeClr w14:val="tx1"/>
            </w14:solidFill>
          </w14:textFill>
        </w:rPr>
        <w:t>活动类型为“综合方案”、“价值提升”时，需要选择活动指标，活动类型为“客户维系”时，不需要选择活动指标。</w:t>
      </w:r>
    </w:p>
    <w:p>
      <w:pPr>
        <w:widowControl/>
        <w:spacing w:after="200" w:line="360" w:lineRule="auto"/>
        <w:jc w:val="left"/>
        <w:rPr>
          <w:rFonts w:ascii="仿宋" w:hAnsi="仿宋" w:eastAsia="仿宋" w:cs="仿宋"/>
          <w:bCs/>
          <w:color w:val="000000" w:themeColor="text1"/>
          <w:kern w:val="0"/>
          <w:sz w:val="24"/>
          <w14:textFill>
            <w14:solidFill>
              <w14:schemeClr w14:val="tx1"/>
            </w14:solidFill>
          </w14:textFill>
        </w:rPr>
      </w:pPr>
      <w:r>
        <w:rPr>
          <w:rFonts w:hint="eastAsia" w:ascii="仿宋" w:hAnsi="仿宋" w:eastAsia="仿宋" w:cs="仿宋"/>
          <w:bCs/>
          <w:color w:val="000000" w:themeColor="text1"/>
          <w:kern w:val="0"/>
          <w:sz w:val="24"/>
          <w14:textFill>
            <w14:solidFill>
              <w14:schemeClr w14:val="tx1"/>
            </w14:solidFill>
          </w14:textFill>
        </w:rPr>
        <w:t>3、营销活动关联的指标数据仅统计活动开始至统计截至日期的数据。统计截止时间默认联动反显结束时间，支持用户修改与调整。</w:t>
      </w:r>
    </w:p>
    <w:p>
      <w:pPr>
        <w:widowControl/>
        <w:spacing w:after="200" w:line="360" w:lineRule="auto"/>
        <w:jc w:val="left"/>
        <w:rPr>
          <w:rFonts w:ascii="仿宋" w:hAnsi="仿宋" w:eastAsia="仿宋" w:cs="仿宋"/>
          <w:b/>
          <w:color w:val="000000"/>
          <w:kern w:val="0"/>
          <w:sz w:val="24"/>
        </w:rPr>
      </w:pPr>
      <w:r>
        <w:rPr>
          <w:rFonts w:hint="eastAsia" w:ascii="仿宋" w:hAnsi="仿宋" w:eastAsia="仿宋" w:cs="仿宋"/>
          <w:b/>
          <w:color w:val="000000"/>
          <w:kern w:val="0"/>
          <w:sz w:val="24"/>
        </w:rPr>
        <w:t>（三）权限说明</w:t>
      </w:r>
    </w:p>
    <w:p>
      <w:pPr>
        <w:widowControl/>
        <w:spacing w:after="200" w:line="360" w:lineRule="auto"/>
        <w:jc w:val="left"/>
        <w:rPr>
          <w:rFonts w:ascii="仿宋" w:hAnsi="仿宋" w:eastAsia="仿宋" w:cs="仿宋"/>
          <w:bCs/>
          <w:color w:val="000000" w:themeColor="text1"/>
          <w:kern w:val="0"/>
          <w:sz w:val="24"/>
          <w14:textFill>
            <w14:solidFill>
              <w14:schemeClr w14:val="tx1"/>
            </w14:solidFill>
          </w14:textFill>
        </w:rPr>
      </w:pPr>
      <w:r>
        <w:rPr>
          <w:rFonts w:hint="eastAsia" w:ascii="仿宋" w:hAnsi="仿宋" w:eastAsia="仿宋" w:cs="仿宋"/>
          <w:bCs/>
          <w:color w:val="000000" w:themeColor="text1"/>
          <w:kern w:val="0"/>
          <w:sz w:val="24"/>
          <w14:textFill>
            <w14:solidFill>
              <w14:schemeClr w14:val="tx1"/>
            </w14:solidFill>
          </w14:textFill>
        </w:rPr>
        <w:t>1、支持总/分行业务岗、网点负责人新增营销活动，其他用户权限新增。</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营销活动管理-新增（2.选择客群）</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ind w:firstLine="420"/>
        <w:rPr>
          <w:rFonts w:ascii="仿宋" w:hAnsi="仿宋" w:eastAsia="仿宋"/>
          <w:color w:val="000000"/>
          <w:sz w:val="24"/>
        </w:rPr>
      </w:pPr>
      <w:r>
        <w:rPr>
          <w:rFonts w:hint="eastAsia" w:ascii="仿宋" w:hAnsi="仿宋" w:eastAsia="仿宋"/>
          <w:color w:val="000000"/>
          <w:sz w:val="24"/>
        </w:rPr>
        <w:t>支持用户为所建营销活动选择客群。</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客群</w:t>
            </w:r>
            <w:r>
              <w:rPr>
                <w:rFonts w:ascii="仿宋" w:hAnsi="仿宋" w:eastAsia="仿宋" w:cs="仿宋"/>
                <w:color w:val="000000"/>
                <w:sz w:val="24"/>
                <w:lang w:bidi="ar"/>
              </w:rPr>
              <w:t>名称</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spacing w:line="360" w:lineRule="auto"/>
              <w:rPr>
                <w:rFonts w:ascii="仿宋" w:hAnsi="仿宋" w:eastAsia="仿宋" w:cs="仿宋"/>
                <w:sz w:val="24"/>
                <w:lang w:bidi="ar"/>
              </w:rPr>
            </w:pPr>
            <w:r>
              <w:rPr>
                <w:rFonts w:hint="eastAsia" w:ascii="仿宋" w:hAnsi="仿宋" w:eastAsia="仿宋" w:cs="仿宋"/>
                <w:sz w:val="24"/>
                <w:lang w:bidi="ar"/>
              </w:rPr>
              <w:t>文本</w:t>
            </w:r>
          </w:p>
        </w:tc>
        <w:tc>
          <w:tcPr>
            <w:tcW w:w="2270" w:type="dxa"/>
          </w:tcPr>
          <w:p>
            <w:pPr>
              <w:spacing w:line="360" w:lineRule="auto"/>
              <w:rPr>
                <w:rFonts w:ascii="仿宋" w:hAnsi="仿宋" w:eastAsia="仿宋" w:cs="仿宋"/>
                <w:color w:val="000000"/>
                <w:sz w:val="24"/>
                <w:lang w:bidi="ar"/>
              </w:rPr>
            </w:pPr>
            <w:r>
              <w:rPr>
                <w:rFonts w:hint="eastAsia" w:ascii="仿宋" w:hAnsi="仿宋" w:eastAsia="仿宋" w:cs="仿宋"/>
                <w:sz w:val="24"/>
                <w:lang w:bidi="ar"/>
              </w:rPr>
              <w:t>输入客户名称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客群</w:t>
            </w:r>
            <w:r>
              <w:rPr>
                <w:rFonts w:ascii="仿宋" w:hAnsi="仿宋" w:eastAsia="仿宋" w:cs="仿宋"/>
                <w:color w:val="000000"/>
                <w:sz w:val="24"/>
                <w:lang w:bidi="ar"/>
              </w:rPr>
              <w:t>类型</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spacing w:line="360" w:lineRule="auto"/>
              <w:rPr>
                <w:rFonts w:ascii="仿宋" w:hAnsi="仿宋" w:eastAsia="仿宋" w:cs="仿宋"/>
                <w:sz w:val="24"/>
                <w:lang w:bidi="ar"/>
              </w:rPr>
            </w:pPr>
            <w:r>
              <w:rPr>
                <w:rFonts w:hint="eastAsia" w:ascii="仿宋" w:hAnsi="仿宋" w:eastAsia="仿宋" w:cs="仿宋"/>
                <w:sz w:val="24"/>
                <w:lang w:bidi="ar"/>
              </w:rPr>
              <w:t>下拉框</w:t>
            </w:r>
          </w:p>
        </w:tc>
        <w:tc>
          <w:tcPr>
            <w:tcW w:w="2270" w:type="dxa"/>
          </w:tcPr>
          <w:p>
            <w:pPr>
              <w:spacing w:line="360" w:lineRule="auto"/>
              <w:rPr>
                <w:rFonts w:ascii="仿宋" w:hAnsi="仿宋" w:eastAsia="仿宋" w:cs="仿宋"/>
                <w:color w:val="000000"/>
                <w:sz w:val="24"/>
                <w:lang w:bidi="ar"/>
              </w:rPr>
            </w:pPr>
            <w:r>
              <w:rPr>
                <w:rFonts w:ascii="仿宋" w:hAnsi="仿宋" w:eastAsia="仿宋" w:cs="仿宋"/>
                <w:sz w:val="24"/>
                <w:lang w:bidi="ar"/>
              </w:rPr>
              <w:t>选择群组类型</w:t>
            </w:r>
            <w:r>
              <w:rPr>
                <w:rFonts w:hint="eastAsia" w:ascii="仿宋" w:hAnsi="仿宋" w:eastAsia="仿宋" w:cs="仿宋"/>
                <w:sz w:val="24"/>
                <w:lang w:bidi="ar"/>
              </w:rPr>
              <w:t>，枚举值：全部、静态、动态。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查询</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必输</w:t>
            </w:r>
          </w:p>
        </w:tc>
        <w:tc>
          <w:tcPr>
            <w:tcW w:w="2260" w:type="dxa"/>
          </w:tcPr>
          <w:p>
            <w:pPr>
              <w:spacing w:line="360" w:lineRule="auto"/>
              <w:rPr>
                <w:rFonts w:ascii="仿宋" w:hAnsi="仿宋" w:eastAsia="仿宋" w:cs="仿宋"/>
                <w:sz w:val="24"/>
                <w:lang w:bidi="ar"/>
              </w:rPr>
            </w:pPr>
            <w:r>
              <w:rPr>
                <w:rFonts w:hint="eastAsia" w:ascii="仿宋" w:hAnsi="仿宋" w:eastAsia="仿宋" w:cs="仿宋"/>
                <w:sz w:val="24"/>
                <w:lang w:bidi="ar"/>
              </w:rPr>
              <w:t>按钮</w:t>
            </w:r>
          </w:p>
        </w:tc>
        <w:tc>
          <w:tcPr>
            <w:tcW w:w="2270"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点击查询客群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重置</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必输</w:t>
            </w:r>
          </w:p>
        </w:tc>
        <w:tc>
          <w:tcPr>
            <w:tcW w:w="2260" w:type="dxa"/>
          </w:tcPr>
          <w:p>
            <w:pPr>
              <w:spacing w:line="360" w:lineRule="auto"/>
              <w:rPr>
                <w:rFonts w:ascii="仿宋" w:hAnsi="仿宋" w:eastAsia="仿宋" w:cs="仿宋"/>
                <w:sz w:val="24"/>
                <w:lang w:bidi="ar"/>
              </w:rPr>
            </w:pPr>
            <w:r>
              <w:rPr>
                <w:rFonts w:hint="eastAsia" w:ascii="仿宋" w:hAnsi="仿宋" w:eastAsia="仿宋" w:cs="仿宋"/>
                <w:sz w:val="24"/>
                <w:lang w:bidi="ar"/>
              </w:rPr>
              <w:t>按钮</w:t>
            </w:r>
          </w:p>
        </w:tc>
        <w:tc>
          <w:tcPr>
            <w:tcW w:w="2270"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清空当前筛选条件</w:t>
            </w:r>
          </w:p>
        </w:tc>
      </w:tr>
    </w:tbl>
    <w:p>
      <w:pPr>
        <w:spacing w:line="360" w:lineRule="auto"/>
        <w:rPr>
          <w:rFonts w:ascii="仿宋" w:hAnsi="仿宋" w:eastAsia="仿宋" w:cs="仿宋"/>
          <w:color w:val="000000"/>
          <w:sz w:val="24"/>
        </w:rPr>
      </w:pPr>
      <w:r>
        <w:rPr>
          <w:rFonts w:hint="eastAsia" w:ascii="仿宋" w:hAnsi="仿宋" w:eastAsia="仿宋" w:cs="仿宋"/>
          <w:color w:val="000000"/>
          <w:sz w:val="24"/>
        </w:rPr>
        <w:t>列表左上角统一操作按钮</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新增</w:t>
            </w:r>
            <w:r>
              <w:rPr>
                <w:rFonts w:ascii="仿宋" w:hAnsi="仿宋" w:eastAsia="仿宋" w:cs="仿宋"/>
                <w:color w:val="000000"/>
                <w:sz w:val="24"/>
                <w:lang w:bidi="ar"/>
              </w:rPr>
              <w:t>客群</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反显</w:t>
            </w:r>
          </w:p>
        </w:tc>
        <w:tc>
          <w:tcPr>
            <w:tcW w:w="2260" w:type="dxa"/>
          </w:tcPr>
          <w:p>
            <w:pPr>
              <w:spacing w:line="360" w:lineRule="auto"/>
              <w:rPr>
                <w:rFonts w:ascii="仿宋" w:hAnsi="仿宋" w:eastAsia="仿宋" w:cs="仿宋"/>
                <w:sz w:val="24"/>
                <w:lang w:bidi="ar"/>
              </w:rPr>
            </w:pPr>
            <w:r>
              <w:rPr>
                <w:rFonts w:hint="eastAsia" w:ascii="仿宋" w:hAnsi="仿宋" w:eastAsia="仿宋" w:cs="仿宋"/>
                <w:sz w:val="24"/>
                <w:lang w:bidi="ar"/>
              </w:rPr>
              <w:t>按钮</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点击跳转至客群新增页面</w:t>
            </w:r>
          </w:p>
        </w:tc>
      </w:tr>
    </w:tbl>
    <w:p>
      <w:pPr>
        <w:spacing w:line="360" w:lineRule="auto"/>
        <w:rPr>
          <w:rFonts w:ascii="仿宋" w:hAnsi="仿宋" w:eastAsia="仿宋"/>
        </w:rPr>
      </w:pPr>
    </w:p>
    <w:p>
      <w:pPr>
        <w:spacing w:line="360" w:lineRule="auto"/>
        <w:rPr>
          <w:rFonts w:ascii="仿宋" w:hAnsi="仿宋" w:eastAsia="仿宋" w:cs="仿宋"/>
          <w:color w:val="000000"/>
          <w:sz w:val="24"/>
        </w:rPr>
      </w:pPr>
      <w:r>
        <w:rPr>
          <w:rFonts w:hint="eastAsia" w:ascii="仿宋" w:hAnsi="仿宋" w:eastAsia="仿宋" w:cs="仿宋"/>
          <w:color w:val="000000"/>
          <w:sz w:val="24"/>
        </w:rPr>
        <w:t>列表底部按钮</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widowControl/>
              <w:spacing w:line="360" w:lineRule="auto"/>
              <w:jc w:val="left"/>
              <w:rPr>
                <w:rFonts w:ascii="仿宋" w:hAnsi="仿宋" w:eastAsia="仿宋" w:cs="仿宋"/>
                <w:color w:val="000000"/>
                <w:sz w:val="24"/>
                <w:lang w:bidi="ar"/>
              </w:rPr>
            </w:pPr>
            <w:r>
              <w:rPr>
                <w:rFonts w:hint="eastAsia" w:ascii="仿宋" w:hAnsi="仿宋" w:eastAsia="仿宋" w:cs="仿宋"/>
                <w:color w:val="000000"/>
                <w:sz w:val="24"/>
                <w:lang w:bidi="ar"/>
              </w:rPr>
              <w:t>下一步</w:t>
            </w:r>
          </w:p>
        </w:tc>
        <w:tc>
          <w:tcPr>
            <w:tcW w:w="2270" w:type="dxa"/>
            <w:shd w:val="clear" w:color="auto" w:fill="auto"/>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默认置灰禁用，选中客群后按钮可用。</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文本</w:t>
            </w:r>
          </w:p>
        </w:tc>
        <w:tc>
          <w:tcPr>
            <w:tcW w:w="2270" w:type="dxa"/>
          </w:tcPr>
          <w:p>
            <w:pPr>
              <w:spacing w:line="360" w:lineRule="auto"/>
              <w:rPr>
                <w:rFonts w:ascii="仿宋" w:hAnsi="仿宋" w:eastAsia="仿宋" w:cs="仿宋"/>
                <w:color w:val="000000"/>
                <w:sz w:val="24"/>
                <w:lang w:bidi="ar"/>
              </w:rPr>
            </w:pPr>
            <w:r>
              <w:rPr>
                <w:rFonts w:hint="eastAsia" w:ascii="仿宋" w:hAnsi="仿宋" w:eastAsia="仿宋" w:cs="仿宋"/>
                <w:color w:val="000000"/>
                <w:sz w:val="24"/>
                <w:lang w:bidi="ar"/>
              </w:rPr>
              <w:t>点击进入活动目标设置页</w:t>
            </w:r>
          </w:p>
        </w:tc>
      </w:tr>
    </w:tbl>
    <w:p>
      <w:pPr>
        <w:spacing w:line="360" w:lineRule="auto"/>
        <w:ind w:firstLine="420"/>
        <w:rPr>
          <w:rFonts w:ascii="仿宋" w:hAnsi="仿宋" w:eastAsia="仿宋"/>
          <w:color w:val="000000"/>
          <w:sz w:val="24"/>
        </w:rPr>
      </w:pP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处理</w:t>
      </w:r>
    </w:p>
    <w:p>
      <w:pPr>
        <w:widowControl/>
        <w:spacing w:after="200" w:line="360" w:lineRule="auto"/>
        <w:jc w:val="left"/>
        <w:rPr>
          <w:rFonts w:ascii="仿宋" w:hAnsi="仿宋" w:eastAsia="仿宋"/>
          <w:b/>
          <w:bCs/>
          <w:color w:val="000000"/>
          <w:sz w:val="24"/>
        </w:rPr>
      </w:pPr>
      <w:r>
        <w:rPr>
          <w:rFonts w:hint="eastAsia" w:ascii="仿宋" w:hAnsi="仿宋" w:eastAsia="仿宋"/>
          <w:b/>
          <w:bCs/>
          <w:color w:val="000000"/>
          <w:sz w:val="24"/>
        </w:rPr>
        <w:t>（一）操作说明</w:t>
      </w:r>
    </w:p>
    <w:p>
      <w:pPr>
        <w:widowControl/>
        <w:spacing w:after="200" w:line="360" w:lineRule="auto"/>
        <w:jc w:val="left"/>
        <w:rPr>
          <w:rFonts w:ascii="仿宋" w:hAnsi="仿宋" w:eastAsia="仿宋"/>
          <w:color w:val="000000"/>
          <w:sz w:val="24"/>
        </w:rPr>
      </w:pPr>
      <w:r>
        <w:rPr>
          <w:rFonts w:hint="eastAsia" w:ascii="仿宋" w:hAnsi="仿宋" w:eastAsia="仿宋"/>
          <w:color w:val="000000"/>
          <w:sz w:val="24"/>
        </w:rPr>
        <w:t>1、用户点击“新建客群”按钮，跳转至客群新增界面或用户选择目标客群。</w:t>
      </w:r>
    </w:p>
    <w:p>
      <w:pPr>
        <w:widowControl/>
        <w:spacing w:after="200" w:line="360" w:lineRule="auto"/>
        <w:jc w:val="left"/>
        <w:rPr>
          <w:rFonts w:ascii="仿宋" w:hAnsi="仿宋" w:eastAsia="仿宋"/>
          <w:color w:val="000000"/>
          <w:sz w:val="24"/>
        </w:rPr>
      </w:pPr>
      <w:r>
        <w:rPr>
          <w:rFonts w:ascii="仿宋" w:hAnsi="仿宋" w:eastAsia="仿宋"/>
          <w:color w:val="000000"/>
          <w:sz w:val="24"/>
        </w:rPr>
        <w:t>2</w:t>
      </w:r>
      <w:r>
        <w:rPr>
          <w:rFonts w:hint="eastAsia" w:ascii="仿宋" w:hAnsi="仿宋" w:eastAsia="仿宋"/>
          <w:color w:val="000000"/>
          <w:sz w:val="24"/>
        </w:rPr>
        <w:t>、若用户选择的目标客群存在无管户客户经理的客户，点击“下一步”，系统进入“分配营销人”页面。若目标客群不存在无管户客户经理的客户，点击“下一步”直接进入“选择指标”页面。</w:t>
      </w:r>
    </w:p>
    <w:p>
      <w:pPr>
        <w:widowControl/>
        <w:spacing w:after="200" w:line="360" w:lineRule="auto"/>
        <w:jc w:val="left"/>
        <w:rPr>
          <w:rFonts w:ascii="仿宋" w:hAnsi="仿宋" w:eastAsia="仿宋"/>
          <w:b/>
          <w:bCs/>
          <w:color w:val="000000"/>
          <w:sz w:val="24"/>
        </w:rPr>
      </w:pPr>
      <w:r>
        <w:rPr>
          <w:rFonts w:hint="eastAsia" w:ascii="仿宋" w:hAnsi="仿宋" w:eastAsia="仿宋"/>
          <w:b/>
          <w:bCs/>
          <w:color w:val="000000"/>
          <w:sz w:val="24"/>
        </w:rPr>
        <w:t>（二）规则与约束</w:t>
      </w:r>
    </w:p>
    <w:p>
      <w:pPr>
        <w:widowControl/>
        <w:spacing w:after="200" w:line="360" w:lineRule="auto"/>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1、客户营销人的判断是基于是否有财富条线的管户经理（信贷客户经理算不算）。</w:t>
      </w:r>
    </w:p>
    <w:p>
      <w:pPr>
        <w:widowControl/>
        <w:spacing w:after="200" w:line="360" w:lineRule="auto"/>
        <w:jc w:val="left"/>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2、当有未分配营销人的客户时，系统从右侧抽屉式弹出分配营销人处理页面，但不做强制分配校验，可以进行分配也可以直接点击“下一步”按钮进入“选择指标”页面。</w:t>
      </w:r>
    </w:p>
    <w:p>
      <w:pPr>
        <w:widowControl/>
        <w:spacing w:after="200" w:line="360" w:lineRule="auto"/>
        <w:jc w:val="left"/>
        <w:rPr>
          <w:rFonts w:ascii="仿宋" w:hAnsi="仿宋" w:eastAsia="仿宋"/>
          <w:color w:val="000000"/>
          <w:sz w:val="24"/>
        </w:rPr>
      </w:pPr>
      <w:r>
        <w:rPr>
          <w:rFonts w:ascii="仿宋" w:hAnsi="仿宋" w:eastAsia="仿宋"/>
          <w:color w:val="000000"/>
          <w:sz w:val="24"/>
        </w:rPr>
        <w:t>3</w:t>
      </w:r>
      <w:r>
        <w:rPr>
          <w:rFonts w:hint="eastAsia" w:ascii="仿宋" w:hAnsi="仿宋" w:eastAsia="仿宋"/>
          <w:color w:val="000000"/>
          <w:sz w:val="24"/>
        </w:rPr>
        <w:t>、选择客群时，仅支持单选，不支持多选。</w:t>
      </w:r>
    </w:p>
    <w:p>
      <w:pPr>
        <w:widowControl/>
        <w:spacing w:after="200" w:line="360" w:lineRule="auto"/>
        <w:jc w:val="left"/>
        <w:rPr>
          <w:rFonts w:ascii="仿宋" w:hAnsi="仿宋" w:eastAsia="仿宋"/>
          <w:color w:val="000000"/>
          <w:sz w:val="24"/>
        </w:rPr>
      </w:pPr>
      <w:r>
        <w:rPr>
          <w:rFonts w:hint="eastAsia" w:ascii="仿宋" w:hAnsi="仿宋" w:eastAsia="仿宋"/>
          <w:color w:val="000000"/>
          <w:sz w:val="24"/>
        </w:rPr>
        <w:t>4、</w:t>
      </w:r>
      <w:r>
        <w:rPr>
          <w:rFonts w:hint="eastAsia" w:ascii="仿宋" w:hAnsi="仿宋" w:eastAsia="仿宋"/>
          <w:color w:val="000000" w:themeColor="text1"/>
          <w:sz w:val="24"/>
          <w14:textFill>
            <w14:solidFill>
              <w14:schemeClr w14:val="tx1"/>
            </w14:solidFill>
          </w14:textFill>
        </w:rPr>
        <w:t>营销活动关联选择客群时，需要单独建立客群快照，与客群管理模块彻底解耦。不影响客群正常的编辑与删除操作。</w:t>
      </w:r>
    </w:p>
    <w:p>
      <w:pPr>
        <w:widowControl/>
        <w:spacing w:after="200" w:line="360" w:lineRule="auto"/>
        <w:jc w:val="left"/>
        <w:rPr>
          <w:rFonts w:ascii="仿宋" w:hAnsi="仿宋" w:eastAsia="仿宋"/>
          <w:color w:val="000000"/>
          <w:sz w:val="24"/>
        </w:rPr>
      </w:pPr>
      <w:r>
        <w:rPr>
          <w:rFonts w:ascii="仿宋" w:hAnsi="仿宋" w:eastAsia="仿宋"/>
          <w:color w:val="000000"/>
          <w:sz w:val="24"/>
        </w:rPr>
        <w:t>4</w:t>
      </w:r>
      <w:r>
        <w:rPr>
          <w:rFonts w:hint="eastAsia" w:ascii="仿宋" w:hAnsi="仿宋" w:eastAsia="仿宋"/>
          <w:color w:val="000000"/>
          <w:sz w:val="24"/>
        </w:rPr>
        <w:t>、列表按照创建时间从近及远排序。</w:t>
      </w:r>
    </w:p>
    <w:p>
      <w:pPr>
        <w:widowControl/>
        <w:spacing w:after="200" w:line="360" w:lineRule="auto"/>
        <w:jc w:val="left"/>
        <w:rPr>
          <w:rFonts w:ascii="仿宋" w:hAnsi="仿宋" w:eastAsia="仿宋"/>
          <w:b/>
          <w:bCs/>
          <w:color w:val="000000"/>
          <w:sz w:val="24"/>
        </w:rPr>
      </w:pPr>
      <w:r>
        <w:rPr>
          <w:rFonts w:hint="eastAsia" w:ascii="仿宋" w:hAnsi="仿宋" w:eastAsia="仿宋"/>
          <w:b/>
          <w:bCs/>
          <w:color w:val="000000"/>
          <w:sz w:val="24"/>
        </w:rPr>
        <w:t>（三）权限说明</w:t>
      </w:r>
    </w:p>
    <w:p>
      <w:pPr>
        <w:widowControl/>
        <w:spacing w:after="200" w:line="360" w:lineRule="auto"/>
        <w:jc w:val="left"/>
        <w:rPr>
          <w:rFonts w:ascii="仿宋" w:hAnsi="仿宋" w:eastAsia="仿宋"/>
          <w:color w:val="000000"/>
          <w:sz w:val="24"/>
          <w:szCs w:val="24"/>
        </w:rPr>
      </w:pPr>
      <w:r>
        <w:rPr>
          <w:rFonts w:ascii="仿宋" w:hAnsi="仿宋" w:eastAsia="仿宋"/>
          <w:color w:val="000000"/>
          <w:sz w:val="24"/>
        </w:rPr>
        <w:tab/>
      </w:r>
      <w:r>
        <w:rPr>
          <w:rFonts w:hint="eastAsia" w:ascii="仿宋" w:hAnsi="仿宋" w:eastAsia="仿宋"/>
          <w:color w:val="000000"/>
          <w:sz w:val="24"/>
          <w:szCs w:val="24"/>
        </w:rPr>
        <w:t>同</w:t>
      </w:r>
      <w:r>
        <w:rPr>
          <w:rFonts w:hint="eastAsia" w:ascii="仿宋" w:hAnsi="仿宋" w:eastAsia="仿宋"/>
          <w:i/>
          <w:iCs/>
          <w:color w:val="000000"/>
          <w:sz w:val="24"/>
          <w:szCs w:val="24"/>
        </w:rPr>
        <w:t>营销活动管理-新增（1设置基础信息）章节</w:t>
      </w:r>
      <w:r>
        <w:rPr>
          <w:rFonts w:hint="eastAsia" w:ascii="仿宋" w:hAnsi="仿宋" w:eastAsia="仿宋"/>
          <w:color w:val="000000"/>
          <w:sz w:val="24"/>
          <w:szCs w:val="24"/>
        </w:rPr>
        <w:t>的权限说明</w:t>
      </w:r>
    </w:p>
    <w:p>
      <w:pPr>
        <w:pStyle w:val="7"/>
        <w:numPr>
          <w:ilvl w:val="4"/>
          <w:numId w:val="14"/>
        </w:numPr>
        <w:spacing w:line="360" w:lineRule="auto"/>
        <w:ind w:left="1418" w:hanging="1418"/>
        <w:rPr>
          <w:rFonts w:ascii="仿宋" w:hAnsi="仿宋" w:eastAsia="仿宋" w:cs="仿宋"/>
          <w:i w:val="0"/>
          <w:iCs w:val="0"/>
          <w:sz w:val="24"/>
        </w:rPr>
      </w:pPr>
      <w:r>
        <w:rPr>
          <w:rFonts w:hint="eastAsia" w:ascii="仿宋" w:hAnsi="仿宋" w:eastAsia="仿宋" w:cs="仿宋"/>
          <w:i w:val="0"/>
          <w:iCs w:val="0"/>
          <w:sz w:val="24"/>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widowControl/>
              <w:spacing w:line="360" w:lineRule="auto"/>
              <w:jc w:val="left"/>
              <w:rPr>
                <w:rFonts w:ascii="仿宋" w:hAnsi="仿宋" w:eastAsia="仿宋" w:cs="仿宋"/>
                <w:color w:val="000000"/>
                <w:sz w:val="24"/>
                <w:lang w:bidi="ar"/>
              </w:rPr>
            </w:pPr>
            <w:r>
              <w:rPr>
                <w:rFonts w:hint="eastAsia" w:ascii="仿宋" w:hAnsi="仿宋" w:eastAsia="仿宋" w:cs="仿宋"/>
                <w:kern w:val="0"/>
                <w:sz w:val="24"/>
                <w:lang w:bidi="ar"/>
              </w:rPr>
              <w:t>单选框</w:t>
            </w:r>
          </w:p>
        </w:tc>
        <w:tc>
          <w:tcPr>
            <w:tcW w:w="2270" w:type="dxa"/>
            <w:shd w:val="clear" w:color="auto" w:fill="auto"/>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反显，支持单选</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文本</w:t>
            </w:r>
          </w:p>
        </w:tc>
        <w:tc>
          <w:tcPr>
            <w:tcW w:w="2270" w:type="dxa"/>
          </w:tcPr>
          <w:p>
            <w:pPr>
              <w:spacing w:line="360" w:lineRule="auto"/>
              <w:rPr>
                <w:rFonts w:ascii="仿宋" w:hAnsi="仿宋" w:eastAsia="仿宋" w:cs="仿宋"/>
                <w:color w:val="000000"/>
                <w:sz w:val="24"/>
                <w:lang w:bidi="ar"/>
              </w:rPr>
            </w:pPr>
            <w:r>
              <w:rPr>
                <w:rFonts w:hint="eastAsia" w:ascii="仿宋" w:hAnsi="仿宋" w:eastAsia="仿宋" w:cs="仿宋"/>
                <w:sz w:val="24"/>
                <w:lang w:bidi="ar"/>
              </w:rPr>
              <w:t>单选按钮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color w:val="000000"/>
                <w:sz w:val="24"/>
                <w:lang w:bidi="ar"/>
              </w:rPr>
            </w:pPr>
            <w:r>
              <w:rPr>
                <w:rFonts w:hint="eastAsia" w:ascii="仿宋" w:hAnsi="仿宋" w:eastAsia="仿宋" w:cs="仿宋"/>
                <w:b/>
                <w:bCs/>
                <w:kern w:val="0"/>
                <w:sz w:val="24"/>
                <w:lang w:bidi="ar"/>
              </w:rPr>
              <w:t>序号</w:t>
            </w:r>
          </w:p>
        </w:tc>
        <w:tc>
          <w:tcPr>
            <w:tcW w:w="227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反显</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数值</w:t>
            </w:r>
          </w:p>
        </w:tc>
        <w:tc>
          <w:tcPr>
            <w:tcW w:w="2270" w:type="dxa"/>
          </w:tcPr>
          <w:p>
            <w:pPr>
              <w:spacing w:line="360" w:lineRule="auto"/>
              <w:rPr>
                <w:rFonts w:ascii="仿宋" w:hAnsi="仿宋" w:eastAsia="仿宋" w:cs="仿宋"/>
                <w:color w:val="000000"/>
                <w:sz w:val="24"/>
                <w:lang w:bidi="ar"/>
              </w:rPr>
            </w:pPr>
            <w:r>
              <w:rPr>
                <w:rFonts w:hint="eastAsia" w:ascii="仿宋" w:hAnsi="仿宋" w:eastAsia="仿宋" w:cs="仿宋"/>
                <w:color w:val="000000"/>
                <w:sz w:val="24"/>
                <w:lang w:bidi="ar"/>
              </w:rPr>
              <w:t>反显文本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lang w:bidi="ar"/>
              </w:rPr>
            </w:pPr>
            <w:r>
              <w:rPr>
                <w:rFonts w:hint="eastAsia" w:ascii="仿宋" w:hAnsi="仿宋" w:eastAsia="仿宋" w:cs="仿宋"/>
                <w:kern w:val="0"/>
                <w:sz w:val="24"/>
                <w:lang w:bidi="ar"/>
              </w:rPr>
              <w:t>客群名称</w:t>
            </w:r>
          </w:p>
        </w:tc>
        <w:tc>
          <w:tcPr>
            <w:tcW w:w="227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反显</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文本</w:t>
            </w:r>
          </w:p>
        </w:tc>
        <w:tc>
          <w:tcPr>
            <w:tcW w:w="2270" w:type="dxa"/>
            <w:shd w:val="clear" w:color="auto" w:fill="auto"/>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展示群组名称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0" w:type="dxa"/>
          </w:tcPr>
          <w:p>
            <w:pPr>
              <w:widowControl/>
              <w:spacing w:line="360" w:lineRule="auto"/>
              <w:jc w:val="left"/>
              <w:rPr>
                <w:rFonts w:ascii="仿宋" w:hAnsi="仿宋" w:eastAsia="仿宋" w:cs="仿宋"/>
                <w:color w:val="000000"/>
                <w:sz w:val="24"/>
                <w:lang w:bidi="ar"/>
              </w:rPr>
            </w:pPr>
            <w:r>
              <w:rPr>
                <w:rFonts w:hint="eastAsia" w:ascii="仿宋" w:hAnsi="仿宋" w:eastAsia="仿宋" w:cs="仿宋"/>
                <w:kern w:val="0"/>
                <w:sz w:val="24"/>
                <w:lang w:bidi="ar"/>
              </w:rPr>
              <w:t>客群类型</w:t>
            </w:r>
          </w:p>
        </w:tc>
        <w:tc>
          <w:tcPr>
            <w:tcW w:w="227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反显</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文本</w:t>
            </w:r>
          </w:p>
        </w:tc>
        <w:tc>
          <w:tcPr>
            <w:tcW w:w="227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展示群组类型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color w:val="000000"/>
                <w:sz w:val="24"/>
                <w:lang w:bidi="ar"/>
              </w:rPr>
            </w:pPr>
            <w:r>
              <w:rPr>
                <w:rFonts w:hint="eastAsia" w:ascii="仿宋" w:hAnsi="仿宋" w:eastAsia="仿宋" w:cs="仿宋"/>
                <w:b/>
                <w:bCs/>
                <w:kern w:val="0"/>
                <w:sz w:val="24"/>
                <w:lang w:bidi="ar"/>
              </w:rPr>
              <w:t>客户数</w:t>
            </w:r>
          </w:p>
        </w:tc>
        <w:tc>
          <w:tcPr>
            <w:tcW w:w="227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反显</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数值</w:t>
            </w:r>
          </w:p>
        </w:tc>
        <w:tc>
          <w:tcPr>
            <w:tcW w:w="227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展示群组客户数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color w:val="000000"/>
                <w:sz w:val="24"/>
                <w:lang w:bidi="ar"/>
              </w:rPr>
            </w:pPr>
            <w:r>
              <w:rPr>
                <w:rFonts w:hint="eastAsia" w:ascii="仿宋" w:hAnsi="仿宋" w:eastAsia="仿宋" w:cs="仿宋"/>
                <w:b/>
                <w:bCs/>
                <w:kern w:val="0"/>
                <w:sz w:val="24"/>
                <w:lang w:bidi="ar"/>
              </w:rPr>
              <w:t>归属机构</w:t>
            </w:r>
          </w:p>
        </w:tc>
        <w:tc>
          <w:tcPr>
            <w:tcW w:w="227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反显，格式：机构号+机构名称</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文本</w:t>
            </w:r>
          </w:p>
        </w:tc>
        <w:tc>
          <w:tcPr>
            <w:tcW w:w="227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展示归属机构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color w:val="000000"/>
                <w:sz w:val="24"/>
                <w:lang w:bidi="ar"/>
              </w:rPr>
            </w:pPr>
            <w:r>
              <w:rPr>
                <w:rFonts w:hint="eastAsia" w:ascii="仿宋" w:hAnsi="仿宋" w:eastAsia="仿宋" w:cs="仿宋"/>
                <w:b/>
                <w:bCs/>
                <w:kern w:val="0"/>
                <w:sz w:val="24"/>
                <w:lang w:bidi="ar"/>
              </w:rPr>
              <w:t>创建人</w:t>
            </w:r>
          </w:p>
        </w:tc>
        <w:tc>
          <w:tcPr>
            <w:tcW w:w="227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反显，格式：工号+姓名</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文本</w:t>
            </w:r>
          </w:p>
        </w:tc>
        <w:tc>
          <w:tcPr>
            <w:tcW w:w="227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展示创建人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color w:val="000000"/>
                <w:sz w:val="24"/>
                <w:lang w:bidi="ar"/>
              </w:rPr>
            </w:pPr>
            <w:r>
              <w:rPr>
                <w:rFonts w:hint="eastAsia" w:ascii="仿宋" w:hAnsi="仿宋" w:eastAsia="仿宋" w:cs="仿宋"/>
                <w:b/>
                <w:bCs/>
                <w:kern w:val="0"/>
                <w:sz w:val="24"/>
                <w:lang w:bidi="ar"/>
              </w:rPr>
              <w:t>创建时间</w:t>
            </w:r>
          </w:p>
        </w:tc>
        <w:tc>
          <w:tcPr>
            <w:tcW w:w="227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反显，格式化：YYYY-MM-DD</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日期时间</w:t>
            </w:r>
          </w:p>
        </w:tc>
        <w:tc>
          <w:tcPr>
            <w:tcW w:w="227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展示创建时间</w:t>
            </w:r>
          </w:p>
        </w:tc>
      </w:tr>
    </w:tbl>
    <w:p>
      <w:pPr>
        <w:spacing w:line="360" w:lineRule="auto"/>
        <w:rPr>
          <w:rFonts w:ascii="仿宋" w:hAnsi="仿宋" w:eastAsia="仿宋" w:cs="仿宋"/>
          <w:color w:val="000000"/>
          <w:kern w:val="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spacing w:line="360" w:lineRule="auto"/>
        <w:rPr>
          <w:rFonts w:ascii="仿宋" w:hAnsi="仿宋" w:eastAsia="仿宋"/>
        </w:rPr>
      </w:pPr>
    </w:p>
    <w:p>
      <w:pPr>
        <w:pStyle w:val="6"/>
        <w:numPr>
          <w:ilvl w:val="3"/>
          <w:numId w:val="14"/>
        </w:numPr>
        <w:spacing w:line="360" w:lineRule="auto"/>
        <w:rPr>
          <w:rFonts w:ascii="仿宋" w:hAnsi="仿宋" w:eastAsia="仿宋"/>
          <w:b w:val="0"/>
          <w:bCs w:val="0"/>
        </w:rPr>
      </w:pPr>
      <w:r>
        <w:rPr>
          <w:rFonts w:hint="eastAsia" w:ascii="仿宋" w:hAnsi="仿宋" w:eastAsia="仿宋"/>
        </w:rPr>
        <w:t>营销活动管理-新增（3.分配营销人）</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支持用户对营销活动关联的客群中无管户客户经理的客户进行营销人分配。</w:t>
      </w:r>
    </w:p>
    <w:p>
      <w:pPr>
        <w:pStyle w:val="7"/>
        <w:numPr>
          <w:ilvl w:val="4"/>
          <w:numId w:val="14"/>
        </w:numPr>
        <w:spacing w:line="360" w:lineRule="auto"/>
        <w:ind w:left="1418" w:hanging="1418"/>
        <w:rPr>
          <w:rFonts w:ascii="仿宋" w:hAnsi="仿宋" w:eastAsia="仿宋" w:cs="仿宋"/>
          <w:i w:val="0"/>
          <w:iCs w:val="0"/>
          <w:sz w:val="24"/>
        </w:rPr>
      </w:pPr>
      <w:r>
        <w:rPr>
          <w:rFonts w:hint="eastAsia" w:ascii="仿宋" w:hAnsi="仿宋" w:eastAsia="仿宋" w:cs="仿宋"/>
          <w:i w:val="0"/>
          <w:iCs w:val="0"/>
          <w:sz w:val="24"/>
        </w:rPr>
        <w:t>输入</w:t>
      </w:r>
    </w:p>
    <w:p>
      <w:pPr>
        <w:spacing w:line="360" w:lineRule="auto"/>
        <w:rPr>
          <w:rFonts w:ascii="仿宋" w:hAnsi="仿宋" w:eastAsia="仿宋" w:cs="仿宋"/>
          <w:color w:val="000000"/>
          <w:sz w:val="24"/>
        </w:rPr>
      </w:pPr>
      <w:r>
        <w:rPr>
          <w:rFonts w:hint="eastAsia" w:ascii="仿宋" w:hAnsi="仿宋" w:eastAsia="仿宋" w:cs="仿宋"/>
          <w:color w:val="000000"/>
          <w:sz w:val="24"/>
        </w:rPr>
        <w:t>客户列表的筛选条件</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color w:val="000000"/>
                <w:sz w:val="24"/>
                <w:lang w:bidi="ar"/>
              </w:rPr>
            </w:pPr>
            <w:r>
              <w:rPr>
                <w:rFonts w:hint="eastAsia" w:ascii="仿宋" w:hAnsi="仿宋" w:eastAsia="仿宋" w:cs="仿宋"/>
                <w:b/>
                <w:bCs/>
                <w:kern w:val="0"/>
                <w:sz w:val="24"/>
                <w:lang w:bidi="ar"/>
              </w:rPr>
              <w:t>归属机构</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默认</w:t>
            </w:r>
            <w:r>
              <w:rPr>
                <w:rFonts w:hint="eastAsia" w:ascii="仿宋" w:hAnsi="仿宋" w:eastAsia="仿宋" w:cs="仿宋"/>
                <w:sz w:val="24"/>
                <w:lang w:bidi="ar"/>
              </w:rPr>
              <w:t>反显</w:t>
            </w:r>
            <w:r>
              <w:rPr>
                <w:rFonts w:ascii="仿宋" w:hAnsi="仿宋" w:eastAsia="仿宋" w:cs="仿宋"/>
                <w:sz w:val="24"/>
                <w:lang w:bidi="ar"/>
              </w:rPr>
              <w:t>当前用户归属机构，可调整</w:t>
            </w:r>
            <w:r>
              <w:rPr>
                <w:rFonts w:hint="eastAsia" w:ascii="仿宋" w:hAnsi="仿宋" w:eastAsia="仿宋" w:cs="仿宋"/>
                <w:sz w:val="24"/>
                <w:lang w:bidi="ar"/>
              </w:rPr>
              <w:t>，必输。</w:t>
            </w:r>
          </w:p>
        </w:tc>
        <w:tc>
          <w:tcPr>
            <w:tcW w:w="2260" w:type="dxa"/>
          </w:tcPr>
          <w:p>
            <w:pPr>
              <w:spacing w:line="360" w:lineRule="auto"/>
              <w:rPr>
                <w:rFonts w:ascii="仿宋" w:hAnsi="仿宋" w:eastAsia="仿宋" w:cs="仿宋"/>
                <w:sz w:val="24"/>
                <w:lang w:bidi="ar"/>
              </w:rPr>
            </w:pPr>
            <w:r>
              <w:rPr>
                <w:rFonts w:hint="eastAsia" w:ascii="仿宋" w:hAnsi="仿宋" w:eastAsia="仿宋" w:cs="仿宋"/>
                <w:kern w:val="0"/>
                <w:sz w:val="24"/>
                <w:lang w:bidi="ar"/>
              </w:rPr>
              <w:t>机构树</w:t>
            </w:r>
          </w:p>
        </w:tc>
        <w:tc>
          <w:tcPr>
            <w:tcW w:w="2270" w:type="dxa"/>
          </w:tcPr>
          <w:p>
            <w:pPr>
              <w:spacing w:line="360" w:lineRule="auto"/>
              <w:rPr>
                <w:rFonts w:ascii="仿宋" w:hAnsi="仿宋" w:eastAsia="仿宋" w:cs="仿宋"/>
                <w:sz w:val="24"/>
                <w:lang w:bidi="ar"/>
              </w:rPr>
            </w:pPr>
            <w:r>
              <w:rPr>
                <w:rFonts w:hint="eastAsia" w:ascii="仿宋" w:hAnsi="仿宋" w:eastAsia="仿宋" w:cs="仿宋"/>
                <w:kern w:val="0"/>
                <w:sz w:val="24"/>
                <w:lang w:bidi="ar"/>
              </w:rPr>
              <w:t>支持按归属机构查询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color w:val="000000"/>
                <w:sz w:val="24"/>
                <w:lang w:bidi="ar"/>
              </w:rPr>
            </w:pPr>
            <w:r>
              <w:rPr>
                <w:rFonts w:ascii="仿宋" w:hAnsi="仿宋" w:eastAsia="仿宋" w:cs="仿宋"/>
                <w:b/>
                <w:bCs/>
                <w:color w:val="000000"/>
                <w:sz w:val="24"/>
                <w:lang w:bidi="ar"/>
              </w:rPr>
              <w:t>客户</w:t>
            </w:r>
            <w:r>
              <w:rPr>
                <w:rFonts w:hint="eastAsia" w:ascii="仿宋" w:hAnsi="仿宋" w:eastAsia="仿宋" w:cs="仿宋"/>
                <w:b/>
                <w:bCs/>
                <w:color w:val="000000"/>
                <w:sz w:val="24"/>
                <w:lang w:bidi="ar"/>
              </w:rPr>
              <w:t>等级</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非必输，筛选项</w:t>
            </w:r>
          </w:p>
        </w:tc>
        <w:tc>
          <w:tcPr>
            <w:tcW w:w="2260" w:type="dxa"/>
          </w:tcPr>
          <w:p>
            <w:pPr>
              <w:spacing w:line="360" w:lineRule="auto"/>
              <w:rPr>
                <w:rFonts w:ascii="仿宋" w:hAnsi="仿宋" w:eastAsia="仿宋" w:cs="仿宋"/>
                <w:sz w:val="24"/>
                <w:lang w:bidi="ar"/>
              </w:rPr>
            </w:pPr>
            <w:r>
              <w:rPr>
                <w:rFonts w:hint="eastAsia" w:ascii="仿宋" w:hAnsi="仿宋" w:eastAsia="仿宋" w:cs="仿宋"/>
                <w:sz w:val="24"/>
                <w:lang w:bidi="ar"/>
              </w:rPr>
              <w:t>下拉框</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根据</w:t>
            </w:r>
            <w:r>
              <w:rPr>
                <w:rFonts w:ascii="仿宋" w:hAnsi="仿宋" w:eastAsia="仿宋" w:cs="仿宋"/>
                <w:sz w:val="24"/>
                <w:lang w:bidi="ar"/>
              </w:rPr>
              <w:t>客户</w:t>
            </w:r>
            <w:r>
              <w:rPr>
                <w:rFonts w:hint="eastAsia" w:ascii="仿宋" w:hAnsi="仿宋" w:eastAsia="仿宋" w:cs="仿宋"/>
                <w:sz w:val="24"/>
                <w:lang w:bidi="ar"/>
              </w:rPr>
              <w:t>等级</w:t>
            </w:r>
            <w:r>
              <w:rPr>
                <w:rFonts w:ascii="仿宋" w:hAnsi="仿宋" w:eastAsia="仿宋" w:cs="仿宋"/>
                <w:sz w:val="24"/>
                <w:lang w:bidi="ar"/>
              </w:rPr>
              <w:t>筛选客户</w:t>
            </w:r>
            <w:r>
              <w:rPr>
                <w:rFonts w:hint="eastAsia" w:ascii="仿宋" w:hAnsi="仿宋" w:eastAsia="仿宋" w:cs="仿宋"/>
                <w:sz w:val="24"/>
                <w:lang w:bidi="ar"/>
              </w:rPr>
              <w:t>。枚举值：睡眠户、</w:t>
            </w:r>
            <w:ins w:id="407" w:author="wanao" w:date="2026-07-08T11:10:15Z">
              <w:r>
                <w:rPr>
                  <w:rFonts w:hint="eastAsia" w:ascii="仿宋" w:hAnsi="仿宋" w:eastAsia="仿宋"/>
                  <w:sz w:val="24"/>
                  <w:szCs w:val="24"/>
                  <w:lang w:val="en-US" w:eastAsia="zh-CN"/>
                </w:rPr>
                <w:t>大众、潜力、优质、财富1、财富2、贵宾、私行</w:t>
              </w:r>
            </w:ins>
            <w:del w:id="408" w:author="wanao" w:date="2026-07-08T11:10:15Z">
              <w:r>
                <w:rPr>
                  <w:rFonts w:hint="eastAsia" w:ascii="仿宋" w:hAnsi="仿宋" w:eastAsia="仿宋" w:cs="仿宋"/>
                  <w:sz w:val="24"/>
                  <w:lang w:bidi="ar"/>
                </w:rPr>
                <w:delText>一级、……、十级</w:delText>
              </w:r>
            </w:del>
            <w:r>
              <w:rPr>
                <w:rFonts w:hint="eastAsia" w:ascii="仿宋" w:hAnsi="仿宋" w:eastAsia="仿宋" w:cs="仿宋"/>
                <w:sz w:val="24"/>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lang w:bidi="ar"/>
              </w:rPr>
            </w:pPr>
            <w:r>
              <w:rPr>
                <w:rFonts w:ascii="仿宋" w:hAnsi="仿宋" w:eastAsia="仿宋" w:cs="仿宋"/>
                <w:color w:val="000000"/>
                <w:sz w:val="24"/>
                <w:lang w:bidi="ar"/>
              </w:rPr>
              <w:t>查询</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spacing w:line="360" w:lineRule="auto"/>
              <w:rPr>
                <w:rFonts w:ascii="仿宋" w:hAnsi="仿宋" w:eastAsia="仿宋" w:cs="仿宋"/>
                <w:sz w:val="24"/>
                <w:lang w:bidi="ar"/>
              </w:rPr>
            </w:pPr>
            <w:r>
              <w:rPr>
                <w:rFonts w:hint="eastAsia" w:ascii="仿宋" w:hAnsi="仿宋" w:eastAsia="仿宋" w:cs="仿宋"/>
                <w:sz w:val="24"/>
                <w:lang w:bidi="ar"/>
              </w:rPr>
              <w:t>按钮</w:t>
            </w:r>
          </w:p>
        </w:tc>
        <w:tc>
          <w:tcPr>
            <w:tcW w:w="2270"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查询待分配客户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lang w:bidi="ar"/>
              </w:rPr>
            </w:pPr>
            <w:r>
              <w:rPr>
                <w:rFonts w:ascii="仿宋" w:hAnsi="仿宋" w:eastAsia="仿宋" w:cs="仿宋"/>
                <w:color w:val="000000"/>
                <w:sz w:val="24"/>
                <w:lang w:bidi="ar"/>
              </w:rPr>
              <w:t>重置</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spacing w:line="360" w:lineRule="auto"/>
              <w:rPr>
                <w:rFonts w:ascii="仿宋" w:hAnsi="仿宋" w:eastAsia="仿宋" w:cs="仿宋"/>
                <w:sz w:val="24"/>
                <w:lang w:bidi="ar"/>
              </w:rPr>
            </w:pPr>
            <w:r>
              <w:rPr>
                <w:rFonts w:hint="eastAsia" w:ascii="仿宋" w:hAnsi="仿宋" w:eastAsia="仿宋" w:cs="仿宋"/>
                <w:sz w:val="24"/>
                <w:lang w:bidi="ar"/>
              </w:rPr>
              <w:t>按钮</w:t>
            </w:r>
          </w:p>
        </w:tc>
        <w:tc>
          <w:tcPr>
            <w:tcW w:w="2270"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重置筛选条件</w:t>
            </w:r>
          </w:p>
        </w:tc>
      </w:tr>
    </w:tbl>
    <w:p>
      <w:pPr>
        <w:spacing w:line="360" w:lineRule="auto"/>
        <w:rPr>
          <w:rFonts w:ascii="仿宋" w:hAnsi="仿宋" w:eastAsia="仿宋"/>
        </w:rPr>
      </w:pPr>
    </w:p>
    <w:p>
      <w:pPr>
        <w:spacing w:line="360" w:lineRule="auto"/>
        <w:rPr>
          <w:rFonts w:ascii="仿宋" w:hAnsi="仿宋" w:eastAsia="仿宋" w:cs="仿宋"/>
          <w:color w:val="000000"/>
          <w:sz w:val="24"/>
        </w:rPr>
      </w:pPr>
      <w:r>
        <w:rPr>
          <w:rFonts w:hint="eastAsia" w:ascii="仿宋" w:hAnsi="仿宋" w:eastAsia="仿宋" w:cs="仿宋"/>
          <w:color w:val="000000"/>
          <w:sz w:val="24"/>
        </w:rPr>
        <w:t>客户列表左上角统一按钮操作区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cs="仿宋"/>
                <w:color w:val="000000"/>
                <w:sz w:val="24"/>
                <w:lang w:bidi="ar"/>
              </w:rPr>
            </w:pPr>
            <w:r>
              <w:rPr>
                <w:rFonts w:hint="eastAsia" w:ascii="仿宋" w:hAnsi="仿宋" w:eastAsia="仿宋" w:cs="仿宋"/>
                <w:color w:val="000000"/>
                <w:sz w:val="24"/>
                <w:lang w:bidi="ar"/>
              </w:rPr>
              <w:t>选择营销人</w:t>
            </w:r>
          </w:p>
        </w:tc>
        <w:tc>
          <w:tcPr>
            <w:tcW w:w="2270" w:type="dxa"/>
          </w:tcPr>
          <w:p>
            <w:pPr>
              <w:spacing w:line="360" w:lineRule="auto"/>
              <w:rPr>
                <w:rFonts w:ascii="仿宋" w:hAnsi="仿宋" w:eastAsia="仿宋" w:cs="仿宋"/>
                <w:sz w:val="24"/>
                <w:lang w:bidi="ar"/>
              </w:rPr>
            </w:pPr>
            <w:r>
              <w:rPr>
                <w:rFonts w:hint="eastAsia" w:ascii="仿宋" w:hAnsi="仿宋" w:eastAsia="仿宋" w:cs="仿宋"/>
                <w:color w:val="000000"/>
                <w:sz w:val="24"/>
                <w:lang w:bidi="ar"/>
              </w:rPr>
              <w:t>反显</w:t>
            </w:r>
          </w:p>
        </w:tc>
        <w:tc>
          <w:tcPr>
            <w:tcW w:w="2260" w:type="dxa"/>
          </w:tcPr>
          <w:p>
            <w:pPr>
              <w:spacing w:line="360" w:lineRule="auto"/>
              <w:rPr>
                <w:rFonts w:ascii="仿宋" w:hAnsi="仿宋" w:eastAsia="仿宋" w:cs="仿宋"/>
                <w:sz w:val="24"/>
                <w:lang w:bidi="ar"/>
              </w:rPr>
            </w:pPr>
            <w:r>
              <w:rPr>
                <w:rFonts w:hint="eastAsia" w:ascii="仿宋" w:hAnsi="仿宋" w:eastAsia="仿宋" w:cs="仿宋"/>
                <w:color w:val="000000"/>
                <w:sz w:val="24"/>
                <w:lang w:bidi="ar"/>
              </w:rPr>
              <w:t>按钮</w:t>
            </w:r>
          </w:p>
        </w:tc>
        <w:tc>
          <w:tcPr>
            <w:tcW w:w="2270" w:type="dxa"/>
            <w:shd w:val="clear" w:color="auto" w:fill="auto"/>
          </w:tcPr>
          <w:p>
            <w:pPr>
              <w:spacing w:line="360" w:lineRule="auto"/>
              <w:rPr>
                <w:rFonts w:ascii="仿宋" w:hAnsi="仿宋" w:eastAsia="仿宋" w:cs="仿宋"/>
                <w:sz w:val="24"/>
                <w:lang w:bidi="ar"/>
              </w:rPr>
            </w:pPr>
            <w:r>
              <w:rPr>
                <w:rFonts w:hint="eastAsia" w:ascii="仿宋" w:hAnsi="仿宋" w:eastAsia="仿宋" w:cs="仿宋"/>
                <w:color w:val="000000"/>
                <w:sz w:val="24"/>
                <w:lang w:bidi="ar"/>
              </w:rPr>
              <w:t>确认当前营销人选择结果</w:t>
            </w:r>
          </w:p>
        </w:tc>
      </w:tr>
    </w:tbl>
    <w:p>
      <w:pPr>
        <w:spacing w:line="360" w:lineRule="auto"/>
        <w:rPr>
          <w:rFonts w:ascii="仿宋" w:hAnsi="仿宋" w:eastAsia="仿宋"/>
        </w:rPr>
      </w:pPr>
    </w:p>
    <w:p>
      <w:pPr>
        <w:spacing w:line="360" w:lineRule="auto"/>
        <w:rPr>
          <w:rFonts w:ascii="仿宋" w:hAnsi="仿宋" w:eastAsia="仿宋" w:cs="仿宋"/>
          <w:color w:val="000000"/>
          <w:sz w:val="24"/>
        </w:rPr>
      </w:pPr>
      <w:r>
        <w:rPr>
          <w:rFonts w:hint="eastAsia" w:ascii="仿宋" w:hAnsi="仿宋" w:eastAsia="仿宋" w:cs="仿宋"/>
          <w:color w:val="000000"/>
          <w:sz w:val="24"/>
        </w:rPr>
        <w:t>客户经理列表的筛选项</w:t>
      </w:r>
    </w:p>
    <w:tbl>
      <w:tblPr>
        <w:tblStyle w:val="50"/>
        <w:tblW w:w="9073"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9"/>
        <w:gridCol w:w="2268"/>
        <w:gridCol w:w="226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69" w:type="dxa"/>
          </w:tcPr>
          <w:p>
            <w:pPr>
              <w:spacing w:line="360" w:lineRule="auto"/>
              <w:rPr>
                <w:rFonts w:ascii="仿宋" w:hAnsi="仿宋" w:eastAsia="仿宋"/>
                <w:b/>
                <w:color w:val="000000"/>
                <w:sz w:val="24"/>
              </w:rPr>
            </w:pPr>
            <w:r>
              <w:rPr>
                <w:rFonts w:ascii="仿宋" w:hAnsi="仿宋" w:eastAsia="仿宋"/>
                <w:b/>
                <w:color w:val="000000"/>
                <w:sz w:val="24"/>
              </w:rPr>
              <w:t>要素名称</w:t>
            </w:r>
          </w:p>
        </w:tc>
        <w:tc>
          <w:tcPr>
            <w:tcW w:w="2268" w:type="dxa"/>
            <w:shd w:val="clear" w:color="auto" w:fill="auto"/>
          </w:tcPr>
          <w:p>
            <w:pPr>
              <w:spacing w:line="360" w:lineRule="auto"/>
              <w:rPr>
                <w:rFonts w:ascii="仿宋" w:hAnsi="仿宋" w:eastAsia="仿宋"/>
                <w:b/>
                <w:color w:val="000000"/>
                <w:sz w:val="24"/>
              </w:rPr>
            </w:pPr>
            <w:r>
              <w:rPr>
                <w:rFonts w:ascii="仿宋" w:hAnsi="仿宋" w:eastAsia="仿宋"/>
                <w:b/>
                <w:color w:val="000000"/>
                <w:sz w:val="24"/>
              </w:rPr>
              <w:t>约束及校验规则</w:t>
            </w:r>
          </w:p>
        </w:tc>
        <w:tc>
          <w:tcPr>
            <w:tcW w:w="2268" w:type="dxa"/>
          </w:tcPr>
          <w:p>
            <w:pPr>
              <w:spacing w:line="360" w:lineRule="auto"/>
              <w:rPr>
                <w:rFonts w:ascii="仿宋" w:hAnsi="仿宋" w:eastAsia="仿宋"/>
                <w:b/>
                <w:color w:val="000000"/>
                <w:sz w:val="24"/>
              </w:rPr>
            </w:pPr>
            <w:r>
              <w:rPr>
                <w:rFonts w:ascii="仿宋" w:hAnsi="仿宋" w:eastAsia="仿宋"/>
                <w:b/>
                <w:color w:val="000000"/>
                <w:sz w:val="24"/>
              </w:rPr>
              <w:t>数据类型</w:t>
            </w:r>
          </w:p>
        </w:tc>
        <w:tc>
          <w:tcPr>
            <w:tcW w:w="2268" w:type="dxa"/>
          </w:tcPr>
          <w:p>
            <w:pPr>
              <w:spacing w:line="360" w:lineRule="auto"/>
              <w:rPr>
                <w:rFonts w:ascii="仿宋" w:hAnsi="仿宋" w:eastAsia="仿宋"/>
                <w:b/>
                <w:color w:val="000000"/>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69" w:type="dxa"/>
          </w:tcPr>
          <w:p>
            <w:pPr>
              <w:spacing w:line="360" w:lineRule="auto"/>
              <w:jc w:val="left"/>
              <w:rPr>
                <w:rFonts w:ascii="仿宋" w:hAnsi="仿宋" w:eastAsia="仿宋"/>
                <w:b/>
                <w:color w:val="000000"/>
                <w:sz w:val="24"/>
              </w:rPr>
            </w:pPr>
            <w:r>
              <w:rPr>
                <w:rFonts w:ascii="仿宋" w:hAnsi="仿宋" w:eastAsia="仿宋"/>
                <w:b/>
                <w:color w:val="000000"/>
                <w:sz w:val="24"/>
              </w:rPr>
              <w:t>客户经理名称</w:t>
            </w:r>
          </w:p>
        </w:tc>
        <w:tc>
          <w:tcPr>
            <w:tcW w:w="2268" w:type="dxa"/>
            <w:shd w:val="clear" w:color="auto" w:fill="auto"/>
          </w:tcPr>
          <w:p>
            <w:pPr>
              <w:spacing w:line="360" w:lineRule="auto"/>
              <w:jc w:val="left"/>
              <w:rPr>
                <w:rFonts w:ascii="仿宋" w:hAnsi="仿宋" w:eastAsia="仿宋"/>
                <w:bCs/>
                <w:color w:val="000000"/>
                <w:sz w:val="24"/>
              </w:rPr>
            </w:pPr>
            <w:r>
              <w:rPr>
                <w:rFonts w:hint="eastAsia" w:ascii="仿宋" w:hAnsi="仿宋" w:eastAsia="仿宋"/>
                <w:bCs/>
                <w:color w:val="000000"/>
                <w:sz w:val="24"/>
              </w:rPr>
              <w:t>非必输、</w:t>
            </w:r>
            <w:r>
              <w:rPr>
                <w:rFonts w:ascii="仿宋" w:hAnsi="仿宋" w:eastAsia="仿宋"/>
                <w:bCs/>
                <w:color w:val="000000"/>
                <w:sz w:val="24"/>
              </w:rPr>
              <w:t>支持模糊匹配</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文本</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输入客户经理名称进行查询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69" w:type="dxa"/>
          </w:tcPr>
          <w:p>
            <w:pPr>
              <w:spacing w:line="360" w:lineRule="auto"/>
              <w:jc w:val="left"/>
              <w:rPr>
                <w:rFonts w:ascii="仿宋" w:hAnsi="仿宋" w:eastAsia="仿宋"/>
                <w:b/>
                <w:color w:val="000000"/>
                <w:sz w:val="24"/>
              </w:rPr>
            </w:pPr>
            <w:r>
              <w:rPr>
                <w:rFonts w:ascii="仿宋" w:hAnsi="仿宋" w:eastAsia="仿宋"/>
                <w:b/>
                <w:color w:val="000000"/>
                <w:sz w:val="24"/>
              </w:rPr>
              <w:t>所属机构</w:t>
            </w:r>
          </w:p>
        </w:tc>
        <w:tc>
          <w:tcPr>
            <w:tcW w:w="2268" w:type="dxa"/>
            <w:shd w:val="clear" w:color="auto" w:fill="auto"/>
          </w:tcPr>
          <w:p>
            <w:pPr>
              <w:spacing w:line="360" w:lineRule="auto"/>
              <w:jc w:val="left"/>
              <w:rPr>
                <w:rFonts w:ascii="仿宋" w:hAnsi="仿宋" w:eastAsia="仿宋"/>
                <w:bCs/>
                <w:color w:val="000000"/>
                <w:sz w:val="24"/>
              </w:rPr>
            </w:pPr>
            <w:r>
              <w:rPr>
                <w:rFonts w:hint="eastAsia" w:ascii="仿宋" w:hAnsi="仿宋" w:eastAsia="仿宋"/>
                <w:bCs/>
                <w:color w:val="000000"/>
                <w:sz w:val="24"/>
              </w:rPr>
              <w:t>非必输</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下拉框</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选择所属机构筛选客户经理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69" w:type="dxa"/>
          </w:tcPr>
          <w:p>
            <w:pPr>
              <w:spacing w:line="360" w:lineRule="auto"/>
              <w:jc w:val="left"/>
              <w:rPr>
                <w:rFonts w:ascii="仿宋" w:hAnsi="仿宋" w:eastAsia="仿宋"/>
                <w:bCs/>
                <w:color w:val="000000"/>
                <w:sz w:val="24"/>
              </w:rPr>
            </w:pPr>
            <w:r>
              <w:rPr>
                <w:rFonts w:ascii="仿宋" w:hAnsi="仿宋" w:eastAsia="仿宋"/>
                <w:bCs/>
                <w:color w:val="000000"/>
                <w:sz w:val="24"/>
              </w:rPr>
              <w:t>查询</w:t>
            </w:r>
          </w:p>
        </w:tc>
        <w:tc>
          <w:tcPr>
            <w:tcW w:w="2268"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反显，可点击</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按钮</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查询营销人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69" w:type="dxa"/>
          </w:tcPr>
          <w:p>
            <w:pPr>
              <w:spacing w:line="360" w:lineRule="auto"/>
              <w:jc w:val="left"/>
              <w:rPr>
                <w:rFonts w:ascii="仿宋" w:hAnsi="仿宋" w:eastAsia="仿宋"/>
                <w:bCs/>
                <w:color w:val="000000"/>
                <w:sz w:val="24"/>
              </w:rPr>
            </w:pPr>
            <w:r>
              <w:rPr>
                <w:rFonts w:ascii="仿宋" w:hAnsi="仿宋" w:eastAsia="仿宋"/>
                <w:bCs/>
                <w:color w:val="000000"/>
                <w:sz w:val="24"/>
              </w:rPr>
              <w:t>重置</w:t>
            </w:r>
          </w:p>
        </w:tc>
        <w:tc>
          <w:tcPr>
            <w:tcW w:w="2268"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反显，可点击</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按钮</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清空查询条件</w:t>
            </w:r>
          </w:p>
        </w:tc>
      </w:tr>
    </w:tbl>
    <w:p>
      <w:pPr>
        <w:spacing w:line="360" w:lineRule="auto"/>
        <w:rPr>
          <w:rFonts w:ascii="仿宋" w:hAnsi="仿宋" w:eastAsia="仿宋" w:cs="仿宋"/>
          <w:color w:val="000000"/>
          <w:sz w:val="24"/>
        </w:rPr>
      </w:pPr>
    </w:p>
    <w:p>
      <w:pPr>
        <w:spacing w:line="360" w:lineRule="auto"/>
        <w:rPr>
          <w:rFonts w:ascii="仿宋" w:hAnsi="仿宋" w:eastAsia="仿宋" w:cs="仿宋"/>
          <w:color w:val="000000"/>
          <w:sz w:val="24"/>
        </w:rPr>
      </w:pPr>
      <w:r>
        <w:rPr>
          <w:rFonts w:hint="eastAsia" w:ascii="仿宋" w:hAnsi="仿宋" w:eastAsia="仿宋" w:cs="仿宋"/>
          <w:color w:val="000000"/>
          <w:sz w:val="24"/>
        </w:rPr>
        <w:t>页面底部按钮</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lang w:bidi="ar"/>
              </w:rPr>
            </w:pPr>
            <w:r>
              <w:rPr>
                <w:rFonts w:ascii="仿宋" w:hAnsi="仿宋" w:eastAsia="仿宋" w:cs="仿宋"/>
                <w:color w:val="000000"/>
                <w:sz w:val="24"/>
                <w:lang w:bidi="ar"/>
              </w:rPr>
              <w:t>上一步</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反显</w:t>
            </w:r>
          </w:p>
        </w:tc>
        <w:tc>
          <w:tcPr>
            <w:tcW w:w="2260" w:type="dxa"/>
          </w:tcPr>
          <w:p>
            <w:pPr>
              <w:spacing w:line="360" w:lineRule="auto"/>
              <w:rPr>
                <w:rFonts w:ascii="仿宋" w:hAnsi="仿宋" w:eastAsia="仿宋" w:cs="仿宋"/>
                <w:sz w:val="24"/>
                <w:lang w:bidi="ar"/>
              </w:rPr>
            </w:pPr>
            <w:r>
              <w:rPr>
                <w:rFonts w:hint="eastAsia" w:ascii="仿宋" w:hAnsi="仿宋" w:eastAsia="仿宋" w:cs="仿宋"/>
                <w:sz w:val="24"/>
                <w:lang w:bidi="ar"/>
              </w:rPr>
              <w:t>按钮</w:t>
            </w:r>
          </w:p>
        </w:tc>
        <w:tc>
          <w:tcPr>
            <w:tcW w:w="2270"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返回上一环节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lang w:bidi="ar"/>
              </w:rPr>
            </w:pPr>
            <w:r>
              <w:rPr>
                <w:rFonts w:ascii="仿宋" w:hAnsi="仿宋" w:eastAsia="仿宋" w:cs="仿宋"/>
                <w:color w:val="000000"/>
                <w:sz w:val="24"/>
                <w:lang w:bidi="ar"/>
              </w:rPr>
              <w:t>下一步</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反显</w:t>
            </w:r>
          </w:p>
        </w:tc>
        <w:tc>
          <w:tcPr>
            <w:tcW w:w="2260" w:type="dxa"/>
          </w:tcPr>
          <w:p>
            <w:pPr>
              <w:spacing w:line="360" w:lineRule="auto"/>
              <w:rPr>
                <w:rFonts w:ascii="仿宋" w:hAnsi="仿宋" w:eastAsia="仿宋" w:cs="仿宋"/>
                <w:sz w:val="24"/>
                <w:lang w:bidi="ar"/>
              </w:rPr>
            </w:pPr>
            <w:r>
              <w:rPr>
                <w:rFonts w:hint="eastAsia" w:ascii="仿宋" w:hAnsi="仿宋" w:eastAsia="仿宋" w:cs="仿宋"/>
                <w:sz w:val="24"/>
                <w:lang w:bidi="ar"/>
              </w:rPr>
              <w:t>按钮</w:t>
            </w:r>
          </w:p>
        </w:tc>
        <w:tc>
          <w:tcPr>
            <w:tcW w:w="2270"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进入下一步骤</w:t>
            </w:r>
            <w:r>
              <w:rPr>
                <w:rFonts w:hint="eastAsia" w:ascii="仿宋" w:hAnsi="仿宋" w:eastAsia="仿宋" w:cs="仿宋"/>
                <w:sz w:val="24"/>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lang w:bidi="ar"/>
              </w:rPr>
            </w:pPr>
            <w:r>
              <w:rPr>
                <w:rFonts w:ascii="仿宋" w:hAnsi="仿宋" w:eastAsia="仿宋" w:cs="仿宋"/>
                <w:color w:val="000000"/>
                <w:sz w:val="24"/>
                <w:lang w:bidi="ar"/>
              </w:rPr>
              <w:t>取消</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反显</w:t>
            </w:r>
          </w:p>
        </w:tc>
        <w:tc>
          <w:tcPr>
            <w:tcW w:w="2260" w:type="dxa"/>
          </w:tcPr>
          <w:p>
            <w:pPr>
              <w:spacing w:line="360" w:lineRule="auto"/>
              <w:rPr>
                <w:rFonts w:ascii="仿宋" w:hAnsi="仿宋" w:eastAsia="仿宋" w:cs="仿宋"/>
                <w:sz w:val="24"/>
                <w:lang w:bidi="ar"/>
              </w:rPr>
            </w:pPr>
            <w:r>
              <w:rPr>
                <w:rFonts w:hint="eastAsia" w:ascii="仿宋" w:hAnsi="仿宋" w:eastAsia="仿宋" w:cs="仿宋"/>
                <w:sz w:val="24"/>
                <w:lang w:bidi="ar"/>
              </w:rPr>
              <w:t>按钮</w:t>
            </w:r>
          </w:p>
        </w:tc>
        <w:tc>
          <w:tcPr>
            <w:tcW w:w="2270"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取消当前新增流程</w:t>
            </w:r>
          </w:p>
        </w:tc>
      </w:tr>
    </w:tbl>
    <w:p>
      <w:pPr>
        <w:spacing w:line="360" w:lineRule="auto"/>
        <w:ind w:firstLine="420"/>
        <w:rPr>
          <w:rFonts w:ascii="仿宋" w:hAnsi="仿宋" w:eastAsia="仿宋"/>
          <w:color w:val="000000"/>
          <w:sz w:val="24"/>
        </w:rPr>
      </w:pPr>
    </w:p>
    <w:p>
      <w:pPr>
        <w:pStyle w:val="7"/>
        <w:numPr>
          <w:ilvl w:val="4"/>
          <w:numId w:val="14"/>
        </w:numPr>
        <w:spacing w:line="360" w:lineRule="auto"/>
        <w:ind w:left="1418" w:hanging="1418"/>
        <w:rPr>
          <w:rFonts w:ascii="仿宋" w:hAnsi="仿宋" w:eastAsia="仿宋" w:cs="仿宋"/>
          <w:i w:val="0"/>
          <w:iCs w:val="0"/>
          <w:sz w:val="24"/>
        </w:rPr>
      </w:pPr>
      <w:r>
        <w:rPr>
          <w:rFonts w:hint="eastAsia" w:ascii="仿宋" w:hAnsi="仿宋" w:eastAsia="仿宋" w:cs="仿宋"/>
          <w:i w:val="0"/>
          <w:iCs w:val="0"/>
          <w:sz w:val="24"/>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1、用户在“选择客群”页面，点击“下一步”按钮，系统从右侧抽屉是弹出“分配营销人”页面。</w:t>
      </w:r>
    </w:p>
    <w:p>
      <w:pPr>
        <w:spacing w:line="360" w:lineRule="auto"/>
        <w:rPr>
          <w:rFonts w:ascii="仿宋" w:hAnsi="仿宋" w:eastAsia="仿宋"/>
          <w:sz w:val="24"/>
          <w:szCs w:val="24"/>
        </w:rPr>
      </w:pPr>
      <w:r>
        <w:rPr>
          <w:rFonts w:hint="eastAsia" w:ascii="仿宋" w:hAnsi="仿宋" w:eastAsia="仿宋"/>
          <w:sz w:val="24"/>
          <w:szCs w:val="24"/>
        </w:rPr>
        <w:t>2、在“分配营销人”页面默认反显客群中无管户经理的客户列表，弹窗顶部筛选区支持通过客户名称筛选客户。弹窗列表左上角统一操作区展示“选择营销人”按钮。选中待分配客户后点击“选择营销人”按钮，从右侧抽屉式弹出辖下客户经理列表。</w:t>
      </w:r>
    </w:p>
    <w:p>
      <w:pPr>
        <w:spacing w:line="360" w:lineRule="auto"/>
        <w:rPr>
          <w:rFonts w:ascii="仿宋" w:hAnsi="仿宋" w:eastAsia="仿宋"/>
          <w:sz w:val="24"/>
          <w:szCs w:val="24"/>
        </w:rPr>
      </w:pPr>
      <w:r>
        <w:rPr>
          <w:rFonts w:hint="eastAsia" w:ascii="仿宋" w:hAnsi="仿宋" w:eastAsia="仿宋"/>
          <w:sz w:val="24"/>
          <w:szCs w:val="24"/>
        </w:rPr>
        <w:t>3、在辖下客户经理列表页面，支持根据客户经理姓名及工号筛选。选择客户经理点确认按钮，</w:t>
      </w:r>
      <w:r>
        <w:rPr>
          <w:rFonts w:hint="eastAsia" w:ascii="仿宋" w:hAnsi="仿宋" w:eastAsia="仿宋"/>
          <w:color w:val="000000" w:themeColor="text1"/>
          <w:sz w:val="24"/>
          <w:szCs w:val="24"/>
          <w14:textFill>
            <w14:solidFill>
              <w14:schemeClr w14:val="tx1"/>
            </w14:solidFill>
          </w14:textFill>
        </w:rPr>
        <w:t>需进行二次确认弹窗</w:t>
      </w:r>
      <w:r>
        <w:rPr>
          <w:rFonts w:hint="eastAsia" w:ascii="仿宋" w:hAnsi="仿宋" w:eastAsia="仿宋"/>
          <w:sz w:val="24"/>
          <w:szCs w:val="24"/>
        </w:rPr>
        <w:t>，提示文案：“确认将</w:t>
      </w:r>
      <w:r>
        <w:rPr>
          <w:rFonts w:ascii="仿宋" w:hAnsi="仿宋" w:eastAsia="仿宋"/>
          <w:sz w:val="24"/>
          <w:szCs w:val="24"/>
        </w:rPr>
        <w:t>{</w:t>
      </w:r>
      <w:r>
        <w:rPr>
          <w:rFonts w:hint="eastAsia" w:ascii="仿宋" w:hAnsi="仿宋" w:eastAsia="仿宋"/>
          <w:sz w:val="24"/>
          <w:szCs w:val="24"/>
        </w:rPr>
        <w:t>X</w:t>
      </w:r>
      <w:r>
        <w:rPr>
          <w:rFonts w:ascii="仿宋" w:hAnsi="仿宋" w:eastAsia="仿宋"/>
          <w:sz w:val="24"/>
          <w:szCs w:val="24"/>
        </w:rPr>
        <w:t>}</w:t>
      </w:r>
      <w:r>
        <w:rPr>
          <w:rFonts w:hint="eastAsia" w:ascii="仿宋" w:hAnsi="仿宋" w:eastAsia="仿宋"/>
          <w:sz w:val="24"/>
          <w:szCs w:val="24"/>
        </w:rPr>
        <w:t>位客户分配给XXX客户经理吗？”。点击确认返回客户列表并刷新，可继续进行分配。点击二次确认弹窗的“取消”按钮，返回客户列表，可继续进行分配。</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、用户完成营销人分配后，点击“下一步”按钮。进入“选择指标”页面。</w:t>
      </w:r>
    </w:p>
    <w:p>
      <w:pPr>
        <w:spacing w:line="360" w:lineRule="auto"/>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（二）规则与约束</w:t>
      </w:r>
    </w:p>
    <w:p>
      <w:pPr>
        <w:spacing w:line="360" w:lineRule="auto"/>
        <w:rPr>
          <w:rFonts w:ascii="仿宋" w:hAnsi="仿宋" w:eastAsia="仿宋"/>
          <w:sz w:val="24"/>
          <w:szCs w:val="24"/>
        </w:rPr>
      </w:pPr>
      <w:r>
        <w:rPr>
          <w:rFonts w:hint="eastAsia" w:ascii="仿宋" w:hAnsi="仿宋" w:eastAsia="仿宋"/>
          <w:sz w:val="24"/>
          <w:szCs w:val="24"/>
        </w:rPr>
        <w:t>1、</w:t>
      </w:r>
      <w:r>
        <w:rPr>
          <w:rFonts w:hint="eastAsia" w:ascii="仿宋" w:hAnsi="仿宋" w:eastAsia="仿宋"/>
          <w:color w:val="000000" w:themeColor="text1"/>
          <w:sz w:val="24"/>
          <w:szCs w:val="24"/>
          <w14:textFill>
            <w14:solidFill>
              <w14:schemeClr w14:val="tx1"/>
            </w14:solidFill>
          </w14:textFill>
        </w:rPr>
        <w:t>支持用户单个或批量的将客户分配给营销人，每次分配操作支持分配给单个客户经理。</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2、分配营销人这一步不做强制操作，用户可以分配营销人，也可以不分配营销人。</w:t>
      </w:r>
    </w:p>
    <w:p>
      <w:pPr>
        <w:spacing w:line="360" w:lineRule="auto"/>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（三）权限说明</w:t>
      </w:r>
    </w:p>
    <w:p>
      <w:pPr>
        <w:spacing w:line="360" w:lineRule="auto"/>
        <w:rPr>
          <w:rFonts w:ascii="仿宋" w:hAnsi="仿宋" w:eastAsia="仿宋"/>
          <w:sz w:val="24"/>
          <w:szCs w:val="24"/>
        </w:rPr>
      </w:pPr>
      <w:r>
        <w:rPr>
          <w:rFonts w:hint="eastAsia" w:ascii="仿宋" w:hAnsi="仿宋" w:eastAsia="仿宋"/>
          <w:color w:val="000000"/>
          <w:sz w:val="24"/>
          <w:szCs w:val="24"/>
        </w:rPr>
        <w:t>同</w:t>
      </w:r>
      <w:r>
        <w:rPr>
          <w:rFonts w:hint="eastAsia" w:ascii="仿宋" w:hAnsi="仿宋" w:eastAsia="仿宋"/>
          <w:i/>
          <w:iCs/>
          <w:color w:val="000000"/>
          <w:sz w:val="24"/>
          <w:szCs w:val="24"/>
        </w:rPr>
        <w:t>营销活动管理-新增（1设置基础信息）章节</w:t>
      </w:r>
      <w:r>
        <w:rPr>
          <w:rFonts w:hint="eastAsia" w:ascii="仿宋" w:hAnsi="仿宋" w:eastAsia="仿宋"/>
          <w:color w:val="000000"/>
          <w:sz w:val="24"/>
          <w:szCs w:val="24"/>
        </w:rPr>
        <w:t>的权限说明</w:t>
      </w:r>
      <w:r>
        <w:rPr>
          <w:rFonts w:hint="eastAsia" w:ascii="仿宋" w:hAnsi="仿宋" w:eastAsia="仿宋"/>
          <w:sz w:val="24"/>
          <w:szCs w:val="24"/>
        </w:rPr>
        <w:t>。</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ind w:firstLine="420"/>
        <w:rPr>
          <w:rFonts w:ascii="仿宋" w:hAnsi="仿宋" w:eastAsia="仿宋" w:cs="仿宋"/>
          <w:color w:val="000000"/>
          <w:sz w:val="24"/>
        </w:rPr>
      </w:pPr>
      <w:r>
        <w:rPr>
          <w:rFonts w:hint="eastAsia" w:ascii="仿宋" w:hAnsi="仿宋" w:eastAsia="仿宋" w:cs="仿宋"/>
          <w:color w:val="000000"/>
          <w:sz w:val="24"/>
        </w:rPr>
        <w:t>客户列表展示要素</w:t>
      </w:r>
    </w:p>
    <w:tbl>
      <w:tblPr>
        <w:tblStyle w:val="51"/>
        <w:tblW w:w="896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2"/>
        <w:gridCol w:w="2410"/>
        <w:gridCol w:w="1984"/>
        <w:gridCol w:w="2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472"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41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1984"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101"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472" w:type="dxa"/>
          </w:tcPr>
          <w:p>
            <w:pPr>
              <w:spacing w:line="360" w:lineRule="auto"/>
              <w:rPr>
                <w:rFonts w:ascii="仿宋" w:hAnsi="仿宋" w:eastAsia="仿宋" w:cs="仿宋"/>
                <w:sz w:val="24"/>
                <w:lang w:bidi="ar"/>
              </w:rPr>
            </w:pPr>
            <w:r>
              <w:rPr>
                <w:rFonts w:ascii="仿宋" w:hAnsi="仿宋" w:eastAsia="仿宋" w:cs="仿宋"/>
                <w:sz w:val="24"/>
                <w:lang w:bidi="ar"/>
              </w:rPr>
              <w:t>复选框</w:t>
            </w:r>
          </w:p>
        </w:tc>
        <w:tc>
          <w:tcPr>
            <w:tcW w:w="2410" w:type="dxa"/>
          </w:tcPr>
          <w:p>
            <w:pPr>
              <w:spacing w:line="360" w:lineRule="auto"/>
              <w:rPr>
                <w:rFonts w:ascii="仿宋" w:hAnsi="仿宋" w:eastAsia="仿宋" w:cs="仿宋"/>
                <w:sz w:val="24"/>
                <w:lang w:bidi="ar"/>
              </w:rPr>
            </w:pPr>
            <w:r>
              <w:rPr>
                <w:rFonts w:hint="eastAsia" w:ascii="仿宋" w:hAnsi="仿宋" w:eastAsia="仿宋" w:cs="仿宋"/>
                <w:sz w:val="24"/>
                <w:lang w:bidi="ar"/>
              </w:rPr>
              <w:t>反显</w:t>
            </w:r>
          </w:p>
        </w:tc>
        <w:tc>
          <w:tcPr>
            <w:tcW w:w="1984" w:type="dxa"/>
          </w:tcPr>
          <w:p>
            <w:pPr>
              <w:spacing w:line="360" w:lineRule="auto"/>
              <w:rPr>
                <w:rFonts w:ascii="仿宋" w:hAnsi="仿宋" w:eastAsia="仿宋" w:cs="仿宋"/>
                <w:sz w:val="24"/>
                <w:lang w:bidi="ar"/>
              </w:rPr>
            </w:pPr>
            <w:r>
              <w:rPr>
                <w:rFonts w:ascii="仿宋" w:hAnsi="仿宋" w:eastAsia="仿宋" w:cs="仿宋"/>
                <w:sz w:val="24"/>
                <w:lang w:bidi="ar"/>
              </w:rPr>
              <w:t>文本</w:t>
            </w:r>
          </w:p>
        </w:tc>
        <w:tc>
          <w:tcPr>
            <w:tcW w:w="2101"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选择待分配客户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472" w:type="dxa"/>
          </w:tcPr>
          <w:p>
            <w:pPr>
              <w:spacing w:line="360" w:lineRule="auto"/>
              <w:rPr>
                <w:rFonts w:ascii="仿宋" w:hAnsi="仿宋" w:eastAsia="仿宋" w:cs="仿宋"/>
                <w:sz w:val="24"/>
                <w:lang w:bidi="ar"/>
              </w:rPr>
            </w:pPr>
            <w:r>
              <w:rPr>
                <w:rFonts w:ascii="仿宋" w:hAnsi="仿宋" w:eastAsia="仿宋" w:cs="仿宋"/>
                <w:sz w:val="24"/>
                <w:lang w:bidi="ar"/>
              </w:rPr>
              <w:t>序号</w:t>
            </w:r>
          </w:p>
        </w:tc>
        <w:tc>
          <w:tcPr>
            <w:tcW w:w="2410" w:type="dxa"/>
          </w:tcPr>
          <w:p>
            <w:pPr>
              <w:spacing w:line="360" w:lineRule="auto"/>
              <w:rPr>
                <w:rFonts w:ascii="仿宋" w:hAnsi="仿宋" w:eastAsia="仿宋" w:cs="仿宋"/>
                <w:sz w:val="24"/>
                <w:lang w:bidi="ar"/>
              </w:rPr>
            </w:pPr>
            <w:r>
              <w:rPr>
                <w:rFonts w:hint="eastAsia" w:ascii="仿宋" w:hAnsi="仿宋" w:eastAsia="仿宋" w:cs="仿宋"/>
                <w:sz w:val="24"/>
                <w:lang w:bidi="ar"/>
              </w:rPr>
              <w:t>反显</w:t>
            </w:r>
          </w:p>
        </w:tc>
        <w:tc>
          <w:tcPr>
            <w:tcW w:w="1984" w:type="dxa"/>
          </w:tcPr>
          <w:p>
            <w:pPr>
              <w:spacing w:line="360" w:lineRule="auto"/>
              <w:rPr>
                <w:rFonts w:ascii="仿宋" w:hAnsi="仿宋" w:eastAsia="仿宋" w:cs="仿宋"/>
                <w:sz w:val="24"/>
                <w:lang w:bidi="ar"/>
              </w:rPr>
            </w:pPr>
            <w:r>
              <w:rPr>
                <w:rFonts w:ascii="仿宋" w:hAnsi="仿宋" w:eastAsia="仿宋" w:cs="仿宋"/>
                <w:sz w:val="24"/>
                <w:lang w:bidi="ar"/>
              </w:rPr>
              <w:t>数值</w:t>
            </w:r>
          </w:p>
        </w:tc>
        <w:tc>
          <w:tcPr>
            <w:tcW w:w="2101"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展示客户序号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472" w:type="dxa"/>
          </w:tcPr>
          <w:p>
            <w:pPr>
              <w:spacing w:line="360" w:lineRule="auto"/>
              <w:rPr>
                <w:rFonts w:ascii="仿宋" w:hAnsi="仿宋" w:eastAsia="仿宋" w:cs="仿宋"/>
                <w:sz w:val="24"/>
                <w:lang w:bidi="ar"/>
              </w:rPr>
            </w:pPr>
            <w:r>
              <w:rPr>
                <w:rFonts w:ascii="仿宋" w:hAnsi="仿宋" w:eastAsia="仿宋" w:cs="仿宋"/>
                <w:sz w:val="24"/>
                <w:lang w:bidi="ar"/>
              </w:rPr>
              <w:t>客户名称</w:t>
            </w:r>
          </w:p>
        </w:tc>
        <w:tc>
          <w:tcPr>
            <w:tcW w:w="2410" w:type="dxa"/>
          </w:tcPr>
          <w:p>
            <w:pPr>
              <w:spacing w:line="360" w:lineRule="auto"/>
              <w:rPr>
                <w:rFonts w:ascii="仿宋" w:hAnsi="仿宋" w:eastAsia="仿宋" w:cs="仿宋"/>
                <w:sz w:val="24"/>
                <w:lang w:bidi="ar"/>
              </w:rPr>
            </w:pPr>
            <w:r>
              <w:rPr>
                <w:rFonts w:hint="eastAsia" w:ascii="仿宋" w:hAnsi="仿宋" w:eastAsia="仿宋" w:cs="仿宋"/>
                <w:sz w:val="24"/>
                <w:lang w:bidi="ar"/>
              </w:rPr>
              <w:t>反显</w:t>
            </w:r>
          </w:p>
        </w:tc>
        <w:tc>
          <w:tcPr>
            <w:tcW w:w="1984" w:type="dxa"/>
          </w:tcPr>
          <w:p>
            <w:pPr>
              <w:spacing w:line="360" w:lineRule="auto"/>
              <w:rPr>
                <w:rFonts w:ascii="仿宋" w:hAnsi="仿宋" w:eastAsia="仿宋" w:cs="仿宋"/>
                <w:sz w:val="24"/>
                <w:lang w:bidi="ar"/>
              </w:rPr>
            </w:pPr>
            <w:r>
              <w:rPr>
                <w:rFonts w:ascii="仿宋" w:hAnsi="仿宋" w:eastAsia="仿宋" w:cs="仿宋"/>
                <w:sz w:val="24"/>
                <w:lang w:bidi="ar"/>
              </w:rPr>
              <w:t>文本</w:t>
            </w:r>
          </w:p>
        </w:tc>
        <w:tc>
          <w:tcPr>
            <w:tcW w:w="2101"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展示客户名称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472" w:type="dxa"/>
          </w:tcPr>
          <w:p>
            <w:pPr>
              <w:spacing w:line="360" w:lineRule="auto"/>
              <w:rPr>
                <w:rFonts w:ascii="仿宋" w:hAnsi="仿宋" w:eastAsia="仿宋" w:cs="仿宋"/>
                <w:sz w:val="24"/>
                <w:lang w:bidi="ar"/>
              </w:rPr>
            </w:pPr>
            <w:r>
              <w:rPr>
                <w:rFonts w:ascii="仿宋" w:hAnsi="仿宋" w:eastAsia="仿宋" w:cs="仿宋"/>
                <w:sz w:val="24"/>
                <w:lang w:bidi="ar"/>
              </w:rPr>
              <w:t>客户类型</w:t>
            </w:r>
          </w:p>
        </w:tc>
        <w:tc>
          <w:tcPr>
            <w:tcW w:w="2410" w:type="dxa"/>
          </w:tcPr>
          <w:p>
            <w:pPr>
              <w:spacing w:line="360" w:lineRule="auto"/>
              <w:rPr>
                <w:rFonts w:ascii="仿宋" w:hAnsi="仿宋" w:eastAsia="仿宋" w:cs="仿宋"/>
                <w:sz w:val="24"/>
                <w:lang w:bidi="ar"/>
              </w:rPr>
            </w:pPr>
            <w:r>
              <w:rPr>
                <w:rFonts w:hint="eastAsia" w:ascii="仿宋" w:hAnsi="仿宋" w:eastAsia="仿宋" w:cs="仿宋"/>
                <w:sz w:val="24"/>
                <w:lang w:bidi="ar"/>
              </w:rPr>
              <w:t>反显</w:t>
            </w:r>
          </w:p>
        </w:tc>
        <w:tc>
          <w:tcPr>
            <w:tcW w:w="1984" w:type="dxa"/>
          </w:tcPr>
          <w:p>
            <w:pPr>
              <w:spacing w:line="360" w:lineRule="auto"/>
              <w:rPr>
                <w:rFonts w:ascii="仿宋" w:hAnsi="仿宋" w:eastAsia="仿宋" w:cs="仿宋"/>
                <w:sz w:val="24"/>
                <w:lang w:bidi="ar"/>
              </w:rPr>
            </w:pPr>
            <w:r>
              <w:rPr>
                <w:rFonts w:ascii="仿宋" w:hAnsi="仿宋" w:eastAsia="仿宋" w:cs="仿宋"/>
                <w:sz w:val="24"/>
                <w:lang w:bidi="ar"/>
              </w:rPr>
              <w:t>文本</w:t>
            </w:r>
          </w:p>
        </w:tc>
        <w:tc>
          <w:tcPr>
            <w:tcW w:w="2101"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展示客户类型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472" w:type="dxa"/>
          </w:tcPr>
          <w:p>
            <w:pPr>
              <w:spacing w:line="360" w:lineRule="auto"/>
              <w:rPr>
                <w:rFonts w:ascii="仿宋" w:hAnsi="仿宋" w:eastAsia="仿宋" w:cs="仿宋"/>
                <w:sz w:val="24"/>
                <w:lang w:bidi="ar"/>
              </w:rPr>
            </w:pPr>
            <w:r>
              <w:rPr>
                <w:rFonts w:ascii="仿宋" w:hAnsi="仿宋" w:eastAsia="仿宋" w:cs="仿宋"/>
                <w:sz w:val="24"/>
                <w:lang w:bidi="ar"/>
              </w:rPr>
              <w:t>归属机构</w:t>
            </w:r>
          </w:p>
        </w:tc>
        <w:tc>
          <w:tcPr>
            <w:tcW w:w="2410" w:type="dxa"/>
          </w:tcPr>
          <w:p>
            <w:pPr>
              <w:spacing w:line="360" w:lineRule="auto"/>
              <w:rPr>
                <w:rFonts w:ascii="仿宋" w:hAnsi="仿宋" w:eastAsia="仿宋" w:cs="仿宋"/>
                <w:sz w:val="24"/>
                <w:lang w:bidi="ar"/>
              </w:rPr>
            </w:pPr>
            <w:r>
              <w:rPr>
                <w:rFonts w:hint="eastAsia" w:ascii="仿宋" w:hAnsi="仿宋" w:eastAsia="仿宋" w:cs="仿宋"/>
                <w:sz w:val="24"/>
                <w:lang w:bidi="ar"/>
              </w:rPr>
              <w:t>反显。格式：机构号+机构名称</w:t>
            </w:r>
          </w:p>
        </w:tc>
        <w:tc>
          <w:tcPr>
            <w:tcW w:w="1984" w:type="dxa"/>
          </w:tcPr>
          <w:p>
            <w:pPr>
              <w:spacing w:line="360" w:lineRule="auto"/>
              <w:rPr>
                <w:rFonts w:ascii="仿宋" w:hAnsi="仿宋" w:eastAsia="仿宋" w:cs="仿宋"/>
                <w:sz w:val="24"/>
                <w:lang w:bidi="ar"/>
              </w:rPr>
            </w:pPr>
            <w:r>
              <w:rPr>
                <w:rFonts w:ascii="仿宋" w:hAnsi="仿宋" w:eastAsia="仿宋" w:cs="仿宋"/>
                <w:sz w:val="24"/>
                <w:lang w:bidi="ar"/>
              </w:rPr>
              <w:t>文本</w:t>
            </w:r>
          </w:p>
        </w:tc>
        <w:tc>
          <w:tcPr>
            <w:tcW w:w="2101"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展示归属机构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472" w:type="dxa"/>
          </w:tcPr>
          <w:p>
            <w:pPr>
              <w:spacing w:line="360" w:lineRule="auto"/>
              <w:rPr>
                <w:rFonts w:ascii="仿宋" w:hAnsi="仿宋" w:eastAsia="仿宋" w:cs="仿宋"/>
                <w:sz w:val="24"/>
                <w:lang w:bidi="ar"/>
              </w:rPr>
            </w:pPr>
            <w:r>
              <w:rPr>
                <w:rFonts w:ascii="仿宋" w:hAnsi="仿宋" w:eastAsia="仿宋" w:cs="仿宋"/>
                <w:sz w:val="24"/>
                <w:lang w:bidi="ar"/>
              </w:rPr>
              <w:t>客户等级</w:t>
            </w:r>
          </w:p>
        </w:tc>
        <w:tc>
          <w:tcPr>
            <w:tcW w:w="2410" w:type="dxa"/>
          </w:tcPr>
          <w:p>
            <w:pPr>
              <w:spacing w:line="360" w:lineRule="auto"/>
              <w:rPr>
                <w:rFonts w:ascii="仿宋" w:hAnsi="仿宋" w:eastAsia="仿宋" w:cs="仿宋"/>
                <w:sz w:val="24"/>
                <w:lang w:bidi="ar"/>
              </w:rPr>
            </w:pPr>
            <w:r>
              <w:rPr>
                <w:rFonts w:hint="eastAsia" w:ascii="仿宋" w:hAnsi="仿宋" w:eastAsia="仿宋" w:cs="仿宋"/>
                <w:sz w:val="24"/>
                <w:lang w:bidi="ar"/>
              </w:rPr>
              <w:t>反显</w:t>
            </w:r>
          </w:p>
        </w:tc>
        <w:tc>
          <w:tcPr>
            <w:tcW w:w="1984" w:type="dxa"/>
          </w:tcPr>
          <w:p>
            <w:pPr>
              <w:spacing w:line="360" w:lineRule="auto"/>
              <w:rPr>
                <w:rFonts w:ascii="仿宋" w:hAnsi="仿宋" w:eastAsia="仿宋" w:cs="仿宋"/>
                <w:sz w:val="24"/>
                <w:lang w:bidi="ar"/>
              </w:rPr>
            </w:pPr>
            <w:r>
              <w:rPr>
                <w:rFonts w:ascii="仿宋" w:hAnsi="仿宋" w:eastAsia="仿宋" w:cs="仿宋"/>
                <w:sz w:val="24"/>
                <w:lang w:bidi="ar"/>
              </w:rPr>
              <w:t>文本</w:t>
            </w:r>
          </w:p>
        </w:tc>
        <w:tc>
          <w:tcPr>
            <w:tcW w:w="2101"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展示客户等级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472" w:type="dxa"/>
          </w:tcPr>
          <w:p>
            <w:pPr>
              <w:spacing w:line="360" w:lineRule="auto"/>
              <w:rPr>
                <w:rFonts w:ascii="仿宋" w:hAnsi="仿宋" w:eastAsia="仿宋" w:cs="仿宋"/>
                <w:sz w:val="24"/>
                <w:lang w:bidi="ar"/>
              </w:rPr>
            </w:pPr>
            <w:r>
              <w:rPr>
                <w:rFonts w:ascii="仿宋" w:hAnsi="仿宋" w:eastAsia="仿宋" w:cs="仿宋"/>
                <w:sz w:val="24"/>
                <w:lang w:bidi="ar"/>
              </w:rPr>
              <w:t>营销人</w:t>
            </w:r>
          </w:p>
        </w:tc>
        <w:tc>
          <w:tcPr>
            <w:tcW w:w="2410" w:type="dxa"/>
          </w:tcPr>
          <w:p>
            <w:pPr>
              <w:spacing w:line="360" w:lineRule="auto"/>
              <w:rPr>
                <w:rFonts w:ascii="仿宋" w:hAnsi="仿宋" w:eastAsia="仿宋" w:cs="仿宋"/>
                <w:sz w:val="24"/>
                <w:lang w:bidi="ar"/>
              </w:rPr>
            </w:pPr>
            <w:r>
              <w:rPr>
                <w:rFonts w:hint="eastAsia" w:ascii="仿宋" w:hAnsi="仿宋" w:eastAsia="仿宋" w:cs="仿宋"/>
                <w:sz w:val="24"/>
                <w:lang w:bidi="ar"/>
              </w:rPr>
              <w:t>反显。格式：工号+姓名</w:t>
            </w:r>
          </w:p>
        </w:tc>
        <w:tc>
          <w:tcPr>
            <w:tcW w:w="1984" w:type="dxa"/>
          </w:tcPr>
          <w:p>
            <w:pPr>
              <w:spacing w:line="360" w:lineRule="auto"/>
              <w:rPr>
                <w:rFonts w:ascii="仿宋" w:hAnsi="仿宋" w:eastAsia="仿宋" w:cs="仿宋"/>
                <w:sz w:val="24"/>
                <w:lang w:bidi="ar"/>
              </w:rPr>
            </w:pPr>
            <w:r>
              <w:rPr>
                <w:rFonts w:ascii="仿宋" w:hAnsi="仿宋" w:eastAsia="仿宋" w:cs="仿宋"/>
                <w:sz w:val="24"/>
                <w:lang w:bidi="ar"/>
              </w:rPr>
              <w:t>文本</w:t>
            </w:r>
          </w:p>
        </w:tc>
        <w:tc>
          <w:tcPr>
            <w:tcW w:w="2101" w:type="dxa"/>
            <w:shd w:val="clear" w:color="auto" w:fill="auto"/>
          </w:tcPr>
          <w:p>
            <w:pPr>
              <w:spacing w:line="360" w:lineRule="auto"/>
              <w:rPr>
                <w:rFonts w:ascii="仿宋" w:hAnsi="仿宋" w:eastAsia="仿宋" w:cs="仿宋"/>
                <w:sz w:val="24"/>
                <w:lang w:bidi="ar"/>
              </w:rPr>
            </w:pPr>
            <w:r>
              <w:rPr>
                <w:rFonts w:ascii="仿宋" w:hAnsi="仿宋" w:eastAsia="仿宋" w:cs="仿宋"/>
                <w:sz w:val="24"/>
                <w:lang w:bidi="ar"/>
              </w:rPr>
              <w:t>展示当前分配的营销人</w:t>
            </w:r>
          </w:p>
        </w:tc>
      </w:tr>
    </w:tbl>
    <w:p>
      <w:pPr>
        <w:spacing w:line="360" w:lineRule="auto"/>
        <w:rPr>
          <w:rFonts w:ascii="仿宋" w:hAnsi="仿宋" w:eastAsia="仿宋" w:cs="仿宋"/>
          <w:color w:val="000000"/>
          <w:sz w:val="24"/>
        </w:rPr>
      </w:pPr>
    </w:p>
    <w:p>
      <w:pPr>
        <w:spacing w:line="360" w:lineRule="auto"/>
        <w:rPr>
          <w:rFonts w:ascii="仿宋" w:hAnsi="仿宋" w:eastAsia="仿宋" w:cs="仿宋"/>
          <w:color w:val="000000"/>
          <w:sz w:val="24"/>
        </w:rPr>
      </w:pPr>
      <w:r>
        <w:rPr>
          <w:rFonts w:hint="eastAsia" w:ascii="仿宋" w:hAnsi="仿宋" w:eastAsia="仿宋" w:cs="仿宋"/>
          <w:color w:val="000000"/>
          <w:sz w:val="24"/>
        </w:rPr>
        <w:t>客户经理列表展示要素</w:t>
      </w:r>
    </w:p>
    <w:tbl>
      <w:tblPr>
        <w:tblStyle w:val="50"/>
        <w:tblW w:w="9066" w:type="dxa"/>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45"/>
        <w:gridCol w:w="2410"/>
        <w:gridCol w:w="1843"/>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rPr>
                <w:rFonts w:ascii="仿宋" w:hAnsi="仿宋" w:eastAsia="仿宋"/>
                <w:b/>
                <w:color w:val="000000"/>
                <w:sz w:val="24"/>
              </w:rPr>
            </w:pPr>
            <w:r>
              <w:rPr>
                <w:rFonts w:hint="eastAsia" w:ascii="仿宋" w:hAnsi="仿宋" w:eastAsia="仿宋"/>
                <w:b/>
                <w:color w:val="000000"/>
                <w:sz w:val="24"/>
              </w:rPr>
              <w:t>要素名称</w:t>
            </w:r>
          </w:p>
        </w:tc>
        <w:tc>
          <w:tcPr>
            <w:tcW w:w="2410" w:type="dxa"/>
            <w:shd w:val="clear" w:color="auto" w:fill="auto"/>
          </w:tcPr>
          <w:p>
            <w:pPr>
              <w:spacing w:line="360" w:lineRule="auto"/>
              <w:rPr>
                <w:rFonts w:ascii="仿宋" w:hAnsi="仿宋" w:eastAsia="仿宋"/>
                <w:b/>
                <w:color w:val="000000"/>
                <w:sz w:val="24"/>
              </w:rPr>
            </w:pPr>
            <w:r>
              <w:rPr>
                <w:rFonts w:ascii="仿宋" w:hAnsi="仿宋" w:eastAsia="仿宋"/>
                <w:b/>
                <w:color w:val="000000"/>
                <w:sz w:val="24"/>
              </w:rPr>
              <w:t>约束及校验规则</w:t>
            </w:r>
          </w:p>
        </w:tc>
        <w:tc>
          <w:tcPr>
            <w:tcW w:w="1843" w:type="dxa"/>
          </w:tcPr>
          <w:p>
            <w:pPr>
              <w:spacing w:line="360" w:lineRule="auto"/>
              <w:rPr>
                <w:rFonts w:ascii="仿宋" w:hAnsi="仿宋" w:eastAsia="仿宋"/>
                <w:b/>
                <w:color w:val="000000"/>
                <w:sz w:val="24"/>
              </w:rPr>
            </w:pPr>
            <w:r>
              <w:rPr>
                <w:rFonts w:ascii="仿宋" w:hAnsi="仿宋" w:eastAsia="仿宋"/>
                <w:b/>
                <w:color w:val="000000"/>
                <w:sz w:val="24"/>
              </w:rPr>
              <w:t>数据类型</w:t>
            </w:r>
          </w:p>
        </w:tc>
        <w:tc>
          <w:tcPr>
            <w:tcW w:w="2268" w:type="dxa"/>
          </w:tcPr>
          <w:p>
            <w:pPr>
              <w:spacing w:line="360" w:lineRule="auto"/>
              <w:rPr>
                <w:rFonts w:ascii="仿宋" w:hAnsi="仿宋" w:eastAsia="仿宋"/>
                <w:b/>
                <w:color w:val="000000"/>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Cs/>
                <w:color w:val="000000"/>
                <w:sz w:val="24"/>
              </w:rPr>
            </w:pPr>
            <w:r>
              <w:rPr>
                <w:rFonts w:ascii="仿宋" w:hAnsi="仿宋" w:eastAsia="仿宋"/>
                <w:bCs/>
                <w:color w:val="000000"/>
                <w:sz w:val="24"/>
              </w:rPr>
              <w:t>复选框</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反显，多选</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文本</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选择营销人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Cs/>
                <w:color w:val="000000"/>
                <w:sz w:val="24"/>
              </w:rPr>
            </w:pPr>
            <w:r>
              <w:rPr>
                <w:rFonts w:ascii="仿宋" w:hAnsi="仿宋" w:eastAsia="仿宋"/>
                <w:bCs/>
                <w:color w:val="000000"/>
                <w:sz w:val="24"/>
              </w:rPr>
              <w:t>序号</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数值</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展示列表序号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Cs/>
                <w:color w:val="000000"/>
                <w:sz w:val="24"/>
              </w:rPr>
            </w:pPr>
            <w:r>
              <w:rPr>
                <w:rFonts w:ascii="仿宋" w:hAnsi="仿宋" w:eastAsia="仿宋"/>
                <w:bCs/>
                <w:color w:val="000000"/>
                <w:sz w:val="24"/>
              </w:rPr>
              <w:t>客户经理名称</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w:t>
            </w:r>
            <w:r>
              <w:rPr>
                <w:rFonts w:hint="eastAsia" w:ascii="仿宋" w:hAnsi="仿宋" w:eastAsia="仿宋"/>
                <w:bCs/>
                <w:color w:val="000000"/>
                <w:sz w:val="24"/>
              </w:rPr>
              <w:t>，格式：工号+姓名</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文本</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展示客户经理</w:t>
            </w:r>
            <w:r>
              <w:rPr>
                <w:rFonts w:hint="eastAsia" w:ascii="仿宋" w:hAnsi="仿宋" w:eastAsia="仿宋"/>
                <w:bCs/>
                <w:color w:val="000000"/>
                <w:sz w:val="24"/>
              </w:rPr>
              <w:t>工号及</w:t>
            </w:r>
            <w:r>
              <w:rPr>
                <w:rFonts w:ascii="仿宋" w:hAnsi="仿宋" w:eastAsia="仿宋"/>
                <w:bCs/>
                <w:color w:val="000000"/>
                <w:sz w:val="24"/>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Cs/>
                <w:color w:val="000000"/>
                <w:sz w:val="24"/>
              </w:rPr>
            </w:pPr>
            <w:r>
              <w:rPr>
                <w:rFonts w:ascii="仿宋" w:hAnsi="仿宋" w:eastAsia="仿宋"/>
                <w:bCs/>
                <w:color w:val="000000"/>
                <w:sz w:val="24"/>
              </w:rPr>
              <w:t>所属机构</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w:t>
            </w:r>
            <w:r>
              <w:rPr>
                <w:rFonts w:hint="eastAsia" w:ascii="仿宋" w:hAnsi="仿宋" w:eastAsia="仿宋"/>
                <w:bCs/>
                <w:color w:val="000000"/>
                <w:sz w:val="24"/>
              </w:rPr>
              <w:t>，格式：机构号+机构名称</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文本</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展示所属机构</w:t>
            </w:r>
            <w:r>
              <w:rPr>
                <w:rFonts w:hint="eastAsia" w:ascii="仿宋" w:hAnsi="仿宋" w:eastAsia="仿宋"/>
                <w:bCs/>
                <w:color w:val="000000"/>
                <w:sz w:val="24"/>
              </w:rPr>
              <w:t>号及姓名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
                <w:color w:val="000000"/>
                <w:sz w:val="24"/>
              </w:rPr>
            </w:pPr>
            <w:r>
              <w:rPr>
                <w:rFonts w:ascii="仿宋" w:hAnsi="仿宋" w:eastAsia="仿宋"/>
                <w:b/>
                <w:color w:val="000000"/>
                <w:sz w:val="24"/>
              </w:rPr>
              <w:t>管户数</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数值</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展示当前营销人管户数</w:t>
            </w:r>
          </w:p>
        </w:tc>
      </w:tr>
    </w:tbl>
    <w:p>
      <w:pPr>
        <w:spacing w:line="360" w:lineRule="auto"/>
        <w:rPr>
          <w:rFonts w:ascii="仿宋" w:hAnsi="仿宋" w:eastAsia="仿宋" w:cs="仿宋"/>
          <w:color w:val="000000"/>
          <w:kern w:val="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营销活动管理-新增（4.选择指标）</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支持用户在该页面选择营销活动关联的指标。</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该页面为用户提供活动指标选项</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5"/>
        <w:gridCol w:w="2265"/>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hint="eastAsia" w:ascii="仿宋" w:hAnsi="仿宋" w:eastAsia="仿宋"/>
                <w:bCs/>
                <w:color w:val="000000"/>
                <w:sz w:val="24"/>
              </w:rPr>
              <w:t>指标名称</w:t>
            </w:r>
          </w:p>
        </w:tc>
        <w:tc>
          <w:tcPr>
            <w:tcW w:w="2265" w:type="dxa"/>
          </w:tcPr>
          <w:p>
            <w:pPr>
              <w:spacing w:line="360" w:lineRule="auto"/>
              <w:rPr>
                <w:rFonts w:ascii="仿宋" w:hAnsi="仿宋" w:eastAsia="仿宋"/>
              </w:rPr>
            </w:pPr>
            <w:r>
              <w:rPr>
                <w:rFonts w:hint="eastAsia" w:ascii="仿宋" w:hAnsi="仿宋" w:eastAsia="仿宋"/>
                <w:bCs/>
                <w:color w:val="000000"/>
                <w:sz w:val="24"/>
              </w:rPr>
              <w:t>非必输</w:t>
            </w:r>
          </w:p>
        </w:tc>
        <w:tc>
          <w:tcPr>
            <w:tcW w:w="2265" w:type="dxa"/>
          </w:tcPr>
          <w:p>
            <w:pPr>
              <w:spacing w:line="360" w:lineRule="auto"/>
              <w:rPr>
                <w:rFonts w:ascii="仿宋" w:hAnsi="仿宋" w:eastAsia="仿宋"/>
              </w:rPr>
            </w:pPr>
            <w:r>
              <w:rPr>
                <w:rFonts w:hint="eastAsia" w:ascii="仿宋" w:hAnsi="仿宋" w:eastAsia="仿宋"/>
                <w:bCs/>
                <w:color w:val="000000"/>
                <w:sz w:val="24"/>
              </w:rPr>
              <w:t>文本</w:t>
            </w:r>
          </w:p>
        </w:tc>
        <w:tc>
          <w:tcPr>
            <w:tcW w:w="2266" w:type="dxa"/>
          </w:tcPr>
          <w:p>
            <w:pPr>
              <w:spacing w:line="360" w:lineRule="auto"/>
              <w:rPr>
                <w:rFonts w:ascii="仿宋" w:hAnsi="仿宋" w:eastAsia="仿宋"/>
              </w:rPr>
            </w:pPr>
            <w:r>
              <w:rPr>
                <w:rFonts w:hint="eastAsia" w:ascii="仿宋" w:hAnsi="仿宋" w:eastAsia="仿宋"/>
                <w:bCs/>
                <w:color w:val="000000"/>
                <w:sz w:val="24"/>
              </w:rPr>
              <w:t>支持输入指标名称关键字查询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hint="eastAsia" w:ascii="仿宋" w:hAnsi="仿宋" w:eastAsia="仿宋"/>
                <w:bCs/>
                <w:color w:val="000000"/>
                <w:sz w:val="24"/>
              </w:rPr>
              <w:t>指标分类</w:t>
            </w:r>
          </w:p>
        </w:tc>
        <w:tc>
          <w:tcPr>
            <w:tcW w:w="2265" w:type="dxa"/>
          </w:tcPr>
          <w:p>
            <w:pPr>
              <w:spacing w:line="360" w:lineRule="auto"/>
              <w:rPr>
                <w:rFonts w:ascii="仿宋" w:hAnsi="仿宋" w:eastAsia="仿宋"/>
              </w:rPr>
            </w:pPr>
            <w:r>
              <w:rPr>
                <w:rFonts w:hint="eastAsia" w:ascii="仿宋" w:hAnsi="仿宋" w:eastAsia="仿宋"/>
                <w:bCs/>
                <w:color w:val="000000"/>
                <w:sz w:val="24"/>
              </w:rPr>
              <w:t>非必输</w:t>
            </w:r>
          </w:p>
        </w:tc>
        <w:tc>
          <w:tcPr>
            <w:tcW w:w="2265" w:type="dxa"/>
          </w:tcPr>
          <w:p>
            <w:pPr>
              <w:spacing w:line="360" w:lineRule="auto"/>
              <w:rPr>
                <w:rFonts w:ascii="仿宋" w:hAnsi="仿宋" w:eastAsia="仿宋"/>
              </w:rPr>
            </w:pPr>
            <w:r>
              <w:rPr>
                <w:rFonts w:hint="eastAsia" w:ascii="仿宋" w:hAnsi="仿宋" w:eastAsia="仿宋"/>
                <w:bCs/>
                <w:color w:val="000000"/>
                <w:sz w:val="24"/>
              </w:rPr>
              <w:t>树形结构</w:t>
            </w:r>
          </w:p>
        </w:tc>
        <w:tc>
          <w:tcPr>
            <w:tcW w:w="2266" w:type="dxa"/>
          </w:tcPr>
          <w:p>
            <w:pPr>
              <w:spacing w:line="360" w:lineRule="auto"/>
              <w:rPr>
                <w:rFonts w:ascii="仿宋" w:hAnsi="仿宋" w:eastAsia="仿宋"/>
              </w:rPr>
            </w:pPr>
            <w:r>
              <w:rPr>
                <w:rFonts w:hint="eastAsia" w:ascii="仿宋" w:hAnsi="仿宋" w:eastAsia="仿宋"/>
                <w:bCs/>
                <w:color w:val="000000"/>
                <w:sz w:val="24"/>
              </w:rPr>
              <w:t>支持单选或多选指标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hint="eastAsia" w:ascii="仿宋" w:hAnsi="仿宋" w:eastAsia="仿宋"/>
                <w:bCs/>
                <w:color w:val="000000"/>
                <w:sz w:val="24"/>
              </w:rPr>
              <w:t>上一步</w:t>
            </w:r>
          </w:p>
        </w:tc>
        <w:tc>
          <w:tcPr>
            <w:tcW w:w="2265" w:type="dxa"/>
          </w:tcPr>
          <w:p>
            <w:pPr>
              <w:spacing w:line="360" w:lineRule="auto"/>
              <w:rPr>
                <w:rFonts w:ascii="仿宋" w:hAnsi="仿宋" w:eastAsia="仿宋"/>
              </w:rPr>
            </w:pPr>
            <w:r>
              <w:rPr>
                <w:rFonts w:hint="eastAsia" w:ascii="仿宋" w:hAnsi="仿宋" w:eastAsia="仿宋"/>
                <w:bCs/>
                <w:color w:val="000000"/>
                <w:sz w:val="24"/>
              </w:rPr>
              <w:t>反显</w:t>
            </w:r>
          </w:p>
        </w:tc>
        <w:tc>
          <w:tcPr>
            <w:tcW w:w="2265" w:type="dxa"/>
          </w:tcPr>
          <w:p>
            <w:pPr>
              <w:spacing w:line="360" w:lineRule="auto"/>
              <w:rPr>
                <w:rFonts w:ascii="仿宋" w:hAnsi="仿宋" w:eastAsia="仿宋"/>
              </w:rPr>
            </w:pPr>
            <w:r>
              <w:rPr>
                <w:rFonts w:hint="eastAsia" w:ascii="仿宋" w:hAnsi="仿宋" w:eastAsia="仿宋"/>
                <w:bCs/>
                <w:color w:val="000000"/>
                <w:sz w:val="24"/>
              </w:rPr>
              <w:t>按钮</w:t>
            </w:r>
          </w:p>
        </w:tc>
        <w:tc>
          <w:tcPr>
            <w:tcW w:w="2266" w:type="dxa"/>
          </w:tcPr>
          <w:p>
            <w:pPr>
              <w:spacing w:line="360" w:lineRule="auto"/>
              <w:rPr>
                <w:rFonts w:ascii="仿宋" w:hAnsi="仿宋" w:eastAsia="仿宋"/>
              </w:rPr>
            </w:pPr>
            <w:r>
              <w:rPr>
                <w:rFonts w:hint="eastAsia" w:ascii="仿宋" w:hAnsi="仿宋" w:eastAsia="仿宋"/>
                <w:bCs/>
                <w:color w:val="000000"/>
                <w:sz w:val="24"/>
              </w:rPr>
              <w:t>返回上一页面，选择客群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hint="eastAsia" w:ascii="仿宋" w:hAnsi="仿宋" w:eastAsia="仿宋"/>
                <w:bCs/>
                <w:color w:val="000000"/>
                <w:sz w:val="24"/>
              </w:rPr>
              <w:t>完成</w:t>
            </w:r>
          </w:p>
        </w:tc>
        <w:tc>
          <w:tcPr>
            <w:tcW w:w="2265" w:type="dxa"/>
          </w:tcPr>
          <w:p>
            <w:pPr>
              <w:spacing w:line="360" w:lineRule="auto"/>
              <w:rPr>
                <w:rFonts w:ascii="仿宋" w:hAnsi="仿宋" w:eastAsia="仿宋"/>
              </w:rPr>
            </w:pPr>
            <w:r>
              <w:rPr>
                <w:rFonts w:hint="eastAsia" w:ascii="仿宋" w:hAnsi="仿宋" w:eastAsia="仿宋"/>
                <w:bCs/>
                <w:color w:val="000000"/>
                <w:sz w:val="24"/>
              </w:rPr>
              <w:t>反显</w:t>
            </w:r>
          </w:p>
        </w:tc>
        <w:tc>
          <w:tcPr>
            <w:tcW w:w="2265" w:type="dxa"/>
          </w:tcPr>
          <w:p>
            <w:pPr>
              <w:spacing w:line="360" w:lineRule="auto"/>
              <w:rPr>
                <w:rFonts w:ascii="仿宋" w:hAnsi="仿宋" w:eastAsia="仿宋"/>
              </w:rPr>
            </w:pPr>
            <w:r>
              <w:rPr>
                <w:rFonts w:hint="eastAsia" w:ascii="仿宋" w:hAnsi="仿宋" w:eastAsia="仿宋"/>
                <w:bCs/>
                <w:color w:val="000000"/>
                <w:sz w:val="24"/>
              </w:rPr>
              <w:t>按钮</w:t>
            </w:r>
          </w:p>
        </w:tc>
        <w:tc>
          <w:tcPr>
            <w:tcW w:w="2266" w:type="dxa"/>
          </w:tcPr>
          <w:p>
            <w:pPr>
              <w:spacing w:line="360" w:lineRule="auto"/>
              <w:rPr>
                <w:rFonts w:ascii="仿宋" w:hAnsi="仿宋" w:eastAsia="仿宋"/>
              </w:rPr>
            </w:pPr>
            <w:r>
              <w:rPr>
                <w:rFonts w:ascii="仿宋" w:hAnsi="仿宋" w:eastAsia="仿宋"/>
                <w:bCs/>
                <w:color w:val="000000"/>
                <w:sz w:val="24"/>
              </w:rPr>
              <w:t>提交当前</w:t>
            </w:r>
            <w:r>
              <w:rPr>
                <w:rFonts w:hint="eastAsia" w:ascii="仿宋" w:hAnsi="仿宋" w:eastAsia="仿宋"/>
                <w:bCs/>
                <w:color w:val="000000"/>
                <w:sz w:val="24"/>
              </w:rPr>
              <w:t>选择的指标</w:t>
            </w:r>
            <w:r>
              <w:rPr>
                <w:rFonts w:ascii="仿宋" w:hAnsi="仿宋" w:eastAsia="仿宋"/>
                <w:bCs/>
                <w:color w:val="000000"/>
                <w:sz w:val="24"/>
              </w:rPr>
              <w:t>并进入</w:t>
            </w:r>
            <w:r>
              <w:rPr>
                <w:rFonts w:hint="eastAsia" w:ascii="仿宋" w:hAnsi="仿宋" w:eastAsia="仿宋"/>
                <w:bCs/>
                <w:color w:val="000000"/>
                <w:sz w:val="24"/>
              </w:rPr>
              <w:t>下一页面</w:t>
            </w:r>
          </w:p>
        </w:tc>
      </w:tr>
    </w:tbl>
    <w:p>
      <w:pPr>
        <w:spacing w:line="360" w:lineRule="auto"/>
        <w:ind w:firstLine="420"/>
        <w:rPr>
          <w:rFonts w:ascii="仿宋" w:hAnsi="仿宋" w:eastAsia="仿宋"/>
          <w:color w:val="00000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widowControl/>
        <w:spacing w:after="200" w:line="360" w:lineRule="auto"/>
        <w:jc w:val="left"/>
        <w:rPr>
          <w:rFonts w:ascii="仿宋" w:hAnsi="仿宋" w:eastAsia="仿宋" w:cs="仿宋"/>
          <w:b/>
          <w:color w:val="000000"/>
          <w:kern w:val="0"/>
          <w:sz w:val="24"/>
        </w:rPr>
      </w:pPr>
      <w:r>
        <w:rPr>
          <w:rFonts w:hint="eastAsia" w:ascii="仿宋" w:hAnsi="仿宋" w:eastAsia="仿宋" w:cs="仿宋"/>
          <w:b/>
          <w:color w:val="000000"/>
          <w:kern w:val="0"/>
          <w:sz w:val="24"/>
        </w:rPr>
        <w:t>（一）操作说明</w:t>
      </w:r>
    </w:p>
    <w:p>
      <w:pPr>
        <w:widowControl/>
        <w:spacing w:after="200" w:line="360" w:lineRule="auto"/>
        <w:jc w:val="left"/>
        <w:rPr>
          <w:rFonts w:ascii="仿宋" w:hAnsi="仿宋" w:eastAsia="仿宋" w:cs="仿宋"/>
          <w:bCs/>
          <w:color w:val="000000"/>
          <w:kern w:val="0"/>
          <w:sz w:val="24"/>
        </w:rPr>
      </w:pPr>
      <w:r>
        <w:rPr>
          <w:rFonts w:hint="eastAsia" w:ascii="仿宋" w:hAnsi="仿宋" w:eastAsia="仿宋" w:cs="仿宋"/>
          <w:bCs/>
          <w:color w:val="000000"/>
          <w:kern w:val="0"/>
          <w:sz w:val="24"/>
        </w:rPr>
        <w:t>1、用户在“选择指标”页面，选择所需的营销指标（可多选）。页面展示指标名称、指标口径。</w:t>
      </w:r>
    </w:p>
    <w:p>
      <w:pPr>
        <w:widowControl/>
        <w:spacing w:after="200" w:line="360" w:lineRule="auto"/>
        <w:jc w:val="left"/>
        <w:rPr>
          <w:rFonts w:ascii="仿宋" w:hAnsi="仿宋" w:eastAsia="仿宋" w:cs="仿宋"/>
          <w:bCs/>
          <w:color w:val="000000"/>
          <w:kern w:val="0"/>
          <w:sz w:val="24"/>
        </w:rPr>
      </w:pPr>
      <w:r>
        <w:rPr>
          <w:rFonts w:hint="eastAsia" w:ascii="仿宋" w:hAnsi="仿宋" w:eastAsia="仿宋" w:cs="仿宋"/>
          <w:bCs/>
          <w:color w:val="000000"/>
          <w:kern w:val="0"/>
          <w:sz w:val="24"/>
        </w:rPr>
        <w:t>2、点击“下一步”按钮时，系统需校验至少勾选一个指标；若未勾选，则提示“请至少选择一个营销指标”。</w:t>
      </w:r>
    </w:p>
    <w:p>
      <w:pPr>
        <w:widowControl/>
        <w:spacing w:after="200" w:line="360" w:lineRule="auto"/>
        <w:jc w:val="left"/>
        <w:rPr>
          <w:rFonts w:ascii="仿宋" w:hAnsi="仿宋" w:eastAsia="仿宋" w:cs="仿宋"/>
          <w:bCs/>
          <w:color w:val="000000"/>
          <w:kern w:val="0"/>
          <w:sz w:val="24"/>
        </w:rPr>
      </w:pPr>
      <w:r>
        <w:rPr>
          <w:rFonts w:hint="eastAsia" w:ascii="仿宋" w:hAnsi="仿宋" w:eastAsia="仿宋" w:cs="仿宋"/>
          <w:bCs/>
          <w:color w:val="000000"/>
          <w:kern w:val="0"/>
          <w:sz w:val="24"/>
        </w:rPr>
        <w:t>3、校验通过后，用户完成所选的营销指标配置，页面跳转至“完成”页面。</w:t>
      </w:r>
    </w:p>
    <w:p>
      <w:pPr>
        <w:widowControl/>
        <w:spacing w:after="200" w:line="360" w:lineRule="auto"/>
        <w:jc w:val="left"/>
        <w:rPr>
          <w:rFonts w:ascii="仿宋" w:hAnsi="仿宋" w:eastAsia="仿宋" w:cs="仿宋"/>
          <w:b/>
          <w:color w:val="000000"/>
          <w:kern w:val="0"/>
          <w:sz w:val="24"/>
        </w:rPr>
      </w:pPr>
      <w:r>
        <w:rPr>
          <w:rFonts w:hint="eastAsia" w:ascii="仿宋" w:hAnsi="仿宋" w:eastAsia="仿宋" w:cs="仿宋"/>
          <w:b/>
          <w:color w:val="000000"/>
          <w:kern w:val="0"/>
          <w:sz w:val="24"/>
        </w:rPr>
        <w:t>（二）规则与约束</w:t>
      </w:r>
    </w:p>
    <w:p>
      <w:pPr>
        <w:widowControl/>
        <w:spacing w:after="200" w:line="360" w:lineRule="auto"/>
        <w:jc w:val="left"/>
        <w:rPr>
          <w:rFonts w:ascii="仿宋" w:hAnsi="仿宋" w:eastAsia="仿宋" w:cs="仿宋"/>
          <w:bCs/>
          <w:color w:val="000000"/>
          <w:kern w:val="0"/>
          <w:sz w:val="24"/>
        </w:rPr>
      </w:pPr>
      <w:r>
        <w:rPr>
          <w:rFonts w:hint="eastAsia" w:ascii="仿宋" w:hAnsi="仿宋" w:eastAsia="仿宋" w:cs="仿宋"/>
          <w:bCs/>
          <w:color w:val="000000"/>
          <w:kern w:val="0"/>
          <w:sz w:val="24"/>
        </w:rPr>
        <w:t>1、指标查询应作用于树形指标列表，支持按名称过滤匹配结果。</w:t>
      </w:r>
    </w:p>
    <w:p>
      <w:pPr>
        <w:widowControl/>
        <w:spacing w:after="200" w:line="360" w:lineRule="auto"/>
        <w:jc w:val="left"/>
        <w:rPr>
          <w:rFonts w:ascii="仿宋" w:hAnsi="仿宋" w:eastAsia="仿宋" w:cs="仿宋"/>
          <w:bCs/>
          <w:color w:val="000000" w:themeColor="text1"/>
          <w:kern w:val="0"/>
          <w:sz w:val="24"/>
          <w14:textFill>
            <w14:solidFill>
              <w14:schemeClr w14:val="tx1"/>
            </w14:solidFill>
          </w14:textFill>
        </w:rPr>
      </w:pPr>
      <w:r>
        <w:rPr>
          <w:rFonts w:hint="eastAsia" w:ascii="仿宋" w:hAnsi="仿宋" w:eastAsia="仿宋" w:cs="仿宋"/>
          <w:bCs/>
          <w:color w:val="000000"/>
          <w:kern w:val="0"/>
          <w:sz w:val="24"/>
        </w:rPr>
        <w:t>2、</w:t>
      </w:r>
      <w:r>
        <w:rPr>
          <w:rFonts w:hint="eastAsia" w:ascii="仿宋" w:hAnsi="仿宋" w:eastAsia="仿宋" w:cs="仿宋"/>
          <w:bCs/>
          <w:color w:val="000000" w:themeColor="text1"/>
          <w:kern w:val="0"/>
          <w:sz w:val="24"/>
          <w14:textFill>
            <w14:solidFill>
              <w14:schemeClr w14:val="tx1"/>
            </w14:solidFill>
          </w14:textFill>
        </w:rPr>
        <w:t>指标分类数按客户、AUM、存款、理财、保险、贷款、银行卡、中收分类</w:t>
      </w:r>
    </w:p>
    <w:p>
      <w:pPr>
        <w:widowControl/>
        <w:spacing w:after="200" w:line="360" w:lineRule="auto"/>
        <w:jc w:val="left"/>
        <w:rPr>
          <w:rStyle w:val="155"/>
          <w:rFonts w:ascii="仿宋" w:hAnsi="仿宋" w:eastAsia="仿宋"/>
        </w:rPr>
      </w:pPr>
      <w:r>
        <w:rPr>
          <w:rFonts w:hint="eastAsia" w:ascii="仿宋" w:hAnsi="仿宋" w:eastAsia="仿宋" w:cs="仿宋"/>
          <w:bCs/>
          <w:color w:val="000000"/>
          <w:kern w:val="0"/>
          <w:sz w:val="24"/>
        </w:rPr>
        <w:t>3、</w:t>
      </w:r>
      <w:commentRangeStart w:id="13"/>
      <w:r>
        <w:rPr>
          <w:rFonts w:hint="eastAsia" w:ascii="仿宋" w:hAnsi="仿宋" w:eastAsia="仿宋" w:cs="仿宋"/>
          <w:bCs/>
          <w:color w:val="FF0000"/>
          <w:kern w:val="0"/>
          <w:sz w:val="24"/>
        </w:rPr>
        <w:t>指标清单：</w:t>
      </w:r>
      <w:commentRangeEnd w:id="13"/>
      <w:r>
        <w:rPr>
          <w:rStyle w:val="155"/>
          <w:rFonts w:ascii="仿宋" w:hAnsi="仿宋" w:eastAsia="仿宋"/>
        </w:rPr>
        <w:commentReference w:id="13"/>
      </w:r>
    </w:p>
    <w:tbl>
      <w:tblPr>
        <w:tblStyle w:val="50"/>
        <w:tblW w:w="9060" w:type="dxa"/>
        <w:tblInd w:w="0" w:type="dxa"/>
        <w:tblLayout w:type="fixed"/>
        <w:tblCellMar>
          <w:top w:w="0" w:type="dxa"/>
          <w:left w:w="108" w:type="dxa"/>
          <w:bottom w:w="0" w:type="dxa"/>
          <w:right w:w="108" w:type="dxa"/>
        </w:tblCellMar>
      </w:tblPr>
      <w:tblGrid>
        <w:gridCol w:w="817"/>
        <w:gridCol w:w="2410"/>
        <w:gridCol w:w="991"/>
        <w:gridCol w:w="4842"/>
      </w:tblGrid>
      <w:tr>
        <w:tblPrEx>
          <w:tblLayout w:type="fixed"/>
          <w:tblCellMar>
            <w:top w:w="0" w:type="dxa"/>
            <w:left w:w="108" w:type="dxa"/>
            <w:bottom w:w="0" w:type="dxa"/>
            <w:right w:w="108" w:type="dxa"/>
          </w:tblCellMar>
        </w:tblPrEx>
        <w:trPr>
          <w:trHeight w:val="740" w:hRule="atLeast"/>
        </w:trPr>
        <w:tc>
          <w:tcPr>
            <w:tcW w:w="81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spacing w:line="360" w:lineRule="auto"/>
              <w:rPr>
                <w:rFonts w:ascii="仿宋" w:hAnsi="仿宋" w:eastAsia="仿宋"/>
                <w:b/>
                <w:color w:val="000000"/>
                <w:sz w:val="24"/>
                <w:szCs w:val="24"/>
              </w:rPr>
            </w:pPr>
            <w:r>
              <w:rPr>
                <w:rFonts w:hint="eastAsia" w:ascii="仿宋" w:hAnsi="仿宋" w:eastAsia="仿宋"/>
                <w:b/>
                <w:color w:val="000000"/>
                <w:sz w:val="24"/>
                <w:szCs w:val="24"/>
              </w:rPr>
              <w:t>序号</w:t>
            </w:r>
          </w:p>
        </w:tc>
        <w:tc>
          <w:tcPr>
            <w:tcW w:w="24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360" w:lineRule="auto"/>
              <w:rPr>
                <w:rFonts w:hint="eastAsia" w:ascii="仿宋" w:hAnsi="仿宋" w:eastAsia="仿宋"/>
                <w:b/>
                <w:color w:val="000000"/>
                <w:sz w:val="24"/>
                <w:szCs w:val="24"/>
              </w:rPr>
            </w:pPr>
            <w:r>
              <w:rPr>
                <w:rFonts w:hint="eastAsia" w:ascii="仿宋" w:hAnsi="仿宋" w:eastAsia="仿宋"/>
                <w:b/>
                <w:color w:val="000000"/>
                <w:sz w:val="24"/>
                <w:szCs w:val="24"/>
              </w:rPr>
              <w:t>指标名称</w:t>
            </w:r>
          </w:p>
        </w:tc>
        <w:tc>
          <w:tcPr>
            <w:tcW w:w="99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360" w:lineRule="auto"/>
              <w:rPr>
                <w:rFonts w:hint="eastAsia" w:ascii="仿宋" w:hAnsi="仿宋" w:eastAsia="仿宋"/>
                <w:b/>
                <w:color w:val="000000"/>
                <w:sz w:val="24"/>
                <w:szCs w:val="24"/>
              </w:rPr>
            </w:pPr>
            <w:r>
              <w:rPr>
                <w:rFonts w:hint="eastAsia" w:ascii="仿宋" w:hAnsi="仿宋" w:eastAsia="仿宋"/>
                <w:b/>
                <w:color w:val="000000"/>
                <w:sz w:val="24"/>
                <w:szCs w:val="24"/>
              </w:rPr>
              <w:t>分类</w:t>
            </w:r>
          </w:p>
        </w:tc>
        <w:tc>
          <w:tcPr>
            <w:tcW w:w="48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360" w:lineRule="auto"/>
              <w:rPr>
                <w:rFonts w:hint="eastAsia" w:ascii="仿宋" w:hAnsi="仿宋" w:eastAsia="仿宋"/>
                <w:b/>
                <w:color w:val="000000"/>
                <w:sz w:val="24"/>
                <w:szCs w:val="24"/>
              </w:rPr>
            </w:pPr>
            <w:r>
              <w:rPr>
                <w:rFonts w:hint="eastAsia" w:ascii="仿宋" w:hAnsi="仿宋" w:eastAsia="仿宋"/>
                <w:b/>
                <w:color w:val="000000"/>
                <w:sz w:val="24"/>
                <w:szCs w:val="24"/>
              </w:rPr>
              <w:t>业务口径</w:t>
            </w:r>
          </w:p>
        </w:tc>
      </w:tr>
      <w:tr>
        <w:tblPrEx>
          <w:tblLayout w:type="fixed"/>
          <w:tblCellMar>
            <w:top w:w="0" w:type="dxa"/>
            <w:left w:w="108" w:type="dxa"/>
            <w:bottom w:w="0" w:type="dxa"/>
            <w:right w:w="108" w:type="dxa"/>
          </w:tblCellMar>
        </w:tblPrEx>
        <w:trPr>
          <w:trHeight w:val="620" w:hRule="atLeast"/>
        </w:trPr>
        <w:tc>
          <w:tcPr>
            <w:tcW w:w="817"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w:t>
            </w:r>
          </w:p>
        </w:tc>
        <w:tc>
          <w:tcPr>
            <w:tcW w:w="2410" w:type="dxa"/>
            <w:tcBorders>
              <w:top w:val="single" w:color="auto" w:sz="4" w:space="0"/>
              <w:left w:val="nil"/>
              <w:bottom w:val="single" w:color="auto" w:sz="4" w:space="0"/>
              <w:right w:val="single" w:color="auto" w:sz="4" w:space="0"/>
            </w:tcBorders>
            <w:shd w:val="clear" w:color="auto" w:fill="auto"/>
            <w:noWrap/>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储蓄存款余额较年初</w:t>
            </w:r>
          </w:p>
        </w:tc>
        <w:tc>
          <w:tcPr>
            <w:tcW w:w="991" w:type="dxa"/>
            <w:tcBorders>
              <w:top w:val="single" w:color="auto" w:sz="4" w:space="0"/>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842" w:type="dxa"/>
            <w:tcBorders>
              <w:top w:val="single" w:color="auto" w:sz="4" w:space="0"/>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FFFFFF"/>
                <w:kern w:val="0"/>
                <w:sz w:val="24"/>
                <w:szCs w:val="24"/>
              </w:rPr>
            </w:pPr>
            <w:r>
              <w:rPr>
                <w:rFonts w:hint="eastAsia" w:ascii="仿宋" w:hAnsi="仿宋" w:eastAsia="仿宋" w:cs="宋体"/>
                <w:color w:val="000000"/>
                <w:kern w:val="0"/>
                <w:sz w:val="24"/>
                <w:szCs w:val="24"/>
              </w:rPr>
              <w:t>储蓄存款余额（包括个人活期存款、个人定期存款、个人通知存款）较年初的增量</w:t>
            </w:r>
          </w:p>
        </w:tc>
      </w:tr>
      <w:tr>
        <w:tblPrEx>
          <w:tblLayout w:type="fixed"/>
          <w:tblCellMar>
            <w:top w:w="0" w:type="dxa"/>
            <w:left w:w="108" w:type="dxa"/>
            <w:bottom w:w="0" w:type="dxa"/>
            <w:right w:w="108" w:type="dxa"/>
          </w:tblCellMar>
        </w:tblPrEx>
        <w:trPr>
          <w:trHeight w:val="6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w:t>
            </w:r>
          </w:p>
        </w:tc>
        <w:tc>
          <w:tcPr>
            <w:tcW w:w="2410"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储蓄存款余额较基数</w:t>
            </w:r>
          </w:p>
        </w:tc>
        <w:tc>
          <w:tcPr>
            <w:tcW w:w="991"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　</w:t>
            </w:r>
            <w:r>
              <w:rPr>
                <w:rFonts w:hint="eastAsia" w:ascii="仿宋" w:hAnsi="仿宋" w:eastAsia="仿宋" w:cs="宋体"/>
                <w:b/>
                <w:bCs/>
                <w:color w:val="FF0000"/>
                <w:kern w:val="0"/>
                <w:sz w:val="24"/>
                <w:szCs w:val="24"/>
              </w:rPr>
              <w:t>待定-待提供Excel模板导入</w:t>
            </w:r>
          </w:p>
        </w:tc>
      </w:tr>
      <w:tr>
        <w:tblPrEx>
          <w:tblLayout w:type="fixed"/>
          <w:tblCellMar>
            <w:top w:w="0" w:type="dxa"/>
            <w:left w:w="108" w:type="dxa"/>
            <w:bottom w:w="0" w:type="dxa"/>
            <w:right w:w="108" w:type="dxa"/>
          </w:tblCellMar>
        </w:tblPrEx>
        <w:trPr>
          <w:trHeight w:val="6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3</w:t>
            </w:r>
          </w:p>
        </w:tc>
        <w:tc>
          <w:tcPr>
            <w:tcW w:w="2410"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储蓄存款余额较上月</w:t>
            </w:r>
          </w:p>
        </w:tc>
        <w:tc>
          <w:tcPr>
            <w:tcW w:w="991"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color w:val="000000"/>
                <w:kern w:val="0"/>
                <w:sz w:val="24"/>
                <w:szCs w:val="24"/>
              </w:rPr>
              <w:t>储蓄存款余额（包括个人活期存款、个人定期存款、个人通知存款）较上月的增量</w:t>
            </w:r>
          </w:p>
        </w:tc>
      </w:tr>
      <w:tr>
        <w:tblPrEx>
          <w:tblLayout w:type="fixed"/>
          <w:tblCellMar>
            <w:top w:w="0" w:type="dxa"/>
            <w:left w:w="108" w:type="dxa"/>
            <w:bottom w:w="0" w:type="dxa"/>
            <w:right w:w="108" w:type="dxa"/>
          </w:tblCellMar>
        </w:tblPrEx>
        <w:trPr>
          <w:trHeight w:val="6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4</w:t>
            </w:r>
          </w:p>
        </w:tc>
        <w:tc>
          <w:tcPr>
            <w:tcW w:w="2410"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储蓄存款余额较上季</w:t>
            </w:r>
          </w:p>
        </w:tc>
        <w:tc>
          <w:tcPr>
            <w:tcW w:w="991"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color w:val="000000"/>
                <w:kern w:val="0"/>
                <w:sz w:val="24"/>
                <w:szCs w:val="24"/>
              </w:rPr>
              <w:t>储蓄存款余额（包括个人活期存款、个人定期存款、个人通知存款）较上季的增量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5</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储蓄存款年日均净增额</w:t>
            </w:r>
          </w:p>
        </w:tc>
        <w:tc>
          <w:tcPr>
            <w:tcW w:w="991"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储蓄存款年日均指考核期每日储蓄存款余额之和除以考核天数。储蓄存款包括个人活期存款、个人定期存款、个人通知存款等。</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6</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储蓄存款月日均净增额</w:t>
            </w:r>
          </w:p>
        </w:tc>
        <w:tc>
          <w:tcPr>
            <w:tcW w:w="991"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同上</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7</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财富及以上层级客户数增量</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CRM评级为财富及以上层级的客户考核期内的增量.</w:t>
            </w:r>
            <w:r>
              <w:rPr>
                <w:rFonts w:hint="eastAsia" w:ascii="仿宋" w:hAnsi="仿宋" w:eastAsia="仿宋" w:cs="宋体"/>
                <w:b/>
                <w:bCs/>
                <w:color w:val="000000"/>
                <w:kern w:val="0"/>
                <w:sz w:val="24"/>
                <w:szCs w:val="24"/>
              </w:rPr>
              <w:t>数据源为CRM</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8</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贵宾及以上层级客户数增量</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CRM评级为贵宾及以上层级的客户考核期内的增量.</w:t>
            </w:r>
            <w:r>
              <w:rPr>
                <w:rFonts w:hint="eastAsia" w:ascii="仿宋" w:hAnsi="仿宋" w:eastAsia="仿宋" w:cs="宋体"/>
                <w:b/>
                <w:bCs/>
                <w:color w:val="000000"/>
                <w:kern w:val="0"/>
                <w:sz w:val="24"/>
                <w:szCs w:val="24"/>
              </w:rPr>
              <w:t>数据源为CRM</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9</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私行及以上层级客户数增量</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CRM评级为私行及以上层级的客户考核期内的增量.</w:t>
            </w:r>
            <w:r>
              <w:rPr>
                <w:rFonts w:hint="eastAsia" w:ascii="仿宋" w:hAnsi="仿宋" w:eastAsia="仿宋" w:cs="宋体"/>
                <w:b/>
                <w:bCs/>
                <w:color w:val="000000"/>
                <w:kern w:val="0"/>
                <w:sz w:val="24"/>
                <w:szCs w:val="24"/>
              </w:rPr>
              <w:t>数据源为CRM</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10</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个人理财产品年日均净增额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理财系统</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11</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个人理财产品月日均净增额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理财系统</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12</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个人理财产品销量净增额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理财系统</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13</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个人代销理财产品年日均净增额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理财系统</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14</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个人代销理财产品月日均净增额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理财系统</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15</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个人代销理财产品销量净增额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理财系统</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16</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代销保险保费净增额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保险</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计算首期保费，并剔除同一保单已退保的情况，中间业务平台</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17</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个人贷款净增额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贷款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个人贷款包含零售银行部管理的所有贷款，不包含普惠贷款，不包含微粒贷和美团联合贷款。</w:t>
            </w:r>
            <w:r>
              <w:rPr>
                <w:rFonts w:hint="eastAsia" w:ascii="仿宋" w:hAnsi="仿宋" w:eastAsia="仿宋" w:cs="宋体"/>
                <w:b/>
                <w:bCs/>
                <w:kern w:val="0"/>
                <w:sz w:val="24"/>
                <w:szCs w:val="24"/>
              </w:rPr>
              <w:t>信贷系统</w:t>
            </w:r>
          </w:p>
        </w:tc>
      </w:tr>
      <w:tr>
        <w:tblPrEx>
          <w:tblLayout w:type="fixed"/>
          <w:tblCellMar>
            <w:top w:w="0" w:type="dxa"/>
            <w:left w:w="108" w:type="dxa"/>
            <w:bottom w:w="0" w:type="dxa"/>
            <w:right w:w="108" w:type="dxa"/>
          </w:tblCellMar>
        </w:tblPrEx>
        <w:trPr>
          <w:trHeight w:val="124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18</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临界客户净增</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noWrap/>
            <w:vAlign w:val="center"/>
          </w:tcPr>
          <w:p>
            <w:pPr>
              <w:widowControl/>
              <w:spacing w:after="0" w:line="240" w:lineRule="auto"/>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按上月金融资产月日均等级判断各层级客户数，[4.5，5万）为临界优质，[27，30万）为临界财富1，[45，50万）为临界财富2，[90，100万）为临界贵宾，[270，300万）为临界私行，考核期内临界客户的增量。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19</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代发薪客户净增</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考核期内以CRM标签中代发口径的客户增量。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20</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新客交叉销售</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交叉销售指各分支机构新客（CRM系统标签），同时持有手机银行（考核时点状态正常）、储蓄存款（考核时点活期+定期余额不低于100元）和理财、个人贷款任意两个产品的客户。</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21</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代销业务收入</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中收</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个人代销业务产生的中间业务收入，包括保险代销、贵金属代销和理财代销。</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22</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个贷新形成不良贷款率</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贷款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考核期内新形成不良贷款指考核期初为正常大类个人贷款（正常类和关注类），在考核期末风险分类为不良的贷款和当年新形成不良的贷款余额。</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23</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手机银行活跃客户数</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手机银行</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当年个人手机银行登陆活跃客户数。</w:t>
            </w:r>
          </w:p>
        </w:tc>
      </w:tr>
      <w:tr>
        <w:tblPrEx>
          <w:tblLayout w:type="fixed"/>
          <w:tblCellMar>
            <w:top w:w="0" w:type="dxa"/>
            <w:left w:w="108" w:type="dxa"/>
            <w:bottom w:w="0" w:type="dxa"/>
            <w:right w:w="108" w:type="dxa"/>
          </w:tblCellMar>
        </w:tblPrEx>
        <w:trPr>
          <w:trHeight w:val="198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24</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支付结算年度价值商户数</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价值商户判断条件包含【客户资产指标】和【商户自身交易量指标】，同时满足两项指标判定为是价值商户，其中商户自身交易量指标指目标客群名下所有商户自身交易量汇总。客户资产达标指标包含【客户资产AUM当月月日均】、【活期存款当月月日均】，满足任意一项指标判定条件为达标。针对小微商户AUM当月月日均超过2万元（含）、活期存款当月月日均超过1万元（含）；针对个体商户AUM当月月日均超过5万元（含）、活期存款当月月日均超过2.5万元（含）。商户自身交易量达标指标：近30天（含）条码收单【交易笔数】超过10笔（含）且【金额总额】超过100元（含）的商户。</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25</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二维码收款个人活跃商户结算存款留存率</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年累计交易金额达到500元的商户，年累计交易金额转为日均存量的比例。资金留存率=个人活跃商户年日均存款/个人活跃商户年累计交易量。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26</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二维码收款个人活跃商户AUM留存率</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AUM</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年累计交易金额达到500元的商户，年累计交易金额转为日均存量的比例。资金留存率=个人活跃商户年日均AUM/个人活跃商户年累计交易量。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27</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新增客户数</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考核期内，我行新增客户号数量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28</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借记卡新开净增量</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银行卡</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考核期内，我行一类户二类户开卡量（实体卡）</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29</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银行卡三方支付绑卡</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银行卡</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我行银行卡首次绑定微信支付、支付宝、云闪付等三方支付的数量（按发卡机构计算任务完成数）。</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30</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银行卡三方支付绑卡率</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银行卡</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本年新增持卡客户且年龄70岁以下的的三方支付绑定率</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31</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活跃卡数</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银行卡</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近 180 天内该卡号所属根卡下任意卡片有发生消费、取现、还款等主动动账交易的有效卡片数量。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32</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手机银行客户数新增个人客户数、交易金额、交易笔数</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手机银行</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kern w:val="0"/>
                <w:sz w:val="24"/>
                <w:szCs w:val="24"/>
              </w:rPr>
            </w:pPr>
            <w:r>
              <w:rPr>
                <w:rFonts w:hint="eastAsia" w:ascii="仿宋" w:hAnsi="仿宋" w:eastAsia="仿宋" w:cs="宋体"/>
                <w:b/>
                <w:bCs/>
                <w:kern w:val="0"/>
                <w:sz w:val="24"/>
                <w:szCs w:val="24"/>
              </w:rPr>
              <w:t>综合报表平台</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33</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一码付收款户数、新增商户数、交易金额、交易笔数</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kern w:val="0"/>
                <w:sz w:val="24"/>
                <w:szCs w:val="24"/>
              </w:rPr>
            </w:pPr>
            <w:r>
              <w:rPr>
                <w:rFonts w:hint="eastAsia" w:ascii="仿宋" w:hAnsi="仿宋" w:eastAsia="仿宋" w:cs="宋体"/>
                <w:b/>
                <w:bCs/>
                <w:kern w:val="0"/>
                <w:sz w:val="24"/>
                <w:szCs w:val="24"/>
              </w:rPr>
              <w:t>综合报表平台</w:t>
            </w:r>
          </w:p>
        </w:tc>
      </w:tr>
    </w:tbl>
    <w:p>
      <w:pPr>
        <w:widowControl/>
        <w:spacing w:after="200" w:line="360" w:lineRule="auto"/>
        <w:jc w:val="left"/>
        <w:rPr>
          <w:rFonts w:hint="eastAsia" w:ascii="仿宋" w:hAnsi="仿宋" w:eastAsia="仿宋" w:cs="仿宋"/>
          <w:bCs/>
          <w:color w:val="000000"/>
          <w:kern w:val="0"/>
          <w:sz w:val="24"/>
        </w:rPr>
      </w:pPr>
    </w:p>
    <w:p>
      <w:pPr>
        <w:widowControl/>
        <w:spacing w:after="200" w:line="360" w:lineRule="auto"/>
        <w:jc w:val="left"/>
        <w:rPr>
          <w:rFonts w:ascii="仿宋" w:hAnsi="仿宋" w:eastAsia="仿宋" w:cs="仿宋"/>
          <w:bCs/>
          <w:color w:val="000000" w:themeColor="text1"/>
          <w:kern w:val="0"/>
          <w:sz w:val="24"/>
          <w14:textFill>
            <w14:solidFill>
              <w14:schemeClr w14:val="tx1"/>
            </w14:solidFill>
          </w14:textFill>
        </w:rPr>
      </w:pPr>
      <w:r>
        <w:rPr>
          <w:rFonts w:hint="eastAsia" w:ascii="仿宋" w:hAnsi="仿宋" w:eastAsia="仿宋" w:cs="仿宋"/>
          <w:bCs/>
          <w:color w:val="000000"/>
          <w:kern w:val="0"/>
          <w:sz w:val="24"/>
        </w:rPr>
        <w:t>4、</w:t>
      </w:r>
      <w:r>
        <w:rPr>
          <w:rFonts w:hint="eastAsia" w:ascii="仿宋" w:hAnsi="仿宋" w:eastAsia="仿宋" w:cs="仿宋"/>
          <w:bCs/>
          <w:color w:val="000000" w:themeColor="text1"/>
          <w:kern w:val="0"/>
          <w:sz w:val="24"/>
          <w14:textFill>
            <w14:solidFill>
              <w14:schemeClr w14:val="tx1"/>
            </w14:solidFill>
          </w14:textFill>
        </w:rPr>
        <w:t>活动类型为“综合方案”、“价值提升”时，需要选择活动关联的指标，活动类型为“客户维系”时，不需要选择活动关联的指标，直接跳过指标选择步骤。</w:t>
      </w:r>
    </w:p>
    <w:p>
      <w:pPr>
        <w:widowControl/>
        <w:spacing w:after="200" w:line="360" w:lineRule="auto"/>
        <w:jc w:val="left"/>
        <w:rPr>
          <w:rFonts w:ascii="仿宋" w:hAnsi="仿宋" w:eastAsia="仿宋" w:cs="仿宋"/>
          <w:b/>
          <w:color w:val="000000"/>
          <w:kern w:val="0"/>
          <w:sz w:val="24"/>
        </w:rPr>
      </w:pPr>
      <w:r>
        <w:rPr>
          <w:rFonts w:hint="eastAsia" w:ascii="仿宋" w:hAnsi="仿宋" w:eastAsia="仿宋" w:cs="仿宋"/>
          <w:b/>
          <w:color w:val="000000"/>
          <w:kern w:val="0"/>
          <w:sz w:val="24"/>
        </w:rPr>
        <w:t>（三）权限说明</w:t>
      </w:r>
    </w:p>
    <w:p>
      <w:pPr>
        <w:widowControl/>
        <w:spacing w:after="200" w:line="360" w:lineRule="auto"/>
        <w:jc w:val="left"/>
        <w:rPr>
          <w:rFonts w:ascii="仿宋" w:hAnsi="仿宋" w:eastAsia="仿宋" w:cs="仿宋"/>
          <w:bCs/>
          <w:color w:val="000000"/>
          <w:kern w:val="0"/>
          <w:sz w:val="24"/>
        </w:rPr>
      </w:pPr>
      <w:r>
        <w:rPr>
          <w:rFonts w:hint="eastAsia" w:ascii="仿宋" w:hAnsi="仿宋" w:eastAsia="仿宋"/>
          <w:color w:val="000000"/>
          <w:sz w:val="24"/>
          <w:szCs w:val="24"/>
        </w:rPr>
        <w:t>同</w:t>
      </w:r>
      <w:r>
        <w:rPr>
          <w:rFonts w:hint="eastAsia" w:ascii="仿宋" w:hAnsi="仿宋" w:eastAsia="仿宋"/>
          <w:i/>
          <w:iCs/>
          <w:color w:val="000000"/>
          <w:sz w:val="24"/>
          <w:szCs w:val="24"/>
        </w:rPr>
        <w:t>营销活动管理-新增（1设置基础信息）章节</w:t>
      </w:r>
      <w:r>
        <w:rPr>
          <w:rFonts w:hint="eastAsia" w:ascii="仿宋" w:hAnsi="仿宋" w:eastAsia="仿宋"/>
          <w:color w:val="000000"/>
          <w:sz w:val="24"/>
          <w:szCs w:val="24"/>
        </w:rPr>
        <w:t>的权限说明</w:t>
      </w:r>
      <w:r>
        <w:rPr>
          <w:rFonts w:hint="eastAsia" w:ascii="仿宋" w:hAnsi="仿宋" w:eastAsia="仿宋" w:cs="仿宋"/>
          <w:bCs/>
          <w:color w:val="000000"/>
          <w:kern w:val="0"/>
          <w:sz w:val="24"/>
        </w:rPr>
        <w:t>。</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widowControl/>
        <w:numPr>
          <w:ilvl w:val="255"/>
          <w:numId w:val="0"/>
        </w:numPr>
        <w:spacing w:after="200" w:line="360" w:lineRule="auto"/>
        <w:jc w:val="left"/>
        <w:rPr>
          <w:rFonts w:ascii="仿宋" w:hAnsi="仿宋" w:eastAsia="仿宋" w:cs="仿宋"/>
          <w:color w:val="000000"/>
          <w:kern w:val="0"/>
          <w:sz w:val="24"/>
        </w:rPr>
      </w:pPr>
      <w:r>
        <w:rPr>
          <w:rFonts w:hint="eastAsia" w:ascii="仿宋" w:hAnsi="仿宋" w:eastAsia="仿宋" w:cs="仿宋"/>
          <w:bCs/>
          <w:color w:val="000000"/>
          <w:kern w:val="0"/>
          <w:sz w:val="24"/>
        </w:rPr>
        <w:t>用户完成营销指标配置，页面跳转至“完成”页面</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营销活动管理-新增（5.完成页）</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支持用户在该页面对创建的营销活动进行保存。</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widowControl/>
        <w:spacing w:after="200" w:line="360" w:lineRule="auto"/>
        <w:jc w:val="left"/>
        <w:rPr>
          <w:rFonts w:ascii="仿宋" w:hAnsi="仿宋" w:eastAsia="仿宋"/>
          <w:b/>
          <w:bCs/>
          <w:color w:val="000000"/>
          <w:sz w:val="24"/>
        </w:rPr>
      </w:pPr>
      <w:r>
        <w:rPr>
          <w:rFonts w:hint="eastAsia" w:ascii="仿宋" w:hAnsi="仿宋" w:eastAsia="仿宋"/>
          <w:b/>
          <w:bCs/>
          <w:color w:val="000000"/>
          <w:sz w:val="24"/>
        </w:rPr>
        <w:t>（一）操作说明</w:t>
      </w:r>
    </w:p>
    <w:p>
      <w:pPr>
        <w:widowControl/>
        <w:spacing w:after="200" w:line="360" w:lineRule="auto"/>
        <w:jc w:val="left"/>
        <w:rPr>
          <w:rFonts w:ascii="仿宋" w:hAnsi="仿宋" w:eastAsia="仿宋"/>
          <w:color w:val="000000"/>
          <w:sz w:val="24"/>
        </w:rPr>
      </w:pPr>
      <w:r>
        <w:rPr>
          <w:rFonts w:hint="eastAsia" w:ascii="仿宋" w:hAnsi="仿宋" w:eastAsia="仿宋"/>
          <w:color w:val="000000"/>
          <w:sz w:val="24"/>
        </w:rPr>
        <w:t>1、“完成”页面展示提示语：营销活动信息已录入完成（提供一张活动录入完成的图片）。</w:t>
      </w:r>
    </w:p>
    <w:p>
      <w:pPr>
        <w:widowControl/>
        <w:spacing w:after="200" w:line="360" w:lineRule="auto"/>
        <w:jc w:val="left"/>
        <w:rPr>
          <w:rFonts w:ascii="仿宋" w:hAnsi="仿宋" w:eastAsia="仿宋"/>
          <w:color w:val="000000"/>
          <w:sz w:val="24"/>
        </w:rPr>
      </w:pPr>
      <w:r>
        <w:rPr>
          <w:rFonts w:hint="eastAsia" w:ascii="仿宋" w:hAnsi="仿宋" w:eastAsia="仿宋"/>
          <w:color w:val="000000"/>
          <w:sz w:val="24"/>
        </w:rPr>
        <w:t>2、用户在完成页点击“保存”按钮，返回营销活动列表并刷新数据，需进行保存成功提示，提示文案：“保存成功！”。</w:t>
      </w:r>
    </w:p>
    <w:p>
      <w:pPr>
        <w:widowControl/>
        <w:spacing w:after="200" w:line="360" w:lineRule="auto"/>
        <w:jc w:val="left"/>
        <w:rPr>
          <w:rFonts w:ascii="仿宋" w:hAnsi="仿宋" w:eastAsia="仿宋"/>
          <w:b/>
          <w:bCs/>
          <w:color w:val="000000"/>
          <w:sz w:val="24"/>
        </w:rPr>
      </w:pPr>
      <w:r>
        <w:rPr>
          <w:rFonts w:hint="eastAsia" w:ascii="仿宋" w:hAnsi="仿宋" w:eastAsia="仿宋"/>
          <w:b/>
          <w:bCs/>
          <w:color w:val="000000"/>
          <w:sz w:val="24"/>
        </w:rPr>
        <w:t>（二）规则与约束</w:t>
      </w:r>
    </w:p>
    <w:p>
      <w:pPr>
        <w:widowControl/>
        <w:spacing w:after="200" w:line="360" w:lineRule="auto"/>
        <w:jc w:val="left"/>
        <w:rPr>
          <w:rFonts w:ascii="仿宋" w:hAnsi="仿宋" w:eastAsia="仿宋"/>
          <w:color w:val="000000"/>
          <w:sz w:val="24"/>
        </w:rPr>
      </w:pPr>
      <w:r>
        <w:rPr>
          <w:rFonts w:hint="eastAsia" w:ascii="仿宋" w:hAnsi="仿宋" w:eastAsia="仿宋"/>
          <w:color w:val="000000"/>
          <w:sz w:val="24"/>
        </w:rPr>
        <w:t>略</w:t>
      </w:r>
    </w:p>
    <w:p>
      <w:pPr>
        <w:widowControl/>
        <w:spacing w:after="200" w:line="360" w:lineRule="auto"/>
        <w:jc w:val="left"/>
        <w:rPr>
          <w:rFonts w:ascii="仿宋" w:hAnsi="仿宋" w:eastAsia="仿宋"/>
          <w:b/>
          <w:bCs/>
          <w:color w:val="000000"/>
          <w:sz w:val="24"/>
        </w:rPr>
      </w:pPr>
      <w:r>
        <w:rPr>
          <w:rFonts w:hint="eastAsia" w:ascii="仿宋" w:hAnsi="仿宋" w:eastAsia="仿宋"/>
          <w:b/>
          <w:bCs/>
          <w:color w:val="000000"/>
          <w:sz w:val="24"/>
        </w:rPr>
        <w:t>（三）权限说明</w:t>
      </w:r>
    </w:p>
    <w:p>
      <w:pPr>
        <w:widowControl/>
        <w:spacing w:after="200" w:line="360" w:lineRule="auto"/>
        <w:jc w:val="left"/>
        <w:rPr>
          <w:rFonts w:ascii="仿宋" w:hAnsi="仿宋" w:eastAsia="仿宋"/>
          <w:color w:val="000000"/>
          <w:sz w:val="24"/>
        </w:rPr>
      </w:pPr>
      <w:r>
        <w:rPr>
          <w:rFonts w:hint="eastAsia" w:ascii="仿宋" w:hAnsi="仿宋" w:eastAsia="仿宋"/>
          <w:color w:val="000000"/>
          <w:sz w:val="24"/>
        </w:rPr>
        <w:t>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widowControl/>
        <w:spacing w:after="200" w:line="360" w:lineRule="auto"/>
        <w:jc w:val="left"/>
        <w:rPr>
          <w:rFonts w:ascii="仿宋" w:hAnsi="仿宋" w:eastAsia="仿宋" w:cs="仿宋"/>
          <w:color w:val="000000"/>
          <w:kern w:val="0"/>
          <w:sz w:val="24"/>
        </w:rPr>
      </w:pPr>
      <w:r>
        <w:rPr>
          <w:rFonts w:hint="eastAsia" w:ascii="仿宋" w:hAnsi="仿宋" w:eastAsia="仿宋" w:cs="仿宋"/>
          <w:bCs/>
          <w:color w:val="000000"/>
          <w:kern w:val="0"/>
          <w:sz w:val="24"/>
        </w:rPr>
        <w:t>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营销活动管理-编辑</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支持用户选择目标活动后，进行营销活动编辑，对可编辑信息进行修改。</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输入</w:t>
      </w:r>
    </w:p>
    <w:p>
      <w:pPr>
        <w:spacing w:line="360" w:lineRule="auto"/>
        <w:rPr>
          <w:rFonts w:ascii="仿宋" w:hAnsi="仿宋" w:eastAsia="仿宋"/>
          <w:color w:val="000000"/>
          <w:sz w:val="24"/>
        </w:rPr>
      </w:pPr>
      <w:r>
        <w:rPr>
          <w:rFonts w:hint="eastAsia" w:ascii="仿宋" w:hAnsi="仿宋" w:eastAsia="仿宋"/>
          <w:color w:val="000000"/>
          <w:sz w:val="24"/>
        </w:rPr>
        <w:t>编辑页面的输入项与新增页面的输入项一致，</w:t>
      </w:r>
      <w:r>
        <w:rPr>
          <w:rFonts w:hint="eastAsia" w:ascii="仿宋" w:hAnsi="仿宋" w:eastAsia="仿宋"/>
          <w:i/>
          <w:iCs/>
          <w:color w:val="000000"/>
          <w:sz w:val="24"/>
        </w:rPr>
        <w:t>详见：营销活动管理-新增章节</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numPr>
          <w:ilvl w:val="255"/>
          <w:numId w:val="0"/>
        </w:numPr>
        <w:spacing w:line="360" w:lineRule="auto"/>
        <w:rPr>
          <w:rFonts w:ascii="仿宋" w:hAnsi="仿宋" w:eastAsia="仿宋"/>
          <w:b/>
          <w:bCs/>
          <w:color w:val="000000"/>
          <w:sz w:val="24"/>
        </w:rPr>
      </w:pPr>
      <w:r>
        <w:rPr>
          <w:rFonts w:hint="eastAsia" w:ascii="仿宋" w:hAnsi="仿宋" w:eastAsia="仿宋"/>
          <w:b/>
          <w:bCs/>
          <w:color w:val="000000"/>
          <w:sz w:val="24"/>
        </w:rPr>
        <w:t>（一）操作说明</w:t>
      </w:r>
    </w:p>
    <w:p>
      <w:pPr>
        <w:numPr>
          <w:ilvl w:val="255"/>
          <w:numId w:val="0"/>
        </w:numPr>
        <w:spacing w:line="360" w:lineRule="auto"/>
        <w:rPr>
          <w:rFonts w:ascii="仿宋" w:hAnsi="仿宋" w:eastAsia="仿宋"/>
          <w:color w:val="000000"/>
          <w:sz w:val="24"/>
        </w:rPr>
      </w:pPr>
      <w:r>
        <w:rPr>
          <w:rFonts w:hint="eastAsia" w:ascii="仿宋" w:hAnsi="仿宋" w:eastAsia="仿宋"/>
          <w:color w:val="000000"/>
          <w:sz w:val="24"/>
        </w:rPr>
        <w:t>1、 用户可在营销活动页面，列表行内操作按钮区，点击“编辑”按钮，从右侧抽屉式弹出编辑页面。</w:t>
      </w:r>
    </w:p>
    <w:p>
      <w:pPr>
        <w:numPr>
          <w:ilvl w:val="255"/>
          <w:numId w:val="0"/>
        </w:numPr>
        <w:spacing w:line="360" w:lineRule="auto"/>
        <w:rPr>
          <w:rFonts w:ascii="仿宋" w:hAnsi="仿宋" w:eastAsia="仿宋"/>
          <w:color w:val="000000"/>
          <w:sz w:val="24"/>
        </w:rPr>
      </w:pPr>
      <w:r>
        <w:rPr>
          <w:rFonts w:hint="eastAsia" w:ascii="仿宋" w:hAnsi="仿宋" w:eastAsia="仿宋"/>
          <w:color w:val="000000"/>
          <w:sz w:val="24"/>
        </w:rPr>
        <w:t>2、编辑界面回显已保存的活动信息，支持用户对页面信息进行修改。</w:t>
      </w:r>
    </w:p>
    <w:p>
      <w:pPr>
        <w:numPr>
          <w:ilvl w:val="255"/>
          <w:numId w:val="0"/>
        </w:numPr>
        <w:spacing w:line="360" w:lineRule="auto"/>
        <w:rPr>
          <w:rFonts w:ascii="仿宋" w:hAnsi="仿宋" w:eastAsia="仿宋"/>
          <w:color w:val="000000"/>
          <w:sz w:val="24"/>
        </w:rPr>
      </w:pPr>
      <w:r>
        <w:rPr>
          <w:rFonts w:hint="eastAsia" w:ascii="仿宋" w:hAnsi="仿宋" w:eastAsia="仿宋"/>
          <w:color w:val="000000"/>
          <w:sz w:val="24"/>
        </w:rPr>
        <w:t>3、用户可逐步骤（设置基础信息 – 选择客群 – 分配营销人 – 选择指标 – 完成）修改并点击“保存”按钮，返回列表页面并进行提示。</w:t>
      </w:r>
    </w:p>
    <w:p>
      <w:pPr>
        <w:numPr>
          <w:ilvl w:val="255"/>
          <w:numId w:val="0"/>
        </w:numPr>
        <w:spacing w:line="360" w:lineRule="auto"/>
        <w:rPr>
          <w:rFonts w:ascii="仿宋" w:hAnsi="仿宋" w:eastAsia="仿宋"/>
          <w:b/>
          <w:bCs/>
          <w:color w:val="000000"/>
          <w:sz w:val="24"/>
        </w:rPr>
      </w:pPr>
      <w:r>
        <w:rPr>
          <w:rFonts w:hint="eastAsia" w:ascii="仿宋" w:hAnsi="仿宋" w:eastAsia="仿宋"/>
          <w:b/>
          <w:bCs/>
          <w:color w:val="000000"/>
          <w:sz w:val="24"/>
        </w:rPr>
        <w:t>（二）规则与约束</w:t>
      </w:r>
    </w:p>
    <w:p>
      <w:pPr>
        <w:numPr>
          <w:ilvl w:val="255"/>
          <w:numId w:val="0"/>
        </w:numPr>
        <w:spacing w:line="360" w:lineRule="auto"/>
        <w:rPr>
          <w:rFonts w:ascii="仿宋" w:hAnsi="仿宋" w:eastAsia="仿宋"/>
          <w:color w:val="000000"/>
          <w:sz w:val="24"/>
        </w:rPr>
      </w:pPr>
      <w:r>
        <w:rPr>
          <w:rFonts w:hint="eastAsia" w:ascii="仿宋" w:hAnsi="仿宋" w:eastAsia="仿宋"/>
          <w:color w:val="000000"/>
          <w:sz w:val="24"/>
        </w:rPr>
        <w:t>1、编辑页面布局及操作同新增页面，打开时需反显保存的数据，用户可修改并保存。</w:t>
      </w:r>
    </w:p>
    <w:p>
      <w:pPr>
        <w:numPr>
          <w:ilvl w:val="255"/>
          <w:numId w:val="0"/>
        </w:numPr>
        <w:spacing w:line="360" w:lineRule="auto"/>
        <w:rPr>
          <w:rFonts w:ascii="仿宋" w:hAnsi="仿宋" w:eastAsia="仿宋"/>
          <w:color w:val="000000"/>
          <w:sz w:val="24"/>
        </w:rPr>
      </w:pPr>
      <w:r>
        <w:rPr>
          <w:rFonts w:hint="eastAsia" w:ascii="仿宋" w:hAnsi="仿宋" w:eastAsia="仿宋"/>
          <w:color w:val="000000"/>
          <w:sz w:val="24"/>
        </w:rPr>
        <w:t>2、需要进行必填项校验，满足数据校验要求。</w:t>
      </w:r>
    </w:p>
    <w:p>
      <w:pPr>
        <w:numPr>
          <w:ilvl w:val="255"/>
          <w:numId w:val="0"/>
        </w:numPr>
        <w:spacing w:line="360" w:lineRule="auto"/>
        <w:rPr>
          <w:rFonts w:ascii="仿宋" w:hAnsi="仿宋" w:eastAsia="仿宋"/>
          <w:b/>
          <w:bCs/>
          <w:color w:val="000000"/>
          <w:sz w:val="24"/>
        </w:rPr>
      </w:pPr>
      <w:r>
        <w:rPr>
          <w:rFonts w:hint="eastAsia" w:ascii="仿宋" w:hAnsi="仿宋" w:eastAsia="仿宋"/>
          <w:b/>
          <w:bCs/>
          <w:color w:val="000000"/>
          <w:sz w:val="24"/>
        </w:rPr>
        <w:t>（三）权限说明</w:t>
      </w:r>
    </w:p>
    <w:p>
      <w:pPr>
        <w:numPr>
          <w:ilvl w:val="255"/>
          <w:numId w:val="0"/>
        </w:numPr>
        <w:spacing w:line="360" w:lineRule="auto"/>
        <w:rPr>
          <w:rFonts w:ascii="仿宋" w:hAnsi="仿宋" w:eastAsia="仿宋"/>
          <w:color w:val="000000"/>
          <w:sz w:val="24"/>
        </w:rPr>
      </w:pPr>
      <w:r>
        <w:rPr>
          <w:rFonts w:hint="eastAsia" w:ascii="仿宋" w:hAnsi="仿宋" w:eastAsia="仿宋"/>
          <w:color w:val="000000"/>
          <w:sz w:val="24"/>
        </w:rPr>
        <w:t>1、</w:t>
      </w:r>
      <w:r>
        <w:rPr>
          <w:rFonts w:hint="eastAsia" w:ascii="仿宋" w:hAnsi="仿宋" w:eastAsia="仿宋" w:cs="仿宋"/>
          <w:bCs/>
          <w:color w:val="000000" w:themeColor="text1"/>
          <w:kern w:val="0"/>
          <w:sz w:val="24"/>
          <w14:textFill>
            <w14:solidFill>
              <w14:schemeClr w14:val="tx1"/>
            </w14:solidFill>
          </w14:textFill>
        </w:rPr>
        <w:t>支持总分支行业务岗、网点负责人只能编辑本人创建的营销活动，其他用户权限新增</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sz w:val="24"/>
          <w:szCs w:val="24"/>
        </w:rPr>
      </w:pPr>
      <w:r>
        <w:rPr>
          <w:rFonts w:hint="eastAsia" w:ascii="仿宋" w:hAnsi="仿宋" w:eastAsia="仿宋"/>
          <w:sz w:val="24"/>
          <w:szCs w:val="24"/>
        </w:rPr>
        <w:t>保存成功，提示文案：“保存成功！”。</w:t>
      </w:r>
    </w:p>
    <w:p>
      <w:pPr>
        <w:spacing w:line="360" w:lineRule="auto"/>
        <w:rPr>
          <w:rFonts w:ascii="仿宋" w:hAnsi="仿宋" w:eastAsia="仿宋" w:cs="仿宋"/>
          <w:color w:val="000000"/>
          <w:kern w:val="0"/>
          <w:sz w:val="24"/>
        </w:rPr>
      </w:pPr>
      <w:r>
        <w:rPr>
          <w:rFonts w:hint="eastAsia" w:ascii="仿宋" w:hAnsi="仿宋" w:eastAsia="仿宋"/>
          <w:sz w:val="24"/>
          <w:szCs w:val="24"/>
        </w:rPr>
        <w:t>保存失败，提示文案：“保存失败！”。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营销活动管理-删除</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支持用户在营销活动列表中删除营销活动。</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7"/>
        <w:numPr>
          <w:ilvl w:val="4"/>
          <w:numId w:val="14"/>
        </w:numPr>
        <w:spacing w:line="360" w:lineRule="auto"/>
        <w:ind w:left="1418" w:hanging="1418"/>
        <w:rPr>
          <w:rFonts w:ascii="仿宋" w:hAnsi="仿宋" w:eastAsia="仿宋" w:cs="仿宋"/>
          <w:i w:val="0"/>
          <w:iCs w:val="0"/>
          <w:sz w:val="24"/>
        </w:rPr>
      </w:pPr>
      <w:r>
        <w:rPr>
          <w:rFonts w:hint="eastAsia" w:ascii="仿宋" w:hAnsi="仿宋" w:eastAsia="仿宋" w:cs="仿宋"/>
          <w:i w:val="0"/>
          <w:iCs w:val="0"/>
          <w:sz w:val="24"/>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1、用户可在列表左上角统一操作按钮区操作：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在营销活动管理列表页选择营销活动，点击“删除”按钮时，弹出删除确认弹窗。</w:t>
      </w:r>
    </w:p>
    <w:p>
      <w:pPr>
        <w:spacing w:line="360" w:lineRule="auto"/>
        <w:ind w:firstLine="420"/>
        <w:rPr>
          <w:rFonts w:ascii="仿宋" w:hAnsi="仿宋" w:eastAsia="仿宋"/>
          <w:sz w:val="24"/>
          <w:szCs w:val="24"/>
        </w:rPr>
      </w:pPr>
      <w:r>
        <w:rPr>
          <w:rFonts w:hint="eastAsia" w:ascii="仿宋" w:hAnsi="仿宋" w:eastAsia="仿宋"/>
          <w:sz w:val="24"/>
          <w:szCs w:val="24"/>
        </w:rPr>
        <w:t>若未选择目标活动，系统展示toast提示:先选择数据。已选择目标活动时，系统弹出二次确认框。提示文案：“确认是否删除已选活动？”。弹窗底部展示确认、取消按钮。点击确认后执行删除处理，点击取消关闭弹窗不执行删除处理。</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、删除完成后，系统刷新营销活动管理页面。</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1、仅支持用户删除本人创建的</w:t>
      </w:r>
      <w:r>
        <w:rPr>
          <w:rFonts w:hint="eastAsia" w:ascii="仿宋" w:hAnsi="仿宋" w:eastAsia="仿宋"/>
          <w:color w:val="000000" w:themeColor="text1"/>
          <w:sz w:val="24"/>
          <w:szCs w:val="24"/>
          <w14:textFill>
            <w14:solidFill>
              <w14:schemeClr w14:val="tx1"/>
            </w14:solidFill>
          </w14:textFill>
        </w:rPr>
        <w:t>且活动状态为未开始/已结束的活动。</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sz w:val="24"/>
          <w:szCs w:val="24"/>
        </w:rPr>
      </w:pPr>
      <w:r>
        <w:rPr>
          <w:rFonts w:hint="eastAsia" w:ascii="仿宋" w:hAnsi="仿宋" w:eastAsia="仿宋"/>
          <w:sz w:val="24"/>
          <w:szCs w:val="24"/>
        </w:rPr>
        <w:t>删除成功，提示文案：“已成功删除{X}条营销活动数据！”</w:t>
      </w:r>
    </w:p>
    <w:p>
      <w:pPr>
        <w:spacing w:line="360" w:lineRule="auto"/>
        <w:rPr>
          <w:rFonts w:ascii="仿宋" w:hAnsi="仿宋" w:eastAsia="仿宋" w:cs="仿宋"/>
          <w:color w:val="000000"/>
          <w:kern w:val="0"/>
          <w:sz w:val="24"/>
        </w:rPr>
      </w:pPr>
      <w:r>
        <w:rPr>
          <w:rFonts w:hint="eastAsia" w:ascii="仿宋" w:hAnsi="仿宋" w:eastAsia="仿宋"/>
          <w:sz w:val="24"/>
          <w:szCs w:val="24"/>
        </w:rPr>
        <w:t>删除失败，提示文案：“{X}条营销活动数据删除失败！”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营销活动视图-活动简介</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支持用户查看营销活动详情。</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color w:val="000000"/>
          <w:sz w:val="24"/>
        </w:rPr>
      </w:pPr>
      <w:r>
        <w:rPr>
          <w:rFonts w:hint="eastAsia" w:ascii="仿宋" w:hAnsi="仿宋" w:eastAsia="仿宋"/>
          <w:color w:val="000000"/>
          <w:sz w:val="24"/>
        </w:rPr>
        <w:t>用户点击活动名称，进入营销活动视图可查看活动简介</w:t>
      </w:r>
    </w:p>
    <w:p>
      <w:pPr>
        <w:pStyle w:val="7"/>
        <w:numPr>
          <w:ilvl w:val="4"/>
          <w:numId w:val="14"/>
        </w:numPr>
        <w:spacing w:line="360" w:lineRule="auto"/>
        <w:ind w:left="1418" w:hanging="1418"/>
        <w:rPr>
          <w:rFonts w:ascii="仿宋" w:hAnsi="仿宋" w:eastAsia="仿宋" w:cs="仿宋"/>
          <w:i w:val="0"/>
          <w:iCs w:val="0"/>
          <w:sz w:val="24"/>
        </w:rPr>
      </w:pPr>
      <w:r>
        <w:rPr>
          <w:rFonts w:hint="eastAsia" w:ascii="仿宋" w:hAnsi="仿宋" w:eastAsia="仿宋" w:cs="仿宋"/>
          <w:i w:val="0"/>
          <w:iCs w:val="0"/>
          <w:sz w:val="24"/>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1、用户点击目标活动名称，跳转至营销活动详情页面。</w:t>
      </w:r>
    </w:p>
    <w:p>
      <w:pPr>
        <w:spacing w:line="360" w:lineRule="auto"/>
        <w:rPr>
          <w:rFonts w:ascii="仿宋" w:hAnsi="仿宋" w:eastAsia="仿宋"/>
          <w:sz w:val="24"/>
          <w:szCs w:val="24"/>
        </w:rPr>
      </w:pPr>
      <w:r>
        <w:rPr>
          <w:rFonts w:hint="eastAsia" w:ascii="仿宋" w:hAnsi="仿宋" w:eastAsia="仿宋"/>
          <w:sz w:val="24"/>
          <w:szCs w:val="24"/>
        </w:rPr>
        <w:t>2、用户进入营销活动详情页面，顶部展示“活动简介”信息。展示当前营销活动的基础介绍内容。</w:t>
      </w:r>
    </w:p>
    <w:p>
      <w:pPr>
        <w:spacing w:line="360" w:lineRule="auto"/>
        <w:rPr>
          <w:rFonts w:ascii="仿宋" w:hAnsi="仿宋" w:eastAsia="仿宋"/>
          <w:sz w:val="24"/>
          <w:szCs w:val="24"/>
        </w:rPr>
      </w:pPr>
      <w:r>
        <w:rPr>
          <w:rFonts w:hint="eastAsia" w:ascii="仿宋" w:hAnsi="仿宋" w:eastAsia="仿宋"/>
          <w:sz w:val="24"/>
          <w:szCs w:val="24"/>
        </w:rPr>
        <w:t>3、活动简介包括：活动名称、活动类型、开始日期、结束日期、统计截止日期、活动说明。</w:t>
      </w:r>
    </w:p>
    <w:p>
      <w:pPr>
        <w:spacing w:line="360" w:lineRule="auto"/>
        <w:rPr>
          <w:rFonts w:ascii="仿宋" w:hAnsi="仿宋" w:eastAsia="仿宋"/>
          <w:sz w:val="24"/>
          <w:szCs w:val="24"/>
        </w:rPr>
      </w:pPr>
      <w:r>
        <w:rPr>
          <w:rFonts w:hint="eastAsia" w:ascii="仿宋" w:hAnsi="仿宋" w:eastAsia="仿宋"/>
          <w:sz w:val="24"/>
          <w:szCs w:val="24"/>
        </w:rPr>
        <w:t>4、系活动简介下方有</w:t>
      </w:r>
      <w:r>
        <w:rPr>
          <w:rFonts w:hint="eastAsia" w:ascii="仿宋" w:hAnsi="仿宋" w:eastAsia="仿宋"/>
          <w:color w:val="000000"/>
          <w:sz w:val="24"/>
        </w:rPr>
        <w:t>任务监控分析</w:t>
      </w:r>
      <w:r>
        <w:rPr>
          <w:rFonts w:hint="eastAsia" w:ascii="仿宋" w:hAnsi="仿宋" w:eastAsia="仿宋"/>
          <w:sz w:val="24"/>
          <w:szCs w:val="24"/>
        </w:rPr>
        <w:t>、客户经理执行分析、客户明细，三个tab切片。默认展示任务监控分析切片，支持点击切换tab。</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略</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FF0000"/>
          <w:sz w:val="24"/>
          <w:szCs w:val="24"/>
        </w:rPr>
      </w:pPr>
      <w:r>
        <w:rPr>
          <w:rFonts w:hint="eastAsia" w:ascii="仿宋" w:hAnsi="仿宋" w:eastAsia="仿宋"/>
          <w:color w:val="000000" w:themeColor="text1"/>
          <w:sz w:val="24"/>
          <w:szCs w:val="24"/>
          <w14:textFill>
            <w14:solidFill>
              <w14:schemeClr w14:val="tx1"/>
            </w14:solidFill>
          </w14:textFill>
        </w:rPr>
        <w:t>1、支持总/分行管理用户、网点负责人查看本人创建或上级机构下发的营销活动详情</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tbl>
      <w:tblPr>
        <w:tblStyle w:val="51"/>
        <w:tblW w:w="90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2223"/>
        <w:gridCol w:w="2089"/>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2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652"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活动</w:t>
            </w:r>
            <w:r>
              <w:rPr>
                <w:rFonts w:ascii="仿宋" w:hAnsi="仿宋" w:eastAsia="仿宋" w:cs="仿宋"/>
                <w:color w:val="000000"/>
                <w:sz w:val="24"/>
                <w:lang w:bidi="ar"/>
              </w:rPr>
              <w:t>名称</w:t>
            </w:r>
          </w:p>
        </w:tc>
        <w:tc>
          <w:tcPr>
            <w:tcW w:w="2223" w:type="dxa"/>
          </w:tcPr>
          <w:p>
            <w:pPr>
              <w:spacing w:line="360" w:lineRule="auto"/>
              <w:rPr>
                <w:rFonts w:ascii="仿宋" w:hAnsi="仿宋" w:eastAsia="仿宋" w:cs="仿宋"/>
                <w:sz w:val="24"/>
                <w:lang w:bidi="ar"/>
              </w:rPr>
            </w:pPr>
            <w:r>
              <w:rPr>
                <w:rFonts w:hint="eastAsia" w:ascii="仿宋" w:hAnsi="仿宋" w:eastAsia="仿宋" w:cs="仿宋"/>
                <w:sz w:val="24"/>
                <w:lang w:bidi="ar"/>
              </w:rPr>
              <w:t>反显</w:t>
            </w:r>
          </w:p>
        </w:tc>
        <w:tc>
          <w:tcPr>
            <w:tcW w:w="2089"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文本</w:t>
            </w:r>
          </w:p>
        </w:tc>
        <w:tc>
          <w:tcPr>
            <w:tcW w:w="2652"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营销活动名称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活动</w:t>
            </w:r>
            <w:r>
              <w:rPr>
                <w:rFonts w:ascii="仿宋" w:hAnsi="仿宋" w:eastAsia="仿宋" w:cs="仿宋"/>
                <w:color w:val="000000"/>
                <w:sz w:val="24"/>
                <w:lang w:bidi="ar"/>
              </w:rPr>
              <w:t>类型</w:t>
            </w:r>
          </w:p>
        </w:tc>
        <w:tc>
          <w:tcPr>
            <w:tcW w:w="2223" w:type="dxa"/>
          </w:tcPr>
          <w:p>
            <w:pPr>
              <w:spacing w:line="360" w:lineRule="auto"/>
              <w:rPr>
                <w:rFonts w:ascii="仿宋" w:hAnsi="仿宋" w:eastAsia="仿宋" w:cs="仿宋"/>
                <w:sz w:val="24"/>
                <w:lang w:bidi="ar"/>
              </w:rPr>
            </w:pPr>
            <w:r>
              <w:rPr>
                <w:rFonts w:hint="eastAsia" w:ascii="仿宋" w:hAnsi="仿宋" w:eastAsia="仿宋" w:cs="仿宋"/>
                <w:sz w:val="24"/>
                <w:szCs w:val="24"/>
                <w:lang w:bidi="ar"/>
              </w:rPr>
              <w:t>反显</w:t>
            </w:r>
          </w:p>
        </w:tc>
        <w:tc>
          <w:tcPr>
            <w:tcW w:w="2089"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szCs w:val="24"/>
                <w:lang w:bidi="ar"/>
              </w:rPr>
              <w:t>文本</w:t>
            </w:r>
          </w:p>
        </w:tc>
        <w:tc>
          <w:tcPr>
            <w:tcW w:w="2652"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展示</w:t>
            </w:r>
            <w:r>
              <w:rPr>
                <w:rFonts w:ascii="仿宋" w:hAnsi="仿宋" w:eastAsia="仿宋" w:cs="仿宋"/>
                <w:color w:val="000000"/>
                <w:sz w:val="24"/>
                <w:lang w:bidi="ar"/>
              </w:rPr>
              <w:t>活动分类</w:t>
            </w:r>
            <w:r>
              <w:rPr>
                <w:rStyle w:val="155"/>
                <w:rFonts w:hint="eastAsia" w:ascii="仿宋" w:hAnsi="仿宋" w:eastAsia="仿宋"/>
              </w:rPr>
              <w:t>，</w:t>
            </w:r>
            <w:r>
              <w:rPr>
                <w:rFonts w:ascii="仿宋" w:hAnsi="仿宋" w:eastAsia="仿宋" w:cs="仿宋"/>
                <w:sz w:val="24"/>
                <w:lang w:bidi="ar"/>
              </w:rPr>
              <w:t>枚举值</w:t>
            </w:r>
            <w:r>
              <w:rPr>
                <w:rFonts w:hint="eastAsia" w:ascii="仿宋" w:hAnsi="仿宋" w:eastAsia="仿宋" w:cs="仿宋"/>
                <w:sz w:val="24"/>
                <w:lang w:bidi="ar"/>
              </w:rPr>
              <w:t>：综合方案、价值提升、客户维系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开始日期</w:t>
            </w:r>
          </w:p>
        </w:tc>
        <w:tc>
          <w:tcPr>
            <w:tcW w:w="2223" w:type="dxa"/>
          </w:tcPr>
          <w:p>
            <w:pPr>
              <w:spacing w:line="360" w:lineRule="auto"/>
              <w:rPr>
                <w:rFonts w:ascii="仿宋" w:hAnsi="仿宋" w:eastAsia="仿宋" w:cs="仿宋"/>
                <w:sz w:val="24"/>
                <w:lang w:bidi="ar"/>
              </w:rPr>
            </w:pPr>
            <w:r>
              <w:rPr>
                <w:rFonts w:hint="eastAsia" w:ascii="仿宋" w:hAnsi="仿宋" w:eastAsia="仿宋" w:cs="仿宋"/>
                <w:sz w:val="24"/>
                <w:szCs w:val="24"/>
                <w:lang w:bidi="ar"/>
              </w:rPr>
              <w:t>反显、格式化：YYYY-MM-DD</w:t>
            </w:r>
          </w:p>
        </w:tc>
        <w:tc>
          <w:tcPr>
            <w:tcW w:w="2089"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szCs w:val="24"/>
                <w:lang w:bidi="ar"/>
              </w:rPr>
              <w:t>文本</w:t>
            </w:r>
          </w:p>
        </w:tc>
        <w:tc>
          <w:tcPr>
            <w:tcW w:w="2652"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活动开始</w:t>
            </w:r>
            <w:r>
              <w:rPr>
                <w:rFonts w:hint="eastAsia" w:ascii="仿宋" w:hAnsi="仿宋" w:eastAsia="仿宋" w:cs="仿宋"/>
                <w:color w:val="000000"/>
                <w:sz w:val="24"/>
                <w:lang w:bidi="ar"/>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结束</w:t>
            </w:r>
            <w:r>
              <w:rPr>
                <w:rFonts w:hint="eastAsia" w:ascii="仿宋" w:hAnsi="仿宋" w:eastAsia="仿宋" w:cs="仿宋"/>
                <w:color w:val="000000"/>
                <w:sz w:val="24"/>
                <w:lang w:bidi="ar"/>
              </w:rPr>
              <w:t>日期</w:t>
            </w:r>
          </w:p>
        </w:tc>
        <w:tc>
          <w:tcPr>
            <w:tcW w:w="2223" w:type="dxa"/>
          </w:tcPr>
          <w:p>
            <w:pPr>
              <w:spacing w:line="360" w:lineRule="auto"/>
              <w:rPr>
                <w:rFonts w:ascii="仿宋" w:hAnsi="仿宋" w:eastAsia="仿宋" w:cs="仿宋"/>
                <w:sz w:val="24"/>
                <w:lang w:bidi="ar"/>
              </w:rPr>
            </w:pPr>
            <w:r>
              <w:rPr>
                <w:rFonts w:hint="eastAsia" w:ascii="仿宋" w:hAnsi="仿宋" w:eastAsia="仿宋" w:cs="仿宋"/>
                <w:sz w:val="24"/>
                <w:szCs w:val="24"/>
                <w:lang w:bidi="ar"/>
              </w:rPr>
              <w:t>反显、格式化：YYYY-MM-DD</w:t>
            </w:r>
          </w:p>
        </w:tc>
        <w:tc>
          <w:tcPr>
            <w:tcW w:w="2089"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szCs w:val="24"/>
                <w:lang w:bidi="ar"/>
              </w:rPr>
              <w:t>文本</w:t>
            </w:r>
          </w:p>
        </w:tc>
        <w:tc>
          <w:tcPr>
            <w:tcW w:w="2652"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活动结束</w:t>
            </w:r>
            <w:r>
              <w:rPr>
                <w:rFonts w:hint="eastAsia" w:ascii="仿宋" w:hAnsi="仿宋" w:eastAsia="仿宋" w:cs="仿宋"/>
                <w:color w:val="000000"/>
                <w:sz w:val="24"/>
                <w:lang w:bidi="ar"/>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统计截至日期</w:t>
            </w:r>
          </w:p>
        </w:tc>
        <w:tc>
          <w:tcPr>
            <w:tcW w:w="2223" w:type="dxa"/>
          </w:tcPr>
          <w:p>
            <w:pPr>
              <w:spacing w:line="360" w:lineRule="auto"/>
              <w:rPr>
                <w:rFonts w:ascii="仿宋" w:hAnsi="仿宋" w:eastAsia="仿宋" w:cs="仿宋"/>
                <w:sz w:val="24"/>
                <w:lang w:bidi="ar"/>
              </w:rPr>
            </w:pPr>
            <w:r>
              <w:rPr>
                <w:rFonts w:hint="eastAsia" w:ascii="仿宋" w:hAnsi="仿宋" w:eastAsia="仿宋" w:cs="仿宋"/>
                <w:sz w:val="24"/>
                <w:szCs w:val="24"/>
                <w:lang w:bidi="ar"/>
              </w:rPr>
              <w:t>反显、格式化：YYYY-MM-DD</w:t>
            </w:r>
          </w:p>
        </w:tc>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sz w:val="24"/>
                <w:szCs w:val="24"/>
                <w:lang w:bidi="ar"/>
              </w:rPr>
              <w:t>文本</w:t>
            </w:r>
          </w:p>
        </w:tc>
        <w:tc>
          <w:tcPr>
            <w:tcW w:w="2652"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sz w:val="24"/>
                <w:lang w:bidi="ar"/>
              </w:rPr>
              <w:t>默认反显结束日期，支持编辑。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活动</w:t>
            </w:r>
            <w:r>
              <w:rPr>
                <w:rFonts w:ascii="仿宋" w:hAnsi="仿宋" w:eastAsia="仿宋" w:cs="仿宋"/>
                <w:color w:val="000000"/>
                <w:sz w:val="24"/>
                <w:lang w:bidi="ar"/>
              </w:rPr>
              <w:t>说明</w:t>
            </w:r>
          </w:p>
        </w:tc>
        <w:tc>
          <w:tcPr>
            <w:tcW w:w="2223" w:type="dxa"/>
          </w:tcPr>
          <w:p>
            <w:pPr>
              <w:spacing w:line="360" w:lineRule="auto"/>
              <w:rPr>
                <w:rFonts w:ascii="仿宋" w:hAnsi="仿宋" w:eastAsia="仿宋" w:cs="仿宋"/>
                <w:sz w:val="24"/>
                <w:lang w:bidi="ar"/>
              </w:rPr>
            </w:pPr>
            <w:r>
              <w:rPr>
                <w:rFonts w:hint="eastAsia" w:ascii="仿宋" w:hAnsi="仿宋" w:eastAsia="仿宋" w:cs="仿宋"/>
                <w:sz w:val="24"/>
                <w:szCs w:val="24"/>
                <w:lang w:bidi="ar"/>
              </w:rPr>
              <w:t>反显</w:t>
            </w:r>
          </w:p>
        </w:tc>
        <w:tc>
          <w:tcPr>
            <w:tcW w:w="2089"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szCs w:val="24"/>
                <w:lang w:bidi="ar"/>
              </w:rPr>
              <w:t>文本</w:t>
            </w:r>
          </w:p>
        </w:tc>
        <w:tc>
          <w:tcPr>
            <w:tcW w:w="2652"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活动描述</w:t>
            </w:r>
          </w:p>
        </w:tc>
      </w:tr>
    </w:tbl>
    <w:p>
      <w:pPr>
        <w:spacing w:line="360" w:lineRule="auto"/>
        <w:rPr>
          <w:rFonts w:ascii="仿宋" w:hAnsi="仿宋" w:eastAsia="仿宋" w:cs="仿宋"/>
          <w:color w:val="000000"/>
          <w:kern w:val="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spacing w:line="360" w:lineRule="auto"/>
        <w:rPr>
          <w:rFonts w:ascii="仿宋" w:hAnsi="仿宋" w:eastAsia="仿宋" w:cs="仿宋"/>
          <w:sz w:val="24"/>
        </w:rPr>
      </w:pP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ind w:left="1418" w:hanging="1418"/>
        <w:rPr>
          <w:rFonts w:ascii="仿宋" w:hAnsi="仿宋" w:eastAsia="仿宋"/>
          <w:b w:val="0"/>
          <w:bCs w:val="0"/>
        </w:rPr>
      </w:pPr>
      <w:r>
        <w:rPr>
          <w:rFonts w:hint="eastAsia" w:ascii="仿宋" w:hAnsi="仿宋" w:eastAsia="仿宋"/>
        </w:rPr>
        <w:t>营销活动视图-任务监控分析</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支持用户按任务维度查看营销任务监控分析结果。</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1、用户进入营销活动详情后，系统默认展示“任务监控分析”tab，任务监控分析界面由上至下分为两模块展示：任务完成情况分析、任务关联指标趋势分析。</w:t>
      </w:r>
    </w:p>
    <w:p>
      <w:pPr>
        <w:spacing w:after="0" w:line="360" w:lineRule="auto"/>
        <w:rPr>
          <w:rFonts w:ascii="仿宋" w:hAnsi="仿宋" w:eastAsia="仿宋"/>
          <w:color w:val="000000"/>
          <w:sz w:val="24"/>
        </w:rPr>
      </w:pPr>
      <w:r>
        <w:rPr>
          <w:rFonts w:hint="eastAsia" w:ascii="仿宋" w:hAnsi="仿宋" w:eastAsia="仿宋"/>
          <w:color w:val="000000"/>
          <w:sz w:val="24"/>
        </w:rPr>
        <w:t>2、任务关联指标趋势分析默认展示首个指标，若存在多个指标，可点击其他指标的名称进行切换展示不同指标的趋势分析。</w:t>
      </w:r>
    </w:p>
    <w:p>
      <w:pPr>
        <w:spacing w:after="0" w:line="360" w:lineRule="auto"/>
        <w:rPr>
          <w:rFonts w:ascii="仿宋" w:hAnsi="仿宋" w:eastAsia="仿宋"/>
          <w:color w:val="000000"/>
          <w:sz w:val="24"/>
        </w:rPr>
      </w:pPr>
      <w:r>
        <w:rPr>
          <w:rFonts w:hint="eastAsia" w:ascii="仿宋" w:hAnsi="仿宋" w:eastAsia="仿宋"/>
          <w:color w:val="000000"/>
          <w:sz w:val="24"/>
        </w:rPr>
        <w:t>3、支持通过切片器在“日”“月”“季”之间切换趋势分析粒度。</w:t>
      </w:r>
    </w:p>
    <w:p>
      <w:pPr>
        <w:spacing w:after="0" w:line="360" w:lineRule="auto"/>
        <w:rPr>
          <w:rFonts w:ascii="仿宋" w:hAnsi="仿宋" w:eastAsia="仿宋"/>
          <w:color w:val="000000"/>
          <w:sz w:val="24"/>
        </w:rPr>
      </w:pPr>
      <w:r>
        <w:rPr>
          <w:rFonts w:hint="eastAsia" w:ascii="仿宋" w:hAnsi="仿宋" w:eastAsia="仿宋"/>
          <w:color w:val="000000"/>
          <w:sz w:val="24"/>
        </w:rPr>
        <w:t>4、用户点击“导出”后，可导出：《任务完成情况分析</w:t>
      </w:r>
      <w:r>
        <w:rPr>
          <w:rFonts w:ascii="仿宋" w:hAnsi="仿宋" w:eastAsia="仿宋"/>
          <w:color w:val="000000"/>
          <w:sz w:val="24"/>
        </w:rPr>
        <w:t>.</w:t>
      </w:r>
      <w:r>
        <w:rPr>
          <w:rFonts w:hint="eastAsia" w:ascii="仿宋" w:hAnsi="仿宋" w:eastAsia="仿宋"/>
          <w:color w:val="000000"/>
          <w:sz w:val="24"/>
        </w:rPr>
        <w:t>xls》。</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sz w:val="24"/>
        </w:rPr>
        <w:t>1、任务完成情况分析以列表形式展示。列表栏位包括：机构名称、客户数、基准值、当前值、增量、增长率、接触覆盖率、拟支持客户数、进一步营销客户数、不予支持客户数、营销成功率。</w:t>
      </w:r>
      <w:r>
        <w:rPr>
          <w:rFonts w:hint="eastAsia" w:ascii="仿宋" w:hAnsi="仿宋" w:eastAsia="仿宋"/>
          <w:b/>
          <w:bCs/>
          <w:color w:val="000000" w:themeColor="text1"/>
          <w:sz w:val="24"/>
          <w14:textFill>
            <w14:solidFill>
              <w14:schemeClr w14:val="tx1"/>
            </w14:solidFill>
          </w14:textFill>
        </w:rPr>
        <w:t>若活动关联多个指标，则每个指标都包括基准值、当前值、增量、增长率，支持任务完成情况分析表格横向扩展</w:t>
      </w:r>
      <w:r>
        <w:rPr>
          <w:rFonts w:hint="eastAsia" w:ascii="仿宋" w:hAnsi="仿宋" w:eastAsia="仿宋"/>
          <w:color w:val="000000" w:themeColor="text1"/>
          <w:sz w:val="24"/>
          <w14:textFill>
            <w14:solidFill>
              <w14:schemeClr w14:val="tx1"/>
            </w14:solidFill>
          </w14:textFill>
        </w:rPr>
        <w:t>。</w:t>
      </w:r>
    </w:p>
    <w:p>
      <w:pPr>
        <w:spacing w:after="0" w:line="360" w:lineRule="auto"/>
        <w:rPr>
          <w:rFonts w:ascii="仿宋" w:hAnsi="仿宋" w:eastAsia="仿宋"/>
          <w:color w:val="000000"/>
          <w:sz w:val="24"/>
        </w:rPr>
      </w:pPr>
      <w:r>
        <w:rPr>
          <w:rFonts w:hint="eastAsia" w:ascii="仿宋" w:hAnsi="仿宋" w:eastAsia="仿宋"/>
          <w:color w:val="000000"/>
          <w:sz w:val="24"/>
        </w:rPr>
        <w:t>2、任务关联指标趋势分析以折线图展示，默认展示首个指标的趋势分析。当存在多个指标时，默认展示第一个指标</w:t>
      </w:r>
      <w:r>
        <w:rPr>
          <w:rFonts w:hint="eastAsia" w:ascii="仿宋" w:hAnsi="仿宋" w:eastAsia="仿宋"/>
          <w:color w:val="000000" w:themeColor="text1"/>
          <w:sz w:val="24"/>
          <w14:textFill>
            <w14:solidFill>
              <w14:schemeClr w14:val="tx1"/>
            </w14:solidFill>
          </w14:textFill>
        </w:rPr>
        <w:t>（按指标编号排序），</w:t>
      </w:r>
      <w:r>
        <w:rPr>
          <w:rFonts w:hint="eastAsia" w:ascii="仿宋" w:hAnsi="仿宋" w:eastAsia="仿宋"/>
          <w:color w:val="000000"/>
          <w:sz w:val="24"/>
        </w:rPr>
        <w:t>允许用户切换指标趋势分析切片器枚举值为“日”“月”“季”，默认值为“日”。</w:t>
      </w:r>
    </w:p>
    <w:p>
      <w:pPr>
        <w:spacing w:after="0" w:line="360" w:lineRule="auto"/>
        <w:rPr>
          <w:rFonts w:ascii="仿宋" w:hAnsi="仿宋" w:eastAsia="仿宋"/>
          <w:color w:val="000000"/>
          <w:sz w:val="24"/>
        </w:rPr>
      </w:pPr>
      <w:r>
        <w:rPr>
          <w:rFonts w:hint="eastAsia" w:ascii="仿宋" w:hAnsi="仿宋" w:eastAsia="仿宋"/>
          <w:color w:val="000000"/>
          <w:sz w:val="24"/>
        </w:rPr>
        <w:t>3、默认按照机构号升序排序。</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1、支持总/分行管理用户、网点负责人查看本人创建或上级机构下发的营销活动详情</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2、有权限（可配置不同角色的导出权限）的用户支持导出。</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color w:val="000000"/>
          <w:sz w:val="24"/>
        </w:rPr>
      </w:pPr>
      <w:r>
        <w:rPr>
          <w:rFonts w:hint="eastAsia" w:ascii="仿宋" w:hAnsi="仿宋" w:eastAsia="仿宋"/>
          <w:color w:val="000000"/>
          <w:sz w:val="24"/>
        </w:rPr>
        <w:t>系统展示机构维度分析结果、趋势分析结果及导出处理结果。</w:t>
      </w:r>
    </w:p>
    <w:tbl>
      <w:tblPr>
        <w:tblStyle w:val="51"/>
        <w:tblW w:w="90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2223"/>
        <w:gridCol w:w="2089"/>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2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652"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机构名称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展示客户数量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
                <w:color w:val="000000"/>
                <w:kern w:val="0"/>
                <w:sz w:val="24"/>
              </w:rPr>
              <w:t>指标名称</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表头第一行展示指标名称，表头第二行展示该指标的基准值、当前值、增量、增长率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基准值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展示分析基准值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当前值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展示当前值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增量</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增长率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百分比</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展示增长率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接触覆盖率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展示接触覆盖率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拟支持客户数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展示拟支持客户数量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进一步营销客户数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展示进一步营销客户数量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不予支持客户数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展示不予支持客户数量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营销成功率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展示营销成功率</w:t>
            </w:r>
          </w:p>
        </w:tc>
      </w:tr>
    </w:tbl>
    <w:p>
      <w:pPr>
        <w:spacing w:line="360" w:lineRule="auto"/>
        <w:rPr>
          <w:rFonts w:ascii="仿宋" w:hAnsi="仿宋" w:eastAsia="仿宋" w:cs="仿宋"/>
          <w:color w:val="000000"/>
          <w:kern w:val="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营销活动视图-客户经理执行分析</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支持用户按客户经理维度查看客户经理执行分析，并支持查询与导出。</w:t>
      </w:r>
    </w:p>
    <w:p>
      <w:pPr>
        <w:pStyle w:val="7"/>
        <w:numPr>
          <w:ilvl w:val="4"/>
          <w:numId w:val="14"/>
        </w:numPr>
        <w:spacing w:line="360" w:lineRule="auto"/>
        <w:ind w:left="1418" w:hanging="1418"/>
        <w:rPr>
          <w:rFonts w:ascii="仿宋" w:hAnsi="仿宋" w:eastAsia="仿宋" w:cs="仿宋"/>
          <w:i w:val="0"/>
          <w:iCs w:val="0"/>
          <w:sz w:val="24"/>
        </w:rPr>
      </w:pPr>
      <w:r>
        <w:rPr>
          <w:rFonts w:hint="eastAsia" w:ascii="仿宋" w:hAnsi="仿宋" w:eastAsia="仿宋" w:cs="仿宋"/>
          <w:i w:val="0"/>
          <w:iCs w:val="0"/>
          <w:sz w:val="24"/>
        </w:rPr>
        <w:t>输入</w:t>
      </w:r>
    </w:p>
    <w:p>
      <w:pPr>
        <w:spacing w:line="360" w:lineRule="auto"/>
        <w:rPr>
          <w:rFonts w:ascii="仿宋" w:hAnsi="仿宋" w:eastAsia="仿宋"/>
          <w:color w:val="000000"/>
          <w:sz w:val="24"/>
        </w:rPr>
      </w:pPr>
      <w:r>
        <w:rPr>
          <w:rFonts w:ascii="仿宋" w:hAnsi="仿宋" w:eastAsia="仿宋"/>
          <w:color w:val="000000"/>
          <w:sz w:val="24"/>
        </w:rPr>
        <w:t>用户进入“</w:t>
      </w:r>
      <w:r>
        <w:rPr>
          <w:rFonts w:hint="eastAsia" w:ascii="仿宋" w:hAnsi="仿宋" w:eastAsia="仿宋"/>
          <w:color w:val="000000"/>
          <w:sz w:val="24"/>
        </w:rPr>
        <w:t>营销活动详情”</w:t>
      </w:r>
      <w:r>
        <w:rPr>
          <w:rFonts w:ascii="仿宋" w:hAnsi="仿宋" w:eastAsia="仿宋"/>
          <w:color w:val="000000"/>
          <w:sz w:val="24"/>
        </w:rPr>
        <w:t>后，点击“</w:t>
      </w:r>
      <w:r>
        <w:rPr>
          <w:rFonts w:hint="eastAsia" w:ascii="仿宋" w:hAnsi="仿宋" w:eastAsia="仿宋"/>
          <w:color w:val="000000"/>
          <w:sz w:val="24"/>
        </w:rPr>
        <w:t>客户经理执行分析</w:t>
      </w:r>
      <w:r>
        <w:rPr>
          <w:rFonts w:ascii="仿宋" w:hAnsi="仿宋" w:eastAsia="仿宋"/>
          <w:color w:val="000000"/>
          <w:sz w:val="24"/>
        </w:rPr>
        <w:t>”tab，系统加载</w:t>
      </w:r>
      <w:r>
        <w:rPr>
          <w:rFonts w:hint="eastAsia" w:ascii="仿宋" w:hAnsi="仿宋" w:eastAsia="仿宋"/>
          <w:color w:val="000000"/>
          <w:sz w:val="24"/>
        </w:rPr>
        <w:t>客户经理执行分析数据</w:t>
      </w:r>
      <w:r>
        <w:rPr>
          <w:rFonts w:ascii="仿宋" w:hAnsi="仿宋" w:eastAsia="仿宋"/>
          <w:color w:val="000000"/>
          <w:sz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2262"/>
        <w:gridCol w:w="2262"/>
        <w:gridCol w:w="2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b/>
                <w:bCs/>
              </w:rPr>
            </w:pPr>
            <w:r>
              <w:rPr>
                <w:rFonts w:hint="eastAsia" w:ascii="仿宋" w:hAnsi="仿宋" w:eastAsia="仿宋" w:cs="仿宋"/>
                <w:b/>
                <w:bCs/>
                <w:kern w:val="0"/>
                <w:sz w:val="24"/>
                <w:lang w:bidi="ar"/>
              </w:rPr>
              <w:t>归属机构</w:t>
            </w:r>
          </w:p>
        </w:tc>
        <w:tc>
          <w:tcPr>
            <w:tcW w:w="2262" w:type="dxa"/>
          </w:tcPr>
          <w:p>
            <w:pPr>
              <w:spacing w:line="360" w:lineRule="auto"/>
              <w:rPr>
                <w:rFonts w:ascii="仿宋" w:hAnsi="仿宋" w:eastAsia="仿宋"/>
              </w:rPr>
            </w:pPr>
            <w:r>
              <w:rPr>
                <w:rFonts w:ascii="仿宋" w:hAnsi="仿宋" w:eastAsia="仿宋" w:cs="仿宋"/>
                <w:sz w:val="24"/>
                <w:lang w:bidi="ar"/>
              </w:rPr>
              <w:t>默认</w:t>
            </w:r>
            <w:r>
              <w:rPr>
                <w:rFonts w:hint="eastAsia" w:ascii="仿宋" w:hAnsi="仿宋" w:eastAsia="仿宋" w:cs="仿宋"/>
                <w:sz w:val="24"/>
                <w:lang w:bidi="ar"/>
              </w:rPr>
              <w:t>反显</w:t>
            </w:r>
            <w:r>
              <w:rPr>
                <w:rFonts w:ascii="仿宋" w:hAnsi="仿宋" w:eastAsia="仿宋" w:cs="仿宋"/>
                <w:sz w:val="24"/>
                <w:lang w:bidi="ar"/>
              </w:rPr>
              <w:t>当前用户归属机构，可调整</w:t>
            </w:r>
            <w:r>
              <w:rPr>
                <w:rFonts w:hint="eastAsia" w:ascii="仿宋" w:hAnsi="仿宋" w:eastAsia="仿宋" w:cs="仿宋"/>
                <w:sz w:val="24"/>
                <w:lang w:bidi="ar"/>
              </w:rPr>
              <w:t>，必输。</w:t>
            </w:r>
          </w:p>
        </w:tc>
        <w:tc>
          <w:tcPr>
            <w:tcW w:w="2262" w:type="dxa"/>
          </w:tcPr>
          <w:p>
            <w:pPr>
              <w:spacing w:line="360" w:lineRule="auto"/>
              <w:rPr>
                <w:rFonts w:ascii="仿宋" w:hAnsi="仿宋" w:eastAsia="仿宋"/>
              </w:rPr>
            </w:pPr>
            <w:r>
              <w:rPr>
                <w:rFonts w:hint="eastAsia" w:ascii="仿宋" w:hAnsi="仿宋" w:eastAsia="仿宋" w:cs="仿宋"/>
                <w:kern w:val="0"/>
                <w:sz w:val="24"/>
                <w:lang w:bidi="ar"/>
              </w:rPr>
              <w:t>机构树</w:t>
            </w:r>
          </w:p>
        </w:tc>
        <w:tc>
          <w:tcPr>
            <w:tcW w:w="2275" w:type="dxa"/>
          </w:tcPr>
          <w:p>
            <w:pPr>
              <w:spacing w:line="360" w:lineRule="auto"/>
              <w:rPr>
                <w:rFonts w:ascii="仿宋" w:hAnsi="仿宋" w:eastAsia="仿宋"/>
              </w:rPr>
            </w:pPr>
            <w:r>
              <w:rPr>
                <w:rFonts w:hint="eastAsia" w:ascii="仿宋" w:hAnsi="仿宋" w:eastAsia="仿宋" w:cs="仿宋"/>
                <w:kern w:val="0"/>
                <w:sz w:val="24"/>
                <w:lang w:bidi="ar"/>
              </w:rPr>
              <w:t>支持按归属机构查询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
                <w:bCs/>
                <w:kern w:val="0"/>
                <w:sz w:val="24"/>
                <w:lang w:bidi="ar"/>
              </w:rPr>
              <w:t>客户经理</w:t>
            </w:r>
          </w:p>
        </w:tc>
        <w:tc>
          <w:tcPr>
            <w:tcW w:w="2262"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kern w:val="0"/>
                <w:sz w:val="24"/>
                <w:lang w:bidi="ar"/>
              </w:rPr>
              <w:t>文本</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kern w:val="0"/>
                <w:sz w:val="24"/>
                <w:lang w:bidi="ar"/>
              </w:rPr>
              <w:t>支持客户经理名称模糊查询</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w:t>
      </w:r>
      <w:r>
        <w:rPr>
          <w:rFonts w:hint="eastAsia" w:ascii="仿宋" w:hAnsi="仿宋" w:eastAsia="仿宋"/>
          <w:sz w:val="24"/>
          <w:szCs w:val="24"/>
        </w:rPr>
        <w:t>用户进入“营销活动详情”后，点击“客户经理执行分析”tab，系统展示客户经理执行分析数据</w:t>
      </w:r>
      <w:r>
        <w:rPr>
          <w:rFonts w:hint="eastAsia" w:ascii="仿宋" w:hAnsi="仿宋" w:eastAsia="仿宋"/>
          <w:color w:val="000000"/>
          <w:sz w:val="24"/>
        </w:rPr>
        <w:t>。</w:t>
      </w:r>
    </w:p>
    <w:p>
      <w:pPr>
        <w:spacing w:after="0" w:line="360" w:lineRule="auto"/>
        <w:rPr>
          <w:rFonts w:ascii="仿宋" w:hAnsi="仿宋" w:eastAsia="仿宋"/>
          <w:color w:val="000000"/>
          <w:sz w:val="24"/>
        </w:rPr>
      </w:pPr>
      <w:r>
        <w:rPr>
          <w:rFonts w:hint="eastAsia" w:ascii="仿宋" w:hAnsi="仿宋" w:eastAsia="仿宋"/>
          <w:color w:val="000000"/>
          <w:sz w:val="24"/>
        </w:rPr>
        <w:t>2、用户可在查询条件区操作：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点击“查询”，系统按当前输入条件返回符合条件的数据。</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点击“重置”，系统清空当前输入条件并恢复初始状态。</w:t>
      </w:r>
    </w:p>
    <w:p>
      <w:pPr>
        <w:spacing w:after="0" w:line="360" w:lineRule="auto"/>
        <w:rPr>
          <w:rFonts w:ascii="仿宋" w:hAnsi="仿宋" w:eastAsia="仿宋"/>
          <w:color w:val="000000"/>
          <w:sz w:val="24"/>
        </w:rPr>
      </w:pPr>
      <w:r>
        <w:rPr>
          <w:rFonts w:hint="eastAsia" w:ascii="仿宋" w:hAnsi="仿宋" w:eastAsia="仿宋"/>
          <w:color w:val="000000"/>
          <w:sz w:val="24"/>
        </w:rPr>
        <w:t>3、用户可在列表左上角统一操作按钮区操作：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点击“导出”可导出：《客户经理执行分析</w:t>
      </w:r>
      <w:r>
        <w:rPr>
          <w:rFonts w:ascii="仿宋" w:hAnsi="仿宋" w:eastAsia="仿宋"/>
          <w:color w:val="000000"/>
          <w:sz w:val="24"/>
        </w:rPr>
        <w:t>.xls</w:t>
      </w:r>
      <w:r>
        <w:rPr>
          <w:rFonts w:hint="eastAsia" w:ascii="仿宋" w:hAnsi="仿宋" w:eastAsia="仿宋"/>
          <w:color w:val="000000"/>
          <w:sz w:val="24"/>
        </w:rPr>
        <w:t>》。</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b/>
          <w:bCs/>
          <w:color w:val="000000" w:themeColor="text1"/>
          <w:sz w:val="24"/>
          <w14:textFill>
            <w14:solidFill>
              <w14:schemeClr w14:val="tx1"/>
            </w14:solidFill>
          </w14:textFill>
        </w:rPr>
      </w:pPr>
      <w:r>
        <w:rPr>
          <w:rFonts w:hint="eastAsia" w:ascii="仿宋" w:hAnsi="仿宋" w:eastAsia="仿宋"/>
          <w:color w:val="000000"/>
          <w:sz w:val="24"/>
        </w:rPr>
        <w:t>1、</w:t>
      </w:r>
      <w:r>
        <w:rPr>
          <w:rFonts w:hint="eastAsia" w:ascii="仿宋" w:hAnsi="仿宋" w:eastAsia="仿宋"/>
          <w:b/>
          <w:bCs/>
          <w:color w:val="000000" w:themeColor="text1"/>
          <w:sz w:val="24"/>
          <w14:textFill>
            <w14:solidFill>
              <w14:schemeClr w14:val="tx1"/>
            </w14:solidFill>
          </w14:textFill>
        </w:rPr>
        <w:t>若活动关联多个指标，则每个指标都包括基准值、当前值、增量、增长率，支持</w:t>
      </w:r>
      <w:r>
        <w:rPr>
          <w:rFonts w:hint="eastAsia" w:ascii="仿宋" w:hAnsi="仿宋" w:eastAsia="仿宋"/>
          <w:b/>
          <w:bCs/>
          <w:color w:val="000000" w:themeColor="text1"/>
          <w:sz w:val="24"/>
          <w:szCs w:val="24"/>
          <w14:textFill>
            <w14:solidFill>
              <w14:schemeClr w14:val="tx1"/>
            </w14:solidFill>
          </w14:textFill>
        </w:rPr>
        <w:t>客户经理执行分析</w:t>
      </w:r>
      <w:r>
        <w:rPr>
          <w:rFonts w:hint="eastAsia" w:ascii="仿宋" w:hAnsi="仿宋" w:eastAsia="仿宋"/>
          <w:b/>
          <w:bCs/>
          <w:color w:val="000000" w:themeColor="text1"/>
          <w:sz w:val="24"/>
          <w14:textFill>
            <w14:solidFill>
              <w14:schemeClr w14:val="tx1"/>
            </w14:solidFill>
          </w14:textFill>
        </w:rPr>
        <w:t>表格横向扩展。</w:t>
      </w:r>
    </w:p>
    <w:p>
      <w:pPr>
        <w:spacing w:after="0" w:line="360" w:lineRule="auto"/>
        <w:rPr>
          <w:rFonts w:ascii="仿宋" w:hAnsi="仿宋" w:eastAsia="仿宋"/>
          <w:color w:val="000000"/>
          <w:sz w:val="24"/>
        </w:rPr>
      </w:pPr>
      <w:r>
        <w:rPr>
          <w:rFonts w:ascii="仿宋" w:hAnsi="仿宋" w:eastAsia="仿宋"/>
          <w:color w:val="000000" w:themeColor="text1"/>
          <w:sz w:val="24"/>
          <w14:textFill>
            <w14:solidFill>
              <w14:schemeClr w14:val="tx1"/>
            </w14:solidFill>
          </w14:textFill>
        </w:rPr>
        <w:t>2</w:t>
      </w:r>
      <w:r>
        <w:rPr>
          <w:rFonts w:hint="eastAsia" w:ascii="仿宋" w:hAnsi="仿宋" w:eastAsia="仿宋"/>
          <w:color w:val="000000" w:themeColor="text1"/>
          <w:sz w:val="24"/>
          <w14:textFill>
            <w14:solidFill>
              <w14:schemeClr w14:val="tx1"/>
            </w14:solidFill>
          </w14:textFill>
        </w:rPr>
        <w:t>、默</w:t>
      </w:r>
      <w:r>
        <w:rPr>
          <w:rFonts w:hint="eastAsia" w:ascii="仿宋" w:hAnsi="仿宋" w:eastAsia="仿宋"/>
          <w:color w:val="000000"/>
          <w:sz w:val="24"/>
        </w:rPr>
        <w:t>认按照机构号升序排序。</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1、支持总/分行管理用户、网点负责人查看本机构辖下的客户经理执行分析结果。</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2、有权限（可配置不同角色的导出权限）的用户支持导出。</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tbl>
      <w:tblPr>
        <w:tblStyle w:val="51"/>
        <w:tblW w:w="90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2223"/>
        <w:gridCol w:w="2089"/>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2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652"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客户经理</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机构名称</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展示客户数量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基准值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展示分析基准值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当前值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展示当前值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增量</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增长率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百分比</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展示增长率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接触覆盖率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展示接触覆盖率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拟支持客户数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展示拟支持客户数量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进一步营销客户数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展示进一步营销客户数量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不予支持客户数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展示不予支持客户数量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营销成功率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展示营销成功率</w:t>
            </w:r>
          </w:p>
        </w:tc>
      </w:tr>
    </w:tbl>
    <w:p>
      <w:pPr>
        <w:spacing w:line="360" w:lineRule="auto"/>
        <w:rPr>
          <w:rFonts w:ascii="仿宋" w:hAnsi="仿宋" w:eastAsia="仿宋" w:cs="仿宋"/>
          <w:color w:val="000000"/>
          <w:kern w:val="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营销活动视图-客户明细</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支持用户按客户维度查看营销活动客户明细结果。</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2262"/>
        <w:gridCol w:w="2262"/>
        <w:gridCol w:w="2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b/>
                <w:bCs/>
              </w:rPr>
            </w:pPr>
            <w:r>
              <w:rPr>
                <w:rFonts w:hint="eastAsia" w:ascii="仿宋" w:hAnsi="仿宋" w:eastAsia="仿宋" w:cs="仿宋"/>
                <w:b/>
                <w:bCs/>
                <w:kern w:val="0"/>
                <w:sz w:val="24"/>
                <w:lang w:bidi="ar"/>
              </w:rPr>
              <w:t>归属机构</w:t>
            </w:r>
          </w:p>
        </w:tc>
        <w:tc>
          <w:tcPr>
            <w:tcW w:w="2262" w:type="dxa"/>
          </w:tcPr>
          <w:p>
            <w:pPr>
              <w:spacing w:line="360" w:lineRule="auto"/>
              <w:rPr>
                <w:rFonts w:ascii="仿宋" w:hAnsi="仿宋" w:eastAsia="仿宋"/>
              </w:rPr>
            </w:pPr>
            <w:r>
              <w:rPr>
                <w:rFonts w:ascii="仿宋" w:hAnsi="仿宋" w:eastAsia="仿宋" w:cs="仿宋"/>
                <w:sz w:val="24"/>
                <w:lang w:bidi="ar"/>
              </w:rPr>
              <w:t>默认</w:t>
            </w:r>
            <w:r>
              <w:rPr>
                <w:rFonts w:hint="eastAsia" w:ascii="仿宋" w:hAnsi="仿宋" w:eastAsia="仿宋" w:cs="仿宋"/>
                <w:sz w:val="24"/>
                <w:lang w:bidi="ar"/>
              </w:rPr>
              <w:t>反显</w:t>
            </w:r>
            <w:r>
              <w:rPr>
                <w:rFonts w:ascii="仿宋" w:hAnsi="仿宋" w:eastAsia="仿宋" w:cs="仿宋"/>
                <w:sz w:val="24"/>
                <w:lang w:bidi="ar"/>
              </w:rPr>
              <w:t>当前用户归属机构，可调整</w:t>
            </w:r>
            <w:r>
              <w:rPr>
                <w:rFonts w:hint="eastAsia" w:ascii="仿宋" w:hAnsi="仿宋" w:eastAsia="仿宋" w:cs="仿宋"/>
                <w:sz w:val="24"/>
                <w:lang w:bidi="ar"/>
              </w:rPr>
              <w:t>，必输。</w:t>
            </w:r>
          </w:p>
        </w:tc>
        <w:tc>
          <w:tcPr>
            <w:tcW w:w="2262" w:type="dxa"/>
          </w:tcPr>
          <w:p>
            <w:pPr>
              <w:spacing w:line="360" w:lineRule="auto"/>
              <w:rPr>
                <w:rFonts w:ascii="仿宋" w:hAnsi="仿宋" w:eastAsia="仿宋"/>
              </w:rPr>
            </w:pPr>
            <w:r>
              <w:rPr>
                <w:rFonts w:hint="eastAsia" w:ascii="仿宋" w:hAnsi="仿宋" w:eastAsia="仿宋" w:cs="仿宋"/>
                <w:kern w:val="0"/>
                <w:sz w:val="24"/>
                <w:lang w:bidi="ar"/>
              </w:rPr>
              <w:t>机构树</w:t>
            </w:r>
          </w:p>
        </w:tc>
        <w:tc>
          <w:tcPr>
            <w:tcW w:w="2275" w:type="dxa"/>
          </w:tcPr>
          <w:p>
            <w:pPr>
              <w:spacing w:line="360" w:lineRule="auto"/>
              <w:rPr>
                <w:rFonts w:ascii="仿宋" w:hAnsi="仿宋" w:eastAsia="仿宋"/>
              </w:rPr>
            </w:pPr>
            <w:r>
              <w:rPr>
                <w:rFonts w:hint="eastAsia" w:ascii="仿宋" w:hAnsi="仿宋" w:eastAsia="仿宋" w:cs="仿宋"/>
                <w:kern w:val="0"/>
                <w:sz w:val="24"/>
                <w:lang w:bidi="ar"/>
              </w:rPr>
              <w:t>支持按归属机构查询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客户名称</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文本框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支持录入客户名称进行数据筛选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营销人</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文本框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支持录入营销人工号或姓名进行数据筛选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客户等级</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支持选择客户等级进行数据筛选，枚举值：睡眠、</w:t>
            </w:r>
            <w:ins w:id="409" w:author="wanao" w:date="2026-07-08T11:10:51Z">
              <w:r>
                <w:rPr>
                  <w:rFonts w:hint="eastAsia" w:ascii="仿宋" w:hAnsi="仿宋" w:eastAsia="仿宋"/>
                  <w:sz w:val="24"/>
                  <w:szCs w:val="24"/>
                  <w:lang w:val="en-US" w:eastAsia="zh-CN"/>
                </w:rPr>
                <w:t>大众、潜力、优质、财富1、财富2、贵宾、私行</w:t>
              </w:r>
            </w:ins>
            <w:del w:id="410" w:author="wanao" w:date="2026-07-08T11:10:51Z">
              <w:r>
                <w:rPr>
                  <w:rFonts w:hint="eastAsia" w:ascii="仿宋" w:hAnsi="仿宋" w:eastAsia="仿宋" w:cs="仿宋"/>
                  <w:bCs/>
                  <w:color w:val="000000"/>
                  <w:kern w:val="0"/>
                  <w:sz w:val="24"/>
                </w:rPr>
                <w:delText>一级、二级、...十级</w:delText>
              </w:r>
            </w:del>
            <w:r>
              <w:rPr>
                <w:rFonts w:hint="eastAsia" w:ascii="仿宋" w:hAnsi="仿宋" w:eastAsia="仿宋" w:cs="仿宋"/>
                <w:bCs/>
                <w:color w:val="000000"/>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是否分配</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szCs w:val="24"/>
                <w:lang w:bidi="ar"/>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是否接触</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lang w:bidi="ar"/>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是否成功</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lang w:bidi="ar"/>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重置</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按钮</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按钮</w:t>
            </w:r>
          </w:p>
        </w:tc>
        <w:tc>
          <w:tcPr>
            <w:tcW w:w="2275" w:type="dxa"/>
          </w:tcPr>
          <w:p>
            <w:pPr>
              <w:spacing w:line="360" w:lineRule="auto"/>
              <w:rPr>
                <w:rFonts w:ascii="仿宋" w:hAnsi="仿宋" w:eastAsia="仿宋" w:cs="仿宋"/>
                <w:kern w:val="0"/>
                <w:sz w:val="24"/>
                <w:lang w:bidi="ar"/>
              </w:rPr>
            </w:pPr>
            <w:r>
              <w:rPr>
                <w:rFonts w:ascii="仿宋" w:hAnsi="仿宋" w:eastAsia="仿宋" w:cs="仿宋"/>
                <w:bCs/>
                <w:color w:val="000000"/>
                <w:kern w:val="0"/>
                <w:sz w:val="24"/>
              </w:rPr>
              <w:t>恢复默认筛选条件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查询</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按钮</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按钮</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执行查询</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w:t>
      </w:r>
      <w:r>
        <w:rPr>
          <w:rFonts w:hint="eastAsia" w:ascii="仿宋" w:hAnsi="仿宋" w:eastAsia="仿宋"/>
          <w:sz w:val="24"/>
          <w:szCs w:val="24"/>
        </w:rPr>
        <w:t>用户进入“营销活动详情”后，点击“客户明细”tab，系统展示客户明细列表</w:t>
      </w:r>
      <w:r>
        <w:rPr>
          <w:rFonts w:hint="eastAsia" w:ascii="仿宋" w:hAnsi="仿宋" w:eastAsia="仿宋"/>
          <w:color w:val="000000"/>
          <w:sz w:val="24"/>
        </w:rPr>
        <w:t>。</w:t>
      </w:r>
    </w:p>
    <w:p>
      <w:pPr>
        <w:spacing w:after="0" w:line="360" w:lineRule="auto"/>
        <w:rPr>
          <w:rFonts w:ascii="仿宋" w:hAnsi="仿宋" w:eastAsia="仿宋"/>
          <w:color w:val="000000"/>
          <w:sz w:val="24"/>
        </w:rPr>
      </w:pPr>
      <w:r>
        <w:rPr>
          <w:rFonts w:hint="eastAsia" w:ascii="仿宋" w:hAnsi="仿宋" w:eastAsia="仿宋"/>
          <w:color w:val="000000"/>
          <w:sz w:val="24"/>
        </w:rPr>
        <w:t>2、用户可在查询条件区操作，支持通过筛选条件筛选客户明细列表数据</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点击“查询”，系统按当前输入条件返回符合条件的数据。</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点击“重置”，系统清空当前输入条件并恢复初始状态。</w:t>
      </w:r>
    </w:p>
    <w:p>
      <w:pPr>
        <w:spacing w:after="0" w:line="360" w:lineRule="auto"/>
        <w:rPr>
          <w:rFonts w:ascii="仿宋" w:hAnsi="仿宋" w:eastAsia="仿宋"/>
          <w:color w:val="000000"/>
          <w:sz w:val="24"/>
        </w:rPr>
      </w:pPr>
      <w:r>
        <w:rPr>
          <w:rFonts w:hint="eastAsia" w:ascii="仿宋" w:hAnsi="仿宋" w:eastAsia="仿宋"/>
          <w:color w:val="000000"/>
          <w:sz w:val="24"/>
        </w:rPr>
        <w:t>3、用户可在列表左上角统一操作按钮区操作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用户可基于客户明细继续执行分配、回收等后续动作。</w:t>
      </w:r>
    </w:p>
    <w:p>
      <w:pPr>
        <w:spacing w:after="0" w:line="360" w:lineRule="auto"/>
        <w:ind w:firstLine="420"/>
        <w:rPr>
          <w:rFonts w:ascii="仿宋" w:hAnsi="仿宋" w:eastAsia="仿宋"/>
          <w:sz w:val="24"/>
        </w:rPr>
      </w:pPr>
      <w:r>
        <w:rPr>
          <w:rFonts w:hint="eastAsia" w:ascii="仿宋" w:hAnsi="仿宋" w:eastAsia="仿宋"/>
          <w:sz w:val="24"/>
        </w:rPr>
        <w:t>点击“分配”按钮，详见“客户明细-分配”章节。</w:t>
      </w:r>
    </w:p>
    <w:p>
      <w:pPr>
        <w:spacing w:after="0" w:line="360" w:lineRule="auto"/>
        <w:ind w:firstLine="420"/>
        <w:rPr>
          <w:rFonts w:ascii="仿宋" w:hAnsi="仿宋" w:eastAsia="仿宋"/>
          <w:color w:val="000000"/>
          <w:sz w:val="24"/>
        </w:rPr>
      </w:pPr>
      <w:r>
        <w:rPr>
          <w:rFonts w:hint="eastAsia" w:ascii="仿宋" w:hAnsi="仿宋" w:eastAsia="仿宋"/>
          <w:sz w:val="24"/>
        </w:rPr>
        <w:t>点击“回收”按钮，详见“客户明细-回收”章节。</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sz w:val="24"/>
        </w:rPr>
      </w:pPr>
      <w:r>
        <w:rPr>
          <w:rFonts w:ascii="仿宋" w:hAnsi="仿宋" w:eastAsia="仿宋"/>
          <w:color w:val="000000"/>
          <w:sz w:val="24"/>
        </w:rPr>
        <w:t>1</w:t>
      </w:r>
      <w:r>
        <w:rPr>
          <w:rFonts w:hint="eastAsia" w:ascii="仿宋" w:hAnsi="仿宋" w:eastAsia="仿宋"/>
          <w:color w:val="000000"/>
          <w:sz w:val="24"/>
        </w:rPr>
        <w:t>、默认按照客户等级降序排序。</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1、支持总/分行管理用户、网点负责人查看本机构辖下的客户明细</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cs="仿宋"/>
          <w:color w:val="000000"/>
          <w:kern w:val="0"/>
          <w:sz w:val="24"/>
        </w:rPr>
      </w:pPr>
    </w:p>
    <w:tbl>
      <w:tblPr>
        <w:tblStyle w:val="51"/>
        <w:tblW w:w="90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2223"/>
        <w:gridCol w:w="2089"/>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2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652"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复选框</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支持多选与单选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客户名称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免打扰</w:t>
            </w:r>
          </w:p>
        </w:tc>
        <w:tc>
          <w:tcPr>
            <w:tcW w:w="2223"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展示免打扰，枚举值：是、否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归属机构</w:t>
            </w:r>
          </w:p>
        </w:tc>
        <w:tc>
          <w:tcPr>
            <w:tcW w:w="2223"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反显、格式：机构号+机构名称</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客户等级</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展示客户等级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营销人</w:t>
            </w:r>
          </w:p>
        </w:tc>
        <w:tc>
          <w:tcPr>
            <w:tcW w:w="2223"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反显、格式：工号+姓名</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展示客营销人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基准值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展示基准值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当前值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展示当前值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增量</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增长率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百分比</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展示增长率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sz w:val="24"/>
                <w:lang w:bidi="ar"/>
              </w:rPr>
            </w:pPr>
            <w:r>
              <w:rPr>
                <w:rFonts w:hint="eastAsia" w:ascii="仿宋" w:hAnsi="仿宋" w:eastAsia="仿宋" w:cs="仿宋"/>
                <w:b/>
                <w:bCs/>
                <w:color w:val="000000"/>
                <w:sz w:val="24"/>
                <w:lang w:bidi="ar"/>
              </w:rPr>
              <w:t>是否接触</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展示是否接触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kern w:val="0"/>
                <w:sz w:val="24"/>
              </w:rPr>
            </w:pPr>
            <w:r>
              <w:rPr>
                <w:rFonts w:hint="eastAsia" w:ascii="仿宋" w:hAnsi="仿宋" w:eastAsia="仿宋" w:cs="仿宋"/>
                <w:b/>
                <w:bCs/>
                <w:color w:val="000000"/>
                <w:kern w:val="0"/>
                <w:sz w:val="24"/>
              </w:rPr>
              <w:t>是否成功</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展示是否成功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sz w:val="24"/>
                <w:lang w:bidi="ar"/>
              </w:rPr>
            </w:pPr>
            <w:r>
              <w:rPr>
                <w:rFonts w:hint="eastAsia" w:ascii="仿宋" w:hAnsi="仿宋" w:eastAsia="仿宋" w:cs="仿宋"/>
                <w:b/>
                <w:bCs/>
                <w:color w:val="000000"/>
                <w:sz w:val="24"/>
                <w:lang w:bidi="ar"/>
              </w:rPr>
              <w:t>支持情况</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展示支持情况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sz w:val="24"/>
                <w:lang w:bidi="ar"/>
              </w:rPr>
            </w:pPr>
            <w:r>
              <w:rPr>
                <w:rFonts w:hint="eastAsia" w:ascii="仿宋" w:hAnsi="仿宋" w:eastAsia="仿宋" w:cs="仿宋"/>
                <w:b/>
                <w:bCs/>
                <w:color w:val="000000"/>
                <w:sz w:val="24"/>
                <w:lang w:bidi="ar"/>
              </w:rPr>
              <w:t>反馈内容</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展示反馈内容</w:t>
            </w:r>
          </w:p>
        </w:tc>
      </w:tr>
    </w:tbl>
    <w:p>
      <w:pPr>
        <w:spacing w:line="360" w:lineRule="auto"/>
        <w:rPr>
          <w:rFonts w:ascii="仿宋" w:hAnsi="仿宋" w:eastAsia="仿宋" w:cs="仿宋"/>
          <w:color w:val="000000"/>
          <w:kern w:val="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客户明细-分配</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支持用户对客户明细中的客户执行营销人分配。</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cs="仿宋"/>
          <w:sz w:val="24"/>
        </w:rPr>
      </w:pPr>
      <w:r>
        <w:rPr>
          <w:rFonts w:hint="eastAsia" w:ascii="仿宋" w:hAnsi="仿宋" w:eastAsia="仿宋" w:cs="仿宋"/>
          <w:sz w:val="24"/>
        </w:rPr>
        <w:t>用户在客户明细中勾选目标客户后发起“分配”操作。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2262"/>
        <w:gridCol w:w="2262"/>
        <w:gridCol w:w="2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b/>
                <w:bCs/>
              </w:rPr>
            </w:pPr>
            <w:r>
              <w:rPr>
                <w:rFonts w:hint="eastAsia" w:ascii="仿宋" w:hAnsi="仿宋" w:eastAsia="仿宋" w:cs="仿宋"/>
                <w:b/>
                <w:bCs/>
                <w:kern w:val="0"/>
                <w:sz w:val="24"/>
                <w:lang w:bidi="ar"/>
              </w:rPr>
              <w:t>归属机构</w:t>
            </w:r>
          </w:p>
        </w:tc>
        <w:tc>
          <w:tcPr>
            <w:tcW w:w="2262" w:type="dxa"/>
          </w:tcPr>
          <w:p>
            <w:pPr>
              <w:spacing w:line="360" w:lineRule="auto"/>
              <w:rPr>
                <w:rFonts w:ascii="仿宋" w:hAnsi="仿宋" w:eastAsia="仿宋"/>
              </w:rPr>
            </w:pPr>
            <w:r>
              <w:rPr>
                <w:rFonts w:ascii="仿宋" w:hAnsi="仿宋" w:eastAsia="仿宋" w:cs="仿宋"/>
                <w:sz w:val="24"/>
                <w:lang w:bidi="ar"/>
              </w:rPr>
              <w:t>默认</w:t>
            </w:r>
            <w:r>
              <w:rPr>
                <w:rFonts w:hint="eastAsia" w:ascii="仿宋" w:hAnsi="仿宋" w:eastAsia="仿宋" w:cs="仿宋"/>
                <w:sz w:val="24"/>
                <w:lang w:bidi="ar"/>
              </w:rPr>
              <w:t>反显</w:t>
            </w:r>
            <w:r>
              <w:rPr>
                <w:rFonts w:ascii="仿宋" w:hAnsi="仿宋" w:eastAsia="仿宋" w:cs="仿宋"/>
                <w:sz w:val="24"/>
                <w:lang w:bidi="ar"/>
              </w:rPr>
              <w:t>当前用户归属机构，可调整</w:t>
            </w:r>
            <w:r>
              <w:rPr>
                <w:rFonts w:hint="eastAsia" w:ascii="仿宋" w:hAnsi="仿宋" w:eastAsia="仿宋" w:cs="仿宋"/>
                <w:sz w:val="24"/>
                <w:lang w:bidi="ar"/>
              </w:rPr>
              <w:t>，必输。</w:t>
            </w:r>
          </w:p>
        </w:tc>
        <w:tc>
          <w:tcPr>
            <w:tcW w:w="2262" w:type="dxa"/>
          </w:tcPr>
          <w:p>
            <w:pPr>
              <w:spacing w:line="360" w:lineRule="auto"/>
              <w:rPr>
                <w:rFonts w:ascii="仿宋" w:hAnsi="仿宋" w:eastAsia="仿宋"/>
              </w:rPr>
            </w:pPr>
            <w:r>
              <w:rPr>
                <w:rFonts w:hint="eastAsia" w:ascii="仿宋" w:hAnsi="仿宋" w:eastAsia="仿宋" w:cs="仿宋"/>
                <w:kern w:val="0"/>
                <w:sz w:val="24"/>
                <w:lang w:bidi="ar"/>
              </w:rPr>
              <w:t>机构树</w:t>
            </w:r>
          </w:p>
        </w:tc>
        <w:tc>
          <w:tcPr>
            <w:tcW w:w="2275" w:type="dxa"/>
          </w:tcPr>
          <w:p>
            <w:pPr>
              <w:spacing w:line="360" w:lineRule="auto"/>
              <w:rPr>
                <w:rFonts w:ascii="仿宋" w:hAnsi="仿宋" w:eastAsia="仿宋"/>
              </w:rPr>
            </w:pPr>
            <w:r>
              <w:rPr>
                <w:rFonts w:hint="eastAsia" w:ascii="仿宋" w:hAnsi="仿宋" w:eastAsia="仿宋" w:cs="仿宋"/>
                <w:kern w:val="0"/>
                <w:sz w:val="24"/>
                <w:lang w:bidi="ar"/>
              </w:rPr>
              <w:t>支持按归属机构查询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
                <w:bCs/>
                <w:kern w:val="0"/>
                <w:sz w:val="24"/>
                <w:lang w:bidi="ar"/>
              </w:rPr>
              <w:t>客户经理</w:t>
            </w:r>
          </w:p>
        </w:tc>
        <w:tc>
          <w:tcPr>
            <w:tcW w:w="2262"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kern w:val="0"/>
                <w:sz w:val="24"/>
                <w:lang w:bidi="ar"/>
              </w:rPr>
              <w:t>文本</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kern w:val="0"/>
                <w:sz w:val="24"/>
                <w:lang w:bidi="ar"/>
              </w:rPr>
              <w:t>支持客户经理名称模糊查询</w:t>
            </w:r>
          </w:p>
        </w:tc>
      </w:tr>
    </w:tbl>
    <w:p>
      <w:pPr>
        <w:spacing w:line="360" w:lineRule="auto"/>
        <w:rPr>
          <w:rFonts w:ascii="仿宋" w:hAnsi="仿宋" w:eastAsia="仿宋" w:cs="仿宋"/>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sz w:val="24"/>
          <w:szCs w:val="24"/>
        </w:rPr>
      </w:pPr>
      <w:r>
        <w:rPr>
          <w:rFonts w:hint="eastAsia" w:ascii="仿宋" w:hAnsi="仿宋" w:eastAsia="仿宋"/>
          <w:color w:val="000000"/>
          <w:sz w:val="24"/>
        </w:rPr>
        <w:t>1、</w:t>
      </w:r>
      <w:r>
        <w:rPr>
          <w:rFonts w:hint="eastAsia" w:ascii="仿宋" w:hAnsi="仿宋" w:eastAsia="仿宋"/>
          <w:sz w:val="24"/>
          <w:szCs w:val="24"/>
        </w:rPr>
        <w:t>用户进入“营销活动详情”后，点击“客户明细”tab，系统展示客户明细列表</w:t>
      </w:r>
    </w:p>
    <w:p>
      <w:pPr>
        <w:spacing w:after="0" w:line="360" w:lineRule="auto"/>
        <w:rPr>
          <w:rFonts w:ascii="仿宋" w:hAnsi="仿宋" w:eastAsia="仿宋"/>
          <w:color w:val="000000"/>
          <w:sz w:val="24"/>
        </w:rPr>
      </w:pPr>
      <w:r>
        <w:rPr>
          <w:rFonts w:hint="eastAsia" w:ascii="仿宋" w:hAnsi="仿宋" w:eastAsia="仿宋"/>
          <w:sz w:val="24"/>
          <w:szCs w:val="24"/>
        </w:rPr>
        <w:t>2、</w:t>
      </w:r>
      <w:r>
        <w:rPr>
          <w:rFonts w:hint="eastAsia" w:ascii="仿宋" w:hAnsi="仿宋" w:eastAsia="仿宋"/>
          <w:color w:val="000000"/>
          <w:sz w:val="24"/>
        </w:rPr>
        <w:t>用户可在列表左上角统一操作按钮区操作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在客户明细列表中勾选目标客户，点击 “分配”按钮，从右侧抽屉式弹出“分配营销人”界面。</w:t>
      </w:r>
    </w:p>
    <w:p>
      <w:pPr>
        <w:spacing w:after="0" w:line="360" w:lineRule="auto"/>
        <w:ind w:firstLine="420"/>
        <w:rPr>
          <w:rFonts w:ascii="仿宋" w:hAnsi="仿宋" w:eastAsia="仿宋"/>
          <w:color w:val="000000"/>
          <w:sz w:val="24"/>
        </w:rPr>
      </w:pPr>
      <w:r>
        <w:rPr>
          <w:rFonts w:hint="eastAsia" w:ascii="仿宋" w:hAnsi="仿宋" w:eastAsia="仿宋"/>
          <w:color w:val="000000"/>
          <w:sz w:val="24"/>
        </w:rPr>
        <w:t>支持通过归属机构、客户经理筛选条件，筛选营销人。</w:t>
      </w:r>
    </w:p>
    <w:p>
      <w:pPr>
        <w:spacing w:after="0" w:line="360" w:lineRule="auto"/>
        <w:ind w:firstLine="420"/>
        <w:rPr>
          <w:rFonts w:ascii="仿宋" w:hAnsi="仿宋" w:eastAsia="仿宋"/>
          <w:color w:val="000000"/>
          <w:sz w:val="24"/>
        </w:rPr>
      </w:pPr>
      <w:r>
        <w:rPr>
          <w:rFonts w:hint="eastAsia" w:ascii="仿宋" w:hAnsi="仿宋" w:eastAsia="仿宋"/>
          <w:color w:val="000000"/>
          <w:sz w:val="24"/>
        </w:rPr>
        <w:t>支持单选营销人，点击“确定”按钮进行营销人分配并关闭“分配营销人”界面且要同步刷新列表页面。点击“取消”按钮，关闭“分配营销人”界面。</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sz w:val="24"/>
        </w:rPr>
      </w:pPr>
      <w:r>
        <w:rPr>
          <w:rFonts w:hint="eastAsia" w:ascii="仿宋" w:hAnsi="仿宋" w:eastAsia="仿宋"/>
          <w:color w:val="000000"/>
          <w:sz w:val="24"/>
        </w:rPr>
        <w:t>1、支持单个客户或批量客户分配，每次操作只能分配一个营销人。</w:t>
      </w:r>
    </w:p>
    <w:p>
      <w:pPr>
        <w:spacing w:after="0" w:line="360" w:lineRule="auto"/>
        <w:rPr>
          <w:rFonts w:ascii="仿宋" w:hAnsi="仿宋" w:eastAsia="仿宋"/>
          <w:color w:val="000000"/>
          <w:sz w:val="24"/>
        </w:rPr>
      </w:pPr>
      <w:r>
        <w:rPr>
          <w:rFonts w:hint="eastAsia" w:ascii="仿宋" w:hAnsi="仿宋" w:eastAsia="仿宋"/>
          <w:color w:val="000000"/>
          <w:sz w:val="24"/>
        </w:rPr>
        <w:t>2、分配营销人时，需要进行二次校验，若客户已分配营销人，需要进行提示，提示文案：“</w:t>
      </w:r>
      <w:r>
        <w:rPr>
          <w:rFonts w:ascii="仿宋" w:hAnsi="仿宋" w:eastAsia="仿宋"/>
          <w:color w:val="000000"/>
          <w:sz w:val="24"/>
        </w:rPr>
        <w:t>{XXX}</w:t>
      </w:r>
      <w:r>
        <w:rPr>
          <w:rFonts w:hint="eastAsia" w:ascii="仿宋" w:hAnsi="仿宋" w:eastAsia="仿宋"/>
          <w:color w:val="000000"/>
          <w:sz w:val="24"/>
        </w:rPr>
        <w:t>客户已经分配营销人，请重新选择！”。</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3、营销人营销关系的建立，只是为了能让当前无管户客户经理的客户有人员去营销，不会变更实际的管户关系。若要变更管户关系需在系统中进行申领或分配。</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1、总</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分行业务岗和网点负责人，即创建人在创建时，分配营销人步骤没有完全将客户分配营销人时，网点负责人在此继续进行分配。</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tbl>
      <w:tblPr>
        <w:tblStyle w:val="50"/>
        <w:tblW w:w="9066" w:type="dxa"/>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45"/>
        <w:gridCol w:w="2410"/>
        <w:gridCol w:w="1843"/>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rPr>
                <w:rFonts w:ascii="仿宋" w:hAnsi="仿宋" w:eastAsia="仿宋"/>
                <w:b/>
                <w:color w:val="000000"/>
                <w:sz w:val="24"/>
              </w:rPr>
            </w:pPr>
            <w:r>
              <w:rPr>
                <w:rFonts w:hint="eastAsia" w:ascii="仿宋" w:hAnsi="仿宋" w:eastAsia="仿宋"/>
                <w:b/>
                <w:color w:val="000000"/>
                <w:sz w:val="24"/>
              </w:rPr>
              <w:t>要素名称</w:t>
            </w:r>
          </w:p>
        </w:tc>
        <w:tc>
          <w:tcPr>
            <w:tcW w:w="2410" w:type="dxa"/>
            <w:shd w:val="clear" w:color="auto" w:fill="auto"/>
          </w:tcPr>
          <w:p>
            <w:pPr>
              <w:spacing w:line="360" w:lineRule="auto"/>
              <w:rPr>
                <w:rFonts w:ascii="仿宋" w:hAnsi="仿宋" w:eastAsia="仿宋"/>
                <w:b/>
                <w:color w:val="000000"/>
                <w:sz w:val="24"/>
              </w:rPr>
            </w:pPr>
            <w:r>
              <w:rPr>
                <w:rFonts w:ascii="仿宋" w:hAnsi="仿宋" w:eastAsia="仿宋"/>
                <w:b/>
                <w:color w:val="000000"/>
                <w:sz w:val="24"/>
              </w:rPr>
              <w:t>约束及校验规则</w:t>
            </w:r>
          </w:p>
        </w:tc>
        <w:tc>
          <w:tcPr>
            <w:tcW w:w="1843" w:type="dxa"/>
          </w:tcPr>
          <w:p>
            <w:pPr>
              <w:spacing w:line="360" w:lineRule="auto"/>
              <w:rPr>
                <w:rFonts w:ascii="仿宋" w:hAnsi="仿宋" w:eastAsia="仿宋"/>
                <w:b/>
                <w:color w:val="000000"/>
                <w:sz w:val="24"/>
              </w:rPr>
            </w:pPr>
            <w:r>
              <w:rPr>
                <w:rFonts w:ascii="仿宋" w:hAnsi="仿宋" w:eastAsia="仿宋"/>
                <w:b/>
                <w:color w:val="000000"/>
                <w:sz w:val="24"/>
              </w:rPr>
              <w:t>数据类型</w:t>
            </w:r>
          </w:p>
        </w:tc>
        <w:tc>
          <w:tcPr>
            <w:tcW w:w="2268" w:type="dxa"/>
          </w:tcPr>
          <w:p>
            <w:pPr>
              <w:spacing w:line="360" w:lineRule="auto"/>
              <w:rPr>
                <w:rFonts w:ascii="仿宋" w:hAnsi="仿宋" w:eastAsia="仿宋"/>
                <w:b/>
                <w:color w:val="000000"/>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Cs/>
                <w:color w:val="000000"/>
                <w:sz w:val="24"/>
              </w:rPr>
            </w:pPr>
            <w:r>
              <w:rPr>
                <w:rFonts w:ascii="仿宋" w:hAnsi="仿宋" w:eastAsia="仿宋"/>
                <w:bCs/>
                <w:color w:val="000000"/>
                <w:sz w:val="24"/>
              </w:rPr>
              <w:t>复选框</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反显，多选</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文本</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选择营销人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Cs/>
                <w:color w:val="000000"/>
                <w:sz w:val="24"/>
              </w:rPr>
            </w:pPr>
            <w:r>
              <w:rPr>
                <w:rFonts w:ascii="仿宋" w:hAnsi="仿宋" w:eastAsia="仿宋"/>
                <w:bCs/>
                <w:color w:val="000000"/>
                <w:sz w:val="24"/>
              </w:rPr>
              <w:t>序号</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数值</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展示列表序号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Cs/>
                <w:color w:val="000000"/>
                <w:sz w:val="24"/>
              </w:rPr>
            </w:pPr>
            <w:r>
              <w:rPr>
                <w:rFonts w:ascii="仿宋" w:hAnsi="仿宋" w:eastAsia="仿宋"/>
                <w:bCs/>
                <w:color w:val="000000"/>
                <w:sz w:val="24"/>
              </w:rPr>
              <w:t>客户经理</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w:t>
            </w:r>
            <w:r>
              <w:rPr>
                <w:rFonts w:hint="eastAsia" w:ascii="仿宋" w:hAnsi="仿宋" w:eastAsia="仿宋"/>
                <w:bCs/>
                <w:color w:val="000000"/>
                <w:sz w:val="24"/>
              </w:rPr>
              <w:t>，格式：工号+姓名</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文本</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展示客户经理</w:t>
            </w:r>
            <w:r>
              <w:rPr>
                <w:rFonts w:hint="eastAsia" w:ascii="仿宋" w:hAnsi="仿宋" w:eastAsia="仿宋"/>
                <w:bCs/>
                <w:color w:val="000000"/>
                <w:sz w:val="24"/>
              </w:rPr>
              <w:t>工号及</w:t>
            </w:r>
            <w:r>
              <w:rPr>
                <w:rFonts w:ascii="仿宋" w:hAnsi="仿宋" w:eastAsia="仿宋"/>
                <w:bCs/>
                <w:color w:val="000000"/>
                <w:sz w:val="24"/>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Cs/>
                <w:color w:val="000000"/>
                <w:sz w:val="24"/>
              </w:rPr>
            </w:pPr>
            <w:r>
              <w:rPr>
                <w:rFonts w:ascii="仿宋" w:hAnsi="仿宋" w:eastAsia="仿宋"/>
                <w:bCs/>
                <w:color w:val="000000"/>
                <w:sz w:val="24"/>
              </w:rPr>
              <w:t>所属机构</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w:t>
            </w:r>
            <w:r>
              <w:rPr>
                <w:rFonts w:hint="eastAsia" w:ascii="仿宋" w:hAnsi="仿宋" w:eastAsia="仿宋"/>
                <w:bCs/>
                <w:color w:val="000000"/>
                <w:sz w:val="24"/>
              </w:rPr>
              <w:t>，格式：机构号+机构名称</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文本</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展示所属机构</w:t>
            </w:r>
            <w:r>
              <w:rPr>
                <w:rFonts w:hint="eastAsia" w:ascii="仿宋" w:hAnsi="仿宋" w:eastAsia="仿宋"/>
                <w:bCs/>
                <w:color w:val="000000"/>
                <w:sz w:val="24"/>
              </w:rPr>
              <w:t>号及姓名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
                <w:color w:val="000000"/>
                <w:sz w:val="24"/>
              </w:rPr>
            </w:pPr>
            <w:r>
              <w:rPr>
                <w:rFonts w:ascii="仿宋" w:hAnsi="仿宋" w:eastAsia="仿宋"/>
                <w:b/>
                <w:color w:val="000000"/>
                <w:sz w:val="24"/>
              </w:rPr>
              <w:t>管户数</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数值</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展示当前营销人管户数</w:t>
            </w:r>
          </w:p>
        </w:tc>
      </w:tr>
    </w:tbl>
    <w:p>
      <w:pPr>
        <w:spacing w:line="360" w:lineRule="auto"/>
        <w:rPr>
          <w:rFonts w:ascii="仿宋" w:hAnsi="仿宋" w:eastAsia="仿宋" w:cs="仿宋"/>
          <w:color w:val="000000"/>
          <w:kern w:val="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客户明细-回收</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支持对客户明细中的目标客户执行营销活动回收处理。</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rPr>
      </w:pPr>
      <w:r>
        <w:rPr>
          <w:rFonts w:hint="eastAsia" w:ascii="仿宋" w:hAnsi="仿宋" w:eastAsia="仿宋" w:cs="仿宋"/>
          <w:sz w:val="24"/>
        </w:rPr>
        <w:t>用户在客户明细中勾选目标客户后发起“回收”操作。</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sz w:val="24"/>
          <w:szCs w:val="24"/>
        </w:rPr>
      </w:pPr>
      <w:r>
        <w:rPr>
          <w:rFonts w:hint="eastAsia" w:ascii="仿宋" w:hAnsi="仿宋" w:eastAsia="仿宋"/>
          <w:color w:val="000000"/>
          <w:sz w:val="24"/>
        </w:rPr>
        <w:t>1、</w:t>
      </w:r>
      <w:r>
        <w:rPr>
          <w:rFonts w:hint="eastAsia" w:ascii="仿宋" w:hAnsi="仿宋" w:eastAsia="仿宋"/>
          <w:sz w:val="24"/>
          <w:szCs w:val="24"/>
        </w:rPr>
        <w:t>用户进入“营销活动详情”后，点击“客户明细”tab，系统展示客户明细列表</w:t>
      </w:r>
    </w:p>
    <w:p>
      <w:pPr>
        <w:spacing w:after="0" w:line="360" w:lineRule="auto"/>
        <w:rPr>
          <w:rFonts w:ascii="仿宋" w:hAnsi="仿宋" w:eastAsia="仿宋"/>
          <w:color w:val="000000"/>
          <w:sz w:val="24"/>
        </w:rPr>
      </w:pPr>
      <w:r>
        <w:rPr>
          <w:rFonts w:ascii="仿宋" w:hAnsi="仿宋" w:eastAsia="仿宋"/>
          <w:sz w:val="24"/>
          <w:szCs w:val="24"/>
        </w:rPr>
        <w:t>2</w:t>
      </w:r>
      <w:r>
        <w:rPr>
          <w:rFonts w:hint="eastAsia" w:ascii="仿宋" w:hAnsi="仿宋" w:eastAsia="仿宋"/>
          <w:sz w:val="24"/>
          <w:szCs w:val="24"/>
        </w:rPr>
        <w:t>、</w:t>
      </w:r>
      <w:r>
        <w:rPr>
          <w:rFonts w:hint="eastAsia" w:ascii="仿宋" w:hAnsi="仿宋" w:eastAsia="仿宋"/>
          <w:color w:val="000000"/>
          <w:sz w:val="24"/>
        </w:rPr>
        <w:t>用户可在列表左上角统一操作按钮区操作：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用户在客户明细列表中勾选目标客户后，点 “回收”按钮，需进行二次弹窗确认，提示文案：“确认要回收XXX客户吗？”。点击“确定”按钮，系统执行回收操作并刷新列表。点击“取消”按钮，关闭当前确认框。</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sz w:val="24"/>
        </w:rPr>
      </w:pPr>
      <w:r>
        <w:rPr>
          <w:rFonts w:hint="eastAsia" w:ascii="仿宋" w:hAnsi="仿宋" w:eastAsia="仿宋"/>
          <w:color w:val="000000"/>
          <w:sz w:val="24"/>
        </w:rPr>
        <w:t>1、支持单个客户或批量客户回收，回收后支持再次分配。</w:t>
      </w:r>
    </w:p>
    <w:p>
      <w:pPr>
        <w:spacing w:after="0" w:line="360" w:lineRule="auto"/>
        <w:rPr>
          <w:rFonts w:ascii="仿宋" w:hAnsi="仿宋" w:eastAsia="仿宋"/>
          <w:color w:val="000000"/>
          <w:sz w:val="24"/>
        </w:rPr>
      </w:pPr>
      <w:r>
        <w:rPr>
          <w:rFonts w:hint="eastAsia" w:ascii="仿宋" w:hAnsi="仿宋" w:eastAsia="仿宋"/>
          <w:color w:val="000000"/>
          <w:sz w:val="24"/>
        </w:rPr>
        <w:t>2、在营销活动中回收营销关系也不影响管户关系的变动。</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1、总</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分行业务岗和网点负责人可以回收本机构辖下的客户营销关系。</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系统返回客户回收处理结果。</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5"/>
        <w:numPr>
          <w:ilvl w:val="2"/>
          <w:numId w:val="14"/>
        </w:numPr>
        <w:spacing w:line="360" w:lineRule="auto"/>
        <w:ind w:left="993" w:hanging="993"/>
        <w:rPr>
          <w:b w:val="0"/>
          <w:bCs w:val="0"/>
          <w:sz w:val="28"/>
          <w:szCs w:val="28"/>
        </w:rPr>
      </w:pPr>
      <w:bookmarkStart w:id="85" w:name="_Toc233295843"/>
      <w:r>
        <w:rPr>
          <w:rFonts w:hint="eastAsia"/>
          <w:sz w:val="28"/>
          <w:szCs w:val="28"/>
        </w:rPr>
        <w:t>我的营销活动</w:t>
      </w:r>
      <w:bookmarkEnd w:id="85"/>
    </w:p>
    <w:p>
      <w:pPr>
        <w:pStyle w:val="6"/>
        <w:numPr>
          <w:ilvl w:val="3"/>
          <w:numId w:val="14"/>
        </w:numPr>
        <w:spacing w:line="360" w:lineRule="auto"/>
        <w:rPr>
          <w:rFonts w:ascii="仿宋" w:hAnsi="仿宋" w:eastAsia="仿宋"/>
          <w:b w:val="0"/>
          <w:bCs w:val="0"/>
        </w:rPr>
      </w:pPr>
      <w:r>
        <w:rPr>
          <w:rFonts w:hint="eastAsia" w:ascii="仿宋" w:hAnsi="仿宋" w:eastAsia="仿宋"/>
        </w:rPr>
        <w:t>我的营销活动-列表</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支持用户按任务名称、类型、状态和日期查询本人名下的营销活动任务。</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用户进入“我的营销活动”列表页后，可根据任务名称、类型、状态和日期筛选营销活动任务。</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活动名称</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文本</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支持按活动名称查询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rPr>
            </w:pPr>
            <w:r>
              <w:rPr>
                <w:rFonts w:hint="eastAsia" w:ascii="仿宋" w:hAnsi="仿宋" w:eastAsia="仿宋" w:cs="仿宋"/>
                <w:kern w:val="0"/>
                <w:sz w:val="24"/>
                <w:lang w:bidi="ar"/>
              </w:rPr>
              <w:t>活动类型</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下拉框</w:t>
            </w:r>
          </w:p>
        </w:tc>
        <w:tc>
          <w:tcPr>
            <w:tcW w:w="2270" w:type="dxa"/>
          </w:tcPr>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支持按活动类型查询、</w:t>
            </w:r>
            <w:r>
              <w:rPr>
                <w:rFonts w:ascii="仿宋" w:hAnsi="仿宋" w:eastAsia="仿宋" w:cs="仿宋"/>
                <w:sz w:val="24"/>
                <w:lang w:bidi="ar"/>
              </w:rPr>
              <w:t>枚举值</w:t>
            </w:r>
            <w:r>
              <w:rPr>
                <w:rFonts w:hint="eastAsia" w:ascii="仿宋" w:hAnsi="仿宋" w:eastAsia="仿宋" w:cs="仿宋"/>
                <w:sz w:val="24"/>
                <w:lang w:bidi="ar"/>
              </w:rPr>
              <w:t>：综合方案、价值提升、客户维系。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rPr>
            </w:pPr>
            <w:r>
              <w:rPr>
                <w:rFonts w:hint="eastAsia" w:ascii="仿宋" w:hAnsi="仿宋" w:eastAsia="仿宋" w:cs="仿宋"/>
                <w:color w:val="000000"/>
                <w:sz w:val="24"/>
              </w:rPr>
              <w:t>开始日期</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r>
              <w:rPr>
                <w:rFonts w:ascii="仿宋" w:hAnsi="仿宋" w:eastAsia="仿宋" w:cs="仿宋"/>
                <w:sz w:val="24"/>
                <w:lang w:bidi="ar"/>
              </w:rPr>
              <w:t>支持时间范围筛选</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日期</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支持按活动开展时间查询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任务状态</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下拉框</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枚举值：全部、未开始、进行中、已结束。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查询</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反显，可点击</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按钮</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点击执行查询操作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重置</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反显，可点击</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按钮</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点击清空当前筛选条件</w:t>
            </w:r>
          </w:p>
        </w:tc>
      </w:tr>
    </w:tbl>
    <w:p>
      <w:pPr>
        <w:spacing w:line="360" w:lineRule="auto"/>
        <w:rPr>
          <w:rFonts w:ascii="仿宋" w:hAnsi="仿宋" w:eastAsia="仿宋" w:cs="仿宋"/>
          <w:color w:val="000000"/>
          <w:kern w:val="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1、用户进入我的营销活动列表页后，可录入或选择查询条件筛选目标活动任务。</w:t>
      </w:r>
    </w:p>
    <w:p>
      <w:pPr>
        <w:spacing w:after="0" w:line="360" w:lineRule="auto"/>
        <w:rPr>
          <w:rFonts w:ascii="仿宋" w:hAnsi="仿宋" w:eastAsia="仿宋"/>
          <w:color w:val="000000"/>
          <w:sz w:val="24"/>
        </w:rPr>
      </w:pPr>
      <w:r>
        <w:rPr>
          <w:rFonts w:hint="eastAsia" w:ascii="仿宋" w:hAnsi="仿宋" w:eastAsia="仿宋"/>
          <w:color w:val="000000"/>
          <w:sz w:val="24"/>
        </w:rPr>
        <w:t>2、用户可在查询条件区操作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系统根据任务名称、任务类型、开始日期和任务状态返回符合条件的营销活动列表。</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点击“查询”，系统按当前输入条件返回符合条件的客户列表结果。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点击“重置”，系统清空当前输入条件并恢复初始状态。</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1、营销活动关联的客群中存在客户经理本人的管户客户或分配了营销关系的客户，客户经理才能看到对应的营销活动。</w:t>
      </w:r>
    </w:p>
    <w:p>
      <w:pPr>
        <w:spacing w:after="0" w:line="360" w:lineRule="auto"/>
        <w:rPr>
          <w:rFonts w:ascii="仿宋" w:hAnsi="仿宋" w:eastAsia="仿宋"/>
          <w:color w:val="000000"/>
          <w:sz w:val="24"/>
        </w:rPr>
      </w:pPr>
      <w:r>
        <w:rPr>
          <w:rFonts w:ascii="仿宋" w:hAnsi="仿宋" w:eastAsia="仿宋"/>
          <w:color w:val="000000"/>
          <w:sz w:val="24"/>
        </w:rPr>
        <w:t>2</w:t>
      </w:r>
      <w:r>
        <w:rPr>
          <w:rFonts w:hint="eastAsia" w:ascii="仿宋" w:hAnsi="仿宋" w:eastAsia="仿宋"/>
          <w:color w:val="000000"/>
          <w:sz w:val="24"/>
        </w:rPr>
        <w:t>、默认按照活动开始日期从近及远排序。</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1、支持客户经理查询与本人有管户关系、营销关系的营销活动。</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rPr>
      </w:pPr>
    </w:p>
    <w:tbl>
      <w:tblPr>
        <w:tblStyle w:val="51"/>
        <w:tblW w:w="910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68"/>
        <w:gridCol w:w="2268"/>
        <w:gridCol w:w="23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68"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8"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313"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活动名称</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rPr>
            </w:pPr>
            <w:r>
              <w:rPr>
                <w:rFonts w:hint="eastAsia" w:ascii="仿宋" w:hAnsi="仿宋" w:eastAsia="仿宋" w:cs="仿宋"/>
                <w:kern w:val="0"/>
                <w:sz w:val="24"/>
                <w:lang w:bidi="ar"/>
              </w:rPr>
              <w:t>活动类型</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展示活动类型</w:t>
            </w:r>
            <w:r>
              <w:rPr>
                <w:rStyle w:val="155"/>
                <w:rFonts w:hint="eastAsia" w:ascii="仿宋" w:hAnsi="仿宋" w:eastAsia="仿宋"/>
              </w:rPr>
              <w:t>，</w:t>
            </w:r>
            <w:r>
              <w:rPr>
                <w:rFonts w:ascii="仿宋" w:hAnsi="仿宋" w:eastAsia="仿宋" w:cs="仿宋"/>
                <w:sz w:val="24"/>
                <w:lang w:bidi="ar"/>
              </w:rPr>
              <w:t>枚举值</w:t>
            </w:r>
            <w:r>
              <w:rPr>
                <w:rFonts w:hint="eastAsia" w:ascii="仿宋" w:hAnsi="仿宋" w:eastAsia="仿宋" w:cs="仿宋"/>
                <w:sz w:val="24"/>
                <w:lang w:bidi="ar"/>
              </w:rPr>
              <w:t>：综合方案、价值提升、客户维系。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开始日期</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 xml:space="preserve">反显，格式化：YYYY-MM-DD </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日期</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结束日期</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 xml:space="preserve">反显，格式化：YYYY-MM-DD </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日期</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sz w:val="24"/>
              </w:rPr>
            </w:pPr>
            <w:r>
              <w:rPr>
                <w:rFonts w:hint="eastAsia" w:ascii="仿宋" w:hAnsi="仿宋" w:eastAsia="仿宋" w:cs="仿宋"/>
                <w:b/>
                <w:bCs/>
                <w:kern w:val="0"/>
                <w:sz w:val="24"/>
                <w:lang w:bidi="ar"/>
              </w:rPr>
              <w:t>归属机构</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r>
              <w:rPr>
                <w:rFonts w:hint="eastAsia" w:ascii="仿宋" w:hAnsi="仿宋" w:eastAsia="仿宋" w:cs="仿宋"/>
                <w:kern w:val="0"/>
                <w:sz w:val="24"/>
                <w:lang w:bidi="ar"/>
              </w:rPr>
              <w:t>，格式化：机构号+机构名</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sz w:val="24"/>
              </w:rPr>
            </w:pPr>
            <w:r>
              <w:rPr>
                <w:rFonts w:hint="eastAsia" w:ascii="仿宋" w:hAnsi="仿宋" w:eastAsia="仿宋" w:cs="仿宋"/>
                <w:b/>
                <w:bCs/>
                <w:kern w:val="0"/>
                <w:sz w:val="24"/>
                <w:lang w:bidi="ar"/>
              </w:rPr>
              <w:t>创建人</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r>
              <w:rPr>
                <w:rFonts w:hint="eastAsia" w:ascii="仿宋" w:hAnsi="仿宋" w:eastAsia="仿宋" w:cs="仿宋"/>
                <w:kern w:val="0"/>
                <w:sz w:val="24"/>
                <w:lang w:bidi="ar"/>
              </w:rPr>
              <w:t>，格式化：工号+姓名。</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展示创建人</w:t>
            </w:r>
            <w:r>
              <w:rPr>
                <w:rFonts w:hint="eastAsia" w:ascii="仿宋" w:hAnsi="仿宋" w:eastAsia="仿宋" w:cs="仿宋"/>
                <w:kern w:val="0"/>
                <w:sz w:val="24"/>
                <w:lang w:bidi="ar"/>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sz w:val="24"/>
              </w:rPr>
            </w:pPr>
            <w:r>
              <w:rPr>
                <w:rFonts w:hint="eastAsia" w:ascii="仿宋" w:hAnsi="仿宋" w:eastAsia="仿宋" w:cs="仿宋"/>
                <w:b/>
                <w:bCs/>
                <w:kern w:val="0"/>
                <w:sz w:val="24"/>
                <w:lang w:bidi="ar"/>
              </w:rPr>
              <w:t>创建时间</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反显，格式化：YYYY-MM-DD</w:t>
            </w:r>
            <w:r>
              <w:rPr>
                <w:rFonts w:hint="eastAsia" w:ascii="仿宋" w:hAnsi="仿宋" w:eastAsia="仿宋" w:cs="仿宋"/>
                <w:kern w:val="0"/>
                <w:sz w:val="24"/>
                <w:lang w:bidi="ar"/>
              </w:rPr>
              <w:t xml:space="preserve"> mm:ss</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日期时间</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任务状态</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展示任务状态</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widowControl/>
        <w:spacing w:line="360" w:lineRule="auto"/>
        <w:jc w:val="left"/>
        <w:rPr>
          <w:rFonts w:ascii="仿宋" w:hAnsi="仿宋" w:eastAsia="仿宋" w:cs="仿宋"/>
          <w:kern w:val="0"/>
          <w:sz w:val="24"/>
          <w:lang w:bidi="ar"/>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不涉及</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我的营销活动-活动简介</w:t>
      </w:r>
    </w:p>
    <w:p>
      <w:pPr>
        <w:widowControl/>
        <w:spacing w:line="360" w:lineRule="auto"/>
        <w:jc w:val="left"/>
        <w:rPr>
          <w:rFonts w:ascii="仿宋" w:hAnsi="仿宋" w:eastAsia="仿宋" w:cs="仿宋"/>
          <w:kern w:val="0"/>
          <w:sz w:val="24"/>
          <w:lang w:bidi="ar"/>
        </w:rPr>
      </w:pPr>
      <w:r>
        <w:rPr>
          <w:rFonts w:hint="eastAsia" w:ascii="仿宋" w:hAnsi="仿宋" w:eastAsia="仿宋" w:cs="仿宋"/>
          <w:color w:val="000000"/>
          <w:kern w:val="0"/>
          <w:sz w:val="24"/>
        </w:rPr>
        <w:t>详见：</w:t>
      </w:r>
      <w:r>
        <w:rPr>
          <w:rFonts w:hint="eastAsia" w:ascii="仿宋" w:hAnsi="仿宋" w:eastAsia="仿宋" w:cs="仿宋"/>
          <w:i/>
          <w:iCs/>
          <w:color w:val="000000"/>
          <w:kern w:val="0"/>
          <w:sz w:val="24"/>
        </w:rPr>
        <w:t>营销活动管理</w:t>
      </w:r>
      <w:r>
        <w:rPr>
          <w:rFonts w:ascii="仿宋" w:hAnsi="仿宋" w:eastAsia="仿宋" w:cs="仿宋"/>
          <w:i/>
          <w:iCs/>
          <w:color w:val="000000"/>
          <w:kern w:val="0"/>
          <w:sz w:val="24"/>
        </w:rPr>
        <w:t>/</w:t>
      </w:r>
      <w:r>
        <w:rPr>
          <w:rFonts w:hint="eastAsia" w:ascii="仿宋" w:hAnsi="仿宋" w:eastAsia="仿宋" w:cs="仿宋"/>
          <w:i/>
          <w:iCs/>
          <w:color w:val="000000"/>
          <w:kern w:val="0"/>
          <w:sz w:val="24"/>
        </w:rPr>
        <w:t>营销活动视图</w:t>
      </w:r>
      <w:r>
        <w:rPr>
          <w:rFonts w:ascii="仿宋" w:hAnsi="仿宋" w:eastAsia="仿宋" w:cs="仿宋"/>
          <w:i/>
          <w:iCs/>
          <w:color w:val="000000"/>
          <w:kern w:val="0"/>
          <w:sz w:val="24"/>
        </w:rPr>
        <w:t>/</w:t>
      </w:r>
      <w:r>
        <w:rPr>
          <w:rFonts w:hint="eastAsia" w:ascii="仿宋" w:hAnsi="仿宋" w:eastAsia="仿宋" w:cs="仿宋"/>
          <w:i/>
          <w:iCs/>
          <w:color w:val="000000"/>
          <w:kern w:val="0"/>
          <w:sz w:val="24"/>
        </w:rPr>
        <w:t>活动简介章节</w:t>
      </w:r>
    </w:p>
    <w:p>
      <w:pPr>
        <w:pStyle w:val="6"/>
        <w:numPr>
          <w:ilvl w:val="3"/>
          <w:numId w:val="14"/>
        </w:numPr>
        <w:spacing w:line="360" w:lineRule="auto"/>
        <w:rPr>
          <w:rFonts w:ascii="仿宋" w:hAnsi="仿宋" w:eastAsia="仿宋"/>
          <w:b w:val="0"/>
          <w:bCs w:val="0"/>
        </w:rPr>
      </w:pPr>
      <w:r>
        <w:rPr>
          <w:rFonts w:hint="eastAsia" w:ascii="仿宋" w:hAnsi="仿宋" w:eastAsia="仿宋"/>
        </w:rPr>
        <w:t>营销活动视图-客户经理执行分析</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支持用户查看客户经理在当前营销活动的过程及执行情况。</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略</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1、用户进入“营销活动详情”后，默认展示“客户经理执行分析”tab，系统展示客户经理执行分析数据。</w:t>
      </w:r>
    </w:p>
    <w:p>
      <w:pPr>
        <w:spacing w:after="0"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sz w:val="24"/>
        </w:rPr>
        <w:t>2</w:t>
      </w:r>
      <w:r>
        <w:rPr>
          <w:rFonts w:hint="eastAsia" w:ascii="仿宋" w:hAnsi="仿宋" w:eastAsia="仿宋"/>
          <w:color w:val="000000"/>
          <w:sz w:val="24"/>
        </w:rPr>
        <w:t>、</w:t>
      </w:r>
      <w:r>
        <w:rPr>
          <w:rFonts w:hint="eastAsia" w:ascii="仿宋" w:hAnsi="仿宋" w:eastAsia="仿宋"/>
          <w:color w:val="000000" w:themeColor="text1"/>
          <w:sz w:val="24"/>
          <w14:textFill>
            <w14:solidFill>
              <w14:schemeClr w14:val="tx1"/>
            </w14:solidFill>
          </w14:textFill>
        </w:rPr>
        <w:t>用户可在列表左上角统一操作按钮区操作：</w:t>
      </w:r>
    </w:p>
    <w:p>
      <w:pPr>
        <w:spacing w:after="0"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点击“导出”可导出：《客户经理执行分析.xls》。</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sz w:val="24"/>
        </w:rPr>
      </w:pPr>
      <w:r>
        <w:rPr>
          <w:rFonts w:hint="eastAsia" w:ascii="仿宋" w:hAnsi="仿宋" w:eastAsia="仿宋"/>
          <w:color w:val="000000"/>
          <w:sz w:val="24"/>
        </w:rPr>
        <w:t>1、指标口径说明：</w:t>
      </w:r>
    </w:p>
    <w:p>
      <w:pPr>
        <w:spacing w:after="0" w:line="360" w:lineRule="auto"/>
        <w:ind w:firstLine="420"/>
        <w:rPr>
          <w:rFonts w:ascii="仿宋" w:hAnsi="仿宋" w:eastAsia="仿宋" w:cs="仿宋"/>
          <w:bCs/>
          <w:color w:val="000000" w:themeColor="text1"/>
          <w:kern w:val="0"/>
          <w:sz w:val="24"/>
          <w14:textFill>
            <w14:solidFill>
              <w14:schemeClr w14:val="tx1"/>
            </w14:solidFill>
          </w14:textFill>
        </w:rPr>
      </w:pPr>
      <w:r>
        <w:rPr>
          <w:rFonts w:hint="eastAsia" w:ascii="仿宋" w:hAnsi="仿宋" w:eastAsia="仿宋" w:cs="仿宋"/>
          <w:b/>
          <w:color w:val="000000" w:themeColor="text1"/>
          <w:kern w:val="0"/>
          <w:sz w:val="24"/>
          <w14:textFill>
            <w14:solidFill>
              <w14:schemeClr w14:val="tx1"/>
            </w14:solidFill>
          </w14:textFill>
        </w:rPr>
        <w:t>基准值：</w:t>
      </w:r>
      <w:r>
        <w:rPr>
          <w:rFonts w:hint="eastAsia" w:ascii="仿宋" w:hAnsi="仿宋" w:eastAsia="仿宋" w:cs="仿宋"/>
          <w:bCs/>
          <w:color w:val="000000" w:themeColor="text1"/>
          <w:kern w:val="0"/>
          <w:sz w:val="24"/>
          <w14:textFill>
            <w14:solidFill>
              <w14:schemeClr w14:val="tx1"/>
            </w14:solidFill>
          </w14:textFill>
        </w:rPr>
        <w:t>营销活动开始日期，上一日的指标值。</w:t>
      </w:r>
    </w:p>
    <w:p>
      <w:pPr>
        <w:spacing w:after="0" w:line="360" w:lineRule="auto"/>
        <w:ind w:firstLine="420"/>
        <w:rPr>
          <w:rFonts w:ascii="仿宋" w:hAnsi="仿宋" w:eastAsia="仿宋" w:cs="仿宋"/>
          <w:bCs/>
          <w:color w:val="000000" w:themeColor="text1"/>
          <w:kern w:val="0"/>
          <w:sz w:val="24"/>
          <w14:textFill>
            <w14:solidFill>
              <w14:schemeClr w14:val="tx1"/>
            </w14:solidFill>
          </w14:textFill>
        </w:rPr>
      </w:pPr>
      <w:r>
        <w:rPr>
          <w:rFonts w:hint="eastAsia" w:ascii="仿宋" w:hAnsi="仿宋" w:eastAsia="仿宋" w:cs="仿宋"/>
          <w:b/>
          <w:color w:val="000000" w:themeColor="text1"/>
          <w:kern w:val="0"/>
          <w:sz w:val="24"/>
          <w14:textFill>
            <w14:solidFill>
              <w14:schemeClr w14:val="tx1"/>
            </w14:solidFill>
          </w14:textFill>
        </w:rPr>
        <w:t>当前值：</w:t>
      </w:r>
      <w:r>
        <w:rPr>
          <w:rFonts w:hint="eastAsia" w:ascii="仿宋" w:hAnsi="仿宋" w:eastAsia="仿宋" w:cs="仿宋"/>
          <w:bCs/>
          <w:color w:val="000000" w:themeColor="text1"/>
          <w:kern w:val="0"/>
          <w:sz w:val="24"/>
          <w14:textFill>
            <w14:solidFill>
              <w14:schemeClr w14:val="tx1"/>
            </w14:solidFill>
          </w14:textFill>
        </w:rPr>
        <w:t>T</w:t>
      </w:r>
      <w:r>
        <w:rPr>
          <w:rFonts w:ascii="仿宋" w:hAnsi="仿宋" w:eastAsia="仿宋" w:cs="仿宋"/>
          <w:bCs/>
          <w:color w:val="000000" w:themeColor="text1"/>
          <w:kern w:val="0"/>
          <w:sz w:val="24"/>
          <w14:textFill>
            <w14:solidFill>
              <w14:schemeClr w14:val="tx1"/>
            </w14:solidFill>
          </w14:textFill>
        </w:rPr>
        <w:t>-1</w:t>
      </w:r>
      <w:r>
        <w:rPr>
          <w:rFonts w:hint="eastAsia" w:ascii="仿宋" w:hAnsi="仿宋" w:eastAsia="仿宋" w:cs="仿宋"/>
          <w:bCs/>
          <w:color w:val="000000" w:themeColor="text1"/>
          <w:kern w:val="0"/>
          <w:sz w:val="24"/>
          <w14:textFill>
            <w14:solidFill>
              <w14:schemeClr w14:val="tx1"/>
            </w14:solidFill>
          </w14:textFill>
        </w:rPr>
        <w:t>日的指标值。</w:t>
      </w:r>
    </w:p>
    <w:p>
      <w:pPr>
        <w:spacing w:after="0"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cs="仿宋"/>
          <w:b/>
          <w:color w:val="000000" w:themeColor="text1"/>
          <w:kern w:val="0"/>
          <w:sz w:val="24"/>
          <w14:textFill>
            <w14:solidFill>
              <w14:schemeClr w14:val="tx1"/>
            </w14:solidFill>
          </w14:textFill>
        </w:rPr>
        <w:t>增量：</w:t>
      </w:r>
      <w:r>
        <w:rPr>
          <w:rFonts w:hint="eastAsia" w:ascii="仿宋" w:hAnsi="仿宋" w:eastAsia="仿宋" w:cs="仿宋"/>
          <w:bCs/>
          <w:color w:val="000000" w:themeColor="text1"/>
          <w:kern w:val="0"/>
          <w:sz w:val="24"/>
          <w14:textFill>
            <w14:solidFill>
              <w14:schemeClr w14:val="tx1"/>
            </w14:solidFill>
          </w14:textFill>
        </w:rPr>
        <w:t>当前值</w:t>
      </w:r>
      <w:r>
        <w:rPr>
          <w:rFonts w:ascii="仿宋" w:hAnsi="仿宋" w:eastAsia="仿宋" w:cs="仿宋"/>
          <w:bCs/>
          <w:color w:val="000000" w:themeColor="text1"/>
          <w:kern w:val="0"/>
          <w:sz w:val="24"/>
          <w14:textFill>
            <w14:solidFill>
              <w14:schemeClr w14:val="tx1"/>
            </w14:solidFill>
          </w14:textFill>
        </w:rPr>
        <w:t xml:space="preserve"> – </w:t>
      </w:r>
      <w:r>
        <w:rPr>
          <w:rFonts w:hint="eastAsia" w:ascii="仿宋" w:hAnsi="仿宋" w:eastAsia="仿宋" w:cs="仿宋"/>
          <w:bCs/>
          <w:color w:val="000000" w:themeColor="text1"/>
          <w:kern w:val="0"/>
          <w:sz w:val="24"/>
          <w14:textFill>
            <w14:solidFill>
              <w14:schemeClr w14:val="tx1"/>
            </w14:solidFill>
          </w14:textFill>
        </w:rPr>
        <w:t>基准值 。</w:t>
      </w:r>
    </w:p>
    <w:p>
      <w:pPr>
        <w:spacing w:after="0"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cs="仿宋"/>
          <w:b/>
          <w:color w:val="000000" w:themeColor="text1"/>
          <w:kern w:val="0"/>
          <w:sz w:val="24"/>
          <w14:textFill>
            <w14:solidFill>
              <w14:schemeClr w14:val="tx1"/>
            </w14:solidFill>
          </w14:textFill>
        </w:rPr>
        <w:t>增长率：（</w:t>
      </w:r>
      <w:r>
        <w:rPr>
          <w:rFonts w:hint="eastAsia" w:ascii="仿宋" w:hAnsi="仿宋" w:eastAsia="仿宋" w:cs="仿宋"/>
          <w:bCs/>
          <w:color w:val="000000" w:themeColor="text1"/>
          <w:kern w:val="0"/>
          <w:sz w:val="24"/>
          <w14:textFill>
            <w14:solidFill>
              <w14:schemeClr w14:val="tx1"/>
            </w14:solidFill>
          </w14:textFill>
        </w:rPr>
        <w:t>当前值</w:t>
      </w:r>
      <w:r>
        <w:rPr>
          <w:rFonts w:ascii="仿宋" w:hAnsi="仿宋" w:eastAsia="仿宋" w:cs="仿宋"/>
          <w:bCs/>
          <w:color w:val="000000" w:themeColor="text1"/>
          <w:kern w:val="0"/>
          <w:sz w:val="24"/>
          <w14:textFill>
            <w14:solidFill>
              <w14:schemeClr w14:val="tx1"/>
            </w14:solidFill>
          </w14:textFill>
        </w:rPr>
        <w:t xml:space="preserve"> – </w:t>
      </w:r>
      <w:r>
        <w:rPr>
          <w:rFonts w:hint="eastAsia" w:ascii="仿宋" w:hAnsi="仿宋" w:eastAsia="仿宋" w:cs="仿宋"/>
          <w:bCs/>
          <w:color w:val="000000" w:themeColor="text1"/>
          <w:kern w:val="0"/>
          <w:sz w:val="24"/>
          <w14:textFill>
            <w14:solidFill>
              <w14:schemeClr w14:val="tx1"/>
            </w14:solidFill>
          </w14:textFill>
        </w:rPr>
        <w:t xml:space="preserve">基准值）/ 基准值 </w:t>
      </w:r>
      <w:r>
        <w:rPr>
          <w:rFonts w:ascii="仿宋" w:hAnsi="仿宋" w:eastAsia="仿宋" w:cs="仿宋"/>
          <w:bCs/>
          <w:color w:val="000000" w:themeColor="text1"/>
          <w:kern w:val="0"/>
          <w:sz w:val="24"/>
          <w14:textFill>
            <w14:solidFill>
              <w14:schemeClr w14:val="tx1"/>
            </w14:solidFill>
          </w14:textFill>
        </w:rPr>
        <w:t>* 100%</w:t>
      </w:r>
      <w:r>
        <w:rPr>
          <w:rFonts w:hint="eastAsia" w:ascii="仿宋" w:hAnsi="仿宋" w:eastAsia="仿宋" w:cs="仿宋"/>
          <w:bCs/>
          <w:color w:val="000000" w:themeColor="text1"/>
          <w:kern w:val="0"/>
          <w:sz w:val="24"/>
          <w14:textFill>
            <w14:solidFill>
              <w14:schemeClr w14:val="tx1"/>
            </w14:solidFill>
          </w14:textFill>
        </w:rPr>
        <w:t>。</w:t>
      </w:r>
    </w:p>
    <w:p>
      <w:pPr>
        <w:spacing w:after="0" w:line="360" w:lineRule="auto"/>
        <w:ind w:firstLine="420"/>
        <w:rPr>
          <w:rFonts w:ascii="仿宋" w:hAnsi="仿宋" w:eastAsia="仿宋" w:cs="仿宋"/>
          <w:bCs/>
          <w:color w:val="000000" w:themeColor="text1"/>
          <w:kern w:val="0"/>
          <w:sz w:val="24"/>
          <w14:textFill>
            <w14:solidFill>
              <w14:schemeClr w14:val="tx1"/>
            </w14:solidFill>
          </w14:textFill>
        </w:rPr>
      </w:pPr>
      <w:r>
        <w:rPr>
          <w:rFonts w:hint="eastAsia" w:ascii="仿宋" w:hAnsi="仿宋" w:eastAsia="仿宋" w:cs="仿宋"/>
          <w:b/>
          <w:color w:val="000000" w:themeColor="text1"/>
          <w:kern w:val="0"/>
          <w:sz w:val="24"/>
          <w14:textFill>
            <w14:solidFill>
              <w14:schemeClr w14:val="tx1"/>
            </w14:solidFill>
          </w14:textFill>
        </w:rPr>
        <w:t>接触覆盖率：</w:t>
      </w:r>
      <w:r>
        <w:rPr>
          <w:rFonts w:hint="eastAsia" w:ascii="仿宋" w:hAnsi="仿宋" w:eastAsia="仿宋" w:cs="仿宋"/>
          <w:bCs/>
          <w:color w:val="000000" w:themeColor="text1"/>
          <w:kern w:val="0"/>
          <w:sz w:val="24"/>
          <w14:textFill>
            <w14:solidFill>
              <w14:schemeClr w14:val="tx1"/>
            </w14:solidFill>
          </w14:textFill>
        </w:rPr>
        <w:t xml:space="preserve">本活动本人名下已接触的客户数 </w:t>
      </w:r>
      <w:r>
        <w:rPr>
          <w:rFonts w:ascii="仿宋" w:hAnsi="仿宋" w:eastAsia="仿宋" w:cs="仿宋"/>
          <w:bCs/>
          <w:color w:val="000000" w:themeColor="text1"/>
          <w:kern w:val="0"/>
          <w:sz w:val="24"/>
          <w14:textFill>
            <w14:solidFill>
              <w14:schemeClr w14:val="tx1"/>
            </w14:solidFill>
          </w14:textFill>
        </w:rPr>
        <w:t xml:space="preserve">/ </w:t>
      </w:r>
      <w:r>
        <w:rPr>
          <w:rFonts w:hint="eastAsia" w:ascii="仿宋" w:hAnsi="仿宋" w:eastAsia="仿宋" w:cs="仿宋"/>
          <w:bCs/>
          <w:color w:val="000000" w:themeColor="text1"/>
          <w:kern w:val="0"/>
          <w:sz w:val="24"/>
          <w14:textFill>
            <w14:solidFill>
              <w14:schemeClr w14:val="tx1"/>
            </w14:solidFill>
          </w14:textFill>
        </w:rPr>
        <w:t xml:space="preserve">本活动本人名下的客户总数 </w:t>
      </w:r>
      <w:r>
        <w:rPr>
          <w:rFonts w:ascii="仿宋" w:hAnsi="仿宋" w:eastAsia="仿宋" w:cs="仿宋"/>
          <w:bCs/>
          <w:color w:val="000000" w:themeColor="text1"/>
          <w:kern w:val="0"/>
          <w:sz w:val="24"/>
          <w14:textFill>
            <w14:solidFill>
              <w14:schemeClr w14:val="tx1"/>
            </w14:solidFill>
          </w14:textFill>
        </w:rPr>
        <w:t>* 100%</w:t>
      </w:r>
      <w:r>
        <w:rPr>
          <w:rFonts w:hint="eastAsia" w:ascii="仿宋" w:hAnsi="仿宋" w:eastAsia="仿宋" w:cs="仿宋"/>
          <w:bCs/>
          <w:color w:val="000000" w:themeColor="text1"/>
          <w:kern w:val="0"/>
          <w:sz w:val="24"/>
          <w14:textFill>
            <w14:solidFill>
              <w14:schemeClr w14:val="tx1"/>
            </w14:solidFill>
          </w14:textFill>
        </w:rPr>
        <w:t>。</w:t>
      </w:r>
    </w:p>
    <w:p>
      <w:pPr>
        <w:spacing w:after="0"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cs="仿宋"/>
          <w:b/>
          <w:color w:val="000000" w:themeColor="text1"/>
          <w:kern w:val="0"/>
          <w:sz w:val="24"/>
          <w14:textFill>
            <w14:solidFill>
              <w14:schemeClr w14:val="tx1"/>
            </w14:solidFill>
          </w14:textFill>
        </w:rPr>
        <w:t>营销成功率：</w:t>
      </w:r>
      <w:r>
        <w:rPr>
          <w:rFonts w:hint="eastAsia" w:ascii="仿宋" w:hAnsi="仿宋" w:eastAsia="仿宋" w:cs="仿宋"/>
          <w:bCs/>
          <w:color w:val="000000" w:themeColor="text1"/>
          <w:kern w:val="0"/>
          <w:sz w:val="24"/>
          <w14:textFill>
            <w14:solidFill>
              <w14:schemeClr w14:val="tx1"/>
            </w14:solidFill>
          </w14:textFill>
        </w:rPr>
        <w:t xml:space="preserve">本活动本人名下营销成功的客户数 </w:t>
      </w:r>
      <w:r>
        <w:rPr>
          <w:rFonts w:ascii="仿宋" w:hAnsi="仿宋" w:eastAsia="仿宋" w:cs="仿宋"/>
          <w:bCs/>
          <w:color w:val="000000" w:themeColor="text1"/>
          <w:kern w:val="0"/>
          <w:sz w:val="24"/>
          <w14:textFill>
            <w14:solidFill>
              <w14:schemeClr w14:val="tx1"/>
            </w14:solidFill>
          </w14:textFill>
        </w:rPr>
        <w:t xml:space="preserve">/ </w:t>
      </w:r>
      <w:r>
        <w:rPr>
          <w:rFonts w:hint="eastAsia" w:ascii="仿宋" w:hAnsi="仿宋" w:eastAsia="仿宋" w:cs="仿宋"/>
          <w:bCs/>
          <w:color w:val="000000" w:themeColor="text1"/>
          <w:kern w:val="0"/>
          <w:sz w:val="24"/>
          <w14:textFill>
            <w14:solidFill>
              <w14:schemeClr w14:val="tx1"/>
            </w14:solidFill>
          </w14:textFill>
        </w:rPr>
        <w:t xml:space="preserve">本活动本人名下的客户总数 </w:t>
      </w:r>
      <w:r>
        <w:rPr>
          <w:rFonts w:ascii="仿宋" w:hAnsi="仿宋" w:eastAsia="仿宋" w:cs="仿宋"/>
          <w:bCs/>
          <w:color w:val="000000" w:themeColor="text1"/>
          <w:kern w:val="0"/>
          <w:sz w:val="24"/>
          <w14:textFill>
            <w14:solidFill>
              <w14:schemeClr w14:val="tx1"/>
            </w14:solidFill>
          </w14:textFill>
        </w:rPr>
        <w:t>* 100%</w:t>
      </w:r>
      <w:r>
        <w:rPr>
          <w:rFonts w:hint="eastAsia" w:ascii="仿宋" w:hAnsi="仿宋" w:eastAsia="仿宋" w:cs="仿宋"/>
          <w:bCs/>
          <w:color w:val="000000" w:themeColor="text1"/>
          <w:kern w:val="0"/>
          <w:sz w:val="24"/>
          <w14:textFill>
            <w14:solidFill>
              <w14:schemeClr w14:val="tx1"/>
            </w14:solidFill>
          </w14:textFill>
        </w:rPr>
        <w:t>。</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sz w:val="24"/>
        </w:rPr>
        <w:t>1、</w:t>
      </w:r>
      <w:r>
        <w:rPr>
          <w:rFonts w:hint="eastAsia" w:ascii="仿宋" w:hAnsi="仿宋" w:eastAsia="仿宋"/>
          <w:color w:val="000000" w:themeColor="text1"/>
          <w:sz w:val="24"/>
          <w14:textFill>
            <w14:solidFill>
              <w14:schemeClr w14:val="tx1"/>
            </w14:solidFill>
          </w14:textFill>
        </w:rPr>
        <w:t>支持客户经理查看本人的执行分析结果。</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2、有权限（可配置不同角色的导出权限）的用户支持导出</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tbl>
      <w:tblPr>
        <w:tblStyle w:val="51"/>
        <w:tblW w:w="90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2223"/>
        <w:gridCol w:w="2089"/>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2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652"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客户经理</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机构名称</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展示客户数量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基准值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展示分析基准值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当前值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展示当前值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增量</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增长率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百分比</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展示增长率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接触覆盖率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展示接触覆盖率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拟支持客户数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展示拟支持客户数量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进一步营销客户数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展示进一步营销客户数量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不予支持客户数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展示不予支持客户数量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营销成功率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展示营销成功率</w:t>
            </w:r>
          </w:p>
        </w:tc>
      </w:tr>
    </w:tbl>
    <w:p>
      <w:pPr>
        <w:spacing w:line="360" w:lineRule="auto"/>
        <w:rPr>
          <w:rFonts w:ascii="仿宋" w:hAnsi="仿宋" w:eastAsia="仿宋" w:cs="仿宋"/>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rPr>
      </w:pPr>
      <w:r>
        <w:rPr>
          <w:rFonts w:hint="eastAsia" w:ascii="仿宋" w:hAnsi="仿宋" w:eastAsia="仿宋" w:cs="仿宋"/>
          <w:sz w:val="24"/>
        </w:rPr>
        <w:t>不涉及</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sz w:val="24"/>
        </w:rPr>
      </w:pPr>
      <w:r>
        <w:rPr>
          <w:rFonts w:hint="eastAsia" w:ascii="仿宋" w:hAnsi="仿宋" w:eastAsia="仿宋" w:cs="仿宋"/>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营销活动视图-客户明细</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支持用户对目标客户进行营销情况记录，并查看营销活动的详细客户名单。</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2262"/>
        <w:gridCol w:w="2262"/>
        <w:gridCol w:w="2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客户名称</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文本框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支持录入客户名称进行数据筛选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客户等级</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支持选择客户等级进行数据筛选，枚举值：睡眠、</w:t>
            </w:r>
            <w:ins w:id="411" w:author="wanao" w:date="2026-07-08T11:11:10Z">
              <w:r>
                <w:rPr>
                  <w:rFonts w:hint="eastAsia" w:ascii="仿宋" w:hAnsi="仿宋" w:eastAsia="仿宋"/>
                  <w:sz w:val="24"/>
                  <w:szCs w:val="24"/>
                  <w:lang w:val="en-US" w:eastAsia="zh-CN"/>
                </w:rPr>
                <w:t>大众、潜力、优质、财富1、财富2、贵宾、私行</w:t>
              </w:r>
            </w:ins>
            <w:del w:id="412" w:author="wanao" w:date="2026-07-08T11:11:10Z">
              <w:r>
                <w:rPr>
                  <w:rFonts w:hint="eastAsia" w:ascii="仿宋" w:hAnsi="仿宋" w:eastAsia="仿宋" w:cs="仿宋"/>
                  <w:bCs/>
                  <w:color w:val="000000"/>
                  <w:kern w:val="0"/>
                  <w:sz w:val="24"/>
                </w:rPr>
                <w:delText>一级、二级、...十级</w:delText>
              </w:r>
            </w:del>
            <w:r>
              <w:rPr>
                <w:rFonts w:hint="eastAsia" w:ascii="仿宋" w:hAnsi="仿宋" w:eastAsia="仿宋" w:cs="仿宋"/>
                <w:bCs/>
                <w:color w:val="000000"/>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是否接触</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lang w:bidi="ar"/>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是否成功</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lang w:bidi="ar"/>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重置</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按钮</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按钮</w:t>
            </w:r>
          </w:p>
        </w:tc>
        <w:tc>
          <w:tcPr>
            <w:tcW w:w="2275" w:type="dxa"/>
          </w:tcPr>
          <w:p>
            <w:pPr>
              <w:spacing w:line="360" w:lineRule="auto"/>
              <w:rPr>
                <w:rFonts w:ascii="仿宋" w:hAnsi="仿宋" w:eastAsia="仿宋" w:cs="仿宋"/>
                <w:kern w:val="0"/>
                <w:sz w:val="24"/>
                <w:lang w:bidi="ar"/>
              </w:rPr>
            </w:pPr>
            <w:r>
              <w:rPr>
                <w:rFonts w:ascii="仿宋" w:hAnsi="仿宋" w:eastAsia="仿宋" w:cs="仿宋"/>
                <w:bCs/>
                <w:color w:val="000000"/>
                <w:kern w:val="0"/>
                <w:sz w:val="24"/>
              </w:rPr>
              <w:t>恢复默认筛选条件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查询</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按钮</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按钮</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执行查询</w:t>
            </w:r>
          </w:p>
        </w:tc>
      </w:tr>
    </w:tbl>
    <w:p>
      <w:pPr>
        <w:spacing w:line="360" w:lineRule="auto"/>
        <w:rPr>
          <w:rFonts w:ascii="仿宋" w:hAnsi="仿宋" w:eastAsia="仿宋" w:cs="仿宋"/>
          <w:color w:val="000000"/>
          <w:kern w:val="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1、用户进入“营销活动详情”后，点击“客户明细”tab，系统展示客户明细列表。</w:t>
      </w:r>
    </w:p>
    <w:p>
      <w:pPr>
        <w:spacing w:after="0" w:line="360" w:lineRule="auto"/>
        <w:rPr>
          <w:rFonts w:ascii="仿宋" w:hAnsi="仿宋" w:eastAsia="仿宋"/>
          <w:color w:val="000000"/>
          <w:sz w:val="24"/>
        </w:rPr>
      </w:pPr>
      <w:r>
        <w:rPr>
          <w:rFonts w:hint="eastAsia" w:ascii="仿宋" w:hAnsi="仿宋" w:eastAsia="仿宋"/>
          <w:color w:val="000000"/>
          <w:sz w:val="24"/>
        </w:rPr>
        <w:t>2、用户可在查询条件区操作，支持通过筛选条件筛选客户明细列表数据</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点击“查询”，系统按当前输入条件返回符合条件的数据。</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点击“重置”，系统清空当前输入条件并恢复初始状态。</w:t>
      </w:r>
    </w:p>
    <w:p>
      <w:pPr>
        <w:spacing w:after="0" w:line="360" w:lineRule="auto"/>
        <w:rPr>
          <w:rFonts w:ascii="仿宋" w:hAnsi="仿宋" w:eastAsia="仿宋"/>
          <w:color w:val="000000"/>
          <w:sz w:val="24"/>
        </w:rPr>
      </w:pPr>
      <w:r>
        <w:rPr>
          <w:rFonts w:hint="eastAsia" w:ascii="仿宋" w:hAnsi="仿宋" w:eastAsia="仿宋"/>
          <w:color w:val="000000"/>
          <w:sz w:val="24"/>
        </w:rPr>
        <w:t>3、用户可在列表左上角统一操作按钮区操作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点击“退回”按钮，详见“客户明细-退回”章节。</w:t>
      </w:r>
    </w:p>
    <w:p>
      <w:pPr>
        <w:spacing w:after="0" w:line="360" w:lineRule="auto"/>
        <w:rPr>
          <w:rFonts w:ascii="仿宋" w:hAnsi="仿宋" w:eastAsia="仿宋"/>
          <w:color w:val="000000"/>
          <w:sz w:val="24"/>
        </w:rPr>
      </w:pPr>
      <w:r>
        <w:rPr>
          <w:rFonts w:ascii="仿宋" w:hAnsi="仿宋" w:eastAsia="仿宋"/>
          <w:color w:val="000000"/>
          <w:sz w:val="24"/>
        </w:rPr>
        <w:t>4</w:t>
      </w:r>
      <w:r>
        <w:rPr>
          <w:rFonts w:hint="eastAsia" w:ascii="仿宋" w:hAnsi="仿宋" w:eastAsia="仿宋"/>
          <w:color w:val="000000"/>
          <w:sz w:val="24"/>
        </w:rPr>
        <w:t>、用户可在列表行内统一操作按钮区操作</w:t>
      </w:r>
    </w:p>
    <w:p>
      <w:pPr>
        <w:spacing w:after="0" w:line="360" w:lineRule="auto"/>
        <w:rPr>
          <w:rFonts w:ascii="仿宋" w:hAnsi="仿宋" w:eastAsia="仿宋"/>
          <w:sz w:val="24"/>
          <w:szCs w:val="24"/>
        </w:rPr>
      </w:pPr>
      <w:r>
        <w:rPr>
          <w:rFonts w:ascii="仿宋" w:hAnsi="仿宋" w:eastAsia="仿宋"/>
          <w:color w:val="000000"/>
          <w:sz w:val="24"/>
        </w:rPr>
        <w:tab/>
      </w:r>
      <w:r>
        <w:rPr>
          <w:rFonts w:hint="eastAsia" w:ascii="仿宋" w:hAnsi="仿宋" w:eastAsia="仿宋"/>
          <w:sz w:val="24"/>
          <w:szCs w:val="24"/>
        </w:rPr>
        <w:t>点击“邀约计划”，从右侧抽屉式弹出客户邀约界面，</w:t>
      </w:r>
      <w:r>
        <w:rPr>
          <w:rFonts w:hint="eastAsia" w:ascii="仿宋" w:hAnsi="仿宋" w:eastAsia="仿宋"/>
          <w:i/>
          <w:iCs/>
          <w:sz w:val="24"/>
          <w:szCs w:val="24"/>
        </w:rPr>
        <w:t>详见“公共功能/客户联络</w:t>
      </w:r>
      <w:r>
        <w:rPr>
          <w:rFonts w:ascii="仿宋" w:hAnsi="仿宋" w:eastAsia="仿宋"/>
          <w:i/>
          <w:iCs/>
          <w:sz w:val="24"/>
          <w:szCs w:val="24"/>
        </w:rPr>
        <w:t>/</w:t>
      </w:r>
      <w:r>
        <w:rPr>
          <w:rFonts w:hint="eastAsia" w:ascii="仿宋" w:hAnsi="仿宋" w:eastAsia="仿宋"/>
          <w:i/>
          <w:iCs/>
          <w:sz w:val="24"/>
          <w:szCs w:val="24"/>
        </w:rPr>
        <w:t>邀约计划”章节</w:t>
      </w:r>
      <w:r>
        <w:rPr>
          <w:rFonts w:hint="eastAsia" w:ascii="仿宋" w:hAnsi="仿宋" w:eastAsia="仿宋"/>
          <w:sz w:val="24"/>
          <w:szCs w:val="24"/>
        </w:rPr>
        <w:t>。</w:t>
      </w:r>
    </w:p>
    <w:p>
      <w:pPr>
        <w:spacing w:after="0" w:line="360" w:lineRule="auto"/>
        <w:ind w:firstLine="420"/>
        <w:rPr>
          <w:rFonts w:ascii="仿宋" w:hAnsi="仿宋" w:eastAsia="仿宋"/>
          <w:i/>
          <w:iCs/>
          <w:color w:val="000000"/>
          <w:sz w:val="24"/>
        </w:rPr>
      </w:pPr>
      <w:r>
        <w:rPr>
          <w:rFonts w:hint="eastAsia" w:ascii="仿宋" w:hAnsi="仿宋" w:eastAsia="仿宋"/>
          <w:sz w:val="24"/>
          <w:szCs w:val="24"/>
        </w:rPr>
        <w:t>点击“营销反馈”，从右侧抽屉式弹出营销反馈界面，</w:t>
      </w:r>
      <w:r>
        <w:rPr>
          <w:rFonts w:hint="eastAsia" w:ascii="仿宋" w:hAnsi="仿宋" w:eastAsia="仿宋"/>
          <w:i/>
          <w:iCs/>
          <w:sz w:val="24"/>
          <w:szCs w:val="24"/>
        </w:rPr>
        <w:t>详见“客户明细-营销反馈”章节。</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sz w:val="24"/>
        </w:rPr>
      </w:pPr>
      <w:r>
        <w:rPr>
          <w:rFonts w:hint="eastAsia" w:ascii="仿宋" w:hAnsi="仿宋" w:eastAsia="仿宋"/>
          <w:color w:val="000000"/>
          <w:sz w:val="24"/>
        </w:rPr>
        <w:t>1、默认按照客户等级降序排序。</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after="0" w:line="360" w:lineRule="auto"/>
        <w:rPr>
          <w:rFonts w:ascii="仿宋" w:hAnsi="仿宋" w:eastAsia="仿宋"/>
          <w:color w:val="000000"/>
          <w:sz w:val="24"/>
        </w:rPr>
      </w:pPr>
      <w:r>
        <w:rPr>
          <w:rFonts w:hint="eastAsia" w:ascii="仿宋" w:hAnsi="仿宋" w:eastAsia="仿宋"/>
          <w:color w:val="000000"/>
          <w:sz w:val="24"/>
        </w:rPr>
        <w:t>1、支持客户经理查看本人名下的客户明细。</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tbl>
      <w:tblPr>
        <w:tblStyle w:val="51"/>
        <w:tblW w:w="90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2223"/>
        <w:gridCol w:w="2089"/>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2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652"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复选框</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支持多选与单选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客户名称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免打扰</w:t>
            </w:r>
          </w:p>
        </w:tc>
        <w:tc>
          <w:tcPr>
            <w:tcW w:w="2223"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展示免打扰，枚举值：是、否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归属机构</w:t>
            </w:r>
          </w:p>
        </w:tc>
        <w:tc>
          <w:tcPr>
            <w:tcW w:w="2223"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反显、格式：机构号+机构名称</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客户等级</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展示客户等级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营销人</w:t>
            </w:r>
          </w:p>
        </w:tc>
        <w:tc>
          <w:tcPr>
            <w:tcW w:w="2223"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反显、格式：工号+姓名</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展示客营销人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基准值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展示基准值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当前值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展示当前值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增量</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增长率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百分比</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展示增长率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sz w:val="24"/>
                <w:lang w:bidi="ar"/>
              </w:rPr>
            </w:pPr>
            <w:r>
              <w:rPr>
                <w:rFonts w:hint="eastAsia" w:ascii="仿宋" w:hAnsi="仿宋" w:eastAsia="仿宋" w:cs="仿宋"/>
                <w:b/>
                <w:bCs/>
                <w:color w:val="000000"/>
                <w:sz w:val="24"/>
                <w:lang w:bidi="ar"/>
              </w:rPr>
              <w:t>是否接触</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展示是否接触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kern w:val="0"/>
                <w:sz w:val="24"/>
              </w:rPr>
            </w:pPr>
            <w:r>
              <w:rPr>
                <w:rFonts w:hint="eastAsia" w:ascii="仿宋" w:hAnsi="仿宋" w:eastAsia="仿宋" w:cs="仿宋"/>
                <w:b/>
                <w:bCs/>
                <w:color w:val="000000"/>
                <w:kern w:val="0"/>
                <w:sz w:val="24"/>
              </w:rPr>
              <w:t>是否成功</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展示是否成功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sz w:val="24"/>
                <w:lang w:bidi="ar"/>
              </w:rPr>
            </w:pPr>
            <w:r>
              <w:rPr>
                <w:rFonts w:hint="eastAsia" w:ascii="仿宋" w:hAnsi="仿宋" w:eastAsia="仿宋" w:cs="仿宋"/>
                <w:b/>
                <w:bCs/>
                <w:color w:val="000000"/>
                <w:sz w:val="24"/>
                <w:lang w:bidi="ar"/>
              </w:rPr>
              <w:t>支持情况</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展示支持情况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sz w:val="24"/>
                <w:lang w:bidi="ar"/>
              </w:rPr>
            </w:pPr>
            <w:r>
              <w:rPr>
                <w:rFonts w:hint="eastAsia" w:ascii="仿宋" w:hAnsi="仿宋" w:eastAsia="仿宋" w:cs="仿宋"/>
                <w:b/>
                <w:bCs/>
                <w:color w:val="000000"/>
                <w:sz w:val="24"/>
                <w:lang w:bidi="ar"/>
              </w:rPr>
              <w:t>反馈内容</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展示反馈内容</w:t>
            </w:r>
          </w:p>
        </w:tc>
      </w:tr>
    </w:tbl>
    <w:p>
      <w:pPr>
        <w:spacing w:line="360" w:lineRule="auto"/>
        <w:rPr>
          <w:rFonts w:ascii="仿宋" w:hAnsi="仿宋" w:eastAsia="仿宋"/>
          <w:color w:val="00000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rPr>
      </w:pPr>
      <w:r>
        <w:rPr>
          <w:rFonts w:hint="eastAsia" w:ascii="仿宋" w:hAnsi="仿宋" w:eastAsia="仿宋" w:cs="仿宋"/>
          <w:sz w:val="24"/>
        </w:rPr>
        <w:t>不涉及</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sz w:val="24"/>
        </w:rPr>
      </w:pPr>
      <w:r>
        <w:rPr>
          <w:rFonts w:hint="eastAsia" w:ascii="仿宋" w:hAnsi="仿宋" w:eastAsia="仿宋" w:cs="仿宋"/>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客户明细-退回</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s="仿宋"/>
          <w:sz w:val="24"/>
        </w:rPr>
      </w:pPr>
      <w:r>
        <w:rPr>
          <w:rFonts w:hint="eastAsia" w:ascii="仿宋" w:hAnsi="仿宋" w:eastAsia="仿宋" w:cs="仿宋"/>
          <w:sz w:val="24"/>
        </w:rPr>
        <w:t>支持用户对当前营销活动中的目标客户执行退回处理。</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rPr>
      </w:pPr>
      <w:r>
        <w:rPr>
          <w:rFonts w:hint="eastAsia" w:ascii="仿宋" w:hAnsi="仿宋" w:eastAsia="仿宋"/>
        </w:rPr>
        <w:t>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themeColor="text1"/>
          <w:sz w:val="24"/>
          <w14:textFill>
            <w14:solidFill>
              <w14:schemeClr w14:val="tx1"/>
            </w14:solidFill>
          </w14:textFill>
        </w:rPr>
      </w:pPr>
      <w:r>
        <w:rPr>
          <w:rFonts w:hint="eastAsia" w:ascii="仿宋" w:hAnsi="仿宋" w:eastAsia="仿宋"/>
          <w:b/>
          <w:bCs/>
          <w:color w:val="000000" w:themeColor="text1"/>
          <w:sz w:val="24"/>
          <w14:textFill>
            <w14:solidFill>
              <w14:schemeClr w14:val="tx1"/>
            </w14:solidFill>
          </w14:textFill>
        </w:rPr>
        <w:t>（一）操作说明</w:t>
      </w:r>
    </w:p>
    <w:p>
      <w:pPr>
        <w:spacing w:after="0" w:line="360" w:lineRule="auto"/>
        <w:rPr>
          <w:rFonts w:ascii="仿宋" w:hAnsi="仿宋" w:eastAsia="仿宋"/>
          <w:color w:val="000000"/>
          <w:sz w:val="24"/>
        </w:rPr>
      </w:pPr>
      <w:r>
        <w:rPr>
          <w:rFonts w:hint="eastAsia" w:ascii="仿宋" w:hAnsi="仿宋" w:eastAsia="仿宋"/>
          <w:color w:val="000000" w:themeColor="text1"/>
          <w:sz w:val="24"/>
          <w14:textFill>
            <w14:solidFill>
              <w14:schemeClr w14:val="tx1"/>
            </w14:solidFill>
          </w14:textFill>
        </w:rPr>
        <w:t>1、</w:t>
      </w:r>
      <w:r>
        <w:rPr>
          <w:rFonts w:hint="eastAsia" w:ascii="仿宋" w:hAnsi="仿宋" w:eastAsia="仿宋"/>
          <w:color w:val="000000"/>
          <w:sz w:val="24"/>
        </w:rPr>
        <w:t>用户进入“营销活动详情”后，点击“客户明细”tab，系统展示客户明细列表</w:t>
      </w:r>
    </w:p>
    <w:p>
      <w:pPr>
        <w:spacing w:after="0"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sz w:val="24"/>
        </w:rPr>
        <w:t>2</w:t>
      </w:r>
      <w:r>
        <w:rPr>
          <w:rFonts w:hint="eastAsia" w:ascii="仿宋" w:hAnsi="仿宋" w:eastAsia="仿宋"/>
          <w:color w:val="000000"/>
          <w:sz w:val="24"/>
        </w:rPr>
        <w:t>、用户可在列表左上角统一操作按钮区操作</w:t>
      </w:r>
    </w:p>
    <w:p>
      <w:pPr>
        <w:spacing w:after="0" w:line="360" w:lineRule="auto"/>
        <w:ind w:firstLine="420"/>
        <w:rPr>
          <w:rFonts w:ascii="仿宋" w:hAnsi="仿宋" w:eastAsia="仿宋"/>
          <w:sz w:val="24"/>
          <w:szCs w:val="24"/>
        </w:rPr>
      </w:pPr>
      <w:r>
        <w:rPr>
          <w:rFonts w:hint="eastAsia" w:ascii="仿宋" w:hAnsi="仿宋" w:eastAsia="仿宋"/>
          <w:color w:val="000000" w:themeColor="text1"/>
          <w:sz w:val="24"/>
          <w14:textFill>
            <w14:solidFill>
              <w14:schemeClr w14:val="tx1"/>
            </w14:solidFill>
          </w14:textFill>
        </w:rPr>
        <w:t>选择某一客户，点击“退回”按钮时，系统弹出二次确认弹窗，提示文案：“确认要将选择的客户退回吗？”。点击“</w:t>
      </w:r>
      <w:r>
        <w:rPr>
          <w:rFonts w:hint="eastAsia" w:ascii="仿宋" w:hAnsi="仿宋" w:eastAsia="仿宋"/>
          <w:sz w:val="24"/>
          <w:szCs w:val="24"/>
        </w:rPr>
        <w:t>确认”按钮，执行退回操作并刷新页面。点击“取消”按钮，关闭弹窗不执行删除处理。</w:t>
      </w:r>
    </w:p>
    <w:p>
      <w:pPr>
        <w:spacing w:after="0" w:line="360" w:lineRule="auto"/>
        <w:rPr>
          <w:rFonts w:ascii="仿宋" w:hAnsi="仿宋" w:eastAsia="仿宋"/>
          <w:b/>
          <w:bCs/>
          <w:color w:val="000000" w:themeColor="text1"/>
          <w:sz w:val="24"/>
          <w14:textFill>
            <w14:solidFill>
              <w14:schemeClr w14:val="tx1"/>
            </w14:solidFill>
          </w14:textFill>
        </w:rPr>
      </w:pPr>
      <w:r>
        <w:rPr>
          <w:rFonts w:hint="eastAsia" w:ascii="仿宋" w:hAnsi="仿宋" w:eastAsia="仿宋"/>
          <w:b/>
          <w:bCs/>
          <w:color w:val="000000" w:themeColor="text1"/>
          <w:sz w:val="24"/>
          <w14:textFill>
            <w14:solidFill>
              <w14:schemeClr w14:val="tx1"/>
            </w14:solidFill>
          </w14:textFill>
        </w:rPr>
        <w:t>（二）规则与约束</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1、客户经理本人的管户客户不能退回</w:t>
      </w:r>
    </w:p>
    <w:p>
      <w:pPr>
        <w:spacing w:after="0"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2</w:t>
      </w:r>
      <w:r>
        <w:rPr>
          <w:rFonts w:hint="eastAsia" w:ascii="仿宋" w:hAnsi="仿宋" w:eastAsia="仿宋"/>
          <w:color w:val="000000" w:themeColor="text1"/>
          <w:sz w:val="24"/>
          <w14:textFill>
            <w14:solidFill>
              <w14:schemeClr w14:val="tx1"/>
            </w14:solidFill>
          </w14:textFill>
        </w:rPr>
        <w:t>、已开始的营销活动不支持退回操作。退回成功后，该客户应从当前客户经理当前活动的客户明细列表中删除。</w:t>
      </w:r>
    </w:p>
    <w:p>
      <w:pPr>
        <w:spacing w:after="0" w:line="360" w:lineRule="auto"/>
        <w:rPr>
          <w:rFonts w:ascii="仿宋" w:hAnsi="仿宋" w:eastAsia="仿宋"/>
          <w:b/>
          <w:bCs/>
          <w:color w:val="000000" w:themeColor="text1"/>
          <w:sz w:val="24"/>
          <w14:textFill>
            <w14:solidFill>
              <w14:schemeClr w14:val="tx1"/>
            </w14:solidFill>
          </w14:textFill>
        </w:rPr>
      </w:pPr>
      <w:r>
        <w:rPr>
          <w:rFonts w:hint="eastAsia" w:ascii="仿宋" w:hAnsi="仿宋" w:eastAsia="仿宋"/>
          <w:b/>
          <w:bCs/>
          <w:color w:val="000000" w:themeColor="text1"/>
          <w:sz w:val="24"/>
          <w14:textFill>
            <w14:solidFill>
              <w14:schemeClr w14:val="tx1"/>
            </w14:solidFill>
          </w14:textFill>
        </w:rPr>
        <w:t>（三）权限说明</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1、支持客户经理退回绑定营销关系的客户，管户客户无法退回。</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color w:val="000000"/>
          <w:sz w:val="24"/>
        </w:rPr>
      </w:pPr>
      <w:r>
        <w:rPr>
          <w:rFonts w:hint="eastAsia" w:ascii="仿宋" w:hAnsi="仿宋" w:eastAsia="仿宋"/>
          <w:color w:val="000000"/>
          <w:sz w:val="24"/>
        </w:rPr>
        <w:t>系统返回客户退回处理结果。</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olor w:val="000000"/>
          <w:sz w:val="24"/>
        </w:rPr>
      </w:pPr>
      <w:r>
        <w:rPr>
          <w:rFonts w:hint="eastAsia" w:ascii="仿宋" w:hAnsi="仿宋" w:eastAsia="仿宋"/>
          <w:color w:val="000000"/>
          <w:sz w:val="24"/>
        </w:rPr>
        <w:t>不涉及</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sz w:val="24"/>
        </w:rPr>
      </w:pPr>
      <w:r>
        <w:rPr>
          <w:rFonts w:hint="eastAsia" w:ascii="仿宋" w:hAnsi="仿宋" w:eastAsia="仿宋" w:cs="仿宋"/>
          <w:sz w:val="24"/>
        </w:rPr>
        <w:t>不涉及</w:t>
      </w:r>
    </w:p>
    <w:p>
      <w:pPr>
        <w:pStyle w:val="6"/>
        <w:numPr>
          <w:ilvl w:val="3"/>
          <w:numId w:val="14"/>
        </w:numPr>
        <w:spacing w:line="360" w:lineRule="auto"/>
        <w:rPr>
          <w:rFonts w:ascii="仿宋" w:hAnsi="仿宋" w:eastAsia="仿宋"/>
        </w:rPr>
      </w:pPr>
      <w:r>
        <w:rPr>
          <w:rFonts w:hint="eastAsia" w:ascii="仿宋" w:hAnsi="仿宋" w:eastAsia="仿宋"/>
        </w:rPr>
        <w:t>客户明细-邀约计划</w:t>
      </w:r>
    </w:p>
    <w:p>
      <w:pPr>
        <w:pStyle w:val="165"/>
        <w:spacing w:line="360" w:lineRule="auto"/>
        <w:rPr>
          <w:rFonts w:ascii="仿宋" w:hAnsi="仿宋" w:eastAsia="仿宋"/>
          <w:b/>
          <w:bCs/>
          <w:i/>
          <w:iCs/>
          <w:sz w:val="24"/>
          <w:szCs w:val="24"/>
        </w:rPr>
      </w:pPr>
      <w:r>
        <w:rPr>
          <w:rFonts w:hint="eastAsia" w:ascii="仿宋" w:hAnsi="仿宋" w:eastAsia="仿宋"/>
          <w:i/>
          <w:iCs/>
          <w:sz w:val="24"/>
          <w:szCs w:val="24"/>
        </w:rPr>
        <w:t>详见：公共功能/客户联络/邀约计划章节</w:t>
      </w:r>
    </w:p>
    <w:p>
      <w:pPr>
        <w:pStyle w:val="6"/>
        <w:numPr>
          <w:ilvl w:val="3"/>
          <w:numId w:val="14"/>
        </w:numPr>
        <w:spacing w:line="360" w:lineRule="auto"/>
        <w:rPr>
          <w:rFonts w:ascii="仿宋" w:hAnsi="仿宋" w:eastAsia="仿宋"/>
          <w:b w:val="0"/>
          <w:bCs w:val="0"/>
        </w:rPr>
      </w:pPr>
      <w:r>
        <w:rPr>
          <w:rFonts w:hint="eastAsia" w:ascii="仿宋" w:hAnsi="仿宋" w:eastAsia="仿宋"/>
        </w:rPr>
        <w:t>客户明细-营销反馈</w:t>
      </w:r>
    </w:p>
    <w:p>
      <w:pPr>
        <w:pStyle w:val="165"/>
        <w:spacing w:line="360" w:lineRule="auto"/>
        <w:ind w:left="425"/>
        <w:rPr>
          <w:rFonts w:ascii="仿宋" w:hAnsi="仿宋" w:eastAsia="仿宋"/>
          <w:b/>
          <w:bCs/>
          <w:i/>
          <w:iCs/>
          <w:sz w:val="24"/>
          <w:szCs w:val="24"/>
        </w:rPr>
      </w:pPr>
      <w:r>
        <w:rPr>
          <w:rFonts w:hint="eastAsia" w:ascii="仿宋" w:hAnsi="仿宋" w:eastAsia="仿宋"/>
          <w:i/>
          <w:iCs/>
          <w:sz w:val="24"/>
          <w:szCs w:val="24"/>
        </w:rPr>
        <w:t>详见：公共功能/客户联络/营销反馈章节</w:t>
      </w:r>
    </w:p>
    <w:p>
      <w:pPr>
        <w:pStyle w:val="5"/>
        <w:numPr>
          <w:ilvl w:val="2"/>
          <w:numId w:val="14"/>
        </w:numPr>
        <w:spacing w:line="360" w:lineRule="auto"/>
        <w:ind w:left="993" w:hanging="993"/>
        <w:rPr>
          <w:b w:val="0"/>
          <w:bCs w:val="0"/>
          <w:sz w:val="28"/>
          <w:szCs w:val="28"/>
        </w:rPr>
      </w:pPr>
      <w:bookmarkStart w:id="86" w:name="_Toc233295844"/>
      <w:commentRangeStart w:id="14"/>
      <w:r>
        <w:rPr>
          <w:rFonts w:hint="eastAsia"/>
          <w:sz w:val="28"/>
          <w:szCs w:val="28"/>
        </w:rPr>
        <w:t>转介管理</w:t>
      </w:r>
      <w:commentRangeEnd w:id="14"/>
      <w:r>
        <w:rPr>
          <w:rStyle w:val="155"/>
          <w:rFonts w:ascii="Times New Roman" w:hAnsi="Times New Roman" w:eastAsia="宋体"/>
          <w:b w:val="0"/>
          <w:bCs w:val="0"/>
        </w:rPr>
        <w:commentReference w:id="14"/>
      </w:r>
      <w:r>
        <w:rPr>
          <w:rFonts w:hint="eastAsia"/>
          <w:sz w:val="28"/>
          <w:szCs w:val="28"/>
        </w:rPr>
        <w:t>（手机银行侧功能）</w:t>
      </w:r>
      <w:bookmarkEnd w:id="86"/>
    </w:p>
    <w:p>
      <w:pPr>
        <w:pStyle w:val="6"/>
        <w:numPr>
          <w:ilvl w:val="3"/>
          <w:numId w:val="14"/>
        </w:numPr>
        <w:spacing w:line="360" w:lineRule="auto"/>
        <w:rPr>
          <w:rFonts w:ascii="仿宋" w:hAnsi="仿宋" w:eastAsia="仿宋" w:cs="仿宋"/>
          <w:b w:val="0"/>
          <w:bCs w:val="0"/>
        </w:rPr>
      </w:pPr>
      <w:r>
        <w:rPr>
          <w:rFonts w:hint="eastAsia" w:ascii="仿宋" w:hAnsi="仿宋" w:eastAsia="仿宋"/>
        </w:rPr>
        <w:t>我的转介</w:t>
      </w:r>
    </w:p>
    <w:p>
      <w:pPr>
        <w:pStyle w:val="7"/>
        <w:numPr>
          <w:ilvl w:val="4"/>
          <w:numId w:val="14"/>
        </w:numPr>
        <w:spacing w:line="360" w:lineRule="auto"/>
        <w:ind w:left="1418" w:hanging="1418"/>
        <w:rPr>
          <w:rFonts w:ascii="仿宋" w:hAnsi="仿宋" w:eastAsia="仿宋" w:cs="仿宋"/>
          <w:b w:val="0"/>
          <w:bCs w:val="0"/>
          <w:szCs w:val="24"/>
          <w:lang w:eastAsia="en-US"/>
        </w:rPr>
      </w:pPr>
      <w:r>
        <w:rPr>
          <w:rFonts w:hint="eastAsia" w:ascii="仿宋" w:hAnsi="仿宋" w:eastAsia="仿宋" w:cs="仿宋"/>
          <w:i w:val="0"/>
          <w:iCs w:val="0"/>
          <w:sz w:val="24"/>
        </w:rPr>
        <w:t>功能描述</w:t>
      </w:r>
    </w:p>
    <w:p>
      <w:pPr>
        <w:spacing w:line="360" w:lineRule="auto"/>
        <w:rPr>
          <w:rFonts w:ascii="仿宋" w:hAnsi="仿宋" w:eastAsia="仿宋" w:cs="仿宋"/>
          <w:sz w:val="24"/>
          <w:szCs w:val="24"/>
        </w:rPr>
      </w:pPr>
      <w:r>
        <w:rPr>
          <w:rFonts w:hint="eastAsia" w:ascii="仿宋" w:hAnsi="仿宋" w:eastAsia="仿宋" w:cs="仿宋"/>
          <w:sz w:val="24"/>
          <w:szCs w:val="24"/>
        </w:rPr>
        <w:t>支持客户在手机银行渠道，新增转介客户客户，实现裂变营销场景。可以查询本人发起的历史转介记录，跟进转介客户的转化情况。</w:t>
      </w:r>
    </w:p>
    <w:p>
      <w:pPr>
        <w:pStyle w:val="7"/>
        <w:numPr>
          <w:ilvl w:val="4"/>
          <w:numId w:val="14"/>
        </w:numPr>
        <w:spacing w:line="360" w:lineRule="auto"/>
        <w:ind w:left="1418" w:hanging="1418"/>
        <w:rPr>
          <w:rFonts w:ascii="仿宋" w:hAnsi="仿宋" w:eastAsia="仿宋" w:cs="仿宋"/>
          <w:b w:val="0"/>
          <w:bCs w:val="0"/>
          <w:szCs w:val="24"/>
          <w:lang w:eastAsia="en-US"/>
        </w:rPr>
      </w:pPr>
      <w:r>
        <w:rPr>
          <w:rFonts w:hint="eastAsia" w:ascii="仿宋" w:hAnsi="仿宋" w:eastAsia="仿宋" w:cs="仿宋"/>
          <w:i w:val="0"/>
          <w:iCs w:val="0"/>
          <w:sz w:val="24"/>
          <w:szCs w:val="24"/>
          <w:lang w:eastAsia="en-US"/>
        </w:rPr>
        <w:t>输入</w:t>
      </w:r>
    </w:p>
    <w:p>
      <w:pPr>
        <w:spacing w:line="360" w:lineRule="auto"/>
        <w:rPr>
          <w:rFonts w:ascii="仿宋" w:hAnsi="仿宋" w:eastAsia="仿宋" w:cs="仿宋"/>
          <w:sz w:val="24"/>
          <w:szCs w:val="24"/>
        </w:rPr>
      </w:pPr>
      <w:r>
        <w:rPr>
          <w:rFonts w:hint="eastAsia" w:ascii="仿宋" w:hAnsi="仿宋" w:eastAsia="仿宋" w:cs="仿宋"/>
          <w:sz w:val="24"/>
          <w:szCs w:val="24"/>
        </w:rPr>
        <w:t>客户进入“我的转介列表”后，可根据客户姓名、联系电话、意向产品和状态筛选本人发起的转介记录。</w:t>
      </w:r>
    </w:p>
    <w:tbl>
      <w:tblPr>
        <w:tblStyle w:val="50"/>
        <w:tblW w:w="906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2410"/>
        <w:gridCol w:w="1701"/>
        <w:gridCol w:w="29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b/>
                <w:bCs/>
                <w:color w:val="000000"/>
                <w:sz w:val="24"/>
                <w:szCs w:val="24"/>
              </w:rPr>
              <w:t>要素名称</w:t>
            </w:r>
          </w:p>
        </w:tc>
        <w:tc>
          <w:tcPr>
            <w:tcW w:w="2410" w:type="dxa"/>
            <w:shd w:val="clear" w:color="auto" w:fill="auto"/>
          </w:tcPr>
          <w:p>
            <w:pPr>
              <w:spacing w:line="360" w:lineRule="auto"/>
              <w:rPr>
                <w:rFonts w:ascii="仿宋" w:hAnsi="仿宋" w:eastAsia="仿宋" w:cs="仿宋"/>
              </w:rPr>
            </w:pPr>
            <w:r>
              <w:rPr>
                <w:rFonts w:hint="eastAsia" w:ascii="仿宋" w:hAnsi="仿宋" w:eastAsia="仿宋" w:cs="仿宋"/>
                <w:b/>
                <w:bCs/>
                <w:color w:val="000000"/>
                <w:sz w:val="24"/>
                <w:szCs w:val="24"/>
              </w:rPr>
              <w:t>约束及校验规则</w:t>
            </w:r>
          </w:p>
        </w:tc>
        <w:tc>
          <w:tcPr>
            <w:tcW w:w="1701" w:type="dxa"/>
          </w:tcPr>
          <w:p>
            <w:pPr>
              <w:spacing w:line="360" w:lineRule="auto"/>
              <w:rPr>
                <w:rFonts w:ascii="仿宋" w:hAnsi="仿宋" w:eastAsia="仿宋" w:cs="仿宋"/>
              </w:rPr>
            </w:pPr>
            <w:r>
              <w:rPr>
                <w:rFonts w:hint="eastAsia" w:ascii="仿宋" w:hAnsi="仿宋" w:eastAsia="仿宋" w:cs="仿宋"/>
                <w:b/>
                <w:bCs/>
                <w:color w:val="000000"/>
                <w:sz w:val="24"/>
                <w:szCs w:val="24"/>
              </w:rPr>
              <w:t>数据类型</w:t>
            </w:r>
          </w:p>
        </w:tc>
        <w:tc>
          <w:tcPr>
            <w:tcW w:w="2998" w:type="dxa"/>
          </w:tcPr>
          <w:p>
            <w:pPr>
              <w:spacing w:line="360" w:lineRule="auto"/>
              <w:rPr>
                <w:rFonts w:ascii="仿宋" w:hAnsi="仿宋" w:eastAsia="仿宋" w:cs="仿宋"/>
              </w:rPr>
            </w:pPr>
            <w:r>
              <w:rPr>
                <w:rFonts w:hint="eastAsia" w:ascii="仿宋" w:hAnsi="仿宋" w:eastAsia="仿宋" w:cs="仿宋"/>
                <w:b/>
                <w:bCs/>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客户姓名</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支持按客户姓名模糊查询转介记录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联系电话</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支持按联系电话查询转介记录；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意向产品</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支持按意向产品筛选转介记录，</w:t>
            </w:r>
            <w:commentRangeStart w:id="15"/>
            <w:r>
              <w:rPr>
                <w:rFonts w:ascii="仿宋" w:hAnsi="仿宋" w:eastAsia="仿宋"/>
                <w:color w:val="FF0000"/>
                <w:sz w:val="24"/>
                <w:szCs w:val="24"/>
              </w:rPr>
              <w:t>枚举值：</w:t>
            </w:r>
            <w:r>
              <w:rPr>
                <w:rFonts w:hint="eastAsia" w:ascii="仿宋" w:hAnsi="仿宋" w:eastAsia="仿宋"/>
                <w:color w:val="FF0000"/>
                <w:sz w:val="24"/>
                <w:szCs w:val="24"/>
              </w:rPr>
              <w:t>个人贷款、定期存款、理财产品、保险、卡/折</w:t>
            </w:r>
            <w:commentRangeEnd w:id="15"/>
            <w:r>
              <w:rPr>
                <w:rStyle w:val="155"/>
                <w:rFonts w:ascii="仿宋" w:hAnsi="仿宋" w:eastAsia="仿宋"/>
                <w:color w:val="FF0000"/>
              </w:rPr>
              <w:commentReference w:id="15"/>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状态</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下拉框</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支持按接收状态筛选转介记录；枚举值</w:t>
            </w:r>
            <w:r>
              <w:rPr>
                <w:rFonts w:hint="eastAsia" w:ascii="仿宋" w:hAnsi="仿宋" w:eastAsia="仿宋" w:cs="仿宋"/>
                <w:color w:val="000000" w:themeColor="text1"/>
                <w:sz w:val="24"/>
                <w:szCs w:val="24"/>
                <w14:textFill>
                  <w14:solidFill>
                    <w14:schemeClr w14:val="tx1"/>
                  </w14:solidFill>
                </w14:textFill>
              </w:rPr>
              <w:t>：已接收、进行中、未落地、已落地</w:t>
            </w:r>
          </w:p>
        </w:tc>
      </w:tr>
    </w:tbl>
    <w:p>
      <w:pPr>
        <w:pStyle w:val="7"/>
        <w:numPr>
          <w:ilvl w:val="4"/>
          <w:numId w:val="14"/>
        </w:numPr>
        <w:spacing w:line="360" w:lineRule="auto"/>
        <w:ind w:left="1418" w:hanging="1418"/>
        <w:rPr>
          <w:rFonts w:ascii="仿宋" w:hAnsi="仿宋" w:eastAsia="仿宋" w:cs="仿宋"/>
          <w:b w:val="0"/>
          <w:bCs w:val="0"/>
          <w:szCs w:val="24"/>
          <w:lang w:eastAsia="en-US"/>
        </w:rPr>
      </w:pPr>
      <w:r>
        <w:rPr>
          <w:rFonts w:hint="eastAsia" w:ascii="仿宋" w:hAnsi="仿宋" w:eastAsia="仿宋" w:cs="仿宋"/>
          <w:i w:val="0"/>
          <w:iCs w:val="0"/>
          <w:sz w:val="24"/>
        </w:rPr>
        <w:t>处理</w:t>
      </w:r>
    </w:p>
    <w:p>
      <w:pPr>
        <w:spacing w:after="200" w:line="360" w:lineRule="auto"/>
        <w:rPr>
          <w:rFonts w:ascii="仿宋" w:hAnsi="仿宋" w:eastAsia="仿宋" w:cs="仿宋"/>
          <w:b/>
          <w:bCs/>
          <w:color w:val="000000"/>
          <w:sz w:val="24"/>
          <w:szCs w:val="32"/>
        </w:rPr>
      </w:pPr>
      <w:r>
        <w:rPr>
          <w:rFonts w:hint="eastAsia" w:ascii="仿宋" w:hAnsi="仿宋" w:eastAsia="仿宋" w:cs="仿宋"/>
          <w:b/>
          <w:bCs/>
          <w:color w:val="000000"/>
          <w:sz w:val="24"/>
          <w:szCs w:val="32"/>
        </w:rPr>
        <w:t>（一）操作说明</w:t>
      </w:r>
    </w:p>
    <w:p>
      <w:pPr>
        <w:spacing w:after="200" w:line="360" w:lineRule="auto"/>
        <w:rPr>
          <w:rFonts w:ascii="仿宋" w:hAnsi="仿宋" w:eastAsia="仿宋" w:cs="仿宋"/>
          <w:color w:val="000000"/>
          <w:sz w:val="24"/>
          <w:szCs w:val="32"/>
        </w:rPr>
      </w:pPr>
      <w:r>
        <w:rPr>
          <w:rFonts w:hint="eastAsia" w:ascii="仿宋" w:hAnsi="仿宋" w:eastAsia="仿宋" w:cs="仿宋"/>
          <w:color w:val="000000"/>
          <w:sz w:val="24"/>
          <w:szCs w:val="32"/>
        </w:rPr>
        <w:t>1、客户进入转介管理功能，默认展示“我的转介”列表</w:t>
      </w:r>
    </w:p>
    <w:p>
      <w:pPr>
        <w:spacing w:after="200" w:line="360" w:lineRule="auto"/>
        <w:rPr>
          <w:rFonts w:ascii="仿宋" w:hAnsi="仿宋" w:eastAsia="仿宋" w:cs="仿宋"/>
          <w:color w:val="000000"/>
          <w:sz w:val="24"/>
          <w:szCs w:val="32"/>
        </w:rPr>
      </w:pPr>
      <w:r>
        <w:rPr>
          <w:rFonts w:ascii="仿宋" w:hAnsi="仿宋" w:eastAsia="仿宋" w:cs="仿宋"/>
          <w:color w:val="000000"/>
          <w:sz w:val="24"/>
          <w:szCs w:val="32"/>
        </w:rPr>
        <w:t>2</w:t>
      </w:r>
      <w:r>
        <w:rPr>
          <w:rFonts w:hint="eastAsia" w:ascii="仿宋" w:hAnsi="仿宋" w:eastAsia="仿宋" w:cs="仿宋"/>
          <w:color w:val="000000"/>
          <w:sz w:val="24"/>
          <w:szCs w:val="32"/>
        </w:rPr>
        <w:t>、客户可在查询条件区操作</w:t>
      </w:r>
    </w:p>
    <w:p>
      <w:pPr>
        <w:spacing w:after="200" w:line="360" w:lineRule="auto"/>
        <w:ind w:firstLine="420"/>
        <w:rPr>
          <w:rFonts w:ascii="仿宋" w:hAnsi="仿宋" w:eastAsia="仿宋" w:cs="仿宋"/>
          <w:color w:val="000000"/>
          <w:sz w:val="24"/>
          <w:szCs w:val="32"/>
        </w:rPr>
      </w:pPr>
      <w:r>
        <w:rPr>
          <w:rFonts w:hint="eastAsia" w:ascii="仿宋" w:hAnsi="仿宋" w:eastAsia="仿宋" w:cs="仿宋"/>
          <w:color w:val="000000"/>
          <w:sz w:val="24"/>
          <w:szCs w:val="32"/>
        </w:rPr>
        <w:t>支持客户根据客户姓名、联系电话、意向产品和状态查询转介记录。</w:t>
      </w:r>
    </w:p>
    <w:p>
      <w:pPr>
        <w:spacing w:after="200" w:line="360" w:lineRule="auto"/>
        <w:ind w:firstLine="420"/>
        <w:rPr>
          <w:rFonts w:ascii="仿宋" w:hAnsi="仿宋" w:eastAsia="仿宋" w:cs="仿宋"/>
          <w:color w:val="000000"/>
          <w:sz w:val="24"/>
          <w:szCs w:val="32"/>
        </w:rPr>
      </w:pPr>
      <w:r>
        <w:rPr>
          <w:rFonts w:hint="eastAsia" w:ascii="仿宋" w:hAnsi="仿宋" w:eastAsia="仿宋" w:cs="仿宋"/>
          <w:color w:val="000000"/>
          <w:sz w:val="24"/>
          <w:szCs w:val="32"/>
        </w:rPr>
        <w:t>点击“查询”，系统按当前输入条件返回符合条件的客户列表结果。</w:t>
      </w:r>
    </w:p>
    <w:p>
      <w:pPr>
        <w:spacing w:after="200" w:line="360" w:lineRule="auto"/>
        <w:ind w:firstLine="420"/>
        <w:rPr>
          <w:rFonts w:ascii="仿宋" w:hAnsi="仿宋" w:eastAsia="仿宋" w:cs="仿宋"/>
          <w:color w:val="000000"/>
          <w:sz w:val="24"/>
          <w:szCs w:val="32"/>
        </w:rPr>
      </w:pPr>
      <w:r>
        <w:rPr>
          <w:rFonts w:hint="eastAsia" w:ascii="仿宋" w:hAnsi="仿宋" w:eastAsia="仿宋" w:cs="仿宋"/>
          <w:color w:val="000000"/>
          <w:sz w:val="24"/>
          <w:szCs w:val="32"/>
        </w:rPr>
        <w:t>点击“重置”，系统清空当前输入条件并恢复初始状态。</w:t>
      </w:r>
    </w:p>
    <w:p>
      <w:pPr>
        <w:spacing w:after="200" w:line="360" w:lineRule="auto"/>
        <w:rPr>
          <w:rFonts w:ascii="仿宋" w:hAnsi="仿宋" w:eastAsia="仿宋" w:cs="仿宋"/>
          <w:color w:val="000000"/>
          <w:sz w:val="24"/>
          <w:szCs w:val="32"/>
        </w:rPr>
      </w:pPr>
      <w:r>
        <w:rPr>
          <w:rFonts w:ascii="仿宋" w:hAnsi="仿宋" w:eastAsia="仿宋" w:cs="仿宋"/>
          <w:color w:val="000000"/>
          <w:sz w:val="24"/>
          <w:szCs w:val="32"/>
        </w:rPr>
        <w:t>3</w:t>
      </w:r>
      <w:r>
        <w:rPr>
          <w:rFonts w:hint="eastAsia" w:ascii="仿宋" w:hAnsi="仿宋" w:eastAsia="仿宋" w:cs="仿宋"/>
          <w:color w:val="000000"/>
          <w:sz w:val="24"/>
          <w:szCs w:val="32"/>
        </w:rPr>
        <w:t>、客户可在统一操作按钮区</w:t>
      </w:r>
    </w:p>
    <w:p>
      <w:pPr>
        <w:spacing w:after="200" w:line="360" w:lineRule="auto"/>
        <w:ind w:firstLine="420"/>
        <w:rPr>
          <w:rFonts w:ascii="仿宋" w:hAnsi="仿宋" w:eastAsia="仿宋" w:cs="仿宋"/>
          <w:color w:val="000000"/>
          <w:sz w:val="24"/>
          <w:szCs w:val="32"/>
        </w:rPr>
      </w:pPr>
      <w:r>
        <w:rPr>
          <w:rFonts w:hint="eastAsia" w:ascii="仿宋" w:hAnsi="仿宋" w:eastAsia="仿宋" w:cs="仿宋"/>
          <w:color w:val="000000"/>
          <w:sz w:val="24"/>
          <w:szCs w:val="32"/>
        </w:rPr>
        <w:t>客户点击“新增”按钮，详见“新增”章节。</w:t>
      </w:r>
    </w:p>
    <w:p>
      <w:pPr>
        <w:spacing w:after="200" w:line="360" w:lineRule="auto"/>
        <w:ind w:firstLine="420"/>
        <w:rPr>
          <w:rFonts w:ascii="仿宋" w:hAnsi="仿宋" w:eastAsia="仿宋" w:cs="仿宋"/>
          <w:color w:val="000000"/>
          <w:sz w:val="24"/>
          <w:szCs w:val="32"/>
        </w:rPr>
      </w:pPr>
      <w:r>
        <w:rPr>
          <w:rFonts w:hint="eastAsia" w:ascii="仿宋" w:hAnsi="仿宋" w:eastAsia="仿宋" w:cs="仿宋"/>
          <w:color w:val="000000"/>
          <w:sz w:val="24"/>
          <w:szCs w:val="32"/>
        </w:rPr>
        <w:t>客户点击“编辑”按钮，详见“编辑”章节。</w:t>
      </w:r>
    </w:p>
    <w:p>
      <w:pPr>
        <w:spacing w:after="200" w:line="360" w:lineRule="auto"/>
        <w:ind w:firstLine="420"/>
        <w:rPr>
          <w:rFonts w:ascii="仿宋" w:hAnsi="仿宋" w:eastAsia="仿宋" w:cs="仿宋"/>
          <w:color w:val="000000"/>
          <w:sz w:val="24"/>
          <w:szCs w:val="32"/>
        </w:rPr>
      </w:pPr>
      <w:r>
        <w:rPr>
          <w:rFonts w:hint="eastAsia" w:ascii="仿宋" w:hAnsi="仿宋" w:eastAsia="仿宋" w:cs="仿宋"/>
          <w:color w:val="000000"/>
          <w:sz w:val="24"/>
          <w:szCs w:val="32"/>
        </w:rPr>
        <w:t>点击“删除”按钮，详见“删除”章节。</w:t>
      </w:r>
    </w:p>
    <w:p>
      <w:pPr>
        <w:spacing w:after="200" w:line="360" w:lineRule="auto"/>
        <w:rPr>
          <w:rFonts w:ascii="仿宋" w:hAnsi="仿宋" w:eastAsia="仿宋" w:cs="仿宋"/>
          <w:b/>
          <w:bCs/>
          <w:color w:val="000000"/>
          <w:sz w:val="24"/>
          <w:szCs w:val="32"/>
        </w:rPr>
      </w:pPr>
      <w:r>
        <w:rPr>
          <w:rFonts w:hint="eastAsia" w:ascii="仿宋" w:hAnsi="仿宋" w:eastAsia="仿宋" w:cs="仿宋"/>
          <w:b/>
          <w:bCs/>
          <w:color w:val="000000"/>
          <w:sz w:val="24"/>
          <w:szCs w:val="32"/>
        </w:rPr>
        <w:t>（二）规则与约束</w:t>
      </w:r>
    </w:p>
    <w:p>
      <w:pPr>
        <w:spacing w:line="360" w:lineRule="auto"/>
        <w:rPr>
          <w:rFonts w:ascii="仿宋" w:hAnsi="仿宋" w:eastAsia="仿宋"/>
          <w:sz w:val="24"/>
          <w:szCs w:val="24"/>
        </w:rPr>
      </w:pPr>
      <w:r>
        <w:rPr>
          <w:rFonts w:ascii="仿宋" w:hAnsi="仿宋" w:eastAsia="仿宋" w:cs="仿宋"/>
          <w:color w:val="000000"/>
          <w:sz w:val="24"/>
          <w:szCs w:val="32"/>
        </w:rPr>
        <w:t>1</w:t>
      </w:r>
      <w:r>
        <w:rPr>
          <w:rFonts w:hint="eastAsia" w:ascii="仿宋" w:hAnsi="仿宋" w:eastAsia="仿宋" w:cs="仿宋"/>
          <w:color w:val="000000"/>
          <w:sz w:val="24"/>
          <w:szCs w:val="32"/>
        </w:rPr>
        <w:t>、在手机银行端，</w:t>
      </w:r>
      <w:r>
        <w:rPr>
          <w:rFonts w:hint="eastAsia" w:ascii="仿宋" w:hAnsi="仿宋" w:eastAsia="仿宋"/>
          <w:sz w:val="24"/>
          <w:szCs w:val="24"/>
        </w:rPr>
        <w:t>编辑、删除按钮，删除时需二次确认框，提示文案为：“您确认删除转介客户吗？”。</w:t>
      </w:r>
    </w:p>
    <w:p>
      <w:pPr>
        <w:spacing w:after="200" w:line="360" w:lineRule="auto"/>
        <w:rPr>
          <w:rFonts w:ascii="仿宋" w:hAnsi="仿宋" w:eastAsia="仿宋" w:cs="仿宋"/>
          <w:color w:val="000000"/>
          <w:sz w:val="24"/>
          <w:szCs w:val="32"/>
        </w:rPr>
      </w:pPr>
      <w:r>
        <w:rPr>
          <w:rFonts w:ascii="仿宋" w:hAnsi="仿宋" w:eastAsia="仿宋" w:cs="仿宋"/>
          <w:color w:val="000000"/>
          <w:sz w:val="24"/>
          <w:szCs w:val="32"/>
        </w:rPr>
        <w:t>2</w:t>
      </w:r>
      <w:r>
        <w:rPr>
          <w:rFonts w:hint="eastAsia" w:ascii="仿宋" w:hAnsi="仿宋" w:eastAsia="仿宋" w:cs="仿宋"/>
          <w:color w:val="000000"/>
          <w:sz w:val="24"/>
          <w:szCs w:val="32"/>
        </w:rPr>
        <w:t>、状态说明</w:t>
      </w:r>
    </w:p>
    <w:p>
      <w:pPr>
        <w:spacing w:after="200" w:line="360" w:lineRule="auto"/>
        <w:ind w:firstLine="420"/>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已接收：当客户新增转介客户，指定被转介人提交后，状态为“已接收”。</w:t>
      </w:r>
    </w:p>
    <w:p>
      <w:pPr>
        <w:spacing w:after="200" w:line="360" w:lineRule="auto"/>
        <w:ind w:firstLine="420"/>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进行中：当被转介人有联络转介客户的联络记录（电话记录、面访记录、企微沟通记录和短信记录），状态为“进行中”。</w:t>
      </w:r>
    </w:p>
    <w:p>
      <w:pPr>
        <w:spacing w:after="200" w:line="360" w:lineRule="auto"/>
        <w:ind w:firstLine="420"/>
        <w:rPr>
          <w:rFonts w:ascii="仿宋" w:hAnsi="仿宋" w:eastAsia="仿宋" w:cs="仿宋"/>
          <w:color w:val="FF0000"/>
          <w:sz w:val="24"/>
          <w:szCs w:val="24"/>
        </w:rPr>
      </w:pPr>
      <w:commentRangeStart w:id="16"/>
      <w:r>
        <w:rPr>
          <w:rFonts w:hint="eastAsia" w:ascii="仿宋" w:hAnsi="仿宋" w:eastAsia="仿宋" w:cs="仿宋"/>
          <w:color w:val="FF0000"/>
          <w:sz w:val="24"/>
          <w:szCs w:val="24"/>
        </w:rPr>
        <w:t>未落地：自被转介人接收转介客户日开始，如果3</w:t>
      </w:r>
      <w:r>
        <w:rPr>
          <w:rFonts w:ascii="仿宋" w:hAnsi="仿宋" w:eastAsia="仿宋" w:cs="仿宋"/>
          <w:color w:val="FF0000"/>
          <w:sz w:val="24"/>
          <w:szCs w:val="24"/>
        </w:rPr>
        <w:t>0</w:t>
      </w:r>
      <w:r>
        <w:rPr>
          <w:rFonts w:hint="eastAsia" w:ascii="仿宋" w:hAnsi="仿宋" w:eastAsia="仿宋" w:cs="仿宋"/>
          <w:color w:val="FF0000"/>
          <w:sz w:val="24"/>
          <w:szCs w:val="24"/>
        </w:rPr>
        <w:t>天后判断客户的AUM余额未提升，状态变更为“未落地”。</w:t>
      </w:r>
    </w:p>
    <w:p>
      <w:pPr>
        <w:spacing w:after="200" w:line="360" w:lineRule="auto"/>
        <w:ind w:firstLine="420"/>
        <w:rPr>
          <w:rFonts w:ascii="仿宋" w:hAnsi="仿宋" w:eastAsia="仿宋" w:cs="仿宋"/>
          <w:color w:val="FF0000"/>
          <w:sz w:val="24"/>
          <w:szCs w:val="24"/>
        </w:rPr>
      </w:pPr>
      <w:r>
        <w:rPr>
          <w:rFonts w:hint="eastAsia" w:ascii="仿宋" w:hAnsi="仿宋" w:eastAsia="仿宋" w:cs="仿宋"/>
          <w:color w:val="FF0000"/>
          <w:sz w:val="24"/>
          <w:szCs w:val="24"/>
        </w:rPr>
        <w:t>已落地：与“未落地”相反，如果3</w:t>
      </w:r>
      <w:r>
        <w:rPr>
          <w:rFonts w:ascii="仿宋" w:hAnsi="仿宋" w:eastAsia="仿宋" w:cs="仿宋"/>
          <w:color w:val="FF0000"/>
          <w:sz w:val="24"/>
          <w:szCs w:val="24"/>
        </w:rPr>
        <w:t>0</w:t>
      </w:r>
      <w:r>
        <w:rPr>
          <w:rFonts w:hint="eastAsia" w:ascii="仿宋" w:hAnsi="仿宋" w:eastAsia="仿宋" w:cs="仿宋"/>
          <w:color w:val="FF0000"/>
          <w:sz w:val="24"/>
          <w:szCs w:val="24"/>
        </w:rPr>
        <w:t>天后判断客户的AUM余额已提升，状态变更为“已落地”。</w:t>
      </w:r>
      <w:commentRangeEnd w:id="16"/>
      <w:r>
        <w:rPr>
          <w:rStyle w:val="155"/>
        </w:rPr>
        <w:commentReference w:id="16"/>
      </w:r>
      <w:r>
        <w:rPr>
          <w:rFonts w:hint="eastAsia" w:ascii="仿宋" w:hAnsi="仿宋" w:eastAsia="仿宋" w:cs="仿宋"/>
          <w:color w:val="FF0000"/>
          <w:sz w:val="24"/>
          <w:szCs w:val="24"/>
        </w:rPr>
        <w:t>当“已落地”时，CRM需要给手机银行提供客户AUM提升的金额。</w:t>
      </w:r>
    </w:p>
    <w:p>
      <w:pPr>
        <w:spacing w:after="200" w:line="360" w:lineRule="auto"/>
        <w:rPr>
          <w:rFonts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14:textFill>
            <w14:solidFill>
              <w14:schemeClr w14:val="tx1"/>
            </w14:solidFill>
          </w14:textFill>
        </w:rPr>
        <w:t>4</w:t>
      </w:r>
      <w:r>
        <w:rPr>
          <w:rFonts w:hint="eastAsia" w:ascii="仿宋" w:hAnsi="仿宋" w:eastAsia="仿宋" w:cs="仿宋"/>
          <w:color w:val="000000" w:themeColor="text1"/>
          <w:sz w:val="24"/>
          <w:szCs w:val="24"/>
          <w14:textFill>
            <w14:solidFill>
              <w14:schemeClr w14:val="tx1"/>
            </w14:solidFill>
          </w14:textFill>
        </w:rPr>
        <w:t>、默认按照转介日期，从近及远排序。</w:t>
      </w:r>
    </w:p>
    <w:p>
      <w:pPr>
        <w:spacing w:after="200" w:line="360" w:lineRule="auto"/>
        <w:rPr>
          <w:rFonts w:ascii="仿宋" w:hAnsi="仿宋" w:eastAsia="仿宋" w:cs="仿宋"/>
          <w:b/>
          <w:bCs/>
          <w:color w:val="000000"/>
          <w:sz w:val="24"/>
          <w:szCs w:val="32"/>
        </w:rPr>
      </w:pPr>
      <w:r>
        <w:rPr>
          <w:rFonts w:hint="eastAsia" w:ascii="仿宋" w:hAnsi="仿宋" w:eastAsia="仿宋" w:cs="仿宋"/>
          <w:b/>
          <w:bCs/>
          <w:color w:val="000000"/>
          <w:sz w:val="24"/>
          <w:szCs w:val="32"/>
        </w:rPr>
        <w:t>（三）权限说明</w:t>
      </w:r>
    </w:p>
    <w:p>
      <w:pPr>
        <w:spacing w:after="200" w:line="360" w:lineRule="auto"/>
        <w:rPr>
          <w:rFonts w:ascii="仿宋" w:hAnsi="仿宋" w:eastAsia="仿宋" w:cs="仿宋"/>
          <w:color w:val="000000"/>
          <w:sz w:val="24"/>
          <w:szCs w:val="32"/>
        </w:rPr>
      </w:pPr>
      <w:r>
        <w:rPr>
          <w:rFonts w:hint="eastAsia" w:ascii="仿宋" w:hAnsi="仿宋" w:eastAsia="仿宋" w:cs="仿宋"/>
          <w:color w:val="000000"/>
          <w:sz w:val="24"/>
          <w:szCs w:val="32"/>
        </w:rPr>
        <w:t>1.客户经理可在“我的转介”列表仅可查看本人发起的转介记录。</w:t>
      </w:r>
    </w:p>
    <w:p>
      <w:pPr>
        <w:pStyle w:val="7"/>
        <w:numPr>
          <w:ilvl w:val="4"/>
          <w:numId w:val="14"/>
        </w:numPr>
        <w:spacing w:line="360" w:lineRule="auto"/>
        <w:ind w:left="1418" w:hanging="1418"/>
        <w:rPr>
          <w:rFonts w:ascii="仿宋" w:hAnsi="仿宋" w:eastAsia="仿宋" w:cs="仿宋"/>
          <w:b w:val="0"/>
          <w:bCs w:val="0"/>
          <w:szCs w:val="24"/>
          <w:lang w:eastAsia="en-US"/>
        </w:rPr>
      </w:pPr>
      <w:r>
        <w:rPr>
          <w:rFonts w:hint="eastAsia" w:ascii="仿宋" w:hAnsi="仿宋" w:eastAsia="仿宋" w:cs="仿宋"/>
          <w:i w:val="0"/>
          <w:iCs w:val="0"/>
          <w:sz w:val="24"/>
          <w:szCs w:val="24"/>
          <w:lang w:eastAsia="en-US"/>
        </w:rPr>
        <w:t>输出</w:t>
      </w:r>
    </w:p>
    <w:p>
      <w:pPr>
        <w:spacing w:line="360" w:lineRule="auto"/>
        <w:rPr>
          <w:rFonts w:ascii="仿宋" w:hAnsi="仿宋" w:eastAsia="仿宋" w:cs="仿宋"/>
          <w:sz w:val="24"/>
          <w:szCs w:val="24"/>
        </w:rPr>
      </w:pPr>
      <w:r>
        <w:rPr>
          <w:rFonts w:hint="eastAsia" w:ascii="仿宋" w:hAnsi="仿宋" w:eastAsia="仿宋" w:cs="仿宋"/>
          <w:sz w:val="24"/>
          <w:szCs w:val="24"/>
        </w:rPr>
        <w:t>展示本人转介记录列表，便于用户查看转介客户信息、状态等信息。</w:t>
      </w:r>
    </w:p>
    <w:tbl>
      <w:tblPr>
        <w:tblStyle w:val="50"/>
        <w:tblW w:w="906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2693"/>
        <w:gridCol w:w="1560"/>
        <w:gridCol w:w="28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b/>
                <w:bCs/>
                <w:color w:val="000000"/>
                <w:sz w:val="24"/>
                <w:szCs w:val="24"/>
              </w:rPr>
              <w:t>字段名称</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b/>
                <w:bCs/>
                <w:color w:val="000000"/>
                <w:sz w:val="24"/>
                <w:szCs w:val="24"/>
              </w:rPr>
              <w:t>约束及校验规则</w:t>
            </w:r>
          </w:p>
        </w:tc>
        <w:tc>
          <w:tcPr>
            <w:tcW w:w="1560" w:type="dxa"/>
          </w:tcPr>
          <w:p>
            <w:pPr>
              <w:spacing w:line="360" w:lineRule="auto"/>
              <w:rPr>
                <w:rFonts w:ascii="仿宋" w:hAnsi="仿宋" w:eastAsia="仿宋" w:cs="仿宋"/>
              </w:rPr>
            </w:pPr>
            <w:r>
              <w:rPr>
                <w:rFonts w:hint="eastAsia" w:ascii="仿宋" w:hAnsi="仿宋" w:eastAsia="仿宋" w:cs="仿宋"/>
                <w:b/>
                <w:bCs/>
                <w:color w:val="000000"/>
                <w:sz w:val="24"/>
                <w:szCs w:val="24"/>
              </w:rPr>
              <w:t>数据类型</w:t>
            </w:r>
          </w:p>
        </w:tc>
        <w:tc>
          <w:tcPr>
            <w:tcW w:w="2856" w:type="dxa"/>
          </w:tcPr>
          <w:p>
            <w:pPr>
              <w:spacing w:line="360" w:lineRule="auto"/>
              <w:rPr>
                <w:rFonts w:ascii="仿宋" w:hAnsi="仿宋" w:eastAsia="仿宋" w:cs="仿宋"/>
              </w:rPr>
            </w:pPr>
            <w:r>
              <w:rPr>
                <w:rFonts w:hint="eastAsia" w:ascii="仿宋" w:hAnsi="仿宋" w:eastAsia="仿宋" w:cs="仿宋"/>
                <w:b/>
                <w:bCs/>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客户姓名</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联系电话</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脱敏显示，保留前3位和后4位，中间4位掩码，如`138****1234`</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展示转介客户联系方式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意向产品</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展示转介客户意向产品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被转介人</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反显、格式：工号+姓名</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展示接收该转介的客户经理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状态</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展示转介记录当前接收状态。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提升AUM</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当转介状态为“已落地”时，展示本次转介客户的AUM提升金额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说明</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转介日期</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反显、格式化：YYYY-MM-DD</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展示转介日期</w:t>
            </w:r>
          </w:p>
        </w:tc>
      </w:tr>
    </w:tbl>
    <w:p>
      <w:pPr>
        <w:pStyle w:val="7"/>
        <w:numPr>
          <w:ilvl w:val="4"/>
          <w:numId w:val="14"/>
        </w:numPr>
        <w:spacing w:line="360" w:lineRule="auto"/>
        <w:ind w:left="1418" w:hanging="1418"/>
        <w:rPr>
          <w:rFonts w:ascii="仿宋" w:hAnsi="仿宋" w:eastAsia="仿宋" w:cs="仿宋"/>
          <w:b w:val="0"/>
          <w:bCs w:val="0"/>
          <w:szCs w:val="24"/>
          <w:lang w:eastAsia="en-US"/>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Cs w:val="24"/>
          <w:lang w:eastAsia="en-US"/>
        </w:rPr>
      </w:pPr>
      <w:r>
        <w:rPr>
          <w:rFonts w:hint="eastAsia" w:ascii="仿宋" w:hAnsi="仿宋" w:eastAsia="仿宋" w:cs="仿宋"/>
          <w:i w:val="0"/>
          <w:iCs w:val="0"/>
          <w:sz w:val="24"/>
        </w:rPr>
        <w:t>核算处理</w:t>
      </w:r>
    </w:p>
    <w:p>
      <w:pPr>
        <w:spacing w:line="360" w:lineRule="auto"/>
        <w:rPr>
          <w:rFonts w:ascii="仿宋" w:hAnsi="仿宋" w:eastAsia="仿宋" w:cs="仿宋"/>
        </w:rPr>
      </w:pPr>
      <w:r>
        <w:rPr>
          <w:rFonts w:hint="eastAsia" w:ascii="仿宋" w:hAnsi="仿宋" w:eastAsia="仿宋" w:cs="仿宋"/>
          <w:color w:val="000000"/>
          <w:sz w:val="24"/>
          <w:szCs w:val="24"/>
        </w:rPr>
        <w:t>不涉及</w:t>
      </w:r>
    </w:p>
    <w:p>
      <w:pPr>
        <w:pStyle w:val="7"/>
        <w:numPr>
          <w:ilvl w:val="4"/>
          <w:numId w:val="14"/>
        </w:numPr>
        <w:spacing w:line="360" w:lineRule="auto"/>
        <w:ind w:left="1418" w:hanging="1418"/>
        <w:rPr>
          <w:rFonts w:ascii="仿宋" w:hAnsi="仿宋" w:eastAsia="仿宋" w:cs="仿宋"/>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rPr>
      </w:pPr>
      <w:r>
        <w:rPr>
          <w:rFonts w:hint="eastAsia" w:ascii="仿宋" w:hAnsi="仿宋" w:eastAsia="仿宋" w:cs="仿宋"/>
          <w:color w:val="000000"/>
          <w:sz w:val="24"/>
          <w:szCs w:val="24"/>
        </w:rPr>
        <w:t>不涉及</w:t>
      </w:r>
    </w:p>
    <w:p>
      <w:pPr>
        <w:pStyle w:val="6"/>
        <w:numPr>
          <w:ilvl w:val="3"/>
          <w:numId w:val="14"/>
        </w:numPr>
        <w:spacing w:line="360" w:lineRule="auto"/>
        <w:rPr>
          <w:rFonts w:ascii="仿宋" w:hAnsi="仿宋" w:eastAsia="仿宋" w:cs="仿宋"/>
          <w:b w:val="0"/>
          <w:bCs w:val="0"/>
        </w:rPr>
      </w:pPr>
      <w:r>
        <w:rPr>
          <w:rFonts w:hint="eastAsia" w:ascii="仿宋" w:hAnsi="仿宋" w:eastAsia="仿宋"/>
        </w:rPr>
        <w:t>新增</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功能描述</w:t>
      </w:r>
    </w:p>
    <w:p>
      <w:pPr>
        <w:spacing w:line="360" w:lineRule="auto"/>
        <w:rPr>
          <w:rFonts w:ascii="仿宋" w:hAnsi="仿宋" w:eastAsia="仿宋" w:cs="仿宋"/>
        </w:rPr>
      </w:pPr>
      <w:r>
        <w:rPr>
          <w:rFonts w:hint="eastAsia" w:ascii="仿宋" w:hAnsi="仿宋" w:eastAsia="仿宋" w:cs="仿宋"/>
          <w:color w:val="000000"/>
          <w:sz w:val="24"/>
          <w:szCs w:val="24"/>
        </w:rPr>
        <w:t>支持客户在手机银行录入转介客户信息并选择机构内指定的客户经理发起客户转介。</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输入</w:t>
      </w:r>
    </w:p>
    <w:p>
      <w:pPr>
        <w:spacing w:line="360" w:lineRule="auto"/>
        <w:rPr>
          <w:rFonts w:ascii="仿宋" w:hAnsi="仿宋" w:eastAsia="仿宋" w:cs="仿宋"/>
        </w:rPr>
      </w:pPr>
      <w:r>
        <w:rPr>
          <w:rFonts w:hint="eastAsia" w:ascii="仿宋" w:hAnsi="仿宋" w:eastAsia="仿宋" w:cs="仿宋"/>
          <w:color w:val="000000"/>
          <w:sz w:val="24"/>
          <w:szCs w:val="24"/>
        </w:rPr>
        <w:t>客户在“我的转介”页面点击“新增”后，录入转介客户基础信息、意向产品、备注说明和转介去向，发起一笔新的转介记录。</w:t>
      </w:r>
    </w:p>
    <w:tbl>
      <w:tblPr>
        <w:tblStyle w:val="50"/>
        <w:tblW w:w="906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2693"/>
        <w:gridCol w:w="1560"/>
        <w:gridCol w:w="28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b/>
                <w:bCs/>
                <w:color w:val="000000"/>
                <w:sz w:val="24"/>
                <w:szCs w:val="24"/>
              </w:rPr>
              <w:t>要素名称</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b/>
                <w:bCs/>
                <w:color w:val="000000"/>
                <w:sz w:val="24"/>
                <w:szCs w:val="24"/>
              </w:rPr>
              <w:t>约束及校验规则</w:t>
            </w:r>
          </w:p>
        </w:tc>
        <w:tc>
          <w:tcPr>
            <w:tcW w:w="1560" w:type="dxa"/>
          </w:tcPr>
          <w:p>
            <w:pPr>
              <w:spacing w:line="360" w:lineRule="auto"/>
              <w:rPr>
                <w:rFonts w:ascii="仿宋" w:hAnsi="仿宋" w:eastAsia="仿宋" w:cs="仿宋"/>
              </w:rPr>
            </w:pPr>
            <w:r>
              <w:rPr>
                <w:rFonts w:hint="eastAsia" w:ascii="仿宋" w:hAnsi="仿宋" w:eastAsia="仿宋" w:cs="仿宋"/>
                <w:b/>
                <w:bCs/>
                <w:color w:val="000000"/>
                <w:sz w:val="24"/>
                <w:szCs w:val="24"/>
              </w:rPr>
              <w:t>数据类型</w:t>
            </w:r>
          </w:p>
        </w:tc>
        <w:tc>
          <w:tcPr>
            <w:tcW w:w="2856" w:type="dxa"/>
          </w:tcPr>
          <w:p>
            <w:pPr>
              <w:spacing w:line="360" w:lineRule="auto"/>
              <w:rPr>
                <w:rFonts w:ascii="仿宋" w:hAnsi="仿宋" w:eastAsia="仿宋" w:cs="仿宋"/>
              </w:rPr>
            </w:pPr>
            <w:r>
              <w:rPr>
                <w:rFonts w:hint="eastAsia" w:ascii="仿宋" w:hAnsi="仿宋" w:eastAsia="仿宋" w:cs="仿宋"/>
                <w:b/>
                <w:bCs/>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color w:val="000000"/>
                <w:sz w:val="24"/>
                <w:szCs w:val="24"/>
              </w:rPr>
              <w:t>客户姓名</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color w:val="000000"/>
                <w:sz w:val="24"/>
                <w:szCs w:val="24"/>
              </w:rPr>
              <w:t>必输</w:t>
            </w:r>
          </w:p>
        </w:tc>
        <w:tc>
          <w:tcPr>
            <w:tcW w:w="1560" w:type="dxa"/>
          </w:tcPr>
          <w:p>
            <w:pPr>
              <w:spacing w:line="360" w:lineRule="auto"/>
              <w:rPr>
                <w:rFonts w:ascii="仿宋" w:hAnsi="仿宋" w:eastAsia="仿宋" w:cs="仿宋"/>
              </w:rPr>
            </w:pPr>
            <w:r>
              <w:rPr>
                <w:rFonts w:hint="eastAsia" w:ascii="仿宋" w:hAnsi="仿宋" w:eastAsia="仿宋" w:cs="仿宋"/>
                <w:color w:val="000000"/>
                <w:sz w:val="24"/>
                <w:szCs w:val="24"/>
              </w:rPr>
              <w:t>文本</w:t>
            </w:r>
          </w:p>
        </w:tc>
        <w:tc>
          <w:tcPr>
            <w:tcW w:w="2856" w:type="dxa"/>
          </w:tcPr>
          <w:p>
            <w:pPr>
              <w:spacing w:line="360" w:lineRule="auto"/>
              <w:rPr>
                <w:rFonts w:ascii="仿宋" w:hAnsi="仿宋" w:eastAsia="仿宋" w:cs="仿宋"/>
              </w:rPr>
            </w:pPr>
            <w:r>
              <w:rPr>
                <w:rFonts w:hint="eastAsia" w:ascii="仿宋" w:hAnsi="仿宋" w:eastAsia="仿宋" w:cs="仿宋"/>
                <w:color w:val="000000"/>
                <w:sz w:val="24"/>
                <w:szCs w:val="24"/>
              </w:rPr>
              <w:t>支持录入客户姓名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联系电话</w:t>
            </w:r>
          </w:p>
        </w:tc>
        <w:tc>
          <w:tcPr>
            <w:tcW w:w="2693" w:type="dxa"/>
            <w:shd w:val="clear" w:color="auto" w:fill="auto"/>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必输、校验手机号码或联系电话格式</w:t>
            </w:r>
          </w:p>
        </w:tc>
        <w:tc>
          <w:tcPr>
            <w:tcW w:w="1560"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文本</w:t>
            </w:r>
          </w:p>
        </w:tc>
        <w:tc>
          <w:tcPr>
            <w:tcW w:w="2856"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支持录入联系电话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color w:val="000000"/>
                <w:sz w:val="24"/>
                <w:szCs w:val="24"/>
              </w:rPr>
              <w:t>意向产品</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color w:val="000000"/>
                <w:sz w:val="24"/>
                <w:szCs w:val="24"/>
              </w:rPr>
              <w:t>必输</w:t>
            </w:r>
          </w:p>
        </w:tc>
        <w:tc>
          <w:tcPr>
            <w:tcW w:w="1560" w:type="dxa"/>
          </w:tcPr>
          <w:p>
            <w:pPr>
              <w:spacing w:line="360" w:lineRule="auto"/>
              <w:rPr>
                <w:rFonts w:ascii="仿宋" w:hAnsi="仿宋" w:eastAsia="仿宋" w:cs="仿宋"/>
              </w:rPr>
            </w:pPr>
            <w:r>
              <w:rPr>
                <w:rFonts w:hint="eastAsia" w:ascii="仿宋" w:hAnsi="仿宋" w:eastAsia="仿宋" w:cs="仿宋"/>
                <w:color w:val="000000"/>
                <w:sz w:val="24"/>
                <w:szCs w:val="24"/>
              </w:rPr>
              <w:t>文本</w:t>
            </w:r>
          </w:p>
        </w:tc>
        <w:tc>
          <w:tcPr>
            <w:tcW w:w="2856" w:type="dxa"/>
          </w:tcPr>
          <w:p>
            <w:pPr>
              <w:spacing w:line="360" w:lineRule="auto"/>
              <w:rPr>
                <w:rFonts w:ascii="仿宋" w:hAnsi="仿宋" w:eastAsia="仿宋" w:cs="仿宋"/>
              </w:rPr>
            </w:pPr>
            <w:r>
              <w:rPr>
                <w:rFonts w:hint="eastAsia" w:ascii="仿宋" w:hAnsi="仿宋" w:eastAsia="仿宋" w:cs="仿宋"/>
                <w:color w:val="000000"/>
                <w:sz w:val="24"/>
                <w:szCs w:val="24"/>
              </w:rPr>
              <w:t>选择客户意向产品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color w:val="000000"/>
                <w:sz w:val="24"/>
                <w:szCs w:val="24"/>
              </w:rPr>
              <w:t>说明</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color w:val="000000"/>
                <w:sz w:val="24"/>
                <w:szCs w:val="24"/>
              </w:rPr>
              <w:t>非必输，最多200个字符</w:t>
            </w:r>
          </w:p>
        </w:tc>
        <w:tc>
          <w:tcPr>
            <w:tcW w:w="1560" w:type="dxa"/>
          </w:tcPr>
          <w:p>
            <w:pPr>
              <w:spacing w:line="360" w:lineRule="auto"/>
              <w:rPr>
                <w:rFonts w:ascii="仿宋" w:hAnsi="仿宋" w:eastAsia="仿宋" w:cs="仿宋"/>
              </w:rPr>
            </w:pPr>
            <w:r>
              <w:rPr>
                <w:rFonts w:hint="eastAsia" w:ascii="仿宋" w:hAnsi="仿宋" w:eastAsia="仿宋" w:cs="仿宋"/>
                <w:color w:val="000000"/>
                <w:sz w:val="24"/>
                <w:szCs w:val="24"/>
              </w:rPr>
              <w:t>文本</w:t>
            </w:r>
          </w:p>
        </w:tc>
        <w:tc>
          <w:tcPr>
            <w:tcW w:w="2856" w:type="dxa"/>
          </w:tcPr>
          <w:p>
            <w:pPr>
              <w:spacing w:line="360" w:lineRule="auto"/>
              <w:rPr>
                <w:rFonts w:ascii="仿宋" w:hAnsi="仿宋" w:eastAsia="仿宋" w:cs="仿宋"/>
              </w:rPr>
            </w:pPr>
            <w:r>
              <w:rPr>
                <w:rFonts w:hint="eastAsia" w:ascii="仿宋" w:hAnsi="仿宋" w:eastAsia="仿宋" w:cs="仿宋"/>
                <w:color w:val="000000"/>
                <w:sz w:val="24"/>
                <w:szCs w:val="24"/>
              </w:rPr>
              <w:t>支持录入转介补充说明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color w:val="000000"/>
                <w:sz w:val="24"/>
                <w:szCs w:val="24"/>
              </w:rPr>
              <w:t>转介至</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color w:val="000000"/>
                <w:sz w:val="24"/>
                <w:szCs w:val="24"/>
              </w:rPr>
              <w:t>必输</w:t>
            </w:r>
          </w:p>
        </w:tc>
        <w:tc>
          <w:tcPr>
            <w:tcW w:w="1560" w:type="dxa"/>
          </w:tcPr>
          <w:p>
            <w:pPr>
              <w:spacing w:line="360" w:lineRule="auto"/>
              <w:rPr>
                <w:rFonts w:ascii="仿宋" w:hAnsi="仿宋" w:eastAsia="仿宋" w:cs="仿宋"/>
              </w:rPr>
            </w:pPr>
            <w:r>
              <w:rPr>
                <w:rFonts w:hint="eastAsia" w:ascii="仿宋" w:hAnsi="仿宋" w:eastAsia="仿宋" w:cs="仿宋"/>
                <w:color w:val="000000"/>
                <w:sz w:val="24"/>
                <w:szCs w:val="24"/>
              </w:rPr>
              <w:t>下拉框</w:t>
            </w:r>
          </w:p>
        </w:tc>
        <w:tc>
          <w:tcPr>
            <w:tcW w:w="2856" w:type="dxa"/>
          </w:tcPr>
          <w:p>
            <w:pPr>
              <w:spacing w:line="360" w:lineRule="auto"/>
              <w:rPr>
                <w:rFonts w:ascii="仿宋" w:hAnsi="仿宋" w:eastAsia="仿宋" w:cs="仿宋"/>
              </w:rPr>
            </w:pPr>
            <w:r>
              <w:rPr>
                <w:rFonts w:hint="eastAsia" w:ascii="仿宋" w:hAnsi="仿宋" w:eastAsia="仿宋" w:cs="仿宋"/>
                <w:color w:val="000000"/>
                <w:sz w:val="24"/>
                <w:szCs w:val="24"/>
              </w:rPr>
              <w:t>选择被转介人</w:t>
            </w:r>
          </w:p>
        </w:tc>
      </w:tr>
    </w:tbl>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处理</w:t>
      </w:r>
    </w:p>
    <w:p>
      <w:pPr>
        <w:spacing w:after="200" w:line="360" w:lineRule="auto"/>
        <w:rPr>
          <w:rFonts w:ascii="仿宋" w:hAnsi="仿宋" w:eastAsia="仿宋" w:cs="仿宋"/>
          <w:b/>
          <w:bCs/>
          <w:color w:val="000000"/>
          <w:sz w:val="24"/>
          <w:szCs w:val="32"/>
        </w:rPr>
      </w:pPr>
      <w:r>
        <w:rPr>
          <w:rFonts w:hint="eastAsia" w:ascii="仿宋" w:hAnsi="仿宋" w:eastAsia="仿宋" w:cs="仿宋"/>
          <w:b/>
          <w:bCs/>
          <w:color w:val="000000"/>
          <w:sz w:val="24"/>
          <w:szCs w:val="32"/>
        </w:rPr>
        <w:t>（一）操作说明</w:t>
      </w:r>
    </w:p>
    <w:p>
      <w:pPr>
        <w:spacing w:after="200" w:line="360" w:lineRule="auto"/>
        <w:rPr>
          <w:rFonts w:ascii="仿宋" w:hAnsi="仿宋" w:eastAsia="仿宋" w:cs="仿宋"/>
          <w:color w:val="000000"/>
          <w:sz w:val="24"/>
          <w:szCs w:val="32"/>
        </w:rPr>
      </w:pPr>
      <w:r>
        <w:rPr>
          <w:rFonts w:hint="eastAsia" w:ascii="仿宋" w:hAnsi="仿宋" w:eastAsia="仿宋" w:cs="仿宋"/>
          <w:color w:val="000000"/>
          <w:sz w:val="24"/>
          <w:szCs w:val="32"/>
        </w:rPr>
        <w:t>1、用户在</w:t>
      </w:r>
      <w:r>
        <w:rPr>
          <w:rFonts w:ascii="仿宋" w:hAnsi="仿宋" w:eastAsia="仿宋" w:cs="仿宋"/>
          <w:color w:val="000000"/>
          <w:sz w:val="24"/>
          <w:szCs w:val="32"/>
        </w:rPr>
        <w:t>“</w:t>
      </w:r>
      <w:r>
        <w:rPr>
          <w:rFonts w:hint="eastAsia" w:ascii="仿宋" w:hAnsi="仿宋" w:eastAsia="仿宋" w:cs="仿宋"/>
          <w:color w:val="000000"/>
          <w:sz w:val="24"/>
          <w:szCs w:val="32"/>
        </w:rPr>
        <w:t>我的转介”页面，点击“新增”按钮后，弹出“新增”界面。</w:t>
      </w:r>
    </w:p>
    <w:p>
      <w:pPr>
        <w:spacing w:after="200" w:line="360" w:lineRule="auto"/>
        <w:rPr>
          <w:rFonts w:ascii="仿宋" w:hAnsi="仿宋" w:eastAsia="仿宋" w:cs="仿宋"/>
          <w:color w:val="000000"/>
          <w:sz w:val="24"/>
          <w:szCs w:val="32"/>
        </w:rPr>
      </w:pPr>
      <w:r>
        <w:rPr>
          <w:rFonts w:hint="eastAsia" w:ascii="仿宋" w:hAnsi="仿宋" w:eastAsia="仿宋" w:cs="仿宋"/>
          <w:color w:val="000000"/>
          <w:sz w:val="24"/>
          <w:szCs w:val="32"/>
        </w:rPr>
        <w:t>2、用户录入相关信息并选择“转介至”被转介人，进行转介。</w:t>
      </w:r>
    </w:p>
    <w:p>
      <w:pPr>
        <w:spacing w:after="200" w:line="360" w:lineRule="auto"/>
        <w:rPr>
          <w:rFonts w:ascii="仿宋" w:hAnsi="仿宋" w:eastAsia="仿宋" w:cs="仿宋"/>
          <w:color w:val="000000"/>
          <w:sz w:val="24"/>
          <w:szCs w:val="32"/>
        </w:rPr>
      </w:pPr>
      <w:r>
        <w:rPr>
          <w:rFonts w:hint="eastAsia" w:ascii="仿宋" w:hAnsi="仿宋" w:eastAsia="仿宋" w:cs="仿宋"/>
          <w:color w:val="000000"/>
          <w:sz w:val="24"/>
          <w:szCs w:val="32"/>
        </w:rPr>
        <w:t>3、系统校验通过后生成新的转介记录，并同步推送至CRM系统通知客户经理。</w:t>
      </w:r>
    </w:p>
    <w:p>
      <w:pPr>
        <w:spacing w:after="200" w:line="360" w:lineRule="auto"/>
        <w:rPr>
          <w:rFonts w:ascii="仿宋" w:hAnsi="仿宋" w:eastAsia="仿宋" w:cs="仿宋"/>
          <w:b/>
          <w:bCs/>
          <w:color w:val="000000"/>
          <w:sz w:val="24"/>
          <w:szCs w:val="32"/>
        </w:rPr>
      </w:pPr>
      <w:r>
        <w:rPr>
          <w:rFonts w:hint="eastAsia" w:ascii="仿宋" w:hAnsi="仿宋" w:eastAsia="仿宋" w:cs="仿宋"/>
          <w:b/>
          <w:bCs/>
          <w:color w:val="000000"/>
          <w:sz w:val="24"/>
          <w:szCs w:val="32"/>
        </w:rPr>
        <w:t>（二）规则与约束</w:t>
      </w:r>
    </w:p>
    <w:p>
      <w:pPr>
        <w:spacing w:after="200" w:line="360" w:lineRule="auto"/>
        <w:rPr>
          <w:rFonts w:ascii="仿宋" w:hAnsi="仿宋" w:eastAsia="仿宋" w:cs="仿宋"/>
          <w:color w:val="FF0000"/>
          <w:sz w:val="24"/>
          <w:szCs w:val="32"/>
        </w:rPr>
      </w:pPr>
      <w:r>
        <w:rPr>
          <w:rFonts w:hint="eastAsia" w:ascii="仿宋" w:hAnsi="仿宋" w:eastAsia="仿宋" w:cs="仿宋"/>
          <w:color w:val="000000"/>
          <w:sz w:val="24"/>
          <w:szCs w:val="32"/>
        </w:rPr>
        <w:t>1、</w:t>
      </w:r>
      <w:r>
        <w:rPr>
          <w:rFonts w:hint="eastAsia" w:ascii="仿宋" w:hAnsi="仿宋" w:eastAsia="仿宋" w:cs="仿宋"/>
          <w:color w:val="000000" w:themeColor="text1"/>
          <w:sz w:val="24"/>
          <w:szCs w:val="32"/>
          <w14:textFill>
            <w14:solidFill>
              <w14:schemeClr w14:val="tx1"/>
            </w14:solidFill>
          </w14:textFill>
        </w:rPr>
        <w:t>转介至：客户先选择网点，然后默认反显网点下的理财经理或客户经理清单，供客户选择被转介人。</w:t>
      </w:r>
    </w:p>
    <w:p>
      <w:pPr>
        <w:spacing w:after="200" w:line="360" w:lineRule="auto"/>
        <w:rPr>
          <w:rFonts w:ascii="仿宋" w:hAnsi="仿宋" w:eastAsia="仿宋" w:cs="仿宋"/>
          <w:color w:val="000000"/>
          <w:sz w:val="24"/>
          <w:szCs w:val="32"/>
        </w:rPr>
      </w:pPr>
      <w:r>
        <w:rPr>
          <w:rFonts w:ascii="仿宋" w:hAnsi="仿宋" w:eastAsia="仿宋" w:cs="仿宋"/>
          <w:color w:val="000000" w:themeColor="text1"/>
          <w:sz w:val="24"/>
          <w:szCs w:val="32"/>
          <w14:textFill>
            <w14:solidFill>
              <w14:schemeClr w14:val="tx1"/>
            </w14:solidFill>
          </w14:textFill>
        </w:rPr>
        <w:t>2</w:t>
      </w:r>
      <w:r>
        <w:rPr>
          <w:rFonts w:hint="eastAsia" w:ascii="仿宋" w:hAnsi="仿宋" w:eastAsia="仿宋" w:cs="仿宋"/>
          <w:color w:val="000000" w:themeColor="text1"/>
          <w:sz w:val="24"/>
          <w:szCs w:val="32"/>
          <w14:textFill>
            <w14:solidFill>
              <w14:schemeClr w14:val="tx1"/>
            </w14:solidFill>
          </w14:textFill>
        </w:rPr>
        <w:t>、</w:t>
      </w:r>
      <w:r>
        <w:rPr>
          <w:rFonts w:hint="eastAsia" w:ascii="仿宋" w:hAnsi="仿宋" w:eastAsia="仿宋" w:cs="仿宋"/>
          <w:color w:val="000000"/>
          <w:sz w:val="24"/>
          <w:szCs w:val="32"/>
        </w:rPr>
        <w:t>转介客户创建成功后，需同步推送转介提醒给到客户经理。</w:t>
      </w:r>
    </w:p>
    <w:p>
      <w:pPr>
        <w:spacing w:after="200" w:line="360" w:lineRule="auto"/>
        <w:rPr>
          <w:rFonts w:ascii="仿宋" w:hAnsi="仿宋" w:eastAsia="仿宋" w:cs="仿宋"/>
          <w:b/>
          <w:bCs/>
          <w:color w:val="000000"/>
          <w:sz w:val="24"/>
          <w:szCs w:val="32"/>
        </w:rPr>
      </w:pPr>
      <w:r>
        <w:rPr>
          <w:rFonts w:hint="eastAsia" w:ascii="仿宋" w:hAnsi="仿宋" w:eastAsia="仿宋" w:cs="仿宋"/>
          <w:b/>
          <w:bCs/>
          <w:color w:val="000000"/>
          <w:sz w:val="24"/>
          <w:szCs w:val="32"/>
        </w:rPr>
        <w:t>（三）权限说明</w:t>
      </w:r>
    </w:p>
    <w:p>
      <w:pPr>
        <w:spacing w:after="200" w:line="360" w:lineRule="auto"/>
        <w:rPr>
          <w:rFonts w:ascii="仿宋" w:hAnsi="仿宋" w:eastAsia="仿宋" w:cs="仿宋"/>
          <w:color w:val="000000"/>
          <w:sz w:val="24"/>
          <w:szCs w:val="32"/>
        </w:rPr>
      </w:pPr>
      <w:r>
        <w:rPr>
          <w:rFonts w:hint="eastAsia" w:ascii="仿宋" w:hAnsi="仿宋" w:eastAsia="仿宋" w:cs="仿宋"/>
          <w:color w:val="000000"/>
          <w:sz w:val="24"/>
          <w:szCs w:val="32"/>
        </w:rPr>
        <w:t>1、支持客户新增转介记录。</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输出</w:t>
      </w:r>
    </w:p>
    <w:p>
      <w:pPr>
        <w:spacing w:line="360" w:lineRule="auto"/>
        <w:rPr>
          <w:rFonts w:ascii="仿宋" w:hAnsi="仿宋" w:eastAsia="仿宋" w:cs="仿宋"/>
        </w:rPr>
      </w:pPr>
      <w:r>
        <w:rPr>
          <w:rFonts w:hint="eastAsia" w:ascii="仿宋" w:hAnsi="仿宋" w:eastAsia="仿宋" w:cs="仿宋"/>
          <w:color w:val="000000"/>
          <w:sz w:val="24"/>
          <w:szCs w:val="24"/>
        </w:rPr>
        <w:t>略</w:t>
      </w:r>
    </w:p>
    <w:p>
      <w:pPr>
        <w:pStyle w:val="7"/>
        <w:numPr>
          <w:ilvl w:val="4"/>
          <w:numId w:val="14"/>
        </w:numPr>
        <w:spacing w:line="360" w:lineRule="auto"/>
        <w:ind w:left="1418" w:hanging="1418"/>
        <w:rPr>
          <w:rFonts w:ascii="仿宋" w:hAnsi="仿宋" w:eastAsia="仿宋" w:cs="仿宋"/>
          <w:i w:val="0"/>
          <w:i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核算处理</w:t>
      </w:r>
    </w:p>
    <w:p>
      <w:pPr>
        <w:spacing w:line="360" w:lineRule="auto"/>
        <w:rPr>
          <w:rFonts w:ascii="仿宋" w:hAnsi="仿宋" w:eastAsia="仿宋" w:cs="仿宋"/>
        </w:rPr>
      </w:pPr>
      <w:r>
        <w:rPr>
          <w:rFonts w:hint="eastAsia" w:ascii="仿宋" w:hAnsi="仿宋" w:eastAsia="仿宋" w:cs="仿宋"/>
          <w:color w:val="000000"/>
          <w:sz w:val="24"/>
          <w:szCs w:val="24"/>
        </w:rPr>
        <w:t>不涉及</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凭证/合同/协议打印</w:t>
      </w:r>
    </w:p>
    <w:p>
      <w:pPr>
        <w:spacing w:line="360" w:lineRule="auto"/>
        <w:rPr>
          <w:rFonts w:ascii="仿宋" w:hAnsi="仿宋" w:eastAsia="仿宋" w:cs="仿宋"/>
        </w:rPr>
      </w:pPr>
      <w:r>
        <w:rPr>
          <w:rFonts w:hint="eastAsia" w:ascii="仿宋" w:hAnsi="仿宋" w:eastAsia="仿宋" w:cs="仿宋"/>
          <w:color w:val="000000"/>
          <w:sz w:val="24"/>
          <w:szCs w:val="24"/>
        </w:rPr>
        <w:t>不涉及</w:t>
      </w:r>
    </w:p>
    <w:p>
      <w:pPr>
        <w:pStyle w:val="6"/>
        <w:numPr>
          <w:ilvl w:val="3"/>
          <w:numId w:val="14"/>
        </w:numPr>
        <w:spacing w:line="360" w:lineRule="auto"/>
        <w:rPr>
          <w:rFonts w:ascii="仿宋" w:hAnsi="仿宋" w:eastAsia="仿宋" w:cs="仿宋"/>
          <w:b w:val="0"/>
          <w:bCs w:val="0"/>
        </w:rPr>
      </w:pPr>
      <w:r>
        <w:rPr>
          <w:rFonts w:hint="eastAsia" w:ascii="仿宋" w:hAnsi="仿宋" w:eastAsia="仿宋" w:cs="仿宋"/>
        </w:rPr>
        <w:t>编辑</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功能描述</w:t>
      </w:r>
    </w:p>
    <w:p>
      <w:pPr>
        <w:spacing w:line="360" w:lineRule="auto"/>
        <w:rPr>
          <w:rFonts w:ascii="仿宋" w:hAnsi="仿宋" w:eastAsia="仿宋" w:cs="仿宋"/>
        </w:rPr>
      </w:pPr>
      <w:r>
        <w:rPr>
          <w:rFonts w:hint="eastAsia" w:ascii="仿宋" w:hAnsi="仿宋" w:eastAsia="仿宋" w:cs="仿宋"/>
          <w:color w:val="000000"/>
          <w:sz w:val="24"/>
          <w:szCs w:val="24"/>
        </w:rPr>
        <w:t>支持客户编辑转介客户信息。</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输入</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客户在“我的转介”列表，进行“编辑”操作，对已录入的转介信息进行修改。</w:t>
      </w:r>
    </w:p>
    <w:tbl>
      <w:tblPr>
        <w:tblStyle w:val="50"/>
        <w:tblW w:w="906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2693"/>
        <w:gridCol w:w="1560"/>
        <w:gridCol w:w="28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b/>
                <w:bCs/>
                <w:color w:val="000000"/>
                <w:sz w:val="24"/>
                <w:szCs w:val="24"/>
              </w:rPr>
              <w:t>要素名称</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b/>
                <w:bCs/>
                <w:color w:val="000000"/>
                <w:sz w:val="24"/>
                <w:szCs w:val="24"/>
              </w:rPr>
              <w:t>约束及校验规则</w:t>
            </w:r>
          </w:p>
        </w:tc>
        <w:tc>
          <w:tcPr>
            <w:tcW w:w="1560" w:type="dxa"/>
          </w:tcPr>
          <w:p>
            <w:pPr>
              <w:spacing w:line="360" w:lineRule="auto"/>
              <w:rPr>
                <w:rFonts w:ascii="仿宋" w:hAnsi="仿宋" w:eastAsia="仿宋" w:cs="仿宋"/>
              </w:rPr>
            </w:pPr>
            <w:r>
              <w:rPr>
                <w:rFonts w:hint="eastAsia" w:ascii="仿宋" w:hAnsi="仿宋" w:eastAsia="仿宋" w:cs="仿宋"/>
                <w:b/>
                <w:bCs/>
                <w:color w:val="000000"/>
                <w:sz w:val="24"/>
                <w:szCs w:val="24"/>
              </w:rPr>
              <w:t>数据类型</w:t>
            </w:r>
          </w:p>
        </w:tc>
        <w:tc>
          <w:tcPr>
            <w:tcW w:w="2856" w:type="dxa"/>
          </w:tcPr>
          <w:p>
            <w:pPr>
              <w:spacing w:line="360" w:lineRule="auto"/>
              <w:rPr>
                <w:rFonts w:ascii="仿宋" w:hAnsi="仿宋" w:eastAsia="仿宋" w:cs="仿宋"/>
              </w:rPr>
            </w:pPr>
            <w:r>
              <w:rPr>
                <w:rFonts w:hint="eastAsia" w:ascii="仿宋" w:hAnsi="仿宋" w:eastAsia="仿宋" w:cs="仿宋"/>
                <w:b/>
                <w:bCs/>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color w:val="000000"/>
                <w:sz w:val="24"/>
                <w:szCs w:val="24"/>
              </w:rPr>
              <w:t>客户姓名</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rPr>
            </w:pPr>
            <w:r>
              <w:rPr>
                <w:rFonts w:hint="eastAsia" w:ascii="仿宋" w:hAnsi="仿宋" w:eastAsia="仿宋" w:cs="仿宋"/>
                <w:color w:val="000000"/>
                <w:sz w:val="24"/>
                <w:szCs w:val="24"/>
              </w:rPr>
              <w:t>文本</w:t>
            </w:r>
          </w:p>
        </w:tc>
        <w:tc>
          <w:tcPr>
            <w:tcW w:w="2856" w:type="dxa"/>
          </w:tcPr>
          <w:p>
            <w:pPr>
              <w:spacing w:line="360" w:lineRule="auto"/>
              <w:rPr>
                <w:rFonts w:ascii="仿宋" w:hAnsi="仿宋" w:eastAsia="仿宋" w:cs="仿宋"/>
              </w:rPr>
            </w:pPr>
            <w:r>
              <w:rPr>
                <w:rFonts w:hint="eastAsia" w:ascii="仿宋" w:hAnsi="仿宋" w:eastAsia="仿宋" w:cs="仿宋"/>
                <w:color w:val="000000"/>
                <w:sz w:val="24"/>
                <w:szCs w:val="24"/>
              </w:rPr>
              <w:t>支持修改客户姓名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联系电话</w:t>
            </w:r>
          </w:p>
        </w:tc>
        <w:tc>
          <w:tcPr>
            <w:tcW w:w="2693" w:type="dxa"/>
            <w:shd w:val="clear" w:color="auto" w:fill="auto"/>
          </w:tcPr>
          <w:p>
            <w:pPr>
              <w:spacing w:line="360" w:lineRule="auto"/>
              <w:rPr>
                <w:rFonts w:ascii="仿宋" w:hAnsi="仿宋" w:eastAsia="仿宋" w:cs="仿宋"/>
                <w:color w:val="000000"/>
                <w:sz w:val="24"/>
                <w:szCs w:val="24"/>
              </w:rPr>
            </w:pPr>
            <w:r>
              <w:rPr>
                <w:rFonts w:hint="eastAsia" w:ascii="仿宋" w:hAnsi="仿宋" w:eastAsia="仿宋" w:cs="仿宋"/>
                <w:sz w:val="24"/>
                <w:szCs w:val="24"/>
              </w:rPr>
              <w:t>反显</w:t>
            </w:r>
            <w:r>
              <w:rPr>
                <w:rFonts w:hint="eastAsia" w:ascii="仿宋" w:hAnsi="仿宋" w:eastAsia="仿宋" w:cs="仿宋"/>
                <w:color w:val="000000"/>
                <w:sz w:val="24"/>
                <w:szCs w:val="24"/>
              </w:rPr>
              <w:t>、校验手机号码或联系电话格式</w:t>
            </w:r>
          </w:p>
        </w:tc>
        <w:tc>
          <w:tcPr>
            <w:tcW w:w="1560"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文本</w:t>
            </w:r>
          </w:p>
        </w:tc>
        <w:tc>
          <w:tcPr>
            <w:tcW w:w="2856" w:type="dxa"/>
          </w:tcPr>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支持修改联系电话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color w:val="000000"/>
                <w:sz w:val="24"/>
                <w:szCs w:val="24"/>
              </w:rPr>
              <w:t>意向产品</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rPr>
            </w:pPr>
            <w:r>
              <w:rPr>
                <w:rFonts w:hint="eastAsia" w:ascii="仿宋" w:hAnsi="仿宋" w:eastAsia="仿宋" w:cs="仿宋"/>
                <w:color w:val="000000"/>
                <w:sz w:val="24"/>
                <w:szCs w:val="24"/>
              </w:rPr>
              <w:t>文本</w:t>
            </w:r>
          </w:p>
        </w:tc>
        <w:tc>
          <w:tcPr>
            <w:tcW w:w="2856" w:type="dxa"/>
          </w:tcPr>
          <w:p>
            <w:pPr>
              <w:spacing w:line="360" w:lineRule="auto"/>
              <w:rPr>
                <w:rFonts w:ascii="仿宋" w:hAnsi="仿宋" w:eastAsia="仿宋" w:cs="仿宋"/>
              </w:rPr>
            </w:pPr>
            <w:r>
              <w:rPr>
                <w:rFonts w:hint="eastAsia" w:ascii="仿宋" w:hAnsi="仿宋" w:eastAsia="仿宋" w:cs="仿宋"/>
                <w:color w:val="000000"/>
                <w:sz w:val="24"/>
                <w:szCs w:val="24"/>
              </w:rPr>
              <w:t>支持修改客户意向产品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color w:val="000000"/>
                <w:sz w:val="24"/>
                <w:szCs w:val="24"/>
              </w:rPr>
              <w:t>说明</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sz w:val="24"/>
                <w:szCs w:val="24"/>
              </w:rPr>
              <w:t>反显</w:t>
            </w:r>
            <w:r>
              <w:rPr>
                <w:rFonts w:hint="eastAsia" w:ascii="仿宋" w:hAnsi="仿宋" w:eastAsia="仿宋" w:cs="仿宋"/>
                <w:color w:val="000000"/>
                <w:sz w:val="24"/>
                <w:szCs w:val="24"/>
              </w:rPr>
              <w:t>，最多200个字符</w:t>
            </w:r>
          </w:p>
        </w:tc>
        <w:tc>
          <w:tcPr>
            <w:tcW w:w="1560" w:type="dxa"/>
          </w:tcPr>
          <w:p>
            <w:pPr>
              <w:spacing w:line="360" w:lineRule="auto"/>
              <w:rPr>
                <w:rFonts w:ascii="仿宋" w:hAnsi="仿宋" w:eastAsia="仿宋" w:cs="仿宋"/>
              </w:rPr>
            </w:pPr>
            <w:r>
              <w:rPr>
                <w:rFonts w:hint="eastAsia" w:ascii="仿宋" w:hAnsi="仿宋" w:eastAsia="仿宋" w:cs="仿宋"/>
                <w:color w:val="000000"/>
                <w:sz w:val="24"/>
                <w:szCs w:val="24"/>
              </w:rPr>
              <w:t>文本</w:t>
            </w:r>
          </w:p>
        </w:tc>
        <w:tc>
          <w:tcPr>
            <w:tcW w:w="2856" w:type="dxa"/>
          </w:tcPr>
          <w:p>
            <w:pPr>
              <w:spacing w:line="360" w:lineRule="auto"/>
              <w:rPr>
                <w:rFonts w:ascii="仿宋" w:hAnsi="仿宋" w:eastAsia="仿宋" w:cs="仿宋"/>
              </w:rPr>
            </w:pPr>
            <w:r>
              <w:rPr>
                <w:rFonts w:hint="eastAsia" w:ascii="仿宋" w:hAnsi="仿宋" w:eastAsia="仿宋" w:cs="仿宋"/>
                <w:color w:val="000000"/>
                <w:sz w:val="24"/>
                <w:szCs w:val="24"/>
              </w:rPr>
              <w:t>支持修改转介补充说明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color w:val="000000"/>
                <w:sz w:val="24"/>
                <w:szCs w:val="24"/>
              </w:rPr>
              <w:t>转介至</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rPr>
            </w:pPr>
            <w:r>
              <w:rPr>
                <w:rFonts w:hint="eastAsia" w:ascii="仿宋" w:hAnsi="仿宋" w:eastAsia="仿宋" w:cs="仿宋"/>
                <w:color w:val="000000"/>
                <w:sz w:val="24"/>
                <w:szCs w:val="24"/>
              </w:rPr>
              <w:t>下拉框</w:t>
            </w:r>
          </w:p>
        </w:tc>
        <w:tc>
          <w:tcPr>
            <w:tcW w:w="2856" w:type="dxa"/>
          </w:tcPr>
          <w:p>
            <w:pPr>
              <w:spacing w:line="360" w:lineRule="auto"/>
              <w:rPr>
                <w:rFonts w:ascii="仿宋" w:hAnsi="仿宋" w:eastAsia="仿宋" w:cs="仿宋"/>
              </w:rPr>
            </w:pPr>
            <w:r>
              <w:rPr>
                <w:rFonts w:hint="eastAsia" w:ascii="仿宋" w:hAnsi="仿宋" w:eastAsia="仿宋" w:cs="仿宋"/>
                <w:color w:val="000000"/>
                <w:sz w:val="24"/>
                <w:szCs w:val="24"/>
              </w:rPr>
              <w:t>支持修改被转介人</w:t>
            </w:r>
          </w:p>
        </w:tc>
      </w:tr>
    </w:tbl>
    <w:p>
      <w:pPr>
        <w:spacing w:line="360" w:lineRule="auto"/>
        <w:rPr>
          <w:rFonts w:ascii="仿宋" w:hAnsi="仿宋" w:eastAsia="仿宋" w:cs="仿宋"/>
        </w:rPr>
      </w:pP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处理</w:t>
      </w:r>
    </w:p>
    <w:p>
      <w:pPr>
        <w:widowControl/>
        <w:spacing w:after="200" w:line="360" w:lineRule="auto"/>
        <w:jc w:val="left"/>
        <w:rPr>
          <w:rFonts w:ascii="仿宋" w:hAnsi="仿宋" w:eastAsia="仿宋" w:cs="仿宋"/>
          <w:b/>
          <w:bCs/>
          <w:color w:val="000000"/>
          <w:sz w:val="24"/>
          <w:szCs w:val="32"/>
        </w:rPr>
      </w:pPr>
      <w:r>
        <w:rPr>
          <w:rFonts w:hint="eastAsia" w:ascii="仿宋" w:hAnsi="仿宋" w:eastAsia="仿宋" w:cs="仿宋"/>
          <w:b/>
          <w:bCs/>
          <w:color w:val="000000"/>
          <w:sz w:val="24"/>
          <w:szCs w:val="32"/>
        </w:rPr>
        <w:t>（一）操作说明</w:t>
      </w:r>
    </w:p>
    <w:p>
      <w:pPr>
        <w:widowControl/>
        <w:spacing w:after="200" w:line="360" w:lineRule="auto"/>
        <w:jc w:val="left"/>
        <w:rPr>
          <w:rFonts w:ascii="仿宋" w:hAnsi="仿宋" w:eastAsia="仿宋" w:cs="仿宋"/>
          <w:color w:val="000000"/>
          <w:sz w:val="24"/>
          <w:szCs w:val="32"/>
        </w:rPr>
      </w:pPr>
      <w:r>
        <w:rPr>
          <w:rFonts w:hint="eastAsia" w:ascii="仿宋" w:hAnsi="仿宋" w:eastAsia="仿宋" w:cs="仿宋"/>
          <w:color w:val="000000"/>
          <w:sz w:val="24"/>
          <w:szCs w:val="32"/>
        </w:rPr>
        <w:t>1、客户在</w:t>
      </w:r>
      <w:r>
        <w:rPr>
          <w:rFonts w:ascii="仿宋" w:hAnsi="仿宋" w:eastAsia="仿宋" w:cs="仿宋"/>
          <w:color w:val="000000"/>
          <w:sz w:val="24"/>
          <w:szCs w:val="32"/>
        </w:rPr>
        <w:t xml:space="preserve"> “</w:t>
      </w:r>
      <w:r>
        <w:rPr>
          <w:rFonts w:hint="eastAsia" w:ascii="仿宋" w:hAnsi="仿宋" w:eastAsia="仿宋" w:cs="仿宋"/>
          <w:color w:val="000000"/>
          <w:sz w:val="24"/>
          <w:szCs w:val="32"/>
        </w:rPr>
        <w:t>我的转介”页面</w:t>
      </w:r>
    </w:p>
    <w:p>
      <w:pPr>
        <w:widowControl/>
        <w:spacing w:after="200" w:line="360" w:lineRule="auto"/>
        <w:jc w:val="left"/>
        <w:rPr>
          <w:rFonts w:ascii="仿宋" w:hAnsi="仿宋" w:eastAsia="仿宋" w:cs="仿宋"/>
          <w:color w:val="000000"/>
          <w:sz w:val="24"/>
          <w:szCs w:val="32"/>
        </w:rPr>
      </w:pPr>
      <w:r>
        <w:rPr>
          <w:rFonts w:hint="eastAsia" w:ascii="仿宋" w:hAnsi="仿宋" w:eastAsia="仿宋" w:cs="仿宋"/>
          <w:color w:val="000000"/>
          <w:sz w:val="24"/>
          <w:szCs w:val="32"/>
        </w:rPr>
        <w:t>2、客户在我的转介列表，通过左滑，点击“编辑”按钮，弹出“编辑”界面，反显转介信息。</w:t>
      </w:r>
    </w:p>
    <w:p>
      <w:pPr>
        <w:widowControl/>
        <w:spacing w:after="200" w:line="360" w:lineRule="auto"/>
        <w:jc w:val="left"/>
        <w:rPr>
          <w:rFonts w:ascii="仿宋" w:hAnsi="仿宋" w:eastAsia="仿宋" w:cs="仿宋"/>
          <w:color w:val="000000"/>
          <w:sz w:val="24"/>
          <w:szCs w:val="32"/>
        </w:rPr>
      </w:pPr>
      <w:r>
        <w:rPr>
          <w:rFonts w:ascii="仿宋" w:hAnsi="仿宋" w:eastAsia="仿宋" w:cs="仿宋"/>
          <w:color w:val="000000"/>
          <w:sz w:val="24"/>
          <w:szCs w:val="32"/>
        </w:rPr>
        <w:t>3</w:t>
      </w:r>
      <w:r>
        <w:rPr>
          <w:rFonts w:hint="eastAsia" w:ascii="仿宋" w:hAnsi="仿宋" w:eastAsia="仿宋" w:cs="仿宋"/>
          <w:color w:val="000000"/>
          <w:sz w:val="24"/>
          <w:szCs w:val="32"/>
        </w:rPr>
        <w:t>、客户可修改客户信息、意向产品、说明和转介至等信息后提交。</w:t>
      </w:r>
    </w:p>
    <w:p>
      <w:pPr>
        <w:widowControl/>
        <w:spacing w:after="200" w:line="360" w:lineRule="auto"/>
        <w:jc w:val="left"/>
        <w:rPr>
          <w:rFonts w:ascii="仿宋" w:hAnsi="仿宋" w:eastAsia="仿宋" w:cs="仿宋"/>
          <w:color w:val="000000"/>
          <w:sz w:val="24"/>
          <w:szCs w:val="32"/>
        </w:rPr>
      </w:pPr>
      <w:r>
        <w:rPr>
          <w:rFonts w:ascii="仿宋" w:hAnsi="仿宋" w:eastAsia="仿宋" w:cs="仿宋"/>
          <w:color w:val="000000"/>
          <w:sz w:val="24"/>
          <w:szCs w:val="32"/>
        </w:rPr>
        <w:t>4</w:t>
      </w:r>
      <w:r>
        <w:rPr>
          <w:rFonts w:hint="eastAsia" w:ascii="仿宋" w:hAnsi="仿宋" w:eastAsia="仿宋" w:cs="仿宋"/>
          <w:color w:val="000000"/>
          <w:sz w:val="24"/>
          <w:szCs w:val="32"/>
        </w:rPr>
        <w:t>、系统校验通过后保存最新转介信息，并刷新转介列表展示结果。</w:t>
      </w:r>
    </w:p>
    <w:p>
      <w:pPr>
        <w:widowControl/>
        <w:spacing w:after="200" w:line="360" w:lineRule="auto"/>
        <w:jc w:val="left"/>
        <w:rPr>
          <w:rFonts w:ascii="仿宋" w:hAnsi="仿宋" w:eastAsia="仿宋" w:cs="仿宋"/>
          <w:b/>
          <w:bCs/>
          <w:color w:val="000000"/>
          <w:sz w:val="24"/>
          <w:szCs w:val="32"/>
        </w:rPr>
      </w:pPr>
      <w:r>
        <w:rPr>
          <w:rFonts w:hint="eastAsia" w:ascii="仿宋" w:hAnsi="仿宋" w:eastAsia="仿宋" w:cs="仿宋"/>
          <w:b/>
          <w:bCs/>
          <w:color w:val="000000"/>
          <w:sz w:val="24"/>
          <w:szCs w:val="32"/>
        </w:rPr>
        <w:t>（二）规则与约束</w:t>
      </w:r>
    </w:p>
    <w:p>
      <w:pPr>
        <w:widowControl/>
        <w:spacing w:after="200" w:line="360" w:lineRule="auto"/>
        <w:jc w:val="left"/>
        <w:rPr>
          <w:rFonts w:ascii="仿宋" w:hAnsi="仿宋" w:eastAsia="仿宋" w:cs="仿宋"/>
          <w:color w:val="000000"/>
          <w:sz w:val="24"/>
          <w:szCs w:val="32"/>
        </w:rPr>
      </w:pPr>
      <w:r>
        <w:rPr>
          <w:rFonts w:hint="eastAsia" w:ascii="仿宋" w:hAnsi="仿宋" w:eastAsia="仿宋" w:cs="仿宋"/>
          <w:color w:val="000000"/>
          <w:sz w:val="24"/>
          <w:szCs w:val="32"/>
        </w:rPr>
        <w:t>1、编辑界面的转介信息默认带入反显，支持修改。</w:t>
      </w:r>
    </w:p>
    <w:p>
      <w:pPr>
        <w:widowControl/>
        <w:spacing w:after="200" w:line="360" w:lineRule="auto"/>
        <w:jc w:val="left"/>
        <w:rPr>
          <w:rFonts w:ascii="仿宋" w:hAnsi="仿宋" w:eastAsia="仿宋" w:cs="仿宋"/>
          <w:color w:val="000000" w:themeColor="text1"/>
          <w:sz w:val="24"/>
          <w:szCs w:val="32"/>
          <w14:textFill>
            <w14:solidFill>
              <w14:schemeClr w14:val="tx1"/>
            </w14:solidFill>
          </w14:textFill>
        </w:rPr>
      </w:pPr>
      <w:r>
        <w:rPr>
          <w:rFonts w:ascii="仿宋" w:hAnsi="仿宋" w:eastAsia="仿宋" w:cs="仿宋"/>
          <w:color w:val="000000"/>
          <w:sz w:val="24"/>
          <w:szCs w:val="32"/>
        </w:rPr>
        <w:t>2</w:t>
      </w:r>
      <w:r>
        <w:rPr>
          <w:rFonts w:hint="eastAsia" w:ascii="仿宋" w:hAnsi="仿宋" w:eastAsia="仿宋" w:cs="仿宋"/>
          <w:color w:val="000000"/>
          <w:sz w:val="24"/>
          <w:szCs w:val="32"/>
        </w:rPr>
        <w:t>、</w:t>
      </w:r>
      <w:r>
        <w:rPr>
          <w:rFonts w:hint="eastAsia" w:ascii="仿宋" w:hAnsi="仿宋" w:eastAsia="仿宋" w:cs="仿宋"/>
          <w:color w:val="000000" w:themeColor="text1"/>
          <w:sz w:val="24"/>
          <w:szCs w:val="32"/>
          <w14:textFill>
            <w14:solidFill>
              <w14:schemeClr w14:val="tx1"/>
            </w14:solidFill>
          </w14:textFill>
        </w:rPr>
        <w:t>编辑成功后，如果涉及到被转介人信息的变更，需要撤回上一被转介的信息提醒并给新的被转介人推送转介待接收提醒。</w:t>
      </w:r>
    </w:p>
    <w:p>
      <w:pPr>
        <w:widowControl/>
        <w:spacing w:after="200" w:line="360" w:lineRule="auto"/>
        <w:jc w:val="left"/>
        <w:rPr>
          <w:rFonts w:ascii="仿宋" w:hAnsi="仿宋" w:eastAsia="仿宋" w:cs="仿宋"/>
          <w:b/>
          <w:bCs/>
          <w:color w:val="000000"/>
          <w:sz w:val="24"/>
          <w:szCs w:val="32"/>
        </w:rPr>
      </w:pPr>
      <w:r>
        <w:rPr>
          <w:rFonts w:hint="eastAsia" w:ascii="仿宋" w:hAnsi="仿宋" w:eastAsia="仿宋" w:cs="仿宋"/>
          <w:b/>
          <w:bCs/>
          <w:color w:val="000000"/>
          <w:sz w:val="24"/>
          <w:szCs w:val="32"/>
        </w:rPr>
        <w:t>（三）权限说明</w:t>
      </w:r>
    </w:p>
    <w:p>
      <w:pPr>
        <w:widowControl/>
        <w:spacing w:after="200" w:line="360" w:lineRule="auto"/>
        <w:jc w:val="left"/>
        <w:rPr>
          <w:rFonts w:ascii="仿宋" w:hAnsi="仿宋" w:eastAsia="仿宋" w:cs="仿宋"/>
          <w:color w:val="000000"/>
          <w:sz w:val="24"/>
          <w:szCs w:val="32"/>
        </w:rPr>
      </w:pPr>
      <w:r>
        <w:rPr>
          <w:rFonts w:hint="eastAsia" w:ascii="仿宋" w:hAnsi="仿宋" w:eastAsia="仿宋" w:cs="仿宋"/>
          <w:color w:val="000000"/>
          <w:sz w:val="24"/>
          <w:szCs w:val="32"/>
        </w:rPr>
        <w:t>1、客户只能编辑本人创建转介客户信息。</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输出</w:t>
      </w:r>
    </w:p>
    <w:p>
      <w:pPr>
        <w:spacing w:line="360" w:lineRule="auto"/>
        <w:rPr>
          <w:rFonts w:ascii="仿宋" w:hAnsi="仿宋" w:eastAsia="仿宋" w:cs="仿宋"/>
        </w:rPr>
      </w:pPr>
      <w:r>
        <w:rPr>
          <w:rFonts w:hint="eastAsia" w:ascii="仿宋" w:hAnsi="仿宋" w:eastAsia="仿宋" w:cs="仿宋"/>
          <w:color w:val="000000"/>
          <w:sz w:val="24"/>
          <w:szCs w:val="24"/>
        </w:rPr>
        <w:t>略</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核算处理</w:t>
      </w:r>
    </w:p>
    <w:p>
      <w:pPr>
        <w:spacing w:line="360" w:lineRule="auto"/>
        <w:rPr>
          <w:rFonts w:ascii="仿宋" w:hAnsi="仿宋" w:eastAsia="仿宋" w:cs="仿宋"/>
        </w:rPr>
      </w:pPr>
      <w:r>
        <w:rPr>
          <w:rFonts w:hint="eastAsia" w:ascii="仿宋" w:hAnsi="仿宋" w:eastAsia="仿宋" w:cs="仿宋"/>
          <w:color w:val="000000"/>
          <w:sz w:val="24"/>
          <w:szCs w:val="24"/>
        </w:rPr>
        <w:t>不涉及</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凭证/</w:t>
      </w:r>
      <w:r>
        <w:rPr>
          <w:rFonts w:hint="eastAsia" w:ascii="仿宋" w:hAnsi="仿宋" w:eastAsia="仿宋" w:cs="仿宋"/>
          <w:i w:val="0"/>
          <w:iCs w:val="0"/>
          <w:sz w:val="24"/>
        </w:rPr>
        <w:t>合同</w:t>
      </w:r>
      <w:r>
        <w:rPr>
          <w:rFonts w:hint="eastAsia" w:ascii="仿宋" w:hAnsi="仿宋" w:eastAsia="仿宋" w:cs="仿宋"/>
          <w:i w:val="0"/>
          <w:iCs w:val="0"/>
          <w:sz w:val="24"/>
          <w:szCs w:val="24"/>
        </w:rPr>
        <w:t>/协议打印</w:t>
      </w:r>
    </w:p>
    <w:p>
      <w:pPr>
        <w:spacing w:line="360" w:lineRule="auto"/>
        <w:rPr>
          <w:rFonts w:ascii="仿宋" w:hAnsi="仿宋" w:eastAsia="仿宋" w:cs="仿宋"/>
        </w:rPr>
      </w:pPr>
      <w:r>
        <w:rPr>
          <w:rFonts w:hint="eastAsia" w:ascii="仿宋" w:hAnsi="仿宋" w:eastAsia="仿宋" w:cs="仿宋"/>
          <w:color w:val="000000"/>
          <w:sz w:val="24"/>
          <w:szCs w:val="24"/>
        </w:rPr>
        <w:t>不涉及</w:t>
      </w:r>
    </w:p>
    <w:p>
      <w:pPr>
        <w:pStyle w:val="6"/>
        <w:numPr>
          <w:ilvl w:val="3"/>
          <w:numId w:val="14"/>
        </w:numPr>
        <w:spacing w:line="360" w:lineRule="auto"/>
        <w:rPr>
          <w:rFonts w:ascii="仿宋" w:hAnsi="仿宋" w:eastAsia="仿宋" w:cs="仿宋"/>
          <w:b w:val="0"/>
          <w:bCs w:val="0"/>
        </w:rPr>
      </w:pPr>
      <w:r>
        <w:rPr>
          <w:rFonts w:hint="eastAsia" w:ascii="仿宋" w:hAnsi="仿宋" w:eastAsia="仿宋"/>
        </w:rPr>
        <w:t>删除</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功能描述</w:t>
      </w:r>
    </w:p>
    <w:p>
      <w:pPr>
        <w:spacing w:line="360" w:lineRule="auto"/>
        <w:rPr>
          <w:rFonts w:ascii="仿宋" w:hAnsi="仿宋" w:eastAsia="仿宋" w:cs="仿宋"/>
        </w:rPr>
      </w:pPr>
      <w:r>
        <w:rPr>
          <w:rFonts w:hint="eastAsia" w:ascii="仿宋" w:hAnsi="仿宋" w:eastAsia="仿宋" w:cs="仿宋"/>
          <w:color w:val="000000"/>
          <w:sz w:val="24"/>
          <w:szCs w:val="24"/>
        </w:rPr>
        <w:t>支持客户删除我的转介记录。</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输入</w:t>
      </w:r>
    </w:p>
    <w:p>
      <w:pPr>
        <w:spacing w:line="360" w:lineRule="auto"/>
        <w:rPr>
          <w:rFonts w:ascii="仿宋" w:hAnsi="仿宋" w:eastAsia="仿宋" w:cs="仿宋"/>
          <w:sz w:val="24"/>
          <w:szCs w:val="24"/>
        </w:rPr>
      </w:pPr>
      <w:r>
        <w:rPr>
          <w:rFonts w:hint="eastAsia" w:ascii="仿宋" w:hAnsi="仿宋" w:eastAsia="仿宋" w:cs="仿宋"/>
          <w:sz w:val="24"/>
          <w:szCs w:val="24"/>
        </w:rPr>
        <w:t>略</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处理</w:t>
      </w:r>
    </w:p>
    <w:p>
      <w:pPr>
        <w:widowControl/>
        <w:spacing w:after="200" w:line="360" w:lineRule="auto"/>
        <w:jc w:val="left"/>
        <w:rPr>
          <w:rFonts w:ascii="仿宋" w:hAnsi="仿宋" w:eastAsia="仿宋" w:cs="仿宋"/>
          <w:b/>
          <w:bCs/>
          <w:color w:val="000000"/>
          <w:sz w:val="24"/>
          <w:szCs w:val="32"/>
        </w:rPr>
      </w:pPr>
      <w:r>
        <w:rPr>
          <w:rFonts w:hint="eastAsia" w:ascii="仿宋" w:hAnsi="仿宋" w:eastAsia="仿宋" w:cs="仿宋"/>
          <w:b/>
          <w:bCs/>
          <w:color w:val="000000"/>
          <w:sz w:val="24"/>
          <w:szCs w:val="32"/>
        </w:rPr>
        <w:t>（一）操作说明</w:t>
      </w:r>
    </w:p>
    <w:p>
      <w:pPr>
        <w:widowControl/>
        <w:spacing w:after="200" w:line="360" w:lineRule="auto"/>
        <w:jc w:val="left"/>
        <w:rPr>
          <w:rFonts w:ascii="仿宋" w:hAnsi="仿宋" w:eastAsia="仿宋" w:cs="仿宋"/>
          <w:color w:val="000000"/>
          <w:sz w:val="24"/>
          <w:szCs w:val="32"/>
        </w:rPr>
      </w:pPr>
      <w:r>
        <w:rPr>
          <w:rFonts w:hint="eastAsia" w:ascii="仿宋" w:hAnsi="仿宋" w:eastAsia="仿宋" w:cs="仿宋"/>
          <w:color w:val="000000"/>
          <w:sz w:val="24"/>
          <w:szCs w:val="32"/>
        </w:rPr>
        <w:t>1、客户在</w:t>
      </w:r>
      <w:r>
        <w:rPr>
          <w:rFonts w:ascii="仿宋" w:hAnsi="仿宋" w:eastAsia="仿宋" w:cs="仿宋"/>
          <w:color w:val="000000"/>
          <w:sz w:val="24"/>
          <w:szCs w:val="32"/>
        </w:rPr>
        <w:t>“</w:t>
      </w:r>
      <w:r>
        <w:rPr>
          <w:rFonts w:hint="eastAsia" w:ascii="仿宋" w:hAnsi="仿宋" w:eastAsia="仿宋" w:cs="仿宋"/>
          <w:color w:val="000000"/>
          <w:sz w:val="24"/>
          <w:szCs w:val="32"/>
        </w:rPr>
        <w:t>我的转介”页面</w:t>
      </w:r>
    </w:p>
    <w:p>
      <w:pPr>
        <w:widowControl/>
        <w:spacing w:after="200" w:line="360" w:lineRule="auto"/>
        <w:jc w:val="left"/>
        <w:rPr>
          <w:rFonts w:ascii="仿宋" w:hAnsi="仿宋" w:eastAsia="仿宋" w:cs="仿宋"/>
          <w:color w:val="000000"/>
          <w:sz w:val="24"/>
          <w:szCs w:val="32"/>
        </w:rPr>
      </w:pPr>
      <w:r>
        <w:rPr>
          <w:rFonts w:hint="eastAsia" w:ascii="仿宋" w:hAnsi="仿宋" w:eastAsia="仿宋" w:cs="仿宋"/>
          <w:color w:val="000000"/>
          <w:sz w:val="24"/>
          <w:szCs w:val="32"/>
        </w:rPr>
        <w:t>2、通过左滑，点击“删除”按钮时，系统应弹出二次确认框，提示文案为：“</w:t>
      </w:r>
      <w:r>
        <w:rPr>
          <w:rFonts w:hint="eastAsia" w:ascii="仿宋" w:hAnsi="仿宋" w:eastAsia="仿宋"/>
          <w:sz w:val="24"/>
          <w:szCs w:val="24"/>
        </w:rPr>
        <w:t>您确认删除转介客户吗</w:t>
      </w:r>
      <w:r>
        <w:rPr>
          <w:rFonts w:hint="eastAsia" w:ascii="仿宋" w:hAnsi="仿宋" w:eastAsia="仿宋" w:cs="仿宋"/>
          <w:color w:val="000000"/>
          <w:sz w:val="24"/>
          <w:szCs w:val="32"/>
        </w:rPr>
        <w:t>？”</w:t>
      </w:r>
    </w:p>
    <w:p>
      <w:pPr>
        <w:widowControl/>
        <w:spacing w:after="200" w:line="360" w:lineRule="auto"/>
        <w:jc w:val="left"/>
        <w:rPr>
          <w:rFonts w:ascii="仿宋" w:hAnsi="仿宋" w:eastAsia="仿宋" w:cs="仿宋"/>
          <w:color w:val="000000"/>
          <w:sz w:val="24"/>
          <w:szCs w:val="32"/>
        </w:rPr>
      </w:pPr>
      <w:r>
        <w:rPr>
          <w:rFonts w:hint="eastAsia" w:ascii="仿宋" w:hAnsi="仿宋" w:eastAsia="仿宋" w:cs="仿宋"/>
          <w:color w:val="000000"/>
          <w:sz w:val="24"/>
          <w:szCs w:val="32"/>
        </w:rPr>
        <w:t>3.用户确认后，系统执行删除处理并刷新列表。</w:t>
      </w:r>
    </w:p>
    <w:p>
      <w:pPr>
        <w:widowControl/>
        <w:spacing w:after="200" w:line="360" w:lineRule="auto"/>
        <w:jc w:val="left"/>
        <w:rPr>
          <w:rFonts w:ascii="仿宋" w:hAnsi="仿宋" w:eastAsia="仿宋" w:cs="仿宋"/>
          <w:b/>
          <w:bCs/>
          <w:color w:val="000000"/>
          <w:sz w:val="24"/>
          <w:szCs w:val="32"/>
        </w:rPr>
      </w:pPr>
      <w:r>
        <w:rPr>
          <w:rFonts w:hint="eastAsia" w:ascii="仿宋" w:hAnsi="仿宋" w:eastAsia="仿宋" w:cs="仿宋"/>
          <w:b/>
          <w:bCs/>
          <w:color w:val="000000"/>
          <w:sz w:val="24"/>
          <w:szCs w:val="32"/>
        </w:rPr>
        <w:t>（二）规则与约束</w:t>
      </w:r>
    </w:p>
    <w:p>
      <w:pPr>
        <w:widowControl/>
        <w:spacing w:after="200" w:line="360" w:lineRule="auto"/>
        <w:jc w:val="left"/>
        <w:rPr>
          <w:rFonts w:ascii="仿宋" w:hAnsi="仿宋" w:eastAsia="仿宋" w:cs="仿宋"/>
          <w:color w:val="000000"/>
          <w:sz w:val="24"/>
          <w:szCs w:val="32"/>
        </w:rPr>
      </w:pPr>
      <w:r>
        <w:rPr>
          <w:rFonts w:hint="eastAsia" w:ascii="仿宋" w:hAnsi="仿宋" w:eastAsia="仿宋" w:cs="仿宋"/>
          <w:color w:val="000000"/>
          <w:sz w:val="24"/>
          <w:szCs w:val="32"/>
        </w:rPr>
        <w:t>1、转介记录的删除为逻辑删除，删除后页面不再展示，但历史数据仍保留。</w:t>
      </w:r>
    </w:p>
    <w:p>
      <w:pPr>
        <w:widowControl/>
        <w:spacing w:after="200" w:line="360" w:lineRule="auto"/>
        <w:jc w:val="left"/>
        <w:rPr>
          <w:rFonts w:ascii="仿宋" w:hAnsi="仿宋" w:eastAsia="仿宋" w:cs="仿宋"/>
          <w:color w:val="000000"/>
          <w:sz w:val="24"/>
          <w:szCs w:val="32"/>
        </w:rPr>
      </w:pPr>
      <w:r>
        <w:rPr>
          <w:rFonts w:hint="eastAsia" w:ascii="仿宋" w:hAnsi="仿宋" w:eastAsia="仿宋" w:cs="仿宋"/>
          <w:color w:val="000000"/>
          <w:sz w:val="24"/>
          <w:szCs w:val="32"/>
        </w:rPr>
        <w:t>2、删除前需进行二次确认，避免误操作。</w:t>
      </w:r>
    </w:p>
    <w:p>
      <w:pPr>
        <w:widowControl/>
        <w:spacing w:after="200" w:line="360" w:lineRule="auto"/>
        <w:jc w:val="left"/>
        <w:rPr>
          <w:rFonts w:ascii="仿宋" w:hAnsi="仿宋" w:eastAsia="仿宋" w:cs="仿宋"/>
          <w:b/>
          <w:bCs/>
          <w:color w:val="000000"/>
          <w:sz w:val="24"/>
          <w:szCs w:val="32"/>
        </w:rPr>
      </w:pPr>
      <w:r>
        <w:rPr>
          <w:rFonts w:hint="eastAsia" w:ascii="仿宋" w:hAnsi="仿宋" w:eastAsia="仿宋" w:cs="仿宋"/>
          <w:b/>
          <w:bCs/>
          <w:color w:val="000000"/>
          <w:sz w:val="24"/>
          <w:szCs w:val="32"/>
        </w:rPr>
        <w:t>（三）权限说明</w:t>
      </w:r>
    </w:p>
    <w:p>
      <w:pPr>
        <w:widowControl/>
        <w:spacing w:after="200" w:line="360" w:lineRule="auto"/>
        <w:jc w:val="left"/>
        <w:rPr>
          <w:rFonts w:ascii="仿宋" w:hAnsi="仿宋" w:eastAsia="仿宋" w:cs="仿宋"/>
          <w:color w:val="000000"/>
          <w:sz w:val="24"/>
          <w:szCs w:val="32"/>
        </w:rPr>
      </w:pPr>
      <w:r>
        <w:rPr>
          <w:rFonts w:hint="eastAsia" w:ascii="仿宋" w:hAnsi="仿宋" w:eastAsia="仿宋" w:cs="仿宋"/>
          <w:color w:val="000000"/>
          <w:sz w:val="24"/>
          <w:szCs w:val="32"/>
        </w:rPr>
        <w:t>1. 客户只能删除本人创建</w:t>
      </w:r>
      <w:r>
        <w:rPr>
          <w:rFonts w:hint="eastAsia" w:ascii="仿宋" w:hAnsi="仿宋" w:eastAsia="仿宋" w:cs="仿宋"/>
          <w:color w:val="000000" w:themeColor="text1"/>
          <w:sz w:val="24"/>
          <w:szCs w:val="32"/>
          <w14:textFill>
            <w14:solidFill>
              <w14:schemeClr w14:val="tx1"/>
            </w14:solidFill>
          </w14:textFill>
        </w:rPr>
        <w:t>转</w:t>
      </w:r>
      <w:r>
        <w:rPr>
          <w:rFonts w:hint="eastAsia" w:ascii="仿宋" w:hAnsi="仿宋" w:eastAsia="仿宋" w:cs="仿宋"/>
          <w:color w:val="000000"/>
          <w:sz w:val="24"/>
          <w:szCs w:val="32"/>
        </w:rPr>
        <w:t>介客户信息。</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输出</w:t>
      </w:r>
    </w:p>
    <w:p>
      <w:pPr>
        <w:spacing w:line="360" w:lineRule="auto"/>
        <w:ind w:left="709" w:hanging="709"/>
        <w:rPr>
          <w:rFonts w:ascii="仿宋" w:hAnsi="仿宋" w:eastAsia="仿宋" w:cs="仿宋"/>
          <w:color w:val="000000"/>
          <w:szCs w:val="24"/>
        </w:rPr>
      </w:pPr>
      <w:r>
        <w:rPr>
          <w:rFonts w:hint="eastAsia" w:ascii="仿宋" w:hAnsi="仿宋" w:eastAsia="仿宋" w:cs="仿宋"/>
          <w:color w:val="000000"/>
          <w:sz w:val="24"/>
          <w:szCs w:val="24"/>
        </w:rPr>
        <w:t>1.删除成功，提示文案：“删除成功！”</w:t>
      </w:r>
    </w:p>
    <w:p>
      <w:pPr>
        <w:spacing w:line="360" w:lineRule="auto"/>
        <w:ind w:left="709" w:hanging="709"/>
        <w:rPr>
          <w:rFonts w:ascii="仿宋" w:hAnsi="仿宋" w:eastAsia="仿宋" w:cs="仿宋"/>
          <w:color w:val="000000"/>
          <w:szCs w:val="24"/>
        </w:rPr>
      </w:pPr>
      <w:r>
        <w:rPr>
          <w:rFonts w:hint="eastAsia" w:ascii="仿宋" w:hAnsi="仿宋" w:eastAsia="仿宋" w:cs="仿宋"/>
          <w:color w:val="000000"/>
          <w:sz w:val="24"/>
          <w:szCs w:val="24"/>
        </w:rPr>
        <w:t>2.删除失败，提示文案：“删除失败！”</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核算处理</w:t>
      </w:r>
    </w:p>
    <w:p>
      <w:pPr>
        <w:spacing w:line="360" w:lineRule="auto"/>
        <w:rPr>
          <w:rFonts w:ascii="仿宋" w:hAnsi="仿宋" w:eastAsia="仿宋" w:cs="仿宋"/>
        </w:rPr>
      </w:pPr>
      <w:r>
        <w:rPr>
          <w:rFonts w:hint="eastAsia" w:ascii="仿宋" w:hAnsi="仿宋" w:eastAsia="仿宋" w:cs="仿宋"/>
          <w:color w:val="000000"/>
          <w:sz w:val="24"/>
          <w:szCs w:val="24"/>
        </w:rPr>
        <w:t>不涉及</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凭证/</w:t>
      </w:r>
      <w:r>
        <w:rPr>
          <w:rFonts w:hint="eastAsia" w:ascii="仿宋" w:hAnsi="仿宋" w:eastAsia="仿宋" w:cs="仿宋"/>
          <w:i w:val="0"/>
          <w:iCs w:val="0"/>
          <w:sz w:val="24"/>
        </w:rPr>
        <w:t>合同</w:t>
      </w:r>
      <w:r>
        <w:rPr>
          <w:rFonts w:hint="eastAsia" w:ascii="仿宋" w:hAnsi="仿宋" w:eastAsia="仿宋" w:cs="仿宋"/>
          <w:i w:val="0"/>
          <w:iCs w:val="0"/>
          <w:sz w:val="24"/>
          <w:szCs w:val="24"/>
        </w:rPr>
        <w:t>/协议打印</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不涉及</w:t>
      </w:r>
    </w:p>
    <w:p>
      <w:pPr>
        <w:pStyle w:val="5"/>
        <w:numPr>
          <w:ilvl w:val="2"/>
          <w:numId w:val="14"/>
        </w:numPr>
        <w:spacing w:line="360" w:lineRule="auto"/>
        <w:ind w:left="993" w:hanging="993"/>
        <w:rPr>
          <w:b w:val="0"/>
          <w:bCs w:val="0"/>
          <w:sz w:val="28"/>
          <w:szCs w:val="28"/>
        </w:rPr>
      </w:pPr>
      <w:bookmarkStart w:id="87" w:name="_Toc233295845"/>
      <w:r>
        <w:rPr>
          <w:rFonts w:hint="eastAsia"/>
          <w:sz w:val="28"/>
          <w:szCs w:val="28"/>
        </w:rPr>
        <w:t>转介管理（CRM侧功能）</w:t>
      </w:r>
      <w:bookmarkEnd w:id="87"/>
    </w:p>
    <w:p>
      <w:pPr>
        <w:pStyle w:val="6"/>
        <w:numPr>
          <w:ilvl w:val="3"/>
          <w:numId w:val="14"/>
        </w:numPr>
        <w:spacing w:line="360" w:lineRule="auto"/>
        <w:rPr>
          <w:rFonts w:ascii="仿宋" w:hAnsi="仿宋" w:eastAsia="仿宋" w:cs="仿宋"/>
          <w:b w:val="0"/>
          <w:bCs w:val="0"/>
        </w:rPr>
      </w:pPr>
      <w:r>
        <w:rPr>
          <w:rFonts w:hint="eastAsia" w:ascii="仿宋" w:hAnsi="仿宋" w:eastAsia="仿宋"/>
        </w:rPr>
        <w:t>转介给我</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功能描述</w:t>
      </w:r>
    </w:p>
    <w:p>
      <w:pPr>
        <w:spacing w:line="360" w:lineRule="auto"/>
        <w:rPr>
          <w:rFonts w:ascii="仿宋" w:hAnsi="仿宋" w:eastAsia="仿宋" w:cs="仿宋"/>
          <w:sz w:val="24"/>
          <w:szCs w:val="24"/>
        </w:rPr>
      </w:pPr>
      <w:r>
        <w:rPr>
          <w:rFonts w:hint="eastAsia" w:ascii="仿宋" w:hAnsi="仿宋" w:eastAsia="仿宋" w:cs="仿宋"/>
          <w:sz w:val="24"/>
          <w:szCs w:val="24"/>
        </w:rPr>
        <w:t>支持展示手机银行端，客户转介给本人的转介信息。</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输入</w:t>
      </w:r>
    </w:p>
    <w:p>
      <w:pPr>
        <w:spacing w:line="360" w:lineRule="auto"/>
        <w:rPr>
          <w:rFonts w:ascii="仿宋" w:hAnsi="仿宋" w:eastAsia="仿宋" w:cs="仿宋"/>
          <w:sz w:val="24"/>
          <w:szCs w:val="24"/>
        </w:rPr>
      </w:pPr>
      <w:r>
        <w:rPr>
          <w:rFonts w:hint="eastAsia" w:ascii="仿宋" w:hAnsi="仿宋" w:eastAsia="仿宋" w:cs="仿宋"/>
          <w:sz w:val="24"/>
          <w:szCs w:val="24"/>
        </w:rPr>
        <w:t>用户进入“转介给我”的列表后，可根据客户类型、客户号、客户姓名、联系电话、意向产品和状态筛选转介给本人的客户记录。</w:t>
      </w:r>
    </w:p>
    <w:tbl>
      <w:tblPr>
        <w:tblStyle w:val="50"/>
        <w:tblW w:w="906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2410"/>
        <w:gridCol w:w="1701"/>
        <w:gridCol w:w="29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b/>
                <w:bCs/>
                <w:color w:val="000000"/>
                <w:sz w:val="24"/>
                <w:szCs w:val="24"/>
              </w:rPr>
              <w:t>要素名称</w:t>
            </w:r>
          </w:p>
        </w:tc>
        <w:tc>
          <w:tcPr>
            <w:tcW w:w="2410" w:type="dxa"/>
            <w:shd w:val="clear" w:color="auto" w:fill="auto"/>
          </w:tcPr>
          <w:p>
            <w:pPr>
              <w:spacing w:line="360" w:lineRule="auto"/>
              <w:rPr>
                <w:rFonts w:ascii="仿宋" w:hAnsi="仿宋" w:eastAsia="仿宋" w:cs="仿宋"/>
              </w:rPr>
            </w:pPr>
            <w:r>
              <w:rPr>
                <w:rFonts w:hint="eastAsia" w:ascii="仿宋" w:hAnsi="仿宋" w:eastAsia="仿宋" w:cs="仿宋"/>
                <w:b/>
                <w:bCs/>
                <w:color w:val="000000"/>
                <w:sz w:val="24"/>
                <w:szCs w:val="24"/>
              </w:rPr>
              <w:t>约束及校验规则</w:t>
            </w:r>
          </w:p>
        </w:tc>
        <w:tc>
          <w:tcPr>
            <w:tcW w:w="1701" w:type="dxa"/>
          </w:tcPr>
          <w:p>
            <w:pPr>
              <w:spacing w:line="360" w:lineRule="auto"/>
              <w:rPr>
                <w:rFonts w:ascii="仿宋" w:hAnsi="仿宋" w:eastAsia="仿宋" w:cs="仿宋"/>
              </w:rPr>
            </w:pPr>
            <w:r>
              <w:rPr>
                <w:rFonts w:hint="eastAsia" w:ascii="仿宋" w:hAnsi="仿宋" w:eastAsia="仿宋" w:cs="仿宋"/>
                <w:b/>
                <w:bCs/>
                <w:color w:val="000000"/>
                <w:sz w:val="24"/>
                <w:szCs w:val="24"/>
              </w:rPr>
              <w:t>数据类型</w:t>
            </w:r>
          </w:p>
        </w:tc>
        <w:tc>
          <w:tcPr>
            <w:tcW w:w="2998" w:type="dxa"/>
          </w:tcPr>
          <w:p>
            <w:pPr>
              <w:spacing w:line="360" w:lineRule="auto"/>
              <w:rPr>
                <w:rFonts w:ascii="仿宋" w:hAnsi="仿宋" w:eastAsia="仿宋" w:cs="仿宋"/>
              </w:rPr>
            </w:pPr>
            <w:r>
              <w:rPr>
                <w:rFonts w:hint="eastAsia" w:ascii="仿宋" w:hAnsi="仿宋" w:eastAsia="仿宋" w:cs="仿宋"/>
                <w:b/>
                <w:bCs/>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客户类型</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下拉框</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支持选择客户类型，枚举值：全部、存量客户、潜在客户。默认为全部。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客户号</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支持按客户号精确查询转介记录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客户姓名</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支持按客户姓名模糊查询转介记录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联系电话</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支持按联系电话查询转介记录；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意向产品</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支持按意向产品筛选转介记录，</w:t>
            </w:r>
            <w:commentRangeStart w:id="17"/>
            <w:r>
              <w:rPr>
                <w:rFonts w:ascii="仿宋" w:hAnsi="仿宋" w:eastAsia="仿宋"/>
                <w:color w:val="FF0000"/>
                <w:sz w:val="24"/>
                <w:szCs w:val="24"/>
              </w:rPr>
              <w:t>枚举值：</w:t>
            </w:r>
            <w:r>
              <w:rPr>
                <w:rFonts w:hint="eastAsia" w:ascii="仿宋" w:hAnsi="仿宋" w:eastAsia="仿宋"/>
                <w:color w:val="FF0000"/>
                <w:sz w:val="24"/>
                <w:szCs w:val="24"/>
              </w:rPr>
              <w:t>个人贷款、定期存款、理财产品、保险、卡/折</w:t>
            </w:r>
            <w:commentRangeEnd w:id="17"/>
            <w:r>
              <w:rPr>
                <w:rStyle w:val="155"/>
                <w:rFonts w:ascii="仿宋" w:hAnsi="仿宋" w:eastAsia="仿宋"/>
                <w:color w:val="FF0000"/>
              </w:rPr>
              <w:commentReference w:id="17"/>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状态</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下拉框</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支持按接收状态筛选转介记录；枚举值：</w:t>
            </w:r>
            <w:r>
              <w:rPr>
                <w:rFonts w:hint="eastAsia" w:ascii="仿宋" w:hAnsi="仿宋" w:eastAsia="仿宋" w:cs="仿宋"/>
                <w:color w:val="000000" w:themeColor="text1"/>
                <w:sz w:val="24"/>
                <w:szCs w:val="24"/>
                <w14:textFill>
                  <w14:solidFill>
                    <w14:schemeClr w14:val="tx1"/>
                  </w14:solidFill>
                </w14:textFill>
              </w:rPr>
              <w:t>已接收、进行中、未落地、已落地</w:t>
            </w:r>
          </w:p>
        </w:tc>
      </w:tr>
    </w:tbl>
    <w:p>
      <w:pPr>
        <w:spacing w:line="360" w:lineRule="auto"/>
        <w:rPr>
          <w:rFonts w:ascii="仿宋" w:hAnsi="仿宋" w:eastAsia="仿宋" w:cs="仿宋"/>
          <w:sz w:val="24"/>
          <w:szCs w:val="24"/>
        </w:rPr>
      </w:pP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处理</w:t>
      </w:r>
    </w:p>
    <w:p>
      <w:pPr>
        <w:spacing w:line="360" w:lineRule="auto"/>
        <w:ind w:left="709" w:hanging="709"/>
        <w:rPr>
          <w:rFonts w:ascii="仿宋" w:hAnsi="仿宋" w:eastAsia="仿宋" w:cs="仿宋"/>
          <w:b/>
          <w:bCs/>
          <w:color w:val="000000"/>
          <w:sz w:val="24"/>
          <w:szCs w:val="32"/>
        </w:rPr>
      </w:pPr>
      <w:r>
        <w:rPr>
          <w:rFonts w:hint="eastAsia" w:ascii="仿宋" w:hAnsi="仿宋" w:eastAsia="仿宋" w:cs="仿宋"/>
          <w:b/>
          <w:bCs/>
          <w:color w:val="000000"/>
          <w:sz w:val="24"/>
          <w:szCs w:val="32"/>
        </w:rPr>
        <w:t>（一）操作说明</w:t>
      </w:r>
    </w:p>
    <w:p>
      <w:pPr>
        <w:spacing w:line="360" w:lineRule="auto"/>
        <w:rPr>
          <w:rFonts w:ascii="仿宋" w:hAnsi="仿宋" w:eastAsia="仿宋" w:cs="仿宋"/>
          <w:color w:val="000000"/>
          <w:sz w:val="24"/>
          <w:szCs w:val="32"/>
        </w:rPr>
      </w:pPr>
      <w:r>
        <w:rPr>
          <w:rFonts w:hint="eastAsia" w:ascii="仿宋" w:hAnsi="仿宋" w:eastAsia="仿宋" w:cs="仿宋"/>
          <w:color w:val="000000"/>
          <w:sz w:val="24"/>
          <w:szCs w:val="32"/>
        </w:rPr>
        <w:t>1、用户进入转介管理“转介给我”</w:t>
      </w:r>
      <w:r>
        <w:rPr>
          <w:rFonts w:ascii="仿宋" w:hAnsi="仿宋" w:eastAsia="仿宋" w:cs="仿宋"/>
          <w:color w:val="000000"/>
          <w:sz w:val="24"/>
          <w:szCs w:val="32"/>
        </w:rPr>
        <w:t xml:space="preserve"> </w:t>
      </w:r>
      <w:r>
        <w:rPr>
          <w:rFonts w:hint="eastAsia" w:ascii="仿宋" w:hAnsi="仿宋" w:eastAsia="仿宋" w:cs="仿宋"/>
          <w:color w:val="000000"/>
          <w:sz w:val="24"/>
          <w:szCs w:val="32"/>
        </w:rPr>
        <w:t>页面，展示转介给我的客户列表。</w:t>
      </w:r>
    </w:p>
    <w:p>
      <w:pPr>
        <w:spacing w:line="360" w:lineRule="auto"/>
        <w:ind w:left="709" w:hanging="709"/>
        <w:rPr>
          <w:rFonts w:ascii="仿宋" w:hAnsi="仿宋" w:eastAsia="仿宋" w:cs="仿宋"/>
          <w:color w:val="000000"/>
          <w:sz w:val="24"/>
          <w:szCs w:val="32"/>
        </w:rPr>
      </w:pPr>
      <w:r>
        <w:rPr>
          <w:rFonts w:hint="eastAsia" w:ascii="仿宋" w:hAnsi="仿宋" w:eastAsia="仿宋" w:cs="仿宋"/>
          <w:color w:val="000000"/>
          <w:sz w:val="24"/>
          <w:szCs w:val="32"/>
        </w:rPr>
        <w:t>3、用户可在查询条件区操作</w:t>
      </w:r>
    </w:p>
    <w:p>
      <w:pPr>
        <w:spacing w:line="360" w:lineRule="auto"/>
        <w:ind w:left="709" w:hanging="289"/>
        <w:rPr>
          <w:rFonts w:ascii="仿宋" w:hAnsi="仿宋" w:eastAsia="仿宋" w:cs="仿宋"/>
          <w:color w:val="000000"/>
          <w:sz w:val="24"/>
          <w:szCs w:val="32"/>
        </w:rPr>
      </w:pPr>
      <w:r>
        <w:rPr>
          <w:rFonts w:hint="eastAsia" w:ascii="仿宋" w:hAnsi="仿宋" w:eastAsia="仿宋" w:cs="仿宋"/>
          <w:color w:val="000000"/>
          <w:sz w:val="24"/>
          <w:szCs w:val="32"/>
        </w:rPr>
        <w:t>支持用户根据客户号、客户姓名、联系电话、意向产品和状态查询转介记录。</w:t>
      </w:r>
    </w:p>
    <w:p>
      <w:pPr>
        <w:spacing w:line="360" w:lineRule="auto"/>
        <w:ind w:left="709" w:hanging="289"/>
        <w:rPr>
          <w:rFonts w:ascii="仿宋" w:hAnsi="仿宋" w:eastAsia="仿宋" w:cs="仿宋"/>
          <w:color w:val="000000"/>
          <w:sz w:val="24"/>
          <w:szCs w:val="32"/>
        </w:rPr>
      </w:pPr>
      <w:r>
        <w:rPr>
          <w:rFonts w:hint="eastAsia" w:ascii="仿宋" w:hAnsi="仿宋" w:eastAsia="仿宋" w:cs="仿宋"/>
          <w:color w:val="000000"/>
          <w:sz w:val="24"/>
          <w:szCs w:val="32"/>
        </w:rPr>
        <w:t>点击“查询”，系统按当前输入条件返回符合条件的客户列表结果。</w:t>
      </w:r>
    </w:p>
    <w:p>
      <w:pPr>
        <w:spacing w:line="360" w:lineRule="auto"/>
        <w:ind w:left="709" w:hanging="289"/>
        <w:rPr>
          <w:rFonts w:ascii="仿宋" w:hAnsi="仿宋" w:eastAsia="仿宋" w:cs="仿宋"/>
          <w:color w:val="000000"/>
          <w:sz w:val="24"/>
          <w:szCs w:val="32"/>
        </w:rPr>
      </w:pPr>
      <w:r>
        <w:rPr>
          <w:rFonts w:hint="eastAsia" w:ascii="仿宋" w:hAnsi="仿宋" w:eastAsia="仿宋" w:cs="仿宋"/>
          <w:color w:val="000000"/>
          <w:sz w:val="24"/>
          <w:szCs w:val="32"/>
        </w:rPr>
        <w:t>点击“重置”，系统清空当前输入条件并恢复初始状态。</w:t>
      </w:r>
    </w:p>
    <w:p>
      <w:pPr>
        <w:spacing w:line="360" w:lineRule="auto"/>
        <w:ind w:left="709" w:hanging="709"/>
        <w:rPr>
          <w:rFonts w:ascii="仿宋" w:hAnsi="仿宋" w:eastAsia="仿宋" w:cs="仿宋"/>
          <w:color w:val="000000"/>
          <w:sz w:val="24"/>
          <w:szCs w:val="32"/>
        </w:rPr>
      </w:pPr>
      <w:r>
        <w:rPr>
          <w:rFonts w:hint="eastAsia" w:ascii="仿宋" w:hAnsi="仿宋" w:eastAsia="仿宋" w:cs="仿宋"/>
          <w:color w:val="000000"/>
          <w:sz w:val="24"/>
          <w:szCs w:val="32"/>
        </w:rPr>
        <w:t>4、用户可在列表行内统一操作按钮区操作：</w:t>
      </w:r>
    </w:p>
    <w:p>
      <w:pPr>
        <w:spacing w:line="360" w:lineRule="auto"/>
        <w:ind w:left="709" w:hanging="289"/>
        <w:rPr>
          <w:rFonts w:ascii="仿宋" w:hAnsi="仿宋" w:eastAsia="仿宋" w:cs="仿宋"/>
          <w:color w:val="000000"/>
          <w:sz w:val="24"/>
          <w:szCs w:val="32"/>
        </w:rPr>
      </w:pPr>
      <w:r>
        <w:rPr>
          <w:rFonts w:hint="eastAsia" w:ascii="仿宋" w:hAnsi="仿宋" w:eastAsia="仿宋" w:cs="仿宋"/>
          <w:color w:val="000000"/>
          <w:sz w:val="24"/>
          <w:szCs w:val="32"/>
        </w:rPr>
        <w:t>用户点击“邀约计划”按钮，系统从右侧抽屉式弹出“邀约计划”界面，详见</w:t>
      </w:r>
      <w:r>
        <w:rPr>
          <w:rFonts w:hint="eastAsia" w:ascii="仿宋" w:hAnsi="仿宋" w:eastAsia="仿宋" w:cs="仿宋"/>
          <w:i/>
          <w:iCs/>
          <w:color w:val="000000"/>
          <w:sz w:val="24"/>
          <w:szCs w:val="32"/>
        </w:rPr>
        <w:t>“转介管理/转介给我/邀约计划”章节</w:t>
      </w:r>
      <w:r>
        <w:rPr>
          <w:rFonts w:hint="eastAsia" w:ascii="仿宋" w:hAnsi="仿宋" w:eastAsia="仿宋" w:cs="仿宋"/>
          <w:color w:val="000000"/>
          <w:sz w:val="24"/>
          <w:szCs w:val="32"/>
        </w:rPr>
        <w:t>。</w:t>
      </w:r>
    </w:p>
    <w:p>
      <w:pPr>
        <w:spacing w:line="360" w:lineRule="auto"/>
        <w:ind w:left="709" w:hanging="709"/>
        <w:rPr>
          <w:rFonts w:ascii="仿宋" w:hAnsi="仿宋" w:eastAsia="仿宋" w:cs="仿宋"/>
          <w:b/>
          <w:bCs/>
          <w:color w:val="000000"/>
          <w:sz w:val="24"/>
          <w:szCs w:val="32"/>
        </w:rPr>
      </w:pPr>
      <w:r>
        <w:rPr>
          <w:rFonts w:hint="eastAsia" w:ascii="仿宋" w:hAnsi="仿宋" w:eastAsia="仿宋" w:cs="仿宋"/>
          <w:b/>
          <w:bCs/>
          <w:color w:val="000000"/>
          <w:sz w:val="24"/>
          <w:szCs w:val="32"/>
        </w:rPr>
        <w:t>（二）规则与约束</w:t>
      </w:r>
    </w:p>
    <w:p>
      <w:pPr>
        <w:spacing w:line="360" w:lineRule="auto"/>
        <w:ind w:left="709" w:hanging="709"/>
        <w:rPr>
          <w:rFonts w:ascii="仿宋" w:hAnsi="仿宋" w:eastAsia="仿宋" w:cs="仿宋"/>
          <w:color w:val="000000"/>
          <w:sz w:val="24"/>
          <w:szCs w:val="32"/>
        </w:rPr>
      </w:pPr>
      <w:r>
        <w:rPr>
          <w:rFonts w:ascii="仿宋" w:hAnsi="仿宋" w:eastAsia="仿宋" w:cs="仿宋"/>
          <w:color w:val="000000"/>
          <w:sz w:val="24"/>
          <w:szCs w:val="32"/>
        </w:rPr>
        <w:t>1</w:t>
      </w:r>
      <w:r>
        <w:rPr>
          <w:rFonts w:hint="eastAsia" w:ascii="仿宋" w:hAnsi="仿宋" w:eastAsia="仿宋" w:cs="仿宋"/>
          <w:color w:val="000000"/>
          <w:sz w:val="24"/>
          <w:szCs w:val="32"/>
        </w:rPr>
        <w:t>、状态说明：</w:t>
      </w:r>
      <w:r>
        <w:rPr>
          <w:rFonts w:hint="eastAsia" w:ascii="仿宋" w:hAnsi="仿宋" w:eastAsia="仿宋" w:cs="仿宋"/>
          <w:i/>
          <w:iCs/>
          <w:color w:val="000000"/>
          <w:sz w:val="24"/>
          <w:szCs w:val="32"/>
        </w:rPr>
        <w:t>详见转介管理（手机银行侧功能）/我的转介章节</w:t>
      </w:r>
      <w:r>
        <w:rPr>
          <w:rFonts w:hint="eastAsia" w:ascii="仿宋" w:hAnsi="仿宋" w:eastAsia="仿宋" w:cs="仿宋"/>
          <w:color w:val="000000"/>
          <w:sz w:val="24"/>
          <w:szCs w:val="32"/>
        </w:rPr>
        <w:t>。</w:t>
      </w:r>
    </w:p>
    <w:p>
      <w:pPr>
        <w:spacing w:line="360" w:lineRule="auto"/>
        <w:rPr>
          <w:rFonts w:ascii="仿宋" w:hAnsi="仿宋" w:eastAsia="仿宋" w:cs="仿宋"/>
          <w:color w:val="000000" w:themeColor="text1"/>
          <w:sz w:val="24"/>
          <w:szCs w:val="32"/>
          <w14:textFill>
            <w14:solidFill>
              <w14:schemeClr w14:val="tx1"/>
            </w14:solidFill>
          </w14:textFill>
        </w:rPr>
      </w:pPr>
      <w:r>
        <w:rPr>
          <w:rFonts w:hint="eastAsia" w:ascii="仿宋" w:hAnsi="仿宋" w:eastAsia="仿宋" w:cs="仿宋"/>
          <w:color w:val="000000"/>
          <w:sz w:val="24"/>
          <w:szCs w:val="32"/>
        </w:rPr>
        <w:t>2、</w:t>
      </w:r>
      <w:r>
        <w:rPr>
          <w:rFonts w:hint="eastAsia" w:ascii="仿宋" w:hAnsi="仿宋" w:eastAsia="仿宋" w:cs="仿宋"/>
          <w:color w:val="000000" w:themeColor="text1"/>
          <w:sz w:val="24"/>
          <w:szCs w:val="32"/>
          <w14:textFill>
            <w14:solidFill>
              <w14:schemeClr w14:val="tx1"/>
            </w14:solidFill>
          </w14:textFill>
        </w:rPr>
        <w:t>客户类型：由联系电话自动匹配行内存量客户和潜在客户信息，自动反显，不允许手工修改。</w:t>
      </w:r>
    </w:p>
    <w:p>
      <w:pPr>
        <w:spacing w:after="200" w:line="360" w:lineRule="auto"/>
        <w:ind w:firstLine="420"/>
        <w:rPr>
          <w:rFonts w:ascii="仿宋" w:hAnsi="仿宋" w:eastAsia="仿宋" w:cs="仿宋"/>
          <w:color w:val="000000" w:themeColor="text1"/>
          <w:sz w:val="24"/>
          <w:szCs w:val="32"/>
          <w14:textFill>
            <w14:solidFill>
              <w14:schemeClr w14:val="tx1"/>
            </w14:solidFill>
          </w14:textFill>
        </w:rPr>
      </w:pPr>
      <w:r>
        <w:rPr>
          <w:rFonts w:hint="eastAsia" w:ascii="仿宋" w:hAnsi="仿宋" w:eastAsia="仿宋" w:cs="仿宋"/>
          <w:color w:val="000000" w:themeColor="text1"/>
          <w:sz w:val="24"/>
          <w:szCs w:val="32"/>
          <w14:textFill>
            <w14:solidFill>
              <w14:schemeClr w14:val="tx1"/>
            </w14:solidFill>
          </w14:textFill>
        </w:rPr>
        <w:t>先按联系电话匹配是否为存量客户，若能够匹配上则客户类型反显为存量客户。</w:t>
      </w:r>
    </w:p>
    <w:p>
      <w:pPr>
        <w:spacing w:after="200" w:line="360" w:lineRule="auto"/>
        <w:ind w:firstLine="420"/>
        <w:rPr>
          <w:rFonts w:ascii="仿宋" w:hAnsi="仿宋" w:eastAsia="仿宋" w:cs="仿宋"/>
          <w:color w:val="000000" w:themeColor="text1"/>
          <w:sz w:val="24"/>
          <w:szCs w:val="32"/>
          <w14:textFill>
            <w14:solidFill>
              <w14:schemeClr w14:val="tx1"/>
            </w14:solidFill>
          </w14:textFill>
        </w:rPr>
      </w:pPr>
      <w:r>
        <w:rPr>
          <w:rFonts w:hint="eastAsia" w:ascii="仿宋" w:hAnsi="仿宋" w:eastAsia="仿宋" w:cs="仿宋"/>
          <w:color w:val="000000" w:themeColor="text1"/>
          <w:sz w:val="24"/>
          <w:szCs w:val="32"/>
          <w14:textFill>
            <w14:solidFill>
              <w14:schemeClr w14:val="tx1"/>
            </w14:solidFill>
          </w14:textFill>
        </w:rPr>
        <w:t>若匹配不上再去匹配潜在客户，若能够匹配上则客户类型反显为潜在客户。</w:t>
      </w:r>
    </w:p>
    <w:p>
      <w:pPr>
        <w:spacing w:after="200" w:line="360" w:lineRule="auto"/>
        <w:ind w:firstLine="420"/>
        <w:rPr>
          <w:rFonts w:ascii="仿宋" w:hAnsi="仿宋" w:eastAsia="仿宋" w:cs="仿宋"/>
          <w:color w:val="000000" w:themeColor="text1"/>
          <w:sz w:val="24"/>
          <w:szCs w:val="32"/>
          <w14:textFill>
            <w14:solidFill>
              <w14:schemeClr w14:val="tx1"/>
            </w14:solidFill>
          </w14:textFill>
        </w:rPr>
      </w:pPr>
      <w:r>
        <w:rPr>
          <w:rFonts w:hint="eastAsia" w:ascii="仿宋" w:hAnsi="仿宋" w:eastAsia="仿宋" w:cs="仿宋"/>
          <w:color w:val="000000" w:themeColor="text1"/>
          <w:sz w:val="24"/>
          <w:szCs w:val="32"/>
          <w14:textFill>
            <w14:solidFill>
              <w14:schemeClr w14:val="tx1"/>
            </w14:solidFill>
          </w14:textFill>
        </w:rPr>
        <w:t>若潜在客户也匹配不上，则客户类型反显为潜在客户并且新增转介客户的同时在我的潜客同步新增一条潜在客户记录。</w:t>
      </w:r>
    </w:p>
    <w:p>
      <w:pPr>
        <w:spacing w:line="360" w:lineRule="auto"/>
        <w:ind w:left="709" w:hanging="709"/>
        <w:rPr>
          <w:rFonts w:ascii="仿宋" w:hAnsi="仿宋" w:eastAsia="仿宋" w:cs="仿宋"/>
          <w:color w:val="000000"/>
          <w:sz w:val="24"/>
          <w:szCs w:val="32"/>
        </w:rPr>
      </w:pPr>
      <w:r>
        <w:rPr>
          <w:rFonts w:hint="eastAsia" w:ascii="仿宋" w:hAnsi="仿宋" w:eastAsia="仿宋" w:cs="仿宋"/>
          <w:color w:val="000000"/>
          <w:sz w:val="24"/>
          <w:szCs w:val="32"/>
        </w:rPr>
        <w:t>4、默认按照接收日期，从近及远排序。</w:t>
      </w:r>
    </w:p>
    <w:p>
      <w:pPr>
        <w:spacing w:line="360" w:lineRule="auto"/>
        <w:ind w:left="709" w:hanging="709"/>
        <w:rPr>
          <w:rFonts w:ascii="仿宋" w:hAnsi="仿宋" w:eastAsia="仿宋" w:cs="仿宋"/>
          <w:b/>
          <w:bCs/>
          <w:color w:val="000000"/>
          <w:sz w:val="24"/>
          <w:szCs w:val="32"/>
        </w:rPr>
      </w:pPr>
      <w:r>
        <w:rPr>
          <w:rFonts w:hint="eastAsia" w:ascii="仿宋" w:hAnsi="仿宋" w:eastAsia="仿宋" w:cs="仿宋"/>
          <w:b/>
          <w:bCs/>
          <w:color w:val="000000"/>
          <w:sz w:val="24"/>
          <w:szCs w:val="32"/>
        </w:rPr>
        <w:t>（三）权限说明</w:t>
      </w:r>
    </w:p>
    <w:p>
      <w:pPr>
        <w:spacing w:line="360" w:lineRule="auto"/>
        <w:ind w:left="709" w:hanging="709"/>
        <w:rPr>
          <w:rFonts w:ascii="仿宋" w:hAnsi="仿宋" w:eastAsia="仿宋" w:cs="仿宋"/>
          <w:color w:val="000000"/>
          <w:sz w:val="24"/>
          <w:szCs w:val="32"/>
        </w:rPr>
      </w:pPr>
      <w:r>
        <w:rPr>
          <w:rFonts w:hint="eastAsia" w:ascii="仿宋" w:hAnsi="仿宋" w:eastAsia="仿宋" w:cs="仿宋"/>
          <w:color w:val="000000"/>
          <w:sz w:val="24"/>
          <w:szCs w:val="32"/>
        </w:rPr>
        <w:t>1.客户经理可在“转介给我”列表查看本人转介给本人的转介客户信息。</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输出</w:t>
      </w:r>
    </w:p>
    <w:p>
      <w:pPr>
        <w:spacing w:line="360" w:lineRule="auto"/>
        <w:rPr>
          <w:rFonts w:ascii="仿宋" w:hAnsi="仿宋" w:eastAsia="仿宋" w:cs="仿宋"/>
          <w:sz w:val="24"/>
          <w:szCs w:val="24"/>
        </w:rPr>
      </w:pPr>
      <w:r>
        <w:rPr>
          <w:rFonts w:hint="eastAsia" w:ascii="仿宋" w:hAnsi="仿宋" w:eastAsia="仿宋" w:cs="仿宋"/>
          <w:sz w:val="24"/>
          <w:szCs w:val="24"/>
        </w:rPr>
        <w:t>系统展示符合条件的“转介给我”客户记录列表，便于用户查看客户信息、转介来源人、状态及当前可执行操作。</w:t>
      </w:r>
    </w:p>
    <w:tbl>
      <w:tblPr>
        <w:tblStyle w:val="50"/>
        <w:tblW w:w="906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2693"/>
        <w:gridCol w:w="1560"/>
        <w:gridCol w:w="28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b/>
                <w:bCs/>
                <w:color w:val="000000"/>
                <w:sz w:val="24"/>
                <w:szCs w:val="24"/>
              </w:rPr>
              <w:t>字段名称</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b/>
                <w:bCs/>
                <w:color w:val="000000"/>
                <w:sz w:val="24"/>
                <w:szCs w:val="24"/>
              </w:rPr>
              <w:t>约束及校验规则</w:t>
            </w:r>
          </w:p>
        </w:tc>
        <w:tc>
          <w:tcPr>
            <w:tcW w:w="1560" w:type="dxa"/>
          </w:tcPr>
          <w:p>
            <w:pPr>
              <w:spacing w:line="360" w:lineRule="auto"/>
              <w:rPr>
                <w:rFonts w:ascii="仿宋" w:hAnsi="仿宋" w:eastAsia="仿宋" w:cs="仿宋"/>
              </w:rPr>
            </w:pPr>
            <w:r>
              <w:rPr>
                <w:rFonts w:hint="eastAsia" w:ascii="仿宋" w:hAnsi="仿宋" w:eastAsia="仿宋" w:cs="仿宋"/>
                <w:b/>
                <w:bCs/>
                <w:color w:val="000000"/>
                <w:sz w:val="24"/>
                <w:szCs w:val="24"/>
              </w:rPr>
              <w:t>数据类型</w:t>
            </w:r>
          </w:p>
        </w:tc>
        <w:tc>
          <w:tcPr>
            <w:tcW w:w="2856" w:type="dxa"/>
          </w:tcPr>
          <w:p>
            <w:pPr>
              <w:spacing w:line="360" w:lineRule="auto"/>
              <w:rPr>
                <w:rFonts w:ascii="仿宋" w:hAnsi="仿宋" w:eastAsia="仿宋" w:cs="仿宋"/>
              </w:rPr>
            </w:pPr>
            <w:r>
              <w:rPr>
                <w:rFonts w:hint="eastAsia" w:ascii="仿宋" w:hAnsi="仿宋" w:eastAsia="仿宋" w:cs="仿宋"/>
                <w:b/>
                <w:bCs/>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客户号</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展示转介客户客户号，存量客户展示核心客户号、潜在客户展示潜在客户号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客户姓名</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客户类型</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展示转介客户类型，枚举值：存量客户、潜在客户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联系电话</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脱敏显示，保留前3位和后4位，中间4位掩码，如`138****1234`</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展示转介客户联系方式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意向产品</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展示转介客户意向产品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转介人</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反显、格式：工号+姓名</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状态</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展示转介记录当前接收状态。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提升AUM</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当转介状态为“已落地”时，展示本次转介客户的AUM提升金额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说明</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转介日期</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反显、格式化：YYYY-MM-DD</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展示转介日期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操作</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按钮</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按钮：邀约计划</w:t>
            </w:r>
          </w:p>
        </w:tc>
      </w:tr>
    </w:tbl>
    <w:p>
      <w:pPr>
        <w:spacing w:line="360" w:lineRule="auto"/>
        <w:rPr>
          <w:rFonts w:ascii="仿宋" w:hAnsi="仿宋" w:eastAsia="仿宋" w:cs="仿宋"/>
        </w:rPr>
      </w:pP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sz w:val="24"/>
          <w:szCs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核算处理</w:t>
      </w:r>
    </w:p>
    <w:p>
      <w:pPr>
        <w:spacing w:line="360" w:lineRule="auto"/>
        <w:ind w:firstLine="420"/>
        <w:rPr>
          <w:rFonts w:ascii="仿宋" w:hAnsi="仿宋" w:eastAsia="仿宋" w:cs="仿宋"/>
        </w:rPr>
      </w:pPr>
      <w:r>
        <w:rPr>
          <w:rFonts w:hint="eastAsia" w:ascii="仿宋" w:hAnsi="仿宋" w:eastAsia="仿宋" w:cs="仿宋"/>
          <w:color w:val="000000"/>
          <w:sz w:val="24"/>
          <w:szCs w:val="24"/>
        </w:rPr>
        <w:t>不涉及</w:t>
      </w:r>
    </w:p>
    <w:p>
      <w:pPr>
        <w:pStyle w:val="7"/>
        <w:numPr>
          <w:ilvl w:val="4"/>
          <w:numId w:val="14"/>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凭证/合同/协议打印</w:t>
      </w:r>
    </w:p>
    <w:p>
      <w:pPr>
        <w:spacing w:line="360" w:lineRule="auto"/>
        <w:ind w:firstLine="420"/>
        <w:rPr>
          <w:rFonts w:ascii="仿宋" w:hAnsi="仿宋" w:eastAsia="仿宋" w:cs="仿宋"/>
        </w:rPr>
      </w:pPr>
      <w:r>
        <w:rPr>
          <w:rFonts w:hint="eastAsia" w:ascii="仿宋" w:hAnsi="仿宋" w:eastAsia="仿宋" w:cs="仿宋"/>
          <w:color w:val="000000"/>
          <w:sz w:val="24"/>
          <w:szCs w:val="24"/>
        </w:rPr>
        <w:t>不涉及。</w:t>
      </w:r>
    </w:p>
    <w:p>
      <w:pPr>
        <w:pStyle w:val="6"/>
        <w:numPr>
          <w:ilvl w:val="3"/>
          <w:numId w:val="14"/>
        </w:numPr>
        <w:spacing w:line="360" w:lineRule="auto"/>
        <w:rPr>
          <w:rFonts w:ascii="仿宋" w:hAnsi="仿宋" w:eastAsia="仿宋" w:cs="仿宋"/>
          <w:b w:val="0"/>
          <w:bCs w:val="0"/>
        </w:rPr>
      </w:pPr>
      <w:r>
        <w:rPr>
          <w:rFonts w:hint="eastAsia" w:ascii="仿宋" w:hAnsi="仿宋" w:eastAsia="仿宋"/>
        </w:rPr>
        <w:t>邀约计划</w:t>
      </w:r>
    </w:p>
    <w:p>
      <w:pPr>
        <w:spacing w:line="360" w:lineRule="auto"/>
        <w:rPr>
          <w:rFonts w:ascii="仿宋" w:hAnsi="仿宋" w:eastAsia="仿宋"/>
          <w:i/>
          <w:iCs/>
          <w:sz w:val="24"/>
          <w:szCs w:val="24"/>
        </w:rPr>
      </w:pPr>
      <w:r>
        <w:rPr>
          <w:rFonts w:hint="eastAsia" w:ascii="仿宋" w:hAnsi="仿宋" w:eastAsia="仿宋"/>
          <w:i/>
          <w:iCs/>
          <w:sz w:val="24"/>
          <w:szCs w:val="24"/>
        </w:rPr>
        <w:t>详见：公共功能/客户联络/邀约计划章节</w:t>
      </w:r>
    </w:p>
    <w:p>
      <w:pPr>
        <w:pStyle w:val="5"/>
        <w:numPr>
          <w:ilvl w:val="2"/>
          <w:numId w:val="14"/>
        </w:numPr>
        <w:spacing w:line="360" w:lineRule="auto"/>
        <w:ind w:left="993" w:hanging="993"/>
        <w:rPr>
          <w:b w:val="0"/>
          <w:bCs w:val="0"/>
          <w:sz w:val="28"/>
          <w:szCs w:val="28"/>
        </w:rPr>
      </w:pPr>
      <w:bookmarkStart w:id="88" w:name="_Toc233295846"/>
      <w:r>
        <w:rPr>
          <w:rFonts w:hint="eastAsia"/>
          <w:sz w:val="28"/>
          <w:szCs w:val="28"/>
        </w:rPr>
        <w:t>沙龙活动管理</w:t>
      </w:r>
      <w:bookmarkEnd w:id="88"/>
    </w:p>
    <w:p>
      <w:pPr>
        <w:pStyle w:val="6"/>
        <w:numPr>
          <w:ilvl w:val="3"/>
          <w:numId w:val="14"/>
        </w:numPr>
        <w:spacing w:line="360" w:lineRule="auto"/>
        <w:rPr>
          <w:rFonts w:ascii="仿宋" w:hAnsi="仿宋" w:eastAsia="仿宋"/>
          <w:b w:val="0"/>
          <w:bCs w:val="0"/>
        </w:rPr>
      </w:pPr>
      <w:r>
        <w:rPr>
          <w:rFonts w:hint="eastAsia" w:ascii="仿宋" w:hAnsi="仿宋" w:eastAsia="仿宋"/>
        </w:rPr>
        <w:t>沙龙活动管理-列表</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沙龙活动为线下营销的一种形式，主要面向存量客户开展邀约与资产提升和潜客拉新活动使用。</w:t>
      </w:r>
    </w:p>
    <w:p>
      <w:pPr>
        <w:spacing w:after="0" w:line="360" w:lineRule="auto"/>
        <w:jc w:val="left"/>
        <w:rPr>
          <w:rFonts w:ascii="仿宋" w:hAnsi="仿宋" w:eastAsia="仿宋" w:cs="仿宋"/>
          <w:color w:val="000000"/>
          <w:kern w:val="0"/>
          <w:sz w:val="24"/>
        </w:rPr>
      </w:pPr>
      <w:r>
        <w:rPr>
          <w:rFonts w:ascii="仿宋" w:hAnsi="仿宋" w:eastAsia="仿宋"/>
          <w:color w:val="000000"/>
          <w:sz w:val="24"/>
        </w:rPr>
        <w:t>支持理财经理发起和维护线下沙龙活动，统一管理活动新增、删除、批量导入、签到及反馈处理，并为活动邀约和效果跟踪提供执行入口。</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pPr>
      <w:r>
        <w:rPr>
          <w:rFonts w:ascii="仿宋" w:hAnsi="仿宋" w:eastAsia="仿宋"/>
          <w:color w:val="000000"/>
          <w:sz w:val="24"/>
        </w:rPr>
        <w:t>用户进入“沙龙活动管理”列表页面后，可在查询条件区按沙龙主题、时间区间筛选当前用户创建的沙龙活动</w:t>
      </w:r>
      <w:r>
        <w:rPr>
          <w:rFonts w:hint="eastAsia" w:ascii="仿宋" w:hAnsi="仿宋" w:eastAsia="仿宋"/>
          <w:color w:val="000000"/>
          <w:sz w:val="24"/>
        </w:rPr>
        <w:t>。</w:t>
      </w:r>
      <w:r>
        <w:rPr>
          <w:rFonts w:ascii="仿宋" w:hAnsi="仿宋" w:eastAsia="仿宋"/>
          <w:color w:val="000000"/>
          <w:sz w:val="24"/>
        </w:rPr>
        <w:t>同时可通过左上角统一操作按钮区和列表行内统一操作按钮区发起相关业务操作。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pPr>
            <w:r>
              <w:rPr>
                <w:rFonts w:ascii="仿宋" w:hAnsi="仿宋" w:eastAsia="仿宋"/>
                <w:color w:val="000000"/>
                <w:sz w:val="24"/>
              </w:rPr>
              <w:t>沙龙主题</w:t>
            </w:r>
          </w:p>
        </w:tc>
        <w:tc>
          <w:tcPr>
            <w:tcW w:w="2270" w:type="dxa"/>
            <w:shd w:val="clear" w:color="auto" w:fill="auto"/>
          </w:tcPr>
          <w:p>
            <w:pPr>
              <w:spacing w:after="0" w:line="360" w:lineRule="auto"/>
            </w:pPr>
            <w:r>
              <w:rPr>
                <w:rFonts w:ascii="仿宋" w:hAnsi="仿宋" w:eastAsia="仿宋"/>
                <w:color w:val="000000"/>
                <w:sz w:val="24"/>
              </w:rPr>
              <w:t>非必输；支持模糊匹配</w:t>
            </w:r>
          </w:p>
        </w:tc>
        <w:tc>
          <w:tcPr>
            <w:tcW w:w="2260" w:type="dxa"/>
            <w:shd w:val="clear" w:color="auto" w:fill="auto"/>
          </w:tcPr>
          <w:p>
            <w:pPr>
              <w:spacing w:after="0" w:line="360" w:lineRule="auto"/>
            </w:pPr>
            <w:r>
              <w:rPr>
                <w:rFonts w:ascii="仿宋" w:hAnsi="仿宋" w:eastAsia="仿宋"/>
                <w:color w:val="000000"/>
                <w:sz w:val="24"/>
              </w:rPr>
              <w:t>文本</w:t>
            </w:r>
          </w:p>
        </w:tc>
        <w:tc>
          <w:tcPr>
            <w:tcW w:w="2270" w:type="dxa"/>
            <w:shd w:val="clear" w:color="auto" w:fill="auto"/>
          </w:tcPr>
          <w:p>
            <w:pPr>
              <w:spacing w:after="0" w:line="360" w:lineRule="auto"/>
            </w:pPr>
            <w:r>
              <w:rPr>
                <w:rFonts w:ascii="仿宋" w:hAnsi="仿宋" w:eastAsia="仿宋"/>
                <w:color w:val="000000"/>
                <w:sz w:val="24"/>
              </w:rPr>
              <w:t>查询条件区输入项，用于按活动主题筛选活动列表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pPr>
            <w:r>
              <w:rPr>
                <w:rFonts w:ascii="仿宋" w:hAnsi="仿宋" w:eastAsia="仿宋"/>
                <w:color w:val="000000"/>
                <w:sz w:val="24"/>
              </w:rPr>
              <w:t>开始时间</w:t>
            </w:r>
          </w:p>
        </w:tc>
        <w:tc>
          <w:tcPr>
            <w:tcW w:w="2270" w:type="dxa"/>
            <w:shd w:val="clear" w:color="auto" w:fill="auto"/>
          </w:tcPr>
          <w:p>
            <w:pPr>
              <w:spacing w:after="0" w:line="360" w:lineRule="auto"/>
            </w:pPr>
            <w:r>
              <w:rPr>
                <w:rFonts w:ascii="仿宋" w:hAnsi="仿宋" w:eastAsia="仿宋"/>
                <w:color w:val="000000"/>
                <w:sz w:val="24"/>
              </w:rPr>
              <w:t>非必输；与结束时间组合使用；开始时间不得晚于结束时间</w:t>
            </w:r>
          </w:p>
        </w:tc>
        <w:tc>
          <w:tcPr>
            <w:tcW w:w="2260" w:type="dxa"/>
            <w:shd w:val="clear" w:color="auto" w:fill="auto"/>
          </w:tcPr>
          <w:p>
            <w:pPr>
              <w:spacing w:after="0" w:line="360" w:lineRule="auto"/>
            </w:pPr>
            <w:r>
              <w:rPr>
                <w:rFonts w:ascii="仿宋" w:hAnsi="仿宋" w:eastAsia="仿宋"/>
                <w:color w:val="000000"/>
                <w:sz w:val="24"/>
              </w:rPr>
              <w:t>日期时间</w:t>
            </w:r>
          </w:p>
        </w:tc>
        <w:tc>
          <w:tcPr>
            <w:tcW w:w="2270" w:type="dxa"/>
            <w:shd w:val="clear" w:color="auto" w:fill="auto"/>
          </w:tcPr>
          <w:p>
            <w:pPr>
              <w:spacing w:after="0" w:line="360" w:lineRule="auto"/>
            </w:pPr>
            <w:r>
              <w:rPr>
                <w:rFonts w:ascii="仿宋" w:hAnsi="仿宋" w:eastAsia="仿宋"/>
                <w:color w:val="000000"/>
                <w:sz w:val="24"/>
              </w:rPr>
              <w:t>查询条件区输入项，用于限定活动时间范围起点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pPr>
            <w:r>
              <w:rPr>
                <w:rFonts w:ascii="仿宋" w:hAnsi="仿宋" w:eastAsia="仿宋"/>
                <w:color w:val="000000"/>
                <w:sz w:val="24"/>
              </w:rPr>
              <w:t>结束时间</w:t>
            </w:r>
          </w:p>
        </w:tc>
        <w:tc>
          <w:tcPr>
            <w:tcW w:w="2270" w:type="dxa"/>
            <w:shd w:val="clear" w:color="auto" w:fill="auto"/>
          </w:tcPr>
          <w:p>
            <w:pPr>
              <w:spacing w:after="0" w:line="360" w:lineRule="auto"/>
            </w:pPr>
            <w:r>
              <w:rPr>
                <w:rFonts w:ascii="仿宋" w:hAnsi="仿宋" w:eastAsia="仿宋"/>
                <w:color w:val="000000"/>
                <w:sz w:val="24"/>
              </w:rPr>
              <w:t>非必输；与开始时间组合使用；结束时间不得早于开始时间</w:t>
            </w:r>
          </w:p>
        </w:tc>
        <w:tc>
          <w:tcPr>
            <w:tcW w:w="2260" w:type="dxa"/>
            <w:shd w:val="clear" w:color="auto" w:fill="auto"/>
          </w:tcPr>
          <w:p>
            <w:pPr>
              <w:spacing w:after="0" w:line="360" w:lineRule="auto"/>
            </w:pPr>
            <w:r>
              <w:rPr>
                <w:rFonts w:ascii="仿宋" w:hAnsi="仿宋" w:eastAsia="仿宋"/>
                <w:color w:val="000000"/>
                <w:sz w:val="24"/>
              </w:rPr>
              <w:t>日期时间</w:t>
            </w:r>
          </w:p>
        </w:tc>
        <w:tc>
          <w:tcPr>
            <w:tcW w:w="2270" w:type="dxa"/>
            <w:shd w:val="clear" w:color="auto" w:fill="auto"/>
          </w:tcPr>
          <w:p>
            <w:pPr>
              <w:spacing w:after="0" w:line="360" w:lineRule="auto"/>
            </w:pPr>
            <w:r>
              <w:rPr>
                <w:rFonts w:ascii="仿宋" w:hAnsi="仿宋" w:eastAsia="仿宋"/>
                <w:color w:val="000000"/>
                <w:sz w:val="24"/>
              </w:rPr>
              <w:t>查询条件区输入项，用于限定活动时间范围终点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活动状态</w:t>
            </w:r>
          </w:p>
        </w:tc>
        <w:tc>
          <w:tcPr>
            <w:tcW w:w="227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非必输；枚举值“未开始”“进行中”“已结束”</w:t>
            </w:r>
          </w:p>
        </w:tc>
        <w:tc>
          <w:tcPr>
            <w:tcW w:w="226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下拉框</w:t>
            </w:r>
          </w:p>
        </w:tc>
        <w:tc>
          <w:tcPr>
            <w:tcW w:w="227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查询条件区输入项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pPr>
            <w:r>
              <w:rPr>
                <w:rFonts w:ascii="仿宋" w:hAnsi="仿宋" w:eastAsia="仿宋"/>
                <w:color w:val="000000"/>
                <w:sz w:val="24"/>
              </w:rPr>
              <w:t>查询</w:t>
            </w:r>
          </w:p>
        </w:tc>
        <w:tc>
          <w:tcPr>
            <w:tcW w:w="2270" w:type="dxa"/>
            <w:shd w:val="clear" w:color="auto" w:fill="auto"/>
          </w:tcPr>
          <w:p>
            <w:pPr>
              <w:spacing w:after="0" w:line="360" w:lineRule="auto"/>
            </w:pPr>
            <w:r>
              <w:rPr>
                <w:rFonts w:ascii="仿宋" w:hAnsi="仿宋" w:eastAsia="仿宋"/>
                <w:color w:val="000000"/>
                <w:sz w:val="24"/>
              </w:rPr>
              <w:t>点击后按当前输入条件</w:t>
            </w:r>
            <w:r>
              <w:rPr>
                <w:rFonts w:hint="eastAsia" w:ascii="仿宋" w:hAnsi="仿宋" w:eastAsia="仿宋"/>
                <w:color w:val="000000"/>
                <w:sz w:val="24"/>
              </w:rPr>
              <w:t>触发查询，</w:t>
            </w:r>
            <w:r>
              <w:rPr>
                <w:rFonts w:ascii="仿宋" w:hAnsi="仿宋" w:eastAsia="仿宋"/>
                <w:color w:val="000000"/>
                <w:sz w:val="24"/>
              </w:rPr>
              <w:t>返回符合条件的结果</w:t>
            </w:r>
          </w:p>
        </w:tc>
        <w:tc>
          <w:tcPr>
            <w:tcW w:w="2260" w:type="dxa"/>
            <w:shd w:val="clear" w:color="auto" w:fill="auto"/>
          </w:tcPr>
          <w:p>
            <w:pPr>
              <w:spacing w:after="0" w:line="360" w:lineRule="auto"/>
            </w:pPr>
            <w:r>
              <w:rPr>
                <w:rFonts w:ascii="仿宋" w:hAnsi="仿宋" w:eastAsia="仿宋"/>
                <w:color w:val="000000"/>
                <w:sz w:val="24"/>
              </w:rPr>
              <w:t>按钮</w:t>
            </w:r>
          </w:p>
        </w:tc>
        <w:tc>
          <w:tcPr>
            <w:tcW w:w="2270" w:type="dxa"/>
            <w:shd w:val="clear" w:color="auto" w:fill="auto"/>
          </w:tcPr>
          <w:p>
            <w:pPr>
              <w:spacing w:after="0" w:line="360" w:lineRule="auto"/>
            </w:pPr>
            <w:r>
              <w:rPr>
                <w:rFonts w:ascii="仿宋" w:hAnsi="仿宋" w:eastAsia="仿宋"/>
                <w:color w:val="000000"/>
                <w:sz w:val="24"/>
              </w:rPr>
              <w:t>查询条件区操作按钮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pPr>
            <w:r>
              <w:rPr>
                <w:rFonts w:ascii="仿宋" w:hAnsi="仿宋" w:eastAsia="仿宋"/>
                <w:color w:val="000000"/>
                <w:sz w:val="24"/>
              </w:rPr>
              <w:t>重置</w:t>
            </w:r>
          </w:p>
        </w:tc>
        <w:tc>
          <w:tcPr>
            <w:tcW w:w="2270" w:type="dxa"/>
            <w:shd w:val="clear" w:color="auto" w:fill="auto"/>
          </w:tcPr>
          <w:p>
            <w:pPr>
              <w:spacing w:after="0" w:line="360" w:lineRule="auto"/>
            </w:pPr>
            <w:r>
              <w:rPr>
                <w:rFonts w:ascii="仿宋" w:hAnsi="仿宋" w:eastAsia="仿宋"/>
                <w:color w:val="000000"/>
                <w:sz w:val="24"/>
              </w:rPr>
              <w:t>点击后清空当前输入条件并恢复初始状态</w:t>
            </w:r>
          </w:p>
        </w:tc>
        <w:tc>
          <w:tcPr>
            <w:tcW w:w="2260" w:type="dxa"/>
            <w:shd w:val="clear" w:color="auto" w:fill="auto"/>
          </w:tcPr>
          <w:p>
            <w:pPr>
              <w:spacing w:after="0" w:line="360" w:lineRule="auto"/>
            </w:pPr>
            <w:r>
              <w:rPr>
                <w:rFonts w:ascii="仿宋" w:hAnsi="仿宋" w:eastAsia="仿宋"/>
                <w:color w:val="000000"/>
                <w:sz w:val="24"/>
              </w:rPr>
              <w:t>按钮</w:t>
            </w:r>
          </w:p>
        </w:tc>
        <w:tc>
          <w:tcPr>
            <w:tcW w:w="2270" w:type="dxa"/>
            <w:shd w:val="clear" w:color="auto" w:fill="auto"/>
          </w:tcPr>
          <w:p>
            <w:pPr>
              <w:spacing w:after="0" w:line="360" w:lineRule="auto"/>
            </w:pPr>
            <w:r>
              <w:rPr>
                <w:rFonts w:ascii="仿宋" w:hAnsi="仿宋" w:eastAsia="仿宋"/>
                <w:color w:val="000000"/>
                <w:sz w:val="24"/>
              </w:rPr>
              <w:t>查询条件区操作按钮</w:t>
            </w:r>
          </w:p>
        </w:tc>
      </w:tr>
    </w:tbl>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numPr>
          <w:ilvl w:val="0"/>
          <w:numId w:val="41"/>
        </w:numPr>
        <w:spacing w:line="360" w:lineRule="auto"/>
        <w:rPr>
          <w:rFonts w:ascii="仿宋" w:hAnsi="仿宋" w:eastAsia="仿宋"/>
          <w:b/>
          <w:bCs/>
          <w:sz w:val="24"/>
        </w:rPr>
      </w:pPr>
      <w:r>
        <w:rPr>
          <w:rFonts w:hint="eastAsia" w:ascii="仿宋" w:hAnsi="仿宋" w:eastAsia="仿宋"/>
          <w:b/>
          <w:bCs/>
          <w:sz w:val="24"/>
        </w:rPr>
        <w:t>操作说明</w:t>
      </w:r>
    </w:p>
    <w:p>
      <w:pPr>
        <w:spacing w:after="0" w:line="360" w:lineRule="auto"/>
        <w:jc w:val="left"/>
      </w:pPr>
      <w:r>
        <w:rPr>
          <w:rFonts w:ascii="仿宋" w:hAnsi="仿宋" w:eastAsia="仿宋"/>
          <w:color w:val="000000"/>
          <w:sz w:val="24"/>
        </w:rPr>
        <w:t>1. 用户进入“沙龙活动管理”列表页面，系统默认</w:t>
      </w:r>
      <w:r>
        <w:rPr>
          <w:rFonts w:hint="eastAsia" w:ascii="仿宋" w:hAnsi="仿宋" w:eastAsia="仿宋"/>
          <w:color w:val="000000"/>
          <w:sz w:val="24"/>
        </w:rPr>
        <w:t>加载本人名下</w:t>
      </w:r>
      <w:r>
        <w:rPr>
          <w:rFonts w:ascii="仿宋" w:hAnsi="仿宋" w:eastAsia="仿宋"/>
          <w:color w:val="000000"/>
          <w:sz w:val="24"/>
        </w:rPr>
        <w:t>沙龙活动列表。</w:t>
      </w:r>
    </w:p>
    <w:p>
      <w:pPr>
        <w:spacing w:after="0" w:line="360" w:lineRule="auto"/>
        <w:jc w:val="left"/>
        <w:rPr>
          <w:rFonts w:ascii="仿宋" w:hAnsi="仿宋" w:eastAsia="仿宋"/>
          <w:color w:val="000000"/>
          <w:sz w:val="24"/>
        </w:rPr>
      </w:pPr>
      <w:r>
        <w:rPr>
          <w:rFonts w:ascii="仿宋" w:hAnsi="仿宋" w:eastAsia="仿宋"/>
          <w:color w:val="000000"/>
          <w:sz w:val="24"/>
        </w:rPr>
        <w:t xml:space="preserve">2. </w:t>
      </w:r>
      <w:r>
        <w:rPr>
          <w:rFonts w:hint="eastAsia" w:ascii="仿宋" w:hAnsi="仿宋" w:eastAsia="仿宋"/>
          <w:color w:val="000000"/>
          <w:sz w:val="24"/>
        </w:rPr>
        <w:t>默认展示“沙龙活动”查询条件：用户可按沙龙主题、开始时间～结束时间</w:t>
      </w:r>
      <w:r>
        <w:rPr>
          <w:rFonts w:ascii="仿宋" w:hAnsi="仿宋" w:eastAsia="仿宋"/>
          <w:color w:val="000000"/>
          <w:sz w:val="24"/>
        </w:rPr>
        <w:t>查询</w:t>
      </w:r>
    </w:p>
    <w:p>
      <w:pPr>
        <w:spacing w:after="0" w:line="360" w:lineRule="auto"/>
        <w:jc w:val="left"/>
        <w:rPr>
          <w:rFonts w:ascii="仿宋" w:hAnsi="仿宋" w:eastAsia="仿宋"/>
          <w:color w:val="000000"/>
          <w:sz w:val="24"/>
        </w:rPr>
      </w:pPr>
      <w:r>
        <w:rPr>
          <w:rFonts w:hint="eastAsia" w:ascii="仿宋" w:hAnsi="仿宋" w:eastAsia="仿宋"/>
          <w:color w:val="000000"/>
          <w:sz w:val="24"/>
        </w:rPr>
        <w:t>3. 用户可在查询条件区操作：</w:t>
      </w:r>
    </w:p>
    <w:p>
      <w:pPr>
        <w:spacing w:after="0" w:line="360" w:lineRule="auto"/>
        <w:ind w:firstLine="480" w:firstLineChars="200"/>
        <w:jc w:val="left"/>
        <w:rPr>
          <w:rFonts w:ascii="仿宋" w:hAnsi="仿宋" w:eastAsia="仿宋"/>
          <w:color w:val="000000"/>
          <w:sz w:val="24"/>
        </w:rPr>
      </w:pPr>
      <w:r>
        <w:rPr>
          <w:rFonts w:ascii="仿宋" w:hAnsi="仿宋" w:eastAsia="仿宋"/>
          <w:color w:val="000000"/>
          <w:sz w:val="24"/>
        </w:rPr>
        <w:t>点击“查询”，系统按当前输入条件返回符合条件的活动列表结果</w:t>
      </w:r>
      <w:r>
        <w:rPr>
          <w:rFonts w:hint="eastAsia"/>
          <w:color w:val="000000"/>
          <w:sz w:val="24"/>
        </w:rPr>
        <w:t>。</w:t>
      </w:r>
    </w:p>
    <w:p>
      <w:pPr>
        <w:spacing w:after="0" w:line="360" w:lineRule="auto"/>
        <w:ind w:firstLine="480" w:firstLineChars="200"/>
        <w:jc w:val="left"/>
      </w:pPr>
      <w:r>
        <w:rPr>
          <w:rFonts w:ascii="仿宋" w:hAnsi="仿宋" w:eastAsia="仿宋"/>
          <w:color w:val="000000"/>
          <w:sz w:val="24"/>
        </w:rPr>
        <w:t>点击“重置”，系统清空当前输入条件并恢复初始状态。</w:t>
      </w:r>
    </w:p>
    <w:p>
      <w:pPr>
        <w:numPr>
          <w:ilvl w:val="0"/>
          <w:numId w:val="28"/>
        </w:numPr>
        <w:spacing w:after="0" w:line="360" w:lineRule="auto"/>
        <w:jc w:val="left"/>
        <w:rPr>
          <w:rFonts w:ascii="仿宋" w:hAnsi="仿宋" w:eastAsia="仿宋"/>
          <w:color w:val="000000"/>
          <w:sz w:val="24"/>
        </w:rPr>
      </w:pPr>
      <w:r>
        <w:rPr>
          <w:rFonts w:hint="eastAsia" w:ascii="仿宋" w:hAnsi="仿宋" w:eastAsia="仿宋"/>
          <w:color w:val="000000"/>
          <w:sz w:val="24"/>
        </w:rPr>
        <w:t>用户可在列表左上角统一操作按钮区操作：</w:t>
      </w:r>
    </w:p>
    <w:p>
      <w:pPr>
        <w:spacing w:after="0" w:line="360" w:lineRule="auto"/>
        <w:ind w:firstLine="480" w:firstLineChars="200"/>
        <w:jc w:val="left"/>
        <w:rPr>
          <w:rFonts w:ascii="仿宋" w:hAnsi="仿宋" w:eastAsia="仿宋"/>
          <w:color w:val="000000"/>
          <w:sz w:val="24"/>
        </w:rPr>
      </w:pPr>
      <w:r>
        <w:rPr>
          <w:rFonts w:ascii="仿宋" w:hAnsi="仿宋" w:eastAsia="仿宋"/>
          <w:color w:val="000000"/>
          <w:sz w:val="24"/>
        </w:rPr>
        <w:t>点击“新增”，系统</w:t>
      </w:r>
      <w:r>
        <w:rPr>
          <w:rFonts w:hint="eastAsia" w:ascii="仿宋" w:hAnsi="仿宋" w:eastAsia="仿宋"/>
          <w:color w:val="000000"/>
          <w:sz w:val="24"/>
        </w:rPr>
        <w:t>右侧抽屉式弹出</w:t>
      </w:r>
      <w:r>
        <w:rPr>
          <w:rFonts w:ascii="仿宋" w:hAnsi="仿宋" w:eastAsia="仿宋"/>
          <w:color w:val="000000"/>
          <w:sz w:val="24"/>
        </w:rPr>
        <w:t>新增活动录入</w:t>
      </w:r>
      <w:r>
        <w:rPr>
          <w:rFonts w:hint="eastAsia" w:ascii="仿宋" w:hAnsi="仿宋" w:eastAsia="仿宋"/>
          <w:color w:val="000000"/>
          <w:sz w:val="24"/>
        </w:rPr>
        <w:t>界面，详见“沙龙活动管理-新增”模块。</w:t>
      </w:r>
    </w:p>
    <w:p>
      <w:pPr>
        <w:spacing w:after="0" w:line="360" w:lineRule="auto"/>
        <w:ind w:firstLine="480" w:firstLineChars="200"/>
        <w:jc w:val="left"/>
        <w:rPr>
          <w:rFonts w:ascii="仿宋" w:hAnsi="仿宋" w:eastAsia="仿宋"/>
          <w:color w:val="000000"/>
          <w:sz w:val="24"/>
        </w:rPr>
      </w:pPr>
      <w:r>
        <w:rPr>
          <w:rFonts w:ascii="仿宋" w:hAnsi="仿宋" w:eastAsia="仿宋"/>
          <w:color w:val="000000"/>
          <w:sz w:val="24"/>
        </w:rPr>
        <w:t>点击“删除”，系统对勾选活动发起删除处理并弹出二次确认提示</w:t>
      </w:r>
      <w:r>
        <w:rPr>
          <w:rFonts w:hint="eastAsia" w:ascii="仿宋" w:hAnsi="仿宋" w:eastAsia="仿宋"/>
          <w:color w:val="000000"/>
          <w:sz w:val="24"/>
        </w:rPr>
        <w:t>，详见“沙龙活动管理-删除”模块。</w:t>
      </w:r>
    </w:p>
    <w:p>
      <w:pPr>
        <w:numPr>
          <w:ilvl w:val="0"/>
          <w:numId w:val="28"/>
        </w:numPr>
        <w:spacing w:after="0" w:line="360" w:lineRule="auto"/>
        <w:jc w:val="left"/>
        <w:rPr>
          <w:rFonts w:ascii="仿宋" w:hAnsi="仿宋" w:eastAsia="仿宋"/>
          <w:color w:val="000000"/>
          <w:sz w:val="24"/>
        </w:rPr>
      </w:pPr>
      <w:r>
        <w:rPr>
          <w:rFonts w:hint="eastAsia" w:ascii="仿宋" w:hAnsi="仿宋" w:eastAsia="仿宋"/>
          <w:color w:val="000000"/>
          <w:sz w:val="24"/>
        </w:rPr>
        <w:t>用户可在列表内统一操作按钮区操作：</w:t>
      </w:r>
    </w:p>
    <w:p>
      <w:pPr>
        <w:spacing w:after="0" w:line="360" w:lineRule="auto"/>
        <w:ind w:firstLine="480" w:firstLineChars="200"/>
        <w:jc w:val="left"/>
        <w:rPr>
          <w:rFonts w:ascii="仿宋" w:hAnsi="仿宋" w:eastAsia="仿宋"/>
          <w:color w:val="000000"/>
          <w:sz w:val="24"/>
        </w:rPr>
      </w:pPr>
      <w:r>
        <w:rPr>
          <w:rFonts w:ascii="仿宋" w:hAnsi="仿宋" w:eastAsia="仿宋"/>
          <w:color w:val="000000"/>
          <w:sz w:val="24"/>
        </w:rPr>
        <w:t>点击“编辑”，</w:t>
      </w:r>
      <w:r>
        <w:rPr>
          <w:rFonts w:hint="eastAsia" w:ascii="仿宋" w:hAnsi="仿宋" w:eastAsia="仿宋"/>
          <w:color w:val="000000"/>
          <w:sz w:val="24"/>
        </w:rPr>
        <w:t>系统右侧抽屉式弹出</w:t>
      </w:r>
      <w:r>
        <w:rPr>
          <w:rFonts w:ascii="仿宋" w:hAnsi="仿宋" w:eastAsia="仿宋"/>
          <w:color w:val="000000"/>
          <w:sz w:val="24"/>
        </w:rPr>
        <w:t>当前活动编辑</w:t>
      </w:r>
      <w:r>
        <w:rPr>
          <w:rFonts w:hint="eastAsia" w:ascii="仿宋" w:hAnsi="仿宋" w:eastAsia="仿宋"/>
          <w:color w:val="000000"/>
          <w:sz w:val="24"/>
        </w:rPr>
        <w:t>界</w:t>
      </w:r>
      <w:r>
        <w:rPr>
          <w:rFonts w:ascii="仿宋" w:hAnsi="仿宋" w:eastAsia="仿宋"/>
          <w:color w:val="000000"/>
          <w:sz w:val="24"/>
        </w:rPr>
        <w:t>面</w:t>
      </w:r>
      <w:r>
        <w:rPr>
          <w:rFonts w:hint="eastAsia" w:ascii="仿宋" w:hAnsi="仿宋" w:eastAsia="仿宋"/>
          <w:color w:val="000000"/>
          <w:sz w:val="24"/>
        </w:rPr>
        <w:t>。</w:t>
      </w:r>
    </w:p>
    <w:p>
      <w:pPr>
        <w:spacing w:after="0" w:line="360" w:lineRule="auto"/>
        <w:ind w:firstLine="480" w:firstLineChars="200"/>
        <w:jc w:val="left"/>
        <w:rPr>
          <w:rFonts w:ascii="仿宋" w:hAnsi="仿宋" w:eastAsia="仿宋"/>
          <w:color w:val="000000"/>
          <w:sz w:val="24"/>
        </w:rPr>
      </w:pPr>
      <w:r>
        <w:rPr>
          <w:rFonts w:ascii="仿宋" w:hAnsi="仿宋" w:eastAsia="仿宋"/>
          <w:color w:val="000000"/>
          <w:sz w:val="24"/>
        </w:rPr>
        <w:t>点击“批量导入”，系统进入</w:t>
      </w:r>
      <w:r>
        <w:rPr>
          <w:rFonts w:hint="eastAsia" w:ascii="仿宋" w:hAnsi="仿宋" w:eastAsia="仿宋"/>
          <w:color w:val="000000"/>
          <w:sz w:val="24"/>
        </w:rPr>
        <w:t>活动</w:t>
      </w:r>
      <w:r>
        <w:rPr>
          <w:rFonts w:ascii="仿宋" w:hAnsi="仿宋" w:eastAsia="仿宋"/>
          <w:color w:val="000000"/>
          <w:sz w:val="24"/>
        </w:rPr>
        <w:t>参与人批量导入处理流程</w:t>
      </w:r>
      <w:r>
        <w:rPr>
          <w:rFonts w:hint="eastAsia" w:ascii="仿宋" w:hAnsi="仿宋" w:eastAsia="仿宋"/>
          <w:color w:val="000000"/>
          <w:sz w:val="24"/>
        </w:rPr>
        <w:t>，详见“沙龙活动管理-批量导入”模块</w:t>
      </w:r>
      <w:r>
        <w:rPr>
          <w:rFonts w:ascii="仿宋" w:hAnsi="仿宋" w:eastAsia="仿宋"/>
          <w:color w:val="000000"/>
          <w:sz w:val="24"/>
        </w:rPr>
        <w:t>。</w:t>
      </w:r>
    </w:p>
    <w:p>
      <w:pPr>
        <w:spacing w:after="0" w:line="360" w:lineRule="auto"/>
        <w:ind w:firstLine="480" w:firstLineChars="200"/>
        <w:jc w:val="left"/>
        <w:rPr>
          <w:rFonts w:ascii="仿宋" w:hAnsi="仿宋" w:eastAsia="仿宋"/>
          <w:color w:val="000000"/>
          <w:sz w:val="24"/>
        </w:rPr>
      </w:pPr>
      <w:r>
        <w:rPr>
          <w:rFonts w:ascii="仿宋" w:hAnsi="仿宋" w:eastAsia="仿宋"/>
          <w:color w:val="000000"/>
          <w:sz w:val="24"/>
        </w:rPr>
        <w:t>点击“签到二维码”，系统展示当前活动签到二维码</w:t>
      </w:r>
      <w:r>
        <w:rPr>
          <w:rFonts w:hint="eastAsia"/>
          <w:color w:val="000000"/>
          <w:sz w:val="24"/>
        </w:rPr>
        <w:t>。</w:t>
      </w:r>
    </w:p>
    <w:p>
      <w:pPr>
        <w:spacing w:line="360" w:lineRule="auto"/>
        <w:ind w:firstLine="480" w:firstLineChars="200"/>
        <w:rPr>
          <w:rFonts w:ascii="仿宋" w:hAnsi="仿宋" w:eastAsia="仿宋"/>
          <w:color w:val="000000"/>
          <w:sz w:val="24"/>
        </w:rPr>
      </w:pPr>
      <w:r>
        <w:rPr>
          <w:rFonts w:ascii="仿宋" w:hAnsi="仿宋" w:eastAsia="仿宋"/>
          <w:color w:val="000000"/>
          <w:sz w:val="24"/>
        </w:rPr>
        <w:t>点击“活动反馈”，系统</w:t>
      </w:r>
      <w:r>
        <w:rPr>
          <w:rFonts w:hint="eastAsia" w:ascii="仿宋" w:hAnsi="仿宋" w:eastAsia="仿宋"/>
          <w:color w:val="000000"/>
          <w:sz w:val="24"/>
        </w:rPr>
        <w:t>右侧抽屉式弹出</w:t>
      </w:r>
      <w:r>
        <w:rPr>
          <w:rFonts w:ascii="仿宋" w:hAnsi="仿宋" w:eastAsia="仿宋"/>
          <w:color w:val="000000"/>
          <w:sz w:val="24"/>
        </w:rPr>
        <w:t>进入活动反馈录入页面。</w:t>
      </w:r>
    </w:p>
    <w:p>
      <w:pPr>
        <w:numPr>
          <w:ilvl w:val="0"/>
          <w:numId w:val="28"/>
        </w:numPr>
        <w:spacing w:line="360" w:lineRule="auto"/>
        <w:rPr>
          <w:rFonts w:ascii="仿宋" w:hAnsi="仿宋" w:eastAsia="仿宋"/>
          <w:color w:val="000000"/>
          <w:sz w:val="24"/>
        </w:rPr>
      </w:pPr>
      <w:r>
        <w:rPr>
          <w:rFonts w:hint="eastAsia" w:ascii="仿宋" w:hAnsi="仿宋" w:eastAsia="仿宋"/>
          <w:color w:val="000000"/>
          <w:sz w:val="24"/>
        </w:rPr>
        <w:t>用户点击活动名称，可进入活动视图查看活动概览和客户明细。</w:t>
      </w:r>
    </w:p>
    <w:p>
      <w:pPr>
        <w:numPr>
          <w:ilvl w:val="0"/>
          <w:numId w:val="41"/>
        </w:numPr>
        <w:spacing w:line="360" w:lineRule="auto"/>
        <w:rPr>
          <w:rFonts w:ascii="仿宋" w:hAnsi="仿宋" w:eastAsia="仿宋"/>
          <w:b/>
          <w:bCs/>
          <w:sz w:val="24"/>
        </w:rPr>
      </w:pPr>
      <w:r>
        <w:rPr>
          <w:rFonts w:hint="eastAsia" w:ascii="仿宋" w:hAnsi="仿宋" w:eastAsia="仿宋"/>
          <w:b/>
          <w:bCs/>
          <w:sz w:val="24"/>
        </w:rPr>
        <w:t>规则与约束</w:t>
      </w:r>
    </w:p>
    <w:p>
      <w:pPr>
        <w:spacing w:after="0" w:line="360" w:lineRule="auto"/>
        <w:jc w:val="left"/>
      </w:pPr>
      <w:r>
        <w:rPr>
          <w:rFonts w:ascii="仿宋" w:hAnsi="仿宋" w:eastAsia="仿宋"/>
          <w:color w:val="000000"/>
          <w:sz w:val="24"/>
        </w:rPr>
        <w:t>1. 列表仅展示当前登录用户创建的沙龙活动。</w:t>
      </w:r>
    </w:p>
    <w:p>
      <w:pPr>
        <w:spacing w:after="0" w:line="360" w:lineRule="auto"/>
        <w:jc w:val="left"/>
      </w:pPr>
      <w:r>
        <w:rPr>
          <w:rFonts w:ascii="仿宋" w:hAnsi="仿宋" w:eastAsia="仿宋"/>
          <w:color w:val="000000"/>
          <w:sz w:val="24"/>
        </w:rPr>
        <w:t>2. 页面展示字段包括“沙龙主题”“地点”“时间（开始时间）”“参与人”“实际签到人数”“活动说明”“附件”“反馈说明”。</w:t>
      </w:r>
    </w:p>
    <w:p>
      <w:pPr>
        <w:spacing w:after="0" w:line="360" w:lineRule="auto"/>
        <w:jc w:val="left"/>
        <w:rPr>
          <w:rFonts w:ascii="仿宋" w:hAnsi="仿宋" w:eastAsia="仿宋"/>
          <w:color w:val="000000"/>
          <w:sz w:val="24"/>
        </w:rPr>
      </w:pPr>
      <w:r>
        <w:rPr>
          <w:rFonts w:hint="eastAsia" w:ascii="仿宋" w:hAnsi="仿宋" w:eastAsia="仿宋"/>
          <w:color w:val="000000"/>
          <w:sz w:val="24"/>
        </w:rPr>
        <w:t>3</w:t>
      </w:r>
      <w:r>
        <w:rPr>
          <w:rFonts w:ascii="仿宋" w:hAnsi="仿宋" w:eastAsia="仿宋"/>
          <w:color w:val="000000"/>
          <w:sz w:val="24"/>
        </w:rPr>
        <w:t xml:space="preserve">. </w:t>
      </w:r>
      <w:r>
        <w:rPr>
          <w:rFonts w:hint="eastAsia" w:ascii="仿宋" w:hAnsi="仿宋" w:eastAsia="仿宋"/>
          <w:color w:val="000000"/>
          <w:sz w:val="24"/>
        </w:rPr>
        <w:t>活动状态枚举值：未开始、进行中、已结束。</w:t>
      </w:r>
    </w:p>
    <w:p>
      <w:pPr>
        <w:spacing w:after="0" w:line="360" w:lineRule="auto"/>
        <w:ind w:firstLine="480" w:firstLineChars="200"/>
        <w:jc w:val="left"/>
        <w:rPr>
          <w:rFonts w:ascii="仿宋" w:hAnsi="仿宋" w:eastAsia="仿宋"/>
          <w:color w:val="000000"/>
          <w:sz w:val="24"/>
        </w:rPr>
      </w:pPr>
      <w:r>
        <w:rPr>
          <w:rFonts w:hint="eastAsia" w:ascii="仿宋" w:hAnsi="仿宋" w:eastAsia="仿宋"/>
          <w:color w:val="000000"/>
          <w:sz w:val="24"/>
        </w:rPr>
        <w:t>①未开始状态显示规则：</w:t>
      </w:r>
      <w:r>
        <w:rPr>
          <w:rFonts w:hint="eastAsia" w:ascii="仿宋" w:hAnsi="仿宋" w:eastAsia="仿宋"/>
          <w:sz w:val="24"/>
        </w:rPr>
        <w:t>未到达活动开始时间的活动，任务状态显示“未开始”。允许全字段更新活动信息。</w:t>
      </w:r>
    </w:p>
    <w:p>
      <w:pPr>
        <w:spacing w:after="0" w:line="360" w:lineRule="auto"/>
        <w:ind w:firstLine="480" w:firstLineChars="200"/>
        <w:jc w:val="left"/>
        <w:rPr>
          <w:rFonts w:ascii="仿宋" w:hAnsi="仿宋" w:eastAsia="仿宋"/>
          <w:color w:val="000000"/>
          <w:sz w:val="24"/>
        </w:rPr>
      </w:pPr>
      <w:r>
        <w:rPr>
          <w:rFonts w:hint="eastAsia" w:ascii="仿宋" w:hAnsi="仿宋" w:eastAsia="仿宋"/>
          <w:color w:val="000000"/>
          <w:sz w:val="24"/>
        </w:rPr>
        <w:t>②进行中状态显示规则：</w:t>
      </w:r>
      <w:r>
        <w:rPr>
          <w:rFonts w:hint="eastAsia" w:ascii="仿宋" w:hAnsi="仿宋" w:eastAsia="仿宋"/>
          <w:sz w:val="24"/>
        </w:rPr>
        <w:t>到达开始日期，任务状态显示“进行中”。不允许编辑活动信息，允许导入或更新参与人名单。</w:t>
      </w:r>
    </w:p>
    <w:p>
      <w:pPr>
        <w:spacing w:after="0" w:line="360" w:lineRule="auto"/>
        <w:jc w:val="left"/>
        <w:rPr>
          <w:rFonts w:ascii="仿宋" w:hAnsi="仿宋" w:eastAsia="仿宋"/>
          <w:color w:val="000000"/>
          <w:sz w:val="24"/>
        </w:rPr>
      </w:pPr>
      <w:r>
        <w:rPr>
          <w:rFonts w:hint="eastAsia" w:ascii="仿宋" w:hAnsi="仿宋" w:eastAsia="仿宋"/>
          <w:color w:val="000000"/>
          <w:sz w:val="24"/>
        </w:rPr>
        <w:t>③已结束状态显示规则：</w:t>
      </w:r>
      <w:r>
        <w:rPr>
          <w:rFonts w:hint="eastAsia" w:ascii="仿宋" w:hAnsi="仿宋" w:eastAsia="仿宋"/>
          <w:sz w:val="24"/>
        </w:rPr>
        <w:t>到达结束日期的活动任务状态显示“已结束”。</w:t>
      </w:r>
      <w:r>
        <w:rPr>
          <w:rFonts w:ascii="仿宋" w:hAnsi="仿宋" w:eastAsia="仿宋"/>
          <w:color w:val="000000"/>
          <w:sz w:val="24"/>
        </w:rPr>
        <w:t>仅</w:t>
      </w:r>
      <w:r>
        <w:rPr>
          <w:rFonts w:hint="eastAsia" w:ascii="仿宋" w:hAnsi="仿宋" w:eastAsia="仿宋"/>
          <w:color w:val="000000"/>
          <w:sz w:val="24"/>
        </w:rPr>
        <w:t>允许</w:t>
      </w:r>
      <w:r>
        <w:rPr>
          <w:rFonts w:ascii="仿宋" w:hAnsi="仿宋" w:eastAsia="仿宋"/>
          <w:color w:val="000000"/>
          <w:sz w:val="24"/>
        </w:rPr>
        <w:t>查看，不允许</w:t>
      </w:r>
      <w:r>
        <w:rPr>
          <w:rFonts w:hint="eastAsia" w:ascii="仿宋" w:hAnsi="仿宋" w:eastAsia="仿宋"/>
          <w:color w:val="000000"/>
          <w:sz w:val="24"/>
        </w:rPr>
        <w:t>编辑活动信息</w:t>
      </w:r>
      <w:r>
        <w:rPr>
          <w:rFonts w:ascii="仿宋" w:hAnsi="仿宋" w:eastAsia="仿宋"/>
          <w:color w:val="000000"/>
          <w:sz w:val="24"/>
        </w:rPr>
        <w:t>，也不允许继续</w:t>
      </w:r>
      <w:r>
        <w:rPr>
          <w:rFonts w:hint="eastAsia" w:ascii="仿宋" w:hAnsi="仿宋" w:eastAsia="仿宋"/>
          <w:color w:val="000000"/>
          <w:sz w:val="24"/>
        </w:rPr>
        <w:t>统计与</w:t>
      </w:r>
      <w:r>
        <w:rPr>
          <w:rFonts w:ascii="仿宋" w:hAnsi="仿宋" w:eastAsia="仿宋"/>
          <w:color w:val="000000"/>
          <w:sz w:val="24"/>
        </w:rPr>
        <w:t>评估活动指标。</w:t>
      </w:r>
    </w:p>
    <w:p>
      <w:pPr>
        <w:spacing w:after="0" w:line="360" w:lineRule="auto"/>
        <w:jc w:val="left"/>
      </w:pPr>
      <w:r>
        <w:rPr>
          <w:rFonts w:hint="eastAsia" w:ascii="仿宋" w:hAnsi="仿宋" w:eastAsia="仿宋"/>
          <w:color w:val="000000"/>
          <w:sz w:val="24"/>
        </w:rPr>
        <w:t>4</w:t>
      </w:r>
      <w:r>
        <w:rPr>
          <w:rFonts w:ascii="仿宋" w:hAnsi="仿宋" w:eastAsia="仿宋"/>
          <w:color w:val="000000"/>
          <w:sz w:val="24"/>
        </w:rPr>
        <w:t>. 实际签到人数按活动名单中的签到结果实时统计。</w:t>
      </w:r>
    </w:p>
    <w:p>
      <w:pPr>
        <w:spacing w:after="0" w:line="360" w:lineRule="auto"/>
        <w:jc w:val="left"/>
        <w:rPr>
          <w:rFonts w:ascii="仿宋" w:hAnsi="仿宋" w:eastAsia="仿宋"/>
          <w:color w:val="000000"/>
          <w:sz w:val="24"/>
        </w:rPr>
      </w:pPr>
      <w:r>
        <w:rPr>
          <w:rFonts w:ascii="仿宋" w:hAnsi="仿宋" w:eastAsia="仿宋"/>
          <w:color w:val="000000"/>
          <w:sz w:val="24"/>
        </w:rPr>
        <w:t xml:space="preserve">5. </w:t>
      </w:r>
      <w:r>
        <w:rPr>
          <w:rFonts w:hint="eastAsia" w:ascii="仿宋" w:hAnsi="仿宋" w:eastAsia="仿宋"/>
          <w:color w:val="000000"/>
          <w:sz w:val="24"/>
        </w:rPr>
        <w:t>数据删除操作说明：</w:t>
      </w:r>
    </w:p>
    <w:p>
      <w:pPr>
        <w:spacing w:after="0" w:line="360" w:lineRule="auto"/>
        <w:ind w:firstLine="480" w:firstLineChars="200"/>
        <w:jc w:val="left"/>
        <w:rPr>
          <w:rFonts w:ascii="仿宋" w:hAnsi="仿宋" w:eastAsia="仿宋"/>
          <w:color w:val="000000"/>
          <w:sz w:val="24"/>
        </w:rPr>
      </w:pPr>
      <w:r>
        <w:rPr>
          <w:rFonts w:hint="eastAsia" w:ascii="仿宋" w:hAnsi="仿宋" w:eastAsia="仿宋"/>
          <w:color w:val="000000"/>
          <w:sz w:val="24"/>
        </w:rPr>
        <w:t>①未开始状态活动支持删除。</w:t>
      </w:r>
      <w:r>
        <w:rPr>
          <w:rFonts w:ascii="仿宋" w:hAnsi="仿宋" w:eastAsia="仿宋"/>
          <w:color w:val="000000"/>
          <w:sz w:val="24"/>
        </w:rPr>
        <w:t>若用户未勾选任何活动即点击“删除”，系统应提示用户先选择待删除记录。删除确认文案建议为“您将删除已勾选的 {X} 条沙龙活动记录。删除后不可恢复，请确认是否继续？”</w:t>
      </w:r>
    </w:p>
    <w:p>
      <w:pPr>
        <w:spacing w:after="0" w:line="360" w:lineRule="auto"/>
        <w:ind w:firstLine="480" w:firstLineChars="200"/>
        <w:jc w:val="left"/>
        <w:rPr>
          <w:rFonts w:ascii="仿宋" w:hAnsi="仿宋" w:eastAsia="仿宋"/>
          <w:color w:val="000000"/>
          <w:sz w:val="24"/>
        </w:rPr>
      </w:pPr>
      <w:r>
        <w:rPr>
          <w:rFonts w:hint="eastAsia" w:ascii="仿宋" w:hAnsi="仿宋" w:eastAsia="仿宋"/>
          <w:color w:val="000000"/>
          <w:sz w:val="24"/>
        </w:rPr>
        <w:t>②进行中状态活动不支持删除。</w:t>
      </w:r>
    </w:p>
    <w:p>
      <w:pPr>
        <w:spacing w:after="0" w:line="360" w:lineRule="auto"/>
        <w:ind w:firstLine="480" w:firstLineChars="200"/>
        <w:jc w:val="left"/>
      </w:pPr>
      <w:r>
        <w:rPr>
          <w:rFonts w:hint="eastAsia" w:ascii="仿宋" w:hAnsi="仿宋" w:eastAsia="仿宋"/>
          <w:color w:val="000000"/>
          <w:sz w:val="24"/>
        </w:rPr>
        <w:t>③已结束状态活动不支持删除。</w:t>
      </w:r>
    </w:p>
    <w:p>
      <w:pPr>
        <w:spacing w:line="360" w:lineRule="auto"/>
        <w:rPr>
          <w:rFonts w:ascii="仿宋" w:hAnsi="仿宋" w:eastAsia="仿宋"/>
          <w:b/>
          <w:bCs/>
          <w:sz w:val="24"/>
        </w:rPr>
      </w:pPr>
      <w:r>
        <w:rPr>
          <w:rFonts w:hint="eastAsia" w:ascii="仿宋" w:hAnsi="仿宋" w:eastAsia="仿宋"/>
          <w:color w:val="000000"/>
          <w:sz w:val="24"/>
        </w:rPr>
        <w:t>6</w:t>
      </w:r>
      <w:r>
        <w:rPr>
          <w:rFonts w:ascii="仿宋" w:hAnsi="仿宋" w:eastAsia="仿宋"/>
          <w:color w:val="000000"/>
          <w:sz w:val="24"/>
        </w:rPr>
        <w:t>. 列表默认按“时间（开始时间）”倒序展示，并支持按时间字段切换升序、倒序。</w:t>
      </w:r>
    </w:p>
    <w:p>
      <w:pPr>
        <w:numPr>
          <w:ilvl w:val="0"/>
          <w:numId w:val="41"/>
        </w:numPr>
        <w:spacing w:line="360" w:lineRule="auto"/>
        <w:rPr>
          <w:rFonts w:ascii="仿宋" w:hAnsi="仿宋" w:eastAsia="仿宋"/>
          <w:b/>
          <w:bCs/>
          <w:sz w:val="24"/>
        </w:rPr>
      </w:pPr>
      <w:r>
        <w:rPr>
          <w:rFonts w:hint="eastAsia" w:ascii="仿宋" w:hAnsi="仿宋" w:eastAsia="仿宋"/>
          <w:b/>
          <w:bCs/>
          <w:sz w:val="24"/>
        </w:rPr>
        <w:t>权限说明</w:t>
      </w:r>
    </w:p>
    <w:p>
      <w:pPr>
        <w:numPr>
          <w:ilvl w:val="0"/>
          <w:numId w:val="42"/>
        </w:numPr>
        <w:spacing w:after="0" w:line="360" w:lineRule="auto"/>
        <w:jc w:val="left"/>
        <w:rPr>
          <w:rFonts w:ascii="仿宋" w:hAnsi="仿宋" w:eastAsia="仿宋"/>
          <w:color w:val="000000"/>
          <w:sz w:val="24"/>
        </w:rPr>
      </w:pPr>
      <w:r>
        <w:rPr>
          <w:rFonts w:hint="eastAsia" w:ascii="仿宋" w:hAnsi="仿宋" w:eastAsia="仿宋"/>
          <w:color w:val="000000"/>
          <w:sz w:val="24"/>
        </w:rPr>
        <w:t>沙龙活动创建权限：理财经理。</w:t>
      </w:r>
    </w:p>
    <w:p>
      <w:pPr>
        <w:spacing w:after="0" w:line="360" w:lineRule="auto"/>
        <w:jc w:val="left"/>
      </w:pPr>
      <w:r>
        <w:rPr>
          <w:rFonts w:hint="eastAsia" w:ascii="仿宋" w:hAnsi="仿宋" w:eastAsia="仿宋"/>
          <w:color w:val="000000"/>
          <w:sz w:val="24"/>
        </w:rPr>
        <w:t xml:space="preserve">2. </w:t>
      </w:r>
      <w:r>
        <w:rPr>
          <w:rFonts w:ascii="仿宋" w:hAnsi="仿宋" w:eastAsia="仿宋"/>
          <w:color w:val="000000"/>
          <w:sz w:val="24"/>
        </w:rPr>
        <w:t>理财经理可查看本人创建的沙龙活动列表，并可发起新增、编辑、删除、批量导入、签到二维码、活动反馈等操作。</w:t>
      </w:r>
    </w:p>
    <w:p>
      <w:pPr>
        <w:spacing w:after="0" w:line="360" w:lineRule="auto"/>
        <w:jc w:val="left"/>
        <w:rPr>
          <w:rFonts w:ascii="仿宋" w:hAnsi="仿宋" w:eastAsia="仿宋"/>
          <w:b/>
          <w:bCs/>
          <w:sz w:val="24"/>
        </w:rPr>
      </w:pPr>
      <w:r>
        <w:rPr>
          <w:rFonts w:hint="eastAsia" w:ascii="仿宋" w:hAnsi="仿宋" w:eastAsia="仿宋"/>
          <w:color w:val="000000"/>
          <w:sz w:val="24"/>
        </w:rPr>
        <w:t>3</w:t>
      </w:r>
      <w:r>
        <w:rPr>
          <w:rFonts w:ascii="仿宋" w:hAnsi="仿宋" w:eastAsia="仿宋"/>
          <w:color w:val="000000"/>
          <w:sz w:val="24"/>
        </w:rPr>
        <w:t>. 未经授权的用户不可查看他人创建的沙龙活动，也不可执行列表操作。</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tbl>
      <w:tblPr>
        <w:tblStyle w:val="51"/>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5"/>
        <w:gridCol w:w="2773"/>
        <w:gridCol w:w="1529"/>
        <w:gridCol w:w="21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77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152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115"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pPr>
            <w:r>
              <w:rPr>
                <w:rFonts w:ascii="仿宋" w:hAnsi="仿宋" w:eastAsia="仿宋"/>
                <w:color w:val="000000"/>
                <w:sz w:val="24"/>
              </w:rPr>
              <w:t>沙龙主题</w:t>
            </w:r>
          </w:p>
        </w:tc>
        <w:tc>
          <w:tcPr>
            <w:tcW w:w="2773" w:type="dxa"/>
            <w:shd w:val="clear" w:color="auto" w:fill="auto"/>
          </w:tcPr>
          <w:p>
            <w:pPr>
              <w:spacing w:after="0" w:line="360" w:lineRule="auto"/>
              <w:rPr>
                <w:rFonts w:eastAsia="仿宋"/>
              </w:rPr>
            </w:pPr>
            <w:r>
              <w:rPr>
                <w:rFonts w:hint="eastAsia" w:ascii="仿宋" w:hAnsi="仿宋" w:eastAsia="仿宋"/>
                <w:color w:val="000000"/>
                <w:sz w:val="24"/>
              </w:rPr>
              <w:t>反显</w:t>
            </w:r>
          </w:p>
        </w:tc>
        <w:tc>
          <w:tcPr>
            <w:tcW w:w="1529" w:type="dxa"/>
            <w:shd w:val="clear" w:color="auto" w:fill="auto"/>
          </w:tcPr>
          <w:p>
            <w:pPr>
              <w:spacing w:after="0" w:line="360" w:lineRule="auto"/>
            </w:pPr>
            <w:r>
              <w:rPr>
                <w:rFonts w:ascii="仿宋" w:hAnsi="仿宋" w:eastAsia="仿宋"/>
                <w:color w:val="000000"/>
                <w:sz w:val="24"/>
              </w:rPr>
              <w:t>文本</w:t>
            </w:r>
          </w:p>
        </w:tc>
        <w:tc>
          <w:tcPr>
            <w:tcW w:w="2115" w:type="dxa"/>
            <w:shd w:val="clear" w:color="auto" w:fill="auto"/>
          </w:tcPr>
          <w:p>
            <w:pPr>
              <w:spacing w:after="0" w:line="360" w:lineRule="auto"/>
              <w:rPr>
                <w:rFonts w:eastAsia="仿宋"/>
              </w:rPr>
            </w:pPr>
            <w:r>
              <w:rPr>
                <w:rFonts w:hint="eastAsia" w:ascii="仿宋" w:hAnsi="仿宋" w:eastAsia="仿宋"/>
                <w:color w:val="000000"/>
                <w:sz w:val="24"/>
              </w:rPr>
              <w:t>列表</w:t>
            </w:r>
            <w:r>
              <w:rPr>
                <w:rFonts w:ascii="仿宋" w:hAnsi="仿宋" w:eastAsia="仿宋"/>
                <w:color w:val="000000"/>
                <w:sz w:val="24"/>
              </w:rPr>
              <w:t>展示</w:t>
            </w:r>
            <w:r>
              <w:rPr>
                <w:rFonts w:hint="eastAsia" w:ascii="仿宋" w:hAnsi="仿宋" w:eastAsia="仿宋"/>
                <w:color w:val="000000"/>
                <w:sz w:val="24"/>
              </w:rPr>
              <w:t>沙龙活动主题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pPr>
            <w:r>
              <w:rPr>
                <w:rFonts w:ascii="仿宋" w:hAnsi="仿宋" w:eastAsia="仿宋"/>
                <w:color w:val="000000"/>
                <w:sz w:val="24"/>
              </w:rPr>
              <w:t>地点</w:t>
            </w:r>
          </w:p>
        </w:tc>
        <w:tc>
          <w:tcPr>
            <w:tcW w:w="2773" w:type="dxa"/>
            <w:shd w:val="clear" w:color="auto" w:fill="auto"/>
          </w:tcPr>
          <w:p>
            <w:pPr>
              <w:spacing w:after="0" w:line="360" w:lineRule="auto"/>
              <w:rPr>
                <w:rFonts w:eastAsia="仿宋"/>
              </w:rPr>
            </w:pPr>
            <w:r>
              <w:rPr>
                <w:rFonts w:hint="eastAsia" w:ascii="仿宋" w:hAnsi="仿宋" w:eastAsia="仿宋"/>
                <w:color w:val="000000"/>
                <w:sz w:val="24"/>
              </w:rPr>
              <w:t>反显</w:t>
            </w:r>
          </w:p>
        </w:tc>
        <w:tc>
          <w:tcPr>
            <w:tcW w:w="1529" w:type="dxa"/>
            <w:shd w:val="clear" w:color="auto" w:fill="auto"/>
          </w:tcPr>
          <w:p>
            <w:pPr>
              <w:spacing w:after="0" w:line="360" w:lineRule="auto"/>
            </w:pPr>
            <w:r>
              <w:rPr>
                <w:rFonts w:ascii="仿宋" w:hAnsi="仿宋" w:eastAsia="仿宋"/>
                <w:color w:val="000000"/>
                <w:sz w:val="24"/>
              </w:rPr>
              <w:t>文本</w:t>
            </w:r>
          </w:p>
        </w:tc>
        <w:tc>
          <w:tcPr>
            <w:tcW w:w="2115" w:type="dxa"/>
            <w:shd w:val="clear" w:color="auto" w:fill="auto"/>
          </w:tcPr>
          <w:p>
            <w:pPr>
              <w:spacing w:after="0" w:line="360" w:lineRule="auto"/>
              <w:rPr>
                <w:rFonts w:eastAsia="仿宋"/>
              </w:rPr>
            </w:pPr>
            <w:r>
              <w:rPr>
                <w:rFonts w:hint="eastAsia" w:ascii="仿宋" w:hAnsi="仿宋" w:eastAsia="仿宋"/>
                <w:color w:val="000000"/>
                <w:sz w:val="24"/>
              </w:rPr>
              <w:t>列表</w:t>
            </w:r>
            <w:r>
              <w:rPr>
                <w:rFonts w:ascii="仿宋" w:hAnsi="仿宋" w:eastAsia="仿宋"/>
                <w:color w:val="000000"/>
                <w:sz w:val="24"/>
              </w:rPr>
              <w:t>展示</w:t>
            </w:r>
            <w:r>
              <w:rPr>
                <w:rFonts w:hint="eastAsia" w:ascii="仿宋" w:hAnsi="仿宋" w:eastAsia="仿宋"/>
                <w:color w:val="000000"/>
                <w:sz w:val="24"/>
              </w:rPr>
              <w:t>沙龙活动地点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pPr>
            <w:r>
              <w:rPr>
                <w:rFonts w:ascii="仿宋" w:hAnsi="仿宋" w:eastAsia="仿宋"/>
                <w:color w:val="000000"/>
                <w:sz w:val="24"/>
              </w:rPr>
              <w:t>时间（开始时间）</w:t>
            </w:r>
          </w:p>
        </w:tc>
        <w:tc>
          <w:tcPr>
            <w:tcW w:w="2773" w:type="dxa"/>
            <w:shd w:val="clear" w:color="auto" w:fill="auto"/>
          </w:tcPr>
          <w:p>
            <w:pPr>
              <w:spacing w:after="0" w:line="360" w:lineRule="auto"/>
              <w:rPr>
                <w:rFonts w:eastAsia="仿宋"/>
              </w:rPr>
            </w:pPr>
            <w:r>
              <w:rPr>
                <w:rFonts w:hint="eastAsia" w:ascii="仿宋" w:hAnsi="仿宋" w:eastAsia="仿宋"/>
                <w:color w:val="000000"/>
                <w:sz w:val="24"/>
              </w:rPr>
              <w:t>反显；</w:t>
            </w:r>
            <w:r>
              <w:rPr>
                <w:rFonts w:ascii="仿宋" w:hAnsi="仿宋" w:eastAsia="仿宋" w:cs="仿宋"/>
                <w:sz w:val="24"/>
                <w:lang w:bidi="ar"/>
              </w:rPr>
              <w:t>格式</w:t>
            </w:r>
            <w:r>
              <w:rPr>
                <w:rFonts w:hint="eastAsia" w:ascii="仿宋" w:hAnsi="仿宋" w:eastAsia="仿宋" w:cs="仿宋"/>
                <w:sz w:val="24"/>
                <w:lang w:bidi="ar"/>
              </w:rPr>
              <w:t>YYYY-MM-DD hh:mm</w:t>
            </w:r>
          </w:p>
        </w:tc>
        <w:tc>
          <w:tcPr>
            <w:tcW w:w="1529" w:type="dxa"/>
            <w:shd w:val="clear" w:color="auto" w:fill="auto"/>
          </w:tcPr>
          <w:p>
            <w:pPr>
              <w:spacing w:after="0" w:line="360" w:lineRule="auto"/>
            </w:pPr>
            <w:r>
              <w:rPr>
                <w:rFonts w:ascii="仿宋" w:hAnsi="仿宋" w:eastAsia="仿宋"/>
                <w:color w:val="000000"/>
                <w:sz w:val="24"/>
              </w:rPr>
              <w:t>日期</w:t>
            </w:r>
            <w:r>
              <w:rPr>
                <w:rFonts w:hint="eastAsia" w:ascii="仿宋" w:hAnsi="仿宋" w:eastAsia="仿宋"/>
                <w:color w:val="000000"/>
                <w:sz w:val="24"/>
              </w:rPr>
              <w:t>及</w:t>
            </w:r>
            <w:r>
              <w:rPr>
                <w:rFonts w:ascii="仿宋" w:hAnsi="仿宋" w:eastAsia="仿宋"/>
                <w:color w:val="000000"/>
                <w:sz w:val="24"/>
              </w:rPr>
              <w:t>时间</w:t>
            </w:r>
          </w:p>
        </w:tc>
        <w:tc>
          <w:tcPr>
            <w:tcW w:w="2115" w:type="dxa"/>
            <w:shd w:val="clear" w:color="auto" w:fill="auto"/>
          </w:tcPr>
          <w:p>
            <w:pPr>
              <w:spacing w:after="0" w:line="360" w:lineRule="auto"/>
            </w:pPr>
            <w:r>
              <w:rPr>
                <w:rFonts w:hint="eastAsia" w:ascii="仿宋" w:hAnsi="仿宋" w:eastAsia="仿宋"/>
                <w:color w:val="000000"/>
                <w:sz w:val="24"/>
              </w:rPr>
              <w:t>列表</w:t>
            </w:r>
            <w:r>
              <w:rPr>
                <w:rFonts w:ascii="仿宋" w:hAnsi="仿宋" w:eastAsia="仿宋"/>
                <w:color w:val="000000"/>
                <w:sz w:val="24"/>
              </w:rPr>
              <w:t>展示</w:t>
            </w:r>
            <w:r>
              <w:rPr>
                <w:rFonts w:hint="eastAsia" w:ascii="仿宋" w:hAnsi="仿宋" w:eastAsia="仿宋" w:cs="仿宋"/>
                <w:color w:val="000000"/>
                <w:sz w:val="24"/>
                <w:lang w:bidi="ar"/>
              </w:rPr>
              <w:t>沙龙</w:t>
            </w:r>
            <w:r>
              <w:rPr>
                <w:rFonts w:ascii="仿宋" w:hAnsi="仿宋" w:eastAsia="仿宋" w:cs="仿宋"/>
                <w:color w:val="000000"/>
                <w:sz w:val="24"/>
                <w:lang w:bidi="ar"/>
              </w:rPr>
              <w:t>活动开始</w:t>
            </w:r>
            <w:r>
              <w:rPr>
                <w:rFonts w:hint="eastAsia" w:ascii="仿宋" w:hAnsi="仿宋" w:eastAsia="仿宋" w:cs="仿宋"/>
                <w:color w:val="000000"/>
                <w:sz w:val="24"/>
                <w:lang w:bidi="ar"/>
              </w:rPr>
              <w:t>日期及时间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时间（</w:t>
            </w:r>
            <w:r>
              <w:rPr>
                <w:rFonts w:hint="eastAsia" w:ascii="仿宋" w:hAnsi="仿宋" w:eastAsia="仿宋"/>
                <w:color w:val="000000"/>
                <w:sz w:val="24"/>
              </w:rPr>
              <w:t>结束</w:t>
            </w:r>
            <w:r>
              <w:rPr>
                <w:rFonts w:ascii="仿宋" w:hAnsi="仿宋" w:eastAsia="仿宋"/>
                <w:color w:val="000000"/>
                <w:sz w:val="24"/>
              </w:rPr>
              <w:t>时间）</w:t>
            </w:r>
          </w:p>
        </w:tc>
        <w:tc>
          <w:tcPr>
            <w:tcW w:w="2773"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反显；</w:t>
            </w:r>
            <w:r>
              <w:rPr>
                <w:rFonts w:ascii="仿宋" w:hAnsi="仿宋" w:eastAsia="仿宋" w:cs="仿宋"/>
                <w:sz w:val="24"/>
                <w:lang w:bidi="ar"/>
              </w:rPr>
              <w:t>格式</w:t>
            </w:r>
            <w:r>
              <w:rPr>
                <w:rFonts w:hint="eastAsia" w:ascii="仿宋" w:hAnsi="仿宋" w:eastAsia="仿宋" w:cs="仿宋"/>
                <w:sz w:val="24"/>
                <w:lang w:bidi="ar"/>
              </w:rPr>
              <w:t>YYYY-MM-DD hh:mm</w:t>
            </w:r>
          </w:p>
        </w:tc>
        <w:tc>
          <w:tcPr>
            <w:tcW w:w="1529"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日期</w:t>
            </w:r>
            <w:r>
              <w:rPr>
                <w:rFonts w:hint="eastAsia" w:ascii="仿宋" w:hAnsi="仿宋" w:eastAsia="仿宋"/>
                <w:color w:val="000000"/>
                <w:sz w:val="24"/>
              </w:rPr>
              <w:t>及</w:t>
            </w:r>
            <w:r>
              <w:rPr>
                <w:rFonts w:ascii="仿宋" w:hAnsi="仿宋" w:eastAsia="仿宋"/>
                <w:color w:val="000000"/>
                <w:sz w:val="24"/>
              </w:rPr>
              <w:t>时间</w:t>
            </w:r>
          </w:p>
        </w:tc>
        <w:tc>
          <w:tcPr>
            <w:tcW w:w="2115"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列表</w:t>
            </w:r>
            <w:r>
              <w:rPr>
                <w:rFonts w:ascii="仿宋" w:hAnsi="仿宋" w:eastAsia="仿宋"/>
                <w:color w:val="000000"/>
                <w:sz w:val="24"/>
              </w:rPr>
              <w:t>展示</w:t>
            </w:r>
            <w:r>
              <w:rPr>
                <w:rFonts w:hint="eastAsia" w:ascii="仿宋" w:hAnsi="仿宋" w:eastAsia="仿宋" w:cs="仿宋"/>
                <w:color w:val="000000"/>
                <w:sz w:val="24"/>
                <w:lang w:bidi="ar"/>
              </w:rPr>
              <w:t>沙龙</w:t>
            </w:r>
            <w:r>
              <w:rPr>
                <w:rFonts w:ascii="仿宋" w:hAnsi="仿宋" w:eastAsia="仿宋" w:cs="仿宋"/>
                <w:color w:val="000000"/>
                <w:sz w:val="24"/>
                <w:lang w:bidi="ar"/>
              </w:rPr>
              <w:t>活动</w:t>
            </w:r>
            <w:r>
              <w:rPr>
                <w:rFonts w:hint="eastAsia" w:ascii="仿宋" w:hAnsi="仿宋" w:eastAsia="仿宋" w:cs="仿宋"/>
                <w:color w:val="000000"/>
                <w:sz w:val="24"/>
                <w:lang w:bidi="ar"/>
              </w:rPr>
              <w:t>结束日期及时间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pPr>
            <w:r>
              <w:rPr>
                <w:rFonts w:ascii="仿宋" w:hAnsi="仿宋" w:eastAsia="仿宋"/>
                <w:color w:val="000000"/>
                <w:sz w:val="24"/>
              </w:rPr>
              <w:t>参与人</w:t>
            </w:r>
            <w:r>
              <w:rPr>
                <w:rFonts w:hint="eastAsia" w:ascii="仿宋" w:hAnsi="仿宋" w:eastAsia="仿宋"/>
                <w:color w:val="000000"/>
                <w:sz w:val="24"/>
              </w:rPr>
              <w:t>数</w:t>
            </w:r>
          </w:p>
        </w:tc>
        <w:tc>
          <w:tcPr>
            <w:tcW w:w="2773" w:type="dxa"/>
            <w:shd w:val="clear" w:color="auto" w:fill="auto"/>
          </w:tcPr>
          <w:p>
            <w:pPr>
              <w:spacing w:after="0" w:line="360" w:lineRule="auto"/>
              <w:rPr>
                <w:rFonts w:eastAsia="仿宋"/>
              </w:rPr>
            </w:pPr>
            <w:r>
              <w:rPr>
                <w:rFonts w:hint="eastAsia" w:ascii="仿宋" w:hAnsi="仿宋" w:eastAsia="仿宋"/>
                <w:color w:val="000000"/>
                <w:sz w:val="24"/>
              </w:rPr>
              <w:t>反显；格式：核心客户号（存量客户必填）、姓名、手机号码</w:t>
            </w:r>
          </w:p>
        </w:tc>
        <w:tc>
          <w:tcPr>
            <w:tcW w:w="1529" w:type="dxa"/>
            <w:shd w:val="clear" w:color="auto" w:fill="auto"/>
          </w:tcPr>
          <w:p>
            <w:pPr>
              <w:spacing w:after="0" w:line="360" w:lineRule="auto"/>
            </w:pPr>
            <w:r>
              <w:rPr>
                <w:rFonts w:ascii="仿宋" w:hAnsi="仿宋" w:eastAsia="仿宋"/>
                <w:color w:val="000000"/>
                <w:sz w:val="24"/>
              </w:rPr>
              <w:t>列表/文本</w:t>
            </w:r>
          </w:p>
        </w:tc>
        <w:tc>
          <w:tcPr>
            <w:tcW w:w="2115" w:type="dxa"/>
            <w:shd w:val="clear" w:color="auto" w:fill="auto"/>
          </w:tcPr>
          <w:p>
            <w:pPr>
              <w:spacing w:after="0" w:line="360" w:lineRule="auto"/>
              <w:rPr>
                <w:rFonts w:eastAsia="仿宋"/>
              </w:rPr>
            </w:pPr>
            <w:r>
              <w:rPr>
                <w:rFonts w:hint="eastAsia" w:ascii="仿宋" w:hAnsi="仿宋" w:eastAsia="仿宋"/>
                <w:color w:val="000000"/>
                <w:sz w:val="24"/>
              </w:rPr>
              <w:t>列表</w:t>
            </w:r>
            <w:r>
              <w:rPr>
                <w:rFonts w:ascii="仿宋" w:hAnsi="仿宋" w:eastAsia="仿宋"/>
                <w:color w:val="000000"/>
                <w:sz w:val="24"/>
              </w:rPr>
              <w:t>展示</w:t>
            </w:r>
            <w:r>
              <w:rPr>
                <w:rFonts w:hint="eastAsia" w:ascii="仿宋" w:hAnsi="仿宋" w:eastAsia="仿宋"/>
                <w:color w:val="000000"/>
                <w:sz w:val="24"/>
              </w:rPr>
              <w:t>参与人的核心客户号（存量客户必填）、姓名、手机号码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实际签到人数</w:t>
            </w:r>
          </w:p>
        </w:tc>
        <w:tc>
          <w:tcPr>
            <w:tcW w:w="2773"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反显；</w:t>
            </w:r>
            <w:r>
              <w:rPr>
                <w:rFonts w:ascii="仿宋" w:hAnsi="仿宋" w:eastAsia="仿宋"/>
                <w:color w:val="000000"/>
                <w:sz w:val="24"/>
              </w:rPr>
              <w:t>依据活动签到结果实时统计展示</w:t>
            </w:r>
          </w:p>
        </w:tc>
        <w:tc>
          <w:tcPr>
            <w:tcW w:w="1529"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整数</w:t>
            </w:r>
          </w:p>
        </w:tc>
        <w:tc>
          <w:tcPr>
            <w:tcW w:w="2115"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活动列表展示字段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活动状态</w:t>
            </w:r>
          </w:p>
        </w:tc>
        <w:tc>
          <w:tcPr>
            <w:tcW w:w="2773"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反显；枚举值“未开始”“进行中”“已结束”</w:t>
            </w:r>
          </w:p>
        </w:tc>
        <w:tc>
          <w:tcPr>
            <w:tcW w:w="1529"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文本</w:t>
            </w:r>
          </w:p>
        </w:tc>
        <w:tc>
          <w:tcPr>
            <w:tcW w:w="2115"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活动列表展示字段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审批状态</w:t>
            </w:r>
          </w:p>
        </w:tc>
        <w:tc>
          <w:tcPr>
            <w:tcW w:w="2773" w:type="dxa"/>
            <w:shd w:val="clear" w:color="auto" w:fill="auto"/>
          </w:tcPr>
          <w:p>
            <w:pPr>
              <w:spacing w:after="0" w:line="360" w:lineRule="auto"/>
            </w:pPr>
            <w:r>
              <w:rPr>
                <w:rFonts w:hint="eastAsia" w:ascii="仿宋" w:hAnsi="仿宋" w:eastAsia="仿宋"/>
                <w:color w:val="000000"/>
                <w:sz w:val="24"/>
              </w:rPr>
              <w:t>反显；状态包含：审批中、已拒绝、已通过</w:t>
            </w:r>
          </w:p>
        </w:tc>
        <w:tc>
          <w:tcPr>
            <w:tcW w:w="1529" w:type="dxa"/>
            <w:shd w:val="clear" w:color="auto" w:fill="auto"/>
          </w:tcPr>
          <w:p>
            <w:pPr>
              <w:spacing w:after="0" w:line="360" w:lineRule="auto"/>
            </w:pPr>
            <w:r>
              <w:rPr>
                <w:rFonts w:ascii="仿宋" w:hAnsi="仿宋" w:eastAsia="仿宋"/>
                <w:color w:val="000000"/>
                <w:sz w:val="24"/>
              </w:rPr>
              <w:t>文本</w:t>
            </w:r>
          </w:p>
        </w:tc>
        <w:tc>
          <w:tcPr>
            <w:tcW w:w="2115" w:type="dxa"/>
            <w:shd w:val="clear" w:color="auto" w:fill="auto"/>
          </w:tcPr>
          <w:p>
            <w:pPr>
              <w:spacing w:after="0" w:line="360" w:lineRule="auto"/>
            </w:pPr>
            <w:r>
              <w:rPr>
                <w:rFonts w:hint="eastAsia" w:ascii="仿宋" w:hAnsi="仿宋" w:eastAsia="仿宋"/>
                <w:color w:val="000000"/>
                <w:sz w:val="24"/>
              </w:rPr>
              <w:t>活动列表展示当字段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操作</w:t>
            </w:r>
          </w:p>
        </w:tc>
        <w:tc>
          <w:tcPr>
            <w:tcW w:w="2773"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1529"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按钮</w:t>
            </w:r>
          </w:p>
        </w:tc>
        <w:tc>
          <w:tcPr>
            <w:tcW w:w="2115"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按钮</w:t>
            </w:r>
            <w:r>
              <w:rPr>
                <w:rFonts w:hint="eastAsia" w:ascii="仿宋" w:hAnsi="仿宋" w:eastAsia="仿宋"/>
                <w:color w:val="000000"/>
                <w:sz w:val="24"/>
              </w:rPr>
              <w:t>：编辑、活动二维码、活动反馈</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沙龙活动管理-新增</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pPr>
      <w:r>
        <w:rPr>
          <w:rFonts w:ascii="仿宋" w:hAnsi="仿宋" w:eastAsia="仿宋"/>
          <w:color w:val="000000"/>
          <w:sz w:val="24"/>
        </w:rPr>
        <w:t>支持理财经理新增线下沙龙活动，录入活动基础信息和参与人信息，并提交网点负责人审核。</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pPr>
      <w:r>
        <w:rPr>
          <w:rFonts w:ascii="仿宋" w:hAnsi="仿宋" w:eastAsia="仿宋"/>
          <w:color w:val="000000"/>
          <w:sz w:val="24"/>
        </w:rPr>
        <w:t>用户在沙龙活动管理页面点击“新增”后，录入活动基础信息、参与人信息、活动说明及附件信息，提交生成新的沙龙活动。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沙龙主题</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必输，长度不超过100字符，支持计数显示（0/100）</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输入框</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沙龙</w:t>
            </w:r>
            <w:r>
              <w:rPr>
                <w:rFonts w:ascii="仿宋" w:hAnsi="仿宋" w:eastAsia="仿宋" w:cs="仿宋"/>
                <w:color w:val="000000"/>
                <w:sz w:val="24"/>
                <w:lang w:bidi="ar"/>
              </w:rPr>
              <w:t>活动名称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地点</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必输</w:t>
            </w:r>
            <w:r>
              <w:rPr>
                <w:rFonts w:hint="eastAsia" w:ascii="仿宋" w:hAnsi="仿宋" w:eastAsia="仿宋" w:cs="仿宋"/>
                <w:sz w:val="24"/>
                <w:lang w:bidi="ar"/>
              </w:rPr>
              <w:t>，长度不超过100字符，支持计数显示（0/100）</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输入框</w:t>
            </w:r>
          </w:p>
        </w:tc>
        <w:tc>
          <w:tcPr>
            <w:tcW w:w="227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沙龙活动地点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时间（开始时间）</w:t>
            </w:r>
          </w:p>
        </w:tc>
        <w:tc>
          <w:tcPr>
            <w:tcW w:w="2270" w:type="dxa"/>
          </w:tcPr>
          <w:p>
            <w:pPr>
              <w:spacing w:line="360" w:lineRule="auto"/>
              <w:jc w:val="left"/>
              <w:rPr>
                <w:rFonts w:ascii="仿宋" w:hAnsi="仿宋" w:eastAsia="仿宋" w:cs="仿宋"/>
                <w:sz w:val="24"/>
                <w:lang w:bidi="ar"/>
              </w:rPr>
            </w:pPr>
            <w:r>
              <w:rPr>
                <w:rFonts w:ascii="仿宋" w:hAnsi="仿宋" w:eastAsia="仿宋" w:cs="仿宋"/>
                <w:sz w:val="24"/>
                <w:lang w:bidi="ar"/>
              </w:rPr>
              <w:t>必输</w:t>
            </w:r>
            <w:r>
              <w:rPr>
                <w:rFonts w:hint="eastAsia" w:ascii="仿宋" w:hAnsi="仿宋" w:eastAsia="仿宋" w:cs="仿宋"/>
                <w:sz w:val="24"/>
                <w:lang w:bidi="ar"/>
              </w:rPr>
              <w:t>，</w:t>
            </w:r>
          </w:p>
          <w:p>
            <w:pPr>
              <w:spacing w:line="360" w:lineRule="auto"/>
              <w:jc w:val="left"/>
              <w:rPr>
                <w:rFonts w:ascii="仿宋" w:hAnsi="仿宋" w:eastAsia="仿宋" w:cs="仿宋"/>
                <w:sz w:val="24"/>
                <w:lang w:bidi="ar"/>
              </w:rPr>
            </w:pPr>
            <w:r>
              <w:rPr>
                <w:rFonts w:ascii="仿宋" w:hAnsi="仿宋" w:eastAsia="仿宋" w:cs="仿宋"/>
                <w:sz w:val="24"/>
                <w:lang w:bidi="ar"/>
              </w:rPr>
              <w:t>格式</w:t>
            </w:r>
            <w:r>
              <w:rPr>
                <w:rFonts w:hint="eastAsia" w:ascii="仿宋" w:hAnsi="仿宋" w:eastAsia="仿宋" w:cs="仿宋"/>
                <w:sz w:val="24"/>
                <w:lang w:bidi="ar"/>
              </w:rPr>
              <w:t>YYYY-MM-DD hh:mm</w:t>
            </w:r>
            <w:r>
              <w:rPr>
                <w:rFonts w:ascii="仿宋" w:hAnsi="仿宋" w:eastAsia="仿宋" w:cs="仿宋"/>
                <w:sz w:val="24"/>
                <w:lang w:bidi="ar"/>
              </w:rPr>
              <w:t xml:space="preserve"> </w:t>
            </w:r>
            <w:r>
              <w:rPr>
                <w:rFonts w:hint="eastAsia" w:ascii="仿宋" w:hAnsi="仿宋" w:eastAsia="仿宋" w:cs="仿宋"/>
                <w:sz w:val="24"/>
                <w:lang w:bidi="ar"/>
              </w:rPr>
              <w:t>，不得早于当前系统时间</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日期及时间选择控件</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沙龙</w:t>
            </w:r>
            <w:r>
              <w:rPr>
                <w:rFonts w:ascii="仿宋" w:hAnsi="仿宋" w:eastAsia="仿宋" w:cs="仿宋"/>
                <w:color w:val="000000"/>
                <w:sz w:val="24"/>
                <w:lang w:bidi="ar"/>
              </w:rPr>
              <w:t>活动开始</w:t>
            </w:r>
            <w:r>
              <w:rPr>
                <w:rFonts w:hint="eastAsia" w:ascii="仿宋" w:hAnsi="仿宋" w:eastAsia="仿宋" w:cs="仿宋"/>
                <w:color w:val="000000"/>
                <w:sz w:val="24"/>
                <w:lang w:bidi="ar"/>
              </w:rPr>
              <w:t>日期及时间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时间（结束时间）</w:t>
            </w:r>
          </w:p>
        </w:tc>
        <w:tc>
          <w:tcPr>
            <w:tcW w:w="2270" w:type="dxa"/>
          </w:tcPr>
          <w:p>
            <w:pPr>
              <w:spacing w:line="360" w:lineRule="auto"/>
              <w:jc w:val="left"/>
              <w:rPr>
                <w:rFonts w:ascii="仿宋" w:hAnsi="仿宋" w:eastAsia="仿宋" w:cs="仿宋"/>
                <w:sz w:val="24"/>
                <w:lang w:bidi="ar"/>
              </w:rPr>
            </w:pPr>
            <w:r>
              <w:rPr>
                <w:rFonts w:ascii="仿宋" w:hAnsi="仿宋" w:eastAsia="仿宋" w:cs="仿宋"/>
                <w:sz w:val="24"/>
                <w:lang w:bidi="ar"/>
              </w:rPr>
              <w:t>必输</w:t>
            </w:r>
            <w:r>
              <w:rPr>
                <w:rFonts w:hint="eastAsia" w:ascii="仿宋" w:hAnsi="仿宋" w:eastAsia="仿宋" w:cs="仿宋"/>
                <w:sz w:val="24"/>
                <w:lang w:bidi="ar"/>
              </w:rPr>
              <w:t>，</w:t>
            </w:r>
          </w:p>
          <w:p>
            <w:pPr>
              <w:spacing w:line="360" w:lineRule="auto"/>
              <w:jc w:val="left"/>
              <w:rPr>
                <w:rFonts w:ascii="仿宋" w:hAnsi="仿宋" w:eastAsia="仿宋" w:cs="仿宋"/>
                <w:sz w:val="24"/>
                <w:lang w:bidi="ar"/>
              </w:rPr>
            </w:pPr>
            <w:r>
              <w:rPr>
                <w:rFonts w:ascii="仿宋" w:hAnsi="仿宋" w:eastAsia="仿宋" w:cs="仿宋"/>
                <w:sz w:val="24"/>
                <w:lang w:bidi="ar"/>
              </w:rPr>
              <w:t>格式</w:t>
            </w:r>
            <w:r>
              <w:rPr>
                <w:rFonts w:hint="eastAsia" w:ascii="仿宋" w:hAnsi="仿宋" w:eastAsia="仿宋" w:cs="仿宋"/>
                <w:sz w:val="24"/>
                <w:lang w:bidi="ar"/>
              </w:rPr>
              <w:t>YYYY-MM-DD hh:mm</w:t>
            </w:r>
            <w:r>
              <w:rPr>
                <w:rFonts w:ascii="仿宋" w:hAnsi="仿宋" w:eastAsia="仿宋" w:cs="仿宋"/>
                <w:sz w:val="24"/>
                <w:lang w:bidi="ar"/>
              </w:rPr>
              <w:t xml:space="preserve"> </w:t>
            </w:r>
            <w:r>
              <w:rPr>
                <w:rFonts w:hint="eastAsia" w:ascii="仿宋" w:hAnsi="仿宋" w:eastAsia="仿宋" w:cs="仿宋"/>
                <w:sz w:val="24"/>
                <w:lang w:bidi="ar"/>
              </w:rPr>
              <w:t>，不得早于当前系统时间</w:t>
            </w:r>
          </w:p>
        </w:tc>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日期及时间选择控件</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沙龙</w:t>
            </w:r>
            <w:r>
              <w:rPr>
                <w:rFonts w:ascii="仿宋" w:hAnsi="仿宋" w:eastAsia="仿宋" w:cs="仿宋"/>
                <w:color w:val="000000"/>
                <w:sz w:val="24"/>
                <w:lang w:bidi="ar"/>
              </w:rPr>
              <w:t>活动</w:t>
            </w:r>
            <w:r>
              <w:rPr>
                <w:rFonts w:hint="eastAsia" w:ascii="仿宋" w:hAnsi="仿宋" w:eastAsia="仿宋" w:cs="仿宋"/>
                <w:color w:val="000000"/>
                <w:sz w:val="24"/>
                <w:lang w:bidi="ar"/>
              </w:rPr>
              <w:t>结束日期及时间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参与人</w:t>
            </w:r>
          </w:p>
        </w:tc>
        <w:tc>
          <w:tcPr>
            <w:tcW w:w="2270" w:type="dxa"/>
            <w:shd w:val="clear" w:color="auto" w:fill="auto"/>
          </w:tcPr>
          <w:p>
            <w:pPr>
              <w:spacing w:after="0" w:line="360" w:lineRule="auto"/>
            </w:pPr>
            <w:r>
              <w:rPr>
                <w:rFonts w:hint="eastAsia" w:ascii="仿宋" w:hAnsi="仿宋" w:eastAsia="仿宋"/>
                <w:color w:val="000000"/>
                <w:sz w:val="24"/>
              </w:rPr>
              <w:t>反显</w:t>
            </w:r>
            <w:r>
              <w:rPr>
                <w:rFonts w:ascii="仿宋" w:hAnsi="仿宋" w:eastAsia="仿宋"/>
                <w:color w:val="000000"/>
                <w:sz w:val="24"/>
              </w:rPr>
              <w:t>；</w:t>
            </w:r>
            <w:r>
              <w:rPr>
                <w:rFonts w:hint="eastAsia" w:ascii="仿宋" w:hAnsi="仿宋" w:eastAsia="仿宋"/>
                <w:color w:val="000000"/>
                <w:sz w:val="24"/>
              </w:rPr>
              <w:t>参与人数</w:t>
            </w:r>
          </w:p>
        </w:tc>
        <w:tc>
          <w:tcPr>
            <w:tcW w:w="2260" w:type="dxa"/>
            <w:shd w:val="clear" w:color="auto" w:fill="auto"/>
          </w:tcPr>
          <w:p>
            <w:pPr>
              <w:spacing w:after="0" w:line="360" w:lineRule="auto"/>
            </w:pPr>
            <w:r>
              <w:rPr>
                <w:rFonts w:ascii="仿宋" w:hAnsi="仿宋" w:eastAsia="仿宋"/>
                <w:color w:val="000000"/>
                <w:sz w:val="24"/>
              </w:rPr>
              <w:t>文本</w:t>
            </w:r>
          </w:p>
        </w:tc>
        <w:tc>
          <w:tcPr>
            <w:tcW w:w="2270" w:type="dxa"/>
            <w:shd w:val="clear" w:color="auto" w:fill="auto"/>
          </w:tcPr>
          <w:p>
            <w:pPr>
              <w:spacing w:after="0" w:line="360" w:lineRule="auto"/>
            </w:pPr>
            <w:r>
              <w:rPr>
                <w:rFonts w:ascii="仿宋" w:hAnsi="仿宋" w:eastAsia="仿宋"/>
                <w:color w:val="000000"/>
                <w:sz w:val="24"/>
              </w:rPr>
              <w:t>活动邀约参与人</w:t>
            </w:r>
            <w:r>
              <w:rPr>
                <w:rFonts w:hint="eastAsia" w:ascii="仿宋" w:hAnsi="仿宋" w:eastAsia="仿宋"/>
                <w:color w:val="000000"/>
                <w:sz w:val="24"/>
              </w:rPr>
              <w:t>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导入</w:t>
            </w:r>
          </w:p>
        </w:tc>
        <w:tc>
          <w:tcPr>
            <w:tcW w:w="2270" w:type="dxa"/>
            <w:shd w:val="clear" w:color="auto" w:fill="auto"/>
          </w:tcPr>
          <w:p>
            <w:pPr>
              <w:spacing w:after="0" w:line="360" w:lineRule="auto"/>
              <w:rPr>
                <w:rFonts w:eastAsia="仿宋"/>
              </w:rPr>
            </w:pPr>
            <w:r>
              <w:rPr>
                <w:rFonts w:ascii="仿宋" w:hAnsi="仿宋" w:eastAsia="仿宋"/>
                <w:color w:val="000000"/>
                <w:sz w:val="24"/>
              </w:rPr>
              <w:t>点击后进入参与人导入处理流程</w:t>
            </w:r>
            <w:r>
              <w:rPr>
                <w:rFonts w:hint="eastAsia" w:ascii="仿宋" w:hAnsi="仿宋" w:eastAsia="仿宋"/>
                <w:color w:val="000000"/>
                <w:sz w:val="24"/>
              </w:rPr>
              <w:t>；提供下载模板；模板表头包含：核心客户号（存量客户必填）、姓名、手机号码</w:t>
            </w:r>
          </w:p>
        </w:tc>
        <w:tc>
          <w:tcPr>
            <w:tcW w:w="2260" w:type="dxa"/>
            <w:shd w:val="clear" w:color="auto" w:fill="auto"/>
          </w:tcPr>
          <w:p>
            <w:pPr>
              <w:spacing w:after="0" w:line="360" w:lineRule="auto"/>
            </w:pPr>
            <w:r>
              <w:rPr>
                <w:rFonts w:ascii="仿宋" w:hAnsi="仿宋" w:eastAsia="仿宋"/>
                <w:color w:val="000000"/>
                <w:sz w:val="24"/>
              </w:rPr>
              <w:t>按钮</w:t>
            </w:r>
          </w:p>
        </w:tc>
        <w:tc>
          <w:tcPr>
            <w:tcW w:w="2270" w:type="dxa"/>
            <w:shd w:val="clear" w:color="auto" w:fill="auto"/>
          </w:tcPr>
          <w:p>
            <w:pPr>
              <w:spacing w:after="0" w:line="360" w:lineRule="auto"/>
            </w:pPr>
            <w:r>
              <w:rPr>
                <w:rFonts w:ascii="仿宋" w:hAnsi="仿宋" w:eastAsia="仿宋"/>
                <w:color w:val="000000"/>
                <w:sz w:val="24"/>
              </w:rPr>
              <w:t>参与人区域操作按钮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活动</w:t>
            </w:r>
            <w:r>
              <w:rPr>
                <w:rFonts w:ascii="仿宋" w:hAnsi="仿宋" w:eastAsia="仿宋" w:cs="仿宋"/>
                <w:color w:val="000000"/>
                <w:sz w:val="24"/>
                <w:lang w:bidi="ar"/>
              </w:rPr>
              <w:t>说明</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必输；长度不超过500字符，支持计数显示（0/500）</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输入框</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沙龙</w:t>
            </w:r>
            <w:r>
              <w:rPr>
                <w:rFonts w:ascii="仿宋" w:hAnsi="仿宋" w:eastAsia="仿宋" w:cs="仿宋"/>
                <w:color w:val="000000"/>
                <w:sz w:val="24"/>
                <w:lang w:bidi="ar"/>
              </w:rPr>
              <w:t>活动描述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附件</w:t>
            </w:r>
          </w:p>
        </w:tc>
        <w:tc>
          <w:tcPr>
            <w:tcW w:w="2270" w:type="dxa"/>
            <w:shd w:val="clear" w:color="auto" w:fill="auto"/>
          </w:tcPr>
          <w:p>
            <w:pPr>
              <w:spacing w:after="0" w:line="360" w:lineRule="auto"/>
              <w:rPr>
                <w:rFonts w:eastAsia="仿宋"/>
              </w:rPr>
            </w:pPr>
            <w:r>
              <w:rPr>
                <w:rFonts w:hint="eastAsia" w:ascii="仿宋" w:hAnsi="仿宋" w:eastAsia="仿宋"/>
                <w:sz w:val="24"/>
              </w:rPr>
              <w:t>非</w:t>
            </w:r>
            <w:r>
              <w:rPr>
                <w:rFonts w:ascii="仿宋" w:hAnsi="仿宋" w:eastAsia="仿宋"/>
                <w:sz w:val="24"/>
              </w:rPr>
              <w:t>必输；仅支持docx、excel、pdf、pptx格式</w:t>
            </w:r>
            <w:r>
              <w:rPr>
                <w:rFonts w:hint="eastAsia" w:ascii="仿宋" w:hAnsi="仿宋" w:eastAsia="仿宋"/>
                <w:sz w:val="24"/>
              </w:rPr>
              <w:t>，导入文件大小不超过5M</w:t>
            </w:r>
          </w:p>
        </w:tc>
        <w:tc>
          <w:tcPr>
            <w:tcW w:w="2260" w:type="dxa"/>
            <w:shd w:val="clear" w:color="auto" w:fill="auto"/>
          </w:tcPr>
          <w:p>
            <w:pPr>
              <w:spacing w:after="0" w:line="360" w:lineRule="auto"/>
            </w:pPr>
            <w:r>
              <w:rPr>
                <w:rFonts w:ascii="仿宋" w:hAnsi="仿宋" w:eastAsia="仿宋"/>
                <w:sz w:val="24"/>
              </w:rPr>
              <w:t>文件上传</w:t>
            </w:r>
          </w:p>
        </w:tc>
        <w:tc>
          <w:tcPr>
            <w:tcW w:w="2270" w:type="dxa"/>
            <w:shd w:val="clear" w:color="auto" w:fill="auto"/>
          </w:tcPr>
          <w:p>
            <w:pPr>
              <w:spacing w:after="0" w:line="360" w:lineRule="auto"/>
            </w:pPr>
            <w:r>
              <w:rPr>
                <w:rFonts w:ascii="仿宋" w:hAnsi="仿宋" w:eastAsia="仿宋"/>
                <w:sz w:val="24"/>
              </w:rPr>
              <w:t>上传</w:t>
            </w:r>
            <w:r>
              <w:rPr>
                <w:rFonts w:hint="eastAsia" w:ascii="仿宋" w:hAnsi="仿宋" w:eastAsia="仿宋"/>
                <w:sz w:val="24"/>
              </w:rPr>
              <w:t>沙龙活动</w:t>
            </w:r>
            <w:r>
              <w:rPr>
                <w:rFonts w:ascii="仿宋" w:hAnsi="仿宋" w:eastAsia="仿宋"/>
                <w:sz w:val="24"/>
              </w:rPr>
              <w:t>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保存/提交</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点击后校验录入项并生成活动记录</w:t>
            </w:r>
          </w:p>
        </w:tc>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按钮</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页面操作按钮，关闭新增弹窗。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取消</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按钮</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关闭新增</w:t>
            </w:r>
            <w:r>
              <w:rPr>
                <w:rFonts w:hint="eastAsia" w:ascii="仿宋" w:hAnsi="仿宋" w:eastAsia="仿宋" w:cs="仿宋"/>
                <w:color w:val="000000"/>
                <w:sz w:val="24"/>
                <w:lang w:bidi="ar"/>
              </w:rPr>
              <w:t>弹窗。</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widowControl/>
        <w:spacing w:after="200" w:line="360" w:lineRule="auto"/>
        <w:jc w:val="left"/>
        <w:rPr>
          <w:rFonts w:ascii="仿宋" w:hAnsi="仿宋" w:eastAsia="仿宋" w:cs="仿宋"/>
          <w:b/>
          <w:color w:val="000000"/>
          <w:kern w:val="0"/>
          <w:sz w:val="24"/>
        </w:rPr>
      </w:pPr>
      <w:r>
        <w:rPr>
          <w:rFonts w:hint="eastAsia" w:ascii="仿宋" w:hAnsi="仿宋" w:eastAsia="仿宋" w:cs="仿宋"/>
          <w:b/>
          <w:color w:val="000000"/>
          <w:kern w:val="0"/>
          <w:sz w:val="24"/>
        </w:rPr>
        <w:t>（一）操作说明</w:t>
      </w:r>
    </w:p>
    <w:p>
      <w:pPr>
        <w:spacing w:after="0" w:line="360" w:lineRule="auto"/>
        <w:jc w:val="left"/>
      </w:pPr>
      <w:r>
        <w:rPr>
          <w:rFonts w:ascii="仿宋" w:hAnsi="仿宋" w:eastAsia="仿宋"/>
          <w:color w:val="000000"/>
          <w:sz w:val="24"/>
        </w:rPr>
        <w:t>1. 用户在列表页面点击左上角统一操作按钮区“新增”，系统打开新增</w:t>
      </w:r>
      <w:r>
        <w:rPr>
          <w:rFonts w:hint="eastAsia" w:ascii="仿宋" w:hAnsi="仿宋" w:eastAsia="仿宋"/>
          <w:color w:val="000000"/>
          <w:sz w:val="24"/>
        </w:rPr>
        <w:t>沙龙</w:t>
      </w:r>
      <w:r>
        <w:rPr>
          <w:rFonts w:ascii="仿宋" w:hAnsi="仿宋" w:eastAsia="仿宋"/>
          <w:color w:val="000000"/>
          <w:sz w:val="24"/>
        </w:rPr>
        <w:t>活动录入页面。</w:t>
      </w:r>
    </w:p>
    <w:p>
      <w:pPr>
        <w:spacing w:after="0" w:line="360" w:lineRule="auto"/>
        <w:jc w:val="left"/>
      </w:pPr>
      <w:r>
        <w:rPr>
          <w:rFonts w:ascii="仿宋" w:hAnsi="仿宋" w:eastAsia="仿宋"/>
          <w:color w:val="000000"/>
          <w:sz w:val="24"/>
        </w:rPr>
        <w:t>2. 用户录入“沙龙主题”“地点”“时间（开始时间）”“参与人”“活动说明”“附件”等内容后点击“保存/提交”，系统校验通过后生成活动记录</w:t>
      </w:r>
      <w:r>
        <w:rPr>
          <w:rFonts w:hint="eastAsia" w:ascii="仿宋" w:hAnsi="仿宋" w:eastAsia="仿宋"/>
          <w:color w:val="000000"/>
          <w:sz w:val="24"/>
        </w:rPr>
        <w:t>，提示“保存成功”</w:t>
      </w:r>
      <w:r>
        <w:rPr>
          <w:rFonts w:ascii="仿宋" w:hAnsi="仿宋" w:eastAsia="仿宋"/>
          <w:color w:val="000000"/>
          <w:sz w:val="24"/>
        </w:rPr>
        <w:t>。</w:t>
      </w:r>
    </w:p>
    <w:p>
      <w:pPr>
        <w:widowControl/>
        <w:spacing w:after="200" w:line="360" w:lineRule="auto"/>
        <w:jc w:val="left"/>
        <w:rPr>
          <w:rFonts w:ascii="仿宋" w:hAnsi="仿宋" w:eastAsia="仿宋" w:cs="仿宋"/>
          <w:bCs/>
          <w:color w:val="000000"/>
          <w:kern w:val="0"/>
          <w:sz w:val="24"/>
        </w:rPr>
      </w:pPr>
      <w:r>
        <w:rPr>
          <w:rFonts w:ascii="仿宋" w:hAnsi="仿宋" w:eastAsia="仿宋"/>
          <w:color w:val="000000"/>
          <w:sz w:val="24"/>
        </w:rPr>
        <w:t>3. 用户点击“导入”，系统进入参与人导入流程，用于批量导入活动参与人信息。</w:t>
      </w:r>
    </w:p>
    <w:p>
      <w:pPr>
        <w:widowControl/>
        <w:spacing w:after="200" w:line="360" w:lineRule="auto"/>
        <w:jc w:val="left"/>
        <w:rPr>
          <w:rFonts w:ascii="仿宋" w:hAnsi="仿宋" w:eastAsia="仿宋" w:cs="仿宋"/>
          <w:b/>
          <w:color w:val="000000"/>
          <w:kern w:val="0"/>
          <w:sz w:val="24"/>
        </w:rPr>
      </w:pPr>
      <w:r>
        <w:rPr>
          <w:rFonts w:hint="eastAsia" w:ascii="仿宋" w:hAnsi="仿宋" w:eastAsia="仿宋" w:cs="仿宋"/>
          <w:b/>
          <w:color w:val="000000"/>
          <w:kern w:val="0"/>
          <w:sz w:val="24"/>
        </w:rPr>
        <w:t>（二）规则与约束</w:t>
      </w:r>
    </w:p>
    <w:p>
      <w:pPr>
        <w:spacing w:after="0" w:line="360" w:lineRule="auto"/>
        <w:jc w:val="left"/>
      </w:pPr>
      <w:r>
        <w:rPr>
          <w:rFonts w:ascii="仿宋" w:hAnsi="仿宋" w:eastAsia="仿宋"/>
          <w:color w:val="000000"/>
          <w:sz w:val="24"/>
        </w:rPr>
        <w:t>1</w:t>
      </w:r>
      <w:r>
        <w:rPr>
          <w:rFonts w:hint="eastAsia" w:ascii="仿宋" w:hAnsi="仿宋" w:eastAsia="仿宋"/>
          <w:color w:val="000000"/>
          <w:sz w:val="24"/>
        </w:rPr>
        <w:t>、</w:t>
      </w:r>
      <w:r>
        <w:rPr>
          <w:rFonts w:ascii="仿宋" w:hAnsi="仿宋" w:eastAsia="仿宋"/>
          <w:color w:val="000000"/>
          <w:sz w:val="24"/>
        </w:rPr>
        <w:t>新增页面字段包括“沙龙主题”“地点”“时间（开始时间）”“参与人（导入按钮）”“活动说明”“附件”。</w:t>
      </w:r>
    </w:p>
    <w:p>
      <w:pPr>
        <w:spacing w:after="0" w:line="360" w:lineRule="auto"/>
        <w:jc w:val="left"/>
      </w:pPr>
      <w:r>
        <w:rPr>
          <w:rFonts w:ascii="仿宋" w:hAnsi="仿宋" w:eastAsia="仿宋"/>
          <w:color w:val="000000"/>
          <w:sz w:val="24"/>
        </w:rPr>
        <w:t>2</w:t>
      </w:r>
      <w:r>
        <w:rPr>
          <w:rFonts w:hint="eastAsia" w:ascii="仿宋" w:hAnsi="仿宋" w:eastAsia="仿宋"/>
          <w:color w:val="000000"/>
          <w:sz w:val="24"/>
        </w:rPr>
        <w:t>、</w:t>
      </w:r>
      <w:r>
        <w:rPr>
          <w:rFonts w:ascii="仿宋" w:hAnsi="仿宋" w:eastAsia="仿宋"/>
          <w:color w:val="000000"/>
          <w:sz w:val="24"/>
        </w:rPr>
        <w:t>活动创建人为当前登录理财经理，创建后活动记录归属当前创建人。</w:t>
      </w:r>
    </w:p>
    <w:p>
      <w:pPr>
        <w:spacing w:after="0" w:line="360" w:lineRule="auto"/>
        <w:jc w:val="left"/>
      </w:pPr>
      <w:r>
        <w:rPr>
          <w:rFonts w:ascii="仿宋" w:hAnsi="仿宋" w:eastAsia="仿宋"/>
          <w:color w:val="000000"/>
          <w:sz w:val="24"/>
        </w:rPr>
        <w:t>3</w:t>
      </w:r>
      <w:r>
        <w:rPr>
          <w:rFonts w:hint="eastAsia" w:ascii="仿宋" w:hAnsi="仿宋" w:eastAsia="仿宋"/>
          <w:color w:val="000000"/>
          <w:sz w:val="24"/>
        </w:rPr>
        <w:t>、</w:t>
      </w:r>
      <w:r>
        <w:rPr>
          <w:rFonts w:ascii="仿宋" w:hAnsi="仿宋" w:eastAsia="仿宋"/>
          <w:color w:val="000000"/>
          <w:sz w:val="24"/>
        </w:rPr>
        <w:t>新增活动提交后，应同步生成待审核任务</w:t>
      </w:r>
      <w:r>
        <w:rPr>
          <w:rFonts w:hint="eastAsia" w:ascii="仿宋" w:hAnsi="仿宋" w:eastAsia="仿宋"/>
          <w:color w:val="000000"/>
          <w:sz w:val="24"/>
        </w:rPr>
        <w:t>，审核人为网点负责人</w:t>
      </w:r>
      <w:r>
        <w:rPr>
          <w:rFonts w:ascii="仿宋" w:hAnsi="仿宋" w:eastAsia="仿宋"/>
          <w:color w:val="000000"/>
          <w:sz w:val="24"/>
        </w:rPr>
        <w:t>。</w:t>
      </w:r>
    </w:p>
    <w:p>
      <w:pPr>
        <w:widowControl/>
        <w:spacing w:after="200" w:line="360" w:lineRule="auto"/>
        <w:jc w:val="left"/>
        <w:rPr>
          <w:rFonts w:ascii="仿宋" w:hAnsi="仿宋" w:eastAsia="仿宋"/>
          <w:color w:val="000000"/>
          <w:sz w:val="24"/>
        </w:rPr>
      </w:pPr>
      <w:r>
        <w:rPr>
          <w:rFonts w:ascii="仿宋" w:hAnsi="仿宋" w:eastAsia="仿宋"/>
          <w:color w:val="000000"/>
          <w:sz w:val="24"/>
        </w:rPr>
        <w:t>4</w:t>
      </w:r>
      <w:r>
        <w:rPr>
          <w:rFonts w:hint="eastAsia" w:ascii="仿宋" w:hAnsi="仿宋" w:eastAsia="仿宋"/>
          <w:color w:val="000000"/>
          <w:sz w:val="24"/>
        </w:rPr>
        <w:t>、</w:t>
      </w:r>
      <w:r>
        <w:rPr>
          <w:rFonts w:ascii="仿宋" w:hAnsi="仿宋" w:eastAsia="仿宋"/>
          <w:color w:val="000000"/>
          <w:sz w:val="24"/>
        </w:rPr>
        <w:t>活动开始时间不得早于当前系统时间。</w:t>
      </w:r>
    </w:p>
    <w:p>
      <w:pPr>
        <w:widowControl/>
        <w:spacing w:after="200" w:line="360" w:lineRule="auto"/>
        <w:jc w:val="left"/>
        <w:rPr>
          <w:rFonts w:ascii="仿宋" w:hAnsi="仿宋" w:eastAsia="仿宋" w:cs="仿宋"/>
          <w:bCs/>
          <w:kern w:val="0"/>
          <w:sz w:val="24"/>
        </w:rPr>
      </w:pPr>
      <w:r>
        <w:rPr>
          <w:rFonts w:hint="eastAsia" w:ascii="仿宋" w:hAnsi="仿宋" w:eastAsia="仿宋"/>
          <w:color w:val="000000"/>
          <w:sz w:val="24"/>
        </w:rPr>
        <w:t>5、沙龙活动创建成功后，根据沙龙活动开始时间同步到创建人的工作日历。</w:t>
      </w:r>
    </w:p>
    <w:p>
      <w:pPr>
        <w:widowControl/>
        <w:spacing w:after="200" w:line="360" w:lineRule="auto"/>
        <w:jc w:val="left"/>
        <w:rPr>
          <w:rFonts w:ascii="仿宋" w:hAnsi="仿宋" w:eastAsia="仿宋" w:cs="仿宋"/>
          <w:b/>
          <w:kern w:val="0"/>
          <w:sz w:val="24"/>
        </w:rPr>
      </w:pPr>
      <w:r>
        <w:rPr>
          <w:rFonts w:hint="eastAsia" w:ascii="仿宋" w:hAnsi="仿宋" w:eastAsia="仿宋" w:cs="仿宋"/>
          <w:b/>
          <w:kern w:val="0"/>
          <w:sz w:val="24"/>
        </w:rPr>
        <w:t>（三）权限说明</w:t>
      </w:r>
    </w:p>
    <w:p>
      <w:pPr>
        <w:spacing w:after="0" w:line="360" w:lineRule="auto"/>
        <w:jc w:val="left"/>
      </w:pPr>
      <w:r>
        <w:rPr>
          <w:rFonts w:ascii="仿宋" w:hAnsi="仿宋" w:eastAsia="仿宋"/>
          <w:color w:val="000000"/>
          <w:sz w:val="24"/>
        </w:rPr>
        <w:t>1. 仅理财经理可创建沙龙活动。</w:t>
      </w:r>
    </w:p>
    <w:p>
      <w:pPr>
        <w:spacing w:line="360" w:lineRule="auto"/>
      </w:pPr>
      <w:r>
        <w:rPr>
          <w:rFonts w:ascii="仿宋" w:hAnsi="仿宋" w:eastAsia="仿宋"/>
          <w:color w:val="000000"/>
          <w:sz w:val="24"/>
        </w:rPr>
        <w:t>2. 网点负责人具备活动审核权限。</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p>
      <w:pPr>
        <w:spacing w:line="360" w:lineRule="auto"/>
        <w:rPr>
          <w:rFonts w:ascii="仿宋" w:hAnsi="仿宋" w:eastAsia="仿宋"/>
          <w:sz w:val="24"/>
          <w:szCs w:val="24"/>
        </w:rPr>
      </w:pPr>
      <w:r>
        <w:rPr>
          <w:rFonts w:hint="eastAsia" w:ascii="仿宋" w:hAnsi="仿宋" w:eastAsia="仿宋"/>
          <w:sz w:val="24"/>
          <w:szCs w:val="24"/>
        </w:rPr>
        <w:t>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沙龙活动管理-编辑</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pPr>
      <w:r>
        <w:rPr>
          <w:rFonts w:ascii="仿宋" w:hAnsi="仿宋" w:eastAsia="仿宋"/>
          <w:color w:val="000000"/>
          <w:sz w:val="24"/>
        </w:rPr>
        <w:t>支持理财经理在活动开始前维护已创建的沙龙活动信息，确保活动信息在执行前可按实际安排调整。</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color w:val="000000"/>
          <w:sz w:val="24"/>
        </w:rPr>
      </w:pPr>
      <w:r>
        <w:rPr>
          <w:rFonts w:ascii="仿宋" w:hAnsi="仿宋" w:eastAsia="仿宋"/>
          <w:color w:val="000000"/>
          <w:sz w:val="24"/>
        </w:rPr>
        <w:t>用户在活动列表行内点击“编辑”后，可修改当前活动的基础信息。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沙龙主题</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反显、必输，长度不超过100字符，支持计数显示（0/100）</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输入框</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沙龙</w:t>
            </w:r>
            <w:r>
              <w:rPr>
                <w:rFonts w:ascii="仿宋" w:hAnsi="仿宋" w:eastAsia="仿宋" w:cs="仿宋"/>
                <w:color w:val="000000"/>
                <w:sz w:val="24"/>
                <w:lang w:bidi="ar"/>
              </w:rPr>
              <w:t>活动名称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地点</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必</w:t>
            </w:r>
            <w:r>
              <w:rPr>
                <w:rFonts w:hint="eastAsia" w:ascii="仿宋" w:hAnsi="仿宋" w:eastAsia="仿宋" w:cs="仿宋"/>
                <w:sz w:val="24"/>
                <w:lang w:bidi="ar"/>
              </w:rPr>
              <w:t>反显、</w:t>
            </w:r>
            <w:r>
              <w:rPr>
                <w:rFonts w:ascii="仿宋" w:hAnsi="仿宋" w:eastAsia="仿宋" w:cs="仿宋"/>
                <w:sz w:val="24"/>
                <w:lang w:bidi="ar"/>
              </w:rPr>
              <w:t>输</w:t>
            </w:r>
            <w:r>
              <w:rPr>
                <w:rFonts w:hint="eastAsia" w:ascii="仿宋" w:hAnsi="仿宋" w:eastAsia="仿宋" w:cs="仿宋"/>
                <w:sz w:val="24"/>
                <w:lang w:bidi="ar"/>
              </w:rPr>
              <w:t>，长度不超过100字符，支持计数显示（0/100）</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输入框</w:t>
            </w:r>
          </w:p>
        </w:tc>
        <w:tc>
          <w:tcPr>
            <w:tcW w:w="227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沙龙活动地点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时间（开始时间）</w:t>
            </w:r>
          </w:p>
        </w:tc>
        <w:tc>
          <w:tcPr>
            <w:tcW w:w="2270" w:type="dxa"/>
          </w:tcPr>
          <w:p>
            <w:pPr>
              <w:spacing w:line="360" w:lineRule="auto"/>
              <w:jc w:val="left"/>
              <w:rPr>
                <w:rFonts w:ascii="仿宋" w:hAnsi="仿宋" w:eastAsia="仿宋" w:cs="仿宋"/>
                <w:sz w:val="24"/>
                <w:lang w:bidi="ar"/>
              </w:rPr>
            </w:pPr>
            <w:r>
              <w:rPr>
                <w:rFonts w:hint="eastAsia" w:ascii="仿宋" w:hAnsi="仿宋" w:eastAsia="仿宋" w:cs="仿宋"/>
                <w:sz w:val="24"/>
                <w:lang w:bidi="ar"/>
              </w:rPr>
              <w:t>反显、</w:t>
            </w:r>
            <w:r>
              <w:rPr>
                <w:rFonts w:ascii="仿宋" w:hAnsi="仿宋" w:eastAsia="仿宋" w:cs="仿宋"/>
                <w:sz w:val="24"/>
                <w:lang w:bidi="ar"/>
              </w:rPr>
              <w:t>必输</w:t>
            </w:r>
            <w:r>
              <w:rPr>
                <w:rFonts w:hint="eastAsia" w:ascii="仿宋" w:hAnsi="仿宋" w:eastAsia="仿宋" w:cs="仿宋"/>
                <w:sz w:val="24"/>
                <w:lang w:bidi="ar"/>
              </w:rPr>
              <w:t>，</w:t>
            </w:r>
          </w:p>
          <w:p>
            <w:pPr>
              <w:spacing w:line="360" w:lineRule="auto"/>
              <w:jc w:val="left"/>
              <w:rPr>
                <w:rFonts w:ascii="仿宋" w:hAnsi="仿宋" w:eastAsia="仿宋" w:cs="仿宋"/>
                <w:sz w:val="24"/>
                <w:lang w:bidi="ar"/>
              </w:rPr>
            </w:pPr>
            <w:r>
              <w:rPr>
                <w:rFonts w:ascii="仿宋" w:hAnsi="仿宋" w:eastAsia="仿宋" w:cs="仿宋"/>
                <w:sz w:val="24"/>
                <w:lang w:bidi="ar"/>
              </w:rPr>
              <w:t>格式</w:t>
            </w:r>
            <w:r>
              <w:rPr>
                <w:rFonts w:hint="eastAsia" w:ascii="仿宋" w:hAnsi="仿宋" w:eastAsia="仿宋" w:cs="仿宋"/>
                <w:sz w:val="24"/>
                <w:lang w:bidi="ar"/>
              </w:rPr>
              <w:t>YYYY-MM-DD hh:mm</w:t>
            </w:r>
            <w:r>
              <w:rPr>
                <w:rFonts w:ascii="仿宋" w:hAnsi="仿宋" w:eastAsia="仿宋" w:cs="仿宋"/>
                <w:sz w:val="24"/>
                <w:lang w:bidi="ar"/>
              </w:rPr>
              <w:t xml:space="preserve"> </w:t>
            </w:r>
            <w:r>
              <w:rPr>
                <w:rFonts w:hint="eastAsia" w:ascii="仿宋" w:hAnsi="仿宋" w:eastAsia="仿宋" w:cs="仿宋"/>
                <w:sz w:val="24"/>
                <w:lang w:bidi="ar"/>
              </w:rPr>
              <w:t>，不得早于当前系统时间</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日期及时间选择控件</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沙龙</w:t>
            </w:r>
            <w:r>
              <w:rPr>
                <w:rFonts w:ascii="仿宋" w:hAnsi="仿宋" w:eastAsia="仿宋" w:cs="仿宋"/>
                <w:color w:val="000000"/>
                <w:sz w:val="24"/>
                <w:lang w:bidi="ar"/>
              </w:rPr>
              <w:t>活动开始</w:t>
            </w:r>
            <w:r>
              <w:rPr>
                <w:rFonts w:hint="eastAsia" w:ascii="仿宋" w:hAnsi="仿宋" w:eastAsia="仿宋" w:cs="仿宋"/>
                <w:color w:val="000000"/>
                <w:sz w:val="24"/>
                <w:lang w:bidi="ar"/>
              </w:rPr>
              <w:t>日期及时间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时间（结束时间）</w:t>
            </w:r>
          </w:p>
        </w:tc>
        <w:tc>
          <w:tcPr>
            <w:tcW w:w="2270" w:type="dxa"/>
          </w:tcPr>
          <w:p>
            <w:pPr>
              <w:spacing w:line="360" w:lineRule="auto"/>
              <w:jc w:val="left"/>
              <w:rPr>
                <w:rFonts w:ascii="仿宋" w:hAnsi="仿宋" w:eastAsia="仿宋" w:cs="仿宋"/>
                <w:sz w:val="24"/>
                <w:lang w:bidi="ar"/>
              </w:rPr>
            </w:pPr>
            <w:r>
              <w:rPr>
                <w:rFonts w:hint="eastAsia" w:ascii="仿宋" w:hAnsi="仿宋" w:eastAsia="仿宋" w:cs="仿宋"/>
                <w:sz w:val="24"/>
                <w:lang w:bidi="ar"/>
              </w:rPr>
              <w:t>反显、</w:t>
            </w:r>
            <w:r>
              <w:rPr>
                <w:rFonts w:ascii="仿宋" w:hAnsi="仿宋" w:eastAsia="仿宋" w:cs="仿宋"/>
                <w:sz w:val="24"/>
                <w:lang w:bidi="ar"/>
              </w:rPr>
              <w:t>必输</w:t>
            </w:r>
            <w:r>
              <w:rPr>
                <w:rFonts w:hint="eastAsia" w:ascii="仿宋" w:hAnsi="仿宋" w:eastAsia="仿宋" w:cs="仿宋"/>
                <w:sz w:val="24"/>
                <w:lang w:bidi="ar"/>
              </w:rPr>
              <w:t>，</w:t>
            </w:r>
          </w:p>
          <w:p>
            <w:pPr>
              <w:spacing w:line="360" w:lineRule="auto"/>
              <w:jc w:val="left"/>
              <w:rPr>
                <w:rFonts w:ascii="仿宋" w:hAnsi="仿宋" w:eastAsia="仿宋" w:cs="仿宋"/>
                <w:sz w:val="24"/>
                <w:lang w:bidi="ar"/>
              </w:rPr>
            </w:pPr>
            <w:r>
              <w:rPr>
                <w:rFonts w:ascii="仿宋" w:hAnsi="仿宋" w:eastAsia="仿宋" w:cs="仿宋"/>
                <w:sz w:val="24"/>
                <w:lang w:bidi="ar"/>
              </w:rPr>
              <w:t>格式</w:t>
            </w:r>
            <w:r>
              <w:rPr>
                <w:rFonts w:hint="eastAsia" w:ascii="仿宋" w:hAnsi="仿宋" w:eastAsia="仿宋" w:cs="仿宋"/>
                <w:sz w:val="24"/>
                <w:lang w:bidi="ar"/>
              </w:rPr>
              <w:t>YYYY-MM-DD hh:mm</w:t>
            </w:r>
            <w:r>
              <w:rPr>
                <w:rFonts w:ascii="仿宋" w:hAnsi="仿宋" w:eastAsia="仿宋" w:cs="仿宋"/>
                <w:sz w:val="24"/>
                <w:lang w:bidi="ar"/>
              </w:rPr>
              <w:t xml:space="preserve"> </w:t>
            </w:r>
            <w:r>
              <w:rPr>
                <w:rFonts w:hint="eastAsia" w:ascii="仿宋" w:hAnsi="仿宋" w:eastAsia="仿宋" w:cs="仿宋"/>
                <w:sz w:val="24"/>
                <w:lang w:bidi="ar"/>
              </w:rPr>
              <w:t>，不得早于当前系统时间</w:t>
            </w:r>
          </w:p>
        </w:tc>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日期及时间选择控件</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沙龙</w:t>
            </w:r>
            <w:r>
              <w:rPr>
                <w:rFonts w:ascii="仿宋" w:hAnsi="仿宋" w:eastAsia="仿宋" w:cs="仿宋"/>
                <w:color w:val="000000"/>
                <w:sz w:val="24"/>
                <w:lang w:bidi="ar"/>
              </w:rPr>
              <w:t>活动</w:t>
            </w:r>
            <w:r>
              <w:rPr>
                <w:rFonts w:hint="eastAsia" w:ascii="仿宋" w:hAnsi="仿宋" w:eastAsia="仿宋" w:cs="仿宋"/>
                <w:color w:val="000000"/>
                <w:sz w:val="24"/>
                <w:lang w:bidi="ar"/>
              </w:rPr>
              <w:t>结束日期及时间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参与人</w:t>
            </w:r>
          </w:p>
        </w:tc>
        <w:tc>
          <w:tcPr>
            <w:tcW w:w="2270" w:type="dxa"/>
            <w:shd w:val="clear" w:color="auto" w:fill="auto"/>
          </w:tcPr>
          <w:p>
            <w:pPr>
              <w:spacing w:after="0" w:line="360" w:lineRule="auto"/>
            </w:pPr>
            <w:r>
              <w:rPr>
                <w:rFonts w:hint="eastAsia" w:ascii="仿宋" w:hAnsi="仿宋" w:eastAsia="仿宋"/>
                <w:color w:val="000000"/>
                <w:sz w:val="24"/>
              </w:rPr>
              <w:t>反显</w:t>
            </w:r>
            <w:r>
              <w:rPr>
                <w:rFonts w:ascii="仿宋" w:hAnsi="仿宋" w:eastAsia="仿宋"/>
                <w:color w:val="000000"/>
                <w:sz w:val="24"/>
              </w:rPr>
              <w:t>；</w:t>
            </w:r>
            <w:r>
              <w:rPr>
                <w:rFonts w:hint="eastAsia" w:ascii="仿宋" w:hAnsi="仿宋" w:eastAsia="仿宋"/>
                <w:color w:val="000000"/>
                <w:sz w:val="24"/>
              </w:rPr>
              <w:t>参与人数</w:t>
            </w:r>
          </w:p>
        </w:tc>
        <w:tc>
          <w:tcPr>
            <w:tcW w:w="2260" w:type="dxa"/>
            <w:shd w:val="clear" w:color="auto" w:fill="auto"/>
          </w:tcPr>
          <w:p>
            <w:pPr>
              <w:spacing w:after="0" w:line="360" w:lineRule="auto"/>
            </w:pPr>
            <w:r>
              <w:rPr>
                <w:rFonts w:ascii="仿宋" w:hAnsi="仿宋" w:eastAsia="仿宋"/>
                <w:color w:val="000000"/>
                <w:sz w:val="24"/>
              </w:rPr>
              <w:t>文本</w:t>
            </w:r>
          </w:p>
        </w:tc>
        <w:tc>
          <w:tcPr>
            <w:tcW w:w="2270" w:type="dxa"/>
            <w:shd w:val="clear" w:color="auto" w:fill="auto"/>
          </w:tcPr>
          <w:p>
            <w:pPr>
              <w:spacing w:after="0" w:line="360" w:lineRule="auto"/>
            </w:pPr>
            <w:r>
              <w:rPr>
                <w:rFonts w:ascii="仿宋" w:hAnsi="仿宋" w:eastAsia="仿宋"/>
                <w:color w:val="000000"/>
                <w:sz w:val="24"/>
              </w:rPr>
              <w:t>活动邀约参与人</w:t>
            </w:r>
            <w:r>
              <w:rPr>
                <w:rFonts w:hint="eastAsia" w:ascii="仿宋" w:hAnsi="仿宋" w:eastAsia="仿宋"/>
                <w:color w:val="000000"/>
                <w:sz w:val="24"/>
              </w:rPr>
              <w:t>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导入</w:t>
            </w:r>
          </w:p>
        </w:tc>
        <w:tc>
          <w:tcPr>
            <w:tcW w:w="2270" w:type="dxa"/>
            <w:shd w:val="clear" w:color="auto" w:fill="auto"/>
          </w:tcPr>
          <w:p>
            <w:pPr>
              <w:spacing w:after="0" w:line="360" w:lineRule="auto"/>
              <w:rPr>
                <w:rFonts w:eastAsia="仿宋"/>
              </w:rPr>
            </w:pPr>
            <w:r>
              <w:rPr>
                <w:rFonts w:ascii="仿宋" w:hAnsi="仿宋" w:eastAsia="仿宋"/>
                <w:color w:val="000000"/>
                <w:sz w:val="24"/>
              </w:rPr>
              <w:t>点击后进入参与人导入处理流程</w:t>
            </w:r>
            <w:r>
              <w:rPr>
                <w:rFonts w:hint="eastAsia" w:ascii="仿宋" w:hAnsi="仿宋" w:eastAsia="仿宋"/>
                <w:color w:val="000000"/>
                <w:sz w:val="24"/>
              </w:rPr>
              <w:t>；提供下载模板；模板表头包含：核心客户号（存量客户必填）、姓名、手机号码</w:t>
            </w:r>
          </w:p>
        </w:tc>
        <w:tc>
          <w:tcPr>
            <w:tcW w:w="2260" w:type="dxa"/>
            <w:shd w:val="clear" w:color="auto" w:fill="auto"/>
          </w:tcPr>
          <w:p>
            <w:pPr>
              <w:spacing w:after="0" w:line="360" w:lineRule="auto"/>
            </w:pPr>
            <w:r>
              <w:rPr>
                <w:rFonts w:ascii="仿宋" w:hAnsi="仿宋" w:eastAsia="仿宋"/>
                <w:color w:val="000000"/>
                <w:sz w:val="24"/>
              </w:rPr>
              <w:t>按钮</w:t>
            </w:r>
          </w:p>
        </w:tc>
        <w:tc>
          <w:tcPr>
            <w:tcW w:w="2270" w:type="dxa"/>
            <w:shd w:val="clear" w:color="auto" w:fill="auto"/>
          </w:tcPr>
          <w:p>
            <w:pPr>
              <w:spacing w:after="0" w:line="360" w:lineRule="auto"/>
            </w:pPr>
            <w:r>
              <w:rPr>
                <w:rFonts w:ascii="仿宋" w:hAnsi="仿宋" w:eastAsia="仿宋"/>
                <w:color w:val="000000"/>
                <w:sz w:val="24"/>
              </w:rPr>
              <w:t>参与人区域操作按钮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活动</w:t>
            </w:r>
            <w:r>
              <w:rPr>
                <w:rFonts w:ascii="仿宋" w:hAnsi="仿宋" w:eastAsia="仿宋" w:cs="仿宋"/>
                <w:color w:val="000000"/>
                <w:sz w:val="24"/>
                <w:lang w:bidi="ar"/>
              </w:rPr>
              <w:t>说明</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反显、必输；长度不超过500字符，支持计数显示（0/500）</w:t>
            </w:r>
          </w:p>
        </w:tc>
        <w:tc>
          <w:tcPr>
            <w:tcW w:w="2260"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输入框</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沙龙</w:t>
            </w:r>
            <w:r>
              <w:rPr>
                <w:rFonts w:ascii="仿宋" w:hAnsi="仿宋" w:eastAsia="仿宋" w:cs="仿宋"/>
                <w:color w:val="000000"/>
                <w:sz w:val="24"/>
                <w:lang w:bidi="ar"/>
              </w:rPr>
              <w:t>活动描述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附件</w:t>
            </w:r>
          </w:p>
        </w:tc>
        <w:tc>
          <w:tcPr>
            <w:tcW w:w="2270" w:type="dxa"/>
            <w:shd w:val="clear" w:color="auto" w:fill="auto"/>
          </w:tcPr>
          <w:p>
            <w:pPr>
              <w:spacing w:after="0" w:line="360" w:lineRule="auto"/>
              <w:rPr>
                <w:rFonts w:eastAsia="仿宋"/>
              </w:rPr>
            </w:pPr>
            <w:r>
              <w:rPr>
                <w:rFonts w:hint="eastAsia" w:ascii="仿宋" w:hAnsi="仿宋" w:eastAsia="仿宋" w:cs="仿宋"/>
                <w:sz w:val="24"/>
                <w:lang w:bidi="ar"/>
              </w:rPr>
              <w:t>反显、</w:t>
            </w:r>
            <w:r>
              <w:rPr>
                <w:rFonts w:hint="eastAsia" w:ascii="仿宋" w:hAnsi="仿宋" w:eastAsia="仿宋"/>
                <w:sz w:val="24"/>
              </w:rPr>
              <w:t>非</w:t>
            </w:r>
            <w:r>
              <w:rPr>
                <w:rFonts w:ascii="仿宋" w:hAnsi="仿宋" w:eastAsia="仿宋"/>
                <w:sz w:val="24"/>
              </w:rPr>
              <w:t>必输；仅支持docx、excel、pdf、pptx格式</w:t>
            </w:r>
            <w:r>
              <w:rPr>
                <w:rFonts w:hint="eastAsia" w:ascii="仿宋" w:hAnsi="仿宋" w:eastAsia="仿宋"/>
                <w:sz w:val="24"/>
              </w:rPr>
              <w:t>，导入文件大小不超过5M</w:t>
            </w:r>
          </w:p>
        </w:tc>
        <w:tc>
          <w:tcPr>
            <w:tcW w:w="2260" w:type="dxa"/>
            <w:shd w:val="clear" w:color="auto" w:fill="auto"/>
          </w:tcPr>
          <w:p>
            <w:pPr>
              <w:spacing w:after="0" w:line="360" w:lineRule="auto"/>
            </w:pPr>
            <w:r>
              <w:rPr>
                <w:rFonts w:ascii="仿宋" w:hAnsi="仿宋" w:eastAsia="仿宋"/>
                <w:sz w:val="24"/>
              </w:rPr>
              <w:t>文件上传</w:t>
            </w:r>
          </w:p>
        </w:tc>
        <w:tc>
          <w:tcPr>
            <w:tcW w:w="2270" w:type="dxa"/>
            <w:shd w:val="clear" w:color="auto" w:fill="auto"/>
          </w:tcPr>
          <w:p>
            <w:pPr>
              <w:spacing w:after="0" w:line="360" w:lineRule="auto"/>
            </w:pPr>
            <w:r>
              <w:rPr>
                <w:rFonts w:ascii="仿宋" w:hAnsi="仿宋" w:eastAsia="仿宋"/>
                <w:sz w:val="24"/>
              </w:rPr>
              <w:t>上传</w:t>
            </w:r>
            <w:r>
              <w:rPr>
                <w:rFonts w:hint="eastAsia" w:ascii="仿宋" w:hAnsi="仿宋" w:eastAsia="仿宋"/>
                <w:sz w:val="24"/>
              </w:rPr>
              <w:t>沙龙活动</w:t>
            </w:r>
            <w:r>
              <w:rPr>
                <w:rFonts w:ascii="仿宋" w:hAnsi="仿宋" w:eastAsia="仿宋"/>
                <w:sz w:val="24"/>
              </w:rPr>
              <w:t>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保存/提交</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点击后校验录入项并生成活动记录</w:t>
            </w:r>
          </w:p>
        </w:tc>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按钮</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页面操作按钮，关闭新增弹窗。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取消</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按钮</w:t>
            </w:r>
          </w:p>
        </w:tc>
        <w:tc>
          <w:tcPr>
            <w:tcW w:w="2270"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关闭新增</w:t>
            </w:r>
            <w:r>
              <w:rPr>
                <w:rFonts w:hint="eastAsia" w:ascii="仿宋" w:hAnsi="仿宋" w:eastAsia="仿宋" w:cs="仿宋"/>
                <w:color w:val="000000"/>
                <w:sz w:val="24"/>
                <w:lang w:bidi="ar"/>
              </w:rPr>
              <w:t>弹窗。</w:t>
            </w:r>
          </w:p>
        </w:tc>
      </w:tr>
    </w:tbl>
    <w:p>
      <w:pPr>
        <w:spacing w:line="360" w:lineRule="auto"/>
        <w:rPr>
          <w:rFonts w:ascii="仿宋" w:hAnsi="仿宋" w:eastAsia="仿宋"/>
          <w:color w:val="00000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jc w:val="left"/>
      </w:pPr>
      <w:r>
        <w:rPr>
          <w:rFonts w:ascii="仿宋" w:hAnsi="仿宋" w:eastAsia="仿宋"/>
          <w:b/>
          <w:color w:val="000000"/>
          <w:sz w:val="24"/>
        </w:rPr>
        <w:t>（一）操作说明</w:t>
      </w:r>
    </w:p>
    <w:p>
      <w:pPr>
        <w:spacing w:after="0" w:line="360" w:lineRule="auto"/>
        <w:jc w:val="left"/>
      </w:pPr>
      <w:r>
        <w:rPr>
          <w:rFonts w:ascii="仿宋" w:hAnsi="仿宋" w:eastAsia="仿宋"/>
          <w:color w:val="000000"/>
          <w:sz w:val="24"/>
        </w:rPr>
        <w:t>1. 用户在列表行内统一操作按钮区点击“编辑”，系统打开当前</w:t>
      </w:r>
      <w:r>
        <w:rPr>
          <w:rFonts w:hint="eastAsia" w:ascii="仿宋" w:hAnsi="仿宋" w:eastAsia="仿宋"/>
          <w:color w:val="000000"/>
          <w:sz w:val="24"/>
        </w:rPr>
        <w:t>沙龙</w:t>
      </w:r>
      <w:r>
        <w:rPr>
          <w:rFonts w:ascii="仿宋" w:hAnsi="仿宋" w:eastAsia="仿宋"/>
          <w:color w:val="000000"/>
          <w:sz w:val="24"/>
        </w:rPr>
        <w:t>活动编辑页面。</w:t>
      </w:r>
    </w:p>
    <w:p>
      <w:pPr>
        <w:spacing w:after="0" w:line="360" w:lineRule="auto"/>
        <w:jc w:val="left"/>
        <w:rPr>
          <w:rFonts w:eastAsia="仿宋"/>
          <w:color w:val="000000"/>
          <w:sz w:val="24"/>
        </w:rPr>
      </w:pPr>
      <w:r>
        <w:rPr>
          <w:rFonts w:ascii="仿宋" w:hAnsi="仿宋" w:eastAsia="仿宋"/>
          <w:color w:val="000000"/>
          <w:sz w:val="24"/>
        </w:rPr>
        <w:t xml:space="preserve">2. </w:t>
      </w:r>
      <w:r>
        <w:rPr>
          <w:rFonts w:hint="eastAsia" w:eastAsia="仿宋"/>
          <w:color w:val="000000"/>
          <w:sz w:val="24"/>
        </w:rPr>
        <w:t>编辑界面回显已保存的沙龙活动信息，支持用户对页面信息进行修改。</w:t>
      </w:r>
    </w:p>
    <w:p>
      <w:pPr>
        <w:spacing w:after="0" w:line="360" w:lineRule="auto"/>
        <w:jc w:val="left"/>
      </w:pPr>
      <w:r>
        <w:rPr>
          <w:rFonts w:ascii="仿宋" w:hAnsi="仿宋" w:eastAsia="仿宋"/>
          <w:color w:val="000000"/>
          <w:sz w:val="24"/>
        </w:rPr>
        <w:t>3. 用户修改活动信息后点击“保存”，系统校验通过后更新活动信息</w:t>
      </w:r>
      <w:r>
        <w:rPr>
          <w:rFonts w:hint="eastAsia" w:ascii="仿宋" w:hAnsi="仿宋" w:eastAsia="仿宋"/>
          <w:color w:val="000000"/>
          <w:sz w:val="24"/>
        </w:rPr>
        <w:t>，</w:t>
      </w:r>
      <w:r>
        <w:rPr>
          <w:rFonts w:hint="eastAsia" w:eastAsia="仿宋"/>
          <w:color w:val="000000"/>
          <w:sz w:val="24"/>
        </w:rPr>
        <w:t>返回列表页面并提示“保存成功”</w:t>
      </w:r>
      <w:r>
        <w:rPr>
          <w:rFonts w:ascii="仿宋" w:hAnsi="仿宋" w:eastAsia="仿宋"/>
          <w:color w:val="000000"/>
          <w:sz w:val="24"/>
        </w:rPr>
        <w:t>。</w:t>
      </w:r>
    </w:p>
    <w:p>
      <w:pPr>
        <w:spacing w:after="0" w:line="360" w:lineRule="auto"/>
        <w:jc w:val="left"/>
      </w:pPr>
      <w:r>
        <w:rPr>
          <w:rFonts w:ascii="仿宋" w:hAnsi="仿宋" w:eastAsia="仿宋"/>
          <w:b/>
          <w:color w:val="000000"/>
          <w:sz w:val="24"/>
        </w:rPr>
        <w:t>（二）规则与约束</w:t>
      </w:r>
    </w:p>
    <w:p>
      <w:pPr>
        <w:spacing w:after="0" w:line="360" w:lineRule="auto"/>
        <w:jc w:val="left"/>
      </w:pPr>
      <w:r>
        <w:rPr>
          <w:rFonts w:ascii="仿宋" w:hAnsi="仿宋" w:eastAsia="仿宋"/>
          <w:color w:val="000000"/>
          <w:sz w:val="24"/>
        </w:rPr>
        <w:t>1</w:t>
      </w:r>
      <w:r>
        <w:rPr>
          <w:rFonts w:hint="eastAsia" w:ascii="仿宋" w:hAnsi="仿宋" w:eastAsia="仿宋"/>
          <w:color w:val="000000"/>
          <w:sz w:val="24"/>
        </w:rPr>
        <w:t>、</w:t>
      </w:r>
      <w:r>
        <w:rPr>
          <w:rFonts w:ascii="仿宋" w:hAnsi="仿宋" w:eastAsia="仿宋"/>
          <w:color w:val="000000"/>
          <w:sz w:val="24"/>
        </w:rPr>
        <w:t>活动未开始时支持编辑沙龙活动信息。</w:t>
      </w:r>
    </w:p>
    <w:p>
      <w:pPr>
        <w:spacing w:after="0" w:line="360" w:lineRule="auto"/>
        <w:jc w:val="left"/>
      </w:pPr>
      <w:r>
        <w:rPr>
          <w:rFonts w:ascii="仿宋" w:hAnsi="仿宋" w:eastAsia="仿宋"/>
          <w:color w:val="000000"/>
          <w:sz w:val="24"/>
        </w:rPr>
        <w:t>2</w:t>
      </w:r>
      <w:r>
        <w:rPr>
          <w:rFonts w:hint="eastAsia" w:ascii="仿宋" w:hAnsi="仿宋" w:eastAsia="仿宋"/>
          <w:color w:val="000000"/>
          <w:sz w:val="24"/>
        </w:rPr>
        <w:t>、</w:t>
      </w:r>
      <w:r>
        <w:rPr>
          <w:rFonts w:ascii="仿宋" w:hAnsi="仿宋" w:eastAsia="仿宋"/>
          <w:color w:val="000000"/>
          <w:sz w:val="24"/>
        </w:rPr>
        <w:t>到达活动开始时间后，不允许再编辑沙龙活动信息</w:t>
      </w:r>
      <w:r>
        <w:rPr>
          <w:rFonts w:hint="eastAsia" w:ascii="仿宋" w:hAnsi="仿宋" w:eastAsia="仿宋"/>
          <w:color w:val="000000"/>
          <w:sz w:val="24"/>
        </w:rPr>
        <w:t>，提示“活动已开始，不可编辑”</w:t>
      </w:r>
      <w:r>
        <w:rPr>
          <w:rFonts w:ascii="仿宋" w:hAnsi="仿宋" w:eastAsia="仿宋"/>
          <w:color w:val="000000"/>
          <w:sz w:val="24"/>
        </w:rPr>
        <w:t>。</w:t>
      </w:r>
    </w:p>
    <w:p>
      <w:pPr>
        <w:spacing w:after="0" w:line="360" w:lineRule="auto"/>
        <w:jc w:val="left"/>
        <w:rPr>
          <w:rFonts w:ascii="仿宋" w:hAnsi="仿宋" w:eastAsia="仿宋"/>
          <w:color w:val="000000"/>
          <w:sz w:val="24"/>
        </w:rPr>
      </w:pPr>
      <w:r>
        <w:rPr>
          <w:rFonts w:ascii="仿宋" w:hAnsi="仿宋" w:eastAsia="仿宋"/>
          <w:color w:val="000000"/>
          <w:sz w:val="24"/>
        </w:rPr>
        <w:t>3</w:t>
      </w:r>
      <w:r>
        <w:rPr>
          <w:rFonts w:hint="eastAsia" w:ascii="仿宋" w:hAnsi="仿宋" w:eastAsia="仿宋"/>
          <w:color w:val="000000"/>
          <w:sz w:val="24"/>
        </w:rPr>
        <w:t>、</w:t>
      </w:r>
      <w:r>
        <w:rPr>
          <w:rFonts w:ascii="仿宋" w:hAnsi="仿宋" w:eastAsia="仿宋"/>
          <w:color w:val="000000"/>
          <w:sz w:val="24"/>
        </w:rPr>
        <w:t>编辑页面</w:t>
      </w:r>
      <w:r>
        <w:rPr>
          <w:rFonts w:hint="eastAsia" w:ascii="仿宋" w:hAnsi="仿宋" w:eastAsia="仿宋"/>
          <w:color w:val="000000"/>
          <w:sz w:val="24"/>
        </w:rPr>
        <w:t>布局、</w:t>
      </w:r>
      <w:r>
        <w:rPr>
          <w:rFonts w:ascii="仿宋" w:hAnsi="仿宋" w:eastAsia="仿宋"/>
          <w:color w:val="000000"/>
          <w:sz w:val="24"/>
        </w:rPr>
        <w:t>字段范围</w:t>
      </w:r>
      <w:r>
        <w:rPr>
          <w:rFonts w:hint="eastAsia" w:ascii="仿宋" w:hAnsi="仿宋" w:eastAsia="仿宋"/>
          <w:color w:val="000000"/>
          <w:sz w:val="24"/>
        </w:rPr>
        <w:t>及操作同</w:t>
      </w:r>
      <w:r>
        <w:rPr>
          <w:rFonts w:ascii="仿宋" w:hAnsi="仿宋" w:eastAsia="仿宋"/>
          <w:color w:val="000000"/>
          <w:sz w:val="24"/>
        </w:rPr>
        <w:t>新增页面</w:t>
      </w:r>
      <w:r>
        <w:rPr>
          <w:rFonts w:hint="eastAsia" w:ascii="仿宋" w:hAnsi="仿宋" w:eastAsia="仿宋"/>
          <w:color w:val="000000"/>
          <w:sz w:val="24"/>
        </w:rPr>
        <w:t>，打开时需反显保存的数据，用户可修改并保存</w:t>
      </w:r>
      <w:r>
        <w:rPr>
          <w:rFonts w:ascii="仿宋" w:hAnsi="仿宋" w:eastAsia="仿宋"/>
          <w:color w:val="000000"/>
          <w:sz w:val="24"/>
        </w:rPr>
        <w:t>。</w:t>
      </w:r>
      <w:r>
        <w:rPr>
          <w:rFonts w:hint="eastAsia" w:ascii="仿宋" w:hAnsi="仿宋" w:eastAsia="仿宋"/>
          <w:color w:val="000000"/>
          <w:sz w:val="24"/>
        </w:rPr>
        <w:t>4.需要进行必填项校验，满足数据校验要求。</w:t>
      </w:r>
    </w:p>
    <w:p>
      <w:pPr>
        <w:spacing w:after="0" w:line="360" w:lineRule="auto"/>
        <w:jc w:val="left"/>
        <w:rPr>
          <w:rFonts w:ascii="仿宋" w:hAnsi="仿宋" w:eastAsia="仿宋"/>
          <w:color w:val="000000"/>
          <w:sz w:val="24"/>
        </w:rPr>
      </w:pPr>
      <w:r>
        <w:rPr>
          <w:rFonts w:hint="eastAsia" w:ascii="仿宋" w:hAnsi="仿宋" w:eastAsia="仿宋"/>
          <w:color w:val="000000"/>
          <w:sz w:val="24"/>
        </w:rPr>
        <w:t>4、沙龙活动编辑成功后，同步修改工作日历中的沙龙活动。</w:t>
      </w:r>
    </w:p>
    <w:p>
      <w:pPr>
        <w:spacing w:after="0" w:line="360" w:lineRule="auto"/>
        <w:jc w:val="left"/>
      </w:pPr>
      <w:r>
        <w:rPr>
          <w:rFonts w:ascii="仿宋" w:hAnsi="仿宋" w:eastAsia="仿宋"/>
          <w:b/>
          <w:color w:val="000000"/>
          <w:sz w:val="24"/>
        </w:rPr>
        <w:t>（三）权限说明</w:t>
      </w:r>
    </w:p>
    <w:p>
      <w:pPr>
        <w:spacing w:line="360" w:lineRule="auto"/>
      </w:pPr>
      <w:r>
        <w:rPr>
          <w:rFonts w:ascii="仿宋" w:hAnsi="仿宋" w:eastAsia="仿宋"/>
          <w:color w:val="000000"/>
          <w:sz w:val="24"/>
        </w:rPr>
        <w:t>1. 仅活动创建人可编辑本人创建且未开始的活动。</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p>
      <w:pPr>
        <w:spacing w:line="360" w:lineRule="auto"/>
        <w:rPr>
          <w:rFonts w:ascii="仿宋" w:hAnsi="仿宋" w:eastAsia="仿宋"/>
          <w:sz w:val="24"/>
          <w:szCs w:val="24"/>
        </w:rPr>
      </w:pPr>
      <w:r>
        <w:rPr>
          <w:rFonts w:hint="eastAsia" w:ascii="仿宋" w:hAnsi="仿宋" w:eastAsia="仿宋"/>
          <w:sz w:val="24"/>
          <w:szCs w:val="24"/>
        </w:rPr>
        <w:t>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沙龙活动管理-删除</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pPr>
      <w:r>
        <w:rPr>
          <w:rFonts w:ascii="仿宋" w:hAnsi="仿宋" w:eastAsia="仿宋"/>
          <w:color w:val="000000"/>
          <w:sz w:val="24"/>
        </w:rPr>
        <w:t>支持理财经理删除无效或错误创建的沙龙活动记录，保障活动数据准确性。</w:t>
      </w:r>
    </w:p>
    <w:p>
      <w:pPr>
        <w:pStyle w:val="7"/>
        <w:numPr>
          <w:ilvl w:val="4"/>
          <w:numId w:val="14"/>
        </w:numPr>
        <w:spacing w:line="360" w:lineRule="auto"/>
        <w:ind w:left="1418" w:hanging="1418"/>
        <w:rPr>
          <w:rFonts w:ascii="仿宋" w:hAnsi="仿宋" w:eastAsia="仿宋"/>
          <w:b w:val="0"/>
          <w:i w:val="0"/>
          <w:color w:val="000000"/>
          <w:sz w:val="24"/>
        </w:rPr>
      </w:pPr>
      <w:r>
        <w:rPr>
          <w:rFonts w:hint="eastAsia" w:ascii="仿宋" w:hAnsi="仿宋" w:eastAsia="仿宋" w:cs="仿宋"/>
          <w:i w:val="0"/>
          <w:iCs w:val="0"/>
          <w:sz w:val="24"/>
        </w:rPr>
        <w:t>输入</w:t>
      </w:r>
    </w:p>
    <w:p>
      <w:pPr>
        <w:spacing w:line="360" w:lineRule="auto"/>
        <w:rPr>
          <w:rFonts w:ascii="仿宋" w:hAnsi="仿宋" w:eastAsia="仿宋"/>
          <w:color w:val="000000"/>
          <w:sz w:val="24"/>
        </w:rPr>
      </w:pPr>
      <w:r>
        <w:rPr>
          <w:rFonts w:hint="eastAsia" w:ascii="仿宋" w:hAnsi="仿宋" w:eastAsia="仿宋"/>
          <w:color w:val="000000"/>
          <w:sz w:val="24"/>
        </w:rPr>
        <w:t>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jc w:val="left"/>
      </w:pPr>
      <w:r>
        <w:rPr>
          <w:rFonts w:ascii="仿宋" w:hAnsi="仿宋" w:eastAsia="仿宋"/>
          <w:b/>
          <w:color w:val="000000"/>
          <w:sz w:val="24"/>
        </w:rPr>
        <w:t>（一）操作说明</w:t>
      </w:r>
    </w:p>
    <w:p>
      <w:pPr>
        <w:spacing w:after="0" w:line="360" w:lineRule="auto"/>
        <w:jc w:val="left"/>
        <w:rPr>
          <w:rFonts w:ascii="仿宋" w:hAnsi="仿宋" w:eastAsia="仿宋"/>
          <w:color w:val="000000"/>
          <w:sz w:val="24"/>
        </w:rPr>
      </w:pPr>
      <w:r>
        <w:rPr>
          <w:rFonts w:ascii="仿宋" w:hAnsi="仿宋" w:eastAsia="仿宋"/>
          <w:color w:val="000000"/>
          <w:sz w:val="24"/>
        </w:rPr>
        <w:t>1. 用户</w:t>
      </w:r>
      <w:r>
        <w:rPr>
          <w:rFonts w:hint="eastAsia" w:ascii="仿宋" w:hAnsi="仿宋" w:eastAsia="仿宋"/>
          <w:color w:val="000000"/>
          <w:sz w:val="24"/>
        </w:rPr>
        <w:t>可</w:t>
      </w:r>
      <w:r>
        <w:rPr>
          <w:rFonts w:ascii="仿宋" w:hAnsi="仿宋" w:eastAsia="仿宋"/>
          <w:color w:val="000000"/>
          <w:sz w:val="24"/>
        </w:rPr>
        <w:t>在列表左上角统一操作按钮区</w:t>
      </w:r>
      <w:r>
        <w:rPr>
          <w:rFonts w:hint="eastAsia" w:ascii="仿宋" w:hAnsi="仿宋" w:eastAsia="仿宋"/>
          <w:color w:val="000000"/>
          <w:sz w:val="24"/>
        </w:rPr>
        <w:t>操作：</w:t>
      </w:r>
    </w:p>
    <w:p>
      <w:pPr>
        <w:spacing w:after="0" w:line="360" w:lineRule="auto"/>
        <w:ind w:firstLine="480" w:firstLineChars="200"/>
        <w:jc w:val="left"/>
        <w:rPr>
          <w:rFonts w:ascii="仿宋" w:hAnsi="仿宋" w:eastAsia="仿宋"/>
          <w:color w:val="000000"/>
          <w:sz w:val="24"/>
        </w:rPr>
      </w:pPr>
      <w:r>
        <w:rPr>
          <w:rFonts w:hint="eastAsia" w:ascii="仿宋" w:hAnsi="仿宋" w:eastAsia="仿宋"/>
          <w:color w:val="000000"/>
          <w:sz w:val="24"/>
        </w:rPr>
        <w:t>在沙龙活动管理列表页选择沙龙活动，</w:t>
      </w:r>
      <w:r>
        <w:rPr>
          <w:rFonts w:ascii="仿宋" w:hAnsi="仿宋" w:eastAsia="仿宋"/>
          <w:color w:val="000000"/>
          <w:sz w:val="24"/>
        </w:rPr>
        <w:t>点击“删除”</w:t>
      </w:r>
      <w:r>
        <w:rPr>
          <w:rFonts w:hint="eastAsia" w:ascii="仿宋" w:hAnsi="仿宋" w:eastAsia="仿宋"/>
          <w:color w:val="000000"/>
          <w:sz w:val="24"/>
        </w:rPr>
        <w:t>按钮时</w:t>
      </w:r>
      <w:r>
        <w:rPr>
          <w:rFonts w:ascii="仿宋" w:hAnsi="仿宋" w:eastAsia="仿宋"/>
          <w:color w:val="000000"/>
          <w:sz w:val="24"/>
        </w:rPr>
        <w:t>，系统校验是否已勾选活动记录</w:t>
      </w:r>
      <w:r>
        <w:rPr>
          <w:rFonts w:hint="eastAsia" w:ascii="仿宋" w:hAnsi="仿宋" w:eastAsia="仿宋"/>
          <w:color w:val="000000"/>
          <w:sz w:val="24"/>
        </w:rPr>
        <w:t>，如未选择目标活动，系统展示toast提示：先选择数据；如已选择目标活动，系统弹出二次确认弹窗，提示：确认是否删除已选活动？。</w:t>
      </w:r>
    </w:p>
    <w:p>
      <w:pPr>
        <w:spacing w:line="360" w:lineRule="auto"/>
      </w:pPr>
      <w:r>
        <w:rPr>
          <w:rFonts w:hint="eastAsia" w:ascii="仿宋" w:hAnsi="仿宋" w:eastAsia="仿宋"/>
          <w:color w:val="000000"/>
          <w:sz w:val="24"/>
        </w:rPr>
        <w:t>弹窗底部展示确认、取消按钮。点击取消关闭弹窗不执行删除处理，关闭弹窗。点击确认后执行删除处理，成功后toast提示</w:t>
      </w:r>
      <w:r>
        <w:rPr>
          <w:rFonts w:hint="eastAsia" w:ascii="仿宋" w:hAnsi="仿宋" w:eastAsia="仿宋"/>
          <w:sz w:val="24"/>
          <w:szCs w:val="24"/>
        </w:rPr>
        <w:t>：“已成功删除{X}条沙龙活动数据！”；失败后toast提示：“{X}条营销活动数据删除失败！”</w:t>
      </w:r>
    </w:p>
    <w:p>
      <w:pPr>
        <w:spacing w:after="0" w:line="360" w:lineRule="auto"/>
        <w:jc w:val="left"/>
      </w:pPr>
      <w:r>
        <w:rPr>
          <w:rFonts w:ascii="仿宋" w:hAnsi="仿宋" w:eastAsia="仿宋"/>
          <w:color w:val="000000"/>
          <w:sz w:val="24"/>
        </w:rPr>
        <w:t xml:space="preserve">2. </w:t>
      </w:r>
      <w:r>
        <w:rPr>
          <w:rFonts w:hint="eastAsia" w:ascii="仿宋" w:hAnsi="仿宋" w:eastAsia="仿宋"/>
          <w:sz w:val="24"/>
          <w:szCs w:val="24"/>
        </w:rPr>
        <w:t>删除完成后，系统刷新沙龙活动管理页面。</w:t>
      </w:r>
    </w:p>
    <w:p>
      <w:pPr>
        <w:spacing w:after="0" w:line="360" w:lineRule="auto"/>
        <w:jc w:val="left"/>
      </w:pPr>
      <w:r>
        <w:rPr>
          <w:rFonts w:ascii="仿宋" w:hAnsi="仿宋" w:eastAsia="仿宋"/>
          <w:b/>
          <w:color w:val="000000"/>
          <w:sz w:val="24"/>
        </w:rPr>
        <w:t>（二）规则与约束</w:t>
      </w:r>
    </w:p>
    <w:p>
      <w:pPr>
        <w:spacing w:after="0" w:line="360" w:lineRule="auto"/>
        <w:jc w:val="left"/>
      </w:pPr>
      <w:r>
        <w:rPr>
          <w:rFonts w:ascii="仿宋" w:hAnsi="仿宋" w:eastAsia="仿宋"/>
          <w:color w:val="000000"/>
          <w:sz w:val="24"/>
        </w:rPr>
        <w:t>1</w:t>
      </w:r>
      <w:r>
        <w:rPr>
          <w:rFonts w:hint="eastAsia" w:ascii="仿宋" w:hAnsi="仿宋" w:eastAsia="仿宋"/>
          <w:color w:val="000000"/>
          <w:sz w:val="24"/>
        </w:rPr>
        <w:t>、</w:t>
      </w:r>
      <w:r>
        <w:rPr>
          <w:rFonts w:ascii="仿宋" w:hAnsi="仿宋" w:eastAsia="仿宋"/>
          <w:color w:val="000000"/>
          <w:sz w:val="24"/>
        </w:rPr>
        <w:t>删除需进行二次确认。</w:t>
      </w:r>
    </w:p>
    <w:p>
      <w:pPr>
        <w:spacing w:after="0" w:line="360" w:lineRule="auto"/>
        <w:jc w:val="left"/>
      </w:pPr>
      <w:r>
        <w:rPr>
          <w:rFonts w:ascii="仿宋" w:hAnsi="仿宋" w:eastAsia="仿宋"/>
          <w:color w:val="000000"/>
          <w:sz w:val="24"/>
        </w:rPr>
        <w:t>2</w:t>
      </w:r>
      <w:r>
        <w:rPr>
          <w:rFonts w:hint="eastAsia" w:ascii="仿宋" w:hAnsi="仿宋" w:eastAsia="仿宋"/>
          <w:color w:val="000000"/>
          <w:sz w:val="24"/>
        </w:rPr>
        <w:t>、</w:t>
      </w:r>
      <w:r>
        <w:rPr>
          <w:rFonts w:ascii="仿宋" w:hAnsi="仿宋" w:eastAsia="仿宋"/>
          <w:color w:val="000000"/>
          <w:sz w:val="24"/>
        </w:rPr>
        <w:t>若未勾选活动即点击“删除”，系统应提示用户先选择待删除活动。</w:t>
      </w:r>
    </w:p>
    <w:p>
      <w:pPr>
        <w:spacing w:after="0" w:line="360" w:lineRule="auto"/>
        <w:jc w:val="left"/>
        <w:rPr>
          <w:rFonts w:ascii="仿宋" w:hAnsi="仿宋" w:eastAsia="仿宋"/>
          <w:color w:val="000000"/>
          <w:sz w:val="24"/>
        </w:rPr>
      </w:pPr>
      <w:r>
        <w:rPr>
          <w:rFonts w:ascii="仿宋" w:hAnsi="仿宋" w:eastAsia="仿宋"/>
          <w:color w:val="000000"/>
          <w:sz w:val="24"/>
        </w:rPr>
        <w:t>3</w:t>
      </w:r>
      <w:r>
        <w:rPr>
          <w:rFonts w:hint="eastAsia" w:ascii="仿宋" w:hAnsi="仿宋" w:eastAsia="仿宋"/>
          <w:color w:val="000000"/>
          <w:sz w:val="24"/>
        </w:rPr>
        <w:t>、</w:t>
      </w:r>
      <w:r>
        <w:rPr>
          <w:rFonts w:ascii="仿宋" w:hAnsi="仿宋" w:eastAsia="仿宋"/>
          <w:color w:val="000000"/>
          <w:sz w:val="24"/>
        </w:rPr>
        <w:t>删除确认文案建议为“您将删除已勾选的 {X} 条沙龙活动记录。删除后不可恢复，请确认是否继续？”。</w:t>
      </w:r>
    </w:p>
    <w:p>
      <w:pPr>
        <w:spacing w:after="0" w:line="360" w:lineRule="auto"/>
        <w:jc w:val="left"/>
      </w:pPr>
      <w:r>
        <w:rPr>
          <w:rFonts w:hint="eastAsia" w:ascii="仿宋" w:hAnsi="仿宋" w:eastAsia="仿宋"/>
          <w:color w:val="000000"/>
          <w:sz w:val="24"/>
        </w:rPr>
        <w:t>4、沙龙活动删除后，工作日历的沙龙活动也同步删除。</w:t>
      </w:r>
    </w:p>
    <w:p>
      <w:pPr>
        <w:spacing w:after="0" w:line="360" w:lineRule="auto"/>
        <w:jc w:val="left"/>
      </w:pPr>
      <w:r>
        <w:rPr>
          <w:rFonts w:ascii="仿宋" w:hAnsi="仿宋" w:eastAsia="仿宋"/>
          <w:b/>
          <w:color w:val="000000"/>
          <w:sz w:val="24"/>
        </w:rPr>
        <w:t>（三）权限说明</w:t>
      </w:r>
    </w:p>
    <w:p>
      <w:pPr>
        <w:spacing w:line="360" w:lineRule="auto"/>
      </w:pPr>
      <w:r>
        <w:rPr>
          <w:rFonts w:ascii="仿宋" w:hAnsi="仿宋" w:eastAsia="仿宋"/>
          <w:color w:val="000000"/>
          <w:sz w:val="24"/>
        </w:rPr>
        <w:t>1. 仅活动创建人可删除本人创建的活动。</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tbl>
      <w:tblPr>
        <w:tblStyle w:val="51"/>
        <w:tblpPr w:leftFromText="180" w:rightFromText="180" w:vertAnchor="text" w:horzAnchor="page" w:tblpX="1432" w:tblpY="518"/>
        <w:tblOverlap w:val="never"/>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3104"/>
        <w:gridCol w:w="1524"/>
        <w:gridCol w:w="24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08" w:type="dxa"/>
          </w:tcPr>
          <w:p>
            <w:pPr>
              <w:spacing w:after="0" w:line="360" w:lineRule="auto"/>
            </w:pPr>
            <w:r>
              <w:rPr>
                <w:rFonts w:ascii="仿宋" w:hAnsi="仿宋" w:eastAsia="仿宋"/>
                <w:b/>
                <w:color w:val="000000"/>
                <w:sz w:val="24"/>
              </w:rPr>
              <w:t>要素名称</w:t>
            </w:r>
          </w:p>
        </w:tc>
        <w:tc>
          <w:tcPr>
            <w:tcW w:w="3104" w:type="dxa"/>
          </w:tcPr>
          <w:p>
            <w:pPr>
              <w:spacing w:after="0" w:line="360" w:lineRule="auto"/>
            </w:pPr>
            <w:r>
              <w:rPr>
                <w:rFonts w:ascii="仿宋" w:hAnsi="仿宋" w:eastAsia="仿宋"/>
                <w:b/>
                <w:color w:val="000000"/>
                <w:sz w:val="24"/>
              </w:rPr>
              <w:t>约束及校验规则</w:t>
            </w:r>
          </w:p>
        </w:tc>
        <w:tc>
          <w:tcPr>
            <w:tcW w:w="1524" w:type="dxa"/>
          </w:tcPr>
          <w:p>
            <w:pPr>
              <w:spacing w:after="0" w:line="360" w:lineRule="auto"/>
            </w:pPr>
            <w:r>
              <w:rPr>
                <w:rFonts w:ascii="仿宋" w:hAnsi="仿宋" w:eastAsia="仿宋"/>
                <w:b/>
                <w:color w:val="000000"/>
                <w:sz w:val="24"/>
              </w:rPr>
              <w:t>数据类型</w:t>
            </w:r>
          </w:p>
        </w:tc>
        <w:tc>
          <w:tcPr>
            <w:tcW w:w="2424"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08" w:type="dxa"/>
          </w:tcPr>
          <w:p>
            <w:pPr>
              <w:spacing w:after="0" w:line="360" w:lineRule="auto"/>
            </w:pPr>
            <w:r>
              <w:rPr>
                <w:rFonts w:hint="eastAsia"/>
              </w:rPr>
              <w:t>删除成功</w:t>
            </w:r>
          </w:p>
        </w:tc>
        <w:tc>
          <w:tcPr>
            <w:tcW w:w="3104" w:type="dxa"/>
          </w:tcPr>
          <w:p>
            <w:pPr>
              <w:spacing w:after="0" w:line="360" w:lineRule="auto"/>
            </w:pPr>
            <w:r>
              <w:rPr>
                <w:rFonts w:hint="eastAsia" w:ascii="仿宋" w:hAnsi="仿宋" w:eastAsia="仿宋"/>
                <w:color w:val="000000"/>
                <w:sz w:val="24"/>
              </w:rPr>
              <w:t>提示</w:t>
            </w:r>
            <w:r>
              <w:rPr>
                <w:rFonts w:hint="eastAsia" w:ascii="仿宋" w:hAnsi="仿宋" w:eastAsia="仿宋"/>
                <w:sz w:val="24"/>
                <w:szCs w:val="24"/>
              </w:rPr>
              <w:t>：“已成功删除{X}条沙龙活动数据！”</w:t>
            </w:r>
          </w:p>
        </w:tc>
        <w:tc>
          <w:tcPr>
            <w:tcW w:w="1524" w:type="dxa"/>
          </w:tcPr>
          <w:p>
            <w:pPr>
              <w:spacing w:after="0" w:line="360" w:lineRule="auto"/>
            </w:pPr>
            <w:r>
              <w:rPr>
                <w:rFonts w:ascii="仿宋" w:hAnsi="仿宋" w:eastAsia="仿宋"/>
                <w:color w:val="000000"/>
                <w:sz w:val="24"/>
              </w:rPr>
              <w:t>文本</w:t>
            </w:r>
          </w:p>
        </w:tc>
        <w:tc>
          <w:tcPr>
            <w:tcW w:w="2424" w:type="dxa"/>
          </w:tcPr>
          <w:p>
            <w:pPr>
              <w:spacing w:after="0" w:line="360" w:lineRule="auto"/>
            </w:pPr>
            <w:r>
              <w:rPr>
                <w:rFonts w:hint="eastAsia" w:ascii="仿宋" w:hAnsi="仿宋" w:eastAsia="仿宋"/>
                <w:color w:val="000000"/>
                <w:sz w:val="24"/>
              </w:rPr>
              <w:t>toast提示</w:t>
            </w:r>
            <w:r>
              <w:rPr>
                <w:rFonts w:ascii="仿宋" w:hAnsi="仿宋" w:eastAsia="仿宋"/>
                <w:color w:val="000000"/>
                <w:sz w:val="24"/>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08" w:type="dxa"/>
          </w:tcPr>
          <w:p>
            <w:pPr>
              <w:spacing w:after="0" w:line="360" w:lineRule="auto"/>
            </w:pPr>
            <w:r>
              <w:rPr>
                <w:rFonts w:hint="eastAsia"/>
              </w:rPr>
              <w:t>删除失败</w:t>
            </w:r>
          </w:p>
        </w:tc>
        <w:tc>
          <w:tcPr>
            <w:tcW w:w="3104" w:type="dxa"/>
          </w:tcPr>
          <w:p>
            <w:pPr>
              <w:spacing w:after="0" w:line="360" w:lineRule="auto"/>
            </w:pPr>
            <w:r>
              <w:rPr>
                <w:rFonts w:hint="eastAsia" w:ascii="仿宋" w:hAnsi="仿宋" w:eastAsia="仿宋"/>
                <w:color w:val="000000"/>
                <w:sz w:val="24"/>
              </w:rPr>
              <w:t>提示</w:t>
            </w:r>
            <w:r>
              <w:rPr>
                <w:rFonts w:hint="eastAsia" w:ascii="仿宋" w:hAnsi="仿宋" w:eastAsia="仿宋"/>
                <w:sz w:val="24"/>
                <w:szCs w:val="24"/>
              </w:rPr>
              <w:t>：“{X}条营销活动数据删除失败！”</w:t>
            </w:r>
          </w:p>
        </w:tc>
        <w:tc>
          <w:tcPr>
            <w:tcW w:w="1524" w:type="dxa"/>
          </w:tcPr>
          <w:p>
            <w:pPr>
              <w:spacing w:after="0" w:line="360" w:lineRule="auto"/>
            </w:pPr>
            <w:r>
              <w:rPr>
                <w:rFonts w:hint="eastAsia"/>
              </w:rPr>
              <w:t>文本</w:t>
            </w:r>
          </w:p>
        </w:tc>
        <w:tc>
          <w:tcPr>
            <w:tcW w:w="2424" w:type="dxa"/>
          </w:tcPr>
          <w:p>
            <w:pPr>
              <w:spacing w:after="0" w:line="360" w:lineRule="auto"/>
            </w:pPr>
            <w:r>
              <w:rPr>
                <w:rFonts w:hint="eastAsia" w:ascii="仿宋" w:hAnsi="仿宋" w:eastAsia="仿宋"/>
                <w:color w:val="000000"/>
                <w:sz w:val="24"/>
              </w:rPr>
              <w:t>toast提示</w:t>
            </w:r>
            <w:r>
              <w:rPr>
                <w:rFonts w:ascii="仿宋" w:hAnsi="仿宋" w:eastAsia="仿宋"/>
                <w:color w:val="000000"/>
                <w:sz w:val="24"/>
              </w:rPr>
              <w:t>信息</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spacing w:line="360" w:lineRule="auto"/>
      </w:pPr>
    </w:p>
    <w:p>
      <w:pPr>
        <w:pStyle w:val="6"/>
        <w:numPr>
          <w:ilvl w:val="3"/>
          <w:numId w:val="14"/>
        </w:numPr>
        <w:spacing w:line="360" w:lineRule="auto"/>
        <w:rPr>
          <w:rFonts w:ascii="仿宋" w:hAnsi="仿宋" w:eastAsia="仿宋"/>
          <w:b w:val="0"/>
          <w:bCs w:val="0"/>
        </w:rPr>
      </w:pPr>
      <w:r>
        <w:rPr>
          <w:rFonts w:hint="eastAsia" w:ascii="仿宋" w:hAnsi="仿宋" w:eastAsia="仿宋"/>
        </w:rPr>
        <w:t>沙龙活动管理-批量导入</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pPr>
      <w:r>
        <w:rPr>
          <w:rFonts w:ascii="仿宋" w:hAnsi="仿宋" w:eastAsia="仿宋"/>
          <w:color w:val="000000"/>
          <w:sz w:val="24"/>
        </w:rPr>
        <w:t>支持理财经理通过批量导入方式</w:t>
      </w:r>
      <w:r>
        <w:rPr>
          <w:rFonts w:hint="eastAsia" w:ascii="仿宋" w:hAnsi="仿宋" w:eastAsia="仿宋"/>
          <w:color w:val="000000"/>
          <w:sz w:val="24"/>
        </w:rPr>
        <w:t>导入</w:t>
      </w:r>
      <w:r>
        <w:rPr>
          <w:rFonts w:ascii="仿宋" w:hAnsi="仿宋" w:eastAsia="仿宋"/>
          <w:color w:val="000000"/>
          <w:sz w:val="24"/>
        </w:rPr>
        <w:t>活动参与人名单，并按客户识别规则自动匹配存量客户或潜在客户。</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color w:val="000000"/>
          <w:sz w:val="24"/>
        </w:rPr>
      </w:pPr>
      <w:r>
        <w:rPr>
          <w:rFonts w:hint="eastAsia" w:ascii="仿宋" w:hAnsi="仿宋" w:eastAsia="仿宋"/>
          <w:color w:val="000000"/>
          <w:sz w:val="24"/>
        </w:rPr>
        <w:t>导入前需先下载模板文件。</w:t>
      </w:r>
      <w:r>
        <w:rPr>
          <w:rFonts w:ascii="仿宋" w:hAnsi="仿宋" w:eastAsia="仿宋"/>
          <w:color w:val="000000"/>
          <w:sz w:val="24"/>
        </w:rPr>
        <w:t>用户在活动列表或新增活动页面点击“批量导入”</w:t>
      </w:r>
      <w:r>
        <w:rPr>
          <w:rFonts w:hint="eastAsia" w:ascii="仿宋" w:hAnsi="仿宋" w:eastAsia="仿宋"/>
          <w:color w:val="000000"/>
          <w:sz w:val="24"/>
        </w:rPr>
        <w:t>按钮上传导入。</w:t>
      </w:r>
    </w:p>
    <w:tbl>
      <w:tblPr>
        <w:tblStyle w:val="51"/>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1"/>
        <w:gridCol w:w="2296"/>
        <w:gridCol w:w="2251"/>
        <w:gridCol w:w="22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c>
          <w:tcPr>
            <w:tcW w:w="2251" w:type="dxa"/>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96" w:type="dxa"/>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51" w:type="dxa"/>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2" w:type="dxa"/>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51" w:type="dxa"/>
          </w:tcPr>
          <w:p>
            <w:pPr>
              <w:spacing w:line="360" w:lineRule="auto"/>
              <w:rPr>
                <w:rFonts w:ascii="仿宋" w:hAnsi="仿宋" w:eastAsia="仿宋"/>
                <w:sz w:val="24"/>
                <w:szCs w:val="24"/>
              </w:rPr>
            </w:pPr>
            <w:r>
              <w:rPr>
                <w:rFonts w:hint="eastAsia" w:ascii="仿宋" w:hAnsi="仿宋" w:eastAsia="仿宋"/>
                <w:sz w:val="24"/>
                <w:szCs w:val="24"/>
              </w:rPr>
              <w:t>模板下载</w:t>
            </w:r>
          </w:p>
        </w:tc>
        <w:tc>
          <w:tcPr>
            <w:tcW w:w="2296" w:type="dxa"/>
          </w:tcPr>
          <w:p>
            <w:pPr>
              <w:spacing w:line="360" w:lineRule="auto"/>
              <w:rPr>
                <w:rFonts w:ascii="仿宋" w:hAnsi="仿宋" w:eastAsia="仿宋"/>
                <w:sz w:val="24"/>
                <w:szCs w:val="24"/>
              </w:rPr>
            </w:pPr>
            <w:r>
              <w:rPr>
                <w:rFonts w:hint="eastAsia" w:ascii="仿宋" w:hAnsi="仿宋" w:eastAsia="仿宋"/>
                <w:color w:val="000000"/>
                <w:sz w:val="24"/>
                <w:szCs w:val="24"/>
              </w:rPr>
              <w:t>显示模板名称</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附件</w:t>
            </w:r>
          </w:p>
        </w:tc>
        <w:tc>
          <w:tcPr>
            <w:tcW w:w="2262" w:type="dxa"/>
          </w:tcPr>
          <w:p>
            <w:pPr>
              <w:spacing w:line="360" w:lineRule="auto"/>
              <w:rPr>
                <w:rFonts w:ascii="仿宋" w:hAnsi="仿宋" w:eastAsia="仿宋"/>
                <w:sz w:val="24"/>
                <w:szCs w:val="24"/>
              </w:rPr>
            </w:pPr>
            <w:r>
              <w:rPr>
                <w:rFonts w:hint="eastAsia" w:ascii="仿宋" w:hAnsi="仿宋" w:eastAsia="仿宋"/>
                <w:sz w:val="24"/>
                <w:szCs w:val="24"/>
              </w:rPr>
              <w:t>点击显示的模板名称，下载导入模板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51" w:type="dxa"/>
          </w:tcPr>
          <w:p>
            <w:pPr>
              <w:spacing w:line="360" w:lineRule="auto"/>
              <w:rPr>
                <w:rFonts w:ascii="仿宋" w:hAnsi="仿宋" w:eastAsia="仿宋"/>
                <w:sz w:val="24"/>
                <w:szCs w:val="24"/>
              </w:rPr>
            </w:pPr>
            <w:r>
              <w:rPr>
                <w:rFonts w:hint="eastAsia" w:ascii="仿宋" w:hAnsi="仿宋" w:eastAsia="仿宋"/>
                <w:sz w:val="24"/>
                <w:szCs w:val="24"/>
              </w:rPr>
              <w:t>模板导入</w:t>
            </w:r>
          </w:p>
        </w:tc>
        <w:tc>
          <w:tcPr>
            <w:tcW w:w="2296" w:type="dxa"/>
          </w:tcPr>
          <w:p>
            <w:pPr>
              <w:spacing w:line="360" w:lineRule="auto"/>
              <w:rPr>
                <w:rFonts w:ascii="仿宋" w:hAnsi="仿宋" w:eastAsia="仿宋"/>
                <w:sz w:val="24"/>
                <w:szCs w:val="24"/>
              </w:rPr>
            </w:pPr>
            <w:r>
              <w:rPr>
                <w:rFonts w:ascii="仿宋" w:hAnsi="仿宋" w:eastAsia="仿宋"/>
                <w:color w:val="000000"/>
                <w:sz w:val="24"/>
                <w:szCs w:val="24"/>
              </w:rPr>
              <w:t>必输，后缀为 xls/xlsx，大小不超过 5M</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附件</w:t>
            </w:r>
          </w:p>
        </w:tc>
        <w:tc>
          <w:tcPr>
            <w:tcW w:w="2262" w:type="dxa"/>
          </w:tcPr>
          <w:p>
            <w:pPr>
              <w:spacing w:line="360" w:lineRule="auto"/>
              <w:rPr>
                <w:rFonts w:ascii="仿宋" w:hAnsi="仿宋" w:eastAsia="仿宋"/>
                <w:sz w:val="24"/>
                <w:szCs w:val="24"/>
              </w:rPr>
            </w:pPr>
            <w:r>
              <w:rPr>
                <w:rFonts w:hint="eastAsia" w:ascii="仿宋" w:hAnsi="仿宋" w:eastAsia="仿宋"/>
                <w:sz w:val="24"/>
                <w:szCs w:val="24"/>
              </w:rPr>
              <w:t>选择录入好的模板数据，上传导入</w:t>
            </w:r>
          </w:p>
        </w:tc>
      </w:tr>
    </w:tbl>
    <w:p>
      <w:pPr>
        <w:spacing w:line="360" w:lineRule="auto"/>
        <w:rPr>
          <w:rFonts w:ascii="仿宋" w:hAnsi="仿宋" w:eastAsia="仿宋"/>
          <w:color w:val="000000"/>
          <w:sz w:val="24"/>
        </w:rPr>
      </w:pPr>
    </w:p>
    <w:p>
      <w:pPr>
        <w:spacing w:line="360" w:lineRule="auto"/>
        <w:rPr>
          <w:rFonts w:ascii="仿宋" w:hAnsi="仿宋" w:eastAsia="仿宋"/>
          <w:color w:val="000000"/>
          <w:sz w:val="24"/>
        </w:rPr>
      </w:pPr>
      <w:r>
        <w:rPr>
          <w:rFonts w:hint="eastAsia" w:ascii="仿宋" w:hAnsi="仿宋" w:eastAsia="仿宋"/>
          <w:color w:val="000000"/>
          <w:sz w:val="24"/>
        </w:rPr>
        <w:t>Excel模板填充参与人信息后上传导入</w:t>
      </w:r>
      <w:r>
        <w:rPr>
          <w:rFonts w:ascii="仿宋" w:hAnsi="仿宋" w:eastAsia="仿宋"/>
          <w:color w:val="000000"/>
          <w:sz w:val="24"/>
        </w:rPr>
        <w:t>，</w:t>
      </w:r>
      <w:r>
        <w:rPr>
          <w:rFonts w:hint="eastAsia" w:ascii="仿宋" w:hAnsi="仿宋" w:eastAsia="仿宋"/>
          <w:color w:val="000000"/>
          <w:sz w:val="24"/>
        </w:rPr>
        <w:t>以下为模板导入的要素</w:t>
      </w:r>
      <w:r>
        <w:rPr>
          <w:rFonts w:ascii="仿宋" w:hAnsi="仿宋" w:eastAsia="仿宋"/>
          <w:color w:val="000000"/>
          <w:sz w:val="24"/>
        </w:rPr>
        <w:t>。</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3"/>
        <w:gridCol w:w="3118"/>
        <w:gridCol w:w="1526"/>
        <w:gridCol w:w="2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b/>
                <w:color w:val="000000"/>
                <w:sz w:val="24"/>
              </w:rPr>
              <w:t>要素名称</w:t>
            </w:r>
          </w:p>
        </w:tc>
        <w:tc>
          <w:tcPr>
            <w:tcW w:w="3118" w:type="dxa"/>
          </w:tcPr>
          <w:p>
            <w:pPr>
              <w:spacing w:after="0" w:line="360" w:lineRule="auto"/>
            </w:pPr>
            <w:r>
              <w:rPr>
                <w:rFonts w:ascii="仿宋" w:hAnsi="仿宋" w:eastAsia="仿宋"/>
                <w:b/>
                <w:color w:val="000000"/>
                <w:sz w:val="24"/>
              </w:rPr>
              <w:t>约束及校验规则</w:t>
            </w:r>
          </w:p>
        </w:tc>
        <w:tc>
          <w:tcPr>
            <w:tcW w:w="1526" w:type="dxa"/>
          </w:tcPr>
          <w:p>
            <w:pPr>
              <w:spacing w:after="0" w:line="360" w:lineRule="auto"/>
            </w:pPr>
            <w:r>
              <w:rPr>
                <w:rFonts w:ascii="仿宋" w:hAnsi="仿宋" w:eastAsia="仿宋"/>
                <w:b/>
                <w:color w:val="000000"/>
                <w:sz w:val="24"/>
              </w:rPr>
              <w:t>数据类型</w:t>
            </w:r>
          </w:p>
        </w:tc>
        <w:tc>
          <w:tcPr>
            <w:tcW w:w="2403"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核心客户号</w:t>
            </w:r>
          </w:p>
        </w:tc>
        <w:tc>
          <w:tcPr>
            <w:tcW w:w="3118" w:type="dxa"/>
          </w:tcPr>
          <w:p>
            <w:pPr>
              <w:spacing w:after="0" w:line="360" w:lineRule="auto"/>
            </w:pPr>
            <w:r>
              <w:rPr>
                <w:rFonts w:ascii="仿宋" w:hAnsi="仿宋" w:eastAsia="仿宋"/>
                <w:color w:val="000000"/>
                <w:sz w:val="24"/>
              </w:rPr>
              <w:t>存量客户必填；可为空用于潜在客户识别</w:t>
            </w:r>
          </w:p>
        </w:tc>
        <w:tc>
          <w:tcPr>
            <w:tcW w:w="1526" w:type="dxa"/>
          </w:tcPr>
          <w:p>
            <w:pPr>
              <w:spacing w:after="0" w:line="360" w:lineRule="auto"/>
            </w:pPr>
            <w:r>
              <w:rPr>
                <w:rFonts w:ascii="仿宋" w:hAnsi="仿宋" w:eastAsia="仿宋"/>
                <w:color w:val="000000"/>
                <w:sz w:val="24"/>
              </w:rPr>
              <w:t>文本</w:t>
            </w:r>
          </w:p>
        </w:tc>
        <w:tc>
          <w:tcPr>
            <w:tcW w:w="2403" w:type="dxa"/>
          </w:tcPr>
          <w:p>
            <w:pPr>
              <w:spacing w:after="0" w:line="360" w:lineRule="auto"/>
              <w:rPr>
                <w:rFonts w:eastAsia="仿宋"/>
              </w:rPr>
            </w:pPr>
            <w:r>
              <w:rPr>
                <w:rFonts w:ascii="仿宋" w:hAnsi="仿宋" w:eastAsia="仿宋"/>
                <w:color w:val="000000"/>
                <w:sz w:val="24"/>
              </w:rPr>
              <w:t>参与人</w:t>
            </w:r>
            <w:r>
              <w:rPr>
                <w:rFonts w:hint="eastAsia" w:ascii="仿宋" w:hAnsi="仿宋" w:eastAsia="仿宋"/>
                <w:color w:val="000000"/>
                <w:sz w:val="24"/>
              </w:rPr>
              <w:t>核心客户号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姓名</w:t>
            </w:r>
          </w:p>
        </w:tc>
        <w:tc>
          <w:tcPr>
            <w:tcW w:w="3118" w:type="dxa"/>
          </w:tcPr>
          <w:p>
            <w:pPr>
              <w:spacing w:after="0" w:line="360" w:lineRule="auto"/>
            </w:pPr>
            <w:r>
              <w:rPr>
                <w:rFonts w:ascii="仿宋" w:hAnsi="仿宋" w:eastAsia="仿宋"/>
                <w:color w:val="000000"/>
                <w:sz w:val="24"/>
              </w:rPr>
              <w:t>必输</w:t>
            </w:r>
          </w:p>
        </w:tc>
        <w:tc>
          <w:tcPr>
            <w:tcW w:w="1526" w:type="dxa"/>
          </w:tcPr>
          <w:p>
            <w:pPr>
              <w:spacing w:after="0" w:line="360" w:lineRule="auto"/>
            </w:pPr>
            <w:r>
              <w:rPr>
                <w:rFonts w:ascii="仿宋" w:hAnsi="仿宋" w:eastAsia="仿宋"/>
                <w:color w:val="000000"/>
                <w:sz w:val="24"/>
              </w:rPr>
              <w:t>文本</w:t>
            </w:r>
          </w:p>
        </w:tc>
        <w:tc>
          <w:tcPr>
            <w:tcW w:w="2403" w:type="dxa"/>
          </w:tcPr>
          <w:p>
            <w:pPr>
              <w:spacing w:after="0" w:line="360" w:lineRule="auto"/>
              <w:rPr>
                <w:rFonts w:eastAsia="仿宋"/>
              </w:rPr>
            </w:pPr>
            <w:r>
              <w:rPr>
                <w:rFonts w:ascii="仿宋" w:hAnsi="仿宋" w:eastAsia="仿宋"/>
                <w:color w:val="000000"/>
                <w:sz w:val="24"/>
              </w:rPr>
              <w:t>参与人</w:t>
            </w:r>
            <w:r>
              <w:rPr>
                <w:rFonts w:hint="eastAsia" w:ascii="仿宋" w:hAnsi="仿宋" w:eastAsia="仿宋"/>
                <w:color w:val="000000"/>
                <w:sz w:val="24"/>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手机号码</w:t>
            </w:r>
          </w:p>
        </w:tc>
        <w:tc>
          <w:tcPr>
            <w:tcW w:w="3118" w:type="dxa"/>
          </w:tcPr>
          <w:p>
            <w:pPr>
              <w:spacing w:after="0" w:line="360" w:lineRule="auto"/>
            </w:pPr>
            <w:r>
              <w:rPr>
                <w:rFonts w:ascii="仿宋" w:hAnsi="仿宋" w:eastAsia="仿宋"/>
                <w:color w:val="000000"/>
                <w:sz w:val="24"/>
              </w:rPr>
              <w:t>必输；手机号格式校验</w:t>
            </w:r>
          </w:p>
        </w:tc>
        <w:tc>
          <w:tcPr>
            <w:tcW w:w="1526" w:type="dxa"/>
          </w:tcPr>
          <w:p>
            <w:pPr>
              <w:spacing w:after="0" w:line="360" w:lineRule="auto"/>
            </w:pPr>
            <w:r>
              <w:rPr>
                <w:rFonts w:ascii="仿宋" w:hAnsi="仿宋" w:eastAsia="仿宋"/>
                <w:color w:val="000000"/>
                <w:sz w:val="24"/>
              </w:rPr>
              <w:t>文本</w:t>
            </w:r>
          </w:p>
        </w:tc>
        <w:tc>
          <w:tcPr>
            <w:tcW w:w="2403" w:type="dxa"/>
          </w:tcPr>
          <w:p>
            <w:pPr>
              <w:spacing w:after="0" w:line="360" w:lineRule="auto"/>
              <w:rPr>
                <w:rFonts w:eastAsia="仿宋"/>
              </w:rPr>
            </w:pPr>
            <w:r>
              <w:rPr>
                <w:rFonts w:hint="eastAsia" w:ascii="仿宋" w:hAnsi="仿宋" w:eastAsia="仿宋"/>
                <w:color w:val="000000"/>
                <w:sz w:val="24"/>
              </w:rPr>
              <w:t>参与人手机号码</w:t>
            </w:r>
          </w:p>
        </w:tc>
      </w:tr>
    </w:tbl>
    <w:p>
      <w:pPr>
        <w:spacing w:line="360" w:lineRule="auto"/>
        <w:rPr>
          <w:rFonts w:ascii="仿宋" w:hAnsi="仿宋" w:eastAsia="仿宋"/>
          <w:color w:val="00000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jc w:val="left"/>
      </w:pPr>
      <w:r>
        <w:rPr>
          <w:rFonts w:ascii="仿宋" w:hAnsi="仿宋" w:eastAsia="仿宋"/>
          <w:b/>
          <w:color w:val="000000"/>
          <w:sz w:val="24"/>
        </w:rPr>
        <w:t>（一）操作说明</w:t>
      </w:r>
    </w:p>
    <w:p>
      <w:pPr>
        <w:spacing w:after="0" w:line="360" w:lineRule="auto"/>
        <w:jc w:val="left"/>
      </w:pPr>
      <w:r>
        <w:rPr>
          <w:rFonts w:ascii="仿宋" w:hAnsi="仿宋" w:eastAsia="仿宋"/>
          <w:color w:val="000000"/>
          <w:sz w:val="24"/>
        </w:rPr>
        <w:t>1. 用户</w:t>
      </w:r>
      <w:r>
        <w:rPr>
          <w:rFonts w:hint="eastAsia" w:ascii="仿宋" w:hAnsi="仿宋" w:eastAsia="仿宋"/>
          <w:color w:val="000000"/>
          <w:sz w:val="24"/>
        </w:rPr>
        <w:t>在“沙龙活动”列表，左上角统一操作按钮区点击“批量导入”按钮时，从右侧抽屉式弹出“批量导入”界面。</w:t>
      </w:r>
    </w:p>
    <w:p>
      <w:pPr>
        <w:spacing w:after="0" w:line="360" w:lineRule="auto"/>
        <w:jc w:val="left"/>
        <w:rPr>
          <w:rFonts w:ascii="仿宋" w:hAnsi="仿宋" w:eastAsia="仿宋"/>
          <w:color w:val="000000"/>
          <w:sz w:val="24"/>
        </w:rPr>
      </w:pPr>
      <w:r>
        <w:rPr>
          <w:rFonts w:ascii="仿宋" w:hAnsi="仿宋" w:eastAsia="仿宋"/>
          <w:color w:val="000000"/>
          <w:sz w:val="24"/>
        </w:rPr>
        <w:t xml:space="preserve">2. </w:t>
      </w:r>
      <w:r>
        <w:rPr>
          <w:rFonts w:hint="eastAsia" w:ascii="仿宋" w:hAnsi="仿宋" w:eastAsia="仿宋"/>
          <w:color w:val="000000"/>
          <w:sz w:val="24"/>
        </w:rPr>
        <w:t>用户先下载模板，然后填充数据，再选择填充好数据的模板文件并提交导入。</w:t>
      </w:r>
    </w:p>
    <w:p>
      <w:pPr>
        <w:spacing w:after="0" w:line="360" w:lineRule="auto"/>
        <w:jc w:val="left"/>
      </w:pPr>
      <w:r>
        <w:rPr>
          <w:rFonts w:hint="eastAsia" w:ascii="仿宋" w:hAnsi="仿宋" w:eastAsia="仿宋"/>
          <w:color w:val="000000"/>
          <w:sz w:val="24"/>
        </w:rPr>
        <w:t xml:space="preserve">3. </w:t>
      </w:r>
      <w:r>
        <w:rPr>
          <w:rFonts w:ascii="仿宋" w:hAnsi="仿宋" w:eastAsia="仿宋"/>
          <w:color w:val="000000"/>
          <w:sz w:val="24"/>
        </w:rPr>
        <w:t>系统校验</w:t>
      </w:r>
      <w:r>
        <w:rPr>
          <w:rFonts w:hint="eastAsia" w:ascii="仿宋" w:hAnsi="仿宋" w:eastAsia="仿宋"/>
          <w:color w:val="000000"/>
          <w:sz w:val="24"/>
        </w:rPr>
        <w:t>上传文件和数据内容后，</w:t>
      </w:r>
      <w:r>
        <w:rPr>
          <w:rFonts w:ascii="仿宋" w:hAnsi="仿宋" w:eastAsia="仿宋"/>
          <w:color w:val="000000"/>
          <w:sz w:val="24"/>
        </w:rPr>
        <w:t>并识别客户归类</w:t>
      </w:r>
      <w:r>
        <w:rPr>
          <w:rFonts w:hint="eastAsia" w:ascii="仿宋" w:hAnsi="仿宋" w:eastAsia="仿宋"/>
          <w:color w:val="000000"/>
          <w:sz w:val="24"/>
        </w:rPr>
        <w:t>（存量客户、潜在客户），返回导入结果并刷新页面</w:t>
      </w:r>
      <w:r>
        <w:rPr>
          <w:rFonts w:ascii="仿宋" w:hAnsi="仿宋" w:eastAsia="仿宋"/>
          <w:color w:val="000000"/>
          <w:sz w:val="24"/>
        </w:rPr>
        <w:t>。</w:t>
      </w:r>
    </w:p>
    <w:p>
      <w:pPr>
        <w:spacing w:after="0" w:line="360" w:lineRule="auto"/>
        <w:jc w:val="left"/>
      </w:pPr>
      <w:r>
        <w:rPr>
          <w:rFonts w:ascii="仿宋" w:hAnsi="仿宋" w:eastAsia="仿宋"/>
          <w:b/>
          <w:color w:val="000000"/>
          <w:sz w:val="24"/>
        </w:rPr>
        <w:t>（二）规则与约束</w:t>
      </w:r>
    </w:p>
    <w:p>
      <w:pPr>
        <w:spacing w:after="0" w:line="360" w:lineRule="auto"/>
        <w:jc w:val="left"/>
        <w:rPr>
          <w:rFonts w:ascii="仿宋" w:hAnsi="仿宋" w:eastAsia="仿宋"/>
          <w:sz w:val="24"/>
          <w:szCs w:val="24"/>
        </w:rPr>
      </w:pPr>
      <w:r>
        <w:rPr>
          <w:rFonts w:ascii="仿宋" w:hAnsi="仿宋" w:eastAsia="仿宋"/>
          <w:color w:val="000000"/>
          <w:sz w:val="24"/>
        </w:rPr>
        <w:t xml:space="preserve">1. </w:t>
      </w:r>
      <w:r>
        <w:rPr>
          <w:rFonts w:hint="eastAsia" w:ascii="仿宋" w:hAnsi="仿宋" w:eastAsia="仿宋"/>
          <w:color w:val="000000"/>
          <w:sz w:val="24"/>
        </w:rPr>
        <w:t>仅支持</w:t>
      </w:r>
      <w:r>
        <w:rPr>
          <w:rFonts w:hint="eastAsia" w:ascii="仿宋" w:hAnsi="仿宋" w:eastAsia="仿宋"/>
          <w:sz w:val="24"/>
          <w:szCs w:val="24"/>
        </w:rPr>
        <w:t xml:space="preserve"> xls、xlsx 格式文件，导入文件大小不超过 5M。</w:t>
      </w:r>
    </w:p>
    <w:p>
      <w:pPr>
        <w:spacing w:after="0" w:line="360" w:lineRule="auto"/>
        <w:jc w:val="left"/>
      </w:pPr>
      <w:r>
        <w:rPr>
          <w:rFonts w:hint="eastAsia" w:ascii="仿宋" w:hAnsi="仿宋" w:eastAsia="仿宋"/>
          <w:sz w:val="24"/>
          <w:szCs w:val="24"/>
        </w:rPr>
        <w:t xml:space="preserve">2. </w:t>
      </w:r>
      <w:r>
        <w:rPr>
          <w:rFonts w:ascii="仿宋" w:hAnsi="仿宋" w:eastAsia="仿宋"/>
          <w:color w:val="000000"/>
          <w:sz w:val="24"/>
        </w:rPr>
        <w:t>批量导入字段包括“核心客户号”“姓名”“手机号码”。</w:t>
      </w:r>
    </w:p>
    <w:p>
      <w:pPr>
        <w:spacing w:after="0" w:line="360" w:lineRule="auto"/>
        <w:jc w:val="left"/>
      </w:pPr>
      <w:r>
        <w:rPr>
          <w:rFonts w:hint="eastAsia" w:ascii="仿宋" w:hAnsi="仿宋" w:eastAsia="仿宋"/>
          <w:color w:val="000000"/>
          <w:sz w:val="24"/>
        </w:rPr>
        <w:t>3</w:t>
      </w:r>
      <w:r>
        <w:rPr>
          <w:rFonts w:ascii="仿宋" w:hAnsi="仿宋" w:eastAsia="仿宋"/>
          <w:color w:val="000000"/>
          <w:sz w:val="24"/>
        </w:rPr>
        <w:t>. 有核心客户号的，优先按核心客户号匹配存量客户</w:t>
      </w:r>
      <w:r>
        <w:rPr>
          <w:rFonts w:hint="eastAsia" w:ascii="仿宋" w:hAnsi="仿宋" w:eastAsia="仿宋"/>
          <w:color w:val="000000"/>
          <w:sz w:val="24"/>
        </w:rPr>
        <w:t>，匹配成功后客户类型显示为存量客户</w:t>
      </w:r>
      <w:r>
        <w:rPr>
          <w:rFonts w:ascii="仿宋" w:hAnsi="仿宋" w:eastAsia="仿宋"/>
          <w:color w:val="000000"/>
          <w:sz w:val="24"/>
        </w:rPr>
        <w:t>。</w:t>
      </w:r>
    </w:p>
    <w:p>
      <w:pPr>
        <w:spacing w:after="0" w:line="360" w:lineRule="auto"/>
        <w:jc w:val="left"/>
      </w:pPr>
      <w:r>
        <w:rPr>
          <w:rFonts w:hint="eastAsia" w:ascii="仿宋" w:hAnsi="仿宋" w:eastAsia="仿宋"/>
          <w:color w:val="000000"/>
          <w:sz w:val="24"/>
        </w:rPr>
        <w:t>4</w:t>
      </w:r>
      <w:r>
        <w:rPr>
          <w:rFonts w:ascii="仿宋" w:hAnsi="仿宋" w:eastAsia="仿宋"/>
          <w:color w:val="000000"/>
          <w:sz w:val="24"/>
        </w:rPr>
        <w:t>. 无核心客户号的，按手机号码匹配客户</w:t>
      </w:r>
      <w:r>
        <w:rPr>
          <w:rFonts w:hint="eastAsia" w:ascii="仿宋" w:hAnsi="仿宋" w:eastAsia="仿宋"/>
          <w:color w:val="000000"/>
          <w:sz w:val="24"/>
        </w:rPr>
        <w:t>，匹配成功后客户类型显示为存量客户</w:t>
      </w:r>
      <w:r>
        <w:rPr>
          <w:rFonts w:ascii="仿宋" w:hAnsi="仿宋" w:eastAsia="仿宋"/>
          <w:color w:val="000000"/>
          <w:sz w:val="24"/>
        </w:rPr>
        <w:t>。</w:t>
      </w:r>
    </w:p>
    <w:p>
      <w:pPr>
        <w:spacing w:after="0" w:line="360" w:lineRule="auto"/>
        <w:jc w:val="left"/>
        <w:rPr>
          <w:rFonts w:ascii="仿宋" w:hAnsi="仿宋" w:eastAsia="仿宋"/>
          <w:color w:val="000000"/>
          <w:sz w:val="24"/>
        </w:rPr>
      </w:pPr>
      <w:r>
        <w:rPr>
          <w:rFonts w:hint="eastAsia" w:ascii="仿宋" w:hAnsi="仿宋" w:eastAsia="仿宋"/>
          <w:color w:val="000000"/>
          <w:sz w:val="24"/>
        </w:rPr>
        <w:t>5</w:t>
      </w:r>
      <w:r>
        <w:rPr>
          <w:rFonts w:ascii="仿宋" w:hAnsi="仿宋" w:eastAsia="仿宋"/>
          <w:color w:val="000000"/>
          <w:sz w:val="24"/>
        </w:rPr>
        <w:t>. 核心客户号和手机号码均无法匹配时，转为潜在客户</w:t>
      </w:r>
      <w:r>
        <w:rPr>
          <w:rFonts w:hint="eastAsia" w:ascii="仿宋" w:hAnsi="仿宋" w:eastAsia="仿宋"/>
          <w:color w:val="000000"/>
          <w:sz w:val="24"/>
        </w:rPr>
        <w:t>，客户类型显示为潜在客户。</w:t>
      </w:r>
    </w:p>
    <w:p>
      <w:pPr>
        <w:spacing w:after="0" w:line="360" w:lineRule="auto"/>
        <w:jc w:val="left"/>
        <w:rPr>
          <w:rFonts w:ascii="仿宋" w:hAnsi="仿宋" w:eastAsia="仿宋"/>
          <w:color w:val="000000"/>
          <w:sz w:val="24"/>
        </w:rPr>
      </w:pPr>
      <w:r>
        <w:rPr>
          <w:rFonts w:hint="eastAsia" w:ascii="仿宋" w:hAnsi="仿宋" w:eastAsia="仿宋"/>
          <w:color w:val="000000"/>
          <w:sz w:val="24"/>
        </w:rPr>
        <w:t>6. 活动开始前、进行中（已经开始签到）允许导入新名单，若导入的数据已存在（</w:t>
      </w:r>
      <w:r>
        <w:rPr>
          <w:rFonts w:hint="eastAsia" w:ascii="仿宋" w:hAnsi="仿宋" w:eastAsia="仿宋"/>
          <w:sz w:val="24"/>
          <w:szCs w:val="24"/>
        </w:rPr>
        <w:t>唯一性校验姓名+手机号</w:t>
      </w:r>
      <w:r>
        <w:rPr>
          <w:rFonts w:hint="eastAsia" w:ascii="仿宋" w:hAnsi="仿宋" w:eastAsia="仿宋"/>
          <w:color w:val="000000"/>
          <w:sz w:val="24"/>
        </w:rPr>
        <w:t>），则跳过，继续执行并记录该条失败的原因，提示“</w:t>
      </w:r>
      <w:r>
        <w:rPr>
          <w:rFonts w:hint="eastAsia" w:ascii="仿宋" w:hAnsi="仿宋" w:eastAsia="仿宋"/>
          <w:sz w:val="24"/>
          <w:szCs w:val="24"/>
        </w:rPr>
        <w:t>第</w:t>
      </w:r>
      <w:r>
        <w:rPr>
          <w:rFonts w:ascii="仿宋" w:hAnsi="仿宋" w:eastAsia="仿宋"/>
          <w:sz w:val="24"/>
          <w:szCs w:val="24"/>
        </w:rPr>
        <w:t>{X}</w:t>
      </w:r>
      <w:r>
        <w:rPr>
          <w:rFonts w:hint="eastAsia" w:ascii="仿宋" w:hAnsi="仿宋" w:eastAsia="仿宋"/>
          <w:sz w:val="24"/>
          <w:szCs w:val="24"/>
        </w:rPr>
        <w:t>条数据已存在</w:t>
      </w:r>
      <w:r>
        <w:rPr>
          <w:rFonts w:hint="eastAsia" w:ascii="仿宋" w:hAnsi="仿宋" w:eastAsia="仿宋"/>
          <w:color w:val="000000"/>
          <w:sz w:val="24"/>
        </w:rPr>
        <w:t>”</w:t>
      </w:r>
      <w:r>
        <w:rPr>
          <w:rFonts w:ascii="仿宋" w:hAnsi="仿宋" w:eastAsia="仿宋"/>
          <w:color w:val="000000"/>
          <w:sz w:val="24"/>
        </w:rPr>
        <w:t>。</w:t>
      </w:r>
      <w:r>
        <w:rPr>
          <w:rFonts w:hint="eastAsia" w:ascii="仿宋" w:hAnsi="仿宋" w:eastAsia="仿宋"/>
          <w:color w:val="000000"/>
          <w:sz w:val="24"/>
        </w:rPr>
        <w:t>待全部执行完后，校验数据导入完整性并反馈导入成功/失败的条数及原因。</w:t>
      </w:r>
    </w:p>
    <w:p>
      <w:pPr>
        <w:spacing w:after="0" w:line="360" w:lineRule="auto"/>
        <w:jc w:val="left"/>
        <w:rPr>
          <w:rFonts w:ascii="仿宋" w:hAnsi="仿宋" w:eastAsia="仿宋"/>
          <w:color w:val="000000"/>
          <w:sz w:val="24"/>
        </w:rPr>
      </w:pPr>
      <w:r>
        <w:rPr>
          <w:rFonts w:hint="eastAsia" w:ascii="仿宋" w:hAnsi="仿宋" w:eastAsia="仿宋"/>
          <w:color w:val="000000"/>
          <w:sz w:val="24"/>
        </w:rPr>
        <w:t>7. 活动已结束（签到时间截止后）不允许导入或修改名单。</w:t>
      </w:r>
    </w:p>
    <w:p>
      <w:pPr>
        <w:spacing w:after="0" w:line="360" w:lineRule="auto"/>
        <w:jc w:val="left"/>
        <w:rPr>
          <w:rFonts w:ascii="仿宋" w:hAnsi="仿宋" w:eastAsia="仿宋"/>
          <w:color w:val="000000"/>
          <w:sz w:val="24"/>
        </w:rPr>
      </w:pPr>
      <w:r>
        <w:rPr>
          <w:rFonts w:hint="eastAsia" w:ascii="仿宋" w:hAnsi="仿宋" w:eastAsia="仿宋"/>
          <w:color w:val="000000"/>
          <w:sz w:val="24"/>
        </w:rPr>
        <w:t>8. 未签到客户允许全字段更新。</w:t>
      </w:r>
    </w:p>
    <w:p>
      <w:pPr>
        <w:spacing w:after="0" w:line="360" w:lineRule="auto"/>
        <w:jc w:val="left"/>
        <w:rPr>
          <w:rFonts w:eastAsia="仿宋"/>
        </w:rPr>
      </w:pPr>
      <w:r>
        <w:rPr>
          <w:rFonts w:hint="eastAsia" w:ascii="仿宋" w:hAnsi="仿宋" w:eastAsia="仿宋"/>
          <w:color w:val="000000"/>
          <w:sz w:val="24"/>
        </w:rPr>
        <w:t>9. 已签到的客户不允许通过导入功能删除或修改姓名、手机号。若导入时尝试将已签到客户的手机号改为另一个号码 → 报错，跳过该条更新。</w:t>
      </w:r>
    </w:p>
    <w:p>
      <w:pPr>
        <w:spacing w:after="0" w:line="360" w:lineRule="auto"/>
        <w:jc w:val="left"/>
      </w:pPr>
      <w:r>
        <w:rPr>
          <w:rFonts w:ascii="仿宋" w:hAnsi="仿宋" w:eastAsia="仿宋"/>
          <w:b/>
          <w:color w:val="000000"/>
          <w:sz w:val="24"/>
        </w:rPr>
        <w:t>（三）权限说明</w:t>
      </w:r>
    </w:p>
    <w:p>
      <w:pPr>
        <w:spacing w:line="360" w:lineRule="auto"/>
      </w:pPr>
      <w:r>
        <w:rPr>
          <w:rFonts w:ascii="仿宋" w:hAnsi="仿宋" w:eastAsia="仿宋"/>
          <w:color w:val="000000"/>
          <w:sz w:val="24"/>
        </w:rPr>
        <w:t>1. 理财经理可为本人创建的活动导入参与人。</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3204"/>
        <w:gridCol w:w="1506"/>
        <w:gridCol w:w="23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4" w:type="dxa"/>
          </w:tcPr>
          <w:p>
            <w:pPr>
              <w:spacing w:after="0" w:line="360" w:lineRule="auto"/>
            </w:pPr>
            <w:r>
              <w:rPr>
                <w:rFonts w:ascii="仿宋" w:hAnsi="仿宋" w:eastAsia="仿宋"/>
                <w:b/>
                <w:color w:val="000000"/>
                <w:sz w:val="24"/>
              </w:rPr>
              <w:t>要素名称</w:t>
            </w:r>
          </w:p>
        </w:tc>
        <w:tc>
          <w:tcPr>
            <w:tcW w:w="3204" w:type="dxa"/>
          </w:tcPr>
          <w:p>
            <w:pPr>
              <w:spacing w:after="0" w:line="360" w:lineRule="auto"/>
            </w:pPr>
            <w:r>
              <w:rPr>
                <w:rFonts w:ascii="仿宋" w:hAnsi="仿宋" w:eastAsia="仿宋"/>
                <w:b/>
                <w:color w:val="000000"/>
                <w:sz w:val="24"/>
              </w:rPr>
              <w:t>约束及校验规则</w:t>
            </w:r>
          </w:p>
        </w:tc>
        <w:tc>
          <w:tcPr>
            <w:tcW w:w="1506" w:type="dxa"/>
          </w:tcPr>
          <w:p>
            <w:pPr>
              <w:spacing w:after="0" w:line="360" w:lineRule="auto"/>
            </w:pPr>
            <w:r>
              <w:rPr>
                <w:rFonts w:ascii="仿宋" w:hAnsi="仿宋" w:eastAsia="仿宋"/>
                <w:b/>
                <w:color w:val="000000"/>
                <w:sz w:val="24"/>
              </w:rPr>
              <w:t>数据类型</w:t>
            </w:r>
          </w:p>
        </w:tc>
        <w:tc>
          <w:tcPr>
            <w:tcW w:w="2366"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4" w:type="dxa"/>
          </w:tcPr>
          <w:p>
            <w:pPr>
              <w:spacing w:after="0" w:line="360" w:lineRule="auto"/>
              <w:rPr>
                <w:rFonts w:eastAsia="仿宋"/>
              </w:rPr>
            </w:pPr>
            <w:r>
              <w:rPr>
                <w:rFonts w:ascii="仿宋" w:hAnsi="仿宋" w:eastAsia="仿宋"/>
                <w:color w:val="000000"/>
                <w:sz w:val="24"/>
              </w:rPr>
              <w:t>核心客户号</w:t>
            </w:r>
          </w:p>
        </w:tc>
        <w:tc>
          <w:tcPr>
            <w:tcW w:w="3204" w:type="dxa"/>
          </w:tcPr>
          <w:p>
            <w:pPr>
              <w:spacing w:after="0" w:line="360" w:lineRule="auto"/>
            </w:pPr>
            <w:r>
              <w:rPr>
                <w:rFonts w:hint="eastAsia" w:ascii="仿宋" w:hAnsi="仿宋" w:eastAsia="仿宋"/>
                <w:color w:val="000000"/>
                <w:sz w:val="24"/>
              </w:rPr>
              <w:t>反显；</w:t>
            </w:r>
            <w:r>
              <w:rPr>
                <w:rFonts w:ascii="仿宋" w:hAnsi="仿宋" w:eastAsia="仿宋"/>
                <w:color w:val="000000"/>
                <w:sz w:val="24"/>
              </w:rPr>
              <w:t>无法匹配时可为空</w:t>
            </w:r>
          </w:p>
        </w:tc>
        <w:tc>
          <w:tcPr>
            <w:tcW w:w="1506" w:type="dxa"/>
          </w:tcPr>
          <w:p>
            <w:pPr>
              <w:spacing w:after="0" w:line="360" w:lineRule="auto"/>
            </w:pPr>
            <w:r>
              <w:rPr>
                <w:rFonts w:ascii="仿宋" w:hAnsi="仿宋" w:eastAsia="仿宋"/>
                <w:color w:val="000000"/>
                <w:sz w:val="24"/>
              </w:rPr>
              <w:t>文本</w:t>
            </w:r>
          </w:p>
        </w:tc>
        <w:tc>
          <w:tcPr>
            <w:tcW w:w="2366" w:type="dxa"/>
          </w:tcPr>
          <w:p>
            <w:pPr>
              <w:spacing w:after="0" w:line="360" w:lineRule="auto"/>
            </w:pPr>
            <w:r>
              <w:rPr>
                <w:rFonts w:ascii="仿宋" w:hAnsi="仿宋" w:eastAsia="仿宋"/>
                <w:color w:val="000000"/>
                <w:sz w:val="24"/>
              </w:rPr>
              <w:t>导入</w:t>
            </w:r>
            <w:r>
              <w:rPr>
                <w:rFonts w:hint="eastAsia" w:ascii="仿宋" w:hAnsi="仿宋" w:eastAsia="仿宋"/>
                <w:color w:val="000000"/>
                <w:sz w:val="24"/>
              </w:rPr>
              <w:t>的参与人核心客户号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4" w:type="dxa"/>
          </w:tcPr>
          <w:p>
            <w:pPr>
              <w:spacing w:after="0" w:line="360" w:lineRule="auto"/>
            </w:pPr>
            <w:r>
              <w:rPr>
                <w:rFonts w:ascii="仿宋" w:hAnsi="仿宋" w:eastAsia="仿宋"/>
                <w:color w:val="000000"/>
                <w:sz w:val="24"/>
              </w:rPr>
              <w:t>姓名</w:t>
            </w:r>
          </w:p>
        </w:tc>
        <w:tc>
          <w:tcPr>
            <w:tcW w:w="3204" w:type="dxa"/>
          </w:tcPr>
          <w:p>
            <w:pPr>
              <w:spacing w:after="0" w:line="360" w:lineRule="auto"/>
            </w:pPr>
            <w:r>
              <w:rPr>
                <w:rFonts w:hint="eastAsia" w:ascii="仿宋" w:hAnsi="仿宋" w:eastAsia="仿宋"/>
                <w:color w:val="000000"/>
                <w:sz w:val="24"/>
              </w:rPr>
              <w:t>反显；</w:t>
            </w:r>
          </w:p>
        </w:tc>
        <w:tc>
          <w:tcPr>
            <w:tcW w:w="1506" w:type="dxa"/>
          </w:tcPr>
          <w:p>
            <w:pPr>
              <w:spacing w:after="0" w:line="360" w:lineRule="auto"/>
            </w:pPr>
            <w:r>
              <w:rPr>
                <w:rFonts w:ascii="仿宋" w:hAnsi="仿宋" w:eastAsia="仿宋"/>
                <w:color w:val="000000"/>
                <w:sz w:val="24"/>
              </w:rPr>
              <w:t>文本</w:t>
            </w:r>
          </w:p>
        </w:tc>
        <w:tc>
          <w:tcPr>
            <w:tcW w:w="2366" w:type="dxa"/>
          </w:tcPr>
          <w:p>
            <w:pPr>
              <w:spacing w:after="0" w:line="360" w:lineRule="auto"/>
            </w:pPr>
            <w:r>
              <w:rPr>
                <w:rFonts w:ascii="仿宋" w:hAnsi="仿宋" w:eastAsia="仿宋"/>
                <w:color w:val="000000"/>
                <w:sz w:val="24"/>
              </w:rPr>
              <w:t>导入</w:t>
            </w:r>
            <w:r>
              <w:rPr>
                <w:rFonts w:hint="eastAsia" w:ascii="仿宋" w:hAnsi="仿宋" w:eastAsia="仿宋"/>
                <w:color w:val="000000"/>
                <w:sz w:val="24"/>
              </w:rPr>
              <w:t>的参与人姓名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4" w:type="dxa"/>
          </w:tcPr>
          <w:p>
            <w:pPr>
              <w:spacing w:after="0" w:line="360" w:lineRule="auto"/>
            </w:pPr>
            <w:r>
              <w:rPr>
                <w:rFonts w:ascii="仿宋" w:hAnsi="仿宋" w:eastAsia="仿宋"/>
                <w:color w:val="000000"/>
                <w:sz w:val="24"/>
              </w:rPr>
              <w:t>手机号码</w:t>
            </w:r>
          </w:p>
        </w:tc>
        <w:tc>
          <w:tcPr>
            <w:tcW w:w="3204" w:type="dxa"/>
          </w:tcPr>
          <w:p>
            <w:pPr>
              <w:spacing w:after="0" w:line="360" w:lineRule="auto"/>
              <w:rPr>
                <w:rFonts w:eastAsia="仿宋"/>
              </w:rPr>
            </w:pPr>
            <w:r>
              <w:rPr>
                <w:rFonts w:hint="eastAsia" w:ascii="仿宋" w:hAnsi="仿宋" w:eastAsia="仿宋"/>
                <w:color w:val="000000"/>
                <w:sz w:val="24"/>
              </w:rPr>
              <w:t>反显；</w:t>
            </w:r>
            <w:r>
              <w:rPr>
                <w:rFonts w:ascii="仿宋" w:hAnsi="仿宋" w:eastAsia="仿宋"/>
                <w:color w:val="000000"/>
                <w:sz w:val="24"/>
              </w:rPr>
              <w:t>如页面要求可脱敏显示</w:t>
            </w:r>
            <w:r>
              <w:rPr>
                <w:rFonts w:hint="eastAsia" w:ascii="仿宋" w:hAnsi="仿宋" w:eastAsia="仿宋"/>
                <w:color w:val="000000"/>
                <w:sz w:val="24"/>
              </w:rPr>
              <w:t>，格式：138****8888</w:t>
            </w:r>
          </w:p>
        </w:tc>
        <w:tc>
          <w:tcPr>
            <w:tcW w:w="1506" w:type="dxa"/>
          </w:tcPr>
          <w:p>
            <w:pPr>
              <w:spacing w:after="0" w:line="360" w:lineRule="auto"/>
            </w:pPr>
            <w:r>
              <w:rPr>
                <w:rFonts w:ascii="仿宋" w:hAnsi="仿宋" w:eastAsia="仿宋"/>
                <w:color w:val="000000"/>
                <w:sz w:val="24"/>
              </w:rPr>
              <w:t>文本</w:t>
            </w:r>
          </w:p>
        </w:tc>
        <w:tc>
          <w:tcPr>
            <w:tcW w:w="2366" w:type="dxa"/>
          </w:tcPr>
          <w:p>
            <w:pPr>
              <w:spacing w:after="0" w:line="360" w:lineRule="auto"/>
              <w:rPr>
                <w:rFonts w:eastAsia="仿宋"/>
              </w:rPr>
            </w:pPr>
            <w:r>
              <w:rPr>
                <w:rFonts w:ascii="仿宋" w:hAnsi="仿宋" w:eastAsia="仿宋"/>
                <w:color w:val="000000"/>
                <w:sz w:val="24"/>
              </w:rPr>
              <w:t>导入</w:t>
            </w:r>
            <w:r>
              <w:rPr>
                <w:rFonts w:hint="eastAsia" w:ascii="仿宋" w:hAnsi="仿宋" w:eastAsia="仿宋"/>
                <w:color w:val="000000"/>
                <w:sz w:val="24"/>
              </w:rPr>
              <w:t>的参与人手机号码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4" w:type="dxa"/>
          </w:tcPr>
          <w:p>
            <w:pPr>
              <w:spacing w:after="0" w:line="360" w:lineRule="auto"/>
            </w:pPr>
            <w:r>
              <w:rPr>
                <w:rFonts w:ascii="仿宋" w:hAnsi="仿宋" w:eastAsia="仿宋"/>
                <w:color w:val="000000"/>
                <w:sz w:val="24"/>
              </w:rPr>
              <w:t>客户类型</w:t>
            </w:r>
          </w:p>
        </w:tc>
        <w:tc>
          <w:tcPr>
            <w:tcW w:w="3204" w:type="dxa"/>
          </w:tcPr>
          <w:p>
            <w:pPr>
              <w:spacing w:after="0" w:line="360" w:lineRule="auto"/>
            </w:pPr>
            <w:r>
              <w:rPr>
                <w:rFonts w:hint="eastAsia" w:ascii="仿宋" w:hAnsi="仿宋" w:eastAsia="仿宋"/>
                <w:color w:val="000000"/>
                <w:sz w:val="24"/>
              </w:rPr>
              <w:t>反显；枚举值：存量客户、潜在客户；</w:t>
            </w:r>
            <w:r>
              <w:rPr>
                <w:rFonts w:ascii="仿宋" w:hAnsi="仿宋" w:eastAsia="仿宋"/>
                <w:color w:val="000000"/>
                <w:sz w:val="24"/>
              </w:rPr>
              <w:t>匹配成功时展示“存量客户”，未匹配时展示“潜在客户”</w:t>
            </w:r>
          </w:p>
        </w:tc>
        <w:tc>
          <w:tcPr>
            <w:tcW w:w="1506" w:type="dxa"/>
          </w:tcPr>
          <w:p>
            <w:pPr>
              <w:spacing w:after="0" w:line="360" w:lineRule="auto"/>
            </w:pPr>
            <w:r>
              <w:rPr>
                <w:rFonts w:ascii="仿宋" w:hAnsi="仿宋" w:eastAsia="仿宋"/>
                <w:color w:val="000000"/>
                <w:sz w:val="24"/>
              </w:rPr>
              <w:t>文本</w:t>
            </w:r>
          </w:p>
        </w:tc>
        <w:tc>
          <w:tcPr>
            <w:tcW w:w="2366" w:type="dxa"/>
          </w:tcPr>
          <w:p>
            <w:pPr>
              <w:spacing w:after="0" w:line="360" w:lineRule="auto"/>
              <w:rPr>
                <w:rFonts w:eastAsia="仿宋"/>
              </w:rPr>
            </w:pPr>
            <w:r>
              <w:rPr>
                <w:rFonts w:hint="eastAsia" w:ascii="仿宋" w:hAnsi="仿宋" w:eastAsia="仿宋"/>
                <w:color w:val="000000"/>
                <w:sz w:val="24"/>
              </w:rPr>
              <w:t>匹配的客户类型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4" w:type="dxa"/>
          </w:tcPr>
          <w:p>
            <w:pPr>
              <w:spacing w:after="0" w:line="360" w:lineRule="auto"/>
            </w:pPr>
            <w:r>
              <w:rPr>
                <w:rFonts w:ascii="仿宋" w:hAnsi="仿宋" w:eastAsia="仿宋"/>
                <w:color w:val="000000"/>
                <w:sz w:val="24"/>
              </w:rPr>
              <w:t>导入结果提示</w:t>
            </w:r>
          </w:p>
        </w:tc>
        <w:tc>
          <w:tcPr>
            <w:tcW w:w="3204" w:type="dxa"/>
          </w:tcPr>
          <w:p>
            <w:pPr>
              <w:spacing w:after="0" w:line="360" w:lineRule="auto"/>
            </w:pPr>
            <w:r>
              <w:rPr>
                <w:rFonts w:hint="eastAsia" w:ascii="仿宋" w:hAnsi="仿宋" w:eastAsia="仿宋"/>
                <w:color w:val="000000"/>
                <w:sz w:val="24"/>
              </w:rPr>
              <w:t>导入成功，提示文案：“导入成功！成功</w:t>
            </w:r>
            <w:r>
              <w:rPr>
                <w:rFonts w:ascii="仿宋" w:hAnsi="仿宋" w:eastAsia="仿宋"/>
                <w:color w:val="000000"/>
                <w:sz w:val="24"/>
              </w:rPr>
              <w:t>{</w:t>
            </w:r>
            <w:r>
              <w:rPr>
                <w:rFonts w:hint="eastAsia" w:ascii="仿宋" w:hAnsi="仿宋" w:eastAsia="仿宋"/>
                <w:color w:val="000000"/>
                <w:sz w:val="24"/>
              </w:rPr>
              <w:t>X</w:t>
            </w:r>
            <w:r>
              <w:rPr>
                <w:rFonts w:ascii="仿宋" w:hAnsi="仿宋" w:eastAsia="仿宋"/>
                <w:color w:val="000000"/>
                <w:sz w:val="24"/>
              </w:rPr>
              <w:t>}</w:t>
            </w:r>
            <w:r>
              <w:rPr>
                <w:rFonts w:hint="eastAsia" w:ascii="仿宋" w:hAnsi="仿宋" w:eastAsia="仿宋"/>
                <w:color w:val="000000"/>
                <w:sz w:val="24"/>
              </w:rPr>
              <w:t>条，失败</w:t>
            </w:r>
            <w:r>
              <w:rPr>
                <w:rFonts w:ascii="仿宋" w:hAnsi="仿宋" w:eastAsia="仿宋"/>
                <w:color w:val="000000"/>
                <w:sz w:val="24"/>
              </w:rPr>
              <w:t>{</w:t>
            </w:r>
            <w:r>
              <w:rPr>
                <w:rFonts w:hint="eastAsia" w:ascii="仿宋" w:hAnsi="仿宋" w:eastAsia="仿宋"/>
                <w:color w:val="000000"/>
                <w:sz w:val="24"/>
              </w:rPr>
              <w:t>X</w:t>
            </w:r>
            <w:r>
              <w:rPr>
                <w:rFonts w:ascii="仿宋" w:hAnsi="仿宋" w:eastAsia="仿宋"/>
                <w:color w:val="000000"/>
                <w:sz w:val="24"/>
              </w:rPr>
              <w:t>}</w:t>
            </w:r>
            <w:r>
              <w:rPr>
                <w:rFonts w:hint="eastAsia" w:ascii="仿宋" w:hAnsi="仿宋" w:eastAsia="仿宋"/>
                <w:color w:val="000000"/>
                <w:sz w:val="24"/>
              </w:rPr>
              <w:t>条。失败原因：XXXX！”；导入失败，提示文案：“失败原因：XXXX！”</w:t>
            </w:r>
          </w:p>
        </w:tc>
        <w:tc>
          <w:tcPr>
            <w:tcW w:w="1506" w:type="dxa"/>
          </w:tcPr>
          <w:p>
            <w:pPr>
              <w:spacing w:after="0" w:line="360" w:lineRule="auto"/>
            </w:pPr>
            <w:r>
              <w:rPr>
                <w:rFonts w:ascii="仿宋" w:hAnsi="仿宋" w:eastAsia="仿宋"/>
                <w:color w:val="000000"/>
                <w:sz w:val="24"/>
              </w:rPr>
              <w:t>文本</w:t>
            </w:r>
          </w:p>
        </w:tc>
        <w:tc>
          <w:tcPr>
            <w:tcW w:w="2366" w:type="dxa"/>
          </w:tcPr>
          <w:p>
            <w:pPr>
              <w:spacing w:after="0" w:line="360" w:lineRule="auto"/>
            </w:pPr>
            <w:r>
              <w:rPr>
                <w:rFonts w:ascii="仿宋" w:hAnsi="仿宋" w:eastAsia="仿宋"/>
                <w:color w:val="000000"/>
                <w:sz w:val="24"/>
              </w:rPr>
              <w:t>页面反馈信息</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spacing w:line="360" w:lineRule="auto"/>
      </w:pPr>
    </w:p>
    <w:p>
      <w:pPr>
        <w:pStyle w:val="6"/>
        <w:numPr>
          <w:ilvl w:val="3"/>
          <w:numId w:val="14"/>
        </w:numPr>
        <w:spacing w:line="360" w:lineRule="auto"/>
        <w:rPr>
          <w:rFonts w:ascii="仿宋" w:hAnsi="仿宋" w:eastAsia="仿宋"/>
          <w:b w:val="0"/>
          <w:bCs w:val="0"/>
        </w:rPr>
      </w:pPr>
      <w:r>
        <w:rPr>
          <w:rFonts w:hint="eastAsia" w:ascii="仿宋" w:hAnsi="仿宋" w:eastAsia="仿宋"/>
        </w:rPr>
        <w:t>沙龙活动管理-活动二维码</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pPr>
      <w:r>
        <w:rPr>
          <w:rFonts w:ascii="仿宋" w:hAnsi="仿宋" w:eastAsia="仿宋"/>
          <w:color w:val="000000"/>
          <w:sz w:val="24"/>
        </w:rPr>
        <w:t>支持系统为活动生成签到二维码，供到场客户扫码签到，提升活动签到效率。</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color w:val="000000"/>
          <w:sz w:val="24"/>
        </w:rPr>
      </w:pPr>
      <w:r>
        <w:rPr>
          <w:rFonts w:ascii="仿宋" w:hAnsi="仿宋" w:eastAsia="仿宋"/>
          <w:color w:val="000000"/>
          <w:sz w:val="24"/>
        </w:rPr>
        <w:t>用户在活动列表行内点击“签到二维码”后，系统展示当前活动的签到二维码。</w:t>
      </w:r>
    </w:p>
    <w:tbl>
      <w:tblPr>
        <w:tblStyle w:val="51"/>
        <w:tblpPr w:leftFromText="180" w:rightFromText="180" w:vertAnchor="text" w:horzAnchor="page" w:tblpX="1432" w:tblpY="523"/>
        <w:tblOverlap w:val="never"/>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4"/>
        <w:gridCol w:w="3143"/>
        <w:gridCol w:w="1521"/>
        <w:gridCol w:w="23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004" w:type="dxa"/>
          </w:tcPr>
          <w:p>
            <w:pPr>
              <w:spacing w:after="0" w:line="360" w:lineRule="auto"/>
            </w:pPr>
            <w:r>
              <w:rPr>
                <w:rFonts w:ascii="仿宋" w:hAnsi="仿宋" w:eastAsia="仿宋"/>
                <w:b/>
                <w:color w:val="000000"/>
                <w:sz w:val="24"/>
              </w:rPr>
              <w:t>要素名称</w:t>
            </w:r>
          </w:p>
        </w:tc>
        <w:tc>
          <w:tcPr>
            <w:tcW w:w="3143" w:type="dxa"/>
          </w:tcPr>
          <w:p>
            <w:pPr>
              <w:spacing w:after="0" w:line="360" w:lineRule="auto"/>
            </w:pPr>
            <w:r>
              <w:rPr>
                <w:rFonts w:ascii="仿宋" w:hAnsi="仿宋" w:eastAsia="仿宋"/>
                <w:b/>
                <w:color w:val="000000"/>
                <w:sz w:val="24"/>
              </w:rPr>
              <w:t>约束及校验规则</w:t>
            </w:r>
          </w:p>
        </w:tc>
        <w:tc>
          <w:tcPr>
            <w:tcW w:w="1521" w:type="dxa"/>
          </w:tcPr>
          <w:p>
            <w:pPr>
              <w:spacing w:after="0" w:line="360" w:lineRule="auto"/>
            </w:pPr>
            <w:r>
              <w:rPr>
                <w:rFonts w:ascii="仿宋" w:hAnsi="仿宋" w:eastAsia="仿宋"/>
                <w:b/>
                <w:color w:val="000000"/>
                <w:sz w:val="24"/>
              </w:rPr>
              <w:t>数据类型</w:t>
            </w:r>
          </w:p>
        </w:tc>
        <w:tc>
          <w:tcPr>
            <w:tcW w:w="2392"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04" w:type="dxa"/>
          </w:tcPr>
          <w:p>
            <w:pPr>
              <w:spacing w:after="0" w:line="360" w:lineRule="auto"/>
            </w:pPr>
            <w:r>
              <w:rPr>
                <w:rFonts w:ascii="仿宋" w:hAnsi="仿宋" w:eastAsia="仿宋"/>
                <w:color w:val="000000"/>
                <w:sz w:val="24"/>
              </w:rPr>
              <w:t>签到二维码</w:t>
            </w:r>
          </w:p>
        </w:tc>
        <w:tc>
          <w:tcPr>
            <w:tcW w:w="3143" w:type="dxa"/>
          </w:tcPr>
          <w:p>
            <w:pPr>
              <w:spacing w:after="0" w:line="360" w:lineRule="auto"/>
              <w:rPr>
                <w:rFonts w:eastAsia="仿宋"/>
              </w:rPr>
            </w:pPr>
            <w:r>
              <w:rPr>
                <w:rFonts w:ascii="仿宋" w:hAnsi="仿宋" w:eastAsia="仿宋"/>
                <w:color w:val="000000"/>
                <w:sz w:val="24"/>
              </w:rPr>
              <w:t>按当前活动生成唯一签到二维码</w:t>
            </w:r>
            <w:r>
              <w:rPr>
                <w:rFonts w:hint="eastAsia" w:ascii="仿宋" w:hAnsi="仿宋" w:eastAsia="仿宋"/>
                <w:color w:val="000000"/>
                <w:sz w:val="24"/>
              </w:rPr>
              <w:t>；关联导入的参与人手机号</w:t>
            </w:r>
          </w:p>
        </w:tc>
        <w:tc>
          <w:tcPr>
            <w:tcW w:w="1521" w:type="dxa"/>
          </w:tcPr>
          <w:p>
            <w:pPr>
              <w:spacing w:after="0" w:line="360" w:lineRule="auto"/>
            </w:pPr>
            <w:r>
              <w:rPr>
                <w:rFonts w:ascii="仿宋" w:hAnsi="仿宋" w:eastAsia="仿宋"/>
                <w:color w:val="000000"/>
                <w:sz w:val="24"/>
              </w:rPr>
              <w:t>二维码</w:t>
            </w:r>
          </w:p>
        </w:tc>
        <w:tc>
          <w:tcPr>
            <w:tcW w:w="2392" w:type="dxa"/>
          </w:tcPr>
          <w:p>
            <w:pPr>
              <w:spacing w:after="0" w:line="360" w:lineRule="auto"/>
            </w:pPr>
            <w:r>
              <w:rPr>
                <w:rFonts w:ascii="仿宋" w:hAnsi="仿宋" w:eastAsia="仿宋"/>
                <w:color w:val="000000"/>
                <w:sz w:val="24"/>
              </w:rPr>
              <w:t>活动签到码展示项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04" w:type="dxa"/>
          </w:tcPr>
          <w:p>
            <w:pPr>
              <w:spacing w:after="0" w:line="360" w:lineRule="auto"/>
              <w:rPr>
                <w:rFonts w:ascii="仿宋" w:hAnsi="仿宋" w:eastAsia="仿宋"/>
                <w:color w:val="000000"/>
                <w:sz w:val="24"/>
              </w:rPr>
            </w:pPr>
            <w:r>
              <w:rPr>
                <w:rFonts w:hint="eastAsia" w:ascii="仿宋" w:hAnsi="仿宋" w:eastAsia="仿宋"/>
                <w:color w:val="000000"/>
                <w:sz w:val="24"/>
              </w:rPr>
              <w:t>下载</w:t>
            </w:r>
          </w:p>
        </w:tc>
        <w:tc>
          <w:tcPr>
            <w:tcW w:w="3143" w:type="dxa"/>
          </w:tcPr>
          <w:p>
            <w:pPr>
              <w:spacing w:after="0" w:line="360" w:lineRule="auto"/>
              <w:rPr>
                <w:rFonts w:ascii="仿宋" w:hAnsi="仿宋" w:eastAsia="仿宋"/>
                <w:color w:val="000000"/>
                <w:sz w:val="24"/>
              </w:rPr>
            </w:pPr>
            <w:r>
              <w:rPr>
                <w:rFonts w:hint="eastAsia" w:ascii="仿宋" w:hAnsi="仿宋" w:eastAsia="仿宋"/>
                <w:color w:val="000000"/>
                <w:sz w:val="24"/>
              </w:rPr>
              <w:t>点击后下载二维码；格式：</w:t>
            </w:r>
            <w:r>
              <w:rPr>
                <w:rFonts w:ascii="仿宋" w:hAnsi="仿宋" w:eastAsia="仿宋"/>
                <w:color w:val="000000"/>
                <w:sz w:val="24"/>
              </w:rPr>
              <w:t>.png</w:t>
            </w:r>
            <w:r>
              <w:rPr>
                <w:rFonts w:hint="eastAsia" w:ascii="仿宋" w:hAnsi="仿宋" w:eastAsia="仿宋"/>
                <w:color w:val="000000"/>
                <w:sz w:val="24"/>
              </w:rPr>
              <w:t>；尺寸：15 cm × 15 cm，四周留白2 cm（按 300 DPI导出，像素尺寸为1772 ×1772（二维码本体），含留白区域为2244×2244）。</w:t>
            </w:r>
          </w:p>
        </w:tc>
        <w:tc>
          <w:tcPr>
            <w:tcW w:w="1521" w:type="dxa"/>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392" w:type="dxa"/>
          </w:tcPr>
          <w:p>
            <w:pPr>
              <w:spacing w:after="0" w:line="360" w:lineRule="auto"/>
              <w:rPr>
                <w:rFonts w:ascii="仿宋" w:hAnsi="仿宋" w:eastAsia="仿宋"/>
                <w:color w:val="000000"/>
                <w:sz w:val="24"/>
              </w:rPr>
            </w:pPr>
            <w:r>
              <w:rPr>
                <w:rFonts w:hint="eastAsia" w:ascii="仿宋" w:hAnsi="仿宋" w:eastAsia="仿宋"/>
                <w:color w:val="000000"/>
                <w:sz w:val="24"/>
              </w:rPr>
              <w:t>页面操作按钮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04" w:type="dxa"/>
          </w:tcPr>
          <w:p>
            <w:pPr>
              <w:spacing w:after="0" w:line="360" w:lineRule="auto"/>
            </w:pPr>
            <w:r>
              <w:rPr>
                <w:rFonts w:ascii="仿宋" w:hAnsi="仿宋" w:eastAsia="仿宋"/>
                <w:color w:val="000000"/>
                <w:sz w:val="24"/>
              </w:rPr>
              <w:t>关闭</w:t>
            </w:r>
          </w:p>
        </w:tc>
        <w:tc>
          <w:tcPr>
            <w:tcW w:w="3143" w:type="dxa"/>
          </w:tcPr>
          <w:p>
            <w:pPr>
              <w:spacing w:after="0" w:line="360" w:lineRule="auto"/>
            </w:pPr>
            <w:r>
              <w:rPr>
                <w:rFonts w:ascii="仿宋" w:hAnsi="仿宋" w:eastAsia="仿宋"/>
                <w:color w:val="000000"/>
                <w:sz w:val="24"/>
              </w:rPr>
              <w:t>点击后关闭二维码展示页面</w:t>
            </w:r>
          </w:p>
        </w:tc>
        <w:tc>
          <w:tcPr>
            <w:tcW w:w="1521" w:type="dxa"/>
          </w:tcPr>
          <w:p>
            <w:pPr>
              <w:spacing w:after="0" w:line="360" w:lineRule="auto"/>
            </w:pPr>
            <w:r>
              <w:rPr>
                <w:rFonts w:ascii="仿宋" w:hAnsi="仿宋" w:eastAsia="仿宋"/>
                <w:color w:val="000000"/>
                <w:sz w:val="24"/>
              </w:rPr>
              <w:t>按钮</w:t>
            </w:r>
          </w:p>
        </w:tc>
        <w:tc>
          <w:tcPr>
            <w:tcW w:w="2392" w:type="dxa"/>
          </w:tcPr>
          <w:p>
            <w:pPr>
              <w:spacing w:after="0" w:line="360" w:lineRule="auto"/>
            </w:pPr>
            <w:r>
              <w:rPr>
                <w:rFonts w:ascii="仿宋" w:hAnsi="仿宋" w:eastAsia="仿宋"/>
                <w:color w:val="000000"/>
                <w:sz w:val="24"/>
              </w:rPr>
              <w:t>页面操作按钮</w:t>
            </w:r>
          </w:p>
        </w:tc>
      </w:tr>
    </w:tbl>
    <w:p>
      <w:pPr>
        <w:spacing w:line="360" w:lineRule="auto"/>
        <w:rPr>
          <w:rFonts w:ascii="仿宋" w:hAnsi="仿宋" w:eastAsia="仿宋"/>
          <w:color w:val="000000"/>
          <w:sz w:val="24"/>
        </w:rPr>
      </w:pPr>
      <w:r>
        <w:rPr>
          <w:rFonts w:hint="eastAsia" w:ascii="仿宋" w:hAnsi="仿宋" w:eastAsia="仿宋"/>
          <w:color w:val="000000"/>
          <w:sz w:val="24"/>
        </w:rPr>
        <w:t>客户使用移动设备扫描签到二维码，扫码后会打开一个表单页面，如客户已在提前录入的参与人报名记录里，需要客户自己确认姓名、手机号等信息进行签到；如客户不在提前录入的参与人报名记录里，需要客户自己填写姓名、手机号等信息进行签到。</w:t>
      </w:r>
    </w:p>
    <w:tbl>
      <w:tblPr>
        <w:tblStyle w:val="51"/>
        <w:tblpPr w:leftFromText="180" w:rightFromText="180" w:vertAnchor="text" w:horzAnchor="page" w:tblpX="1432" w:tblpY="523"/>
        <w:tblOverlap w:val="never"/>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4"/>
        <w:gridCol w:w="3174"/>
        <w:gridCol w:w="1513"/>
        <w:gridCol w:w="2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94" w:type="dxa"/>
          </w:tcPr>
          <w:p>
            <w:pPr>
              <w:spacing w:after="0" w:line="360" w:lineRule="auto"/>
            </w:pPr>
            <w:r>
              <w:rPr>
                <w:rFonts w:ascii="仿宋" w:hAnsi="仿宋" w:eastAsia="仿宋"/>
                <w:b/>
                <w:color w:val="000000"/>
                <w:sz w:val="24"/>
              </w:rPr>
              <w:t>要素名称</w:t>
            </w:r>
          </w:p>
        </w:tc>
        <w:tc>
          <w:tcPr>
            <w:tcW w:w="3174" w:type="dxa"/>
          </w:tcPr>
          <w:p>
            <w:pPr>
              <w:spacing w:after="0" w:line="360" w:lineRule="auto"/>
            </w:pPr>
            <w:r>
              <w:rPr>
                <w:rFonts w:ascii="仿宋" w:hAnsi="仿宋" w:eastAsia="仿宋"/>
                <w:b/>
                <w:color w:val="000000"/>
                <w:sz w:val="24"/>
              </w:rPr>
              <w:t>约束及校验规则</w:t>
            </w:r>
          </w:p>
        </w:tc>
        <w:tc>
          <w:tcPr>
            <w:tcW w:w="1513" w:type="dxa"/>
          </w:tcPr>
          <w:p>
            <w:pPr>
              <w:spacing w:after="0" w:line="360" w:lineRule="auto"/>
            </w:pPr>
            <w:r>
              <w:rPr>
                <w:rFonts w:ascii="仿宋" w:hAnsi="仿宋" w:eastAsia="仿宋"/>
                <w:b/>
                <w:color w:val="000000"/>
                <w:sz w:val="24"/>
              </w:rPr>
              <w:t>数据类型</w:t>
            </w:r>
          </w:p>
        </w:tc>
        <w:tc>
          <w:tcPr>
            <w:tcW w:w="2379"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94" w:type="dxa"/>
            <w:shd w:val="clear" w:color="auto" w:fill="auto"/>
          </w:tcPr>
          <w:p>
            <w:pPr>
              <w:spacing w:after="0" w:line="360" w:lineRule="auto"/>
            </w:pPr>
            <w:r>
              <w:rPr>
                <w:rFonts w:ascii="仿宋" w:hAnsi="仿宋" w:eastAsia="仿宋"/>
                <w:color w:val="000000"/>
                <w:sz w:val="24"/>
              </w:rPr>
              <w:t>沙龙主题</w:t>
            </w:r>
          </w:p>
        </w:tc>
        <w:tc>
          <w:tcPr>
            <w:tcW w:w="3174" w:type="dxa"/>
            <w:shd w:val="clear" w:color="auto" w:fill="auto"/>
          </w:tcPr>
          <w:p>
            <w:pPr>
              <w:spacing w:after="0" w:line="360" w:lineRule="auto"/>
              <w:rPr>
                <w:rFonts w:eastAsia="仿宋"/>
              </w:rPr>
            </w:pPr>
            <w:r>
              <w:rPr>
                <w:rFonts w:hint="eastAsia" w:ascii="仿宋" w:hAnsi="仿宋" w:eastAsia="仿宋"/>
                <w:color w:val="000000"/>
                <w:sz w:val="24"/>
              </w:rPr>
              <w:t>反显</w:t>
            </w:r>
          </w:p>
        </w:tc>
        <w:tc>
          <w:tcPr>
            <w:tcW w:w="1513" w:type="dxa"/>
            <w:shd w:val="clear" w:color="auto" w:fill="auto"/>
          </w:tcPr>
          <w:p>
            <w:pPr>
              <w:spacing w:after="0" w:line="360" w:lineRule="auto"/>
            </w:pPr>
            <w:r>
              <w:rPr>
                <w:rFonts w:ascii="仿宋" w:hAnsi="仿宋" w:eastAsia="仿宋"/>
                <w:color w:val="000000"/>
                <w:sz w:val="24"/>
              </w:rPr>
              <w:t>文本</w:t>
            </w:r>
          </w:p>
        </w:tc>
        <w:tc>
          <w:tcPr>
            <w:tcW w:w="2379" w:type="dxa"/>
            <w:shd w:val="clear" w:color="auto" w:fill="auto"/>
          </w:tcPr>
          <w:p>
            <w:pPr>
              <w:spacing w:after="0" w:line="360" w:lineRule="auto"/>
              <w:rPr>
                <w:rFonts w:eastAsia="仿宋"/>
              </w:rPr>
            </w:pPr>
            <w:r>
              <w:rPr>
                <w:rFonts w:hint="eastAsia" w:ascii="仿宋" w:hAnsi="仿宋" w:eastAsia="仿宋"/>
                <w:color w:val="000000"/>
                <w:sz w:val="24"/>
              </w:rPr>
              <w:t>列表</w:t>
            </w:r>
            <w:r>
              <w:rPr>
                <w:rFonts w:ascii="仿宋" w:hAnsi="仿宋" w:eastAsia="仿宋"/>
                <w:color w:val="000000"/>
                <w:sz w:val="24"/>
              </w:rPr>
              <w:t>展示</w:t>
            </w:r>
            <w:r>
              <w:rPr>
                <w:rFonts w:hint="eastAsia" w:ascii="仿宋" w:hAnsi="仿宋" w:eastAsia="仿宋"/>
                <w:color w:val="000000"/>
                <w:sz w:val="24"/>
              </w:rPr>
              <w:t>沙龙活动主题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94" w:type="dxa"/>
            <w:shd w:val="clear" w:color="auto" w:fill="auto"/>
          </w:tcPr>
          <w:p>
            <w:pPr>
              <w:spacing w:after="0" w:line="360" w:lineRule="auto"/>
            </w:pPr>
            <w:r>
              <w:rPr>
                <w:rFonts w:ascii="仿宋" w:hAnsi="仿宋" w:eastAsia="仿宋"/>
                <w:color w:val="000000"/>
                <w:sz w:val="24"/>
              </w:rPr>
              <w:t>地点</w:t>
            </w:r>
          </w:p>
        </w:tc>
        <w:tc>
          <w:tcPr>
            <w:tcW w:w="3174" w:type="dxa"/>
            <w:shd w:val="clear" w:color="auto" w:fill="auto"/>
          </w:tcPr>
          <w:p>
            <w:pPr>
              <w:spacing w:after="0" w:line="360" w:lineRule="auto"/>
              <w:rPr>
                <w:rFonts w:eastAsia="仿宋"/>
              </w:rPr>
            </w:pPr>
            <w:r>
              <w:rPr>
                <w:rFonts w:hint="eastAsia" w:ascii="仿宋" w:hAnsi="仿宋" w:eastAsia="仿宋"/>
                <w:color w:val="000000"/>
                <w:sz w:val="24"/>
              </w:rPr>
              <w:t>反显</w:t>
            </w:r>
          </w:p>
        </w:tc>
        <w:tc>
          <w:tcPr>
            <w:tcW w:w="1513" w:type="dxa"/>
            <w:shd w:val="clear" w:color="auto" w:fill="auto"/>
          </w:tcPr>
          <w:p>
            <w:pPr>
              <w:spacing w:after="0" w:line="360" w:lineRule="auto"/>
            </w:pPr>
            <w:r>
              <w:rPr>
                <w:rFonts w:ascii="仿宋" w:hAnsi="仿宋" w:eastAsia="仿宋"/>
                <w:color w:val="000000"/>
                <w:sz w:val="24"/>
              </w:rPr>
              <w:t>文本</w:t>
            </w:r>
          </w:p>
        </w:tc>
        <w:tc>
          <w:tcPr>
            <w:tcW w:w="2379" w:type="dxa"/>
            <w:shd w:val="clear" w:color="auto" w:fill="auto"/>
          </w:tcPr>
          <w:p>
            <w:pPr>
              <w:spacing w:after="0" w:line="360" w:lineRule="auto"/>
              <w:rPr>
                <w:rFonts w:eastAsia="仿宋"/>
              </w:rPr>
            </w:pPr>
            <w:r>
              <w:rPr>
                <w:rFonts w:hint="eastAsia" w:ascii="仿宋" w:hAnsi="仿宋" w:eastAsia="仿宋"/>
                <w:color w:val="000000"/>
                <w:sz w:val="24"/>
              </w:rPr>
              <w:t>列表</w:t>
            </w:r>
            <w:r>
              <w:rPr>
                <w:rFonts w:ascii="仿宋" w:hAnsi="仿宋" w:eastAsia="仿宋"/>
                <w:color w:val="000000"/>
                <w:sz w:val="24"/>
              </w:rPr>
              <w:t>展示</w:t>
            </w:r>
            <w:r>
              <w:rPr>
                <w:rFonts w:hint="eastAsia" w:ascii="仿宋" w:hAnsi="仿宋" w:eastAsia="仿宋"/>
                <w:color w:val="000000"/>
                <w:sz w:val="24"/>
              </w:rPr>
              <w:t>沙龙活动地点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94" w:type="dxa"/>
            <w:shd w:val="clear" w:color="auto" w:fill="auto"/>
          </w:tcPr>
          <w:p>
            <w:pPr>
              <w:spacing w:after="0" w:line="360" w:lineRule="auto"/>
            </w:pPr>
            <w:r>
              <w:rPr>
                <w:rFonts w:ascii="仿宋" w:hAnsi="仿宋" w:eastAsia="仿宋"/>
                <w:color w:val="000000"/>
                <w:sz w:val="24"/>
              </w:rPr>
              <w:t>时间（开始时间）</w:t>
            </w:r>
          </w:p>
        </w:tc>
        <w:tc>
          <w:tcPr>
            <w:tcW w:w="3174" w:type="dxa"/>
            <w:shd w:val="clear" w:color="auto" w:fill="auto"/>
          </w:tcPr>
          <w:p>
            <w:pPr>
              <w:spacing w:after="0" w:line="360" w:lineRule="auto"/>
              <w:rPr>
                <w:rFonts w:eastAsia="仿宋"/>
              </w:rPr>
            </w:pPr>
            <w:r>
              <w:rPr>
                <w:rFonts w:hint="eastAsia" w:ascii="仿宋" w:hAnsi="仿宋" w:eastAsia="仿宋"/>
                <w:color w:val="000000"/>
                <w:sz w:val="24"/>
              </w:rPr>
              <w:t>反显；</w:t>
            </w:r>
            <w:r>
              <w:rPr>
                <w:rFonts w:ascii="仿宋" w:hAnsi="仿宋" w:eastAsia="仿宋" w:cs="仿宋"/>
                <w:sz w:val="24"/>
                <w:lang w:bidi="ar"/>
              </w:rPr>
              <w:t>格式</w:t>
            </w:r>
            <w:r>
              <w:rPr>
                <w:rFonts w:hint="eastAsia" w:ascii="仿宋" w:hAnsi="仿宋" w:eastAsia="仿宋" w:cs="仿宋"/>
                <w:sz w:val="24"/>
                <w:lang w:bidi="ar"/>
              </w:rPr>
              <w:t>YYYY-MM-DD hh:mm</w:t>
            </w:r>
          </w:p>
        </w:tc>
        <w:tc>
          <w:tcPr>
            <w:tcW w:w="1513" w:type="dxa"/>
            <w:shd w:val="clear" w:color="auto" w:fill="auto"/>
          </w:tcPr>
          <w:p>
            <w:pPr>
              <w:spacing w:after="0" w:line="360" w:lineRule="auto"/>
            </w:pPr>
            <w:r>
              <w:rPr>
                <w:rFonts w:ascii="仿宋" w:hAnsi="仿宋" w:eastAsia="仿宋"/>
                <w:color w:val="000000"/>
                <w:sz w:val="24"/>
              </w:rPr>
              <w:t>日期</w:t>
            </w:r>
            <w:r>
              <w:rPr>
                <w:rFonts w:hint="eastAsia" w:ascii="仿宋" w:hAnsi="仿宋" w:eastAsia="仿宋"/>
                <w:color w:val="000000"/>
                <w:sz w:val="24"/>
              </w:rPr>
              <w:t>及</w:t>
            </w:r>
            <w:r>
              <w:rPr>
                <w:rFonts w:ascii="仿宋" w:hAnsi="仿宋" w:eastAsia="仿宋"/>
                <w:color w:val="000000"/>
                <w:sz w:val="24"/>
              </w:rPr>
              <w:t>时间</w:t>
            </w:r>
          </w:p>
        </w:tc>
        <w:tc>
          <w:tcPr>
            <w:tcW w:w="2379" w:type="dxa"/>
            <w:shd w:val="clear" w:color="auto" w:fill="auto"/>
          </w:tcPr>
          <w:p>
            <w:pPr>
              <w:spacing w:after="0" w:line="360" w:lineRule="auto"/>
            </w:pPr>
            <w:r>
              <w:rPr>
                <w:rFonts w:hint="eastAsia" w:ascii="仿宋" w:hAnsi="仿宋" w:eastAsia="仿宋"/>
                <w:color w:val="000000"/>
                <w:sz w:val="24"/>
              </w:rPr>
              <w:t>列表</w:t>
            </w:r>
            <w:r>
              <w:rPr>
                <w:rFonts w:ascii="仿宋" w:hAnsi="仿宋" w:eastAsia="仿宋"/>
                <w:color w:val="000000"/>
                <w:sz w:val="24"/>
              </w:rPr>
              <w:t>展示</w:t>
            </w:r>
            <w:r>
              <w:rPr>
                <w:rFonts w:hint="eastAsia" w:ascii="仿宋" w:hAnsi="仿宋" w:eastAsia="仿宋" w:cs="仿宋"/>
                <w:color w:val="000000"/>
                <w:sz w:val="24"/>
                <w:lang w:bidi="ar"/>
              </w:rPr>
              <w:t>沙龙</w:t>
            </w:r>
            <w:r>
              <w:rPr>
                <w:rFonts w:ascii="仿宋" w:hAnsi="仿宋" w:eastAsia="仿宋" w:cs="仿宋"/>
                <w:color w:val="000000"/>
                <w:sz w:val="24"/>
                <w:lang w:bidi="ar"/>
              </w:rPr>
              <w:t>活动开始</w:t>
            </w:r>
            <w:r>
              <w:rPr>
                <w:rFonts w:hint="eastAsia" w:ascii="仿宋" w:hAnsi="仿宋" w:eastAsia="仿宋" w:cs="仿宋"/>
                <w:color w:val="000000"/>
                <w:sz w:val="24"/>
                <w:lang w:bidi="ar"/>
              </w:rPr>
              <w:t>日期及时间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94"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姓名</w:t>
            </w:r>
          </w:p>
        </w:tc>
        <w:tc>
          <w:tcPr>
            <w:tcW w:w="3174"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反显/必输；如客户已在提前录入的参与人报名记录里，需要客户自己确认姓名；如客户不在提前录入的参与人报名记录里，需要客户自己填写姓名。</w:t>
            </w:r>
          </w:p>
        </w:tc>
        <w:tc>
          <w:tcPr>
            <w:tcW w:w="1513"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文本/输入框</w:t>
            </w:r>
          </w:p>
        </w:tc>
        <w:tc>
          <w:tcPr>
            <w:tcW w:w="2379"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展示参与人姓名或输入参与人姓名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94"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手机号</w:t>
            </w:r>
          </w:p>
        </w:tc>
        <w:tc>
          <w:tcPr>
            <w:tcW w:w="3174"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反显/必输；如客户已在提前录入的参与人报名记录里，需要客户自己确认手机号；如客户不在提前录入的参与人报名记录里，需要客户自己填写手机号。</w:t>
            </w:r>
          </w:p>
        </w:tc>
        <w:tc>
          <w:tcPr>
            <w:tcW w:w="1513"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文本/输入框</w:t>
            </w:r>
          </w:p>
        </w:tc>
        <w:tc>
          <w:tcPr>
            <w:tcW w:w="2379"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展示参与人手机号/输入参与人手机号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94"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签到</w:t>
            </w:r>
          </w:p>
        </w:tc>
        <w:tc>
          <w:tcPr>
            <w:tcW w:w="3174"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点击</w:t>
            </w:r>
            <w:r>
              <w:rPr>
                <w:rFonts w:ascii="仿宋" w:hAnsi="仿宋" w:eastAsia="仿宋"/>
                <w:color w:val="000000"/>
                <w:sz w:val="24"/>
              </w:rPr>
              <w:t>后返回结果信息</w:t>
            </w:r>
          </w:p>
        </w:tc>
        <w:tc>
          <w:tcPr>
            <w:tcW w:w="1513"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379" w:type="dxa"/>
            <w:shd w:val="clear" w:color="auto" w:fill="auto"/>
          </w:tcPr>
          <w:p>
            <w:pPr>
              <w:spacing w:after="0" w:line="360" w:lineRule="auto"/>
              <w:rPr>
                <w:rFonts w:ascii="仿宋" w:hAnsi="仿宋" w:eastAsia="仿宋"/>
                <w:color w:val="000000"/>
                <w:sz w:val="24"/>
              </w:rPr>
            </w:pPr>
            <w:r>
              <w:rPr>
                <w:rFonts w:hint="eastAsia" w:ascii="仿宋" w:hAnsi="仿宋" w:eastAsia="仿宋" w:cs="仿宋"/>
                <w:color w:val="000000"/>
                <w:sz w:val="24"/>
                <w:lang w:bidi="ar"/>
              </w:rPr>
              <w:t>页面操作按钮</w:t>
            </w:r>
          </w:p>
        </w:tc>
      </w:tr>
    </w:tbl>
    <w:p>
      <w:pPr>
        <w:spacing w:line="360" w:lineRule="auto"/>
        <w:rPr>
          <w:rFonts w:ascii="仿宋" w:hAnsi="仿宋" w:eastAsia="仿宋"/>
          <w:color w:val="000000"/>
          <w:sz w:val="24"/>
        </w:rPr>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jc w:val="left"/>
      </w:pPr>
      <w:r>
        <w:rPr>
          <w:rFonts w:ascii="仿宋" w:hAnsi="仿宋" w:eastAsia="仿宋"/>
          <w:b/>
          <w:color w:val="000000"/>
          <w:sz w:val="24"/>
        </w:rPr>
        <w:t>（一）操作说明</w:t>
      </w:r>
    </w:p>
    <w:p>
      <w:pPr>
        <w:spacing w:after="0" w:line="360" w:lineRule="auto"/>
        <w:jc w:val="left"/>
        <w:rPr>
          <w:rFonts w:ascii="仿宋" w:hAnsi="仿宋" w:eastAsia="仿宋"/>
          <w:color w:val="000000"/>
          <w:sz w:val="24"/>
        </w:rPr>
      </w:pPr>
      <w:r>
        <w:rPr>
          <w:rFonts w:ascii="仿宋" w:hAnsi="仿宋" w:eastAsia="仿宋"/>
          <w:color w:val="000000"/>
          <w:sz w:val="24"/>
        </w:rPr>
        <w:t>1. 用户在列表行内统一操作按钮区点击“签到二维码”，系统展示当前活动签到二维码。</w:t>
      </w:r>
    </w:p>
    <w:p>
      <w:pPr>
        <w:spacing w:after="0" w:line="360" w:lineRule="auto"/>
        <w:jc w:val="left"/>
        <w:rPr>
          <w:rFonts w:ascii="仿宋" w:hAnsi="仿宋" w:eastAsia="仿宋"/>
          <w:color w:val="000000"/>
          <w:sz w:val="24"/>
        </w:rPr>
      </w:pPr>
      <w:r>
        <w:rPr>
          <w:rFonts w:hint="eastAsia" w:ascii="仿宋" w:hAnsi="仿宋" w:eastAsia="仿宋"/>
          <w:color w:val="000000"/>
          <w:sz w:val="24"/>
        </w:rPr>
        <w:t>2. 用户点击二维码旁的“下载”按钮，可将二维码下载至本地。</w:t>
      </w:r>
    </w:p>
    <w:p>
      <w:pPr>
        <w:spacing w:after="0" w:line="360" w:lineRule="auto"/>
        <w:jc w:val="left"/>
      </w:pPr>
      <w:r>
        <w:rPr>
          <w:rFonts w:hint="eastAsia" w:ascii="仿宋" w:hAnsi="仿宋" w:eastAsia="仿宋"/>
          <w:color w:val="000000"/>
          <w:sz w:val="24"/>
        </w:rPr>
        <w:t>3</w:t>
      </w:r>
      <w:r>
        <w:rPr>
          <w:rFonts w:ascii="仿宋" w:hAnsi="仿宋" w:eastAsia="仿宋"/>
          <w:color w:val="000000"/>
          <w:sz w:val="24"/>
        </w:rPr>
        <w:t xml:space="preserve">. </w:t>
      </w:r>
      <w:r>
        <w:rPr>
          <w:rFonts w:hint="eastAsia" w:ascii="仿宋" w:hAnsi="仿宋" w:eastAsia="仿宋"/>
          <w:color w:val="000000"/>
          <w:sz w:val="24"/>
        </w:rPr>
        <w:t>客户到场后使用移动设备扫描签到二维码，扫码后会打开一个表单页面进行签到，</w:t>
      </w:r>
      <w:r>
        <w:rPr>
          <w:rFonts w:ascii="仿宋" w:hAnsi="仿宋" w:eastAsia="仿宋"/>
          <w:color w:val="000000"/>
          <w:sz w:val="24"/>
        </w:rPr>
        <w:t>系统记录签到结果并更新签到统计。</w:t>
      </w:r>
    </w:p>
    <w:p>
      <w:pPr>
        <w:spacing w:after="0" w:line="360" w:lineRule="auto"/>
        <w:jc w:val="left"/>
      </w:pPr>
      <w:r>
        <w:rPr>
          <w:rFonts w:ascii="仿宋" w:hAnsi="仿宋" w:eastAsia="仿宋"/>
          <w:b/>
          <w:color w:val="000000"/>
          <w:sz w:val="24"/>
        </w:rPr>
        <w:t>（二）规则与约束</w:t>
      </w:r>
    </w:p>
    <w:p>
      <w:pPr>
        <w:spacing w:after="0" w:line="360" w:lineRule="auto"/>
        <w:jc w:val="left"/>
        <w:rPr>
          <w:rFonts w:ascii="仿宋" w:hAnsi="仿宋" w:eastAsia="仿宋"/>
          <w:color w:val="000000"/>
          <w:sz w:val="24"/>
        </w:rPr>
      </w:pPr>
      <w:r>
        <w:rPr>
          <w:rFonts w:ascii="仿宋" w:hAnsi="仿宋" w:eastAsia="仿宋"/>
          <w:color w:val="000000"/>
          <w:sz w:val="24"/>
        </w:rPr>
        <w:t>1</w:t>
      </w:r>
      <w:r>
        <w:rPr>
          <w:rFonts w:hint="eastAsia" w:ascii="仿宋" w:hAnsi="仿宋" w:eastAsia="仿宋"/>
          <w:color w:val="000000"/>
          <w:sz w:val="24"/>
        </w:rPr>
        <w:t>、活动</w:t>
      </w:r>
      <w:r>
        <w:rPr>
          <w:rFonts w:ascii="仿宋" w:hAnsi="仿宋" w:eastAsia="仿宋"/>
          <w:color w:val="000000"/>
          <w:sz w:val="24"/>
        </w:rPr>
        <w:t>二维码与活动</w:t>
      </w:r>
      <w:r>
        <w:rPr>
          <w:rFonts w:hint="eastAsia" w:ascii="仿宋" w:hAnsi="仿宋" w:eastAsia="仿宋"/>
          <w:color w:val="000000"/>
          <w:sz w:val="24"/>
        </w:rPr>
        <w:t>一一对应，一个沙龙活动对应一个活动二维码</w:t>
      </w:r>
      <w:r>
        <w:rPr>
          <w:rFonts w:ascii="仿宋" w:hAnsi="仿宋" w:eastAsia="仿宋"/>
          <w:color w:val="000000"/>
          <w:sz w:val="24"/>
        </w:rPr>
        <w:t>。</w:t>
      </w:r>
    </w:p>
    <w:p>
      <w:pPr>
        <w:spacing w:after="0" w:line="360" w:lineRule="auto"/>
        <w:jc w:val="left"/>
        <w:rPr>
          <w:rFonts w:ascii="仿宋" w:hAnsi="仿宋" w:eastAsia="仿宋"/>
          <w:color w:val="000000" w:themeColor="text1"/>
          <w:sz w:val="24"/>
          <w14:textFill>
            <w14:solidFill>
              <w14:schemeClr w14:val="tx1"/>
            </w14:solidFill>
          </w14:textFill>
        </w:rPr>
      </w:pPr>
      <w:r>
        <w:rPr>
          <w:rFonts w:ascii="仿宋" w:hAnsi="仿宋" w:eastAsia="仿宋"/>
          <w:color w:val="000000"/>
          <w:sz w:val="24"/>
        </w:rPr>
        <w:t>2</w:t>
      </w:r>
      <w:r>
        <w:rPr>
          <w:rFonts w:hint="eastAsia" w:ascii="仿宋" w:hAnsi="仿宋" w:eastAsia="仿宋"/>
          <w:color w:val="000000"/>
          <w:sz w:val="24"/>
        </w:rPr>
        <w:t>、</w:t>
      </w:r>
      <w:r>
        <w:rPr>
          <w:rFonts w:hint="eastAsia" w:ascii="仿宋" w:hAnsi="仿宋" w:eastAsia="仿宋"/>
          <w:color w:val="000000" w:themeColor="text1"/>
          <w:sz w:val="24"/>
          <w14:textFill>
            <w14:solidFill>
              <w14:schemeClr w14:val="tx1"/>
            </w14:solidFill>
          </w14:textFill>
        </w:rPr>
        <w:t>客户通过微信扫描活动二维码，跳转活动签到页面，在活动签到页面输入姓名、手机号码完成签到。系统通过手机号码识别是否为活动参与人，若是则直接签到成功，若非活动参与人，则直接加入活动并且在活动创建人（理财经理）名下创建一条潜在客户信息。</w:t>
      </w:r>
    </w:p>
    <w:p>
      <w:pPr>
        <w:spacing w:after="0" w:line="360" w:lineRule="auto"/>
        <w:jc w:val="left"/>
        <w:rPr>
          <w:rFonts w:ascii="仿宋" w:hAnsi="仿宋" w:eastAsia="仿宋"/>
          <w:color w:val="000000"/>
          <w:sz w:val="24"/>
        </w:rPr>
      </w:pPr>
      <w:r>
        <w:rPr>
          <w:rFonts w:hint="eastAsia" w:ascii="仿宋" w:hAnsi="仿宋" w:eastAsia="仿宋"/>
          <w:color w:val="000000"/>
          <w:sz w:val="24"/>
        </w:rPr>
        <w:t>3、同一手机号在同一场活动中只能有一条签到成功记录</w:t>
      </w:r>
      <w:r>
        <w:rPr>
          <w:rFonts w:ascii="仿宋" w:hAnsi="仿宋" w:eastAsia="仿宋"/>
          <w:color w:val="000000"/>
          <w:sz w:val="24"/>
        </w:rPr>
        <w:t>。</w:t>
      </w:r>
    </w:p>
    <w:p>
      <w:pPr>
        <w:spacing w:after="0" w:line="360" w:lineRule="auto"/>
        <w:jc w:val="left"/>
        <w:rPr>
          <w:rFonts w:ascii="仿宋" w:hAnsi="仿宋" w:eastAsia="仿宋"/>
          <w:color w:val="000000"/>
          <w:sz w:val="24"/>
        </w:rPr>
      </w:pPr>
      <w:r>
        <w:rPr>
          <w:rFonts w:ascii="仿宋" w:hAnsi="仿宋" w:eastAsia="仿宋"/>
          <w:color w:val="000000"/>
          <w:sz w:val="24"/>
        </w:rPr>
        <w:t>4</w:t>
      </w:r>
      <w:r>
        <w:rPr>
          <w:rFonts w:hint="eastAsia" w:ascii="仿宋" w:hAnsi="仿宋" w:eastAsia="仿宋"/>
          <w:color w:val="000000"/>
          <w:sz w:val="24"/>
        </w:rPr>
        <w:t>、已签到的客户不允许通过导入功能删除或修改手机号。</w:t>
      </w:r>
    </w:p>
    <w:p>
      <w:pPr>
        <w:spacing w:after="0" w:line="360" w:lineRule="auto"/>
        <w:jc w:val="left"/>
      </w:pPr>
      <w:r>
        <w:rPr>
          <w:rFonts w:ascii="仿宋" w:hAnsi="仿宋" w:eastAsia="仿宋"/>
          <w:b/>
          <w:color w:val="000000"/>
          <w:sz w:val="24"/>
        </w:rPr>
        <w:t>（三）权限说明</w:t>
      </w:r>
    </w:p>
    <w:p>
      <w:pPr>
        <w:spacing w:line="360" w:lineRule="auto"/>
      </w:pPr>
      <w:r>
        <w:rPr>
          <w:rFonts w:ascii="仿宋" w:hAnsi="仿宋" w:eastAsia="仿宋"/>
          <w:color w:val="000000"/>
          <w:sz w:val="24"/>
        </w:rPr>
        <w:t>1. 活动创建人可查看本人活动的签到二维码。</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0"/>
        <w:gridCol w:w="3097"/>
        <w:gridCol w:w="1531"/>
        <w:gridCol w:w="2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0" w:type="dxa"/>
          </w:tcPr>
          <w:p>
            <w:pPr>
              <w:spacing w:after="0" w:line="360" w:lineRule="auto"/>
            </w:pPr>
            <w:r>
              <w:rPr>
                <w:rFonts w:ascii="仿宋" w:hAnsi="仿宋" w:eastAsia="仿宋"/>
                <w:b/>
                <w:color w:val="000000"/>
                <w:sz w:val="24"/>
              </w:rPr>
              <w:t>要素名称</w:t>
            </w:r>
          </w:p>
        </w:tc>
        <w:tc>
          <w:tcPr>
            <w:tcW w:w="3097" w:type="dxa"/>
          </w:tcPr>
          <w:p>
            <w:pPr>
              <w:spacing w:after="0" w:line="360" w:lineRule="auto"/>
            </w:pPr>
            <w:r>
              <w:rPr>
                <w:rFonts w:ascii="仿宋" w:hAnsi="仿宋" w:eastAsia="仿宋"/>
                <w:b/>
                <w:color w:val="000000"/>
                <w:sz w:val="24"/>
              </w:rPr>
              <w:t>约束及校验规则</w:t>
            </w:r>
          </w:p>
        </w:tc>
        <w:tc>
          <w:tcPr>
            <w:tcW w:w="1531" w:type="dxa"/>
          </w:tcPr>
          <w:p>
            <w:pPr>
              <w:spacing w:after="0" w:line="360" w:lineRule="auto"/>
            </w:pPr>
            <w:r>
              <w:rPr>
                <w:rFonts w:ascii="仿宋" w:hAnsi="仿宋" w:eastAsia="仿宋"/>
                <w:b/>
                <w:color w:val="000000"/>
                <w:sz w:val="24"/>
              </w:rPr>
              <w:t>数据类型</w:t>
            </w:r>
          </w:p>
        </w:tc>
        <w:tc>
          <w:tcPr>
            <w:tcW w:w="2412"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0" w:type="dxa"/>
          </w:tcPr>
          <w:p>
            <w:pPr>
              <w:spacing w:after="0" w:line="360" w:lineRule="auto"/>
            </w:pPr>
            <w:r>
              <w:rPr>
                <w:rFonts w:hint="eastAsia" w:ascii="仿宋" w:hAnsi="仿宋" w:eastAsia="仿宋"/>
                <w:color w:val="000000"/>
                <w:sz w:val="24"/>
              </w:rPr>
              <w:t>活动</w:t>
            </w:r>
            <w:r>
              <w:rPr>
                <w:rFonts w:ascii="仿宋" w:hAnsi="仿宋" w:eastAsia="仿宋"/>
                <w:color w:val="000000"/>
                <w:sz w:val="24"/>
              </w:rPr>
              <w:t>二维码</w:t>
            </w:r>
          </w:p>
        </w:tc>
        <w:tc>
          <w:tcPr>
            <w:tcW w:w="3097" w:type="dxa"/>
          </w:tcPr>
          <w:p>
            <w:pPr>
              <w:spacing w:after="0" w:line="360" w:lineRule="auto"/>
            </w:pPr>
            <w:r>
              <w:rPr>
                <w:rFonts w:ascii="仿宋" w:hAnsi="仿宋" w:eastAsia="仿宋"/>
                <w:color w:val="000000"/>
                <w:sz w:val="24"/>
              </w:rPr>
              <w:t>按当前活动生成并展示</w:t>
            </w:r>
          </w:p>
        </w:tc>
        <w:tc>
          <w:tcPr>
            <w:tcW w:w="1531" w:type="dxa"/>
          </w:tcPr>
          <w:p>
            <w:pPr>
              <w:spacing w:after="0" w:line="360" w:lineRule="auto"/>
            </w:pPr>
            <w:r>
              <w:rPr>
                <w:rFonts w:ascii="仿宋" w:hAnsi="仿宋" w:eastAsia="仿宋"/>
                <w:color w:val="000000"/>
                <w:sz w:val="24"/>
              </w:rPr>
              <w:t>二维码</w:t>
            </w:r>
          </w:p>
        </w:tc>
        <w:tc>
          <w:tcPr>
            <w:tcW w:w="2412" w:type="dxa"/>
          </w:tcPr>
          <w:p>
            <w:pPr>
              <w:spacing w:after="0" w:line="360" w:lineRule="auto"/>
            </w:pPr>
            <w:r>
              <w:rPr>
                <w:rFonts w:ascii="仿宋" w:hAnsi="仿宋" w:eastAsia="仿宋"/>
                <w:color w:val="000000"/>
                <w:sz w:val="24"/>
              </w:rPr>
              <w:t>页面展示字段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0" w:type="dxa"/>
          </w:tcPr>
          <w:p>
            <w:pPr>
              <w:spacing w:after="0" w:line="360" w:lineRule="auto"/>
            </w:pPr>
            <w:r>
              <w:rPr>
                <w:rFonts w:ascii="仿宋" w:hAnsi="仿宋" w:eastAsia="仿宋"/>
                <w:color w:val="000000"/>
                <w:sz w:val="24"/>
              </w:rPr>
              <w:t>签到结果提示</w:t>
            </w:r>
          </w:p>
        </w:tc>
        <w:tc>
          <w:tcPr>
            <w:tcW w:w="3097" w:type="dxa"/>
          </w:tcPr>
          <w:p>
            <w:pPr>
              <w:spacing w:after="0" w:line="360" w:lineRule="auto"/>
            </w:pPr>
            <w:r>
              <w:rPr>
                <w:rFonts w:ascii="仿宋" w:hAnsi="仿宋" w:eastAsia="仿宋"/>
                <w:color w:val="000000"/>
                <w:sz w:val="24"/>
              </w:rPr>
              <w:t>扫码签到后返回结果信息</w:t>
            </w:r>
          </w:p>
        </w:tc>
        <w:tc>
          <w:tcPr>
            <w:tcW w:w="1531" w:type="dxa"/>
          </w:tcPr>
          <w:p>
            <w:pPr>
              <w:spacing w:after="0" w:line="360" w:lineRule="auto"/>
            </w:pPr>
            <w:r>
              <w:rPr>
                <w:rFonts w:ascii="仿宋" w:hAnsi="仿宋" w:eastAsia="仿宋"/>
                <w:color w:val="000000"/>
                <w:sz w:val="24"/>
              </w:rPr>
              <w:t>文本</w:t>
            </w:r>
          </w:p>
        </w:tc>
        <w:tc>
          <w:tcPr>
            <w:tcW w:w="2412" w:type="dxa"/>
          </w:tcPr>
          <w:p>
            <w:pPr>
              <w:spacing w:after="0" w:line="360" w:lineRule="auto"/>
            </w:pPr>
            <w:r>
              <w:rPr>
                <w:rFonts w:ascii="仿宋" w:hAnsi="仿宋" w:eastAsia="仿宋"/>
                <w:color w:val="000000"/>
                <w:sz w:val="24"/>
              </w:rPr>
              <w:t>页面反馈信息</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spacing w:line="360" w:lineRule="auto"/>
      </w:pPr>
    </w:p>
    <w:p>
      <w:pPr>
        <w:pStyle w:val="6"/>
        <w:numPr>
          <w:ilvl w:val="3"/>
          <w:numId w:val="14"/>
        </w:numPr>
        <w:spacing w:line="360" w:lineRule="auto"/>
        <w:rPr>
          <w:rFonts w:ascii="仿宋" w:hAnsi="仿宋" w:eastAsia="仿宋"/>
          <w:b w:val="0"/>
          <w:bCs w:val="0"/>
        </w:rPr>
      </w:pPr>
      <w:r>
        <w:rPr>
          <w:rFonts w:hint="eastAsia" w:ascii="仿宋" w:hAnsi="仿宋" w:eastAsia="仿宋"/>
        </w:rPr>
        <w:t>沙龙活动管理-活动反馈</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pPr>
      <w:r>
        <w:rPr>
          <w:rFonts w:ascii="仿宋" w:hAnsi="仿宋" w:eastAsia="仿宋"/>
          <w:color w:val="000000"/>
          <w:sz w:val="24"/>
        </w:rPr>
        <w:t>支持理财经理在活动结束后录入活动反馈内容和附件材料，为活动复盘和效果评估提供依据。</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after="0" w:line="360" w:lineRule="auto"/>
        <w:jc w:val="left"/>
      </w:pPr>
      <w:r>
        <w:rPr>
          <w:rFonts w:ascii="仿宋" w:hAnsi="仿宋" w:eastAsia="仿宋"/>
          <w:color w:val="000000"/>
          <w:sz w:val="24"/>
        </w:rPr>
        <w:t>用户在活动列表行内点击“活动反馈”后，录入活动反馈说明和附件信息。</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3"/>
        <w:gridCol w:w="3118"/>
        <w:gridCol w:w="1526"/>
        <w:gridCol w:w="2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b/>
                <w:color w:val="000000"/>
                <w:sz w:val="24"/>
              </w:rPr>
              <w:t>要素名称</w:t>
            </w:r>
          </w:p>
        </w:tc>
        <w:tc>
          <w:tcPr>
            <w:tcW w:w="3118" w:type="dxa"/>
          </w:tcPr>
          <w:p>
            <w:pPr>
              <w:spacing w:after="0" w:line="360" w:lineRule="auto"/>
            </w:pPr>
            <w:r>
              <w:rPr>
                <w:rFonts w:ascii="仿宋" w:hAnsi="仿宋" w:eastAsia="仿宋"/>
                <w:b/>
                <w:color w:val="000000"/>
                <w:sz w:val="24"/>
              </w:rPr>
              <w:t>约束及校验规则</w:t>
            </w:r>
          </w:p>
        </w:tc>
        <w:tc>
          <w:tcPr>
            <w:tcW w:w="1526" w:type="dxa"/>
          </w:tcPr>
          <w:p>
            <w:pPr>
              <w:spacing w:after="0" w:line="360" w:lineRule="auto"/>
            </w:pPr>
            <w:r>
              <w:rPr>
                <w:rFonts w:ascii="仿宋" w:hAnsi="仿宋" w:eastAsia="仿宋"/>
                <w:b/>
                <w:color w:val="000000"/>
                <w:sz w:val="24"/>
              </w:rPr>
              <w:t>数据类型</w:t>
            </w:r>
          </w:p>
        </w:tc>
        <w:tc>
          <w:tcPr>
            <w:tcW w:w="2403"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反馈说明</w:t>
            </w:r>
          </w:p>
        </w:tc>
        <w:tc>
          <w:tcPr>
            <w:tcW w:w="3118" w:type="dxa"/>
          </w:tcPr>
          <w:p>
            <w:pPr>
              <w:spacing w:after="0" w:line="360" w:lineRule="auto"/>
            </w:pPr>
            <w:r>
              <w:rPr>
                <w:rFonts w:ascii="仿宋" w:hAnsi="仿宋" w:eastAsia="仿宋"/>
                <w:color w:val="000000"/>
                <w:sz w:val="24"/>
              </w:rPr>
              <w:t>非必输；</w:t>
            </w:r>
            <w:r>
              <w:rPr>
                <w:rFonts w:hint="eastAsia" w:ascii="仿宋" w:hAnsi="仿宋" w:eastAsia="仿宋" w:cs="仿宋"/>
                <w:sz w:val="24"/>
                <w:lang w:bidi="ar"/>
              </w:rPr>
              <w:t>长度不超过500字符，支持计数显示（0/500）</w:t>
            </w:r>
          </w:p>
        </w:tc>
        <w:tc>
          <w:tcPr>
            <w:tcW w:w="1526" w:type="dxa"/>
          </w:tcPr>
          <w:p>
            <w:pPr>
              <w:spacing w:after="0" w:line="360" w:lineRule="auto"/>
            </w:pPr>
            <w:r>
              <w:rPr>
                <w:rFonts w:hint="eastAsia"/>
              </w:rPr>
              <w:t>输入框</w:t>
            </w:r>
          </w:p>
        </w:tc>
        <w:tc>
          <w:tcPr>
            <w:tcW w:w="2403" w:type="dxa"/>
          </w:tcPr>
          <w:p>
            <w:pPr>
              <w:spacing w:after="0" w:line="360" w:lineRule="auto"/>
            </w:pPr>
            <w:r>
              <w:rPr>
                <w:rFonts w:ascii="仿宋" w:hAnsi="仿宋" w:eastAsia="仿宋"/>
                <w:color w:val="000000"/>
                <w:sz w:val="24"/>
              </w:rPr>
              <w:t>活动反馈描述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shd w:val="clear" w:color="auto" w:fill="auto"/>
          </w:tcPr>
          <w:p>
            <w:pPr>
              <w:spacing w:after="0" w:line="360" w:lineRule="auto"/>
            </w:pPr>
            <w:r>
              <w:rPr>
                <w:rFonts w:ascii="仿宋" w:hAnsi="仿宋" w:eastAsia="仿宋"/>
                <w:color w:val="000000"/>
                <w:sz w:val="24"/>
              </w:rPr>
              <w:t>附件照片</w:t>
            </w:r>
          </w:p>
        </w:tc>
        <w:tc>
          <w:tcPr>
            <w:tcW w:w="3118" w:type="dxa"/>
            <w:shd w:val="clear" w:color="auto" w:fill="auto"/>
          </w:tcPr>
          <w:p>
            <w:pPr>
              <w:spacing w:after="0" w:line="360" w:lineRule="auto"/>
              <w:rPr>
                <w:rFonts w:eastAsia="仿宋"/>
              </w:rPr>
            </w:pPr>
            <w:r>
              <w:rPr>
                <w:rFonts w:ascii="仿宋" w:hAnsi="仿宋" w:eastAsia="仿宋"/>
                <w:color w:val="000000"/>
                <w:sz w:val="24"/>
              </w:rPr>
              <w:t>非必输；</w:t>
            </w:r>
            <w:r>
              <w:rPr>
                <w:rFonts w:ascii="仿宋" w:hAnsi="仿宋" w:eastAsia="仿宋"/>
                <w:sz w:val="24"/>
              </w:rPr>
              <w:t>最多10张；单张不超过10M；格式为jpg、png</w:t>
            </w:r>
          </w:p>
        </w:tc>
        <w:tc>
          <w:tcPr>
            <w:tcW w:w="1526" w:type="dxa"/>
            <w:shd w:val="clear" w:color="auto" w:fill="auto"/>
          </w:tcPr>
          <w:p>
            <w:pPr>
              <w:spacing w:after="0" w:line="360" w:lineRule="auto"/>
            </w:pPr>
            <w:r>
              <w:rPr>
                <w:rFonts w:hint="eastAsia"/>
              </w:rPr>
              <w:t>按钮</w:t>
            </w:r>
          </w:p>
        </w:tc>
        <w:tc>
          <w:tcPr>
            <w:tcW w:w="2403" w:type="dxa"/>
            <w:shd w:val="clear" w:color="auto" w:fill="auto"/>
          </w:tcPr>
          <w:p>
            <w:pPr>
              <w:spacing w:after="0" w:line="360" w:lineRule="auto"/>
              <w:rPr>
                <w:rFonts w:eastAsia="仿宋"/>
              </w:rPr>
            </w:pPr>
            <w:r>
              <w:rPr>
                <w:rFonts w:hint="eastAsia" w:ascii="仿宋" w:hAnsi="仿宋" w:eastAsia="仿宋"/>
                <w:color w:val="000000"/>
                <w:sz w:val="24"/>
              </w:rPr>
              <w:t>上传活动照片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保存</w:t>
            </w:r>
          </w:p>
        </w:tc>
        <w:tc>
          <w:tcPr>
            <w:tcW w:w="3118" w:type="dxa"/>
          </w:tcPr>
          <w:p>
            <w:pPr>
              <w:spacing w:after="0" w:line="360" w:lineRule="auto"/>
            </w:pPr>
            <w:r>
              <w:rPr>
                <w:rFonts w:ascii="仿宋" w:hAnsi="仿宋" w:eastAsia="仿宋"/>
                <w:color w:val="000000"/>
                <w:sz w:val="24"/>
              </w:rPr>
              <w:t>点击后保存活动反馈内容</w:t>
            </w:r>
          </w:p>
        </w:tc>
        <w:tc>
          <w:tcPr>
            <w:tcW w:w="1526" w:type="dxa"/>
          </w:tcPr>
          <w:p>
            <w:pPr>
              <w:spacing w:after="0" w:line="360" w:lineRule="auto"/>
            </w:pPr>
            <w:r>
              <w:rPr>
                <w:rFonts w:ascii="仿宋" w:hAnsi="仿宋" w:eastAsia="仿宋"/>
                <w:color w:val="000000"/>
                <w:sz w:val="24"/>
              </w:rPr>
              <w:t>按钮</w:t>
            </w:r>
          </w:p>
        </w:tc>
        <w:tc>
          <w:tcPr>
            <w:tcW w:w="2403" w:type="dxa"/>
          </w:tcPr>
          <w:p>
            <w:pPr>
              <w:spacing w:after="0" w:line="360" w:lineRule="auto"/>
            </w:pPr>
            <w:r>
              <w:rPr>
                <w:rFonts w:ascii="仿宋" w:hAnsi="仿宋" w:eastAsia="仿宋"/>
                <w:color w:val="000000"/>
                <w:sz w:val="24"/>
              </w:rPr>
              <w:t>页面操作按钮</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jc w:val="left"/>
      </w:pPr>
      <w:r>
        <w:rPr>
          <w:rFonts w:ascii="仿宋" w:hAnsi="仿宋" w:eastAsia="仿宋"/>
          <w:b/>
          <w:color w:val="000000"/>
          <w:sz w:val="24"/>
        </w:rPr>
        <w:t>（一）操作说明</w:t>
      </w:r>
    </w:p>
    <w:p>
      <w:pPr>
        <w:spacing w:after="0" w:line="360" w:lineRule="auto"/>
        <w:jc w:val="left"/>
      </w:pPr>
      <w:r>
        <w:rPr>
          <w:rFonts w:ascii="仿宋" w:hAnsi="仿宋" w:eastAsia="仿宋"/>
          <w:color w:val="000000"/>
          <w:sz w:val="24"/>
        </w:rPr>
        <w:t>1. 用户在列表行内统一操作按钮区点击“活动反馈”，系统打开活动反馈录入页面。</w:t>
      </w:r>
    </w:p>
    <w:p>
      <w:pPr>
        <w:spacing w:after="0" w:line="360" w:lineRule="auto"/>
        <w:jc w:val="left"/>
      </w:pPr>
      <w:r>
        <w:rPr>
          <w:rFonts w:ascii="仿宋" w:hAnsi="仿宋" w:eastAsia="仿宋"/>
          <w:color w:val="000000"/>
          <w:sz w:val="24"/>
        </w:rPr>
        <w:t>2. 用户录入反馈说明、上传附件照片后点击“保存”，系统保存反馈内容。</w:t>
      </w:r>
    </w:p>
    <w:p>
      <w:pPr>
        <w:spacing w:after="0" w:line="360" w:lineRule="auto"/>
        <w:jc w:val="left"/>
      </w:pPr>
      <w:r>
        <w:rPr>
          <w:rFonts w:ascii="仿宋" w:hAnsi="仿宋" w:eastAsia="仿宋"/>
          <w:b/>
          <w:color w:val="000000"/>
          <w:sz w:val="24"/>
        </w:rPr>
        <w:t>（二）规则与约束</w:t>
      </w:r>
    </w:p>
    <w:p>
      <w:pPr>
        <w:spacing w:after="0" w:line="360" w:lineRule="auto"/>
        <w:jc w:val="left"/>
      </w:pPr>
      <w:r>
        <w:rPr>
          <w:rFonts w:ascii="仿宋" w:hAnsi="仿宋" w:eastAsia="仿宋"/>
          <w:color w:val="000000"/>
          <w:sz w:val="24"/>
        </w:rPr>
        <w:t>1. 活动结束后15天内支持录入活动反馈内容。</w:t>
      </w:r>
    </w:p>
    <w:p>
      <w:pPr>
        <w:spacing w:after="0" w:line="360" w:lineRule="auto"/>
        <w:jc w:val="left"/>
      </w:pPr>
      <w:r>
        <w:rPr>
          <w:rFonts w:ascii="仿宋" w:hAnsi="仿宋" w:eastAsia="仿宋"/>
          <w:color w:val="000000"/>
          <w:sz w:val="24"/>
        </w:rPr>
        <w:t>2. 活动反馈内容包括</w:t>
      </w:r>
      <w:r>
        <w:rPr>
          <w:rFonts w:hint="eastAsia" w:ascii="仿宋" w:hAnsi="仿宋" w:eastAsia="仿宋"/>
          <w:color w:val="000000"/>
          <w:sz w:val="24"/>
        </w:rPr>
        <w:t>“反馈说明”</w:t>
      </w:r>
      <w:r>
        <w:rPr>
          <w:rFonts w:ascii="仿宋" w:hAnsi="仿宋" w:eastAsia="仿宋"/>
          <w:color w:val="000000"/>
          <w:sz w:val="24"/>
        </w:rPr>
        <w:t>“附件照片”。</w:t>
      </w:r>
    </w:p>
    <w:p>
      <w:pPr>
        <w:spacing w:after="0" w:line="360" w:lineRule="auto"/>
        <w:jc w:val="left"/>
      </w:pPr>
      <w:r>
        <w:rPr>
          <w:rFonts w:ascii="仿宋" w:hAnsi="仿宋" w:eastAsia="仿宋"/>
          <w:b/>
          <w:color w:val="000000"/>
          <w:sz w:val="24"/>
        </w:rPr>
        <w:t>（三）权限说明</w:t>
      </w:r>
    </w:p>
    <w:p>
      <w:pPr>
        <w:spacing w:line="360" w:lineRule="auto"/>
      </w:pPr>
      <w:r>
        <w:rPr>
          <w:rFonts w:ascii="仿宋" w:hAnsi="仿宋" w:eastAsia="仿宋"/>
          <w:color w:val="000000"/>
          <w:sz w:val="24"/>
        </w:rPr>
        <w:t>1. 活动创建人可在规则允许时限内录入本人活动反馈。</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0"/>
        <w:gridCol w:w="3097"/>
        <w:gridCol w:w="1531"/>
        <w:gridCol w:w="2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0" w:type="dxa"/>
          </w:tcPr>
          <w:p>
            <w:pPr>
              <w:spacing w:after="0" w:line="360" w:lineRule="auto"/>
            </w:pPr>
            <w:r>
              <w:rPr>
                <w:rFonts w:ascii="仿宋" w:hAnsi="仿宋" w:eastAsia="仿宋"/>
                <w:b/>
                <w:color w:val="000000"/>
                <w:sz w:val="24"/>
              </w:rPr>
              <w:t>要素名称</w:t>
            </w:r>
          </w:p>
        </w:tc>
        <w:tc>
          <w:tcPr>
            <w:tcW w:w="3097" w:type="dxa"/>
          </w:tcPr>
          <w:p>
            <w:pPr>
              <w:spacing w:after="0" w:line="360" w:lineRule="auto"/>
            </w:pPr>
            <w:r>
              <w:rPr>
                <w:rFonts w:ascii="仿宋" w:hAnsi="仿宋" w:eastAsia="仿宋"/>
                <w:b/>
                <w:color w:val="000000"/>
                <w:sz w:val="24"/>
              </w:rPr>
              <w:t>约束及校验规则</w:t>
            </w:r>
          </w:p>
        </w:tc>
        <w:tc>
          <w:tcPr>
            <w:tcW w:w="1531" w:type="dxa"/>
          </w:tcPr>
          <w:p>
            <w:pPr>
              <w:spacing w:after="0" w:line="360" w:lineRule="auto"/>
            </w:pPr>
            <w:r>
              <w:rPr>
                <w:rFonts w:ascii="仿宋" w:hAnsi="仿宋" w:eastAsia="仿宋"/>
                <w:b/>
                <w:color w:val="000000"/>
                <w:sz w:val="24"/>
              </w:rPr>
              <w:t>数据类型</w:t>
            </w:r>
          </w:p>
        </w:tc>
        <w:tc>
          <w:tcPr>
            <w:tcW w:w="2412"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0" w:type="dxa"/>
            <w:shd w:val="clear" w:color="auto" w:fill="auto"/>
          </w:tcPr>
          <w:p>
            <w:pPr>
              <w:spacing w:after="0" w:line="360" w:lineRule="auto"/>
            </w:pPr>
            <w:r>
              <w:rPr>
                <w:rFonts w:ascii="仿宋" w:hAnsi="仿宋" w:eastAsia="仿宋"/>
                <w:color w:val="000000"/>
                <w:sz w:val="24"/>
              </w:rPr>
              <w:t>保存结果提示</w:t>
            </w:r>
          </w:p>
        </w:tc>
        <w:tc>
          <w:tcPr>
            <w:tcW w:w="3097" w:type="dxa"/>
            <w:shd w:val="clear" w:color="auto" w:fill="auto"/>
          </w:tcPr>
          <w:p>
            <w:pPr>
              <w:spacing w:after="0" w:line="360" w:lineRule="auto"/>
            </w:pPr>
            <w:r>
              <w:rPr>
                <w:rFonts w:ascii="仿宋" w:hAnsi="仿宋" w:eastAsia="仿宋"/>
                <w:color w:val="000000"/>
                <w:sz w:val="24"/>
              </w:rPr>
              <w:t>返回成功或失败提示信息</w:t>
            </w:r>
          </w:p>
        </w:tc>
        <w:tc>
          <w:tcPr>
            <w:tcW w:w="1531" w:type="dxa"/>
            <w:shd w:val="clear" w:color="auto" w:fill="auto"/>
          </w:tcPr>
          <w:p>
            <w:pPr>
              <w:spacing w:after="0" w:line="360" w:lineRule="auto"/>
            </w:pPr>
            <w:r>
              <w:rPr>
                <w:rFonts w:ascii="仿宋" w:hAnsi="仿宋" w:eastAsia="仿宋"/>
                <w:color w:val="000000"/>
                <w:sz w:val="24"/>
              </w:rPr>
              <w:t>文本</w:t>
            </w:r>
          </w:p>
        </w:tc>
        <w:tc>
          <w:tcPr>
            <w:tcW w:w="2412" w:type="dxa"/>
            <w:shd w:val="clear" w:color="auto" w:fill="auto"/>
          </w:tcPr>
          <w:p>
            <w:pPr>
              <w:spacing w:after="0" w:line="360" w:lineRule="auto"/>
            </w:pPr>
            <w:r>
              <w:rPr>
                <w:rFonts w:ascii="仿宋" w:hAnsi="仿宋" w:eastAsia="仿宋"/>
                <w:color w:val="000000"/>
                <w:sz w:val="24"/>
              </w:rPr>
              <w:t>页面反馈信息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0" w:type="dxa"/>
          </w:tcPr>
          <w:p>
            <w:pPr>
              <w:spacing w:after="0" w:line="360" w:lineRule="auto"/>
            </w:pPr>
            <w:r>
              <w:rPr>
                <w:rFonts w:ascii="仿宋" w:hAnsi="仿宋" w:eastAsia="仿宋"/>
                <w:color w:val="000000"/>
                <w:sz w:val="24"/>
              </w:rPr>
              <w:t>反馈说明</w:t>
            </w:r>
          </w:p>
        </w:tc>
        <w:tc>
          <w:tcPr>
            <w:tcW w:w="3097" w:type="dxa"/>
          </w:tcPr>
          <w:p>
            <w:pPr>
              <w:spacing w:after="0" w:line="360" w:lineRule="auto"/>
            </w:pPr>
            <w:r>
              <w:rPr>
                <w:rFonts w:hint="eastAsia" w:ascii="仿宋" w:hAnsi="仿宋" w:eastAsia="仿宋"/>
                <w:color w:val="000000"/>
                <w:sz w:val="24"/>
              </w:rPr>
              <w:t>反显；</w:t>
            </w:r>
            <w:r>
              <w:rPr>
                <w:rFonts w:ascii="仿宋" w:hAnsi="仿宋" w:eastAsia="仿宋"/>
                <w:color w:val="000000"/>
                <w:sz w:val="24"/>
              </w:rPr>
              <w:t>按录入内容展示</w:t>
            </w:r>
          </w:p>
        </w:tc>
        <w:tc>
          <w:tcPr>
            <w:tcW w:w="1531" w:type="dxa"/>
          </w:tcPr>
          <w:p>
            <w:pPr>
              <w:spacing w:after="0" w:line="360" w:lineRule="auto"/>
            </w:pPr>
            <w:r>
              <w:rPr>
                <w:rFonts w:ascii="仿宋" w:hAnsi="仿宋" w:eastAsia="仿宋"/>
                <w:color w:val="000000"/>
                <w:sz w:val="24"/>
              </w:rPr>
              <w:t>文本</w:t>
            </w:r>
          </w:p>
        </w:tc>
        <w:tc>
          <w:tcPr>
            <w:tcW w:w="2412" w:type="dxa"/>
          </w:tcPr>
          <w:p>
            <w:pPr>
              <w:spacing w:after="0" w:line="360" w:lineRule="auto"/>
            </w:pPr>
            <w:r>
              <w:rPr>
                <w:rFonts w:hint="eastAsia" w:ascii="仿宋" w:hAnsi="仿宋" w:eastAsia="仿宋"/>
                <w:color w:val="000000"/>
                <w:sz w:val="24"/>
              </w:rPr>
              <w:t>展示</w:t>
            </w:r>
            <w:r>
              <w:rPr>
                <w:rFonts w:ascii="仿宋" w:hAnsi="仿宋" w:eastAsia="仿宋"/>
                <w:color w:val="000000"/>
                <w:sz w:val="24"/>
              </w:rPr>
              <w:t>反馈</w:t>
            </w:r>
            <w:r>
              <w:rPr>
                <w:rFonts w:hint="eastAsia" w:ascii="仿宋" w:hAnsi="仿宋" w:eastAsia="仿宋"/>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0" w:type="dxa"/>
            <w:shd w:val="clear" w:color="auto" w:fill="auto"/>
          </w:tcPr>
          <w:p>
            <w:pPr>
              <w:spacing w:after="0" w:line="360" w:lineRule="auto"/>
            </w:pPr>
            <w:r>
              <w:rPr>
                <w:rFonts w:ascii="仿宋" w:hAnsi="仿宋" w:eastAsia="仿宋"/>
                <w:color w:val="000000"/>
                <w:sz w:val="24"/>
              </w:rPr>
              <w:t>附件照片</w:t>
            </w:r>
          </w:p>
        </w:tc>
        <w:tc>
          <w:tcPr>
            <w:tcW w:w="3097" w:type="dxa"/>
            <w:shd w:val="clear" w:color="auto" w:fill="auto"/>
          </w:tcPr>
          <w:p>
            <w:pPr>
              <w:spacing w:after="0" w:line="360" w:lineRule="auto"/>
            </w:pPr>
            <w:r>
              <w:rPr>
                <w:rFonts w:hint="eastAsia" w:ascii="仿宋" w:hAnsi="仿宋" w:eastAsia="仿宋"/>
                <w:color w:val="000000"/>
                <w:sz w:val="24"/>
              </w:rPr>
              <w:t>反显；</w:t>
            </w:r>
            <w:r>
              <w:rPr>
                <w:rFonts w:ascii="仿宋" w:hAnsi="仿宋" w:eastAsia="仿宋"/>
                <w:sz w:val="24"/>
              </w:rPr>
              <w:t>点击</w:t>
            </w:r>
            <w:r>
              <w:rPr>
                <w:rFonts w:hint="eastAsia" w:ascii="仿宋" w:hAnsi="仿宋" w:eastAsia="仿宋"/>
                <w:sz w:val="24"/>
              </w:rPr>
              <w:t>图片</w:t>
            </w:r>
            <w:r>
              <w:rPr>
                <w:rFonts w:ascii="仿宋" w:hAnsi="仿宋" w:eastAsia="仿宋"/>
                <w:sz w:val="24"/>
              </w:rPr>
              <w:t>支持放大</w:t>
            </w:r>
            <w:r>
              <w:rPr>
                <w:rFonts w:hint="eastAsia" w:ascii="仿宋" w:hAnsi="仿宋" w:eastAsia="仿宋"/>
                <w:sz w:val="24"/>
              </w:rPr>
              <w:t>查看图片；点击“删除”按钮支持删除图片，删除时需进行二次确认。</w:t>
            </w:r>
          </w:p>
        </w:tc>
        <w:tc>
          <w:tcPr>
            <w:tcW w:w="1531" w:type="dxa"/>
            <w:shd w:val="clear" w:color="auto" w:fill="auto"/>
          </w:tcPr>
          <w:p>
            <w:pPr>
              <w:spacing w:after="0" w:line="360" w:lineRule="auto"/>
              <w:rPr>
                <w:rFonts w:eastAsia="仿宋"/>
              </w:rPr>
            </w:pPr>
            <w:r>
              <w:rPr>
                <w:rFonts w:hint="eastAsia" w:ascii="仿宋" w:hAnsi="仿宋" w:eastAsia="仿宋"/>
                <w:color w:val="000000"/>
                <w:sz w:val="24"/>
              </w:rPr>
              <w:t>图片列表</w:t>
            </w:r>
          </w:p>
        </w:tc>
        <w:tc>
          <w:tcPr>
            <w:tcW w:w="2412" w:type="dxa"/>
            <w:shd w:val="clear" w:color="auto" w:fill="auto"/>
          </w:tcPr>
          <w:p>
            <w:pPr>
              <w:spacing w:after="0" w:line="360" w:lineRule="auto"/>
            </w:pPr>
            <w:r>
              <w:rPr>
                <w:rFonts w:hint="eastAsia" w:ascii="仿宋" w:hAnsi="仿宋" w:eastAsia="仿宋"/>
                <w:color w:val="000000"/>
                <w:sz w:val="24"/>
              </w:rPr>
              <w:t>展示附件照片</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沙龙活动管理-活动视图-活动概览</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pPr>
      <w:r>
        <w:rPr>
          <w:rFonts w:ascii="仿宋" w:hAnsi="仿宋" w:eastAsia="仿宋"/>
          <w:color w:val="000000"/>
          <w:sz w:val="24"/>
        </w:rPr>
        <w:t>支持用户查看沙龙活动的</w:t>
      </w:r>
      <w:r>
        <w:rPr>
          <w:rFonts w:hint="eastAsia" w:ascii="仿宋" w:hAnsi="仿宋" w:eastAsia="仿宋"/>
          <w:color w:val="000000"/>
          <w:sz w:val="24"/>
        </w:rPr>
        <w:t>详情</w:t>
      </w:r>
      <w:r>
        <w:rPr>
          <w:rFonts w:ascii="仿宋" w:hAnsi="仿宋" w:eastAsia="仿宋"/>
          <w:color w:val="000000"/>
          <w:sz w:val="24"/>
        </w:rPr>
        <w:t>。</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after="0" w:line="360" w:lineRule="auto"/>
        <w:jc w:val="left"/>
      </w:pPr>
      <w:r>
        <w:rPr>
          <w:rFonts w:ascii="仿宋" w:hAnsi="仿宋" w:eastAsia="仿宋"/>
          <w:color w:val="000000"/>
          <w:sz w:val="24"/>
        </w:rPr>
        <w:t>用户</w:t>
      </w:r>
      <w:r>
        <w:rPr>
          <w:rFonts w:hint="eastAsia" w:ascii="仿宋" w:hAnsi="仿宋" w:eastAsia="仿宋"/>
          <w:color w:val="000000"/>
          <w:sz w:val="24"/>
        </w:rPr>
        <w:t>点击目标活动名称，</w:t>
      </w:r>
      <w:r>
        <w:rPr>
          <w:rFonts w:ascii="仿宋" w:hAnsi="仿宋" w:eastAsia="仿宋"/>
          <w:color w:val="000000"/>
          <w:sz w:val="24"/>
        </w:rPr>
        <w:t>进入活动视图</w:t>
      </w:r>
      <w:r>
        <w:rPr>
          <w:rFonts w:hint="eastAsia" w:ascii="仿宋" w:hAnsi="仿宋" w:eastAsia="仿宋"/>
          <w:color w:val="000000"/>
          <w:sz w:val="24"/>
        </w:rPr>
        <w:t>可</w:t>
      </w:r>
      <w:r>
        <w:rPr>
          <w:rFonts w:ascii="仿宋" w:hAnsi="仿宋" w:eastAsia="仿宋"/>
          <w:color w:val="000000"/>
          <w:sz w:val="24"/>
        </w:rPr>
        <w:t>查看活动</w:t>
      </w:r>
      <w:r>
        <w:rPr>
          <w:rFonts w:hint="eastAsia" w:ascii="仿宋" w:hAnsi="仿宋" w:eastAsia="仿宋"/>
          <w:color w:val="000000"/>
          <w:sz w:val="24"/>
        </w:rPr>
        <w:t>概览</w:t>
      </w:r>
      <w:r>
        <w:rPr>
          <w:rFonts w:ascii="仿宋" w:hAnsi="仿宋" w:eastAsia="仿宋"/>
          <w:color w:val="000000"/>
          <w:sz w:val="24"/>
        </w:rPr>
        <w:t>。</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jc w:val="left"/>
      </w:pPr>
      <w:r>
        <w:rPr>
          <w:rFonts w:ascii="仿宋" w:hAnsi="仿宋" w:eastAsia="仿宋"/>
          <w:b/>
          <w:color w:val="000000"/>
          <w:sz w:val="24"/>
        </w:rPr>
        <w:t>（一）操作说明</w:t>
      </w:r>
    </w:p>
    <w:p>
      <w:pPr>
        <w:spacing w:after="0" w:line="360" w:lineRule="auto"/>
        <w:jc w:val="left"/>
        <w:rPr>
          <w:rFonts w:ascii="仿宋" w:hAnsi="仿宋" w:eastAsia="仿宋"/>
          <w:color w:val="000000"/>
          <w:sz w:val="24"/>
        </w:rPr>
      </w:pPr>
      <w:r>
        <w:rPr>
          <w:rFonts w:ascii="仿宋" w:hAnsi="仿宋" w:eastAsia="仿宋"/>
          <w:color w:val="000000"/>
          <w:sz w:val="24"/>
        </w:rPr>
        <w:t>1. 用户</w:t>
      </w:r>
      <w:r>
        <w:rPr>
          <w:rFonts w:hint="eastAsia" w:ascii="仿宋" w:hAnsi="仿宋" w:eastAsia="仿宋"/>
          <w:color w:val="000000"/>
          <w:sz w:val="24"/>
        </w:rPr>
        <w:t>点击目标活动名称，跳转至沙龙活动视图。</w:t>
      </w:r>
    </w:p>
    <w:p>
      <w:pPr>
        <w:spacing w:after="0" w:line="360" w:lineRule="auto"/>
        <w:jc w:val="left"/>
      </w:pPr>
      <w:r>
        <w:rPr>
          <w:rFonts w:hint="eastAsia" w:ascii="仿宋" w:hAnsi="仿宋" w:eastAsia="仿宋"/>
          <w:color w:val="000000"/>
          <w:sz w:val="24"/>
        </w:rPr>
        <w:t>2. 用户</w:t>
      </w:r>
      <w:r>
        <w:rPr>
          <w:rFonts w:ascii="仿宋" w:hAnsi="仿宋" w:eastAsia="仿宋"/>
          <w:color w:val="000000"/>
          <w:sz w:val="24"/>
        </w:rPr>
        <w:t>进入活动视图页面，</w:t>
      </w:r>
      <w:r>
        <w:rPr>
          <w:rFonts w:hint="eastAsia" w:ascii="仿宋" w:hAnsi="仿宋" w:eastAsia="仿宋"/>
          <w:color w:val="000000"/>
          <w:sz w:val="24"/>
        </w:rPr>
        <w:t>顶部展示“活动概览”信息，展示当前营销活动的概览信息。</w:t>
      </w:r>
    </w:p>
    <w:p>
      <w:pPr>
        <w:spacing w:after="0" w:line="360" w:lineRule="auto"/>
        <w:jc w:val="left"/>
        <w:rPr>
          <w:rFonts w:ascii="仿宋" w:hAnsi="仿宋" w:eastAsia="仿宋"/>
          <w:color w:val="000000"/>
          <w:sz w:val="24"/>
        </w:rPr>
      </w:pPr>
      <w:r>
        <w:rPr>
          <w:rFonts w:hint="eastAsia" w:ascii="仿宋" w:hAnsi="仿宋" w:eastAsia="仿宋"/>
          <w:color w:val="000000"/>
          <w:sz w:val="24"/>
        </w:rPr>
        <w:t>3</w:t>
      </w:r>
      <w:r>
        <w:rPr>
          <w:rFonts w:ascii="仿宋" w:hAnsi="仿宋" w:eastAsia="仿宋"/>
          <w:color w:val="000000"/>
          <w:sz w:val="24"/>
        </w:rPr>
        <w:t xml:space="preserve">. </w:t>
      </w:r>
      <w:r>
        <w:rPr>
          <w:rFonts w:hint="eastAsia" w:ascii="仿宋" w:hAnsi="仿宋" w:eastAsia="仿宋"/>
          <w:color w:val="000000"/>
          <w:sz w:val="24"/>
        </w:rPr>
        <w:t>活动概览包括：沙龙主题、地点、</w:t>
      </w:r>
      <w:r>
        <w:rPr>
          <w:rFonts w:ascii="仿宋" w:hAnsi="仿宋" w:eastAsia="仿宋"/>
          <w:color w:val="000000"/>
          <w:sz w:val="24"/>
        </w:rPr>
        <w:t>时间（开始时间）</w:t>
      </w:r>
      <w:r>
        <w:rPr>
          <w:rFonts w:hint="eastAsia" w:ascii="仿宋" w:hAnsi="仿宋" w:eastAsia="仿宋"/>
          <w:color w:val="000000"/>
          <w:sz w:val="24"/>
        </w:rPr>
        <w:t>、说明、附件、审核状态。</w:t>
      </w:r>
    </w:p>
    <w:p>
      <w:pPr>
        <w:spacing w:after="0" w:line="360" w:lineRule="auto"/>
        <w:jc w:val="left"/>
      </w:pPr>
      <w:r>
        <w:rPr>
          <w:rFonts w:hint="eastAsia" w:ascii="仿宋" w:hAnsi="仿宋" w:eastAsia="仿宋"/>
          <w:color w:val="000000"/>
          <w:sz w:val="24"/>
        </w:rPr>
        <w:t>4. 活动概览下方有</w:t>
      </w:r>
      <w:r>
        <w:rPr>
          <w:rFonts w:ascii="仿宋" w:hAnsi="仿宋" w:eastAsia="仿宋"/>
          <w:color w:val="000000"/>
          <w:sz w:val="24"/>
        </w:rPr>
        <w:t>活动结束后15天内统计</w:t>
      </w:r>
      <w:r>
        <w:rPr>
          <w:rFonts w:hint="eastAsia" w:ascii="仿宋" w:hAnsi="仿宋" w:eastAsia="仿宋"/>
          <w:color w:val="000000"/>
          <w:sz w:val="24"/>
        </w:rPr>
        <w:t>的</w:t>
      </w:r>
      <w:r>
        <w:rPr>
          <w:rFonts w:ascii="仿宋" w:hAnsi="仿宋" w:eastAsia="仿宋"/>
          <w:color w:val="000000"/>
          <w:sz w:val="24"/>
        </w:rPr>
        <w:t>AUM余额、存款、理财、保险等评估指标。</w:t>
      </w:r>
    </w:p>
    <w:p>
      <w:pPr>
        <w:spacing w:after="0" w:line="360" w:lineRule="auto"/>
        <w:jc w:val="left"/>
      </w:pPr>
      <w:r>
        <w:rPr>
          <w:rFonts w:ascii="仿宋" w:hAnsi="仿宋" w:eastAsia="仿宋"/>
          <w:b/>
          <w:color w:val="000000"/>
          <w:sz w:val="24"/>
        </w:rPr>
        <w:t>（二）规则与约束</w:t>
      </w:r>
    </w:p>
    <w:p>
      <w:pPr>
        <w:spacing w:after="0" w:line="360" w:lineRule="auto"/>
        <w:jc w:val="left"/>
      </w:pPr>
      <w:r>
        <w:rPr>
          <w:rFonts w:hint="eastAsia" w:ascii="仿宋" w:hAnsi="仿宋" w:eastAsia="仿宋"/>
          <w:color w:val="000000"/>
          <w:sz w:val="24"/>
        </w:rPr>
        <w:t>略</w:t>
      </w:r>
    </w:p>
    <w:p>
      <w:pPr>
        <w:spacing w:after="0" w:line="360" w:lineRule="auto"/>
        <w:jc w:val="left"/>
      </w:pPr>
      <w:r>
        <w:rPr>
          <w:rFonts w:ascii="仿宋" w:hAnsi="仿宋" w:eastAsia="仿宋"/>
          <w:b/>
          <w:color w:val="000000"/>
          <w:sz w:val="24"/>
        </w:rPr>
        <w:t>（三）权限说明</w:t>
      </w:r>
    </w:p>
    <w:p>
      <w:pPr>
        <w:spacing w:line="360" w:lineRule="auto"/>
      </w:pPr>
      <w:r>
        <w:rPr>
          <w:rFonts w:ascii="仿宋" w:hAnsi="仿宋" w:eastAsia="仿宋"/>
          <w:color w:val="000000"/>
          <w:sz w:val="24"/>
        </w:rPr>
        <w:t>1. 用户查看</w:t>
      </w:r>
      <w:r>
        <w:rPr>
          <w:rFonts w:hint="eastAsia" w:ascii="仿宋" w:hAnsi="仿宋" w:eastAsia="仿宋"/>
          <w:color w:val="000000"/>
          <w:sz w:val="24"/>
        </w:rPr>
        <w:t>本人创建的沙龙</w:t>
      </w:r>
      <w:r>
        <w:rPr>
          <w:rFonts w:ascii="仿宋" w:hAnsi="仿宋" w:eastAsia="仿宋"/>
          <w:color w:val="000000"/>
          <w:sz w:val="24"/>
        </w:rPr>
        <w:t>活动</w:t>
      </w:r>
      <w:r>
        <w:rPr>
          <w:rFonts w:hint="eastAsia" w:ascii="仿宋" w:hAnsi="仿宋" w:eastAsia="仿宋"/>
          <w:color w:val="000000"/>
          <w:sz w:val="24"/>
        </w:rPr>
        <w:t>视图</w:t>
      </w:r>
      <w:r>
        <w:rPr>
          <w:rFonts w:ascii="仿宋" w:hAnsi="仿宋" w:eastAsia="仿宋"/>
          <w:color w:val="000000"/>
          <w:sz w:val="24"/>
        </w:rPr>
        <w:t>。</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p>
      <w:pPr>
        <w:spacing w:after="0" w:line="360" w:lineRule="auto"/>
        <w:jc w:val="left"/>
      </w:pPr>
      <w:r>
        <w:rPr>
          <w:rFonts w:ascii="仿宋" w:hAnsi="仿宋" w:eastAsia="仿宋"/>
          <w:b/>
          <w:color w:val="000000"/>
          <w:sz w:val="24"/>
        </w:rPr>
        <w:t>Tab页名称：活动概览</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6"/>
        <w:gridCol w:w="3090"/>
        <w:gridCol w:w="1528"/>
        <w:gridCol w:w="2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tcPr>
          <w:p>
            <w:pPr>
              <w:spacing w:after="0" w:line="360" w:lineRule="auto"/>
            </w:pPr>
            <w:r>
              <w:rPr>
                <w:rFonts w:ascii="仿宋" w:hAnsi="仿宋" w:eastAsia="仿宋"/>
                <w:b/>
                <w:color w:val="000000"/>
                <w:sz w:val="24"/>
              </w:rPr>
              <w:t>要素名称</w:t>
            </w:r>
          </w:p>
        </w:tc>
        <w:tc>
          <w:tcPr>
            <w:tcW w:w="3090" w:type="dxa"/>
          </w:tcPr>
          <w:p>
            <w:pPr>
              <w:spacing w:after="0" w:line="360" w:lineRule="auto"/>
            </w:pPr>
            <w:r>
              <w:rPr>
                <w:rFonts w:ascii="仿宋" w:hAnsi="仿宋" w:eastAsia="仿宋"/>
                <w:b/>
                <w:color w:val="000000"/>
                <w:sz w:val="24"/>
              </w:rPr>
              <w:t>约束及校验规则</w:t>
            </w:r>
          </w:p>
        </w:tc>
        <w:tc>
          <w:tcPr>
            <w:tcW w:w="1528" w:type="dxa"/>
          </w:tcPr>
          <w:p>
            <w:pPr>
              <w:spacing w:after="0" w:line="360" w:lineRule="auto"/>
            </w:pPr>
            <w:r>
              <w:rPr>
                <w:rFonts w:ascii="仿宋" w:hAnsi="仿宋" w:eastAsia="仿宋"/>
                <w:b/>
                <w:color w:val="000000"/>
                <w:sz w:val="24"/>
              </w:rPr>
              <w:t>数据类型</w:t>
            </w:r>
          </w:p>
        </w:tc>
        <w:tc>
          <w:tcPr>
            <w:tcW w:w="2406"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shd w:val="clear" w:color="auto" w:fill="auto"/>
          </w:tcPr>
          <w:p>
            <w:pPr>
              <w:spacing w:after="0" w:line="360" w:lineRule="auto"/>
            </w:pPr>
            <w:r>
              <w:rPr>
                <w:rFonts w:ascii="仿宋" w:hAnsi="仿宋" w:eastAsia="仿宋"/>
                <w:color w:val="000000"/>
                <w:sz w:val="24"/>
              </w:rPr>
              <w:t>沙龙主题</w:t>
            </w:r>
          </w:p>
        </w:tc>
        <w:tc>
          <w:tcPr>
            <w:tcW w:w="3090" w:type="dxa"/>
            <w:shd w:val="clear" w:color="auto" w:fill="auto"/>
          </w:tcPr>
          <w:p>
            <w:pPr>
              <w:spacing w:after="0" w:line="360" w:lineRule="auto"/>
              <w:rPr>
                <w:rFonts w:eastAsia="仿宋"/>
              </w:rPr>
            </w:pPr>
            <w:r>
              <w:rPr>
                <w:rFonts w:hint="eastAsia" w:ascii="仿宋" w:hAnsi="仿宋" w:eastAsia="仿宋"/>
                <w:color w:val="000000"/>
                <w:sz w:val="24"/>
              </w:rPr>
              <w:t>反显</w:t>
            </w:r>
          </w:p>
        </w:tc>
        <w:tc>
          <w:tcPr>
            <w:tcW w:w="1528" w:type="dxa"/>
            <w:shd w:val="clear" w:color="auto" w:fill="auto"/>
          </w:tcPr>
          <w:p>
            <w:pPr>
              <w:spacing w:after="0" w:line="360" w:lineRule="auto"/>
            </w:pPr>
            <w:r>
              <w:rPr>
                <w:rFonts w:ascii="仿宋" w:hAnsi="仿宋" w:eastAsia="仿宋"/>
                <w:color w:val="000000"/>
                <w:sz w:val="24"/>
              </w:rPr>
              <w:t>文本</w:t>
            </w:r>
          </w:p>
        </w:tc>
        <w:tc>
          <w:tcPr>
            <w:tcW w:w="2406" w:type="dxa"/>
            <w:shd w:val="clear" w:color="auto" w:fill="auto"/>
          </w:tcPr>
          <w:p>
            <w:pPr>
              <w:spacing w:after="0" w:line="360" w:lineRule="auto"/>
              <w:rPr>
                <w:rFonts w:eastAsia="仿宋"/>
              </w:rPr>
            </w:pPr>
            <w:r>
              <w:rPr>
                <w:rFonts w:ascii="仿宋" w:hAnsi="仿宋" w:eastAsia="仿宋"/>
                <w:color w:val="000000"/>
                <w:sz w:val="24"/>
              </w:rPr>
              <w:t>展示</w:t>
            </w:r>
            <w:r>
              <w:rPr>
                <w:rFonts w:hint="eastAsia" w:ascii="仿宋" w:hAnsi="仿宋" w:eastAsia="仿宋"/>
                <w:color w:val="000000"/>
                <w:sz w:val="24"/>
              </w:rPr>
              <w:t>沙龙活动主题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shd w:val="clear" w:color="auto" w:fill="auto"/>
          </w:tcPr>
          <w:p>
            <w:pPr>
              <w:spacing w:after="0" w:line="360" w:lineRule="auto"/>
            </w:pPr>
            <w:r>
              <w:rPr>
                <w:rFonts w:ascii="仿宋" w:hAnsi="仿宋" w:eastAsia="仿宋"/>
                <w:color w:val="000000"/>
                <w:sz w:val="24"/>
              </w:rPr>
              <w:t>地点</w:t>
            </w:r>
          </w:p>
        </w:tc>
        <w:tc>
          <w:tcPr>
            <w:tcW w:w="3090" w:type="dxa"/>
            <w:shd w:val="clear" w:color="auto" w:fill="auto"/>
          </w:tcPr>
          <w:p>
            <w:pPr>
              <w:spacing w:after="0" w:line="360" w:lineRule="auto"/>
              <w:rPr>
                <w:rFonts w:eastAsia="仿宋"/>
              </w:rPr>
            </w:pPr>
            <w:r>
              <w:rPr>
                <w:rFonts w:hint="eastAsia" w:ascii="仿宋" w:hAnsi="仿宋" w:eastAsia="仿宋"/>
                <w:color w:val="000000"/>
                <w:sz w:val="24"/>
              </w:rPr>
              <w:t>反显</w:t>
            </w:r>
          </w:p>
        </w:tc>
        <w:tc>
          <w:tcPr>
            <w:tcW w:w="1528" w:type="dxa"/>
            <w:shd w:val="clear" w:color="auto" w:fill="auto"/>
          </w:tcPr>
          <w:p>
            <w:pPr>
              <w:spacing w:after="0" w:line="360" w:lineRule="auto"/>
            </w:pPr>
            <w:r>
              <w:rPr>
                <w:rFonts w:ascii="仿宋" w:hAnsi="仿宋" w:eastAsia="仿宋"/>
                <w:color w:val="000000"/>
                <w:sz w:val="24"/>
              </w:rPr>
              <w:t>文本</w:t>
            </w:r>
          </w:p>
        </w:tc>
        <w:tc>
          <w:tcPr>
            <w:tcW w:w="2406" w:type="dxa"/>
            <w:shd w:val="clear" w:color="auto" w:fill="auto"/>
          </w:tcPr>
          <w:p>
            <w:pPr>
              <w:spacing w:after="0" w:line="360" w:lineRule="auto"/>
              <w:rPr>
                <w:rFonts w:eastAsia="仿宋"/>
              </w:rPr>
            </w:pPr>
            <w:r>
              <w:rPr>
                <w:rFonts w:ascii="仿宋" w:hAnsi="仿宋" w:eastAsia="仿宋"/>
                <w:color w:val="000000"/>
                <w:sz w:val="24"/>
              </w:rPr>
              <w:t>展示</w:t>
            </w:r>
            <w:r>
              <w:rPr>
                <w:rFonts w:hint="eastAsia" w:ascii="仿宋" w:hAnsi="仿宋" w:eastAsia="仿宋"/>
                <w:color w:val="000000"/>
                <w:sz w:val="24"/>
              </w:rPr>
              <w:t>沙龙活动地点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shd w:val="clear" w:color="auto" w:fill="auto"/>
          </w:tcPr>
          <w:p>
            <w:pPr>
              <w:spacing w:after="0" w:line="360" w:lineRule="auto"/>
            </w:pPr>
            <w:r>
              <w:rPr>
                <w:rFonts w:ascii="仿宋" w:hAnsi="仿宋" w:eastAsia="仿宋"/>
                <w:color w:val="000000"/>
                <w:sz w:val="24"/>
              </w:rPr>
              <w:t>时间（开始时间）</w:t>
            </w:r>
          </w:p>
        </w:tc>
        <w:tc>
          <w:tcPr>
            <w:tcW w:w="3090" w:type="dxa"/>
            <w:shd w:val="clear" w:color="auto" w:fill="auto"/>
          </w:tcPr>
          <w:p>
            <w:pPr>
              <w:spacing w:after="0" w:line="360" w:lineRule="auto"/>
              <w:rPr>
                <w:rFonts w:eastAsia="仿宋"/>
              </w:rPr>
            </w:pPr>
            <w:r>
              <w:rPr>
                <w:rFonts w:hint="eastAsia" w:ascii="仿宋" w:hAnsi="仿宋" w:eastAsia="仿宋"/>
                <w:color w:val="000000"/>
                <w:sz w:val="24"/>
              </w:rPr>
              <w:t>反显；</w:t>
            </w:r>
            <w:r>
              <w:rPr>
                <w:rFonts w:ascii="仿宋" w:hAnsi="仿宋" w:eastAsia="仿宋" w:cs="仿宋"/>
                <w:sz w:val="24"/>
                <w:lang w:bidi="ar"/>
              </w:rPr>
              <w:t>格式</w:t>
            </w:r>
            <w:r>
              <w:rPr>
                <w:rFonts w:hint="eastAsia" w:ascii="仿宋" w:hAnsi="仿宋" w:eastAsia="仿宋" w:cs="仿宋"/>
                <w:sz w:val="24"/>
                <w:lang w:bidi="ar"/>
              </w:rPr>
              <w:t>YYYY-MM-DD hh:mm</w:t>
            </w:r>
          </w:p>
        </w:tc>
        <w:tc>
          <w:tcPr>
            <w:tcW w:w="1528" w:type="dxa"/>
            <w:shd w:val="clear" w:color="auto" w:fill="auto"/>
          </w:tcPr>
          <w:p>
            <w:pPr>
              <w:spacing w:after="0" w:line="360" w:lineRule="auto"/>
            </w:pPr>
            <w:r>
              <w:rPr>
                <w:rFonts w:ascii="仿宋" w:hAnsi="仿宋" w:eastAsia="仿宋"/>
                <w:color w:val="000000"/>
                <w:sz w:val="24"/>
              </w:rPr>
              <w:t>日期</w:t>
            </w:r>
            <w:r>
              <w:rPr>
                <w:rFonts w:hint="eastAsia" w:ascii="仿宋" w:hAnsi="仿宋" w:eastAsia="仿宋"/>
                <w:color w:val="000000"/>
                <w:sz w:val="24"/>
              </w:rPr>
              <w:t>及</w:t>
            </w:r>
            <w:r>
              <w:rPr>
                <w:rFonts w:ascii="仿宋" w:hAnsi="仿宋" w:eastAsia="仿宋"/>
                <w:color w:val="000000"/>
                <w:sz w:val="24"/>
              </w:rPr>
              <w:t>时间</w:t>
            </w:r>
          </w:p>
        </w:tc>
        <w:tc>
          <w:tcPr>
            <w:tcW w:w="2406" w:type="dxa"/>
            <w:shd w:val="clear" w:color="auto" w:fill="auto"/>
          </w:tcPr>
          <w:p>
            <w:pPr>
              <w:spacing w:after="0" w:line="360" w:lineRule="auto"/>
            </w:pPr>
            <w:r>
              <w:rPr>
                <w:rFonts w:ascii="仿宋" w:hAnsi="仿宋" w:eastAsia="仿宋"/>
                <w:color w:val="000000"/>
                <w:sz w:val="24"/>
              </w:rPr>
              <w:t>展示</w:t>
            </w:r>
            <w:r>
              <w:rPr>
                <w:rFonts w:hint="eastAsia" w:ascii="仿宋" w:hAnsi="仿宋" w:eastAsia="仿宋" w:cs="仿宋"/>
                <w:color w:val="000000"/>
                <w:sz w:val="24"/>
                <w:lang w:bidi="ar"/>
              </w:rPr>
              <w:t>沙龙</w:t>
            </w:r>
            <w:r>
              <w:rPr>
                <w:rFonts w:ascii="仿宋" w:hAnsi="仿宋" w:eastAsia="仿宋" w:cs="仿宋"/>
                <w:color w:val="000000"/>
                <w:sz w:val="24"/>
                <w:lang w:bidi="ar"/>
              </w:rPr>
              <w:t>活动开始</w:t>
            </w:r>
            <w:r>
              <w:rPr>
                <w:rFonts w:hint="eastAsia" w:ascii="仿宋" w:hAnsi="仿宋" w:eastAsia="仿宋" w:cs="仿宋"/>
                <w:color w:val="000000"/>
                <w:sz w:val="24"/>
                <w:lang w:bidi="ar"/>
              </w:rPr>
              <w:t>日期及时间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时间（</w:t>
            </w:r>
            <w:r>
              <w:rPr>
                <w:rFonts w:hint="eastAsia" w:ascii="仿宋" w:hAnsi="仿宋" w:eastAsia="仿宋"/>
                <w:color w:val="000000"/>
                <w:sz w:val="24"/>
              </w:rPr>
              <w:t>结束</w:t>
            </w:r>
            <w:r>
              <w:rPr>
                <w:rFonts w:ascii="仿宋" w:hAnsi="仿宋" w:eastAsia="仿宋"/>
                <w:color w:val="000000"/>
                <w:sz w:val="24"/>
              </w:rPr>
              <w:t>时间）</w:t>
            </w:r>
          </w:p>
        </w:tc>
        <w:tc>
          <w:tcPr>
            <w:tcW w:w="309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反显；</w:t>
            </w:r>
            <w:r>
              <w:rPr>
                <w:rFonts w:ascii="仿宋" w:hAnsi="仿宋" w:eastAsia="仿宋" w:cs="仿宋"/>
                <w:sz w:val="24"/>
                <w:lang w:bidi="ar"/>
              </w:rPr>
              <w:t>格式</w:t>
            </w:r>
            <w:r>
              <w:rPr>
                <w:rFonts w:hint="eastAsia" w:ascii="仿宋" w:hAnsi="仿宋" w:eastAsia="仿宋" w:cs="仿宋"/>
                <w:sz w:val="24"/>
                <w:lang w:bidi="ar"/>
              </w:rPr>
              <w:t>YYYY-MM-DD hh:mm</w:t>
            </w:r>
          </w:p>
        </w:tc>
        <w:tc>
          <w:tcPr>
            <w:tcW w:w="1528"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日期</w:t>
            </w:r>
            <w:r>
              <w:rPr>
                <w:rFonts w:hint="eastAsia" w:ascii="仿宋" w:hAnsi="仿宋" w:eastAsia="仿宋"/>
                <w:color w:val="000000"/>
                <w:sz w:val="24"/>
              </w:rPr>
              <w:t>及</w:t>
            </w:r>
            <w:r>
              <w:rPr>
                <w:rFonts w:ascii="仿宋" w:hAnsi="仿宋" w:eastAsia="仿宋"/>
                <w:color w:val="000000"/>
                <w:sz w:val="24"/>
              </w:rPr>
              <w:t>时间</w:t>
            </w:r>
          </w:p>
        </w:tc>
        <w:tc>
          <w:tcPr>
            <w:tcW w:w="2406"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s="仿宋"/>
                <w:color w:val="000000"/>
                <w:sz w:val="24"/>
                <w:lang w:bidi="ar"/>
              </w:rPr>
              <w:t>沙龙</w:t>
            </w:r>
            <w:r>
              <w:rPr>
                <w:rFonts w:ascii="仿宋" w:hAnsi="仿宋" w:eastAsia="仿宋" w:cs="仿宋"/>
                <w:color w:val="000000"/>
                <w:sz w:val="24"/>
                <w:lang w:bidi="ar"/>
              </w:rPr>
              <w:t>活动</w:t>
            </w:r>
            <w:r>
              <w:rPr>
                <w:rFonts w:hint="eastAsia" w:ascii="仿宋" w:hAnsi="仿宋" w:eastAsia="仿宋" w:cs="仿宋"/>
                <w:color w:val="000000"/>
                <w:sz w:val="24"/>
                <w:lang w:bidi="ar"/>
              </w:rPr>
              <w:t>结束日期及时间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shd w:val="clear" w:color="auto" w:fill="auto"/>
          </w:tcPr>
          <w:p>
            <w:pPr>
              <w:spacing w:after="0" w:line="360" w:lineRule="auto"/>
            </w:pPr>
            <w:r>
              <w:rPr>
                <w:rFonts w:ascii="仿宋" w:hAnsi="仿宋" w:eastAsia="仿宋"/>
                <w:color w:val="000000"/>
                <w:sz w:val="24"/>
              </w:rPr>
              <w:t>活动说明</w:t>
            </w:r>
          </w:p>
        </w:tc>
        <w:tc>
          <w:tcPr>
            <w:tcW w:w="3090" w:type="dxa"/>
            <w:shd w:val="clear" w:color="auto" w:fill="auto"/>
          </w:tcPr>
          <w:p>
            <w:pPr>
              <w:spacing w:after="0" w:line="360" w:lineRule="auto"/>
            </w:pPr>
            <w:r>
              <w:rPr>
                <w:rFonts w:hint="eastAsia" w:ascii="仿宋" w:hAnsi="仿宋" w:eastAsia="仿宋"/>
                <w:color w:val="000000"/>
                <w:sz w:val="24"/>
              </w:rPr>
              <w:t>反显</w:t>
            </w:r>
          </w:p>
        </w:tc>
        <w:tc>
          <w:tcPr>
            <w:tcW w:w="1528" w:type="dxa"/>
            <w:shd w:val="clear" w:color="auto" w:fill="auto"/>
          </w:tcPr>
          <w:p>
            <w:pPr>
              <w:spacing w:after="0" w:line="360" w:lineRule="auto"/>
            </w:pPr>
            <w:r>
              <w:rPr>
                <w:rFonts w:ascii="仿宋" w:hAnsi="仿宋" w:eastAsia="仿宋"/>
                <w:color w:val="000000"/>
                <w:sz w:val="24"/>
              </w:rPr>
              <w:t>文本</w:t>
            </w:r>
          </w:p>
        </w:tc>
        <w:tc>
          <w:tcPr>
            <w:tcW w:w="2406" w:type="dxa"/>
            <w:shd w:val="clear" w:color="auto" w:fill="auto"/>
          </w:tcPr>
          <w:p>
            <w:pPr>
              <w:spacing w:after="0" w:line="360" w:lineRule="auto"/>
              <w:rPr>
                <w:rFonts w:eastAsia="仿宋"/>
              </w:rPr>
            </w:pPr>
            <w:r>
              <w:rPr>
                <w:rFonts w:ascii="仿宋" w:hAnsi="仿宋" w:eastAsia="仿宋"/>
                <w:color w:val="000000"/>
                <w:sz w:val="24"/>
              </w:rPr>
              <w:t>展示</w:t>
            </w:r>
            <w:r>
              <w:rPr>
                <w:rFonts w:hint="eastAsia" w:ascii="仿宋" w:hAnsi="仿宋" w:eastAsia="仿宋"/>
                <w:color w:val="000000"/>
                <w:sz w:val="24"/>
              </w:rPr>
              <w:t>活动说明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反馈说明</w:t>
            </w:r>
          </w:p>
        </w:tc>
        <w:tc>
          <w:tcPr>
            <w:tcW w:w="309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反显；</w:t>
            </w:r>
            <w:r>
              <w:rPr>
                <w:rFonts w:ascii="仿宋" w:hAnsi="仿宋" w:eastAsia="仿宋"/>
                <w:color w:val="000000"/>
                <w:sz w:val="24"/>
              </w:rPr>
              <w:t>按反馈录入内容展示；未录入时可为空</w:t>
            </w:r>
          </w:p>
        </w:tc>
        <w:tc>
          <w:tcPr>
            <w:tcW w:w="1528" w:type="dxa"/>
            <w:shd w:val="clear" w:color="auto" w:fill="auto"/>
          </w:tcPr>
          <w:p>
            <w:pPr>
              <w:spacing w:after="0" w:line="360" w:lineRule="auto"/>
            </w:pPr>
            <w:r>
              <w:rPr>
                <w:rFonts w:ascii="仿宋" w:hAnsi="仿宋" w:eastAsia="仿宋"/>
                <w:color w:val="000000"/>
                <w:sz w:val="24"/>
              </w:rPr>
              <w:t>文本</w:t>
            </w:r>
          </w:p>
        </w:tc>
        <w:tc>
          <w:tcPr>
            <w:tcW w:w="2406"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活动列表展示字段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shd w:val="clear" w:color="auto" w:fill="auto"/>
          </w:tcPr>
          <w:p>
            <w:pPr>
              <w:spacing w:after="0" w:line="360" w:lineRule="auto"/>
            </w:pPr>
            <w:r>
              <w:rPr>
                <w:rFonts w:ascii="仿宋" w:hAnsi="仿宋" w:eastAsia="仿宋"/>
                <w:color w:val="000000"/>
                <w:sz w:val="24"/>
              </w:rPr>
              <w:t>附件</w:t>
            </w:r>
          </w:p>
        </w:tc>
        <w:tc>
          <w:tcPr>
            <w:tcW w:w="3090" w:type="dxa"/>
            <w:shd w:val="clear" w:color="auto" w:fill="auto"/>
          </w:tcPr>
          <w:p>
            <w:pPr>
              <w:spacing w:after="0" w:line="360" w:lineRule="auto"/>
              <w:rPr>
                <w:rFonts w:eastAsia="仿宋"/>
              </w:rPr>
            </w:pPr>
            <w:r>
              <w:rPr>
                <w:rFonts w:hint="eastAsia" w:ascii="仿宋" w:hAnsi="仿宋" w:eastAsia="仿宋"/>
                <w:color w:val="000000"/>
                <w:sz w:val="24"/>
              </w:rPr>
              <w:t>反显；格式：文件名</w:t>
            </w:r>
            <w:r>
              <w:rPr>
                <w:rFonts w:ascii="仿宋" w:hAnsi="仿宋" w:eastAsia="仿宋"/>
                <w:color w:val="000000"/>
                <w:sz w:val="24"/>
              </w:rPr>
              <w:t>.</w:t>
            </w:r>
            <w:r>
              <w:rPr>
                <w:rFonts w:hint="eastAsia" w:ascii="仿宋" w:hAnsi="仿宋" w:eastAsia="仿宋"/>
                <w:color w:val="000000"/>
                <w:sz w:val="24"/>
              </w:rPr>
              <w:t>后缀</w:t>
            </w:r>
          </w:p>
        </w:tc>
        <w:tc>
          <w:tcPr>
            <w:tcW w:w="1528" w:type="dxa"/>
            <w:shd w:val="clear" w:color="auto" w:fill="auto"/>
          </w:tcPr>
          <w:p>
            <w:pPr>
              <w:spacing w:after="0" w:line="360" w:lineRule="auto"/>
            </w:pPr>
            <w:r>
              <w:rPr>
                <w:rFonts w:hint="eastAsia"/>
              </w:rPr>
              <w:t>文本</w:t>
            </w:r>
          </w:p>
        </w:tc>
        <w:tc>
          <w:tcPr>
            <w:tcW w:w="2406" w:type="dxa"/>
            <w:shd w:val="clear" w:color="auto" w:fill="auto"/>
          </w:tcPr>
          <w:p>
            <w:pPr>
              <w:spacing w:after="0" w:line="360" w:lineRule="auto"/>
              <w:rPr>
                <w:rFonts w:eastAsia="仿宋"/>
              </w:rPr>
            </w:pPr>
            <w:r>
              <w:rPr>
                <w:rFonts w:ascii="仿宋" w:hAnsi="仿宋" w:eastAsia="仿宋"/>
                <w:color w:val="000000"/>
                <w:sz w:val="24"/>
              </w:rPr>
              <w:t>展示</w:t>
            </w:r>
            <w:r>
              <w:rPr>
                <w:rFonts w:hint="eastAsia" w:ascii="仿宋" w:hAnsi="仿宋" w:eastAsia="仿宋"/>
                <w:color w:val="000000"/>
                <w:sz w:val="24"/>
              </w:rPr>
              <w:t>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活动状态</w:t>
            </w:r>
          </w:p>
        </w:tc>
        <w:tc>
          <w:tcPr>
            <w:tcW w:w="309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非必输；枚举值“未开始”“进行中”“已结束”</w:t>
            </w:r>
          </w:p>
        </w:tc>
        <w:tc>
          <w:tcPr>
            <w:tcW w:w="1528"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406"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展示当前状态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shd w:val="clear" w:color="auto" w:fill="auto"/>
          </w:tcPr>
          <w:p>
            <w:pPr>
              <w:spacing w:after="0" w:line="360" w:lineRule="auto"/>
            </w:pPr>
            <w:r>
              <w:rPr>
                <w:rFonts w:ascii="仿宋" w:hAnsi="仿宋" w:eastAsia="仿宋"/>
                <w:color w:val="000000"/>
                <w:sz w:val="24"/>
              </w:rPr>
              <w:t>审核状态</w:t>
            </w:r>
          </w:p>
        </w:tc>
        <w:tc>
          <w:tcPr>
            <w:tcW w:w="3090" w:type="dxa"/>
            <w:shd w:val="clear" w:color="auto" w:fill="auto"/>
          </w:tcPr>
          <w:p>
            <w:pPr>
              <w:spacing w:after="0" w:line="360" w:lineRule="auto"/>
            </w:pPr>
            <w:r>
              <w:rPr>
                <w:rFonts w:hint="eastAsia" w:ascii="仿宋" w:hAnsi="仿宋" w:eastAsia="仿宋"/>
                <w:color w:val="000000"/>
                <w:sz w:val="24"/>
              </w:rPr>
              <w:t>反显；状态包含：审批中、已拒绝、已通过</w:t>
            </w:r>
          </w:p>
        </w:tc>
        <w:tc>
          <w:tcPr>
            <w:tcW w:w="1528" w:type="dxa"/>
            <w:shd w:val="clear" w:color="auto" w:fill="auto"/>
          </w:tcPr>
          <w:p>
            <w:pPr>
              <w:spacing w:after="0" w:line="360" w:lineRule="auto"/>
            </w:pPr>
            <w:r>
              <w:rPr>
                <w:rFonts w:ascii="仿宋" w:hAnsi="仿宋" w:eastAsia="仿宋"/>
                <w:color w:val="000000"/>
                <w:sz w:val="24"/>
              </w:rPr>
              <w:t>文本</w:t>
            </w:r>
          </w:p>
        </w:tc>
        <w:tc>
          <w:tcPr>
            <w:tcW w:w="2406" w:type="dxa"/>
            <w:shd w:val="clear" w:color="auto" w:fill="auto"/>
          </w:tcPr>
          <w:p>
            <w:pPr>
              <w:spacing w:after="0" w:line="360" w:lineRule="auto"/>
            </w:pPr>
            <w:r>
              <w:rPr>
                <w:rFonts w:hint="eastAsia" w:ascii="仿宋" w:hAnsi="仿宋" w:eastAsia="仿宋"/>
                <w:color w:val="000000"/>
                <w:sz w:val="24"/>
              </w:rPr>
              <w:t>展示当前状态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tcPr>
          <w:p>
            <w:pPr>
              <w:spacing w:after="0" w:line="360" w:lineRule="auto"/>
            </w:pPr>
            <w:r>
              <w:rPr>
                <w:rFonts w:ascii="仿宋" w:hAnsi="仿宋" w:eastAsia="仿宋"/>
                <w:color w:val="000000"/>
                <w:sz w:val="24"/>
              </w:rPr>
              <w:t>AUM余额</w:t>
            </w:r>
          </w:p>
        </w:tc>
        <w:tc>
          <w:tcPr>
            <w:tcW w:w="3090" w:type="dxa"/>
          </w:tcPr>
          <w:p>
            <w:pPr>
              <w:spacing w:after="0" w:line="360" w:lineRule="auto"/>
            </w:pPr>
            <w:r>
              <w:rPr>
                <w:rFonts w:hint="eastAsia" w:ascii="仿宋" w:hAnsi="仿宋" w:eastAsia="仿宋"/>
                <w:color w:val="000000"/>
                <w:sz w:val="24"/>
              </w:rPr>
              <w:t>反显；以活动当天T+0日为基准，</w:t>
            </w:r>
            <w:commentRangeStart w:id="18"/>
            <w:r>
              <w:rPr>
                <w:rFonts w:ascii="仿宋" w:hAnsi="仿宋" w:eastAsia="仿宋"/>
                <w:color w:val="000000"/>
                <w:sz w:val="24"/>
              </w:rPr>
              <w:t>统计活动结束后15天</w:t>
            </w:r>
            <w:r>
              <w:rPr>
                <w:rFonts w:hint="eastAsia" w:ascii="仿宋" w:hAnsi="仿宋" w:eastAsia="仿宋"/>
                <w:color w:val="000000"/>
                <w:sz w:val="24"/>
              </w:rPr>
              <w:t>（T+15）内</w:t>
            </w:r>
            <w:commentRangeEnd w:id="18"/>
            <w:r>
              <w:rPr>
                <w:rStyle w:val="155"/>
              </w:rPr>
              <w:commentReference w:id="18"/>
            </w:r>
            <w:r>
              <w:rPr>
                <w:rFonts w:hint="eastAsia" w:ascii="仿宋" w:hAnsi="仿宋" w:eastAsia="仿宋"/>
                <w:color w:val="000000"/>
                <w:sz w:val="24"/>
              </w:rPr>
              <w:t>，活动签到客户每天的AUM总余额</w:t>
            </w:r>
          </w:p>
        </w:tc>
        <w:tc>
          <w:tcPr>
            <w:tcW w:w="1528" w:type="dxa"/>
          </w:tcPr>
          <w:p>
            <w:pPr>
              <w:spacing w:after="0" w:line="360" w:lineRule="auto"/>
              <w:rPr>
                <w:rFonts w:eastAsia="仿宋"/>
              </w:rPr>
            </w:pPr>
            <w:r>
              <w:rPr>
                <w:rFonts w:ascii="仿宋" w:hAnsi="仿宋" w:eastAsia="仿宋"/>
                <w:color w:val="000000"/>
                <w:sz w:val="24"/>
              </w:rPr>
              <w:t>金额</w:t>
            </w:r>
            <w:r>
              <w:rPr>
                <w:rFonts w:hint="eastAsia" w:ascii="仿宋" w:hAnsi="仿宋" w:eastAsia="仿宋"/>
                <w:color w:val="000000"/>
                <w:sz w:val="24"/>
              </w:rPr>
              <w:t>（单位：元）</w:t>
            </w:r>
          </w:p>
        </w:tc>
        <w:tc>
          <w:tcPr>
            <w:tcW w:w="2406" w:type="dxa"/>
          </w:tcPr>
          <w:p>
            <w:pPr>
              <w:spacing w:after="0" w:line="360" w:lineRule="auto"/>
            </w:pPr>
            <w:r>
              <w:rPr>
                <w:rFonts w:hint="eastAsia" w:ascii="仿宋" w:hAnsi="仿宋" w:eastAsia="仿宋"/>
                <w:color w:val="000000"/>
                <w:sz w:val="24"/>
              </w:rPr>
              <w:t>以横向柱状图展示15日数据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tcPr>
          <w:p>
            <w:pPr>
              <w:spacing w:after="0" w:line="360" w:lineRule="auto"/>
            </w:pPr>
            <w:r>
              <w:rPr>
                <w:rFonts w:ascii="仿宋" w:hAnsi="仿宋" w:eastAsia="仿宋"/>
                <w:color w:val="000000"/>
                <w:sz w:val="24"/>
              </w:rPr>
              <w:t>存款</w:t>
            </w:r>
          </w:p>
        </w:tc>
        <w:tc>
          <w:tcPr>
            <w:tcW w:w="3090" w:type="dxa"/>
          </w:tcPr>
          <w:p>
            <w:pPr>
              <w:spacing w:after="0" w:line="360" w:lineRule="auto"/>
            </w:pPr>
            <w:r>
              <w:rPr>
                <w:rFonts w:hint="eastAsia" w:ascii="仿宋" w:hAnsi="仿宋" w:eastAsia="仿宋"/>
                <w:color w:val="000000"/>
                <w:sz w:val="24"/>
              </w:rPr>
              <w:t>反显；以活动当天T+0日为基准，</w:t>
            </w:r>
            <w:r>
              <w:rPr>
                <w:rFonts w:ascii="仿宋" w:hAnsi="仿宋" w:eastAsia="仿宋"/>
                <w:color w:val="000000"/>
                <w:sz w:val="24"/>
              </w:rPr>
              <w:t>统计活动结束后15天</w:t>
            </w:r>
            <w:r>
              <w:rPr>
                <w:rFonts w:hint="eastAsia" w:ascii="仿宋" w:hAnsi="仿宋" w:eastAsia="仿宋"/>
                <w:color w:val="000000"/>
                <w:sz w:val="24"/>
              </w:rPr>
              <w:t>（T+15）内，活动签到客户每天的存款总余额</w:t>
            </w:r>
          </w:p>
        </w:tc>
        <w:tc>
          <w:tcPr>
            <w:tcW w:w="1528" w:type="dxa"/>
          </w:tcPr>
          <w:p>
            <w:pPr>
              <w:spacing w:after="0" w:line="360" w:lineRule="auto"/>
              <w:rPr>
                <w:rFonts w:eastAsia="仿宋"/>
              </w:rPr>
            </w:pPr>
            <w:r>
              <w:rPr>
                <w:rFonts w:ascii="仿宋" w:hAnsi="仿宋" w:eastAsia="仿宋"/>
                <w:color w:val="000000"/>
                <w:sz w:val="24"/>
              </w:rPr>
              <w:t>金额</w:t>
            </w:r>
            <w:r>
              <w:rPr>
                <w:rFonts w:hint="eastAsia" w:ascii="仿宋" w:hAnsi="仿宋" w:eastAsia="仿宋"/>
                <w:color w:val="000000"/>
                <w:sz w:val="24"/>
              </w:rPr>
              <w:t>（单位：元）</w:t>
            </w:r>
          </w:p>
        </w:tc>
        <w:tc>
          <w:tcPr>
            <w:tcW w:w="2406" w:type="dxa"/>
          </w:tcPr>
          <w:p>
            <w:pPr>
              <w:spacing w:after="0" w:line="360" w:lineRule="auto"/>
            </w:pPr>
            <w:r>
              <w:rPr>
                <w:rFonts w:hint="eastAsia" w:ascii="仿宋" w:hAnsi="仿宋" w:eastAsia="仿宋"/>
                <w:color w:val="000000"/>
                <w:sz w:val="24"/>
              </w:rPr>
              <w:t>以横向柱状图展示15日数据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tcPr>
          <w:p>
            <w:pPr>
              <w:spacing w:after="0" w:line="360" w:lineRule="auto"/>
            </w:pPr>
            <w:r>
              <w:rPr>
                <w:rFonts w:ascii="仿宋" w:hAnsi="仿宋" w:eastAsia="仿宋"/>
                <w:color w:val="000000"/>
                <w:sz w:val="24"/>
              </w:rPr>
              <w:t>理财</w:t>
            </w:r>
          </w:p>
        </w:tc>
        <w:tc>
          <w:tcPr>
            <w:tcW w:w="3090" w:type="dxa"/>
          </w:tcPr>
          <w:p>
            <w:pPr>
              <w:spacing w:after="0" w:line="360" w:lineRule="auto"/>
            </w:pPr>
            <w:r>
              <w:rPr>
                <w:rFonts w:hint="eastAsia" w:ascii="仿宋" w:hAnsi="仿宋" w:eastAsia="仿宋"/>
                <w:color w:val="000000"/>
                <w:sz w:val="24"/>
              </w:rPr>
              <w:t>反显；以活动当天T+0日为基准，</w:t>
            </w:r>
            <w:r>
              <w:rPr>
                <w:rFonts w:ascii="仿宋" w:hAnsi="仿宋" w:eastAsia="仿宋"/>
                <w:color w:val="000000"/>
                <w:sz w:val="24"/>
              </w:rPr>
              <w:t>统计活动结束后15天</w:t>
            </w:r>
            <w:r>
              <w:rPr>
                <w:rFonts w:hint="eastAsia" w:ascii="仿宋" w:hAnsi="仿宋" w:eastAsia="仿宋"/>
                <w:color w:val="000000"/>
                <w:sz w:val="24"/>
              </w:rPr>
              <w:t>（T+15）内，活动签到客户每天的理财持仓总余额</w:t>
            </w:r>
          </w:p>
        </w:tc>
        <w:tc>
          <w:tcPr>
            <w:tcW w:w="1528" w:type="dxa"/>
          </w:tcPr>
          <w:p>
            <w:pPr>
              <w:spacing w:after="0" w:line="360" w:lineRule="auto"/>
              <w:rPr>
                <w:rFonts w:eastAsia="仿宋"/>
              </w:rPr>
            </w:pPr>
            <w:r>
              <w:rPr>
                <w:rFonts w:ascii="仿宋" w:hAnsi="仿宋" w:eastAsia="仿宋"/>
                <w:color w:val="000000"/>
                <w:sz w:val="24"/>
              </w:rPr>
              <w:t>金额</w:t>
            </w:r>
            <w:r>
              <w:rPr>
                <w:rFonts w:hint="eastAsia" w:ascii="仿宋" w:hAnsi="仿宋" w:eastAsia="仿宋"/>
                <w:color w:val="000000"/>
                <w:sz w:val="24"/>
              </w:rPr>
              <w:t>（单位：元）</w:t>
            </w:r>
          </w:p>
        </w:tc>
        <w:tc>
          <w:tcPr>
            <w:tcW w:w="2406" w:type="dxa"/>
          </w:tcPr>
          <w:p>
            <w:pPr>
              <w:spacing w:after="0" w:line="360" w:lineRule="auto"/>
            </w:pPr>
            <w:r>
              <w:rPr>
                <w:rFonts w:hint="eastAsia" w:ascii="仿宋" w:hAnsi="仿宋" w:eastAsia="仿宋"/>
                <w:color w:val="000000"/>
                <w:sz w:val="24"/>
              </w:rPr>
              <w:t>以横向柱状图展示15日数据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36" w:type="dxa"/>
          </w:tcPr>
          <w:p>
            <w:pPr>
              <w:spacing w:after="0" w:line="360" w:lineRule="auto"/>
            </w:pPr>
            <w:r>
              <w:rPr>
                <w:rFonts w:ascii="仿宋" w:hAnsi="仿宋" w:eastAsia="仿宋"/>
                <w:color w:val="000000"/>
                <w:sz w:val="24"/>
              </w:rPr>
              <w:t>保险</w:t>
            </w:r>
          </w:p>
        </w:tc>
        <w:tc>
          <w:tcPr>
            <w:tcW w:w="3090" w:type="dxa"/>
          </w:tcPr>
          <w:p>
            <w:pPr>
              <w:spacing w:after="0" w:line="360" w:lineRule="auto"/>
            </w:pPr>
            <w:r>
              <w:rPr>
                <w:rFonts w:hint="eastAsia" w:ascii="仿宋" w:hAnsi="仿宋" w:eastAsia="仿宋"/>
                <w:color w:val="000000"/>
                <w:sz w:val="24"/>
              </w:rPr>
              <w:t>反显；以活动当天T+0日为基准，</w:t>
            </w:r>
            <w:r>
              <w:rPr>
                <w:rFonts w:ascii="仿宋" w:hAnsi="仿宋" w:eastAsia="仿宋"/>
                <w:color w:val="000000"/>
                <w:sz w:val="24"/>
              </w:rPr>
              <w:t>统计活动结束后15天</w:t>
            </w:r>
            <w:r>
              <w:rPr>
                <w:rFonts w:hint="eastAsia" w:ascii="仿宋" w:hAnsi="仿宋" w:eastAsia="仿宋"/>
                <w:color w:val="000000"/>
                <w:sz w:val="24"/>
              </w:rPr>
              <w:t>（T+15）内，活动签到客户每天的保险产品现金价值总额</w:t>
            </w:r>
          </w:p>
        </w:tc>
        <w:tc>
          <w:tcPr>
            <w:tcW w:w="1528" w:type="dxa"/>
          </w:tcPr>
          <w:p>
            <w:pPr>
              <w:spacing w:after="0" w:line="360" w:lineRule="auto"/>
              <w:rPr>
                <w:rFonts w:eastAsia="仿宋"/>
              </w:rPr>
            </w:pPr>
            <w:r>
              <w:rPr>
                <w:rFonts w:ascii="仿宋" w:hAnsi="仿宋" w:eastAsia="仿宋"/>
                <w:color w:val="000000"/>
                <w:sz w:val="24"/>
              </w:rPr>
              <w:t>金额</w:t>
            </w:r>
            <w:r>
              <w:rPr>
                <w:rFonts w:hint="eastAsia" w:ascii="仿宋" w:hAnsi="仿宋" w:eastAsia="仿宋"/>
                <w:color w:val="000000"/>
                <w:sz w:val="24"/>
              </w:rPr>
              <w:t>（单位：元）</w:t>
            </w:r>
          </w:p>
        </w:tc>
        <w:tc>
          <w:tcPr>
            <w:tcW w:w="2406" w:type="dxa"/>
          </w:tcPr>
          <w:p>
            <w:pPr>
              <w:spacing w:after="0" w:line="360" w:lineRule="auto"/>
            </w:pPr>
            <w:r>
              <w:rPr>
                <w:rFonts w:hint="eastAsia" w:ascii="仿宋" w:hAnsi="仿宋" w:eastAsia="仿宋"/>
                <w:color w:val="000000"/>
                <w:sz w:val="24"/>
              </w:rPr>
              <w:t>以横向柱状图展示15日数据</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沙龙活动管理-活动视图-客户明细</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pPr>
      <w:r>
        <w:rPr>
          <w:rFonts w:ascii="仿宋" w:hAnsi="仿宋" w:eastAsia="仿宋"/>
          <w:color w:val="000000"/>
          <w:sz w:val="24"/>
        </w:rPr>
        <w:t>支持用户在活动视图下查看</w:t>
      </w:r>
      <w:r>
        <w:rPr>
          <w:rFonts w:hint="eastAsia" w:ascii="仿宋" w:hAnsi="仿宋" w:eastAsia="仿宋"/>
          <w:color w:val="000000"/>
          <w:sz w:val="24"/>
        </w:rPr>
        <w:t>沙龙活动</w:t>
      </w:r>
      <w:r>
        <w:rPr>
          <w:rFonts w:ascii="仿宋" w:hAnsi="仿宋" w:eastAsia="仿宋"/>
          <w:color w:val="000000"/>
          <w:sz w:val="24"/>
        </w:rPr>
        <w:t>参与客户明细、执行签到及一键拨号操作，并</w:t>
      </w:r>
      <w:r>
        <w:rPr>
          <w:rFonts w:hint="eastAsia" w:ascii="仿宋" w:hAnsi="仿宋" w:eastAsia="仿宋"/>
          <w:color w:val="000000"/>
          <w:sz w:val="24"/>
        </w:rPr>
        <w:t>支持</w:t>
      </w:r>
      <w:r>
        <w:rPr>
          <w:rFonts w:ascii="仿宋" w:hAnsi="仿宋" w:eastAsia="仿宋"/>
          <w:color w:val="000000"/>
          <w:sz w:val="24"/>
        </w:rPr>
        <w:t>进入对应客户视图，支撑活动跟进与客户服务。</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after="0" w:line="360" w:lineRule="auto"/>
        <w:jc w:val="left"/>
      </w:pPr>
      <w:r>
        <w:rPr>
          <w:rFonts w:ascii="仿宋" w:hAnsi="仿宋" w:eastAsia="仿宋"/>
          <w:color w:val="000000"/>
          <w:sz w:val="24"/>
        </w:rPr>
        <w:t>用户进入“活动视图”后，切换至“客户明细”Tab，</w:t>
      </w:r>
      <w:r>
        <w:rPr>
          <w:rFonts w:hint="eastAsia" w:ascii="仿宋" w:hAnsi="仿宋" w:eastAsia="仿宋"/>
          <w:color w:val="000000"/>
          <w:sz w:val="24"/>
        </w:rPr>
        <w:t>支持查询、</w:t>
      </w:r>
      <w:r>
        <w:rPr>
          <w:rFonts w:ascii="仿宋" w:hAnsi="仿宋" w:eastAsia="仿宋"/>
          <w:color w:val="000000"/>
          <w:sz w:val="24"/>
        </w:rPr>
        <w:t>筛选参与客户，并在列表行内执行签到、一键拨号等操作。</w:t>
      </w:r>
    </w:p>
    <w:p>
      <w:pPr>
        <w:spacing w:after="0" w:line="360" w:lineRule="auto"/>
        <w:jc w:val="left"/>
      </w:pPr>
      <w:r>
        <w:rPr>
          <w:rFonts w:ascii="仿宋" w:hAnsi="仿宋" w:eastAsia="仿宋"/>
          <w:b/>
          <w:color w:val="000000"/>
          <w:sz w:val="24"/>
        </w:rPr>
        <w:t>Tab页名称：客户明细</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9"/>
        <w:gridCol w:w="3208"/>
        <w:gridCol w:w="1515"/>
        <w:gridCol w:w="23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9" w:type="dxa"/>
          </w:tcPr>
          <w:p>
            <w:pPr>
              <w:spacing w:after="0" w:line="360" w:lineRule="auto"/>
            </w:pPr>
            <w:r>
              <w:rPr>
                <w:rFonts w:ascii="仿宋" w:hAnsi="仿宋" w:eastAsia="仿宋"/>
                <w:b/>
                <w:color w:val="000000"/>
                <w:sz w:val="24"/>
              </w:rPr>
              <w:t>要素名称</w:t>
            </w:r>
          </w:p>
        </w:tc>
        <w:tc>
          <w:tcPr>
            <w:tcW w:w="3208" w:type="dxa"/>
          </w:tcPr>
          <w:p>
            <w:pPr>
              <w:spacing w:after="0" w:line="360" w:lineRule="auto"/>
            </w:pPr>
            <w:r>
              <w:rPr>
                <w:rFonts w:ascii="仿宋" w:hAnsi="仿宋" w:eastAsia="仿宋"/>
                <w:b/>
                <w:color w:val="000000"/>
                <w:sz w:val="24"/>
              </w:rPr>
              <w:t>约束及校验规则</w:t>
            </w:r>
          </w:p>
        </w:tc>
        <w:tc>
          <w:tcPr>
            <w:tcW w:w="1515" w:type="dxa"/>
          </w:tcPr>
          <w:p>
            <w:pPr>
              <w:spacing w:after="0" w:line="360" w:lineRule="auto"/>
            </w:pPr>
            <w:r>
              <w:rPr>
                <w:rFonts w:ascii="仿宋" w:hAnsi="仿宋" w:eastAsia="仿宋"/>
                <w:b/>
                <w:color w:val="000000"/>
                <w:sz w:val="24"/>
              </w:rPr>
              <w:t>数据类型</w:t>
            </w:r>
          </w:p>
        </w:tc>
        <w:tc>
          <w:tcPr>
            <w:tcW w:w="2348"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9" w:type="dxa"/>
          </w:tcPr>
          <w:p>
            <w:pPr>
              <w:spacing w:after="0" w:line="360" w:lineRule="auto"/>
            </w:pPr>
            <w:r>
              <w:rPr>
                <w:rFonts w:ascii="仿宋" w:hAnsi="仿宋" w:eastAsia="仿宋"/>
                <w:color w:val="000000"/>
                <w:sz w:val="24"/>
              </w:rPr>
              <w:t>客户明细Tab</w:t>
            </w:r>
          </w:p>
        </w:tc>
        <w:tc>
          <w:tcPr>
            <w:tcW w:w="3208" w:type="dxa"/>
          </w:tcPr>
          <w:p>
            <w:pPr>
              <w:spacing w:after="0" w:line="360" w:lineRule="auto"/>
            </w:pPr>
            <w:r>
              <w:rPr>
                <w:rFonts w:ascii="仿宋" w:hAnsi="仿宋" w:eastAsia="仿宋"/>
                <w:color w:val="000000"/>
                <w:sz w:val="24"/>
              </w:rPr>
              <w:t>点击后切换到客户明细页面</w:t>
            </w:r>
          </w:p>
        </w:tc>
        <w:tc>
          <w:tcPr>
            <w:tcW w:w="1515" w:type="dxa"/>
          </w:tcPr>
          <w:p>
            <w:pPr>
              <w:spacing w:after="0" w:line="360" w:lineRule="auto"/>
            </w:pPr>
            <w:r>
              <w:rPr>
                <w:rFonts w:ascii="仿宋" w:hAnsi="仿宋" w:eastAsia="仿宋"/>
                <w:color w:val="000000"/>
                <w:sz w:val="24"/>
              </w:rPr>
              <w:t>Tab页签</w:t>
            </w:r>
          </w:p>
        </w:tc>
        <w:tc>
          <w:tcPr>
            <w:tcW w:w="2348" w:type="dxa"/>
          </w:tcPr>
          <w:p>
            <w:pPr>
              <w:spacing w:after="0" w:line="360" w:lineRule="auto"/>
            </w:pPr>
            <w:r>
              <w:rPr>
                <w:rFonts w:hint="eastAsia" w:ascii="仿宋" w:hAnsi="仿宋" w:eastAsia="仿宋"/>
                <w:color w:val="000000"/>
                <w:sz w:val="24"/>
              </w:rPr>
              <w:t>客户明细</w:t>
            </w:r>
            <w:r>
              <w:rPr>
                <w:rFonts w:ascii="仿宋" w:hAnsi="仿宋" w:eastAsia="仿宋"/>
                <w:color w:val="000000"/>
                <w:sz w:val="24"/>
              </w:rPr>
              <w:t>页签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9" w:type="dxa"/>
          </w:tcPr>
          <w:p>
            <w:pPr>
              <w:spacing w:after="0" w:line="360" w:lineRule="auto"/>
            </w:pPr>
            <w:r>
              <w:rPr>
                <w:rFonts w:ascii="仿宋" w:hAnsi="仿宋" w:eastAsia="仿宋"/>
                <w:color w:val="000000"/>
                <w:sz w:val="24"/>
              </w:rPr>
              <w:t>核心客户号</w:t>
            </w:r>
          </w:p>
        </w:tc>
        <w:tc>
          <w:tcPr>
            <w:tcW w:w="3208" w:type="dxa"/>
          </w:tcPr>
          <w:p>
            <w:pPr>
              <w:spacing w:after="0" w:line="360" w:lineRule="auto"/>
            </w:pPr>
            <w:r>
              <w:rPr>
                <w:rFonts w:ascii="仿宋" w:hAnsi="仿宋" w:eastAsia="仿宋"/>
                <w:color w:val="000000"/>
                <w:sz w:val="24"/>
              </w:rPr>
              <w:t>非必输</w:t>
            </w:r>
          </w:p>
        </w:tc>
        <w:tc>
          <w:tcPr>
            <w:tcW w:w="1515" w:type="dxa"/>
          </w:tcPr>
          <w:p>
            <w:pPr>
              <w:spacing w:after="0" w:line="360" w:lineRule="auto"/>
            </w:pPr>
            <w:r>
              <w:rPr>
                <w:rFonts w:ascii="仿宋" w:hAnsi="仿宋" w:eastAsia="仿宋"/>
                <w:color w:val="000000"/>
                <w:sz w:val="24"/>
              </w:rPr>
              <w:t>文本</w:t>
            </w:r>
          </w:p>
        </w:tc>
        <w:tc>
          <w:tcPr>
            <w:tcW w:w="2348" w:type="dxa"/>
          </w:tcPr>
          <w:p>
            <w:pPr>
              <w:spacing w:after="0" w:line="360" w:lineRule="auto"/>
              <w:rPr>
                <w:rFonts w:eastAsia="仿宋"/>
              </w:rPr>
            </w:pPr>
            <w:r>
              <w:rPr>
                <w:rFonts w:hint="eastAsia" w:ascii="仿宋" w:hAnsi="仿宋" w:eastAsia="仿宋"/>
                <w:color w:val="000000"/>
                <w:sz w:val="24"/>
              </w:rPr>
              <w:t>支持按核心客户号精确查询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9" w:type="dxa"/>
          </w:tcPr>
          <w:p>
            <w:pPr>
              <w:spacing w:after="0" w:line="360" w:lineRule="auto"/>
            </w:pPr>
            <w:r>
              <w:rPr>
                <w:rFonts w:ascii="仿宋" w:hAnsi="仿宋" w:eastAsia="仿宋"/>
                <w:color w:val="000000"/>
                <w:sz w:val="24"/>
              </w:rPr>
              <w:t>客户姓名</w:t>
            </w:r>
          </w:p>
        </w:tc>
        <w:tc>
          <w:tcPr>
            <w:tcW w:w="3208" w:type="dxa"/>
          </w:tcPr>
          <w:p>
            <w:pPr>
              <w:spacing w:after="0" w:line="360" w:lineRule="auto"/>
              <w:rPr>
                <w:rFonts w:eastAsia="仿宋"/>
              </w:rPr>
            </w:pPr>
            <w:r>
              <w:rPr>
                <w:rFonts w:ascii="仿宋" w:hAnsi="仿宋" w:eastAsia="仿宋"/>
                <w:color w:val="000000"/>
                <w:sz w:val="24"/>
              </w:rPr>
              <w:t>非必输；支持模糊</w:t>
            </w:r>
            <w:r>
              <w:rPr>
                <w:rFonts w:hint="eastAsia" w:ascii="仿宋" w:hAnsi="仿宋" w:eastAsia="仿宋"/>
                <w:color w:val="000000"/>
                <w:sz w:val="24"/>
              </w:rPr>
              <w:t>查询</w:t>
            </w:r>
          </w:p>
        </w:tc>
        <w:tc>
          <w:tcPr>
            <w:tcW w:w="1515" w:type="dxa"/>
          </w:tcPr>
          <w:p>
            <w:pPr>
              <w:spacing w:after="0" w:line="360" w:lineRule="auto"/>
            </w:pPr>
            <w:r>
              <w:rPr>
                <w:rFonts w:ascii="仿宋" w:hAnsi="仿宋" w:eastAsia="仿宋"/>
                <w:color w:val="000000"/>
                <w:sz w:val="24"/>
              </w:rPr>
              <w:t>文本</w:t>
            </w:r>
          </w:p>
        </w:tc>
        <w:tc>
          <w:tcPr>
            <w:tcW w:w="2348" w:type="dxa"/>
          </w:tcPr>
          <w:p>
            <w:pPr>
              <w:spacing w:after="0" w:line="360" w:lineRule="auto"/>
            </w:pPr>
            <w:r>
              <w:rPr>
                <w:rFonts w:hint="eastAsia" w:ascii="仿宋" w:hAnsi="仿宋" w:eastAsia="仿宋"/>
                <w:color w:val="000000"/>
                <w:sz w:val="24"/>
              </w:rPr>
              <w:t>支持按客户姓名模糊查询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9" w:type="dxa"/>
          </w:tcPr>
          <w:p>
            <w:pPr>
              <w:spacing w:after="0" w:line="360" w:lineRule="auto"/>
            </w:pPr>
            <w:r>
              <w:rPr>
                <w:rFonts w:ascii="仿宋" w:hAnsi="仿宋" w:eastAsia="仿宋"/>
                <w:color w:val="000000"/>
                <w:sz w:val="24"/>
              </w:rPr>
              <w:t>客户类型</w:t>
            </w:r>
          </w:p>
        </w:tc>
        <w:tc>
          <w:tcPr>
            <w:tcW w:w="3208" w:type="dxa"/>
          </w:tcPr>
          <w:p>
            <w:pPr>
              <w:spacing w:after="0" w:line="360" w:lineRule="auto"/>
            </w:pPr>
            <w:r>
              <w:rPr>
                <w:rFonts w:ascii="仿宋" w:hAnsi="仿宋" w:eastAsia="仿宋"/>
                <w:color w:val="000000"/>
                <w:sz w:val="24"/>
              </w:rPr>
              <w:t>非必输；枚举值为“存量客户”“潜在客户”</w:t>
            </w:r>
          </w:p>
        </w:tc>
        <w:tc>
          <w:tcPr>
            <w:tcW w:w="1515" w:type="dxa"/>
          </w:tcPr>
          <w:p>
            <w:pPr>
              <w:spacing w:after="0" w:line="360" w:lineRule="auto"/>
            </w:pPr>
            <w:r>
              <w:rPr>
                <w:rFonts w:ascii="仿宋" w:hAnsi="仿宋" w:eastAsia="仿宋"/>
                <w:color w:val="000000"/>
                <w:sz w:val="24"/>
              </w:rPr>
              <w:t>下拉框</w:t>
            </w:r>
          </w:p>
        </w:tc>
        <w:tc>
          <w:tcPr>
            <w:tcW w:w="2348" w:type="dxa"/>
          </w:tcPr>
          <w:p>
            <w:pPr>
              <w:spacing w:after="0" w:line="360" w:lineRule="auto"/>
            </w:pPr>
            <w:r>
              <w:rPr>
                <w:rFonts w:hint="eastAsia" w:ascii="仿宋" w:hAnsi="仿宋" w:eastAsia="仿宋"/>
                <w:color w:val="000000"/>
                <w:sz w:val="24"/>
              </w:rPr>
              <w:t>支持按客户类型筛选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9" w:type="dxa"/>
          </w:tcPr>
          <w:p>
            <w:pPr>
              <w:spacing w:after="0" w:line="360" w:lineRule="auto"/>
              <w:rPr>
                <w:rFonts w:ascii="仿宋" w:hAnsi="仿宋" w:eastAsia="仿宋"/>
                <w:color w:val="000000"/>
                <w:sz w:val="24"/>
              </w:rPr>
            </w:pPr>
            <w:r>
              <w:rPr>
                <w:rFonts w:hint="eastAsia" w:ascii="仿宋" w:hAnsi="仿宋" w:eastAsia="仿宋"/>
                <w:color w:val="000000"/>
                <w:sz w:val="24"/>
              </w:rPr>
              <w:t>是否签到</w:t>
            </w:r>
          </w:p>
        </w:tc>
        <w:tc>
          <w:tcPr>
            <w:tcW w:w="3208" w:type="dxa"/>
          </w:tcPr>
          <w:p>
            <w:pPr>
              <w:spacing w:after="0" w:line="360" w:lineRule="auto"/>
              <w:rPr>
                <w:rFonts w:ascii="仿宋" w:hAnsi="仿宋" w:eastAsia="仿宋"/>
                <w:color w:val="000000"/>
                <w:sz w:val="24"/>
              </w:rPr>
            </w:pPr>
            <w:r>
              <w:rPr>
                <w:rFonts w:hint="eastAsia" w:ascii="仿宋" w:hAnsi="仿宋" w:eastAsia="仿宋"/>
                <w:color w:val="000000"/>
                <w:sz w:val="24"/>
              </w:rPr>
              <w:t>非必输；枚举值为“是”“否”</w:t>
            </w:r>
          </w:p>
        </w:tc>
        <w:tc>
          <w:tcPr>
            <w:tcW w:w="1515" w:type="dxa"/>
          </w:tcPr>
          <w:p>
            <w:pPr>
              <w:spacing w:after="0" w:line="360" w:lineRule="auto"/>
              <w:rPr>
                <w:rFonts w:ascii="仿宋" w:hAnsi="仿宋" w:eastAsia="仿宋"/>
                <w:color w:val="000000"/>
                <w:sz w:val="24"/>
              </w:rPr>
            </w:pPr>
            <w:r>
              <w:rPr>
                <w:rFonts w:hint="eastAsia" w:ascii="仿宋" w:hAnsi="仿宋" w:eastAsia="仿宋"/>
                <w:color w:val="000000"/>
                <w:sz w:val="24"/>
              </w:rPr>
              <w:t>下拉框</w:t>
            </w:r>
          </w:p>
        </w:tc>
        <w:tc>
          <w:tcPr>
            <w:tcW w:w="2348" w:type="dxa"/>
          </w:tcPr>
          <w:p>
            <w:pPr>
              <w:spacing w:after="0" w:line="360" w:lineRule="auto"/>
              <w:rPr>
                <w:rFonts w:ascii="仿宋" w:hAnsi="仿宋" w:eastAsia="仿宋"/>
                <w:color w:val="000000"/>
                <w:sz w:val="24"/>
              </w:rPr>
            </w:pPr>
            <w:r>
              <w:rPr>
                <w:rFonts w:hint="eastAsia" w:ascii="仿宋" w:hAnsi="仿宋" w:eastAsia="仿宋"/>
                <w:color w:val="000000"/>
                <w:sz w:val="24"/>
              </w:rPr>
              <w:t>支持按签到状态筛选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9" w:type="dxa"/>
          </w:tcPr>
          <w:p>
            <w:pPr>
              <w:spacing w:after="0" w:line="360" w:lineRule="auto"/>
            </w:pPr>
            <w:r>
              <w:rPr>
                <w:rFonts w:ascii="仿宋" w:hAnsi="仿宋" w:eastAsia="仿宋"/>
                <w:color w:val="000000"/>
                <w:sz w:val="24"/>
              </w:rPr>
              <w:t>查询</w:t>
            </w:r>
          </w:p>
        </w:tc>
        <w:tc>
          <w:tcPr>
            <w:tcW w:w="3208" w:type="dxa"/>
          </w:tcPr>
          <w:p>
            <w:pPr>
              <w:spacing w:after="0" w:line="360" w:lineRule="auto"/>
            </w:pPr>
            <w:r>
              <w:rPr>
                <w:rFonts w:ascii="仿宋" w:hAnsi="仿宋" w:eastAsia="仿宋"/>
                <w:color w:val="000000"/>
                <w:sz w:val="24"/>
              </w:rPr>
              <w:t>点击后按当前输入条件返回符合条件的客户列表结果</w:t>
            </w:r>
          </w:p>
        </w:tc>
        <w:tc>
          <w:tcPr>
            <w:tcW w:w="1515" w:type="dxa"/>
          </w:tcPr>
          <w:p>
            <w:pPr>
              <w:spacing w:after="0" w:line="360" w:lineRule="auto"/>
            </w:pPr>
            <w:r>
              <w:rPr>
                <w:rFonts w:ascii="仿宋" w:hAnsi="仿宋" w:eastAsia="仿宋"/>
                <w:color w:val="000000"/>
                <w:sz w:val="24"/>
              </w:rPr>
              <w:t>按钮</w:t>
            </w:r>
          </w:p>
        </w:tc>
        <w:tc>
          <w:tcPr>
            <w:tcW w:w="2348" w:type="dxa"/>
          </w:tcPr>
          <w:p>
            <w:pPr>
              <w:spacing w:after="0" w:line="360" w:lineRule="auto"/>
            </w:pPr>
            <w:r>
              <w:rPr>
                <w:rFonts w:ascii="仿宋" w:hAnsi="仿宋" w:eastAsia="仿宋"/>
                <w:color w:val="000000"/>
                <w:sz w:val="24"/>
              </w:rPr>
              <w:t>查询条件区操作按钮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9" w:type="dxa"/>
          </w:tcPr>
          <w:p>
            <w:pPr>
              <w:spacing w:after="0" w:line="360" w:lineRule="auto"/>
            </w:pPr>
            <w:r>
              <w:rPr>
                <w:rFonts w:ascii="仿宋" w:hAnsi="仿宋" w:eastAsia="仿宋"/>
                <w:color w:val="000000"/>
                <w:sz w:val="24"/>
              </w:rPr>
              <w:t>重置</w:t>
            </w:r>
          </w:p>
        </w:tc>
        <w:tc>
          <w:tcPr>
            <w:tcW w:w="3208" w:type="dxa"/>
          </w:tcPr>
          <w:p>
            <w:pPr>
              <w:spacing w:after="0" w:line="360" w:lineRule="auto"/>
            </w:pPr>
            <w:r>
              <w:rPr>
                <w:rFonts w:ascii="仿宋" w:hAnsi="仿宋" w:eastAsia="仿宋"/>
                <w:color w:val="000000"/>
                <w:sz w:val="24"/>
              </w:rPr>
              <w:t>点击后清空当前输入条件并恢复初始状态</w:t>
            </w:r>
          </w:p>
        </w:tc>
        <w:tc>
          <w:tcPr>
            <w:tcW w:w="1515" w:type="dxa"/>
          </w:tcPr>
          <w:p>
            <w:pPr>
              <w:spacing w:after="0" w:line="360" w:lineRule="auto"/>
            </w:pPr>
            <w:r>
              <w:rPr>
                <w:rFonts w:ascii="仿宋" w:hAnsi="仿宋" w:eastAsia="仿宋"/>
                <w:color w:val="000000"/>
                <w:sz w:val="24"/>
              </w:rPr>
              <w:t>按钮</w:t>
            </w:r>
          </w:p>
        </w:tc>
        <w:tc>
          <w:tcPr>
            <w:tcW w:w="2348" w:type="dxa"/>
          </w:tcPr>
          <w:p>
            <w:pPr>
              <w:spacing w:after="0" w:line="360" w:lineRule="auto"/>
            </w:pPr>
            <w:r>
              <w:rPr>
                <w:rFonts w:ascii="仿宋" w:hAnsi="仿宋" w:eastAsia="仿宋"/>
                <w:color w:val="000000"/>
                <w:sz w:val="24"/>
              </w:rPr>
              <w:t>查询条件区操作按钮</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jc w:val="left"/>
      </w:pPr>
      <w:r>
        <w:rPr>
          <w:rFonts w:ascii="仿宋" w:hAnsi="仿宋" w:eastAsia="仿宋"/>
          <w:b/>
          <w:color w:val="000000"/>
          <w:sz w:val="24"/>
        </w:rPr>
        <w:t>（一）操作说明</w:t>
      </w:r>
    </w:p>
    <w:p>
      <w:pPr>
        <w:spacing w:after="0" w:line="360" w:lineRule="auto"/>
        <w:jc w:val="left"/>
        <w:rPr>
          <w:rFonts w:ascii="仿宋" w:hAnsi="仿宋" w:eastAsia="仿宋"/>
          <w:color w:val="000000"/>
          <w:sz w:val="24"/>
        </w:rPr>
      </w:pPr>
      <w:r>
        <w:rPr>
          <w:rFonts w:ascii="仿宋" w:hAnsi="仿宋" w:eastAsia="仿宋"/>
          <w:color w:val="000000"/>
          <w:sz w:val="24"/>
        </w:rPr>
        <w:t>1. 用户在活动视图点击“客户明细”Tab，系统加载当前活动参与客户明细列表。</w:t>
      </w:r>
    </w:p>
    <w:p>
      <w:pPr>
        <w:spacing w:after="0" w:line="360" w:lineRule="auto"/>
        <w:jc w:val="left"/>
      </w:pPr>
      <w:r>
        <w:rPr>
          <w:rFonts w:hint="eastAsia" w:ascii="仿宋" w:hAnsi="仿宋" w:eastAsia="仿宋"/>
          <w:color w:val="000000"/>
          <w:sz w:val="24"/>
        </w:rPr>
        <w:t xml:space="preserve">2. </w:t>
      </w:r>
      <w:r>
        <w:rPr>
          <w:rFonts w:ascii="仿宋" w:hAnsi="仿宋" w:eastAsia="仿宋"/>
          <w:color w:val="000000"/>
          <w:sz w:val="24"/>
        </w:rPr>
        <w:t>查询条件区的操作按钮有：“查询”“重置”。点击“查询”，系统按当前输入条件返回符合条件的客户列表结果；点击“重置”，系统清空当前输入条件并恢复初始状态。</w:t>
      </w:r>
    </w:p>
    <w:p>
      <w:pPr>
        <w:spacing w:after="0" w:line="360" w:lineRule="auto"/>
        <w:jc w:val="left"/>
        <w:rPr>
          <w:rFonts w:ascii="仿宋" w:hAnsi="仿宋" w:eastAsia="仿宋"/>
          <w:color w:val="000000"/>
          <w:sz w:val="24"/>
        </w:rPr>
      </w:pPr>
      <w:r>
        <w:rPr>
          <w:rFonts w:hint="eastAsia" w:ascii="仿宋" w:hAnsi="仿宋" w:eastAsia="仿宋"/>
          <w:color w:val="000000"/>
          <w:sz w:val="24"/>
        </w:rPr>
        <w:t>3</w:t>
      </w:r>
      <w:r>
        <w:rPr>
          <w:rFonts w:ascii="仿宋" w:hAnsi="仿宋" w:eastAsia="仿宋"/>
          <w:color w:val="000000"/>
          <w:sz w:val="24"/>
        </w:rPr>
        <w:t xml:space="preserve">. </w:t>
      </w:r>
      <w:r>
        <w:rPr>
          <w:rFonts w:hint="eastAsia" w:ascii="仿宋" w:hAnsi="仿宋" w:eastAsia="仿宋"/>
          <w:color w:val="000000"/>
          <w:sz w:val="24"/>
        </w:rPr>
        <w:t>用户可在列表行内统一操作按钮区操作</w:t>
      </w:r>
    </w:p>
    <w:p>
      <w:pPr>
        <w:spacing w:after="0" w:line="360" w:lineRule="auto"/>
        <w:ind w:firstLine="480" w:firstLineChars="200"/>
        <w:jc w:val="left"/>
        <w:rPr>
          <w:rFonts w:ascii="仿宋" w:hAnsi="仿宋" w:eastAsia="仿宋"/>
          <w:color w:val="000000"/>
          <w:sz w:val="24"/>
        </w:rPr>
      </w:pPr>
      <w:r>
        <w:rPr>
          <w:rFonts w:ascii="仿宋" w:hAnsi="仿宋" w:eastAsia="仿宋"/>
          <w:color w:val="000000"/>
          <w:sz w:val="24"/>
        </w:rPr>
        <w:t>点击“签到”，</w:t>
      </w:r>
      <w:r>
        <w:rPr>
          <w:rFonts w:hint="eastAsia" w:ascii="仿宋" w:hAnsi="仿宋" w:eastAsia="仿宋"/>
          <w:color w:val="000000"/>
          <w:sz w:val="24"/>
        </w:rPr>
        <w:t>展示签到弹窗。详见“客户明细-签到”章节。</w:t>
      </w:r>
    </w:p>
    <w:p>
      <w:pPr>
        <w:spacing w:after="0" w:line="360" w:lineRule="auto"/>
        <w:ind w:firstLine="480" w:firstLineChars="200"/>
        <w:jc w:val="left"/>
      </w:pPr>
      <w:r>
        <w:rPr>
          <w:rFonts w:ascii="仿宋" w:hAnsi="仿宋" w:eastAsia="仿宋"/>
          <w:color w:val="000000"/>
          <w:sz w:val="24"/>
        </w:rPr>
        <w:t>点击“一键拨号”，</w:t>
      </w:r>
      <w:commentRangeStart w:id="19"/>
      <w:r>
        <w:rPr>
          <w:rFonts w:ascii="仿宋" w:hAnsi="仿宋" w:eastAsia="仿宋"/>
          <w:color w:val="000000"/>
          <w:sz w:val="24"/>
        </w:rPr>
        <w:t>系统按联系电话发起拨号</w:t>
      </w:r>
      <w:r>
        <w:rPr>
          <w:rFonts w:hint="eastAsia" w:ascii="仿宋" w:hAnsi="仿宋" w:eastAsia="仿宋"/>
          <w:color w:val="000000"/>
          <w:sz w:val="24"/>
        </w:rPr>
        <w:t>。</w:t>
      </w:r>
      <w:commentRangeEnd w:id="19"/>
      <w:r>
        <w:commentReference w:id="19"/>
      </w:r>
      <w:r>
        <w:rPr>
          <w:rFonts w:hint="eastAsia" w:ascii="仿宋" w:hAnsi="仿宋" w:eastAsia="仿宋"/>
          <w:color w:val="000000"/>
          <w:sz w:val="24"/>
        </w:rPr>
        <w:t>详见“客户明细-一键拨号”章节。</w:t>
      </w:r>
    </w:p>
    <w:p>
      <w:pPr>
        <w:spacing w:after="0" w:line="360" w:lineRule="auto"/>
        <w:jc w:val="left"/>
      </w:pPr>
      <w:r>
        <w:rPr>
          <w:rFonts w:ascii="仿宋" w:hAnsi="仿宋" w:eastAsia="仿宋"/>
          <w:b/>
          <w:color w:val="000000"/>
          <w:sz w:val="24"/>
        </w:rPr>
        <w:t>（二）规则与约束</w:t>
      </w:r>
    </w:p>
    <w:p>
      <w:pPr>
        <w:spacing w:after="0" w:line="360" w:lineRule="auto"/>
        <w:jc w:val="left"/>
      </w:pPr>
      <w:r>
        <w:rPr>
          <w:rFonts w:ascii="仿宋" w:hAnsi="仿宋" w:eastAsia="仿宋"/>
          <w:color w:val="000000"/>
          <w:sz w:val="24"/>
        </w:rPr>
        <w:t>1. 查询条件包括“核心客户号”“客户姓名”“客户类型（存量客户、潜在客户）”</w:t>
      </w:r>
      <w:r>
        <w:rPr>
          <w:rFonts w:hint="eastAsia" w:ascii="仿宋" w:hAnsi="仿宋" w:eastAsia="仿宋"/>
          <w:color w:val="000000"/>
          <w:sz w:val="24"/>
        </w:rPr>
        <w:t>“是否签到”</w:t>
      </w:r>
      <w:r>
        <w:rPr>
          <w:rFonts w:ascii="仿宋" w:hAnsi="仿宋" w:eastAsia="仿宋"/>
          <w:color w:val="000000"/>
          <w:sz w:val="24"/>
        </w:rPr>
        <w:t>。</w:t>
      </w:r>
    </w:p>
    <w:p>
      <w:pPr>
        <w:spacing w:after="0" w:line="360" w:lineRule="auto"/>
        <w:jc w:val="left"/>
      </w:pPr>
      <w:r>
        <w:rPr>
          <w:rFonts w:ascii="仿宋" w:hAnsi="仿宋" w:eastAsia="仿宋"/>
          <w:color w:val="000000"/>
          <w:sz w:val="24"/>
        </w:rPr>
        <w:t>2. 列表字段包括“核心客户号”“客户姓名”“客户类型”“</w:t>
      </w:r>
      <w:r>
        <w:rPr>
          <w:rFonts w:hint="eastAsia" w:ascii="仿宋" w:hAnsi="仿宋" w:eastAsia="仿宋"/>
          <w:color w:val="000000"/>
          <w:sz w:val="24"/>
        </w:rPr>
        <w:t>手机号码</w:t>
      </w:r>
      <w:r>
        <w:rPr>
          <w:rFonts w:ascii="仿宋" w:hAnsi="仿宋" w:eastAsia="仿宋"/>
          <w:color w:val="000000"/>
          <w:sz w:val="24"/>
        </w:rPr>
        <w:t>”</w:t>
      </w:r>
      <w:r>
        <w:rPr>
          <w:rFonts w:hint="eastAsia" w:ascii="仿宋" w:hAnsi="仿宋" w:eastAsia="仿宋"/>
          <w:color w:val="000000"/>
          <w:sz w:val="24"/>
        </w:rPr>
        <w:t>“是否签到”</w:t>
      </w:r>
      <w:r>
        <w:rPr>
          <w:rFonts w:ascii="仿宋" w:hAnsi="仿宋" w:eastAsia="仿宋"/>
          <w:color w:val="000000"/>
          <w:sz w:val="24"/>
        </w:rPr>
        <w:t>“操作（签到、一键拨号）”。</w:t>
      </w:r>
    </w:p>
    <w:p>
      <w:pPr>
        <w:spacing w:after="0" w:line="360" w:lineRule="auto"/>
        <w:jc w:val="left"/>
      </w:pPr>
      <w:r>
        <w:rPr>
          <w:rFonts w:ascii="仿宋" w:hAnsi="仿宋" w:eastAsia="仿宋"/>
          <w:color w:val="000000"/>
          <w:sz w:val="24"/>
        </w:rPr>
        <w:t>3. 存量客户点击后跳转客户360视图，潜在客户点击后跳转潜在视图。</w:t>
      </w:r>
    </w:p>
    <w:p>
      <w:pPr>
        <w:spacing w:after="0" w:line="360" w:lineRule="auto"/>
        <w:jc w:val="left"/>
        <w:rPr>
          <w:rFonts w:ascii="仿宋" w:hAnsi="仿宋" w:eastAsia="仿宋"/>
          <w:color w:val="000000"/>
          <w:sz w:val="24"/>
        </w:rPr>
      </w:pPr>
      <w:r>
        <w:rPr>
          <w:rFonts w:ascii="仿宋" w:hAnsi="仿宋" w:eastAsia="仿宋"/>
          <w:color w:val="000000"/>
          <w:sz w:val="24"/>
        </w:rPr>
        <w:t>4. 沙龙活动期间展示签到按钮，</w:t>
      </w:r>
      <w:r>
        <w:rPr>
          <w:rFonts w:hint="eastAsia" w:ascii="仿宋" w:hAnsi="仿宋" w:eastAsia="仿宋"/>
          <w:color w:val="000000"/>
          <w:sz w:val="24"/>
        </w:rPr>
        <w:t>可点击。过期后签到按钮置灰，不可点击。</w:t>
      </w:r>
    </w:p>
    <w:p>
      <w:pPr>
        <w:spacing w:after="0" w:line="360" w:lineRule="auto"/>
        <w:jc w:val="left"/>
        <w:rPr>
          <w:rFonts w:eastAsia="仿宋"/>
        </w:rPr>
      </w:pPr>
      <w:r>
        <w:rPr>
          <w:rFonts w:hint="eastAsia" w:ascii="仿宋" w:hAnsi="仿宋" w:eastAsia="仿宋"/>
          <w:color w:val="000000"/>
          <w:sz w:val="24"/>
        </w:rPr>
        <w:t>5. 沙龙活动期间展示一键</w:t>
      </w:r>
      <w:r>
        <w:rPr>
          <w:rFonts w:ascii="仿宋" w:hAnsi="仿宋" w:eastAsia="仿宋"/>
          <w:color w:val="000000"/>
          <w:sz w:val="24"/>
        </w:rPr>
        <w:t>拨号</w:t>
      </w:r>
      <w:r>
        <w:rPr>
          <w:rFonts w:hint="eastAsia" w:ascii="仿宋" w:hAnsi="仿宋" w:eastAsia="仿宋"/>
          <w:color w:val="000000"/>
          <w:sz w:val="24"/>
        </w:rPr>
        <w:t>按钮，可点击</w:t>
      </w:r>
      <w:r>
        <w:rPr>
          <w:rFonts w:ascii="仿宋" w:hAnsi="仿宋" w:eastAsia="仿宋"/>
          <w:color w:val="000000"/>
          <w:sz w:val="24"/>
        </w:rPr>
        <w:t>。</w:t>
      </w:r>
      <w:r>
        <w:rPr>
          <w:rFonts w:hint="eastAsia" w:ascii="仿宋" w:hAnsi="仿宋" w:eastAsia="仿宋"/>
          <w:color w:val="000000"/>
          <w:sz w:val="24"/>
        </w:rPr>
        <w:t>过期后一键拨号按钮置灰，不可点击。</w:t>
      </w:r>
    </w:p>
    <w:p>
      <w:pPr>
        <w:spacing w:after="0" w:line="360" w:lineRule="auto"/>
        <w:jc w:val="left"/>
        <w:rPr>
          <w:rFonts w:ascii="仿宋" w:hAnsi="仿宋" w:eastAsia="仿宋"/>
          <w:color w:val="000000"/>
          <w:sz w:val="24"/>
        </w:rPr>
      </w:pPr>
      <w:r>
        <w:rPr>
          <w:rFonts w:hint="eastAsia" w:ascii="仿宋" w:hAnsi="仿宋" w:eastAsia="仿宋"/>
          <w:color w:val="000000"/>
          <w:sz w:val="24"/>
        </w:rPr>
        <w:t>6</w:t>
      </w:r>
      <w:r>
        <w:rPr>
          <w:rFonts w:ascii="仿宋" w:hAnsi="仿宋" w:eastAsia="仿宋"/>
          <w:color w:val="000000"/>
          <w:sz w:val="24"/>
        </w:rPr>
        <w:t>. 联系电话属于客户敏感信息时，应按系统敏感信息展示规范处理；如需脱敏，应明确脱敏规则。</w:t>
      </w:r>
    </w:p>
    <w:p>
      <w:pPr>
        <w:spacing w:after="0" w:line="360" w:lineRule="auto"/>
        <w:jc w:val="left"/>
        <w:rPr>
          <w:rFonts w:ascii="仿宋" w:hAnsi="仿宋" w:eastAsia="仿宋"/>
          <w:color w:val="000000"/>
          <w:sz w:val="24"/>
        </w:rPr>
      </w:pPr>
      <w:r>
        <w:rPr>
          <w:rFonts w:hint="eastAsia" w:ascii="仿宋" w:hAnsi="仿宋" w:eastAsia="仿宋"/>
          <w:color w:val="000000"/>
          <w:sz w:val="24"/>
        </w:rPr>
        <w:t>7. 列表默认按导入参与人名单内的顺序排序。</w:t>
      </w:r>
    </w:p>
    <w:p>
      <w:pPr>
        <w:spacing w:after="0" w:line="360" w:lineRule="auto"/>
        <w:jc w:val="left"/>
      </w:pPr>
      <w:r>
        <w:rPr>
          <w:rFonts w:ascii="仿宋" w:hAnsi="仿宋" w:eastAsia="仿宋"/>
          <w:b/>
          <w:color w:val="000000"/>
          <w:sz w:val="24"/>
        </w:rPr>
        <w:t>（三）权限说明</w:t>
      </w:r>
    </w:p>
    <w:p>
      <w:pPr>
        <w:spacing w:after="0" w:line="360" w:lineRule="auto"/>
        <w:jc w:val="left"/>
      </w:pPr>
      <w:r>
        <w:rPr>
          <w:rFonts w:ascii="仿宋" w:hAnsi="仿宋" w:eastAsia="仿宋"/>
          <w:color w:val="000000"/>
          <w:sz w:val="24"/>
        </w:rPr>
        <w:t>1. 用户查看</w:t>
      </w:r>
      <w:r>
        <w:rPr>
          <w:rFonts w:hint="eastAsia" w:ascii="仿宋" w:hAnsi="仿宋" w:eastAsia="仿宋"/>
          <w:color w:val="000000"/>
          <w:sz w:val="24"/>
        </w:rPr>
        <w:t>本人创建的沙龙</w:t>
      </w:r>
      <w:r>
        <w:rPr>
          <w:rFonts w:ascii="仿宋" w:hAnsi="仿宋" w:eastAsia="仿宋"/>
          <w:color w:val="000000"/>
          <w:sz w:val="24"/>
        </w:rPr>
        <w:t>活动</w:t>
      </w:r>
      <w:r>
        <w:rPr>
          <w:rFonts w:hint="eastAsia" w:ascii="仿宋" w:hAnsi="仿宋" w:eastAsia="仿宋"/>
          <w:color w:val="000000"/>
          <w:sz w:val="24"/>
        </w:rPr>
        <w:t>视图</w:t>
      </w:r>
      <w:r>
        <w:rPr>
          <w:rFonts w:ascii="仿宋" w:hAnsi="仿宋" w:eastAsia="仿宋"/>
          <w:color w:val="000000"/>
          <w:sz w:val="24"/>
        </w:rPr>
        <w:t>客户明细。</w:t>
      </w:r>
    </w:p>
    <w:p>
      <w:pPr>
        <w:spacing w:line="360" w:lineRule="auto"/>
      </w:pPr>
      <w:r>
        <w:rPr>
          <w:rFonts w:ascii="仿宋" w:hAnsi="仿宋" w:eastAsia="仿宋"/>
          <w:color w:val="000000"/>
          <w:sz w:val="24"/>
        </w:rPr>
        <w:t xml:space="preserve">2. </w:t>
      </w:r>
      <w:r>
        <w:rPr>
          <w:rFonts w:hint="eastAsia" w:ascii="仿宋" w:hAnsi="仿宋" w:eastAsia="仿宋"/>
          <w:color w:val="000000"/>
          <w:sz w:val="24"/>
        </w:rPr>
        <w:t>用户本人创建的沙龙活动</w:t>
      </w:r>
      <w:r>
        <w:rPr>
          <w:rFonts w:ascii="仿宋" w:hAnsi="仿宋" w:eastAsia="仿宋"/>
          <w:color w:val="000000"/>
          <w:sz w:val="24"/>
        </w:rPr>
        <w:t>可执行签到和一键拨号操作。</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p>
      <w:pPr>
        <w:spacing w:after="0" w:line="360" w:lineRule="auto"/>
        <w:jc w:val="left"/>
      </w:pPr>
      <w:r>
        <w:rPr>
          <w:rFonts w:ascii="仿宋" w:hAnsi="仿宋" w:eastAsia="仿宋"/>
          <w:b/>
          <w:color w:val="000000"/>
          <w:sz w:val="24"/>
        </w:rPr>
        <w:t>Tab页名称：客户明细</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3"/>
        <w:gridCol w:w="3118"/>
        <w:gridCol w:w="1526"/>
        <w:gridCol w:w="2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b/>
                <w:color w:val="000000"/>
                <w:sz w:val="24"/>
              </w:rPr>
              <w:t>要素名称</w:t>
            </w:r>
          </w:p>
        </w:tc>
        <w:tc>
          <w:tcPr>
            <w:tcW w:w="3118" w:type="dxa"/>
          </w:tcPr>
          <w:p>
            <w:pPr>
              <w:spacing w:after="0" w:line="360" w:lineRule="auto"/>
            </w:pPr>
            <w:r>
              <w:rPr>
                <w:rFonts w:ascii="仿宋" w:hAnsi="仿宋" w:eastAsia="仿宋"/>
                <w:b/>
                <w:color w:val="000000"/>
                <w:sz w:val="24"/>
              </w:rPr>
              <w:t>约束及校验规则</w:t>
            </w:r>
          </w:p>
        </w:tc>
        <w:tc>
          <w:tcPr>
            <w:tcW w:w="1526" w:type="dxa"/>
          </w:tcPr>
          <w:p>
            <w:pPr>
              <w:spacing w:after="0" w:line="360" w:lineRule="auto"/>
            </w:pPr>
            <w:r>
              <w:rPr>
                <w:rFonts w:ascii="仿宋" w:hAnsi="仿宋" w:eastAsia="仿宋"/>
                <w:b/>
                <w:color w:val="000000"/>
                <w:sz w:val="24"/>
              </w:rPr>
              <w:t>数据类型</w:t>
            </w:r>
          </w:p>
        </w:tc>
        <w:tc>
          <w:tcPr>
            <w:tcW w:w="2403"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核心客户号</w:t>
            </w:r>
          </w:p>
        </w:tc>
        <w:tc>
          <w:tcPr>
            <w:tcW w:w="3118" w:type="dxa"/>
          </w:tcPr>
          <w:p>
            <w:pPr>
              <w:spacing w:after="0" w:line="360" w:lineRule="auto"/>
            </w:pPr>
            <w:r>
              <w:rPr>
                <w:rFonts w:hint="eastAsia" w:ascii="仿宋" w:hAnsi="仿宋" w:eastAsia="仿宋"/>
                <w:color w:val="000000"/>
                <w:sz w:val="24"/>
              </w:rPr>
              <w:t>反显；</w:t>
            </w:r>
            <w:r>
              <w:rPr>
                <w:rFonts w:ascii="仿宋" w:hAnsi="仿宋" w:eastAsia="仿宋"/>
                <w:color w:val="000000"/>
                <w:sz w:val="24"/>
              </w:rPr>
              <w:t>潜在客户可为空</w:t>
            </w:r>
          </w:p>
        </w:tc>
        <w:tc>
          <w:tcPr>
            <w:tcW w:w="1526" w:type="dxa"/>
          </w:tcPr>
          <w:p>
            <w:pPr>
              <w:spacing w:after="0" w:line="360" w:lineRule="auto"/>
            </w:pPr>
            <w:r>
              <w:rPr>
                <w:rFonts w:ascii="仿宋" w:hAnsi="仿宋" w:eastAsia="仿宋"/>
                <w:color w:val="000000"/>
                <w:sz w:val="24"/>
              </w:rPr>
              <w:t>文本</w:t>
            </w:r>
          </w:p>
        </w:tc>
        <w:tc>
          <w:tcPr>
            <w:tcW w:w="2403" w:type="dxa"/>
          </w:tcPr>
          <w:p>
            <w:pPr>
              <w:spacing w:after="0" w:line="360" w:lineRule="auto"/>
              <w:rPr>
                <w:rFonts w:eastAsia="仿宋"/>
              </w:rPr>
            </w:pPr>
            <w:r>
              <w:rPr>
                <w:rFonts w:ascii="仿宋" w:hAnsi="仿宋" w:eastAsia="仿宋"/>
                <w:color w:val="000000"/>
                <w:sz w:val="24"/>
              </w:rPr>
              <w:t>客户明细列表</w:t>
            </w:r>
            <w:r>
              <w:rPr>
                <w:rFonts w:hint="eastAsia" w:ascii="仿宋" w:hAnsi="仿宋" w:eastAsia="仿宋"/>
                <w:color w:val="000000"/>
                <w:sz w:val="24"/>
              </w:rPr>
              <w:t>展示字段，</w:t>
            </w:r>
            <w:r>
              <w:rPr>
                <w:rFonts w:ascii="仿宋" w:hAnsi="仿宋" w:eastAsia="仿宋"/>
                <w:color w:val="000000"/>
                <w:sz w:val="24"/>
              </w:rPr>
              <w:t>展示</w:t>
            </w:r>
            <w:r>
              <w:rPr>
                <w:rFonts w:hint="eastAsia" w:ascii="仿宋" w:hAnsi="仿宋" w:eastAsia="仿宋"/>
                <w:color w:val="000000"/>
                <w:sz w:val="24"/>
              </w:rPr>
              <w:t>客户唯一识别编号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客户姓名</w:t>
            </w:r>
          </w:p>
        </w:tc>
        <w:tc>
          <w:tcPr>
            <w:tcW w:w="3118" w:type="dxa"/>
          </w:tcPr>
          <w:p>
            <w:pPr>
              <w:spacing w:after="0" w:line="360" w:lineRule="auto"/>
            </w:pPr>
            <w:r>
              <w:rPr>
                <w:rFonts w:hint="eastAsia" w:ascii="仿宋" w:hAnsi="仿宋" w:eastAsia="仿宋"/>
                <w:color w:val="000000"/>
                <w:sz w:val="24"/>
              </w:rPr>
              <w:t>反显</w:t>
            </w:r>
          </w:p>
        </w:tc>
        <w:tc>
          <w:tcPr>
            <w:tcW w:w="1526" w:type="dxa"/>
          </w:tcPr>
          <w:p>
            <w:pPr>
              <w:spacing w:after="0" w:line="360" w:lineRule="auto"/>
            </w:pPr>
            <w:r>
              <w:rPr>
                <w:rFonts w:ascii="仿宋" w:hAnsi="仿宋" w:eastAsia="仿宋"/>
                <w:color w:val="000000"/>
                <w:sz w:val="24"/>
              </w:rPr>
              <w:t>文本</w:t>
            </w:r>
          </w:p>
        </w:tc>
        <w:tc>
          <w:tcPr>
            <w:tcW w:w="2403" w:type="dxa"/>
          </w:tcPr>
          <w:p>
            <w:pPr>
              <w:spacing w:after="0" w:line="360" w:lineRule="auto"/>
              <w:rPr>
                <w:rFonts w:eastAsia="仿宋"/>
              </w:rPr>
            </w:pPr>
            <w:r>
              <w:rPr>
                <w:rFonts w:ascii="仿宋" w:hAnsi="仿宋" w:eastAsia="仿宋"/>
                <w:color w:val="000000"/>
                <w:sz w:val="24"/>
              </w:rPr>
              <w:t>客户明细列表展示字段</w:t>
            </w:r>
            <w:r>
              <w:rPr>
                <w:rFonts w:hint="eastAsia" w:ascii="仿宋" w:hAnsi="仿宋" w:eastAsia="仿宋"/>
                <w:color w:val="000000"/>
                <w:sz w:val="24"/>
              </w:rPr>
              <w:t>，点击客户姓名跳转至客户视图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客户类型</w:t>
            </w:r>
          </w:p>
        </w:tc>
        <w:tc>
          <w:tcPr>
            <w:tcW w:w="3118" w:type="dxa"/>
          </w:tcPr>
          <w:p>
            <w:pPr>
              <w:spacing w:after="0" w:line="360" w:lineRule="auto"/>
            </w:pPr>
            <w:r>
              <w:rPr>
                <w:rFonts w:hint="eastAsia" w:ascii="仿宋" w:hAnsi="仿宋" w:eastAsia="仿宋"/>
                <w:color w:val="000000"/>
                <w:sz w:val="24"/>
              </w:rPr>
              <w:t>反显；枚举值：</w:t>
            </w:r>
            <w:r>
              <w:rPr>
                <w:rFonts w:ascii="仿宋" w:hAnsi="仿宋" w:eastAsia="仿宋"/>
                <w:color w:val="000000"/>
                <w:sz w:val="24"/>
              </w:rPr>
              <w:t>“存量客户”“潜在客户”</w:t>
            </w:r>
          </w:p>
        </w:tc>
        <w:tc>
          <w:tcPr>
            <w:tcW w:w="1526" w:type="dxa"/>
          </w:tcPr>
          <w:p>
            <w:pPr>
              <w:spacing w:after="0" w:line="360" w:lineRule="auto"/>
            </w:pPr>
            <w:r>
              <w:rPr>
                <w:rFonts w:ascii="仿宋" w:hAnsi="仿宋" w:eastAsia="仿宋"/>
                <w:color w:val="000000"/>
                <w:sz w:val="24"/>
              </w:rPr>
              <w:t>文本</w:t>
            </w:r>
          </w:p>
        </w:tc>
        <w:tc>
          <w:tcPr>
            <w:tcW w:w="2403" w:type="dxa"/>
          </w:tcPr>
          <w:p>
            <w:pPr>
              <w:spacing w:after="0" w:line="360" w:lineRule="auto"/>
            </w:pPr>
            <w:r>
              <w:rPr>
                <w:rFonts w:ascii="仿宋" w:hAnsi="仿宋" w:eastAsia="仿宋"/>
                <w:color w:val="000000"/>
                <w:sz w:val="24"/>
              </w:rPr>
              <w:t>客户明细列表展示字段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联系电话</w:t>
            </w:r>
          </w:p>
        </w:tc>
        <w:tc>
          <w:tcPr>
            <w:tcW w:w="3118" w:type="dxa"/>
          </w:tcPr>
          <w:p>
            <w:pPr>
              <w:spacing w:after="0" w:line="360" w:lineRule="auto"/>
            </w:pPr>
            <w:r>
              <w:rPr>
                <w:rFonts w:hint="eastAsia" w:ascii="仿宋" w:hAnsi="仿宋" w:eastAsia="仿宋"/>
                <w:color w:val="000000"/>
                <w:sz w:val="24"/>
              </w:rPr>
              <w:t>反显；脱敏显示，</w:t>
            </w:r>
            <w:r>
              <w:rPr>
                <w:rFonts w:ascii="仿宋" w:hAnsi="仿宋" w:eastAsia="仿宋"/>
                <w:color w:val="000000"/>
                <w:sz w:val="24"/>
              </w:rPr>
              <w:t>保留前3位和后4位，中间4位掩码，如 138****1234</w:t>
            </w:r>
          </w:p>
        </w:tc>
        <w:tc>
          <w:tcPr>
            <w:tcW w:w="1526" w:type="dxa"/>
          </w:tcPr>
          <w:p>
            <w:pPr>
              <w:spacing w:after="0" w:line="360" w:lineRule="auto"/>
            </w:pPr>
            <w:r>
              <w:rPr>
                <w:rFonts w:ascii="仿宋" w:hAnsi="仿宋" w:eastAsia="仿宋"/>
                <w:color w:val="000000"/>
                <w:sz w:val="24"/>
              </w:rPr>
              <w:t>文本</w:t>
            </w:r>
          </w:p>
        </w:tc>
        <w:tc>
          <w:tcPr>
            <w:tcW w:w="2403" w:type="dxa"/>
          </w:tcPr>
          <w:p>
            <w:pPr>
              <w:spacing w:after="0" w:line="360" w:lineRule="auto"/>
              <w:rPr>
                <w:rFonts w:eastAsia="仿宋"/>
              </w:rPr>
            </w:pPr>
            <w:r>
              <w:rPr>
                <w:rFonts w:ascii="仿宋" w:hAnsi="仿宋" w:eastAsia="仿宋"/>
                <w:color w:val="000000"/>
                <w:sz w:val="24"/>
              </w:rPr>
              <w:t>客户明细列表展示字段</w:t>
            </w:r>
            <w:r>
              <w:rPr>
                <w:rFonts w:hint="eastAsia" w:ascii="仿宋" w:hAnsi="仿宋" w:eastAsia="仿宋"/>
                <w:color w:val="000000"/>
                <w:sz w:val="24"/>
              </w:rPr>
              <w:t>，</w:t>
            </w:r>
            <w:r>
              <w:rPr>
                <w:rFonts w:ascii="仿宋" w:hAnsi="仿宋" w:eastAsia="仿宋"/>
                <w:color w:val="000000"/>
                <w:sz w:val="24"/>
              </w:rPr>
              <w:t>按数据安全要求脱敏展示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签到</w:t>
            </w:r>
          </w:p>
        </w:tc>
        <w:tc>
          <w:tcPr>
            <w:tcW w:w="3118" w:type="dxa"/>
            <w:shd w:val="clear" w:color="auto" w:fill="auto"/>
          </w:tcPr>
          <w:p>
            <w:pPr>
              <w:spacing w:after="0" w:line="360" w:lineRule="auto"/>
            </w:pPr>
            <w:r>
              <w:rPr>
                <w:rFonts w:ascii="仿宋" w:hAnsi="仿宋" w:eastAsia="仿宋"/>
                <w:color w:val="000000"/>
                <w:sz w:val="24"/>
              </w:rPr>
              <w:t>点击后记录客户签到结果</w:t>
            </w:r>
          </w:p>
        </w:tc>
        <w:tc>
          <w:tcPr>
            <w:tcW w:w="1526" w:type="dxa"/>
            <w:shd w:val="clear" w:color="auto" w:fill="auto"/>
          </w:tcPr>
          <w:p>
            <w:pPr>
              <w:spacing w:after="0" w:line="360" w:lineRule="auto"/>
            </w:pPr>
            <w:r>
              <w:rPr>
                <w:rFonts w:ascii="仿宋" w:hAnsi="仿宋" w:eastAsia="仿宋"/>
                <w:color w:val="000000"/>
                <w:sz w:val="24"/>
              </w:rPr>
              <w:t>按钮</w:t>
            </w:r>
          </w:p>
        </w:tc>
        <w:tc>
          <w:tcPr>
            <w:tcW w:w="2403" w:type="dxa"/>
            <w:shd w:val="clear" w:color="auto" w:fill="auto"/>
          </w:tcPr>
          <w:p>
            <w:pPr>
              <w:spacing w:after="0" w:line="360" w:lineRule="auto"/>
            </w:pPr>
            <w:r>
              <w:rPr>
                <w:rFonts w:ascii="仿宋" w:hAnsi="仿宋" w:eastAsia="仿宋"/>
                <w:color w:val="000000"/>
                <w:sz w:val="24"/>
              </w:rPr>
              <w:t>列表行内统一操作按钮区操作按钮</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4"/>
        </w:numPr>
        <w:spacing w:line="360" w:lineRule="auto"/>
        <w:rPr>
          <w:rFonts w:ascii="仿宋" w:hAnsi="仿宋" w:eastAsia="仿宋"/>
          <w:b w:val="0"/>
          <w:bCs w:val="0"/>
        </w:rPr>
      </w:pPr>
      <w:r>
        <w:rPr>
          <w:rFonts w:hint="eastAsia" w:ascii="仿宋" w:hAnsi="仿宋" w:eastAsia="仿宋"/>
        </w:rPr>
        <w:t>沙龙活动管理-活动视图-客户明细-签到</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pPr>
      <w:r>
        <w:rPr>
          <w:rFonts w:ascii="仿宋" w:hAnsi="仿宋" w:eastAsia="仿宋"/>
          <w:color w:val="000000"/>
          <w:sz w:val="24"/>
        </w:rPr>
        <w:t>支持用户在活动客户明细中对到场客户执行签到，形成活动实际到场记录。</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after="0" w:line="360" w:lineRule="auto"/>
        <w:jc w:val="left"/>
      </w:pPr>
      <w:r>
        <w:rPr>
          <w:rFonts w:ascii="仿宋" w:hAnsi="仿宋" w:eastAsia="仿宋"/>
          <w:color w:val="000000"/>
          <w:sz w:val="24"/>
        </w:rPr>
        <w:t>用户在客户明细列表行内点击“签到”后，系统对目标客户执行签到处理。</w:t>
      </w:r>
    </w:p>
    <w:p>
      <w:pPr>
        <w:spacing w:after="0" w:line="360" w:lineRule="auto"/>
        <w:jc w:val="left"/>
      </w:pPr>
      <w:r>
        <w:rPr>
          <w:rFonts w:ascii="仿宋" w:hAnsi="仿宋" w:eastAsia="仿宋"/>
          <w:b/>
          <w:color w:val="000000"/>
          <w:sz w:val="24"/>
        </w:rPr>
        <w:t>Tab页名称：客户明细</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0"/>
        <w:gridCol w:w="3097"/>
        <w:gridCol w:w="1531"/>
        <w:gridCol w:w="2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0" w:type="dxa"/>
          </w:tcPr>
          <w:p>
            <w:pPr>
              <w:spacing w:after="0" w:line="360" w:lineRule="auto"/>
            </w:pPr>
            <w:r>
              <w:rPr>
                <w:rFonts w:ascii="仿宋" w:hAnsi="仿宋" w:eastAsia="仿宋"/>
                <w:b/>
                <w:color w:val="000000"/>
                <w:sz w:val="24"/>
              </w:rPr>
              <w:t>要素名称</w:t>
            </w:r>
          </w:p>
        </w:tc>
        <w:tc>
          <w:tcPr>
            <w:tcW w:w="3097" w:type="dxa"/>
          </w:tcPr>
          <w:p>
            <w:pPr>
              <w:spacing w:after="0" w:line="360" w:lineRule="auto"/>
            </w:pPr>
            <w:r>
              <w:rPr>
                <w:rFonts w:ascii="仿宋" w:hAnsi="仿宋" w:eastAsia="仿宋"/>
                <w:b/>
                <w:color w:val="000000"/>
                <w:sz w:val="24"/>
              </w:rPr>
              <w:t>约束及校验规则</w:t>
            </w:r>
          </w:p>
        </w:tc>
        <w:tc>
          <w:tcPr>
            <w:tcW w:w="1531" w:type="dxa"/>
          </w:tcPr>
          <w:p>
            <w:pPr>
              <w:spacing w:after="0" w:line="360" w:lineRule="auto"/>
            </w:pPr>
            <w:r>
              <w:rPr>
                <w:rFonts w:ascii="仿宋" w:hAnsi="仿宋" w:eastAsia="仿宋"/>
                <w:b/>
                <w:color w:val="000000"/>
                <w:sz w:val="24"/>
              </w:rPr>
              <w:t>数据类型</w:t>
            </w:r>
          </w:p>
        </w:tc>
        <w:tc>
          <w:tcPr>
            <w:tcW w:w="2412"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20" w:type="dxa"/>
          </w:tcPr>
          <w:p>
            <w:pPr>
              <w:spacing w:after="0" w:line="360" w:lineRule="auto"/>
            </w:pPr>
            <w:r>
              <w:rPr>
                <w:rFonts w:ascii="仿宋" w:hAnsi="仿宋" w:eastAsia="仿宋"/>
                <w:color w:val="000000"/>
                <w:sz w:val="24"/>
              </w:rPr>
              <w:t>签到</w:t>
            </w:r>
          </w:p>
        </w:tc>
        <w:tc>
          <w:tcPr>
            <w:tcW w:w="3097" w:type="dxa"/>
          </w:tcPr>
          <w:p>
            <w:pPr>
              <w:spacing w:after="0" w:line="360" w:lineRule="auto"/>
            </w:pPr>
            <w:r>
              <w:rPr>
                <w:rFonts w:ascii="仿宋" w:hAnsi="仿宋" w:eastAsia="仿宋"/>
                <w:color w:val="000000"/>
                <w:sz w:val="24"/>
              </w:rPr>
              <w:t>仅支持当天进行签到</w:t>
            </w:r>
          </w:p>
        </w:tc>
        <w:tc>
          <w:tcPr>
            <w:tcW w:w="1531" w:type="dxa"/>
          </w:tcPr>
          <w:p>
            <w:pPr>
              <w:spacing w:after="0" w:line="360" w:lineRule="auto"/>
            </w:pPr>
            <w:r>
              <w:rPr>
                <w:rFonts w:ascii="仿宋" w:hAnsi="仿宋" w:eastAsia="仿宋"/>
                <w:color w:val="000000"/>
                <w:sz w:val="24"/>
              </w:rPr>
              <w:t>按钮</w:t>
            </w:r>
          </w:p>
        </w:tc>
        <w:tc>
          <w:tcPr>
            <w:tcW w:w="2412" w:type="dxa"/>
          </w:tcPr>
          <w:p>
            <w:pPr>
              <w:spacing w:after="0" w:line="360" w:lineRule="auto"/>
            </w:pPr>
            <w:r>
              <w:rPr>
                <w:rFonts w:ascii="仿宋" w:hAnsi="仿宋" w:eastAsia="仿宋"/>
                <w:color w:val="000000"/>
                <w:sz w:val="24"/>
              </w:rPr>
              <w:t>列表行内统一操作按钮区操作按钮</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jc w:val="left"/>
      </w:pPr>
      <w:r>
        <w:rPr>
          <w:rFonts w:ascii="仿宋" w:hAnsi="仿宋" w:eastAsia="仿宋"/>
          <w:b/>
          <w:color w:val="000000"/>
          <w:sz w:val="24"/>
        </w:rPr>
        <w:t>（一）操作说明</w:t>
      </w:r>
    </w:p>
    <w:p>
      <w:pPr>
        <w:spacing w:after="0" w:line="360" w:lineRule="auto"/>
        <w:jc w:val="left"/>
      </w:pPr>
      <w:r>
        <w:rPr>
          <w:rFonts w:ascii="仿宋" w:hAnsi="仿宋" w:eastAsia="仿宋"/>
          <w:color w:val="000000"/>
          <w:sz w:val="24"/>
        </w:rPr>
        <w:t>1. 用户在客户明细列表行内统一操作按钮区点击“签到”，</w:t>
      </w:r>
      <w:r>
        <w:rPr>
          <w:rFonts w:hint="eastAsia" w:ascii="仿宋" w:hAnsi="仿宋" w:eastAsia="仿宋"/>
          <w:color w:val="000000"/>
          <w:sz w:val="24"/>
        </w:rPr>
        <w:t>点击确定后</w:t>
      </w:r>
      <w:r>
        <w:rPr>
          <w:rFonts w:ascii="仿宋" w:hAnsi="仿宋" w:eastAsia="仿宋"/>
          <w:color w:val="000000"/>
          <w:sz w:val="24"/>
        </w:rPr>
        <w:t>系统记录客户签到结果</w:t>
      </w:r>
      <w:r>
        <w:rPr>
          <w:rFonts w:hint="eastAsia" w:ascii="仿宋" w:hAnsi="仿宋" w:eastAsia="仿宋"/>
          <w:color w:val="000000"/>
          <w:sz w:val="24"/>
        </w:rPr>
        <w:t>。</w:t>
      </w:r>
    </w:p>
    <w:p>
      <w:pPr>
        <w:spacing w:after="0" w:line="360" w:lineRule="auto"/>
        <w:jc w:val="left"/>
      </w:pPr>
      <w:r>
        <w:rPr>
          <w:rFonts w:ascii="仿宋" w:hAnsi="仿宋" w:eastAsia="仿宋"/>
          <w:b/>
          <w:color w:val="000000"/>
          <w:sz w:val="24"/>
        </w:rPr>
        <w:t>（二）规则与约束</w:t>
      </w:r>
    </w:p>
    <w:p>
      <w:pPr>
        <w:spacing w:after="0" w:line="360" w:lineRule="auto"/>
        <w:jc w:val="left"/>
        <w:rPr>
          <w:rFonts w:ascii="仿宋" w:hAnsi="仿宋" w:eastAsia="仿宋"/>
          <w:color w:val="000000"/>
          <w:sz w:val="24"/>
        </w:rPr>
      </w:pPr>
      <w:r>
        <w:rPr>
          <w:rFonts w:ascii="仿宋" w:hAnsi="仿宋" w:eastAsia="仿宋"/>
          <w:color w:val="000000"/>
          <w:sz w:val="24"/>
        </w:rPr>
        <w:t>1. 仅支持</w:t>
      </w:r>
      <w:r>
        <w:rPr>
          <w:rFonts w:hint="eastAsia" w:ascii="仿宋" w:hAnsi="仿宋" w:eastAsia="仿宋"/>
          <w:color w:val="000000"/>
          <w:sz w:val="24"/>
        </w:rPr>
        <w:t>活动</w:t>
      </w:r>
      <w:r>
        <w:rPr>
          <w:rFonts w:ascii="仿宋" w:hAnsi="仿宋" w:eastAsia="仿宋"/>
          <w:color w:val="000000"/>
          <w:sz w:val="24"/>
        </w:rPr>
        <w:t>当天进行签到，T+1日不允许签到。</w:t>
      </w:r>
    </w:p>
    <w:p>
      <w:pPr>
        <w:spacing w:after="0" w:line="360" w:lineRule="auto"/>
        <w:jc w:val="left"/>
        <w:rPr>
          <w:rFonts w:ascii="仿宋" w:hAnsi="仿宋" w:eastAsia="仿宋"/>
          <w:color w:val="000000"/>
          <w:sz w:val="24"/>
        </w:rPr>
      </w:pPr>
      <w:r>
        <w:rPr>
          <w:rFonts w:hint="eastAsia" w:ascii="仿宋" w:hAnsi="仿宋" w:eastAsia="仿宋"/>
          <w:color w:val="000000"/>
          <w:sz w:val="24"/>
        </w:rPr>
        <w:t>2. 已签到客户，签到按钮置灰，不可点击。</w:t>
      </w:r>
    </w:p>
    <w:p>
      <w:pPr>
        <w:spacing w:after="0" w:line="360" w:lineRule="auto"/>
        <w:jc w:val="left"/>
      </w:pPr>
      <w:r>
        <w:rPr>
          <w:rFonts w:ascii="仿宋" w:hAnsi="仿宋" w:eastAsia="仿宋"/>
          <w:b/>
          <w:color w:val="000000"/>
          <w:sz w:val="24"/>
        </w:rPr>
        <w:t>（三）权限说明</w:t>
      </w:r>
    </w:p>
    <w:p>
      <w:pPr>
        <w:spacing w:after="0" w:line="360" w:lineRule="auto"/>
        <w:jc w:val="left"/>
      </w:pPr>
      <w:r>
        <w:rPr>
          <w:rFonts w:ascii="仿宋" w:hAnsi="仿宋" w:eastAsia="仿宋"/>
          <w:color w:val="000000"/>
          <w:sz w:val="24"/>
        </w:rPr>
        <w:t xml:space="preserve">1. </w:t>
      </w:r>
      <w:r>
        <w:rPr>
          <w:rFonts w:hint="eastAsia" w:ascii="仿宋" w:hAnsi="仿宋" w:eastAsia="仿宋"/>
          <w:color w:val="000000"/>
          <w:sz w:val="24"/>
        </w:rPr>
        <w:t>用户可为本人创建的沙龙活动参与人代</w:t>
      </w:r>
      <w:r>
        <w:rPr>
          <w:rFonts w:ascii="仿宋" w:hAnsi="仿宋" w:eastAsia="仿宋"/>
          <w:color w:val="000000"/>
          <w:sz w:val="24"/>
        </w:rPr>
        <w:t>签。</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p>
      <w:pPr>
        <w:spacing w:after="0" w:line="360" w:lineRule="auto"/>
        <w:jc w:val="left"/>
      </w:pPr>
      <w:r>
        <w:rPr>
          <w:rFonts w:ascii="仿宋" w:hAnsi="仿宋" w:eastAsia="仿宋"/>
          <w:b/>
          <w:color w:val="000000"/>
          <w:sz w:val="24"/>
        </w:rPr>
        <w:t>Tab页名称：客户明细</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3"/>
        <w:gridCol w:w="3118"/>
        <w:gridCol w:w="1526"/>
        <w:gridCol w:w="2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b/>
                <w:color w:val="000000"/>
                <w:sz w:val="24"/>
              </w:rPr>
              <w:t>要素名称</w:t>
            </w:r>
          </w:p>
        </w:tc>
        <w:tc>
          <w:tcPr>
            <w:tcW w:w="3118" w:type="dxa"/>
          </w:tcPr>
          <w:p>
            <w:pPr>
              <w:spacing w:after="0" w:line="360" w:lineRule="auto"/>
            </w:pPr>
            <w:r>
              <w:rPr>
                <w:rFonts w:ascii="仿宋" w:hAnsi="仿宋" w:eastAsia="仿宋"/>
                <w:b/>
                <w:color w:val="000000"/>
                <w:sz w:val="24"/>
              </w:rPr>
              <w:t>约束及校验规则</w:t>
            </w:r>
          </w:p>
        </w:tc>
        <w:tc>
          <w:tcPr>
            <w:tcW w:w="1526" w:type="dxa"/>
          </w:tcPr>
          <w:p>
            <w:pPr>
              <w:spacing w:after="0" w:line="360" w:lineRule="auto"/>
            </w:pPr>
            <w:r>
              <w:rPr>
                <w:rFonts w:ascii="仿宋" w:hAnsi="仿宋" w:eastAsia="仿宋"/>
                <w:b/>
                <w:color w:val="000000"/>
                <w:sz w:val="24"/>
              </w:rPr>
              <w:t>数据类型</w:t>
            </w:r>
          </w:p>
        </w:tc>
        <w:tc>
          <w:tcPr>
            <w:tcW w:w="2403"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签到结果提示</w:t>
            </w:r>
          </w:p>
        </w:tc>
        <w:tc>
          <w:tcPr>
            <w:tcW w:w="3118" w:type="dxa"/>
          </w:tcPr>
          <w:p>
            <w:pPr>
              <w:spacing w:after="0" w:line="360" w:lineRule="auto"/>
            </w:pPr>
            <w:r>
              <w:rPr>
                <w:rFonts w:ascii="仿宋" w:hAnsi="仿宋" w:eastAsia="仿宋"/>
                <w:color w:val="000000"/>
                <w:sz w:val="24"/>
              </w:rPr>
              <w:t>返回成功或失败提示信息</w:t>
            </w:r>
          </w:p>
        </w:tc>
        <w:tc>
          <w:tcPr>
            <w:tcW w:w="1526" w:type="dxa"/>
          </w:tcPr>
          <w:p>
            <w:pPr>
              <w:spacing w:after="0" w:line="360" w:lineRule="auto"/>
            </w:pPr>
            <w:r>
              <w:rPr>
                <w:rFonts w:ascii="仿宋" w:hAnsi="仿宋" w:eastAsia="仿宋"/>
                <w:color w:val="000000"/>
                <w:sz w:val="24"/>
              </w:rPr>
              <w:t>文本</w:t>
            </w:r>
          </w:p>
        </w:tc>
        <w:tc>
          <w:tcPr>
            <w:tcW w:w="2403" w:type="dxa"/>
          </w:tcPr>
          <w:p>
            <w:pPr>
              <w:spacing w:after="0" w:line="360" w:lineRule="auto"/>
            </w:pPr>
            <w:r>
              <w:rPr>
                <w:rFonts w:ascii="仿宋" w:hAnsi="仿宋" w:eastAsia="仿宋"/>
                <w:color w:val="000000"/>
                <w:sz w:val="24"/>
              </w:rPr>
              <w:t>页面反馈信息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实际签到人数</w:t>
            </w:r>
          </w:p>
        </w:tc>
        <w:tc>
          <w:tcPr>
            <w:tcW w:w="3118" w:type="dxa"/>
          </w:tcPr>
          <w:p>
            <w:pPr>
              <w:spacing w:after="0" w:line="360" w:lineRule="auto"/>
            </w:pPr>
            <w:r>
              <w:rPr>
                <w:rFonts w:hint="eastAsia" w:ascii="仿宋" w:hAnsi="仿宋" w:eastAsia="仿宋"/>
                <w:color w:val="000000"/>
                <w:sz w:val="24"/>
              </w:rPr>
              <w:t>反显；</w:t>
            </w:r>
            <w:r>
              <w:rPr>
                <w:rFonts w:ascii="仿宋" w:hAnsi="仿宋" w:eastAsia="仿宋"/>
                <w:color w:val="000000"/>
                <w:sz w:val="24"/>
              </w:rPr>
              <w:t>客户签到成功后同步更新活动签到统计</w:t>
            </w:r>
          </w:p>
        </w:tc>
        <w:tc>
          <w:tcPr>
            <w:tcW w:w="1526" w:type="dxa"/>
          </w:tcPr>
          <w:p>
            <w:pPr>
              <w:spacing w:after="0" w:line="360" w:lineRule="auto"/>
            </w:pPr>
            <w:r>
              <w:rPr>
                <w:rFonts w:ascii="仿宋" w:hAnsi="仿宋" w:eastAsia="仿宋"/>
                <w:color w:val="000000"/>
                <w:sz w:val="24"/>
              </w:rPr>
              <w:t>整数</w:t>
            </w:r>
          </w:p>
        </w:tc>
        <w:tc>
          <w:tcPr>
            <w:tcW w:w="2403" w:type="dxa"/>
          </w:tcPr>
          <w:p>
            <w:pPr>
              <w:spacing w:after="0" w:line="360" w:lineRule="auto"/>
            </w:pPr>
            <w:r>
              <w:rPr>
                <w:rFonts w:ascii="仿宋" w:hAnsi="仿宋" w:eastAsia="仿宋"/>
                <w:color w:val="000000"/>
                <w:sz w:val="24"/>
              </w:rPr>
              <w:t>活动签到统计字段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color w:val="000000"/>
                <w:sz w:val="24"/>
              </w:rPr>
              <w:t>签到状态</w:t>
            </w:r>
          </w:p>
        </w:tc>
        <w:tc>
          <w:tcPr>
            <w:tcW w:w="3118" w:type="dxa"/>
          </w:tcPr>
          <w:p>
            <w:pPr>
              <w:spacing w:after="0" w:line="360" w:lineRule="auto"/>
            </w:pPr>
            <w:r>
              <w:rPr>
                <w:rFonts w:hint="eastAsia" w:ascii="仿宋" w:hAnsi="仿宋" w:eastAsia="仿宋"/>
                <w:color w:val="000000"/>
                <w:sz w:val="24"/>
              </w:rPr>
              <w:t>反显；</w:t>
            </w:r>
            <w:r>
              <w:rPr>
                <w:rFonts w:ascii="仿宋" w:hAnsi="仿宋" w:eastAsia="仿宋"/>
                <w:color w:val="000000"/>
                <w:sz w:val="24"/>
              </w:rPr>
              <w:t>如页面展示签到状态，应按最新签到结果反映</w:t>
            </w:r>
          </w:p>
        </w:tc>
        <w:tc>
          <w:tcPr>
            <w:tcW w:w="1526" w:type="dxa"/>
          </w:tcPr>
          <w:p>
            <w:pPr>
              <w:spacing w:after="0" w:line="360" w:lineRule="auto"/>
            </w:pPr>
            <w:r>
              <w:rPr>
                <w:rFonts w:ascii="仿宋" w:hAnsi="仿宋" w:eastAsia="仿宋"/>
                <w:color w:val="000000"/>
                <w:sz w:val="24"/>
              </w:rPr>
              <w:t>文本</w:t>
            </w:r>
          </w:p>
        </w:tc>
        <w:tc>
          <w:tcPr>
            <w:tcW w:w="2403" w:type="dxa"/>
          </w:tcPr>
          <w:p>
            <w:pPr>
              <w:spacing w:after="0" w:line="360" w:lineRule="auto"/>
            </w:pPr>
            <w:r>
              <w:rPr>
                <w:rFonts w:ascii="仿宋" w:hAnsi="仿宋" w:eastAsia="仿宋"/>
                <w:color w:val="000000"/>
                <w:sz w:val="24"/>
              </w:rPr>
              <w:t>客户签到结果字段</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spacing w:line="360" w:lineRule="auto"/>
      </w:pPr>
    </w:p>
    <w:p>
      <w:pPr>
        <w:pStyle w:val="6"/>
        <w:numPr>
          <w:ilvl w:val="3"/>
          <w:numId w:val="14"/>
        </w:numPr>
        <w:spacing w:line="360" w:lineRule="auto"/>
        <w:rPr>
          <w:rFonts w:ascii="仿宋" w:hAnsi="仿宋" w:eastAsia="仿宋"/>
          <w:b w:val="0"/>
          <w:bCs w:val="0"/>
        </w:rPr>
      </w:pPr>
      <w:r>
        <w:rPr>
          <w:rFonts w:hint="eastAsia" w:ascii="仿宋" w:hAnsi="仿宋" w:eastAsia="仿宋"/>
        </w:rPr>
        <w:t>沙龙活动管理-活动视图-客户明细-一键拨号</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功能描述</w:t>
      </w:r>
    </w:p>
    <w:p>
      <w:pPr>
        <w:spacing w:after="0" w:line="360" w:lineRule="auto"/>
        <w:jc w:val="left"/>
      </w:pPr>
      <w:r>
        <w:rPr>
          <w:rFonts w:ascii="仿宋" w:hAnsi="仿宋" w:eastAsia="仿宋"/>
          <w:color w:val="000000"/>
          <w:sz w:val="24"/>
        </w:rPr>
        <w:t>支持用户在活动客户明细中通过客户联系电话快速发起拨号，提高活动期间客户联系效率。</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after="0" w:line="360" w:lineRule="auto"/>
        <w:jc w:val="left"/>
      </w:pPr>
      <w:r>
        <w:rPr>
          <w:rFonts w:ascii="仿宋" w:hAnsi="仿宋" w:eastAsia="仿宋"/>
          <w:color w:val="000000"/>
          <w:sz w:val="24"/>
        </w:rPr>
        <w:t>用户在客户明细列表行内点击“一键拨号”后，系统调用客户联系电话发起拨号处理。</w:t>
      </w:r>
    </w:p>
    <w:p>
      <w:pPr>
        <w:spacing w:after="0" w:line="360" w:lineRule="auto"/>
        <w:jc w:val="left"/>
      </w:pPr>
      <w:r>
        <w:rPr>
          <w:rFonts w:ascii="仿宋" w:hAnsi="仿宋" w:eastAsia="仿宋"/>
          <w:b/>
          <w:color w:val="000000"/>
          <w:sz w:val="24"/>
        </w:rPr>
        <w:t>Tab页名称：客户明细</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3167"/>
        <w:gridCol w:w="1506"/>
        <w:gridCol w:w="2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4" w:type="dxa"/>
          </w:tcPr>
          <w:p>
            <w:pPr>
              <w:spacing w:after="0" w:line="360" w:lineRule="auto"/>
            </w:pPr>
            <w:r>
              <w:rPr>
                <w:rFonts w:ascii="仿宋" w:hAnsi="仿宋" w:eastAsia="仿宋"/>
                <w:b/>
                <w:color w:val="000000"/>
                <w:sz w:val="24"/>
              </w:rPr>
              <w:t>要素名称</w:t>
            </w:r>
          </w:p>
        </w:tc>
        <w:tc>
          <w:tcPr>
            <w:tcW w:w="3167" w:type="dxa"/>
          </w:tcPr>
          <w:p>
            <w:pPr>
              <w:spacing w:after="0" w:line="360" w:lineRule="auto"/>
            </w:pPr>
            <w:r>
              <w:rPr>
                <w:rFonts w:ascii="仿宋" w:hAnsi="仿宋" w:eastAsia="仿宋"/>
                <w:b/>
                <w:color w:val="000000"/>
                <w:sz w:val="24"/>
              </w:rPr>
              <w:t>约束及校验规则</w:t>
            </w:r>
          </w:p>
        </w:tc>
        <w:tc>
          <w:tcPr>
            <w:tcW w:w="1506" w:type="dxa"/>
          </w:tcPr>
          <w:p>
            <w:pPr>
              <w:spacing w:after="0" w:line="360" w:lineRule="auto"/>
            </w:pPr>
            <w:r>
              <w:rPr>
                <w:rFonts w:ascii="仿宋" w:hAnsi="仿宋" w:eastAsia="仿宋"/>
                <w:b/>
                <w:color w:val="000000"/>
                <w:sz w:val="24"/>
              </w:rPr>
              <w:t>数据类型</w:t>
            </w:r>
          </w:p>
        </w:tc>
        <w:tc>
          <w:tcPr>
            <w:tcW w:w="2403"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4" w:type="dxa"/>
          </w:tcPr>
          <w:p>
            <w:pPr>
              <w:spacing w:after="0" w:line="360" w:lineRule="auto"/>
            </w:pPr>
            <w:r>
              <w:rPr>
                <w:rFonts w:ascii="仿宋" w:hAnsi="仿宋" w:eastAsia="仿宋"/>
                <w:color w:val="000000"/>
                <w:sz w:val="24"/>
              </w:rPr>
              <w:t>一键拨号</w:t>
            </w:r>
          </w:p>
        </w:tc>
        <w:tc>
          <w:tcPr>
            <w:tcW w:w="3167" w:type="dxa"/>
          </w:tcPr>
          <w:p>
            <w:pPr>
              <w:spacing w:after="0" w:line="360" w:lineRule="auto"/>
            </w:pPr>
            <w:r>
              <w:rPr>
                <w:rFonts w:ascii="仿宋" w:hAnsi="仿宋" w:eastAsia="仿宋"/>
                <w:color w:val="000000"/>
                <w:sz w:val="24"/>
              </w:rPr>
              <w:t>存在有效联系电话时可点击</w:t>
            </w:r>
          </w:p>
        </w:tc>
        <w:tc>
          <w:tcPr>
            <w:tcW w:w="1506" w:type="dxa"/>
          </w:tcPr>
          <w:p>
            <w:pPr>
              <w:spacing w:after="0" w:line="360" w:lineRule="auto"/>
            </w:pPr>
            <w:r>
              <w:rPr>
                <w:rFonts w:ascii="仿宋" w:hAnsi="仿宋" w:eastAsia="仿宋"/>
                <w:color w:val="000000"/>
                <w:sz w:val="24"/>
              </w:rPr>
              <w:t>按钮</w:t>
            </w:r>
          </w:p>
        </w:tc>
        <w:tc>
          <w:tcPr>
            <w:tcW w:w="2403" w:type="dxa"/>
          </w:tcPr>
          <w:p>
            <w:pPr>
              <w:spacing w:after="0" w:line="360" w:lineRule="auto"/>
            </w:pPr>
            <w:r>
              <w:rPr>
                <w:rFonts w:ascii="仿宋" w:hAnsi="仿宋" w:eastAsia="仿宋"/>
                <w:color w:val="000000"/>
                <w:sz w:val="24"/>
              </w:rPr>
              <w:t>列表行内统一操作按钮区操作按钮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4" w:type="dxa"/>
          </w:tcPr>
          <w:p>
            <w:pPr>
              <w:spacing w:after="0" w:line="360" w:lineRule="auto"/>
              <w:rPr>
                <w:rFonts w:ascii="仿宋" w:hAnsi="仿宋" w:eastAsia="仿宋"/>
                <w:color w:val="000000"/>
                <w:sz w:val="24"/>
              </w:rPr>
            </w:pPr>
            <w:r>
              <w:rPr>
                <w:rFonts w:hint="eastAsia" w:ascii="仿宋" w:hAnsi="仿宋" w:eastAsia="仿宋"/>
                <w:color w:val="000000"/>
                <w:sz w:val="24"/>
              </w:rPr>
              <w:t>挂断</w:t>
            </w:r>
          </w:p>
        </w:tc>
        <w:tc>
          <w:tcPr>
            <w:tcW w:w="3167" w:type="dxa"/>
          </w:tcPr>
          <w:p>
            <w:pPr>
              <w:spacing w:after="0" w:line="360" w:lineRule="auto"/>
              <w:rPr>
                <w:rFonts w:ascii="仿宋" w:hAnsi="仿宋" w:eastAsia="仿宋"/>
                <w:color w:val="000000"/>
                <w:sz w:val="24"/>
              </w:rPr>
            </w:pPr>
            <w:r>
              <w:rPr>
                <w:rFonts w:hint="eastAsia" w:ascii="仿宋" w:hAnsi="仿宋" w:eastAsia="仿宋"/>
                <w:color w:val="000000"/>
                <w:sz w:val="24"/>
              </w:rPr>
              <w:t>点击后结束通话</w:t>
            </w:r>
          </w:p>
        </w:tc>
        <w:tc>
          <w:tcPr>
            <w:tcW w:w="1506" w:type="dxa"/>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403" w:type="dxa"/>
          </w:tcPr>
          <w:p>
            <w:pPr>
              <w:spacing w:after="0" w:line="360" w:lineRule="auto"/>
              <w:rPr>
                <w:rFonts w:ascii="仿宋" w:hAnsi="仿宋" w:eastAsia="仿宋"/>
                <w:color w:val="000000"/>
                <w:sz w:val="24"/>
              </w:rPr>
            </w:pPr>
            <w:r>
              <w:rPr>
                <w:rFonts w:hint="eastAsia" w:ascii="仿宋" w:hAnsi="仿宋" w:eastAsia="仿宋"/>
                <w:color w:val="000000"/>
                <w:sz w:val="24"/>
              </w:rPr>
              <w:t>通话视图（弹窗）操作按钮</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jc w:val="left"/>
      </w:pPr>
      <w:r>
        <w:rPr>
          <w:rFonts w:ascii="仿宋" w:hAnsi="仿宋" w:eastAsia="仿宋"/>
          <w:b/>
          <w:color w:val="000000"/>
          <w:sz w:val="24"/>
        </w:rPr>
        <w:t>（一）操作说明</w:t>
      </w:r>
    </w:p>
    <w:p>
      <w:pPr>
        <w:spacing w:after="0" w:line="360" w:lineRule="auto"/>
        <w:jc w:val="left"/>
        <w:rPr>
          <w:rFonts w:ascii="仿宋" w:hAnsi="仿宋" w:eastAsia="仿宋"/>
          <w:color w:val="000000"/>
          <w:sz w:val="24"/>
        </w:rPr>
      </w:pPr>
      <w:r>
        <w:rPr>
          <w:rFonts w:ascii="仿宋" w:hAnsi="仿宋" w:eastAsia="仿宋"/>
          <w:color w:val="000000"/>
          <w:sz w:val="24"/>
        </w:rPr>
        <w:t>1. 用户在客户明细列表行内统一操作按钮区点击“一键拨号”，系统按客户联系电话发起拨号。</w:t>
      </w:r>
    </w:p>
    <w:p>
      <w:pPr>
        <w:spacing w:after="0" w:line="360" w:lineRule="auto"/>
        <w:jc w:val="left"/>
        <w:rPr>
          <w:rFonts w:ascii="仿宋" w:hAnsi="仿宋" w:eastAsia="仿宋"/>
          <w:color w:val="000000"/>
          <w:sz w:val="24"/>
        </w:rPr>
      </w:pPr>
      <w:r>
        <w:rPr>
          <w:rFonts w:hint="eastAsia" w:ascii="仿宋" w:hAnsi="仿宋" w:eastAsia="仿宋"/>
          <w:color w:val="000000"/>
          <w:sz w:val="24"/>
        </w:rPr>
        <w:t>2. 用户点击“挂断”，结束通话。通话挂断后生成一条通话记录，展示拨号日期及时间、备注（与客户的沟通内容）</w:t>
      </w:r>
      <w:r>
        <w:rPr>
          <w:rFonts w:ascii="仿宋" w:hAnsi="仿宋" w:eastAsia="仿宋"/>
          <w:color w:val="000000"/>
          <w:sz w:val="24"/>
        </w:rPr>
        <w:t>。</w:t>
      </w:r>
    </w:p>
    <w:p>
      <w:pPr>
        <w:spacing w:after="0" w:line="360" w:lineRule="auto"/>
        <w:jc w:val="left"/>
      </w:pPr>
      <w:r>
        <w:rPr>
          <w:rFonts w:ascii="仿宋" w:hAnsi="仿宋" w:eastAsia="仿宋"/>
          <w:b/>
          <w:color w:val="000000"/>
          <w:sz w:val="24"/>
        </w:rPr>
        <w:t>（二）规则与约束</w:t>
      </w:r>
    </w:p>
    <w:p>
      <w:pPr>
        <w:spacing w:after="0" w:line="360" w:lineRule="auto"/>
        <w:jc w:val="left"/>
      </w:pPr>
      <w:r>
        <w:rPr>
          <w:rFonts w:ascii="仿宋" w:hAnsi="仿宋" w:eastAsia="仿宋"/>
          <w:color w:val="000000"/>
          <w:sz w:val="24"/>
        </w:rPr>
        <w:t xml:space="preserve">1. </w:t>
      </w:r>
      <w:r>
        <w:rPr>
          <w:rFonts w:hint="eastAsia" w:ascii="仿宋" w:hAnsi="仿宋" w:eastAsia="仿宋"/>
          <w:color w:val="000000"/>
          <w:sz w:val="24"/>
        </w:rPr>
        <w:t>支持在企微移动端</w:t>
      </w:r>
      <w:r>
        <w:rPr>
          <w:rFonts w:ascii="仿宋" w:hAnsi="仿宋" w:eastAsia="仿宋"/>
          <w:color w:val="000000"/>
          <w:sz w:val="24"/>
        </w:rPr>
        <w:t>一键拨号</w:t>
      </w:r>
      <w:r>
        <w:rPr>
          <w:rFonts w:hint="eastAsia" w:ascii="仿宋" w:hAnsi="仿宋" w:eastAsia="仿宋"/>
          <w:color w:val="000000"/>
          <w:sz w:val="24"/>
        </w:rPr>
        <w:t>，</w:t>
      </w:r>
      <w:r>
        <w:rPr>
          <w:rFonts w:ascii="仿宋" w:hAnsi="仿宋" w:eastAsia="仿宋"/>
          <w:color w:val="000000"/>
          <w:sz w:val="24"/>
        </w:rPr>
        <w:t>基于客户联系电话执行。</w:t>
      </w:r>
    </w:p>
    <w:p>
      <w:pPr>
        <w:spacing w:after="0" w:line="360" w:lineRule="auto"/>
        <w:jc w:val="left"/>
        <w:rPr>
          <w:rFonts w:ascii="仿宋" w:hAnsi="仿宋" w:eastAsia="仿宋"/>
          <w:color w:val="000000"/>
          <w:sz w:val="24"/>
        </w:rPr>
      </w:pPr>
      <w:r>
        <w:rPr>
          <w:rFonts w:ascii="仿宋" w:hAnsi="仿宋" w:eastAsia="仿宋"/>
          <w:color w:val="000000"/>
          <w:sz w:val="24"/>
        </w:rPr>
        <w:t>2. 无有效联系电话时，不允许执行一键拨号，并提示用户联系电话缺失或无效。</w:t>
      </w:r>
    </w:p>
    <w:p>
      <w:pPr>
        <w:spacing w:after="0" w:line="360" w:lineRule="auto"/>
        <w:jc w:val="left"/>
        <w:rPr>
          <w:rFonts w:ascii="仿宋" w:hAnsi="仿宋" w:eastAsia="仿宋"/>
          <w:color w:val="000000"/>
          <w:sz w:val="24"/>
        </w:rPr>
      </w:pPr>
      <w:r>
        <w:rPr>
          <w:rFonts w:hint="eastAsia" w:ascii="仿宋" w:hAnsi="仿宋" w:eastAsia="仿宋"/>
          <w:color w:val="000000"/>
          <w:sz w:val="24"/>
        </w:rPr>
        <w:t>3. 活动创建后至</w:t>
      </w:r>
      <w:r>
        <w:rPr>
          <w:rFonts w:ascii="仿宋" w:hAnsi="仿宋" w:eastAsia="仿宋"/>
          <w:color w:val="000000"/>
          <w:sz w:val="24"/>
        </w:rPr>
        <w:t>活动结束后15天</w:t>
      </w:r>
      <w:r>
        <w:rPr>
          <w:rFonts w:hint="eastAsia" w:ascii="仿宋" w:hAnsi="仿宋" w:eastAsia="仿宋"/>
          <w:color w:val="000000"/>
          <w:sz w:val="24"/>
        </w:rPr>
        <w:t>（T+15）内允许一键拨号。</w:t>
      </w:r>
    </w:p>
    <w:p>
      <w:pPr>
        <w:spacing w:after="0" w:line="360" w:lineRule="auto"/>
        <w:jc w:val="left"/>
        <w:rPr>
          <w:rFonts w:ascii="仿宋" w:hAnsi="仿宋" w:eastAsia="仿宋"/>
          <w:color w:val="000000"/>
          <w:sz w:val="24"/>
        </w:rPr>
      </w:pPr>
      <w:r>
        <w:rPr>
          <w:rFonts w:hint="eastAsia" w:ascii="仿宋" w:hAnsi="仿宋" w:eastAsia="仿宋"/>
          <w:color w:val="000000"/>
          <w:sz w:val="24"/>
        </w:rPr>
        <w:t>4. 防重复拨号，同一客户在同一活动中，短时间内（如5分钟）禁止重复拨号，提示“请勿频繁操作”。</w:t>
      </w:r>
    </w:p>
    <w:p>
      <w:pPr>
        <w:spacing w:after="0" w:line="360" w:lineRule="auto"/>
        <w:jc w:val="left"/>
      </w:pPr>
      <w:r>
        <w:rPr>
          <w:rFonts w:ascii="仿宋" w:hAnsi="仿宋" w:eastAsia="仿宋"/>
          <w:b/>
          <w:color w:val="000000"/>
          <w:sz w:val="24"/>
        </w:rPr>
        <w:t>（三）权限说明</w:t>
      </w:r>
    </w:p>
    <w:p>
      <w:pPr>
        <w:spacing w:line="360" w:lineRule="auto"/>
      </w:pPr>
      <w:r>
        <w:rPr>
          <w:rFonts w:ascii="仿宋" w:hAnsi="仿宋" w:eastAsia="仿宋"/>
          <w:color w:val="000000"/>
          <w:sz w:val="24"/>
        </w:rPr>
        <w:t>1. 具备活动执行权限的用户可使用一键拨号功能。</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p>
      <w:pPr>
        <w:spacing w:after="0" w:line="360" w:lineRule="auto"/>
        <w:jc w:val="left"/>
      </w:pPr>
      <w:r>
        <w:rPr>
          <w:rFonts w:ascii="仿宋" w:hAnsi="仿宋" w:eastAsia="仿宋"/>
          <w:b/>
          <w:color w:val="000000"/>
          <w:sz w:val="24"/>
        </w:rPr>
        <w:t>Tab页名称：客户明细</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3"/>
        <w:gridCol w:w="3118"/>
        <w:gridCol w:w="1526"/>
        <w:gridCol w:w="2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pPr>
            <w:r>
              <w:rPr>
                <w:rFonts w:ascii="仿宋" w:hAnsi="仿宋" w:eastAsia="仿宋"/>
                <w:b/>
                <w:color w:val="000000"/>
                <w:sz w:val="24"/>
              </w:rPr>
              <w:t>要素名称</w:t>
            </w:r>
          </w:p>
        </w:tc>
        <w:tc>
          <w:tcPr>
            <w:tcW w:w="3118" w:type="dxa"/>
          </w:tcPr>
          <w:p>
            <w:pPr>
              <w:spacing w:after="0" w:line="360" w:lineRule="auto"/>
            </w:pPr>
            <w:r>
              <w:rPr>
                <w:rFonts w:ascii="仿宋" w:hAnsi="仿宋" w:eastAsia="仿宋"/>
                <w:b/>
                <w:color w:val="000000"/>
                <w:sz w:val="24"/>
              </w:rPr>
              <w:t>约束及校验规则</w:t>
            </w:r>
          </w:p>
        </w:tc>
        <w:tc>
          <w:tcPr>
            <w:tcW w:w="1526" w:type="dxa"/>
          </w:tcPr>
          <w:p>
            <w:pPr>
              <w:spacing w:after="0" w:line="360" w:lineRule="auto"/>
            </w:pPr>
            <w:r>
              <w:rPr>
                <w:rFonts w:ascii="仿宋" w:hAnsi="仿宋" w:eastAsia="仿宋"/>
                <w:b/>
                <w:color w:val="000000"/>
                <w:sz w:val="24"/>
              </w:rPr>
              <w:t>数据类型</w:t>
            </w:r>
          </w:p>
        </w:tc>
        <w:tc>
          <w:tcPr>
            <w:tcW w:w="2403"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rPr>
                <w:rFonts w:ascii="仿宋" w:hAnsi="仿宋" w:eastAsia="仿宋"/>
                <w:color w:val="000000"/>
                <w:sz w:val="24"/>
              </w:rPr>
            </w:pPr>
            <w:r>
              <w:rPr>
                <w:rFonts w:hint="eastAsia" w:ascii="仿宋" w:hAnsi="仿宋" w:eastAsia="仿宋"/>
                <w:color w:val="000000"/>
                <w:sz w:val="24"/>
              </w:rPr>
              <w:t>核心客户号</w:t>
            </w:r>
          </w:p>
        </w:tc>
        <w:tc>
          <w:tcPr>
            <w:tcW w:w="3118"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1526"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403"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展示核心客户号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rPr>
                <w:rFonts w:ascii="仿宋" w:hAnsi="仿宋" w:eastAsia="仿宋"/>
                <w:color w:val="000000"/>
                <w:sz w:val="24"/>
              </w:rPr>
            </w:pPr>
            <w:r>
              <w:rPr>
                <w:rFonts w:hint="eastAsia" w:ascii="仿宋" w:hAnsi="仿宋" w:eastAsia="仿宋"/>
                <w:color w:val="000000"/>
                <w:sz w:val="24"/>
              </w:rPr>
              <w:t>客户姓名</w:t>
            </w:r>
          </w:p>
        </w:tc>
        <w:tc>
          <w:tcPr>
            <w:tcW w:w="3118"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1526"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403"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展示客户姓名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13" w:type="dxa"/>
          </w:tcPr>
          <w:p>
            <w:pPr>
              <w:spacing w:after="0" w:line="360" w:lineRule="auto"/>
              <w:rPr>
                <w:rFonts w:ascii="仿宋" w:hAnsi="仿宋" w:eastAsia="仿宋"/>
                <w:color w:val="000000"/>
                <w:sz w:val="24"/>
              </w:rPr>
            </w:pPr>
            <w:r>
              <w:rPr>
                <w:rFonts w:hint="eastAsia" w:ascii="仿宋" w:hAnsi="仿宋" w:eastAsia="仿宋"/>
                <w:color w:val="000000"/>
                <w:sz w:val="24"/>
              </w:rPr>
              <w:t>拨号日期及时间</w:t>
            </w:r>
          </w:p>
        </w:tc>
        <w:tc>
          <w:tcPr>
            <w:tcW w:w="3118"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反显；格式</w:t>
            </w:r>
            <w:r>
              <w:rPr>
                <w:rFonts w:hint="eastAsia" w:ascii="仿宋" w:hAnsi="仿宋" w:eastAsia="仿宋" w:cs="仿宋"/>
                <w:sz w:val="24"/>
                <w:lang w:bidi="ar"/>
              </w:rPr>
              <w:t>YYYY-MM-DD hh:mm</w:t>
            </w:r>
          </w:p>
        </w:tc>
        <w:tc>
          <w:tcPr>
            <w:tcW w:w="1526" w:type="dxa"/>
            <w:shd w:val="clear" w:color="auto" w:fill="auto"/>
          </w:tcPr>
          <w:p>
            <w:pPr>
              <w:spacing w:after="0" w:line="360" w:lineRule="auto"/>
            </w:pPr>
            <w:r>
              <w:rPr>
                <w:rFonts w:ascii="仿宋" w:hAnsi="仿宋" w:eastAsia="仿宋"/>
                <w:color w:val="000000"/>
                <w:sz w:val="24"/>
              </w:rPr>
              <w:t>日期</w:t>
            </w:r>
            <w:r>
              <w:rPr>
                <w:rFonts w:hint="eastAsia" w:ascii="仿宋" w:hAnsi="仿宋" w:eastAsia="仿宋"/>
                <w:color w:val="000000"/>
                <w:sz w:val="24"/>
              </w:rPr>
              <w:t>及</w:t>
            </w:r>
            <w:r>
              <w:rPr>
                <w:rFonts w:ascii="仿宋" w:hAnsi="仿宋" w:eastAsia="仿宋"/>
                <w:color w:val="000000"/>
                <w:sz w:val="24"/>
              </w:rPr>
              <w:t>时间</w:t>
            </w:r>
          </w:p>
        </w:tc>
        <w:tc>
          <w:tcPr>
            <w:tcW w:w="2403" w:type="dxa"/>
            <w:shd w:val="clear" w:color="auto" w:fill="auto"/>
          </w:tcPr>
          <w:p>
            <w:pPr>
              <w:spacing w:after="0" w:line="360" w:lineRule="auto"/>
            </w:pPr>
            <w:r>
              <w:rPr>
                <w:rFonts w:ascii="仿宋" w:hAnsi="仿宋" w:eastAsia="仿宋"/>
                <w:color w:val="000000"/>
                <w:sz w:val="24"/>
              </w:rPr>
              <w:t>展示</w:t>
            </w:r>
            <w:r>
              <w:rPr>
                <w:rFonts w:hint="eastAsia" w:ascii="仿宋" w:hAnsi="仿宋" w:eastAsia="仿宋"/>
                <w:color w:val="000000"/>
                <w:sz w:val="24"/>
              </w:rPr>
              <w:t>拨打电话的</w:t>
            </w:r>
            <w:r>
              <w:rPr>
                <w:rFonts w:hint="eastAsia" w:ascii="仿宋" w:hAnsi="仿宋" w:eastAsia="仿宋" w:cs="仿宋"/>
                <w:color w:val="000000"/>
                <w:sz w:val="24"/>
                <w:lang w:bidi="ar"/>
              </w:rPr>
              <w:t>日期及时间</w:t>
            </w:r>
          </w:p>
        </w:tc>
      </w:tr>
    </w:tbl>
    <w:p>
      <w:pPr>
        <w:spacing w:line="360" w:lineRule="auto"/>
      </w:pP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spacing w:line="360" w:lineRule="auto"/>
        <w:rPr>
          <w:rFonts w:ascii="仿宋" w:hAnsi="仿宋" w:eastAsia="仿宋" w:cs="仿宋"/>
        </w:rPr>
      </w:pPr>
    </w:p>
    <w:p>
      <w:pPr>
        <w:pStyle w:val="4"/>
        <w:numPr>
          <w:ilvl w:val="1"/>
          <w:numId w:val="14"/>
        </w:numPr>
        <w:spacing w:line="360" w:lineRule="auto"/>
      </w:pPr>
      <w:bookmarkStart w:id="89" w:name="_Toc233295847"/>
      <w:r>
        <w:rPr>
          <w:rFonts w:hint="eastAsia"/>
        </w:rPr>
        <w:t>经营管理</w:t>
      </w:r>
      <w:bookmarkEnd w:id="89"/>
    </w:p>
    <w:p>
      <w:pPr>
        <w:pStyle w:val="5"/>
        <w:numPr>
          <w:ilvl w:val="2"/>
          <w:numId w:val="14"/>
        </w:numPr>
        <w:spacing w:line="360" w:lineRule="auto"/>
        <w:ind w:left="993" w:hanging="993"/>
        <w:rPr>
          <w:sz w:val="28"/>
          <w:szCs w:val="28"/>
        </w:rPr>
      </w:pPr>
      <w:bookmarkStart w:id="90" w:name="_Toc233295848"/>
      <w:r>
        <w:rPr>
          <w:rFonts w:hint="eastAsia"/>
          <w:sz w:val="28"/>
          <w:szCs w:val="28"/>
        </w:rPr>
        <w:t>重点经营视图</w:t>
      </w:r>
      <w:bookmarkEnd w:id="90"/>
    </w:p>
    <w:p>
      <w:pPr>
        <w:pStyle w:val="6"/>
        <w:numPr>
          <w:ilvl w:val="3"/>
          <w:numId w:val="14"/>
        </w:numPr>
        <w:spacing w:line="360" w:lineRule="auto"/>
        <w:rPr>
          <w:rFonts w:ascii="仿宋" w:hAnsi="仿宋" w:eastAsia="仿宋"/>
        </w:rPr>
      </w:pPr>
      <w:r>
        <w:rPr>
          <w:rFonts w:hint="eastAsia" w:ascii="仿宋" w:hAnsi="仿宋" w:eastAsia="仿宋"/>
        </w:rPr>
        <w:t>重点经营视图-到期承接</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rPr>
          <w:rFonts w:ascii="仿宋" w:hAnsi="仿宋" w:eastAsia="仿宋"/>
        </w:rPr>
      </w:pPr>
      <w:r>
        <w:rPr>
          <w:rFonts w:ascii="仿宋" w:hAnsi="仿宋" w:eastAsia="仿宋"/>
          <w:color w:val="000000"/>
          <w:sz w:val="24"/>
        </w:rPr>
        <w:t>支持客户经理和管理</w:t>
      </w:r>
      <w:r>
        <w:rPr>
          <w:rFonts w:hint="eastAsia" w:ascii="仿宋" w:hAnsi="仿宋" w:eastAsia="仿宋"/>
          <w:color w:val="000000"/>
          <w:sz w:val="24"/>
        </w:rPr>
        <w:t>人员</w:t>
      </w:r>
      <w:r>
        <w:rPr>
          <w:rFonts w:ascii="仿宋" w:hAnsi="仿宋" w:eastAsia="仿宋"/>
          <w:color w:val="000000"/>
          <w:sz w:val="24"/>
        </w:rPr>
        <w:t>查看到期承接分析结果及客户明细，帮助用户识别产品到期客户、掌握承接与转化情况并支撑后续经营跟进</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color w:val="000000"/>
          <w:sz w:val="24"/>
        </w:rPr>
      </w:pPr>
      <w:r>
        <w:rPr>
          <w:rFonts w:ascii="仿宋" w:hAnsi="仿宋" w:eastAsia="仿宋"/>
          <w:color w:val="000000"/>
          <w:sz w:val="24"/>
        </w:rPr>
        <w:t>用户进入“重点经营视图”后，系统默认展示“到期承接”tab内容。</w:t>
      </w:r>
    </w:p>
    <w:p>
      <w:pPr>
        <w:spacing w:line="360" w:lineRule="auto"/>
        <w:rPr>
          <w:rFonts w:ascii="仿宋" w:hAnsi="仿宋" w:eastAsia="仿宋"/>
        </w:rPr>
      </w:pPr>
      <w:r>
        <w:rPr>
          <w:rFonts w:hint="eastAsia" w:ascii="仿宋" w:hAnsi="仿宋" w:eastAsia="仿宋"/>
          <w:color w:val="000000"/>
          <w:sz w:val="24"/>
        </w:rPr>
        <w:t>到期承接客户明细列表，</w:t>
      </w:r>
      <w:r>
        <w:rPr>
          <w:rFonts w:ascii="仿宋" w:hAnsi="仿宋" w:eastAsia="仿宋"/>
          <w:color w:val="000000"/>
          <w:sz w:val="24"/>
        </w:rPr>
        <w:t>用户可按“归属机构”、“客户名称”、“客户等级”、“接触状态”、“承接状态”等条件筛选客户明细。</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5"/>
        <w:gridCol w:w="2265"/>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归属机构</w:t>
            </w:r>
          </w:p>
        </w:tc>
        <w:tc>
          <w:tcPr>
            <w:tcW w:w="2265" w:type="dxa"/>
          </w:tcPr>
          <w:p>
            <w:pPr>
              <w:spacing w:line="360" w:lineRule="auto"/>
              <w:rPr>
                <w:rFonts w:ascii="仿宋" w:hAnsi="仿宋" w:eastAsia="仿宋"/>
              </w:rPr>
            </w:pPr>
            <w:r>
              <w:rPr>
                <w:rFonts w:hint="eastAsia" w:ascii="仿宋" w:hAnsi="仿宋" w:eastAsia="仿宋"/>
                <w:color w:val="000000"/>
                <w:sz w:val="24"/>
              </w:rPr>
              <w:t>默认展示当前用户的归属机构</w:t>
            </w:r>
          </w:p>
        </w:tc>
        <w:tc>
          <w:tcPr>
            <w:tcW w:w="2265" w:type="dxa"/>
          </w:tcPr>
          <w:p>
            <w:pPr>
              <w:spacing w:line="360" w:lineRule="auto"/>
              <w:rPr>
                <w:rFonts w:ascii="仿宋" w:hAnsi="仿宋" w:eastAsia="仿宋"/>
              </w:rPr>
            </w:pPr>
            <w:r>
              <w:rPr>
                <w:rFonts w:ascii="仿宋" w:hAnsi="仿宋" w:eastAsia="仿宋"/>
                <w:color w:val="000000"/>
                <w:sz w:val="24"/>
              </w:rPr>
              <w:t>机构树</w:t>
            </w:r>
          </w:p>
        </w:tc>
        <w:tc>
          <w:tcPr>
            <w:tcW w:w="2266" w:type="dxa"/>
          </w:tcPr>
          <w:p>
            <w:pPr>
              <w:spacing w:line="360" w:lineRule="auto"/>
              <w:rPr>
                <w:rFonts w:ascii="仿宋" w:hAnsi="仿宋" w:eastAsia="仿宋"/>
              </w:rPr>
            </w:pPr>
            <w:r>
              <w:rPr>
                <w:rFonts w:ascii="仿宋" w:hAnsi="仿宋" w:eastAsia="仿宋"/>
                <w:color w:val="000000"/>
                <w:sz w:val="24"/>
              </w:rPr>
              <w:t>支持按归属机构筛选客户明细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客户名称</w:t>
            </w:r>
          </w:p>
        </w:tc>
        <w:tc>
          <w:tcPr>
            <w:tcW w:w="2265" w:type="dxa"/>
          </w:tcPr>
          <w:p>
            <w:pPr>
              <w:spacing w:line="360" w:lineRule="auto"/>
              <w:rPr>
                <w:rFonts w:ascii="仿宋" w:hAnsi="仿宋" w:eastAsia="仿宋"/>
              </w:rPr>
            </w:pPr>
            <w:r>
              <w:rPr>
                <w:rFonts w:ascii="仿宋" w:hAnsi="仿宋" w:eastAsia="仿宋"/>
                <w:color w:val="000000"/>
                <w:sz w:val="24"/>
              </w:rPr>
              <w:t>非必输</w:t>
            </w:r>
          </w:p>
        </w:tc>
        <w:tc>
          <w:tcPr>
            <w:tcW w:w="2265"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支持按客户名称</w:t>
            </w:r>
            <w:r>
              <w:rPr>
                <w:rFonts w:hint="eastAsia" w:ascii="仿宋" w:hAnsi="仿宋" w:eastAsia="仿宋"/>
                <w:color w:val="000000"/>
                <w:sz w:val="24"/>
              </w:rPr>
              <w:t>模糊</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客户等级</w:t>
            </w:r>
          </w:p>
        </w:tc>
        <w:tc>
          <w:tcPr>
            <w:tcW w:w="2265" w:type="dxa"/>
          </w:tcPr>
          <w:p>
            <w:pPr>
              <w:spacing w:line="360" w:lineRule="auto"/>
              <w:rPr>
                <w:rFonts w:ascii="仿宋" w:hAnsi="仿宋" w:eastAsia="仿宋"/>
              </w:rPr>
            </w:pPr>
            <w:r>
              <w:rPr>
                <w:rFonts w:ascii="仿宋" w:hAnsi="仿宋" w:eastAsia="仿宋"/>
                <w:color w:val="000000"/>
                <w:sz w:val="24"/>
              </w:rPr>
              <w:t>非必输</w:t>
            </w:r>
          </w:p>
        </w:tc>
        <w:tc>
          <w:tcPr>
            <w:tcW w:w="2265" w:type="dxa"/>
          </w:tcPr>
          <w:p>
            <w:pPr>
              <w:spacing w:line="360" w:lineRule="auto"/>
              <w:rPr>
                <w:rFonts w:ascii="仿宋" w:hAnsi="仿宋" w:eastAsia="仿宋"/>
              </w:rPr>
            </w:pPr>
            <w:r>
              <w:rPr>
                <w:rFonts w:ascii="仿宋" w:hAnsi="仿宋" w:eastAsia="仿宋"/>
                <w:color w:val="000000"/>
                <w:sz w:val="24"/>
              </w:rPr>
              <w:t>下拉框</w:t>
            </w:r>
          </w:p>
        </w:tc>
        <w:tc>
          <w:tcPr>
            <w:tcW w:w="2266" w:type="dxa"/>
          </w:tcPr>
          <w:p>
            <w:pPr>
              <w:spacing w:line="360" w:lineRule="auto"/>
              <w:rPr>
                <w:rFonts w:ascii="仿宋" w:hAnsi="仿宋" w:eastAsia="仿宋"/>
              </w:rPr>
            </w:pPr>
            <w:r>
              <w:rPr>
                <w:rFonts w:ascii="仿宋" w:hAnsi="仿宋" w:eastAsia="仿宋"/>
                <w:color w:val="000000"/>
                <w:sz w:val="24"/>
              </w:rPr>
              <w:t>支持按客户等级筛选</w:t>
            </w:r>
            <w:r>
              <w:rPr>
                <w:rFonts w:hint="eastAsia" w:ascii="仿宋" w:hAnsi="仿宋" w:eastAsia="仿宋"/>
                <w:color w:val="000000"/>
                <w:sz w:val="24"/>
              </w:rPr>
              <w:t>，</w:t>
            </w:r>
            <w:r>
              <w:rPr>
                <w:rFonts w:hint="eastAsia" w:ascii="仿宋" w:hAnsi="仿宋" w:eastAsia="仿宋"/>
                <w:sz w:val="24"/>
                <w:szCs w:val="24"/>
              </w:rPr>
              <w:t>枚举值：睡眠户、</w:t>
            </w:r>
            <w:ins w:id="413" w:author="wanao" w:date="2026-07-08T11:11:31Z">
              <w:r>
                <w:rPr>
                  <w:rFonts w:hint="eastAsia" w:ascii="仿宋" w:hAnsi="仿宋" w:eastAsia="仿宋"/>
                  <w:sz w:val="24"/>
                  <w:szCs w:val="24"/>
                  <w:lang w:val="en-US" w:eastAsia="zh-CN"/>
                </w:rPr>
                <w:t>大众、潜力、优质、财富1、财富2、贵宾、私行</w:t>
              </w:r>
            </w:ins>
            <w:del w:id="414" w:author="wanao" w:date="2026-07-08T11:11:31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接触状态</w:t>
            </w:r>
          </w:p>
        </w:tc>
        <w:tc>
          <w:tcPr>
            <w:tcW w:w="2265" w:type="dxa"/>
          </w:tcPr>
          <w:p>
            <w:pPr>
              <w:spacing w:line="360" w:lineRule="auto"/>
              <w:rPr>
                <w:rFonts w:ascii="仿宋" w:hAnsi="仿宋" w:eastAsia="仿宋"/>
              </w:rPr>
            </w:pPr>
            <w:r>
              <w:rPr>
                <w:rFonts w:ascii="仿宋" w:hAnsi="仿宋" w:eastAsia="仿宋"/>
                <w:color w:val="000000"/>
                <w:sz w:val="24"/>
              </w:rPr>
              <w:t>非必输</w:t>
            </w:r>
          </w:p>
        </w:tc>
        <w:tc>
          <w:tcPr>
            <w:tcW w:w="2265" w:type="dxa"/>
          </w:tcPr>
          <w:p>
            <w:pPr>
              <w:spacing w:line="360" w:lineRule="auto"/>
              <w:rPr>
                <w:rFonts w:ascii="仿宋" w:hAnsi="仿宋" w:eastAsia="仿宋"/>
              </w:rPr>
            </w:pPr>
            <w:r>
              <w:rPr>
                <w:rFonts w:ascii="仿宋" w:hAnsi="仿宋" w:eastAsia="仿宋"/>
                <w:color w:val="000000"/>
                <w:sz w:val="24"/>
              </w:rPr>
              <w:t>下拉框</w:t>
            </w:r>
          </w:p>
        </w:tc>
        <w:tc>
          <w:tcPr>
            <w:tcW w:w="2266" w:type="dxa"/>
          </w:tcPr>
          <w:p>
            <w:pPr>
              <w:spacing w:line="360" w:lineRule="auto"/>
              <w:rPr>
                <w:rFonts w:ascii="仿宋" w:hAnsi="仿宋" w:eastAsia="仿宋"/>
              </w:rPr>
            </w:pPr>
            <w:r>
              <w:rPr>
                <w:rFonts w:ascii="仿宋" w:hAnsi="仿宋" w:eastAsia="仿宋"/>
                <w:color w:val="000000"/>
                <w:sz w:val="24"/>
              </w:rPr>
              <w:t>支持按接触状态筛选</w:t>
            </w:r>
            <w:r>
              <w:rPr>
                <w:rFonts w:hint="eastAsia" w:ascii="仿宋" w:hAnsi="仿宋" w:eastAsia="仿宋"/>
                <w:color w:val="000000"/>
                <w:sz w:val="24"/>
              </w:rPr>
              <w:t>，</w:t>
            </w:r>
            <w:r>
              <w:rPr>
                <w:rFonts w:hint="eastAsia" w:ascii="仿宋" w:hAnsi="仿宋" w:eastAsia="仿宋"/>
                <w:sz w:val="24"/>
                <w:szCs w:val="24"/>
              </w:rPr>
              <w:t>枚举值：未接触、已接触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承接状态</w:t>
            </w:r>
          </w:p>
        </w:tc>
        <w:tc>
          <w:tcPr>
            <w:tcW w:w="2265" w:type="dxa"/>
          </w:tcPr>
          <w:p>
            <w:pPr>
              <w:spacing w:line="360" w:lineRule="auto"/>
              <w:rPr>
                <w:rFonts w:ascii="仿宋" w:hAnsi="仿宋" w:eastAsia="仿宋"/>
              </w:rPr>
            </w:pPr>
            <w:r>
              <w:rPr>
                <w:rFonts w:ascii="仿宋" w:hAnsi="仿宋" w:eastAsia="仿宋"/>
                <w:color w:val="000000"/>
                <w:sz w:val="24"/>
              </w:rPr>
              <w:t>非必输</w:t>
            </w:r>
          </w:p>
        </w:tc>
        <w:tc>
          <w:tcPr>
            <w:tcW w:w="2265" w:type="dxa"/>
          </w:tcPr>
          <w:p>
            <w:pPr>
              <w:spacing w:line="360" w:lineRule="auto"/>
              <w:rPr>
                <w:rFonts w:ascii="仿宋" w:hAnsi="仿宋" w:eastAsia="仿宋"/>
              </w:rPr>
            </w:pPr>
            <w:r>
              <w:rPr>
                <w:rFonts w:ascii="仿宋" w:hAnsi="仿宋" w:eastAsia="仿宋"/>
                <w:color w:val="000000"/>
                <w:sz w:val="24"/>
              </w:rPr>
              <w:t>下拉框</w:t>
            </w:r>
          </w:p>
        </w:tc>
        <w:tc>
          <w:tcPr>
            <w:tcW w:w="2266" w:type="dxa"/>
          </w:tcPr>
          <w:p>
            <w:pPr>
              <w:spacing w:line="360" w:lineRule="auto"/>
              <w:rPr>
                <w:rFonts w:ascii="仿宋" w:hAnsi="仿宋" w:eastAsia="仿宋"/>
              </w:rPr>
            </w:pPr>
            <w:r>
              <w:rPr>
                <w:rFonts w:ascii="仿宋" w:hAnsi="仿宋" w:eastAsia="仿宋"/>
                <w:color w:val="000000"/>
                <w:sz w:val="24"/>
              </w:rPr>
              <w:t>支持按承接状态筛选</w:t>
            </w:r>
            <w:r>
              <w:rPr>
                <w:rFonts w:hint="eastAsia" w:ascii="仿宋" w:hAnsi="仿宋" w:eastAsia="仿宋"/>
                <w:color w:val="000000"/>
                <w:sz w:val="24"/>
              </w:rPr>
              <w:t>，</w:t>
            </w:r>
            <w:r>
              <w:rPr>
                <w:rFonts w:hint="eastAsia" w:ascii="仿宋" w:hAnsi="仿宋" w:eastAsia="仿宋"/>
                <w:sz w:val="24"/>
                <w:szCs w:val="24"/>
              </w:rPr>
              <w:t>枚举值：未承接、已承接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查询</w:t>
            </w:r>
          </w:p>
        </w:tc>
        <w:tc>
          <w:tcPr>
            <w:tcW w:w="2265" w:type="dxa"/>
          </w:tcPr>
          <w:p>
            <w:pPr>
              <w:spacing w:line="360" w:lineRule="auto"/>
              <w:rPr>
                <w:rFonts w:ascii="仿宋" w:hAnsi="仿宋" w:eastAsia="仿宋"/>
              </w:rPr>
            </w:pPr>
            <w:r>
              <w:rPr>
                <w:rFonts w:ascii="仿宋" w:hAnsi="仿宋" w:eastAsia="仿宋"/>
                <w:color w:val="000000"/>
                <w:sz w:val="24"/>
              </w:rPr>
              <w:t>点击触发查询</w:t>
            </w:r>
          </w:p>
        </w:tc>
        <w:tc>
          <w:tcPr>
            <w:tcW w:w="2265" w:type="dxa"/>
          </w:tcPr>
          <w:p>
            <w:pPr>
              <w:spacing w:line="360" w:lineRule="auto"/>
              <w:rPr>
                <w:rFonts w:ascii="仿宋" w:hAnsi="仿宋" w:eastAsia="仿宋"/>
              </w:rPr>
            </w:pPr>
            <w:r>
              <w:rPr>
                <w:rFonts w:ascii="仿宋" w:hAnsi="仿宋" w:eastAsia="仿宋"/>
                <w:color w:val="000000"/>
                <w:sz w:val="24"/>
              </w:rPr>
              <w:t>按钮</w:t>
            </w:r>
          </w:p>
        </w:tc>
        <w:tc>
          <w:tcPr>
            <w:tcW w:w="2266" w:type="dxa"/>
          </w:tcPr>
          <w:p>
            <w:pPr>
              <w:spacing w:line="360" w:lineRule="auto"/>
              <w:rPr>
                <w:rFonts w:ascii="仿宋" w:hAnsi="仿宋" w:eastAsia="仿宋"/>
              </w:rPr>
            </w:pPr>
            <w:r>
              <w:rPr>
                <w:rFonts w:ascii="仿宋" w:hAnsi="仿宋" w:eastAsia="仿宋"/>
                <w:color w:val="000000"/>
                <w:sz w:val="24"/>
              </w:rPr>
              <w:t>根据当前输入条件查询客户列表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重置</w:t>
            </w:r>
          </w:p>
        </w:tc>
        <w:tc>
          <w:tcPr>
            <w:tcW w:w="2265" w:type="dxa"/>
          </w:tcPr>
          <w:p>
            <w:pPr>
              <w:spacing w:line="360" w:lineRule="auto"/>
              <w:rPr>
                <w:rFonts w:ascii="仿宋" w:hAnsi="仿宋" w:eastAsia="仿宋"/>
              </w:rPr>
            </w:pPr>
            <w:r>
              <w:rPr>
                <w:rFonts w:ascii="仿宋" w:hAnsi="仿宋" w:eastAsia="仿宋"/>
                <w:color w:val="000000"/>
                <w:sz w:val="24"/>
              </w:rPr>
              <w:t>点击清空条件</w:t>
            </w:r>
          </w:p>
        </w:tc>
        <w:tc>
          <w:tcPr>
            <w:tcW w:w="2265" w:type="dxa"/>
          </w:tcPr>
          <w:p>
            <w:pPr>
              <w:spacing w:line="360" w:lineRule="auto"/>
              <w:rPr>
                <w:rFonts w:ascii="仿宋" w:hAnsi="仿宋" w:eastAsia="仿宋"/>
              </w:rPr>
            </w:pPr>
            <w:r>
              <w:rPr>
                <w:rFonts w:ascii="仿宋" w:hAnsi="仿宋" w:eastAsia="仿宋"/>
                <w:color w:val="000000"/>
                <w:sz w:val="24"/>
              </w:rPr>
              <w:t>按钮</w:t>
            </w:r>
          </w:p>
        </w:tc>
        <w:tc>
          <w:tcPr>
            <w:tcW w:w="2266" w:type="dxa"/>
          </w:tcPr>
          <w:p>
            <w:pPr>
              <w:spacing w:line="360" w:lineRule="auto"/>
              <w:rPr>
                <w:rFonts w:ascii="仿宋" w:hAnsi="仿宋" w:eastAsia="仿宋"/>
              </w:rPr>
            </w:pPr>
            <w:r>
              <w:rPr>
                <w:rFonts w:ascii="仿宋" w:hAnsi="仿宋" w:eastAsia="仿宋"/>
                <w:color w:val="000000"/>
                <w:sz w:val="24"/>
              </w:rPr>
              <w:t>清空当前已录入或已选择的查询条件</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用户进入“重点经营视图”后，系统默认展示“到期承接”tab，并按月加载统计结果。</w:t>
      </w:r>
    </w:p>
    <w:p>
      <w:pPr>
        <w:spacing w:line="360" w:lineRule="auto"/>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点击“潜力提升”tab，详见</w:t>
      </w:r>
      <w:r>
        <w:rPr>
          <w:rFonts w:hint="eastAsia" w:ascii="仿宋" w:hAnsi="仿宋" w:eastAsia="仿宋"/>
          <w:i/>
          <w:iCs/>
          <w:sz w:val="24"/>
          <w:szCs w:val="24"/>
        </w:rPr>
        <w:t>重点经营视图-潜力提升章节</w: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点击“流失挽回”tab，详见</w:t>
      </w:r>
      <w:r>
        <w:rPr>
          <w:rFonts w:hint="eastAsia" w:ascii="仿宋" w:hAnsi="仿宋" w:eastAsia="仿宋"/>
          <w:i/>
          <w:iCs/>
          <w:sz w:val="24"/>
          <w:szCs w:val="24"/>
        </w:rPr>
        <w:t>重点经营视图-流失挽回章节</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2. 系统展示存款、理财产品的到期承接结果，包括客户数（未到期/已到期）、到期金额（未到期/已到期）、客户承接率、资产留存率、资产承接率、理财转化率、保险转化率指标。</w:t>
      </w:r>
    </w:p>
    <w:p>
      <w:pPr>
        <w:spacing w:line="360" w:lineRule="auto"/>
        <w:rPr>
          <w:rFonts w:ascii="仿宋" w:hAnsi="仿宋" w:eastAsia="仿宋"/>
          <w:sz w:val="24"/>
          <w:szCs w:val="24"/>
        </w:rPr>
      </w:pPr>
      <w:r>
        <w:rPr>
          <w:rFonts w:hint="eastAsia" w:ascii="仿宋" w:hAnsi="仿宋" w:eastAsia="仿宋"/>
          <w:sz w:val="24"/>
          <w:szCs w:val="24"/>
        </w:rPr>
        <w:t>3. 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用户可按“归属机构”、“客户名称”、“客户等级”、“接触状态”、“承接状态”等条件筛选客户明细。</w:t>
      </w:r>
    </w:p>
    <w:p>
      <w:pPr>
        <w:spacing w:line="360" w:lineRule="auto"/>
        <w:ind w:left="420"/>
        <w:rPr>
          <w:rFonts w:ascii="仿宋" w:hAnsi="仿宋" w:eastAsia="仿宋"/>
          <w:sz w:val="24"/>
          <w:szCs w:val="24"/>
        </w:rPr>
      </w:pPr>
      <w:r>
        <w:rPr>
          <w:rFonts w:hint="eastAsia" w:ascii="仿宋" w:hAnsi="仿宋" w:eastAsia="仿宋"/>
          <w:sz w:val="24"/>
          <w:szCs w:val="24"/>
        </w:rPr>
        <w:t>点击“查询”，系统返回符合条件的结果。</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用户点击“重置”后，系统清空当前筛选条件并恢复默认值。</w:t>
      </w:r>
    </w:p>
    <w:p>
      <w:pPr>
        <w:spacing w:line="360" w:lineRule="auto"/>
        <w:rPr>
          <w:rFonts w:ascii="仿宋" w:hAnsi="仿宋" w:eastAsia="仿宋"/>
          <w:sz w:val="24"/>
          <w:szCs w:val="24"/>
        </w:rPr>
      </w:pPr>
      <w:r>
        <w:rPr>
          <w:rFonts w:hint="eastAsia" w:ascii="仿宋" w:hAnsi="仿宋" w:eastAsia="仿宋"/>
          <w:sz w:val="24"/>
          <w:szCs w:val="24"/>
        </w:rPr>
        <w:t>4. 系统展示客户明细列表，点击“客户名称”可跳转至对应客户视图。</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到期承接分析当前按当月</w:t>
      </w:r>
      <w:r>
        <w:rPr>
          <w:rFonts w:ascii="仿宋" w:hAnsi="仿宋" w:eastAsia="仿宋"/>
          <w:color w:val="000000"/>
          <w:sz w:val="24"/>
        </w:rPr>
        <w:t>、</w:t>
      </w:r>
      <w:r>
        <w:rPr>
          <w:rFonts w:hint="eastAsia" w:ascii="仿宋" w:hAnsi="仿宋" w:eastAsia="仿宋"/>
          <w:color w:val="000000"/>
          <w:sz w:val="24"/>
        </w:rPr>
        <w:t>当季</w:t>
      </w:r>
      <w:r>
        <w:rPr>
          <w:rFonts w:ascii="仿宋" w:hAnsi="仿宋" w:eastAsia="仿宋"/>
          <w:color w:val="000000"/>
          <w:sz w:val="24"/>
        </w:rPr>
        <w:t>、</w:t>
      </w:r>
      <w:r>
        <w:rPr>
          <w:rFonts w:hint="eastAsia" w:ascii="仿宋" w:hAnsi="仿宋" w:eastAsia="仿宋"/>
          <w:color w:val="000000"/>
          <w:sz w:val="24"/>
        </w:rPr>
        <w:t>当年</w:t>
      </w:r>
      <w:r>
        <w:rPr>
          <w:rFonts w:hint="eastAsia" w:ascii="仿宋" w:hAnsi="仿宋" w:eastAsia="仿宋"/>
          <w:sz w:val="24"/>
          <w:szCs w:val="24"/>
        </w:rPr>
        <w:t>三个时间切片展示，当选择当月时，下拉框支持选择月份，默认当月，选择区间1月～当月；当选择季度时，下拉框支持选择季度，默认为当季，选择区间一季度～当季；当选择当年时，默认为当年（如2</w:t>
      </w:r>
      <w:r>
        <w:rPr>
          <w:rFonts w:ascii="仿宋" w:hAnsi="仿宋" w:eastAsia="仿宋"/>
          <w:sz w:val="24"/>
          <w:szCs w:val="24"/>
        </w:rPr>
        <w:t>026</w:t>
      </w:r>
      <w:r>
        <w:rPr>
          <w:rFonts w:hint="eastAsia" w:ascii="仿宋" w:hAnsi="仿宋" w:eastAsia="仿宋"/>
          <w:sz w:val="24"/>
          <w:szCs w:val="24"/>
        </w:rPr>
        <w:t>年），选择区间2</w:t>
      </w:r>
      <w:r>
        <w:rPr>
          <w:rFonts w:ascii="仿宋" w:hAnsi="仿宋" w:eastAsia="仿宋"/>
          <w:sz w:val="24"/>
          <w:szCs w:val="24"/>
        </w:rPr>
        <w:t>026</w:t>
      </w:r>
      <w:r>
        <w:rPr>
          <w:rFonts w:hint="eastAsia" w:ascii="仿宋" w:hAnsi="仿宋" w:eastAsia="仿宋"/>
          <w:sz w:val="24"/>
          <w:szCs w:val="24"/>
        </w:rPr>
        <w:t>年～2</w:t>
      </w:r>
      <w:r>
        <w:rPr>
          <w:rFonts w:ascii="仿宋" w:hAnsi="仿宋" w:eastAsia="仿宋"/>
          <w:sz w:val="24"/>
          <w:szCs w:val="24"/>
        </w:rPr>
        <w:t>026</w:t>
      </w:r>
      <w:r>
        <w:rPr>
          <w:rFonts w:hint="eastAsia" w:ascii="仿宋" w:hAnsi="仿宋" w:eastAsia="仿宋"/>
          <w:sz w:val="24"/>
          <w:szCs w:val="24"/>
        </w:rPr>
        <w:t>年（以后2</w:t>
      </w:r>
      <w:r>
        <w:rPr>
          <w:rFonts w:ascii="仿宋" w:hAnsi="仿宋" w:eastAsia="仿宋"/>
          <w:sz w:val="24"/>
          <w:szCs w:val="24"/>
        </w:rPr>
        <w:t>027</w:t>
      </w:r>
      <w:r>
        <w:rPr>
          <w:rFonts w:hint="eastAsia" w:ascii="仿宋" w:hAnsi="仿宋" w:eastAsia="仿宋"/>
          <w:sz w:val="24"/>
          <w:szCs w:val="24"/>
        </w:rPr>
        <w:t>年……都支持选择，历史数据保留3年）。</w:t>
      </w:r>
    </w:p>
    <w:p>
      <w:pPr>
        <w:spacing w:line="360" w:lineRule="auto"/>
        <w:rPr>
          <w:rFonts w:ascii="仿宋" w:hAnsi="仿宋" w:eastAsia="仿宋"/>
          <w:sz w:val="24"/>
          <w:szCs w:val="24"/>
        </w:rPr>
      </w:pPr>
      <w:r>
        <w:rPr>
          <w:rFonts w:hint="eastAsia" w:ascii="仿宋" w:hAnsi="仿宋" w:eastAsia="仿宋"/>
          <w:sz w:val="24"/>
          <w:szCs w:val="24"/>
        </w:rPr>
        <w:t>2. 本期到期承接的产品范围覆盖存款（定期存款：核心系统的定期存款与智能存款的定期存款）和理财。</w:t>
      </w:r>
    </w:p>
    <w:p>
      <w:pPr>
        <w:spacing w:line="360" w:lineRule="auto"/>
        <w:rPr>
          <w:rFonts w:ascii="仿宋" w:hAnsi="仿宋" w:eastAsia="仿宋"/>
          <w:color w:val="000000"/>
          <w:sz w:val="24"/>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sz w:val="24"/>
          <w:szCs w:val="24"/>
        </w:rPr>
        <w:t>展示要求：</w:t>
      </w:r>
      <w:r>
        <w:rPr>
          <w:rFonts w:hint="eastAsia" w:ascii="仿宋" w:hAnsi="仿宋" w:eastAsia="仿宋"/>
          <w:color w:val="000000"/>
          <w:sz w:val="24"/>
        </w:rPr>
        <w:t>已</w:t>
      </w:r>
      <w:r>
        <w:rPr>
          <w:rFonts w:ascii="仿宋" w:hAnsi="仿宋" w:eastAsia="仿宋"/>
          <w:color w:val="000000"/>
          <w:sz w:val="24"/>
        </w:rPr>
        <w:t>到期客户数</w:t>
      </w:r>
      <w:r>
        <w:rPr>
          <w:rFonts w:hint="eastAsia" w:ascii="仿宋" w:hAnsi="仿宋" w:eastAsia="仿宋"/>
          <w:color w:val="000000"/>
          <w:sz w:val="24"/>
        </w:rPr>
        <w:t>与总</w:t>
      </w:r>
      <w:r>
        <w:rPr>
          <w:rFonts w:ascii="仿宋" w:hAnsi="仿宋" w:eastAsia="仿宋"/>
          <w:color w:val="000000"/>
          <w:sz w:val="24"/>
        </w:rPr>
        <w:t>到期客户数</w:t>
      </w:r>
      <w:r>
        <w:rPr>
          <w:rFonts w:hint="eastAsia" w:ascii="仿宋" w:hAnsi="仿宋" w:eastAsia="仿宋"/>
          <w:color w:val="000000"/>
          <w:sz w:val="24"/>
        </w:rPr>
        <w:t>合在一起展示，例如：“2</w:t>
      </w:r>
      <w:r>
        <w:rPr>
          <w:rFonts w:ascii="仿宋" w:hAnsi="仿宋" w:eastAsia="仿宋"/>
          <w:color w:val="000000"/>
          <w:sz w:val="24"/>
        </w:rPr>
        <w:t>5/50</w:t>
      </w:r>
      <w:r>
        <w:rPr>
          <w:rFonts w:hint="eastAsia" w:ascii="仿宋" w:hAnsi="仿宋" w:eastAsia="仿宋"/>
          <w:color w:val="000000"/>
          <w:sz w:val="24"/>
        </w:rPr>
        <w:t>（展示已到期客户数占比）”；已</w:t>
      </w:r>
      <w:r>
        <w:rPr>
          <w:rFonts w:ascii="仿宋" w:hAnsi="仿宋" w:eastAsia="仿宋"/>
          <w:color w:val="000000"/>
          <w:sz w:val="24"/>
        </w:rPr>
        <w:t>到期金额</w:t>
      </w:r>
      <w:r>
        <w:rPr>
          <w:rFonts w:hint="eastAsia" w:ascii="仿宋" w:hAnsi="仿宋" w:eastAsia="仿宋"/>
          <w:color w:val="000000"/>
          <w:sz w:val="24"/>
        </w:rPr>
        <w:t>与总</w:t>
      </w:r>
      <w:r>
        <w:rPr>
          <w:rFonts w:ascii="仿宋" w:hAnsi="仿宋" w:eastAsia="仿宋"/>
          <w:color w:val="000000"/>
          <w:sz w:val="24"/>
        </w:rPr>
        <w:t>到期金额</w:t>
      </w:r>
      <w:r>
        <w:rPr>
          <w:rFonts w:hint="eastAsia" w:ascii="仿宋" w:hAnsi="仿宋" w:eastAsia="仿宋"/>
          <w:color w:val="000000"/>
          <w:sz w:val="24"/>
        </w:rPr>
        <w:t>的展示上同。</w:t>
      </w:r>
      <w:r>
        <w:rPr>
          <w:rFonts w:ascii="仿宋" w:hAnsi="仿宋" w:eastAsia="仿宋"/>
          <w:color w:val="000000"/>
          <w:sz w:val="24"/>
        </w:rPr>
        <w:t>客户承接率</w:t>
      </w:r>
      <w:r>
        <w:rPr>
          <w:rFonts w:hint="eastAsia" w:ascii="仿宋" w:hAnsi="仿宋" w:eastAsia="仿宋"/>
          <w:color w:val="000000"/>
          <w:sz w:val="24"/>
        </w:rPr>
        <w:t>、</w:t>
      </w:r>
      <w:r>
        <w:rPr>
          <w:rFonts w:ascii="仿宋" w:hAnsi="仿宋" w:eastAsia="仿宋"/>
          <w:color w:val="000000"/>
          <w:sz w:val="24"/>
        </w:rPr>
        <w:t>资产留存率</w:t>
      </w:r>
      <w:r>
        <w:rPr>
          <w:rFonts w:hint="eastAsia" w:ascii="仿宋" w:hAnsi="仿宋" w:eastAsia="仿宋"/>
          <w:color w:val="000000"/>
          <w:sz w:val="24"/>
        </w:rPr>
        <w:t>等指标分开独立展示，例如：“</w:t>
      </w:r>
      <w:r>
        <w:rPr>
          <w:rFonts w:ascii="仿宋" w:hAnsi="仿宋" w:eastAsia="仿宋"/>
          <w:color w:val="000000"/>
          <w:sz w:val="24"/>
        </w:rPr>
        <w:t>客户承接率</w:t>
      </w:r>
      <w:r>
        <w:rPr>
          <w:rFonts w:hint="eastAsia" w:ascii="仿宋" w:hAnsi="仿宋" w:eastAsia="仿宋"/>
          <w:color w:val="000000"/>
          <w:sz w:val="24"/>
        </w:rPr>
        <w:t xml:space="preserve"> </w:t>
      </w:r>
      <w:r>
        <w:rPr>
          <w:rFonts w:ascii="仿宋" w:hAnsi="仿宋" w:eastAsia="仿宋"/>
          <w:color w:val="000000"/>
          <w:sz w:val="24"/>
        </w:rPr>
        <w:t xml:space="preserve">25.12% </w:t>
      </w:r>
      <w:r>
        <w:rPr>
          <w:rFonts w:hint="eastAsia" w:ascii="仿宋" w:hAnsi="仿宋" w:eastAsia="仿宋"/>
          <w:color w:val="000000"/>
          <w:sz w:val="24"/>
        </w:rPr>
        <w:t>（展示较上月）</w:t>
      </w:r>
      <w:r>
        <w:rPr>
          <w:rFonts w:ascii="仿宋" w:hAnsi="仿宋" w:eastAsia="仿宋"/>
          <w:color w:val="000000"/>
          <w:sz w:val="24"/>
        </w:rPr>
        <w:t>”</w:t>
      </w:r>
      <w:r>
        <w:rPr>
          <w:rFonts w:hint="eastAsia" w:ascii="仿宋" w:hAnsi="仿宋" w:eastAsia="仿宋"/>
          <w:color w:val="000000"/>
          <w:sz w:val="24"/>
        </w:rPr>
        <w:t>。</w:t>
      </w:r>
    </w:p>
    <w:p>
      <w:pPr>
        <w:spacing w:line="360" w:lineRule="auto"/>
        <w:rPr>
          <w:rFonts w:ascii="仿宋" w:hAnsi="仿宋" w:eastAsia="仿宋"/>
          <w:color w:val="000000"/>
          <w:sz w:val="24"/>
        </w:rPr>
      </w:pPr>
      <w:r>
        <w:rPr>
          <w:rFonts w:hint="eastAsia" w:ascii="仿宋" w:hAnsi="仿宋" w:eastAsia="仿宋"/>
          <w:color w:val="000000"/>
          <w:sz w:val="24"/>
        </w:rPr>
        <w:t>4</w:t>
      </w:r>
      <w:r>
        <w:rPr>
          <w:rFonts w:ascii="仿宋" w:hAnsi="仿宋" w:eastAsia="仿宋"/>
          <w:color w:val="000000"/>
          <w:sz w:val="24"/>
        </w:rPr>
        <w:t xml:space="preserve">. </w:t>
      </w:r>
      <w:r>
        <w:rPr>
          <w:rFonts w:hint="eastAsia" w:ascii="仿宋" w:hAnsi="仿宋" w:eastAsia="仿宋"/>
          <w:color w:val="000000"/>
          <w:sz w:val="24"/>
        </w:rPr>
        <w:t>指标口径说明：以下指标根据用户不同汇总的数据范围也不同，例如客户经理只汇总名下管户客户的到期客户数或金额。</w:t>
      </w:r>
      <w:r>
        <w:rPr>
          <w:rFonts w:hint="eastAsia" w:ascii="仿宋" w:hAnsi="仿宋" w:eastAsia="仿宋"/>
          <w:color w:val="000000" w:themeColor="text1"/>
          <w:sz w:val="24"/>
          <w14:textFill>
            <w14:solidFill>
              <w14:schemeClr w14:val="tx1"/>
            </w14:solidFill>
          </w14:textFill>
        </w:rPr>
        <w:t>机构管理用户需按照客户的归属机构统计辖下到期客户数或金额（也是管户口径）</w:t>
      </w:r>
      <w:r>
        <w:rPr>
          <w:rFonts w:hint="eastAsia" w:ascii="仿宋" w:hAnsi="仿宋" w:eastAsia="仿宋"/>
          <w:color w:val="000000"/>
          <w:sz w:val="24"/>
        </w:rPr>
        <w:t>。指标分为“全部”、“定期存款”两个页签、支持按照tab页签。</w:t>
      </w:r>
    </w:p>
    <w:p>
      <w:pPr>
        <w:spacing w:line="360" w:lineRule="auto"/>
        <w:rPr>
          <w:rFonts w:ascii="仿宋" w:hAnsi="仿宋" w:eastAsia="仿宋"/>
          <w:color w:val="000000"/>
          <w:sz w:val="24"/>
        </w:rPr>
      </w:pPr>
      <w:r>
        <w:rPr>
          <w:rFonts w:hint="eastAsia" w:ascii="仿宋" w:hAnsi="仿宋" w:eastAsia="仿宋"/>
          <w:color w:val="000000"/>
          <w:sz w:val="24"/>
        </w:rPr>
        <w:t>【全部】页签</w:t>
      </w: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sz w:val="24"/>
        </w:rPr>
        <w:tab/>
      </w:r>
      <w:r>
        <w:rPr>
          <w:rFonts w:ascii="仿宋" w:hAnsi="仿宋" w:eastAsia="仿宋"/>
          <w:b/>
          <w:bCs/>
          <w:color w:val="000000" w:themeColor="text1"/>
          <w:sz w:val="24"/>
          <w14:textFill>
            <w14:solidFill>
              <w14:schemeClr w14:val="tx1"/>
            </w14:solidFill>
          </w14:textFill>
        </w:rPr>
        <w:t>已到期客户数</w:t>
      </w:r>
      <w:r>
        <w:rPr>
          <w:rFonts w:hint="eastAsia" w:ascii="仿宋" w:hAnsi="仿宋" w:eastAsia="仿宋"/>
          <w:color w:val="000000" w:themeColor="text1"/>
          <w:sz w:val="24"/>
          <w14:textFill>
            <w14:solidFill>
              <w14:schemeClr w14:val="tx1"/>
            </w14:solidFill>
          </w14:textFill>
        </w:rPr>
        <w:t>：当期到期的客户即本月1号开始，截至T-1日有</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到期的客户数。</w:t>
      </w: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ab/>
      </w:r>
      <w:r>
        <w:rPr>
          <w:rFonts w:hint="eastAsia" w:ascii="仿宋" w:hAnsi="仿宋" w:eastAsia="仿宋"/>
          <w:b/>
          <w:bCs/>
          <w:color w:val="000000" w:themeColor="text1"/>
          <w:sz w:val="24"/>
          <w14:textFill>
            <w14:solidFill>
              <w14:schemeClr w14:val="tx1"/>
            </w14:solidFill>
          </w14:textFill>
        </w:rPr>
        <w:t>总</w:t>
      </w:r>
      <w:r>
        <w:rPr>
          <w:rFonts w:ascii="仿宋" w:hAnsi="仿宋" w:eastAsia="仿宋"/>
          <w:b/>
          <w:bCs/>
          <w:color w:val="000000" w:themeColor="text1"/>
          <w:sz w:val="24"/>
          <w14:textFill>
            <w14:solidFill>
              <w14:schemeClr w14:val="tx1"/>
            </w14:solidFill>
          </w14:textFill>
        </w:rPr>
        <w:t>到期客户数</w:t>
      </w:r>
      <w:r>
        <w:rPr>
          <w:rFonts w:hint="eastAsia" w:ascii="仿宋" w:hAnsi="仿宋" w:eastAsia="仿宋"/>
          <w:color w:val="000000" w:themeColor="text1"/>
          <w:sz w:val="24"/>
          <w14:textFill>
            <w14:solidFill>
              <w14:schemeClr w14:val="tx1"/>
            </w14:solidFill>
          </w14:textFill>
        </w:rPr>
        <w:t>：当期到期的客户总数。</w:t>
      </w: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ab/>
      </w:r>
      <w:r>
        <w:rPr>
          <w:rFonts w:hint="eastAsia" w:ascii="仿宋" w:hAnsi="仿宋" w:eastAsia="仿宋"/>
          <w:b/>
          <w:bCs/>
          <w:color w:val="000000" w:themeColor="text1"/>
          <w:sz w:val="24"/>
          <w14:textFill>
            <w14:solidFill>
              <w14:schemeClr w14:val="tx1"/>
            </w14:solidFill>
          </w14:textFill>
        </w:rPr>
        <w:t>已</w:t>
      </w:r>
      <w:r>
        <w:rPr>
          <w:rFonts w:ascii="仿宋" w:hAnsi="仿宋" w:eastAsia="仿宋"/>
          <w:b/>
          <w:bCs/>
          <w:color w:val="000000" w:themeColor="text1"/>
          <w:sz w:val="24"/>
          <w14:textFill>
            <w14:solidFill>
              <w14:schemeClr w14:val="tx1"/>
            </w14:solidFill>
          </w14:textFill>
        </w:rPr>
        <w:t>到期金额</w:t>
      </w:r>
      <w:r>
        <w:rPr>
          <w:rFonts w:hint="eastAsia" w:ascii="仿宋" w:hAnsi="仿宋" w:eastAsia="仿宋"/>
          <w:color w:val="000000" w:themeColor="text1"/>
          <w:sz w:val="24"/>
          <w14:textFill>
            <w14:solidFill>
              <w14:schemeClr w14:val="tx1"/>
            </w14:solidFill>
          </w14:textFill>
        </w:rPr>
        <w:t>：当期已到期客户即本月1号开始，截至T-1日有</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金额的汇总。</w:t>
      </w: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ab/>
      </w:r>
      <w:r>
        <w:rPr>
          <w:rFonts w:hint="eastAsia" w:ascii="仿宋" w:hAnsi="仿宋" w:eastAsia="仿宋"/>
          <w:b/>
          <w:bCs/>
          <w:color w:val="000000" w:themeColor="text1"/>
          <w:sz w:val="24"/>
          <w14:textFill>
            <w14:solidFill>
              <w14:schemeClr w14:val="tx1"/>
            </w14:solidFill>
          </w14:textFill>
        </w:rPr>
        <w:t>总</w:t>
      </w:r>
      <w:r>
        <w:rPr>
          <w:rFonts w:ascii="仿宋" w:hAnsi="仿宋" w:eastAsia="仿宋"/>
          <w:b/>
          <w:bCs/>
          <w:color w:val="000000" w:themeColor="text1"/>
          <w:sz w:val="24"/>
          <w14:textFill>
            <w14:solidFill>
              <w14:schemeClr w14:val="tx1"/>
            </w14:solidFill>
          </w14:textFill>
        </w:rPr>
        <w:t>到期金额</w:t>
      </w:r>
      <w:r>
        <w:rPr>
          <w:rFonts w:hint="eastAsia" w:ascii="仿宋" w:hAnsi="仿宋" w:eastAsia="仿宋"/>
          <w:color w:val="000000" w:themeColor="text1"/>
          <w:sz w:val="24"/>
          <w14:textFill>
            <w14:solidFill>
              <w14:schemeClr w14:val="tx1"/>
            </w14:solidFill>
          </w14:textFill>
        </w:rPr>
        <w:t>：当月到期客户</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金额的汇总。</w:t>
      </w: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FF0000"/>
          <w:sz w:val="24"/>
        </w:rPr>
        <w:tab/>
      </w:r>
      <w:r>
        <w:rPr>
          <w:rFonts w:ascii="仿宋" w:hAnsi="仿宋" w:eastAsia="仿宋"/>
          <w:b/>
          <w:bCs/>
          <w:color w:val="000000" w:themeColor="text1"/>
          <w:sz w:val="24"/>
          <w14:textFill>
            <w14:solidFill>
              <w14:schemeClr w14:val="tx1"/>
            </w14:solidFill>
          </w14:textFill>
        </w:rPr>
        <w:t>客户承接率</w:t>
      </w:r>
      <w:r>
        <w:rPr>
          <w:rFonts w:hint="eastAsia" w:ascii="仿宋" w:hAnsi="仿宋" w:eastAsia="仿宋"/>
          <w:color w:val="000000" w:themeColor="text1"/>
          <w:sz w:val="24"/>
          <w14:textFill>
            <w14:solidFill>
              <w14:schemeClr w14:val="tx1"/>
            </w14:solidFill>
          </w14:textFill>
        </w:rPr>
        <w:t>：当月已到期的</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客户中，有多少人的到期资金在规定时间内购买了长期化的产品金额且比重大于等于80%。客户承接率=符合上述资格客户数/已到期客户数*100%。</w:t>
      </w:r>
    </w:p>
    <w:p>
      <w:pPr>
        <w:spacing w:line="360" w:lineRule="auto"/>
        <w:ind w:left="84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统计周期=客户</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到期后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天（含），如果同客户该月有多笔</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到期，按最后一笔到期日后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w:t>
      </w:r>
    </w:p>
    <w:p>
      <w:pPr>
        <w:spacing w:line="360" w:lineRule="auto"/>
        <w:ind w:left="84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2)</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长期化的产品指AUM 产品分类中产品，剔除开放式理财、活期存款、通知存款、保险；</w:t>
      </w:r>
    </w:p>
    <w:p>
      <w:pPr>
        <w:spacing w:line="360" w:lineRule="auto"/>
        <w:ind w:left="84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3)</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比重大于等于80%以上的客户=统计周期客户购买长期化产品的资金/客户本月到期理财资金≥80%；</w:t>
      </w:r>
    </w:p>
    <w:p>
      <w:pPr>
        <w:spacing w:line="360" w:lineRule="auto"/>
        <w:ind w:left="84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4)</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购买日期明确：</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按产品起息日</w:t>
      </w:r>
    </w:p>
    <w:p>
      <w:pPr>
        <w:spacing w:line="360" w:lineRule="auto"/>
        <w:ind w:firstLine="420"/>
        <w:rPr>
          <w:rFonts w:ascii="仿宋" w:hAnsi="仿宋" w:eastAsia="仿宋"/>
          <w:color w:val="000000" w:themeColor="text1"/>
          <w:sz w:val="24"/>
          <w14:textFill>
            <w14:solidFill>
              <w14:schemeClr w14:val="tx1"/>
            </w14:solidFill>
          </w14:textFill>
        </w:rPr>
      </w:pPr>
      <w:r>
        <w:rPr>
          <w:rFonts w:ascii="仿宋" w:hAnsi="仿宋" w:eastAsia="仿宋"/>
          <w:b/>
          <w:bCs/>
          <w:color w:val="000000" w:themeColor="text1"/>
          <w:sz w:val="24"/>
          <w14:textFill>
            <w14:solidFill>
              <w14:schemeClr w14:val="tx1"/>
            </w14:solidFill>
          </w14:textFill>
        </w:rPr>
        <w:t>资产留存率</w:t>
      </w:r>
      <w:r>
        <w:rPr>
          <w:rFonts w:hint="eastAsia" w:ascii="仿宋" w:hAnsi="仿宋" w:eastAsia="仿宋"/>
          <w:color w:val="000000" w:themeColor="text1"/>
          <w:sz w:val="24"/>
          <w14:textFill>
            <w14:solidFill>
              <w14:schemeClr w14:val="tx1"/>
            </w14:solidFill>
          </w14:textFill>
        </w:rPr>
        <w:t>：当月已到期的</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客户，当前AUM/本月第一笔到期前一日AUM*100%，该留存率可以超过100%。</w:t>
      </w:r>
    </w:p>
    <w:p>
      <w:pPr>
        <w:spacing w:line="360" w:lineRule="auto"/>
        <w:ind w:firstLine="420"/>
        <w:rPr>
          <w:rFonts w:ascii="仿宋" w:hAnsi="仿宋" w:eastAsia="仿宋"/>
          <w:color w:val="000000" w:themeColor="text1"/>
          <w:sz w:val="24"/>
          <w14:textFill>
            <w14:solidFill>
              <w14:schemeClr w14:val="tx1"/>
            </w14:solidFill>
          </w14:textFill>
        </w:rPr>
      </w:pPr>
      <w:r>
        <w:rPr>
          <w:rFonts w:ascii="仿宋" w:hAnsi="仿宋" w:eastAsia="仿宋"/>
          <w:b/>
          <w:bCs/>
          <w:color w:val="000000" w:themeColor="text1"/>
          <w:sz w:val="24"/>
          <w14:textFill>
            <w14:solidFill>
              <w14:schemeClr w14:val="tx1"/>
            </w14:solidFill>
          </w14:textFill>
        </w:rPr>
        <w:t>资产承接率</w:t>
      </w:r>
      <w:r>
        <w:rPr>
          <w:rFonts w:hint="eastAsia" w:ascii="仿宋" w:hAnsi="仿宋" w:eastAsia="仿宋"/>
          <w:color w:val="000000" w:themeColor="text1"/>
          <w:sz w:val="24"/>
          <w14:textFill>
            <w14:solidFill>
              <w14:schemeClr w14:val="tx1"/>
            </w14:solidFill>
          </w14:textFill>
        </w:rPr>
        <w:t>：当月已到期的客户中，到期后的客户在规定期限内购买的长期化产品金额，占</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到期金额的比例。</w:t>
      </w:r>
      <w:r>
        <w:rPr>
          <w:rFonts w:ascii="仿宋" w:hAnsi="仿宋" w:eastAsia="仿宋"/>
          <w:color w:val="000000" w:themeColor="text1"/>
          <w:sz w:val="24"/>
          <w14:textFill>
            <w14:solidFill>
              <w14:schemeClr w14:val="tx1"/>
            </w14:solidFill>
          </w14:textFill>
        </w:rPr>
        <w:t>资产承接率</w:t>
      </w:r>
      <w:r>
        <w:rPr>
          <w:rFonts w:hint="eastAsia" w:ascii="仿宋" w:hAnsi="仿宋" w:eastAsia="仿宋"/>
          <w:color w:val="000000" w:themeColor="text1"/>
          <w:sz w:val="24"/>
          <w14:textFill>
            <w14:solidFill>
              <w14:schemeClr w14:val="tx1"/>
            </w14:solidFill>
          </w14:textFill>
        </w:rPr>
        <w:t>=符合上述条件的资金</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已到期</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的金额*100%，该承接率允许超过100%。</w:t>
      </w:r>
    </w:p>
    <w:p>
      <w:pPr>
        <w:spacing w:line="360" w:lineRule="auto"/>
        <w:ind w:left="420" w:firstLine="42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统计周期=客户</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到期后14天（含），如果同客户该月有多笔理财到期，按最后一笔到期日后14天（含）</w:t>
      </w:r>
    </w:p>
    <w:p>
      <w:pPr>
        <w:spacing w:line="360" w:lineRule="auto"/>
        <w:ind w:left="420" w:firstLine="42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2)</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长期化的产品指AUM 产品分类中产品，剔除活期化理财、活期存款、通知存款、保险；</w:t>
      </w:r>
    </w:p>
    <w:p>
      <w:pPr>
        <w:spacing w:line="360" w:lineRule="auto"/>
        <w:ind w:left="420" w:firstLine="42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3)</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资产承接率=Σ(单客户统计周期购买产品的资金)/本月已到期</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总额；</w:t>
      </w:r>
    </w:p>
    <w:p>
      <w:pPr>
        <w:spacing w:line="360" w:lineRule="auto"/>
        <w:ind w:firstLine="420"/>
        <w:rPr>
          <w:rFonts w:ascii="仿宋" w:hAnsi="仿宋" w:eastAsia="仿宋"/>
          <w:color w:val="000000" w:themeColor="text1"/>
          <w:sz w:val="24"/>
          <w14:textFill>
            <w14:solidFill>
              <w14:schemeClr w14:val="tx1"/>
            </w14:solidFill>
          </w14:textFill>
        </w:rPr>
      </w:pPr>
      <w:r>
        <w:rPr>
          <w:rFonts w:ascii="仿宋" w:hAnsi="仿宋" w:eastAsia="仿宋"/>
          <w:b/>
          <w:bCs/>
          <w:color w:val="000000" w:themeColor="text1"/>
          <w:sz w:val="24"/>
          <w14:textFill>
            <w14:solidFill>
              <w14:schemeClr w14:val="tx1"/>
            </w14:solidFill>
          </w14:textFill>
        </w:rPr>
        <w:t>保险转化率</w:t>
      </w:r>
      <w:r>
        <w:rPr>
          <w:rFonts w:hint="eastAsia" w:ascii="仿宋" w:hAnsi="仿宋" w:eastAsia="仿宋"/>
          <w:color w:val="000000" w:themeColor="text1"/>
          <w:sz w:val="24"/>
          <w14:textFill>
            <w14:solidFill>
              <w14:schemeClr w14:val="tx1"/>
            </w14:solidFill>
          </w14:textFill>
        </w:rPr>
        <w:t>：当月到期的</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客户，在统计周期内购买保险的金额百分比，保险转化率=符合条件的资金</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已到期</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金额*100%。</w:t>
      </w:r>
    </w:p>
    <w:p>
      <w:pPr>
        <w:spacing w:line="360" w:lineRule="auto"/>
        <w:ind w:left="420" w:firstLine="42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统计周期=客户</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到期后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天（含），如果同客户该月有多笔</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存款｜理财</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到期，按最后一笔到期日后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w:t>
      </w:r>
    </w:p>
    <w:p>
      <w:pPr>
        <w:spacing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b/>
          <w:bCs/>
          <w:color w:val="000000" w:themeColor="text1"/>
          <w:sz w:val="24"/>
          <w14:textFill>
            <w14:solidFill>
              <w14:schemeClr w14:val="tx1"/>
            </w14:solidFill>
          </w14:textFill>
        </w:rPr>
        <w:t>理财转存款</w:t>
      </w:r>
      <w:r>
        <w:rPr>
          <w:rFonts w:ascii="仿宋" w:hAnsi="仿宋" w:eastAsia="仿宋"/>
          <w:b/>
          <w:bCs/>
          <w:color w:val="000000" w:themeColor="text1"/>
          <w:sz w:val="24"/>
          <w14:textFill>
            <w14:solidFill>
              <w14:schemeClr w14:val="tx1"/>
            </w14:solidFill>
          </w14:textFill>
        </w:rPr>
        <w:t>转化率</w:t>
      </w:r>
      <w:r>
        <w:rPr>
          <w:rFonts w:hint="eastAsia" w:ascii="仿宋" w:hAnsi="仿宋" w:eastAsia="仿宋"/>
          <w:color w:val="000000" w:themeColor="text1"/>
          <w:sz w:val="24"/>
          <w14:textFill>
            <w14:solidFill>
              <w14:schemeClr w14:val="tx1"/>
            </w14:solidFill>
          </w14:textFill>
        </w:rPr>
        <w:t>：当月到期的理财客户，在统计周期内购买长期化存款的金额百分比，存款转化率=符合条件的资金</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已到期理财金额*100%</w:t>
      </w:r>
    </w:p>
    <w:p>
      <w:pPr>
        <w:spacing w:line="360" w:lineRule="auto"/>
        <w:ind w:left="420" w:firstLine="42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统计周期=客户理财到期后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天（含），如果同客户该月有多笔理财到期，按最后一笔到期日后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w:t>
      </w:r>
    </w:p>
    <w:p>
      <w:pPr>
        <w:spacing w:line="360" w:lineRule="auto"/>
        <w:ind w:left="420" w:firstLine="42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2)</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长期化存款指剔除活期存款、通知存款的其他产品</w:t>
      </w:r>
      <w:r>
        <w:rPr>
          <w:rStyle w:val="155"/>
          <w:rFonts w:ascii="仿宋" w:hAnsi="仿宋" w:eastAsia="仿宋"/>
        </w:rPr>
        <w:commentReference w:id="20"/>
      </w:r>
    </w:p>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【定期存款】页签</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14:textFill>
            <w14:solidFill>
              <w14:schemeClr w14:val="tx1"/>
            </w14:solidFill>
          </w14:textFill>
        </w:rPr>
        <w:t>定期</w:t>
      </w:r>
      <w:r>
        <w:rPr>
          <w:rFonts w:hint="eastAsia" w:ascii="仿宋" w:hAnsi="仿宋" w:eastAsia="仿宋"/>
          <w:b/>
          <w:bCs/>
          <w:color w:val="000000" w:themeColor="text1"/>
          <w:sz w:val="24"/>
          <w:szCs w:val="24"/>
          <w14:textFill>
            <w14:solidFill>
              <w14:schemeClr w14:val="tx1"/>
            </w14:solidFill>
          </w14:textFill>
        </w:rPr>
        <w:t>存款到期金额</w:t>
      </w:r>
      <w:r>
        <w:rPr>
          <w:rFonts w:hint="eastAsia" w:ascii="仿宋" w:hAnsi="仿宋" w:eastAsia="仿宋"/>
          <w:color w:val="000000" w:themeColor="text1"/>
          <w:sz w:val="24"/>
          <w:szCs w:val="24"/>
          <w14:textFill>
            <w14:solidFill>
              <w14:schemeClr w14:val="tx1"/>
            </w14:solidFill>
          </w14:textFill>
        </w:rPr>
        <w:t>：当期已到期</w:t>
      </w:r>
      <w:r>
        <w:rPr>
          <w:rFonts w:hint="eastAsia" w:ascii="仿宋" w:hAnsi="仿宋" w:eastAsia="仿宋"/>
          <w:color w:val="000000" w:themeColor="text1"/>
          <w:sz w:val="24"/>
          <w14:textFill>
            <w14:solidFill>
              <w14:schemeClr w14:val="tx1"/>
            </w14:solidFill>
          </w14:textFill>
        </w:rPr>
        <w:t>定期存款</w:t>
      </w:r>
      <w:r>
        <w:rPr>
          <w:rFonts w:hint="eastAsia" w:ascii="仿宋" w:hAnsi="仿宋" w:eastAsia="仿宋"/>
          <w:color w:val="000000" w:themeColor="text1"/>
          <w:sz w:val="24"/>
          <w:szCs w:val="24"/>
          <w14:textFill>
            <w14:solidFill>
              <w14:schemeClr w14:val="tx1"/>
            </w14:solidFill>
          </w14:textFill>
        </w:rPr>
        <w:t>金额。</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14:textFill>
            <w14:solidFill>
              <w14:schemeClr w14:val="tx1"/>
            </w14:solidFill>
          </w14:textFill>
        </w:rPr>
        <w:t>定期存款</w:t>
      </w:r>
      <w:r>
        <w:rPr>
          <w:rFonts w:ascii="仿宋" w:hAnsi="仿宋" w:eastAsia="仿宋"/>
          <w:b/>
          <w:bCs/>
          <w:color w:val="000000" w:themeColor="text1"/>
          <w:sz w:val="24"/>
          <w14:textFill>
            <w14:solidFill>
              <w14:schemeClr w14:val="tx1"/>
            </w14:solidFill>
          </w14:textFill>
        </w:rPr>
        <w:t>到期</w:t>
      </w:r>
      <w:r>
        <w:rPr>
          <w:rFonts w:hint="eastAsia" w:ascii="仿宋" w:hAnsi="仿宋" w:eastAsia="仿宋"/>
          <w:b/>
          <w:bCs/>
          <w:color w:val="000000" w:themeColor="text1"/>
          <w:sz w:val="24"/>
          <w14:textFill>
            <w14:solidFill>
              <w14:schemeClr w14:val="tx1"/>
            </w14:solidFill>
          </w14:textFill>
        </w:rPr>
        <w:t>总</w:t>
      </w:r>
      <w:r>
        <w:rPr>
          <w:rFonts w:ascii="仿宋" w:hAnsi="仿宋" w:eastAsia="仿宋"/>
          <w:b/>
          <w:bCs/>
          <w:color w:val="000000" w:themeColor="text1"/>
          <w:sz w:val="24"/>
          <w14:textFill>
            <w14:solidFill>
              <w14:schemeClr w14:val="tx1"/>
            </w14:solidFill>
          </w14:textFill>
        </w:rPr>
        <w:t>金额</w:t>
      </w:r>
      <w:r>
        <w:rPr>
          <w:rFonts w:hint="eastAsia"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当期到期</w:t>
      </w:r>
      <w:r>
        <w:rPr>
          <w:rFonts w:hint="eastAsia" w:ascii="仿宋" w:hAnsi="仿宋" w:eastAsia="仿宋"/>
          <w:color w:val="000000" w:themeColor="text1"/>
          <w:sz w:val="24"/>
          <w14:textFill>
            <w14:solidFill>
              <w14:schemeClr w14:val="tx1"/>
            </w14:solidFill>
          </w14:textFill>
        </w:rPr>
        <w:t>定期存款</w:t>
      </w:r>
      <w:r>
        <w:rPr>
          <w:rFonts w:hint="eastAsia" w:ascii="仿宋" w:hAnsi="仿宋" w:eastAsia="仿宋"/>
          <w:color w:val="000000" w:themeColor="text1"/>
          <w:sz w:val="24"/>
          <w:szCs w:val="24"/>
          <w14:textFill>
            <w14:solidFill>
              <w14:schemeClr w14:val="tx1"/>
            </w14:solidFill>
          </w14:textFill>
        </w:rPr>
        <w:t>总金额。</w:t>
      </w:r>
    </w:p>
    <w:p>
      <w:pPr>
        <w:spacing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定期存款承接率</w:t>
      </w:r>
      <w:r>
        <w:rPr>
          <w:rFonts w:hint="eastAsia"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当</w:t>
      </w:r>
      <w:r>
        <w:rPr>
          <w:rFonts w:hint="eastAsia" w:ascii="仿宋" w:hAnsi="仿宋" w:eastAsia="仿宋"/>
          <w:color w:val="000000" w:themeColor="text1"/>
          <w:sz w:val="24"/>
          <w:szCs w:val="24"/>
          <w14:textFill>
            <w14:solidFill>
              <w14:schemeClr w14:val="tx1"/>
            </w14:solidFill>
          </w14:textFill>
        </w:rPr>
        <w:t>期</w:t>
      </w:r>
      <w:r>
        <w:rPr>
          <w:rFonts w:hint="eastAsia" w:ascii="仿宋" w:hAnsi="仿宋" w:eastAsia="仿宋"/>
          <w:color w:val="000000" w:themeColor="text1"/>
          <w:sz w:val="24"/>
          <w14:textFill>
            <w14:solidFill>
              <w14:schemeClr w14:val="tx1"/>
            </w14:solidFill>
          </w14:textFill>
        </w:rPr>
        <w:t>已到期的定期存款金额，有多少到期资金在规定时间内购买了定期存款（不含通知存款）的产品。</w:t>
      </w:r>
      <w:r>
        <w:rPr>
          <w:rFonts w:hint="eastAsia" w:ascii="仿宋" w:hAnsi="仿宋" w:eastAsia="仿宋"/>
          <w:color w:val="000000" w:themeColor="text1"/>
          <w:sz w:val="24"/>
          <w:szCs w:val="24"/>
          <w14:textFill>
            <w14:solidFill>
              <w14:schemeClr w14:val="tx1"/>
            </w14:solidFill>
          </w14:textFill>
        </w:rPr>
        <w:t>定期存款承接率</w:t>
      </w:r>
      <w:r>
        <w:rPr>
          <w:rFonts w:hint="eastAsia" w:ascii="仿宋" w:hAnsi="仿宋" w:eastAsia="仿宋"/>
          <w:color w:val="000000" w:themeColor="text1"/>
          <w:sz w:val="24"/>
          <w14:textFill>
            <w14:solidFill>
              <w14:schemeClr w14:val="tx1"/>
            </w14:solidFill>
          </w14:textFill>
        </w:rPr>
        <w:t>=符合上述规则/已到期总金额*100%。</w:t>
      </w:r>
    </w:p>
    <w:p>
      <w:pPr>
        <w:spacing w:line="360" w:lineRule="auto"/>
        <w:ind w:left="84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统计周期=客户定期存款到期后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天（含），如果同客户该月有多笔定期存款到期，按最后一笔到期日后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w:t>
      </w:r>
    </w:p>
    <w:p>
      <w:pPr>
        <w:spacing w:line="360" w:lineRule="auto"/>
        <w:ind w:left="420" w:firstLine="42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2)</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购买日期明确：定期存款按产品起息日。</w:t>
      </w:r>
    </w:p>
    <w:p>
      <w:pPr>
        <w:spacing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b/>
          <w:bCs/>
          <w:color w:val="000000" w:themeColor="text1"/>
          <w:sz w:val="24"/>
          <w14:textFill>
            <w14:solidFill>
              <w14:schemeClr w14:val="tx1"/>
            </w14:solidFill>
          </w14:textFill>
        </w:rPr>
        <w:t>存款转</w:t>
      </w:r>
      <w:r>
        <w:rPr>
          <w:rFonts w:ascii="仿宋" w:hAnsi="仿宋" w:eastAsia="仿宋"/>
          <w:b/>
          <w:bCs/>
          <w:color w:val="000000" w:themeColor="text1"/>
          <w:sz w:val="24"/>
          <w14:textFill>
            <w14:solidFill>
              <w14:schemeClr w14:val="tx1"/>
            </w14:solidFill>
          </w14:textFill>
        </w:rPr>
        <w:t>理财转化率</w:t>
      </w:r>
      <w:r>
        <w:rPr>
          <w:rFonts w:hint="eastAsia" w:ascii="仿宋" w:hAnsi="仿宋" w:eastAsia="仿宋"/>
          <w:color w:val="000000" w:themeColor="text1"/>
          <w:sz w:val="24"/>
          <w14:textFill>
            <w14:solidFill>
              <w14:schemeClr w14:val="tx1"/>
            </w14:solidFill>
          </w14:textFill>
        </w:rPr>
        <w:t>：当月到期的存款客户，在统计周期内购买长期化理财的金额百分比，</w:t>
      </w:r>
      <w:r>
        <w:rPr>
          <w:rFonts w:ascii="仿宋" w:hAnsi="仿宋" w:eastAsia="仿宋"/>
          <w:color w:val="000000" w:themeColor="text1"/>
          <w:sz w:val="24"/>
          <w14:textFill>
            <w14:solidFill>
              <w14:schemeClr w14:val="tx1"/>
            </w14:solidFill>
          </w14:textFill>
        </w:rPr>
        <w:t>理财转化率</w:t>
      </w:r>
      <w:r>
        <w:rPr>
          <w:rFonts w:hint="eastAsia" w:ascii="仿宋" w:hAnsi="仿宋" w:eastAsia="仿宋"/>
          <w:color w:val="000000" w:themeColor="text1"/>
          <w:sz w:val="24"/>
          <w14:textFill>
            <w14:solidFill>
              <w14:schemeClr w14:val="tx1"/>
            </w14:solidFill>
          </w14:textFill>
        </w:rPr>
        <w:t>=符合条件的资金</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已到期存款金额*100%</w:t>
      </w:r>
    </w:p>
    <w:p>
      <w:pPr>
        <w:spacing w:line="360" w:lineRule="auto"/>
        <w:ind w:left="420" w:firstLine="42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统计周期=客户存款到期后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天（含），如果同客户该月有多笔存款到期，按最后一笔到期日后</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天（含）；</w:t>
      </w:r>
    </w:p>
    <w:p>
      <w:pPr>
        <w:spacing w:line="360" w:lineRule="auto"/>
        <w:ind w:left="420" w:firstLine="42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2)</w:t>
      </w:r>
      <w:r>
        <w:rPr>
          <w:rFonts w:hint="eastAsia" w:ascii="仿宋" w:hAnsi="仿宋" w:eastAsia="仿宋"/>
          <w:color w:val="000000" w:themeColor="text1"/>
          <w:sz w:val="24"/>
          <w14:textFill>
            <w14:solidFill>
              <w14:schemeClr w14:val="tx1"/>
            </w14:solidFill>
          </w14:textFill>
        </w:rPr>
        <w:tab/>
      </w:r>
      <w:r>
        <w:rPr>
          <w:rFonts w:hint="eastAsia" w:ascii="仿宋" w:hAnsi="仿宋" w:eastAsia="仿宋"/>
          <w:color w:val="000000" w:themeColor="text1"/>
          <w:sz w:val="24"/>
          <w14:textFill>
            <w14:solidFill>
              <w14:schemeClr w14:val="tx1"/>
            </w14:solidFill>
          </w14:textFill>
        </w:rPr>
        <w:t>长期化理财剔除开放式理财</w:t>
      </w:r>
    </w:p>
    <w:p>
      <w:pPr>
        <w:spacing w:line="360" w:lineRule="auto"/>
        <w:rPr>
          <w:rFonts w:ascii="仿宋" w:hAnsi="仿宋" w:eastAsia="仿宋"/>
          <w:sz w:val="24"/>
          <w:szCs w:val="24"/>
        </w:rPr>
      </w:pPr>
      <w:r>
        <w:rPr>
          <w:rFonts w:hint="eastAsia" w:ascii="仿宋" w:hAnsi="仿宋" w:eastAsia="仿宋"/>
          <w:sz w:val="24"/>
          <w:szCs w:val="24"/>
        </w:rPr>
        <w:t>3. 默认按客户等级降序排序，涉及金额字段和日期字段应支持升序/降序切换。</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管理用户与客户经理都有权查看，管理用户查看机构辖下产品到期经营数据，客户经理查看本人名下管户产品到期经营数据。</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rPr>
      </w:pPr>
      <w:ins w:id="415" w:author="wanao" w:date="2026-07-10T19:08:58Z">
        <w:r>
          <w:rPr>
            <w:rFonts w:hint="eastAsia" w:ascii="仿宋" w:hAnsi="仿宋" w:eastAsia="仿宋"/>
            <w:color w:val="000000"/>
            <w:sz w:val="24"/>
            <w:lang w:eastAsia="zh-CN"/>
          </w:rPr>
          <w:t>“</w:t>
        </w:r>
      </w:ins>
      <w:ins w:id="416" w:author="wanao" w:date="2026-07-10T19:09:00Z">
        <w:r>
          <w:rPr>
            <w:rFonts w:hint="eastAsia" w:ascii="仿宋" w:hAnsi="仿宋" w:eastAsia="仿宋"/>
            <w:color w:val="000000"/>
            <w:sz w:val="24"/>
            <w:lang w:val="en-US" w:eastAsia="zh-CN"/>
          </w:rPr>
          <w:t>全部</w:t>
        </w:r>
      </w:ins>
      <w:ins w:id="417" w:author="wanao" w:date="2026-07-10T19:08:58Z">
        <w:r>
          <w:rPr>
            <w:rFonts w:hint="eastAsia" w:ascii="仿宋" w:hAnsi="仿宋" w:eastAsia="仿宋"/>
            <w:color w:val="000000"/>
            <w:sz w:val="24"/>
            <w:lang w:eastAsia="zh-CN"/>
          </w:rPr>
          <w:t>”</w:t>
        </w:r>
      </w:ins>
      <w:del w:id="418" w:author="wanao" w:date="2026-07-10T19:08:57Z">
        <w:r>
          <w:rPr>
            <w:rFonts w:hint="eastAsia" w:ascii="仿宋" w:hAnsi="仿宋" w:eastAsia="仿宋"/>
            <w:color w:val="000000"/>
            <w:sz w:val="24"/>
          </w:rPr>
          <w:delText>存</w:delText>
        </w:r>
      </w:del>
      <w:del w:id="419" w:author="wanao" w:date="2026-07-10T19:08:56Z">
        <w:r>
          <w:rPr>
            <w:rFonts w:hint="eastAsia" w:ascii="仿宋" w:hAnsi="仿宋" w:eastAsia="仿宋"/>
            <w:color w:val="000000"/>
            <w:sz w:val="24"/>
          </w:rPr>
          <w:delText>款</w:delText>
        </w:r>
      </w:del>
      <w:r>
        <w:rPr>
          <w:rFonts w:ascii="仿宋" w:hAnsi="仿宋" w:eastAsia="仿宋"/>
          <w:color w:val="000000"/>
          <w:sz w:val="24"/>
        </w:rPr>
        <w:t>到期承接统计指标</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已到期客户数</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5" w:type="dxa"/>
          </w:tcPr>
          <w:p>
            <w:pPr>
              <w:spacing w:line="360" w:lineRule="auto"/>
              <w:rPr>
                <w:rFonts w:ascii="仿宋" w:hAnsi="仿宋" w:eastAsia="仿宋"/>
              </w:rPr>
            </w:pPr>
            <w:r>
              <w:rPr>
                <w:rFonts w:ascii="仿宋" w:hAnsi="仿宋" w:eastAsia="仿宋"/>
                <w:color w:val="000000"/>
                <w:sz w:val="24"/>
              </w:rPr>
              <w:t>展示当前统计期间内</w:t>
            </w:r>
            <w:r>
              <w:rPr>
                <w:rFonts w:hint="eastAsia" w:ascii="仿宋" w:hAnsi="仿宋" w:eastAsia="仿宋"/>
                <w:color w:val="000000"/>
                <w:sz w:val="24"/>
              </w:rPr>
              <w:t>已</w:t>
            </w:r>
            <w:r>
              <w:rPr>
                <w:rFonts w:ascii="仿宋" w:hAnsi="仿宋" w:eastAsia="仿宋"/>
                <w:color w:val="000000"/>
                <w:sz w:val="24"/>
              </w:rPr>
              <w:t>到期客户数，单位：户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总</w:t>
            </w:r>
            <w:r>
              <w:rPr>
                <w:rFonts w:ascii="仿宋" w:hAnsi="仿宋" w:eastAsia="仿宋"/>
                <w:color w:val="000000"/>
                <w:sz w:val="24"/>
              </w:rPr>
              <w:t>到期客户数</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5" w:type="dxa"/>
          </w:tcPr>
          <w:p>
            <w:pPr>
              <w:spacing w:line="360" w:lineRule="auto"/>
              <w:rPr>
                <w:rFonts w:ascii="仿宋" w:hAnsi="仿宋" w:eastAsia="仿宋"/>
              </w:rPr>
            </w:pPr>
            <w:r>
              <w:rPr>
                <w:rFonts w:ascii="仿宋" w:hAnsi="仿宋" w:eastAsia="仿宋"/>
                <w:color w:val="000000"/>
                <w:sz w:val="24"/>
              </w:rPr>
              <w:t>展示当前统计期间内</w:t>
            </w:r>
            <w:r>
              <w:rPr>
                <w:rFonts w:hint="eastAsia" w:ascii="仿宋" w:hAnsi="仿宋" w:eastAsia="仿宋"/>
                <w:color w:val="000000"/>
                <w:sz w:val="24"/>
              </w:rPr>
              <w:t>总</w:t>
            </w:r>
            <w:r>
              <w:rPr>
                <w:rFonts w:ascii="仿宋" w:hAnsi="仿宋" w:eastAsia="仿宋"/>
                <w:color w:val="000000"/>
                <w:sz w:val="24"/>
              </w:rPr>
              <w:t>到期客户数，单位：户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已</w:t>
            </w:r>
            <w:r>
              <w:rPr>
                <w:rFonts w:ascii="仿宋" w:hAnsi="仿宋" w:eastAsia="仿宋"/>
                <w:color w:val="000000"/>
                <w:sz w:val="24"/>
              </w:rPr>
              <w:t>到期金额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rPr>
            </w:pPr>
            <w:r>
              <w:rPr>
                <w:rFonts w:ascii="仿宋" w:hAnsi="仿宋" w:eastAsia="仿宋"/>
                <w:color w:val="000000"/>
                <w:sz w:val="24"/>
              </w:rPr>
              <w:t>展示当前统计期间内</w:t>
            </w:r>
            <w:r>
              <w:rPr>
                <w:rFonts w:hint="eastAsia" w:ascii="仿宋" w:hAnsi="仿宋" w:eastAsia="仿宋"/>
                <w:color w:val="000000"/>
                <w:sz w:val="24"/>
              </w:rPr>
              <w:t>已</w:t>
            </w:r>
            <w:r>
              <w:rPr>
                <w:rFonts w:ascii="仿宋" w:hAnsi="仿宋" w:eastAsia="仿宋"/>
                <w:color w:val="000000"/>
                <w:sz w:val="24"/>
              </w:rPr>
              <w:t>到期金额，单位：</w:t>
            </w:r>
            <w:r>
              <w:rPr>
                <w:rFonts w:hint="eastAsia" w:ascii="仿宋" w:hAnsi="仿宋" w:eastAsia="仿宋"/>
                <w:color w:val="000000"/>
                <w:sz w:val="24"/>
              </w:rPr>
              <w:t>万</w:t>
            </w:r>
            <w:r>
              <w:rPr>
                <w:rFonts w:ascii="仿宋" w:hAnsi="仿宋" w:eastAsia="仿宋"/>
                <w:color w:val="000000"/>
                <w:sz w:val="24"/>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总</w:t>
            </w:r>
            <w:r>
              <w:rPr>
                <w:rFonts w:ascii="仿宋" w:hAnsi="仿宋" w:eastAsia="仿宋"/>
                <w:color w:val="000000"/>
                <w:sz w:val="24"/>
              </w:rPr>
              <w:t>到期金额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rPr>
            </w:pPr>
            <w:r>
              <w:rPr>
                <w:rFonts w:ascii="仿宋" w:hAnsi="仿宋" w:eastAsia="仿宋"/>
                <w:color w:val="000000"/>
                <w:sz w:val="24"/>
              </w:rPr>
              <w:t>展示当前统计期间内</w:t>
            </w:r>
            <w:r>
              <w:rPr>
                <w:rFonts w:hint="eastAsia" w:ascii="仿宋" w:hAnsi="仿宋" w:eastAsia="仿宋"/>
                <w:color w:val="000000"/>
                <w:sz w:val="24"/>
              </w:rPr>
              <w:t>总</w:t>
            </w:r>
            <w:r>
              <w:rPr>
                <w:rFonts w:ascii="仿宋" w:hAnsi="仿宋" w:eastAsia="仿宋"/>
                <w:color w:val="000000"/>
                <w:sz w:val="24"/>
              </w:rPr>
              <w:t>到期金额，单位：</w:t>
            </w:r>
            <w:r>
              <w:rPr>
                <w:rFonts w:hint="eastAsia" w:ascii="仿宋" w:hAnsi="仿宋" w:eastAsia="仿宋"/>
                <w:color w:val="000000"/>
                <w:sz w:val="24"/>
              </w:rPr>
              <w:t>万</w:t>
            </w:r>
            <w:r>
              <w:rPr>
                <w:rFonts w:ascii="仿宋" w:hAnsi="仿宋" w:eastAsia="仿宋"/>
                <w:color w:val="000000"/>
                <w:sz w:val="24"/>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客户承接率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百分比</w:t>
            </w:r>
          </w:p>
        </w:tc>
        <w:tc>
          <w:tcPr>
            <w:tcW w:w="2265" w:type="dxa"/>
          </w:tcPr>
          <w:p>
            <w:pPr>
              <w:spacing w:line="360" w:lineRule="auto"/>
              <w:rPr>
                <w:rFonts w:ascii="仿宋" w:hAnsi="仿宋" w:eastAsia="仿宋"/>
              </w:rPr>
            </w:pPr>
            <w:r>
              <w:rPr>
                <w:rFonts w:ascii="仿宋" w:hAnsi="仿宋" w:eastAsia="仿宋"/>
                <w:color w:val="000000"/>
                <w:sz w:val="24"/>
              </w:rPr>
              <w:t>展示客户承接率</w:t>
            </w:r>
            <w:r>
              <w:rPr>
                <w:rFonts w:hint="eastAsia" w:ascii="仿宋" w:hAnsi="仿宋" w:eastAsia="仿宋"/>
                <w:color w:val="000000"/>
                <w:sz w:val="24"/>
              </w:rPr>
              <w:t>、较上月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资产留存率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百分比</w:t>
            </w:r>
          </w:p>
        </w:tc>
        <w:tc>
          <w:tcPr>
            <w:tcW w:w="2265" w:type="dxa"/>
          </w:tcPr>
          <w:p>
            <w:pPr>
              <w:spacing w:line="360" w:lineRule="auto"/>
              <w:rPr>
                <w:rFonts w:ascii="仿宋" w:hAnsi="仿宋" w:eastAsia="仿宋"/>
              </w:rPr>
            </w:pPr>
            <w:r>
              <w:rPr>
                <w:rFonts w:ascii="仿宋" w:hAnsi="仿宋" w:eastAsia="仿宋"/>
                <w:color w:val="000000"/>
                <w:sz w:val="24"/>
              </w:rPr>
              <w:t>展示资产留存率</w:t>
            </w:r>
            <w:r>
              <w:rPr>
                <w:rFonts w:hint="eastAsia" w:ascii="仿宋" w:hAnsi="仿宋" w:eastAsia="仿宋"/>
                <w:color w:val="000000"/>
                <w:sz w:val="24"/>
              </w:rPr>
              <w:t>、较上月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资产承接率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百分比</w:t>
            </w:r>
          </w:p>
        </w:tc>
        <w:tc>
          <w:tcPr>
            <w:tcW w:w="2265" w:type="dxa"/>
          </w:tcPr>
          <w:p>
            <w:pPr>
              <w:spacing w:line="360" w:lineRule="auto"/>
              <w:rPr>
                <w:rFonts w:ascii="仿宋" w:hAnsi="仿宋" w:eastAsia="仿宋"/>
              </w:rPr>
            </w:pPr>
            <w:r>
              <w:rPr>
                <w:rFonts w:ascii="仿宋" w:hAnsi="仿宋" w:eastAsia="仿宋"/>
                <w:color w:val="000000"/>
                <w:sz w:val="24"/>
              </w:rPr>
              <w:t>展示资产承接率</w:t>
            </w:r>
            <w:r>
              <w:rPr>
                <w:rFonts w:hint="eastAsia" w:ascii="仿宋" w:hAnsi="仿宋" w:eastAsia="仿宋"/>
                <w:color w:val="000000"/>
                <w:sz w:val="24"/>
              </w:rPr>
              <w:t>、较上月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理财转化率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百分比</w:t>
            </w:r>
          </w:p>
        </w:tc>
        <w:tc>
          <w:tcPr>
            <w:tcW w:w="2265" w:type="dxa"/>
          </w:tcPr>
          <w:p>
            <w:pPr>
              <w:spacing w:line="360" w:lineRule="auto"/>
              <w:rPr>
                <w:rFonts w:ascii="仿宋" w:hAnsi="仿宋" w:eastAsia="仿宋"/>
              </w:rPr>
            </w:pPr>
            <w:r>
              <w:rPr>
                <w:rFonts w:ascii="仿宋" w:hAnsi="仿宋" w:eastAsia="仿宋"/>
                <w:color w:val="000000"/>
                <w:sz w:val="24"/>
              </w:rPr>
              <w:t>展示理财转化率</w:t>
            </w:r>
            <w:r>
              <w:rPr>
                <w:rFonts w:hint="eastAsia" w:ascii="仿宋" w:hAnsi="仿宋" w:eastAsia="仿宋"/>
                <w:color w:val="000000"/>
                <w:sz w:val="24"/>
              </w:rPr>
              <w:t>、较上月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保险转化率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百分比</w:t>
            </w:r>
          </w:p>
        </w:tc>
        <w:tc>
          <w:tcPr>
            <w:tcW w:w="2265" w:type="dxa"/>
          </w:tcPr>
          <w:p>
            <w:pPr>
              <w:spacing w:line="360" w:lineRule="auto"/>
              <w:rPr>
                <w:rFonts w:ascii="仿宋" w:hAnsi="仿宋" w:eastAsia="仿宋"/>
              </w:rPr>
            </w:pPr>
            <w:r>
              <w:rPr>
                <w:rFonts w:ascii="仿宋" w:hAnsi="仿宋" w:eastAsia="仿宋"/>
                <w:color w:val="000000"/>
                <w:sz w:val="24"/>
              </w:rPr>
              <w:t>展示保险转化率</w:t>
            </w:r>
            <w:r>
              <w:rPr>
                <w:rFonts w:hint="eastAsia" w:ascii="仿宋" w:hAnsi="仿宋" w:eastAsia="仿宋"/>
                <w:color w:val="000000"/>
                <w:sz w:val="24"/>
              </w:rPr>
              <w:t>、较上月</w:t>
            </w:r>
          </w:p>
        </w:tc>
      </w:tr>
    </w:tbl>
    <w:p>
      <w:pPr>
        <w:spacing w:line="360" w:lineRule="auto"/>
        <w:rPr>
          <w:rFonts w:ascii="仿宋" w:hAnsi="仿宋" w:eastAsia="仿宋"/>
        </w:rPr>
      </w:pPr>
    </w:p>
    <w:p>
      <w:pPr>
        <w:spacing w:line="360" w:lineRule="auto"/>
        <w:rPr>
          <w:rFonts w:ascii="仿宋" w:hAnsi="仿宋" w:eastAsia="仿宋"/>
        </w:rPr>
      </w:pPr>
      <w:r>
        <w:rPr>
          <w:rFonts w:hint="eastAsia" w:ascii="仿宋" w:hAnsi="仿宋" w:eastAsia="仿宋"/>
          <w:color w:val="000000"/>
          <w:sz w:val="24"/>
        </w:rPr>
        <w:t>理财</w:t>
      </w:r>
      <w:r>
        <w:rPr>
          <w:rFonts w:ascii="仿宋" w:hAnsi="仿宋" w:eastAsia="仿宋"/>
          <w:color w:val="000000"/>
          <w:sz w:val="24"/>
        </w:rPr>
        <w:t>到期承接统计指标</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已到期客户数</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5" w:type="dxa"/>
          </w:tcPr>
          <w:p>
            <w:pPr>
              <w:spacing w:line="360" w:lineRule="auto"/>
              <w:rPr>
                <w:rFonts w:ascii="仿宋" w:hAnsi="仿宋" w:eastAsia="仿宋"/>
              </w:rPr>
            </w:pPr>
            <w:r>
              <w:rPr>
                <w:rFonts w:ascii="仿宋" w:hAnsi="仿宋" w:eastAsia="仿宋"/>
                <w:color w:val="000000"/>
                <w:sz w:val="24"/>
              </w:rPr>
              <w:t>展示当前统计期间内</w:t>
            </w:r>
            <w:r>
              <w:rPr>
                <w:rFonts w:hint="eastAsia" w:ascii="仿宋" w:hAnsi="仿宋" w:eastAsia="仿宋"/>
                <w:color w:val="000000"/>
                <w:sz w:val="24"/>
              </w:rPr>
              <w:t>已</w:t>
            </w:r>
            <w:r>
              <w:rPr>
                <w:rFonts w:ascii="仿宋" w:hAnsi="仿宋" w:eastAsia="仿宋"/>
                <w:color w:val="000000"/>
                <w:sz w:val="24"/>
              </w:rPr>
              <w:t>到期客户数，单位：户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总</w:t>
            </w:r>
            <w:r>
              <w:rPr>
                <w:rFonts w:ascii="仿宋" w:hAnsi="仿宋" w:eastAsia="仿宋"/>
                <w:color w:val="000000"/>
                <w:sz w:val="24"/>
              </w:rPr>
              <w:t>到期客户数</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5" w:type="dxa"/>
          </w:tcPr>
          <w:p>
            <w:pPr>
              <w:spacing w:line="360" w:lineRule="auto"/>
              <w:rPr>
                <w:rFonts w:ascii="仿宋" w:hAnsi="仿宋" w:eastAsia="仿宋"/>
              </w:rPr>
            </w:pPr>
            <w:r>
              <w:rPr>
                <w:rFonts w:ascii="仿宋" w:hAnsi="仿宋" w:eastAsia="仿宋"/>
                <w:color w:val="000000"/>
                <w:sz w:val="24"/>
              </w:rPr>
              <w:t>展示当前统计期间内</w:t>
            </w:r>
            <w:r>
              <w:rPr>
                <w:rFonts w:hint="eastAsia" w:ascii="仿宋" w:hAnsi="仿宋" w:eastAsia="仿宋"/>
                <w:color w:val="000000"/>
                <w:sz w:val="24"/>
              </w:rPr>
              <w:t>总</w:t>
            </w:r>
            <w:r>
              <w:rPr>
                <w:rFonts w:ascii="仿宋" w:hAnsi="仿宋" w:eastAsia="仿宋"/>
                <w:color w:val="000000"/>
                <w:sz w:val="24"/>
              </w:rPr>
              <w:t>到期客户数，单位：户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已</w:t>
            </w:r>
            <w:r>
              <w:rPr>
                <w:rFonts w:ascii="仿宋" w:hAnsi="仿宋" w:eastAsia="仿宋"/>
                <w:color w:val="000000"/>
                <w:sz w:val="24"/>
              </w:rPr>
              <w:t>到期金额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rPr>
            </w:pPr>
            <w:r>
              <w:rPr>
                <w:rFonts w:ascii="仿宋" w:hAnsi="仿宋" w:eastAsia="仿宋"/>
                <w:color w:val="000000"/>
                <w:sz w:val="24"/>
              </w:rPr>
              <w:t>展示当前统计期间内</w:t>
            </w:r>
            <w:r>
              <w:rPr>
                <w:rFonts w:hint="eastAsia" w:ascii="仿宋" w:hAnsi="仿宋" w:eastAsia="仿宋"/>
                <w:color w:val="000000"/>
                <w:sz w:val="24"/>
              </w:rPr>
              <w:t>已</w:t>
            </w:r>
            <w:r>
              <w:rPr>
                <w:rFonts w:ascii="仿宋" w:hAnsi="仿宋" w:eastAsia="仿宋"/>
                <w:color w:val="000000"/>
                <w:sz w:val="24"/>
              </w:rPr>
              <w:t>到期金额，单位：</w:t>
            </w:r>
            <w:r>
              <w:rPr>
                <w:rFonts w:hint="eastAsia" w:ascii="仿宋" w:hAnsi="仿宋" w:eastAsia="仿宋"/>
                <w:color w:val="000000"/>
                <w:sz w:val="24"/>
              </w:rPr>
              <w:t>万</w:t>
            </w:r>
            <w:r>
              <w:rPr>
                <w:rFonts w:ascii="仿宋" w:hAnsi="仿宋" w:eastAsia="仿宋"/>
                <w:color w:val="000000"/>
                <w:sz w:val="24"/>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总</w:t>
            </w:r>
            <w:r>
              <w:rPr>
                <w:rFonts w:ascii="仿宋" w:hAnsi="仿宋" w:eastAsia="仿宋"/>
                <w:color w:val="000000"/>
                <w:sz w:val="24"/>
              </w:rPr>
              <w:t>到期金额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rPr>
            </w:pPr>
            <w:r>
              <w:rPr>
                <w:rFonts w:ascii="仿宋" w:hAnsi="仿宋" w:eastAsia="仿宋"/>
                <w:color w:val="000000"/>
                <w:sz w:val="24"/>
              </w:rPr>
              <w:t>展示当前统计期间内</w:t>
            </w:r>
            <w:r>
              <w:rPr>
                <w:rFonts w:hint="eastAsia" w:ascii="仿宋" w:hAnsi="仿宋" w:eastAsia="仿宋"/>
                <w:color w:val="000000"/>
                <w:sz w:val="24"/>
              </w:rPr>
              <w:t>总</w:t>
            </w:r>
            <w:r>
              <w:rPr>
                <w:rFonts w:ascii="仿宋" w:hAnsi="仿宋" w:eastAsia="仿宋"/>
                <w:color w:val="000000"/>
                <w:sz w:val="24"/>
              </w:rPr>
              <w:t>到期金额，单位：</w:t>
            </w:r>
            <w:r>
              <w:rPr>
                <w:rFonts w:hint="eastAsia" w:ascii="仿宋" w:hAnsi="仿宋" w:eastAsia="仿宋"/>
                <w:color w:val="000000"/>
                <w:sz w:val="24"/>
              </w:rPr>
              <w:t>万</w:t>
            </w:r>
            <w:r>
              <w:rPr>
                <w:rFonts w:ascii="仿宋" w:hAnsi="仿宋" w:eastAsia="仿宋"/>
                <w:color w:val="000000"/>
                <w:sz w:val="24"/>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客户承接率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百分比</w:t>
            </w:r>
          </w:p>
        </w:tc>
        <w:tc>
          <w:tcPr>
            <w:tcW w:w="2265" w:type="dxa"/>
          </w:tcPr>
          <w:p>
            <w:pPr>
              <w:spacing w:line="360" w:lineRule="auto"/>
              <w:rPr>
                <w:rFonts w:ascii="仿宋" w:hAnsi="仿宋" w:eastAsia="仿宋"/>
              </w:rPr>
            </w:pPr>
            <w:r>
              <w:rPr>
                <w:rFonts w:ascii="仿宋" w:hAnsi="仿宋" w:eastAsia="仿宋"/>
                <w:color w:val="000000"/>
                <w:sz w:val="24"/>
              </w:rPr>
              <w:t>展示客户承接率</w:t>
            </w:r>
            <w:r>
              <w:rPr>
                <w:rFonts w:hint="eastAsia" w:ascii="仿宋" w:hAnsi="仿宋" w:eastAsia="仿宋"/>
                <w:color w:val="000000"/>
                <w:sz w:val="24"/>
              </w:rPr>
              <w:t>、较上月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资产留存率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百分比</w:t>
            </w:r>
          </w:p>
        </w:tc>
        <w:tc>
          <w:tcPr>
            <w:tcW w:w="2265" w:type="dxa"/>
          </w:tcPr>
          <w:p>
            <w:pPr>
              <w:spacing w:line="360" w:lineRule="auto"/>
              <w:rPr>
                <w:rFonts w:ascii="仿宋" w:hAnsi="仿宋" w:eastAsia="仿宋"/>
              </w:rPr>
            </w:pPr>
            <w:r>
              <w:rPr>
                <w:rFonts w:ascii="仿宋" w:hAnsi="仿宋" w:eastAsia="仿宋"/>
                <w:color w:val="000000"/>
                <w:sz w:val="24"/>
              </w:rPr>
              <w:t>展示资产留存率</w:t>
            </w:r>
            <w:r>
              <w:rPr>
                <w:rFonts w:hint="eastAsia" w:ascii="仿宋" w:hAnsi="仿宋" w:eastAsia="仿宋"/>
                <w:color w:val="000000"/>
                <w:sz w:val="24"/>
              </w:rPr>
              <w:t>、较上月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资产承接率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百分比</w:t>
            </w:r>
          </w:p>
        </w:tc>
        <w:tc>
          <w:tcPr>
            <w:tcW w:w="2265" w:type="dxa"/>
          </w:tcPr>
          <w:p>
            <w:pPr>
              <w:spacing w:line="360" w:lineRule="auto"/>
              <w:rPr>
                <w:rFonts w:ascii="仿宋" w:hAnsi="仿宋" w:eastAsia="仿宋"/>
              </w:rPr>
            </w:pPr>
            <w:r>
              <w:rPr>
                <w:rFonts w:ascii="仿宋" w:hAnsi="仿宋" w:eastAsia="仿宋"/>
                <w:color w:val="000000"/>
                <w:sz w:val="24"/>
              </w:rPr>
              <w:t>展示资产承接率</w:t>
            </w:r>
            <w:r>
              <w:rPr>
                <w:rFonts w:hint="eastAsia" w:ascii="仿宋" w:hAnsi="仿宋" w:eastAsia="仿宋"/>
                <w:color w:val="000000"/>
                <w:sz w:val="24"/>
              </w:rPr>
              <w:t>、较上月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存款</w:t>
            </w:r>
            <w:r>
              <w:rPr>
                <w:rFonts w:ascii="仿宋" w:hAnsi="仿宋" w:eastAsia="仿宋"/>
                <w:color w:val="000000"/>
                <w:sz w:val="24"/>
              </w:rPr>
              <w:t>转化率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百分比</w:t>
            </w:r>
          </w:p>
        </w:tc>
        <w:tc>
          <w:tcPr>
            <w:tcW w:w="2265" w:type="dxa"/>
          </w:tcPr>
          <w:p>
            <w:pPr>
              <w:spacing w:line="360" w:lineRule="auto"/>
              <w:rPr>
                <w:rFonts w:ascii="仿宋" w:hAnsi="仿宋" w:eastAsia="仿宋"/>
              </w:rPr>
            </w:pPr>
            <w:r>
              <w:rPr>
                <w:rFonts w:ascii="仿宋" w:hAnsi="仿宋" w:eastAsia="仿宋"/>
                <w:color w:val="000000"/>
                <w:sz w:val="24"/>
              </w:rPr>
              <w:t>展示理财转化率</w:t>
            </w:r>
            <w:r>
              <w:rPr>
                <w:rFonts w:hint="eastAsia" w:ascii="仿宋" w:hAnsi="仿宋" w:eastAsia="仿宋"/>
                <w:color w:val="000000"/>
                <w:sz w:val="24"/>
              </w:rPr>
              <w:t>、较上月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保险转化率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百分比</w:t>
            </w:r>
          </w:p>
        </w:tc>
        <w:tc>
          <w:tcPr>
            <w:tcW w:w="2265" w:type="dxa"/>
          </w:tcPr>
          <w:p>
            <w:pPr>
              <w:spacing w:line="360" w:lineRule="auto"/>
              <w:rPr>
                <w:rFonts w:ascii="仿宋" w:hAnsi="仿宋" w:eastAsia="仿宋"/>
              </w:rPr>
            </w:pPr>
            <w:r>
              <w:rPr>
                <w:rFonts w:ascii="仿宋" w:hAnsi="仿宋" w:eastAsia="仿宋"/>
                <w:color w:val="000000"/>
                <w:sz w:val="24"/>
              </w:rPr>
              <w:t>展示保险转化率</w:t>
            </w:r>
            <w:r>
              <w:rPr>
                <w:rFonts w:hint="eastAsia" w:ascii="仿宋" w:hAnsi="仿宋" w:eastAsia="仿宋"/>
                <w:color w:val="000000"/>
                <w:sz w:val="24"/>
              </w:rPr>
              <w:t>、较上月</w:t>
            </w:r>
          </w:p>
        </w:tc>
      </w:tr>
    </w:tbl>
    <w:p>
      <w:pPr>
        <w:spacing w:line="360" w:lineRule="auto"/>
        <w:rPr>
          <w:rFonts w:ascii="仿宋" w:hAnsi="仿宋" w:eastAsia="仿宋"/>
        </w:rPr>
      </w:pPr>
    </w:p>
    <w:p>
      <w:pPr>
        <w:spacing w:line="360" w:lineRule="auto"/>
        <w:rPr>
          <w:rFonts w:ascii="仿宋" w:hAnsi="仿宋" w:eastAsia="仿宋"/>
        </w:rPr>
      </w:pPr>
      <w:r>
        <w:rPr>
          <w:rFonts w:ascii="仿宋" w:hAnsi="仿宋" w:eastAsia="仿宋"/>
          <w:color w:val="000000"/>
          <w:sz w:val="24"/>
        </w:rPr>
        <w:t>客户明细</w:t>
      </w:r>
      <w:r>
        <w:rPr>
          <w:rFonts w:hint="eastAsia" w:ascii="仿宋" w:hAnsi="仿宋" w:eastAsia="仿宋"/>
          <w:color w:val="000000"/>
          <w:sz w:val="24"/>
        </w:rPr>
        <w:t>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核心客户号</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展示客户核心客户号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客户名称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展示客户名称，支持跳转客户视图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客户等级</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展示客户等级</w:t>
            </w:r>
            <w:r>
              <w:rPr>
                <w:rFonts w:hint="eastAsia" w:ascii="仿宋" w:hAnsi="仿宋" w:eastAsia="仿宋"/>
                <w:color w:val="000000"/>
                <w:sz w:val="24"/>
              </w:rPr>
              <w:t>，</w:t>
            </w:r>
            <w:r>
              <w:rPr>
                <w:rFonts w:hint="eastAsia" w:ascii="仿宋" w:hAnsi="仿宋" w:eastAsia="仿宋"/>
                <w:sz w:val="24"/>
                <w:szCs w:val="24"/>
              </w:rPr>
              <w:t>枚举值：睡眠户、</w:t>
            </w:r>
            <w:ins w:id="420" w:author="wanao" w:date="2026-07-08T11:11:44Z">
              <w:r>
                <w:rPr>
                  <w:rFonts w:hint="eastAsia" w:ascii="仿宋" w:hAnsi="仿宋" w:eastAsia="仿宋"/>
                  <w:sz w:val="24"/>
                  <w:szCs w:val="24"/>
                  <w:lang w:val="en-US" w:eastAsia="zh-CN"/>
                </w:rPr>
                <w:t>大众、潜力、优质、财富1、财富2、贵宾、私行</w:t>
              </w:r>
            </w:ins>
            <w:del w:id="421" w:author="wanao" w:date="2026-07-08T11:11:44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活期余额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rPr>
            </w:pPr>
            <w:r>
              <w:rPr>
                <w:rFonts w:ascii="仿宋" w:hAnsi="仿宋" w:eastAsia="仿宋"/>
                <w:color w:val="000000"/>
                <w:sz w:val="24"/>
              </w:rPr>
              <w:t>展示客户活期余额，单位：元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定期余额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rPr>
            </w:pPr>
            <w:r>
              <w:rPr>
                <w:rFonts w:ascii="仿宋" w:hAnsi="仿宋" w:eastAsia="仿宋"/>
                <w:color w:val="000000"/>
                <w:sz w:val="24"/>
              </w:rPr>
              <w:t>展示客户定期余额，单位：元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理财余额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rPr>
            </w:pPr>
            <w:r>
              <w:rPr>
                <w:rFonts w:ascii="仿宋" w:hAnsi="仿宋" w:eastAsia="仿宋"/>
                <w:color w:val="000000"/>
                <w:sz w:val="24"/>
              </w:rPr>
              <w:t>展示客户理财余额，单位：元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到期金额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rPr>
            </w:pPr>
            <w:r>
              <w:rPr>
                <w:rFonts w:ascii="仿宋" w:hAnsi="仿宋" w:eastAsia="仿宋"/>
                <w:color w:val="000000"/>
                <w:sz w:val="24"/>
              </w:rPr>
              <w:t>展示客户到期金额，单位：元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接触状态</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展示客户接触状态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承接状态</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展示客户承接状态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管户经理</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、格式：工号+姓名</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展示客户管户经理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归属机构</w:t>
            </w:r>
          </w:p>
        </w:tc>
        <w:tc>
          <w:tcPr>
            <w:tcW w:w="2287"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展示客户归属机构</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重点经营视图-潜力提升</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rPr>
          <w:rFonts w:ascii="仿宋" w:hAnsi="仿宋" w:eastAsia="仿宋"/>
        </w:rPr>
      </w:pPr>
      <w:r>
        <w:rPr>
          <w:rFonts w:ascii="仿宋" w:hAnsi="仿宋" w:eastAsia="仿宋"/>
          <w:color w:val="000000"/>
          <w:sz w:val="24"/>
        </w:rPr>
        <w:t>支持客户经理和管理岗查看临界客户的潜力提升分析结果及客户明细，帮助用户识别可升级客户并支撑后续分层提升经营</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color w:val="000000"/>
          <w:sz w:val="24"/>
        </w:rPr>
      </w:pPr>
      <w:r>
        <w:rPr>
          <w:rFonts w:ascii="仿宋" w:hAnsi="仿宋" w:eastAsia="仿宋"/>
          <w:color w:val="000000"/>
          <w:sz w:val="24"/>
        </w:rPr>
        <w:t>用户进入“重点经营视图”后，点击“潜力提升”tab，系统加载潜力提升分析</w:t>
      </w:r>
      <w:r>
        <w:rPr>
          <w:rFonts w:hint="eastAsia" w:ascii="仿宋" w:hAnsi="仿宋" w:eastAsia="仿宋"/>
          <w:color w:val="000000"/>
          <w:sz w:val="24"/>
        </w:rPr>
        <w:t>数据</w:t>
      </w:r>
      <w:r>
        <w:rPr>
          <w:rFonts w:ascii="仿宋" w:hAnsi="仿宋" w:eastAsia="仿宋"/>
          <w:color w:val="000000"/>
          <w:sz w:val="24"/>
        </w:rPr>
        <w:t>。</w:t>
      </w:r>
    </w:p>
    <w:p>
      <w:pPr>
        <w:spacing w:line="360" w:lineRule="auto"/>
        <w:rPr>
          <w:rFonts w:ascii="仿宋" w:hAnsi="仿宋" w:eastAsia="仿宋"/>
          <w:color w:val="000000"/>
          <w:sz w:val="24"/>
        </w:rPr>
      </w:pPr>
      <w:r>
        <w:rPr>
          <w:rFonts w:hint="eastAsia" w:ascii="仿宋" w:hAnsi="仿宋" w:eastAsia="仿宋"/>
          <w:color w:val="000000"/>
          <w:sz w:val="24"/>
        </w:rPr>
        <w:t>潜力提升客户明细列表，</w:t>
      </w:r>
      <w:r>
        <w:rPr>
          <w:rFonts w:ascii="仿宋" w:hAnsi="仿宋" w:eastAsia="仿宋"/>
          <w:color w:val="000000"/>
          <w:sz w:val="24"/>
        </w:rPr>
        <w:t>用户可按“归属机构”、“客户名称”、“</w:t>
      </w:r>
      <w:r>
        <w:rPr>
          <w:rFonts w:hint="eastAsia" w:ascii="仿宋" w:hAnsi="仿宋" w:eastAsia="仿宋"/>
          <w:color w:val="000000"/>
          <w:sz w:val="24"/>
        </w:rPr>
        <w:t>临界等级</w:t>
      </w:r>
      <w:r>
        <w:rPr>
          <w:rFonts w:ascii="仿宋" w:hAnsi="仿宋" w:eastAsia="仿宋"/>
          <w:color w:val="000000"/>
          <w:sz w:val="24"/>
        </w:rPr>
        <w:t>”、“接触状态”、“</w:t>
      </w:r>
      <w:r>
        <w:rPr>
          <w:rFonts w:hint="eastAsia" w:ascii="仿宋" w:hAnsi="仿宋" w:eastAsia="仿宋"/>
          <w:color w:val="000000"/>
          <w:sz w:val="24"/>
        </w:rPr>
        <w:t>达标</w:t>
      </w:r>
      <w:r>
        <w:rPr>
          <w:rFonts w:ascii="仿宋" w:hAnsi="仿宋" w:eastAsia="仿宋"/>
          <w:color w:val="000000"/>
          <w:sz w:val="24"/>
        </w:rPr>
        <w:t>状态”等条件筛选客户明细</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color w:val="000000"/>
                <w:sz w:val="24"/>
              </w:rPr>
            </w:pPr>
            <w:r>
              <w:rPr>
                <w:rFonts w:ascii="仿宋" w:hAnsi="仿宋" w:eastAsia="仿宋"/>
                <w:color w:val="000000"/>
                <w:sz w:val="24"/>
              </w:rPr>
              <w:t>归属机构</w:t>
            </w:r>
          </w:p>
        </w:tc>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默认展示当前用户的归属机构</w:t>
            </w:r>
          </w:p>
        </w:tc>
        <w:tc>
          <w:tcPr>
            <w:tcW w:w="2263" w:type="dxa"/>
          </w:tcPr>
          <w:p>
            <w:pPr>
              <w:spacing w:line="360" w:lineRule="auto"/>
              <w:rPr>
                <w:rFonts w:ascii="仿宋" w:hAnsi="仿宋" w:eastAsia="仿宋"/>
                <w:color w:val="000000"/>
                <w:sz w:val="24"/>
              </w:rPr>
            </w:pPr>
            <w:r>
              <w:rPr>
                <w:rFonts w:ascii="仿宋" w:hAnsi="仿宋" w:eastAsia="仿宋"/>
                <w:color w:val="000000"/>
                <w:sz w:val="24"/>
              </w:rPr>
              <w:t>机构树</w:t>
            </w:r>
          </w:p>
        </w:tc>
        <w:tc>
          <w:tcPr>
            <w:tcW w:w="2272" w:type="dxa"/>
          </w:tcPr>
          <w:p>
            <w:pPr>
              <w:spacing w:line="360" w:lineRule="auto"/>
              <w:rPr>
                <w:rFonts w:ascii="仿宋" w:hAnsi="仿宋" w:eastAsia="仿宋"/>
                <w:color w:val="000000"/>
                <w:sz w:val="24"/>
              </w:rPr>
            </w:pPr>
            <w:r>
              <w:rPr>
                <w:rFonts w:ascii="仿宋" w:hAnsi="仿宋" w:eastAsia="仿宋"/>
                <w:color w:val="000000"/>
                <w:sz w:val="24"/>
              </w:rPr>
              <w:t>支持按归属机构筛选客户明细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color w:val="000000"/>
                <w:sz w:val="24"/>
              </w:rPr>
            </w:pPr>
            <w:r>
              <w:rPr>
                <w:rFonts w:ascii="仿宋" w:hAnsi="仿宋" w:eastAsia="仿宋"/>
                <w:color w:val="000000"/>
                <w:sz w:val="24"/>
              </w:rPr>
              <w:t>客户名称</w:t>
            </w:r>
          </w:p>
        </w:tc>
        <w:tc>
          <w:tcPr>
            <w:tcW w:w="2263" w:type="dxa"/>
          </w:tcPr>
          <w:p>
            <w:pPr>
              <w:spacing w:line="360" w:lineRule="auto"/>
              <w:rPr>
                <w:rFonts w:ascii="仿宋" w:hAnsi="仿宋" w:eastAsia="仿宋"/>
                <w:color w:val="000000"/>
                <w:sz w:val="24"/>
              </w:rPr>
            </w:pPr>
            <w:r>
              <w:rPr>
                <w:rFonts w:ascii="仿宋" w:hAnsi="仿宋" w:eastAsia="仿宋"/>
                <w:color w:val="000000"/>
                <w:sz w:val="24"/>
              </w:rPr>
              <w:t>非必输</w:t>
            </w:r>
          </w:p>
        </w:tc>
        <w:tc>
          <w:tcPr>
            <w:tcW w:w="2263"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72" w:type="dxa"/>
          </w:tcPr>
          <w:p>
            <w:pPr>
              <w:spacing w:line="360" w:lineRule="auto"/>
              <w:rPr>
                <w:rFonts w:ascii="仿宋" w:hAnsi="仿宋" w:eastAsia="仿宋"/>
                <w:color w:val="000000"/>
                <w:sz w:val="24"/>
              </w:rPr>
            </w:pPr>
            <w:r>
              <w:rPr>
                <w:rFonts w:ascii="仿宋" w:hAnsi="仿宋" w:eastAsia="仿宋"/>
                <w:color w:val="000000"/>
                <w:sz w:val="24"/>
              </w:rPr>
              <w:t>支持按客户名称</w:t>
            </w:r>
            <w:r>
              <w:rPr>
                <w:rFonts w:hint="eastAsia" w:ascii="仿宋" w:hAnsi="仿宋" w:eastAsia="仿宋"/>
                <w:color w:val="000000"/>
                <w:sz w:val="24"/>
              </w:rPr>
              <w:t>模糊</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临界等级</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下拉框</w:t>
            </w:r>
          </w:p>
        </w:tc>
        <w:tc>
          <w:tcPr>
            <w:tcW w:w="2272" w:type="dxa"/>
          </w:tcPr>
          <w:p>
            <w:pPr>
              <w:spacing w:line="360" w:lineRule="auto"/>
              <w:rPr>
                <w:rFonts w:ascii="仿宋" w:hAnsi="仿宋" w:eastAsia="仿宋"/>
              </w:rPr>
            </w:pPr>
            <w:r>
              <w:rPr>
                <w:rFonts w:hint="eastAsia" w:ascii="仿宋" w:hAnsi="仿宋" w:eastAsia="仿宋"/>
                <w:color w:val="000000" w:themeColor="text1"/>
                <w:sz w:val="24"/>
                <w14:textFill>
                  <w14:solidFill>
                    <w14:schemeClr w14:val="tx1"/>
                  </w14:solidFill>
                </w14:textFill>
              </w:rPr>
              <w:t>根据手机银行的等级划分，支</w:t>
            </w:r>
            <w:r>
              <w:rPr>
                <w:rFonts w:ascii="仿宋" w:hAnsi="仿宋" w:eastAsia="仿宋"/>
                <w:color w:val="000000" w:themeColor="text1"/>
                <w:sz w:val="24"/>
                <w14:textFill>
                  <w14:solidFill>
                    <w14:schemeClr w14:val="tx1"/>
                  </w14:solidFill>
                </w14:textFill>
              </w:rPr>
              <w:t>持按</w:t>
            </w:r>
            <w:r>
              <w:rPr>
                <w:rFonts w:hint="eastAsia" w:ascii="仿宋" w:hAnsi="仿宋" w:eastAsia="仿宋"/>
                <w:color w:val="000000" w:themeColor="text1"/>
                <w:sz w:val="24"/>
                <w14:textFill>
                  <w14:solidFill>
                    <w14:schemeClr w14:val="tx1"/>
                  </w14:solidFill>
                </w14:textFill>
              </w:rPr>
              <w:t>优质临界、财富1临界、财富2临界、贵宾临界、私行临界</w:t>
            </w:r>
            <w:r>
              <w:rPr>
                <w:rFonts w:ascii="仿宋" w:hAnsi="仿宋" w:eastAsia="仿宋"/>
                <w:color w:val="000000" w:themeColor="text1"/>
                <w:sz w:val="24"/>
                <w14:textFill>
                  <w14:solidFill>
                    <w14:schemeClr w14:val="tx1"/>
                  </w14:solidFill>
                </w14:textFill>
              </w:rPr>
              <w:t>切换查看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color w:val="000000"/>
                <w:sz w:val="24"/>
              </w:rPr>
            </w:pPr>
            <w:r>
              <w:rPr>
                <w:rFonts w:ascii="仿宋" w:hAnsi="仿宋" w:eastAsia="仿宋"/>
                <w:color w:val="000000"/>
                <w:sz w:val="24"/>
              </w:rPr>
              <w:t>接触状态</w:t>
            </w:r>
          </w:p>
        </w:tc>
        <w:tc>
          <w:tcPr>
            <w:tcW w:w="2263" w:type="dxa"/>
          </w:tcPr>
          <w:p>
            <w:pPr>
              <w:spacing w:line="360" w:lineRule="auto"/>
              <w:rPr>
                <w:rFonts w:ascii="仿宋" w:hAnsi="仿宋" w:eastAsia="仿宋"/>
                <w:color w:val="000000"/>
                <w:sz w:val="24"/>
              </w:rPr>
            </w:pPr>
            <w:r>
              <w:rPr>
                <w:rFonts w:ascii="仿宋" w:hAnsi="仿宋" w:eastAsia="仿宋"/>
                <w:color w:val="000000"/>
                <w:sz w:val="24"/>
              </w:rPr>
              <w:t>非必输</w:t>
            </w:r>
          </w:p>
        </w:tc>
        <w:tc>
          <w:tcPr>
            <w:tcW w:w="2263" w:type="dxa"/>
          </w:tcPr>
          <w:p>
            <w:pPr>
              <w:spacing w:line="360" w:lineRule="auto"/>
              <w:rPr>
                <w:rFonts w:ascii="仿宋" w:hAnsi="仿宋" w:eastAsia="仿宋"/>
                <w:color w:val="000000"/>
                <w:sz w:val="24"/>
              </w:rPr>
            </w:pPr>
            <w:r>
              <w:rPr>
                <w:rFonts w:ascii="仿宋" w:hAnsi="仿宋" w:eastAsia="仿宋"/>
                <w:color w:val="000000"/>
                <w:sz w:val="24"/>
              </w:rPr>
              <w:t>下拉框</w:t>
            </w:r>
          </w:p>
        </w:tc>
        <w:tc>
          <w:tcPr>
            <w:tcW w:w="2272" w:type="dxa"/>
          </w:tcPr>
          <w:p>
            <w:pPr>
              <w:spacing w:line="360" w:lineRule="auto"/>
              <w:rPr>
                <w:rFonts w:ascii="仿宋" w:hAnsi="仿宋" w:eastAsia="仿宋"/>
                <w:color w:val="000000"/>
                <w:sz w:val="24"/>
              </w:rPr>
            </w:pPr>
            <w:r>
              <w:rPr>
                <w:rFonts w:ascii="仿宋" w:hAnsi="仿宋" w:eastAsia="仿宋"/>
                <w:color w:val="000000"/>
                <w:sz w:val="24"/>
              </w:rPr>
              <w:t>支持按接触状态筛选</w:t>
            </w:r>
            <w:r>
              <w:rPr>
                <w:rFonts w:hint="eastAsia" w:ascii="仿宋" w:hAnsi="仿宋" w:eastAsia="仿宋"/>
                <w:color w:val="000000"/>
                <w:sz w:val="24"/>
              </w:rPr>
              <w:t>，</w:t>
            </w:r>
            <w:r>
              <w:rPr>
                <w:rFonts w:hint="eastAsia" w:ascii="仿宋" w:hAnsi="仿宋" w:eastAsia="仿宋"/>
                <w:sz w:val="24"/>
                <w:szCs w:val="24"/>
              </w:rPr>
              <w:t>枚举值：未接触、已接触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达标状态</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下拉框</w:t>
            </w:r>
          </w:p>
        </w:tc>
        <w:tc>
          <w:tcPr>
            <w:tcW w:w="2272" w:type="dxa"/>
          </w:tcPr>
          <w:p>
            <w:pPr>
              <w:spacing w:line="360" w:lineRule="auto"/>
              <w:rPr>
                <w:rFonts w:ascii="仿宋" w:hAnsi="仿宋" w:eastAsia="仿宋"/>
              </w:rPr>
            </w:pPr>
            <w:r>
              <w:rPr>
                <w:rFonts w:ascii="仿宋" w:hAnsi="仿宋" w:eastAsia="仿宋"/>
                <w:color w:val="000000"/>
                <w:sz w:val="24"/>
              </w:rPr>
              <w:t>支持按达标状态筛选</w:t>
            </w:r>
            <w:r>
              <w:rPr>
                <w:rFonts w:hint="eastAsia" w:ascii="仿宋" w:hAnsi="仿宋" w:eastAsia="仿宋"/>
                <w:color w:val="000000"/>
                <w:sz w:val="24"/>
              </w:rPr>
              <w:t>，</w:t>
            </w:r>
            <w:r>
              <w:rPr>
                <w:rFonts w:hint="eastAsia" w:ascii="仿宋" w:hAnsi="仿宋" w:eastAsia="仿宋"/>
                <w:sz w:val="24"/>
                <w:szCs w:val="24"/>
              </w:rPr>
              <w:t>枚举值：未达标、已达标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查询</w:t>
            </w:r>
          </w:p>
        </w:tc>
        <w:tc>
          <w:tcPr>
            <w:tcW w:w="2263" w:type="dxa"/>
          </w:tcPr>
          <w:p>
            <w:pPr>
              <w:spacing w:line="360" w:lineRule="auto"/>
              <w:rPr>
                <w:rFonts w:ascii="仿宋" w:hAnsi="仿宋" w:eastAsia="仿宋"/>
              </w:rPr>
            </w:pPr>
            <w:r>
              <w:rPr>
                <w:rFonts w:ascii="仿宋" w:hAnsi="仿宋" w:eastAsia="仿宋"/>
                <w:color w:val="000000"/>
                <w:sz w:val="24"/>
              </w:rPr>
              <w:t>点击触发查询</w:t>
            </w:r>
          </w:p>
        </w:tc>
        <w:tc>
          <w:tcPr>
            <w:tcW w:w="2263" w:type="dxa"/>
          </w:tcPr>
          <w:p>
            <w:pPr>
              <w:spacing w:line="360" w:lineRule="auto"/>
              <w:rPr>
                <w:rFonts w:ascii="仿宋" w:hAnsi="仿宋" w:eastAsia="仿宋"/>
              </w:rPr>
            </w:pPr>
            <w:r>
              <w:rPr>
                <w:rFonts w:ascii="仿宋" w:hAnsi="仿宋" w:eastAsia="仿宋"/>
                <w:color w:val="000000"/>
                <w:sz w:val="24"/>
              </w:rPr>
              <w:t>按钮</w:t>
            </w:r>
          </w:p>
        </w:tc>
        <w:tc>
          <w:tcPr>
            <w:tcW w:w="2272" w:type="dxa"/>
          </w:tcPr>
          <w:p>
            <w:pPr>
              <w:spacing w:line="360" w:lineRule="auto"/>
              <w:rPr>
                <w:rFonts w:ascii="仿宋" w:hAnsi="仿宋" w:eastAsia="仿宋"/>
              </w:rPr>
            </w:pPr>
            <w:r>
              <w:rPr>
                <w:rFonts w:ascii="仿宋" w:hAnsi="仿宋" w:eastAsia="仿宋"/>
                <w:color w:val="000000"/>
                <w:sz w:val="24"/>
              </w:rPr>
              <w:t>根据当前输入条件查询客户列表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重置</w:t>
            </w:r>
          </w:p>
        </w:tc>
        <w:tc>
          <w:tcPr>
            <w:tcW w:w="2263" w:type="dxa"/>
          </w:tcPr>
          <w:p>
            <w:pPr>
              <w:spacing w:line="360" w:lineRule="auto"/>
              <w:rPr>
                <w:rFonts w:ascii="仿宋" w:hAnsi="仿宋" w:eastAsia="仿宋"/>
              </w:rPr>
            </w:pPr>
            <w:r>
              <w:rPr>
                <w:rFonts w:ascii="仿宋" w:hAnsi="仿宋" w:eastAsia="仿宋"/>
                <w:color w:val="000000"/>
                <w:sz w:val="24"/>
              </w:rPr>
              <w:t>点击清空条件</w:t>
            </w:r>
          </w:p>
        </w:tc>
        <w:tc>
          <w:tcPr>
            <w:tcW w:w="2263" w:type="dxa"/>
          </w:tcPr>
          <w:p>
            <w:pPr>
              <w:spacing w:line="360" w:lineRule="auto"/>
              <w:rPr>
                <w:rFonts w:ascii="仿宋" w:hAnsi="仿宋" w:eastAsia="仿宋"/>
              </w:rPr>
            </w:pPr>
            <w:r>
              <w:rPr>
                <w:rFonts w:ascii="仿宋" w:hAnsi="仿宋" w:eastAsia="仿宋"/>
                <w:color w:val="000000"/>
                <w:sz w:val="24"/>
              </w:rPr>
              <w:t>按钮</w:t>
            </w:r>
          </w:p>
        </w:tc>
        <w:tc>
          <w:tcPr>
            <w:tcW w:w="2272" w:type="dxa"/>
          </w:tcPr>
          <w:p>
            <w:pPr>
              <w:spacing w:line="360" w:lineRule="auto"/>
              <w:rPr>
                <w:rFonts w:ascii="仿宋" w:hAnsi="仿宋" w:eastAsia="仿宋"/>
              </w:rPr>
            </w:pPr>
            <w:r>
              <w:rPr>
                <w:rFonts w:ascii="仿宋" w:hAnsi="仿宋" w:eastAsia="仿宋"/>
                <w:color w:val="000000"/>
                <w:sz w:val="24"/>
              </w:rPr>
              <w:t>清空当前已录入或已选择的查询条件</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用户进入“重点经营视图”后，点击“潜力提升”tab，系统展示潜力提升分析数据。</w:t>
      </w:r>
    </w:p>
    <w:p>
      <w:pPr>
        <w:spacing w:line="360" w:lineRule="auto"/>
        <w:rPr>
          <w:rFonts w:ascii="仿宋" w:hAnsi="仿宋" w:eastAsia="仿宋"/>
          <w:sz w:val="24"/>
          <w:szCs w:val="24"/>
        </w:rPr>
      </w:pPr>
      <w:r>
        <w:rPr>
          <w:rFonts w:hint="eastAsia" w:ascii="仿宋" w:hAnsi="仿宋" w:eastAsia="仿宋"/>
          <w:sz w:val="24"/>
          <w:szCs w:val="24"/>
        </w:rPr>
        <w:t>2. 用户可切换不同临界等级查看总客户数、已接触客户（接触率）、月均达标（达标率）、时点达标（达标率）分析指标。</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 用户可在查询条件区操作</w:t>
      </w:r>
    </w:p>
    <w:p>
      <w:pPr>
        <w:spacing w:line="360" w:lineRule="auto"/>
        <w:ind w:firstLine="360" w:firstLineChars="150"/>
        <w:rPr>
          <w:rFonts w:ascii="仿宋" w:hAnsi="仿宋" w:eastAsia="仿宋"/>
          <w:sz w:val="24"/>
          <w:szCs w:val="24"/>
        </w:rPr>
      </w:pPr>
      <w:r>
        <w:rPr>
          <w:rFonts w:hint="eastAsia" w:ascii="仿宋" w:hAnsi="仿宋" w:eastAsia="仿宋"/>
          <w:sz w:val="24"/>
          <w:szCs w:val="24"/>
        </w:rPr>
        <w:t>用户可查看潜力客户明细，并根据</w:t>
      </w:r>
      <w:r>
        <w:rPr>
          <w:rFonts w:ascii="仿宋" w:hAnsi="仿宋" w:eastAsia="仿宋"/>
          <w:color w:val="000000"/>
          <w:sz w:val="24"/>
        </w:rPr>
        <w:t>临界等级</w:t>
      </w:r>
      <w:r>
        <w:rPr>
          <w:rFonts w:hint="eastAsia" w:ascii="仿宋" w:hAnsi="仿宋" w:eastAsia="仿宋"/>
          <w:sz w:val="24"/>
          <w:szCs w:val="24"/>
        </w:rPr>
        <w:t>、接触状态</w:t>
      </w:r>
      <w:r>
        <w:rPr>
          <w:rFonts w:hint="eastAsia" w:ascii="仿宋" w:hAnsi="仿宋" w:eastAsia="仿宋"/>
          <w:color w:val="000000"/>
          <w:sz w:val="24"/>
        </w:rPr>
        <w:t>、</w:t>
      </w:r>
      <w:r>
        <w:rPr>
          <w:rFonts w:hint="eastAsia" w:ascii="仿宋" w:hAnsi="仿宋" w:eastAsia="仿宋"/>
          <w:sz w:val="24"/>
          <w:szCs w:val="24"/>
        </w:rPr>
        <w:t>达标状态等条件筛选数据。</w:t>
      </w:r>
    </w:p>
    <w:p>
      <w:pPr>
        <w:spacing w:line="360" w:lineRule="auto"/>
        <w:ind w:left="420"/>
        <w:rPr>
          <w:rFonts w:ascii="仿宋" w:hAnsi="仿宋" w:eastAsia="仿宋"/>
          <w:sz w:val="24"/>
          <w:szCs w:val="24"/>
        </w:rPr>
      </w:pPr>
      <w:r>
        <w:rPr>
          <w:rFonts w:hint="eastAsia" w:ascii="仿宋" w:hAnsi="仿宋" w:eastAsia="仿宋"/>
          <w:sz w:val="24"/>
          <w:szCs w:val="24"/>
        </w:rPr>
        <w:t>点击“查询”，系统返回符合条件的结果。</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用户点击“重置”后，系统清空当前筛选条件并恢复默认值。</w:t>
      </w:r>
    </w:p>
    <w:p>
      <w:pPr>
        <w:spacing w:line="360" w:lineRule="auto"/>
        <w:rPr>
          <w:rFonts w:ascii="仿宋" w:hAnsi="仿宋" w:eastAsia="仿宋"/>
          <w:sz w:val="24"/>
          <w:szCs w:val="24"/>
        </w:rPr>
      </w:pPr>
      <w:r>
        <w:rPr>
          <w:rFonts w:ascii="仿宋" w:hAnsi="仿宋" w:eastAsia="仿宋"/>
          <w:sz w:val="24"/>
          <w:szCs w:val="24"/>
        </w:rPr>
        <w:t xml:space="preserve">4. </w:t>
      </w:r>
      <w:r>
        <w:rPr>
          <w:rFonts w:hint="eastAsia" w:ascii="仿宋" w:hAnsi="仿宋" w:eastAsia="仿宋"/>
          <w:sz w:val="24"/>
          <w:szCs w:val="24"/>
        </w:rPr>
        <w:t>系统展示客户明细列表，点击“客户名称”可跳转至对应客户视图</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潜力提升分析当前按当月</w:t>
      </w:r>
      <w:r>
        <w:rPr>
          <w:rFonts w:ascii="仿宋" w:hAnsi="仿宋" w:eastAsia="仿宋"/>
          <w:color w:val="000000"/>
          <w:sz w:val="24"/>
        </w:rPr>
        <w:t>、</w:t>
      </w:r>
      <w:r>
        <w:rPr>
          <w:rFonts w:hint="eastAsia" w:ascii="仿宋" w:hAnsi="仿宋" w:eastAsia="仿宋"/>
          <w:color w:val="000000"/>
          <w:sz w:val="24"/>
        </w:rPr>
        <w:t>当季</w:t>
      </w:r>
      <w:r>
        <w:rPr>
          <w:rFonts w:ascii="仿宋" w:hAnsi="仿宋" w:eastAsia="仿宋"/>
          <w:color w:val="000000"/>
          <w:sz w:val="24"/>
        </w:rPr>
        <w:t>、</w:t>
      </w:r>
      <w:r>
        <w:rPr>
          <w:rFonts w:hint="eastAsia" w:ascii="仿宋" w:hAnsi="仿宋" w:eastAsia="仿宋"/>
          <w:color w:val="000000"/>
          <w:sz w:val="24"/>
        </w:rPr>
        <w:t>当年</w:t>
      </w:r>
      <w:r>
        <w:rPr>
          <w:rFonts w:hint="eastAsia" w:ascii="仿宋" w:hAnsi="仿宋" w:eastAsia="仿宋"/>
          <w:sz w:val="24"/>
          <w:szCs w:val="24"/>
        </w:rPr>
        <w:t>三个时间切片展示，当选择当月时，下拉框支持选择月份，默认当月，选择区间1月～当月；当选择季度时，下拉框支持选择季度，默认为当季，选择区间一季度～当季；当选择当年时，默认为当年（如2</w:t>
      </w:r>
      <w:r>
        <w:rPr>
          <w:rFonts w:ascii="仿宋" w:hAnsi="仿宋" w:eastAsia="仿宋"/>
          <w:sz w:val="24"/>
          <w:szCs w:val="24"/>
        </w:rPr>
        <w:t>026</w:t>
      </w:r>
      <w:r>
        <w:rPr>
          <w:rFonts w:hint="eastAsia" w:ascii="仿宋" w:hAnsi="仿宋" w:eastAsia="仿宋"/>
          <w:sz w:val="24"/>
          <w:szCs w:val="24"/>
        </w:rPr>
        <w:t>年），选择区间2</w:t>
      </w:r>
      <w:r>
        <w:rPr>
          <w:rFonts w:ascii="仿宋" w:hAnsi="仿宋" w:eastAsia="仿宋"/>
          <w:sz w:val="24"/>
          <w:szCs w:val="24"/>
        </w:rPr>
        <w:t>026</w:t>
      </w:r>
      <w:r>
        <w:rPr>
          <w:rFonts w:hint="eastAsia" w:ascii="仿宋" w:hAnsi="仿宋" w:eastAsia="仿宋"/>
          <w:sz w:val="24"/>
          <w:szCs w:val="24"/>
        </w:rPr>
        <w:t>年～2</w:t>
      </w:r>
      <w:r>
        <w:rPr>
          <w:rFonts w:ascii="仿宋" w:hAnsi="仿宋" w:eastAsia="仿宋"/>
          <w:sz w:val="24"/>
          <w:szCs w:val="24"/>
        </w:rPr>
        <w:t>026</w:t>
      </w:r>
      <w:r>
        <w:rPr>
          <w:rFonts w:hint="eastAsia" w:ascii="仿宋" w:hAnsi="仿宋" w:eastAsia="仿宋"/>
          <w:sz w:val="24"/>
          <w:szCs w:val="24"/>
        </w:rPr>
        <w:t>年（以后2</w:t>
      </w:r>
      <w:r>
        <w:rPr>
          <w:rFonts w:ascii="仿宋" w:hAnsi="仿宋" w:eastAsia="仿宋"/>
          <w:sz w:val="24"/>
          <w:szCs w:val="24"/>
        </w:rPr>
        <w:t>027</w:t>
      </w:r>
      <w:r>
        <w:rPr>
          <w:rFonts w:hint="eastAsia" w:ascii="仿宋" w:hAnsi="仿宋" w:eastAsia="仿宋"/>
          <w:sz w:val="24"/>
          <w:szCs w:val="24"/>
        </w:rPr>
        <w:t>年……都支持选择，历史数据保留3年）</w:t>
      </w:r>
    </w:p>
    <w:p>
      <w:pPr>
        <w:spacing w:line="360" w:lineRule="auto"/>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 xml:space="preserve">. </w:t>
      </w:r>
      <w:r>
        <w:rPr>
          <w:rFonts w:hint="eastAsia" w:ascii="仿宋" w:hAnsi="仿宋" w:eastAsia="仿宋"/>
          <w:color w:val="000000" w:themeColor="text1"/>
          <w:sz w:val="24"/>
          <w:szCs w:val="24"/>
          <w14:textFill>
            <w14:solidFill>
              <w14:schemeClr w14:val="tx1"/>
            </w14:solidFill>
          </w14:textFill>
        </w:rPr>
        <w:t>潜力/临界提升，面向“待提升到下一等级”的临界客户开展分析。</w:t>
      </w:r>
    </w:p>
    <w:p>
      <w:pPr>
        <w:spacing w:line="360" w:lineRule="auto"/>
        <w:rPr>
          <w:rFonts w:ascii="仿宋" w:hAnsi="仿宋" w:eastAsia="仿宋"/>
          <w:sz w:val="24"/>
          <w:szCs w:val="24"/>
        </w:rPr>
      </w:pPr>
      <w:r>
        <w:rPr>
          <w:rFonts w:hint="eastAsia" w:ascii="仿宋" w:hAnsi="仿宋" w:eastAsia="仿宋"/>
          <w:sz w:val="24"/>
          <w:szCs w:val="24"/>
        </w:rPr>
        <w:t>2. 当前临界提升分析以临界等级为核心维度，至少支持</w:t>
      </w:r>
      <w:r>
        <w:rPr>
          <w:rFonts w:hint="eastAsia" w:ascii="仿宋" w:hAnsi="仿宋" w:eastAsia="仿宋"/>
          <w:color w:val="000000" w:themeColor="text1"/>
          <w:sz w:val="24"/>
          <w14:textFill>
            <w14:solidFill>
              <w14:schemeClr w14:val="tx1"/>
            </w14:solidFill>
          </w14:textFill>
        </w:rPr>
        <w:t>优质、财富1、财富</w:t>
      </w:r>
      <w:r>
        <w:rPr>
          <w:rFonts w:ascii="仿宋" w:hAnsi="仿宋" w:eastAsia="仿宋"/>
          <w:color w:val="000000" w:themeColor="text1"/>
          <w:sz w:val="24"/>
          <w14:textFill>
            <w14:solidFill>
              <w14:schemeClr w14:val="tx1"/>
            </w14:solidFill>
          </w14:textFill>
        </w:rPr>
        <w:t>2</w:t>
      </w:r>
      <w:r>
        <w:rPr>
          <w:rFonts w:hint="eastAsia" w:ascii="仿宋" w:hAnsi="仿宋" w:eastAsia="仿宋"/>
          <w:color w:val="000000" w:themeColor="text1"/>
          <w:sz w:val="24"/>
          <w14:textFill>
            <w14:solidFill>
              <w14:schemeClr w14:val="tx1"/>
            </w14:solidFill>
          </w14:textFill>
        </w:rPr>
        <w:t>、贵宾、私行</w:t>
      </w:r>
      <w:r>
        <w:rPr>
          <w:rFonts w:hint="eastAsia" w:ascii="仿宋" w:hAnsi="仿宋" w:eastAsia="仿宋"/>
          <w:color w:val="000000" w:themeColor="text1"/>
          <w:sz w:val="24"/>
          <w:szCs w:val="24"/>
          <w14:textFill>
            <w14:solidFill>
              <w14:schemeClr w14:val="tx1"/>
            </w14:solidFill>
          </w14:textFill>
        </w:rPr>
        <w:t>四类临界客户</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3. 指标包括总总客户数、已接触客户（接触率）、月均达标（达标率）、时点达标（达标率）。</w:t>
      </w:r>
    </w:p>
    <w:p>
      <w:pPr>
        <w:spacing w:line="360" w:lineRule="auto"/>
        <w:rPr>
          <w:rFonts w:ascii="仿宋" w:hAnsi="仿宋" w:eastAsia="仿宋"/>
          <w:color w:val="FF0000"/>
          <w:sz w:val="24"/>
        </w:rPr>
      </w:pPr>
      <w:r>
        <w:rPr>
          <w:rFonts w:ascii="仿宋" w:hAnsi="仿宋" w:eastAsia="仿宋"/>
          <w:sz w:val="24"/>
          <w:szCs w:val="24"/>
        </w:rPr>
        <w:t>4</w:t>
      </w:r>
      <w:r>
        <w:rPr>
          <w:rFonts w:hint="eastAsia" w:ascii="仿宋" w:hAnsi="仿宋" w:eastAsia="仿宋"/>
          <w:sz w:val="24"/>
          <w:szCs w:val="24"/>
        </w:rPr>
        <w:t>. 指标口径说明：</w:t>
      </w:r>
      <w:r>
        <w:rPr>
          <w:rFonts w:hint="eastAsia" w:ascii="仿宋" w:hAnsi="仿宋" w:eastAsia="仿宋"/>
          <w:color w:val="000000"/>
          <w:sz w:val="24"/>
        </w:rPr>
        <w:t>以下指标根据用户不同汇总的数据范围也不同，例如客户经理只汇总名下管户客户潜力提升分析。</w:t>
      </w:r>
      <w:r>
        <w:rPr>
          <w:rFonts w:hint="eastAsia" w:ascii="仿宋" w:hAnsi="仿宋" w:eastAsia="仿宋"/>
          <w:color w:val="000000" w:themeColor="text1"/>
          <w:sz w:val="24"/>
          <w14:textFill>
            <w14:solidFill>
              <w14:schemeClr w14:val="tx1"/>
            </w14:solidFill>
          </w14:textFill>
        </w:rPr>
        <w:t>机构用户需按照客户的归属机构统计辖下客户的潜力提升分析（也是管户口径）</w:t>
      </w: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FF0000"/>
          <w:sz w:val="24"/>
        </w:rPr>
        <w:tab/>
      </w:r>
      <w:r>
        <w:rPr>
          <w:rFonts w:ascii="仿宋" w:hAnsi="仿宋" w:eastAsia="仿宋"/>
          <w:b/>
          <w:bCs/>
          <w:color w:val="000000" w:themeColor="text1"/>
          <w:sz w:val="24"/>
          <w14:textFill>
            <w14:solidFill>
              <w14:schemeClr w14:val="tx1"/>
            </w14:solidFill>
          </w14:textFill>
        </w:rPr>
        <w:t>总客户数</w:t>
      </w:r>
      <w:r>
        <w:rPr>
          <w:rFonts w:hint="eastAsia" w:ascii="仿宋" w:hAnsi="仿宋" w:eastAsia="仿宋"/>
          <w:color w:val="000000" w:themeColor="text1"/>
          <w:sz w:val="24"/>
          <w14:textFill>
            <w14:solidFill>
              <w14:schemeClr w14:val="tx1"/>
            </w14:solidFill>
          </w14:textFill>
        </w:rPr>
        <w:t>：按上月金融资产月日均等级判断各层级客户数，[</w:t>
      </w:r>
      <w:r>
        <w:rPr>
          <w:rFonts w:ascii="仿宋" w:hAnsi="仿宋" w:eastAsia="仿宋"/>
          <w:color w:val="000000" w:themeColor="text1"/>
          <w:sz w:val="24"/>
          <w14:textFill>
            <w14:solidFill>
              <w14:schemeClr w14:val="tx1"/>
            </w14:solidFill>
          </w14:textFill>
        </w:rPr>
        <w:t>4.5</w:t>
      </w:r>
      <w:r>
        <w:rPr>
          <w:rFonts w:hint="eastAsia" w:ascii="仿宋" w:hAnsi="仿宋" w:eastAsia="仿宋"/>
          <w:color w:val="000000" w:themeColor="text1"/>
          <w:sz w:val="24"/>
          <w14:textFill>
            <w14:solidFill>
              <w14:schemeClr w14:val="tx1"/>
            </w14:solidFill>
          </w14:textFill>
        </w:rPr>
        <w:t>，5万）为临界优质，[</w:t>
      </w:r>
      <w:r>
        <w:rPr>
          <w:rFonts w:ascii="仿宋" w:hAnsi="仿宋" w:eastAsia="仿宋"/>
          <w:color w:val="000000" w:themeColor="text1"/>
          <w:sz w:val="24"/>
          <w14:textFill>
            <w14:solidFill>
              <w14:schemeClr w14:val="tx1"/>
            </w14:solidFill>
          </w14:textFill>
        </w:rPr>
        <w:t>27</w:t>
      </w:r>
      <w:r>
        <w:rPr>
          <w:rFonts w:hint="eastAsia" w:ascii="仿宋" w:hAnsi="仿宋" w:eastAsia="仿宋"/>
          <w:color w:val="000000" w:themeColor="text1"/>
          <w:sz w:val="24"/>
          <w14:textFill>
            <w14:solidFill>
              <w14:schemeClr w14:val="tx1"/>
            </w14:solidFill>
          </w14:textFill>
        </w:rPr>
        <w:t>，</w:t>
      </w: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万）为临界财富1，[</w:t>
      </w:r>
      <w:r>
        <w:rPr>
          <w:rFonts w:ascii="仿宋" w:hAnsi="仿宋" w:eastAsia="仿宋"/>
          <w:color w:val="000000" w:themeColor="text1"/>
          <w:sz w:val="24"/>
          <w14:textFill>
            <w14:solidFill>
              <w14:schemeClr w14:val="tx1"/>
            </w14:solidFill>
          </w14:textFill>
        </w:rPr>
        <w:t>45</w:t>
      </w:r>
      <w:r>
        <w:rPr>
          <w:rFonts w:hint="eastAsia" w:ascii="仿宋" w:hAnsi="仿宋" w:eastAsia="仿宋"/>
          <w:color w:val="000000" w:themeColor="text1"/>
          <w:sz w:val="24"/>
          <w14:textFill>
            <w14:solidFill>
              <w14:schemeClr w14:val="tx1"/>
            </w14:solidFill>
          </w14:textFill>
        </w:rPr>
        <w:t>，</w:t>
      </w:r>
      <w:r>
        <w:rPr>
          <w:rFonts w:ascii="仿宋" w:hAnsi="仿宋" w:eastAsia="仿宋"/>
          <w:color w:val="000000" w:themeColor="text1"/>
          <w:sz w:val="24"/>
          <w14:textFill>
            <w14:solidFill>
              <w14:schemeClr w14:val="tx1"/>
            </w14:solidFill>
          </w14:textFill>
        </w:rPr>
        <w:t>50</w:t>
      </w:r>
      <w:r>
        <w:rPr>
          <w:rFonts w:hint="eastAsia" w:ascii="仿宋" w:hAnsi="仿宋" w:eastAsia="仿宋"/>
          <w:color w:val="000000" w:themeColor="text1"/>
          <w:sz w:val="24"/>
          <w14:textFill>
            <w14:solidFill>
              <w14:schemeClr w14:val="tx1"/>
            </w14:solidFill>
          </w14:textFill>
        </w:rPr>
        <w:t>万）为临界财富2，[</w:t>
      </w:r>
      <w:r>
        <w:rPr>
          <w:rFonts w:ascii="仿宋" w:hAnsi="仿宋" w:eastAsia="仿宋"/>
          <w:color w:val="000000" w:themeColor="text1"/>
          <w:sz w:val="24"/>
          <w14:textFill>
            <w14:solidFill>
              <w14:schemeClr w14:val="tx1"/>
            </w14:solidFill>
          </w14:textFill>
        </w:rPr>
        <w:t>90</w:t>
      </w:r>
      <w:r>
        <w:rPr>
          <w:rFonts w:hint="eastAsia" w:ascii="仿宋" w:hAnsi="仿宋" w:eastAsia="仿宋"/>
          <w:color w:val="000000" w:themeColor="text1"/>
          <w:sz w:val="24"/>
          <w14:textFill>
            <w14:solidFill>
              <w14:schemeClr w14:val="tx1"/>
            </w14:solidFill>
          </w14:textFill>
        </w:rPr>
        <w:t>，100万）为临界贵宾，[</w:t>
      </w:r>
      <w:r>
        <w:rPr>
          <w:rFonts w:ascii="仿宋" w:hAnsi="仿宋" w:eastAsia="仿宋"/>
          <w:color w:val="000000" w:themeColor="text1"/>
          <w:sz w:val="24"/>
          <w14:textFill>
            <w14:solidFill>
              <w14:schemeClr w14:val="tx1"/>
            </w14:solidFill>
          </w14:textFill>
        </w:rPr>
        <w:t>270</w:t>
      </w:r>
      <w:r>
        <w:rPr>
          <w:rFonts w:hint="eastAsia" w:ascii="仿宋" w:hAnsi="仿宋" w:eastAsia="仿宋"/>
          <w:color w:val="000000" w:themeColor="text1"/>
          <w:sz w:val="24"/>
          <w14:textFill>
            <w14:solidFill>
              <w14:schemeClr w14:val="tx1"/>
            </w14:solidFill>
          </w14:textFill>
        </w:rPr>
        <w:t>，3</w:t>
      </w:r>
      <w:r>
        <w:rPr>
          <w:rFonts w:ascii="仿宋" w:hAnsi="仿宋" w:eastAsia="仿宋"/>
          <w:color w:val="000000" w:themeColor="text1"/>
          <w:sz w:val="24"/>
          <w14:textFill>
            <w14:solidFill>
              <w14:schemeClr w14:val="tx1"/>
            </w14:solidFill>
          </w14:textFill>
        </w:rPr>
        <w:t>00</w:t>
      </w:r>
      <w:r>
        <w:rPr>
          <w:rFonts w:hint="eastAsia" w:ascii="仿宋" w:hAnsi="仿宋" w:eastAsia="仿宋"/>
          <w:color w:val="000000" w:themeColor="text1"/>
          <w:sz w:val="24"/>
          <w14:textFill>
            <w14:solidFill>
              <w14:schemeClr w14:val="tx1"/>
            </w14:solidFill>
          </w14:textFill>
        </w:rPr>
        <w:t>万）为临界私行。</w:t>
      </w:r>
    </w:p>
    <w:p>
      <w:pPr>
        <w:spacing w:line="360" w:lineRule="auto"/>
        <w:ind w:firstLine="420"/>
        <w:rPr>
          <w:rFonts w:ascii="仿宋" w:hAnsi="仿宋" w:eastAsia="仿宋"/>
          <w:color w:val="000000" w:themeColor="text1"/>
          <w:sz w:val="24"/>
          <w14:textFill>
            <w14:solidFill>
              <w14:schemeClr w14:val="tx1"/>
            </w14:solidFill>
          </w14:textFill>
        </w:rPr>
      </w:pPr>
      <w:commentRangeStart w:id="21"/>
      <w:r>
        <w:rPr>
          <w:rFonts w:ascii="仿宋" w:hAnsi="仿宋" w:eastAsia="仿宋"/>
          <w:b/>
          <w:bCs/>
          <w:color w:val="000000" w:themeColor="text1"/>
          <w:sz w:val="24"/>
          <w14:textFill>
            <w14:solidFill>
              <w14:schemeClr w14:val="tx1"/>
            </w14:solidFill>
          </w14:textFill>
        </w:rPr>
        <w:t>月均达标</w:t>
      </w:r>
      <w:r>
        <w:rPr>
          <w:rFonts w:hint="eastAsia" w:ascii="仿宋" w:hAnsi="仿宋" w:eastAsia="仿宋"/>
          <w:color w:val="000000" w:themeColor="text1"/>
          <w:sz w:val="24"/>
          <w14:textFill>
            <w14:solidFill>
              <w14:schemeClr w14:val="tx1"/>
            </w14:solidFill>
          </w14:textFill>
        </w:rPr>
        <w:t>：当月金融资产月日均达标优质/财富1/财富2/贵宾/私行客户数。</w:t>
      </w:r>
    </w:p>
    <w:p>
      <w:pPr>
        <w:spacing w:line="360" w:lineRule="auto"/>
        <w:ind w:firstLine="420"/>
        <w:rPr>
          <w:rFonts w:ascii="仿宋" w:hAnsi="仿宋" w:eastAsia="仿宋"/>
          <w:color w:val="000000" w:themeColor="text1"/>
          <w:sz w:val="24"/>
          <w14:textFill>
            <w14:solidFill>
              <w14:schemeClr w14:val="tx1"/>
            </w14:solidFill>
          </w14:textFill>
        </w:rPr>
      </w:pPr>
      <w:r>
        <w:rPr>
          <w:rFonts w:ascii="仿宋" w:hAnsi="仿宋" w:eastAsia="仿宋"/>
          <w:b/>
          <w:bCs/>
          <w:color w:val="000000" w:themeColor="text1"/>
          <w:sz w:val="24"/>
          <w14:textFill>
            <w14:solidFill>
              <w14:schemeClr w14:val="tx1"/>
            </w14:solidFill>
          </w14:textFill>
        </w:rPr>
        <w:t>月均达标率</w:t>
      </w:r>
      <w:r>
        <w:rPr>
          <w:rFonts w:hint="eastAsia" w:ascii="仿宋" w:hAnsi="仿宋" w:eastAsia="仿宋"/>
          <w:color w:val="000000" w:themeColor="text1"/>
          <w:sz w:val="24"/>
          <w14:textFill>
            <w14:solidFill>
              <w14:schemeClr w14:val="tx1"/>
            </w14:solidFill>
          </w14:textFill>
        </w:rPr>
        <w:t>：各层级临界客户本月月日均资产达标客户数/对各应临界的总客户数*</w:t>
      </w:r>
      <w:r>
        <w:rPr>
          <w:rFonts w:ascii="仿宋" w:hAnsi="仿宋" w:eastAsia="仿宋"/>
          <w:color w:val="000000" w:themeColor="text1"/>
          <w:sz w:val="24"/>
          <w14:textFill>
            <w14:solidFill>
              <w14:schemeClr w14:val="tx1"/>
            </w14:solidFill>
          </w14:textFill>
        </w:rPr>
        <w:t>100%</w:t>
      </w:r>
      <w:r>
        <w:rPr>
          <w:rFonts w:hint="eastAsia" w:ascii="仿宋" w:hAnsi="仿宋" w:eastAsia="仿宋"/>
          <w:color w:val="000000" w:themeColor="text1"/>
          <w:sz w:val="24"/>
          <w14:textFill>
            <w14:solidFill>
              <w14:schemeClr w14:val="tx1"/>
            </w14:solidFill>
          </w14:textFill>
        </w:rPr>
        <w:t>。</w:t>
      </w:r>
    </w:p>
    <w:p>
      <w:pPr>
        <w:spacing w:line="360" w:lineRule="auto"/>
        <w:ind w:firstLine="420"/>
        <w:rPr>
          <w:rFonts w:ascii="仿宋" w:hAnsi="仿宋" w:eastAsia="仿宋"/>
          <w:color w:val="000000" w:themeColor="text1"/>
          <w:sz w:val="24"/>
          <w14:textFill>
            <w14:solidFill>
              <w14:schemeClr w14:val="tx1"/>
            </w14:solidFill>
          </w14:textFill>
        </w:rPr>
      </w:pPr>
      <w:r>
        <w:rPr>
          <w:rFonts w:ascii="仿宋" w:hAnsi="仿宋" w:eastAsia="仿宋"/>
          <w:b/>
          <w:bCs/>
          <w:color w:val="000000" w:themeColor="text1"/>
          <w:sz w:val="24"/>
          <w14:textFill>
            <w14:solidFill>
              <w14:schemeClr w14:val="tx1"/>
            </w14:solidFill>
          </w14:textFill>
        </w:rPr>
        <w:t>时点达标</w:t>
      </w:r>
      <w:r>
        <w:rPr>
          <w:rFonts w:hint="eastAsia" w:ascii="仿宋" w:hAnsi="仿宋" w:eastAsia="仿宋"/>
          <w:color w:val="000000" w:themeColor="text1"/>
          <w:sz w:val="24"/>
          <w14:textFill>
            <w14:solidFill>
              <w14:schemeClr w14:val="tx1"/>
            </w14:solidFill>
          </w14:textFill>
        </w:rPr>
        <w:t>：T-1日金融资产余额分别达标潜力/优质/财富/贵宾/私行客户数。</w:t>
      </w:r>
    </w:p>
    <w:p>
      <w:pPr>
        <w:spacing w:line="360" w:lineRule="auto"/>
        <w:ind w:firstLine="420"/>
        <w:rPr>
          <w:rFonts w:ascii="仿宋" w:hAnsi="仿宋" w:eastAsia="仿宋"/>
          <w:color w:val="000000" w:themeColor="text1"/>
          <w:sz w:val="24"/>
          <w14:textFill>
            <w14:solidFill>
              <w14:schemeClr w14:val="tx1"/>
            </w14:solidFill>
          </w14:textFill>
        </w:rPr>
      </w:pPr>
      <w:r>
        <w:rPr>
          <w:rFonts w:ascii="仿宋" w:hAnsi="仿宋" w:eastAsia="仿宋"/>
          <w:b/>
          <w:bCs/>
          <w:color w:val="000000" w:themeColor="text1"/>
          <w:sz w:val="24"/>
          <w14:textFill>
            <w14:solidFill>
              <w14:schemeClr w14:val="tx1"/>
            </w14:solidFill>
          </w14:textFill>
        </w:rPr>
        <w:t>时点达标率</w:t>
      </w:r>
      <w:r>
        <w:rPr>
          <w:rFonts w:hint="eastAsia" w:ascii="仿宋" w:hAnsi="仿宋" w:eastAsia="仿宋"/>
          <w:color w:val="000000" w:themeColor="text1"/>
          <w:sz w:val="24"/>
          <w14:textFill>
            <w14:solidFill>
              <w14:schemeClr w14:val="tx1"/>
            </w14:solidFill>
          </w14:textFill>
        </w:rPr>
        <w:t>：各层级T-1日金融资产余额分别达标潜力/优质/财富/贵宾/私行客户数/对应各临界的总客户数*</w:t>
      </w:r>
      <w:r>
        <w:rPr>
          <w:rFonts w:ascii="仿宋" w:hAnsi="仿宋" w:eastAsia="仿宋"/>
          <w:color w:val="000000" w:themeColor="text1"/>
          <w:sz w:val="24"/>
          <w14:textFill>
            <w14:solidFill>
              <w14:schemeClr w14:val="tx1"/>
            </w14:solidFill>
          </w14:textFill>
        </w:rPr>
        <w:t>100%</w:t>
      </w:r>
      <w:r>
        <w:rPr>
          <w:rFonts w:hint="eastAsia" w:ascii="仿宋" w:hAnsi="仿宋" w:eastAsia="仿宋"/>
          <w:color w:val="000000" w:themeColor="text1"/>
          <w:sz w:val="24"/>
          <w14:textFill>
            <w14:solidFill>
              <w14:schemeClr w14:val="tx1"/>
            </w14:solidFill>
          </w14:textFill>
        </w:rPr>
        <w:t>。</w:t>
      </w:r>
    </w:p>
    <w:p>
      <w:pPr>
        <w:spacing w:line="360" w:lineRule="auto"/>
        <w:ind w:firstLine="420"/>
        <w:rPr>
          <w:rFonts w:ascii="仿宋" w:hAnsi="仿宋" w:eastAsia="仿宋"/>
          <w:color w:val="000000" w:themeColor="text1"/>
          <w:sz w:val="24"/>
          <w14:textFill>
            <w14:solidFill>
              <w14:schemeClr w14:val="tx1"/>
            </w14:solidFill>
          </w14:textFill>
        </w:rPr>
      </w:pPr>
      <w:r>
        <w:rPr>
          <w:rFonts w:ascii="仿宋" w:hAnsi="仿宋" w:eastAsia="仿宋"/>
          <w:b/>
          <w:bCs/>
          <w:color w:val="000000" w:themeColor="text1"/>
          <w:sz w:val="24"/>
          <w14:textFill>
            <w14:solidFill>
              <w14:schemeClr w14:val="tx1"/>
            </w14:solidFill>
          </w14:textFill>
        </w:rPr>
        <w:t>已接触客户</w:t>
      </w:r>
      <w:r>
        <w:rPr>
          <w:rFonts w:hint="eastAsia" w:ascii="仿宋" w:hAnsi="仿宋" w:eastAsia="仿宋"/>
          <w:color w:val="000000" w:themeColor="text1"/>
          <w:sz w:val="24"/>
          <w14:textFill>
            <w14:solidFill>
              <w14:schemeClr w14:val="tx1"/>
            </w14:solidFill>
          </w14:textFill>
        </w:rPr>
        <w:t>：当月各层级临界客户，</w:t>
      </w:r>
      <w:r>
        <w:rPr>
          <w:rFonts w:hint="eastAsia" w:ascii="仿宋" w:hAnsi="仿宋" w:eastAsia="仿宋"/>
          <w:color w:val="000000" w:themeColor="text1"/>
          <w:sz w:val="24"/>
          <w:szCs w:val="24"/>
          <w14:textFill>
            <w14:solidFill>
              <w14:schemeClr w14:val="tx1"/>
            </w14:solidFill>
          </w14:textFill>
        </w:rPr>
        <w:t>有过面访、电话、短信、企微的客户数</w:t>
      </w:r>
      <w:r>
        <w:rPr>
          <w:rFonts w:hint="eastAsia" w:ascii="仿宋" w:hAnsi="仿宋" w:eastAsia="仿宋"/>
          <w:color w:val="000000" w:themeColor="text1"/>
          <w:sz w:val="24"/>
          <w14:textFill>
            <w14:solidFill>
              <w14:schemeClr w14:val="tx1"/>
            </w14:solidFill>
          </w14:textFill>
        </w:rPr>
        <w:t>。</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ascii="仿宋" w:hAnsi="仿宋" w:eastAsia="仿宋"/>
          <w:b/>
          <w:bCs/>
          <w:color w:val="000000" w:themeColor="text1"/>
          <w:sz w:val="24"/>
          <w14:textFill>
            <w14:solidFill>
              <w14:schemeClr w14:val="tx1"/>
            </w14:solidFill>
          </w14:textFill>
        </w:rPr>
        <w:t>接触率</w:t>
      </w:r>
      <w:r>
        <w:rPr>
          <w:rFonts w:hint="eastAsia" w:ascii="仿宋" w:hAnsi="仿宋" w:eastAsia="仿宋"/>
          <w:color w:val="000000" w:themeColor="text1"/>
          <w:sz w:val="24"/>
          <w14:textFill>
            <w14:solidFill>
              <w14:schemeClr w14:val="tx1"/>
            </w14:solidFill>
          </w14:textFill>
        </w:rPr>
        <w:t>：已接触客户／当月对应临界的总客户数*</w:t>
      </w:r>
      <w:r>
        <w:rPr>
          <w:rFonts w:ascii="仿宋" w:hAnsi="仿宋" w:eastAsia="仿宋"/>
          <w:color w:val="000000" w:themeColor="text1"/>
          <w:sz w:val="24"/>
          <w14:textFill>
            <w14:solidFill>
              <w14:schemeClr w14:val="tx1"/>
            </w14:solidFill>
          </w14:textFill>
        </w:rPr>
        <w:t>100%</w:t>
      </w:r>
      <w:r>
        <w:rPr>
          <w:rFonts w:hint="eastAsia" w:ascii="仿宋" w:hAnsi="仿宋" w:eastAsia="仿宋"/>
          <w:color w:val="000000" w:themeColor="text1"/>
          <w:sz w:val="24"/>
          <w14:textFill>
            <w14:solidFill>
              <w14:schemeClr w14:val="tx1"/>
            </w14:solidFill>
          </w14:textFill>
        </w:rPr>
        <w:t>。</w:t>
      </w:r>
      <w:commentRangeEnd w:id="21"/>
      <w:r>
        <w:rPr>
          <w:rStyle w:val="155"/>
          <w:rFonts w:ascii="仿宋" w:hAnsi="仿宋" w:eastAsia="仿宋"/>
        </w:rPr>
        <w:commentReference w:id="21"/>
      </w:r>
    </w:p>
    <w:p>
      <w:pPr>
        <w:spacing w:line="360" w:lineRule="auto"/>
        <w:rPr>
          <w:rFonts w:ascii="仿宋" w:hAnsi="仿宋" w:eastAsia="仿宋"/>
          <w:sz w:val="24"/>
          <w:szCs w:val="24"/>
        </w:rPr>
      </w:pPr>
      <w:r>
        <w:rPr>
          <w:rFonts w:hint="eastAsia" w:ascii="仿宋" w:hAnsi="仿宋" w:eastAsia="仿宋"/>
          <w:sz w:val="24"/>
          <w:szCs w:val="24"/>
        </w:rPr>
        <w:t>5</w:t>
      </w:r>
      <w:r>
        <w:rPr>
          <w:rFonts w:ascii="仿宋" w:hAnsi="仿宋" w:eastAsia="仿宋"/>
          <w:sz w:val="24"/>
          <w:szCs w:val="24"/>
        </w:rPr>
        <w:t xml:space="preserve">. </w:t>
      </w:r>
      <w:r>
        <w:rPr>
          <w:rFonts w:hint="eastAsia" w:ascii="仿宋" w:hAnsi="仿宋" w:eastAsia="仿宋"/>
          <w:sz w:val="24"/>
          <w:szCs w:val="24"/>
        </w:rPr>
        <w:t>默认按客户等级降序排序，涉及金额字段和日期字段应支持升序/降序切换</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管理用户与客户经理都有权查看，管理用户查看机构辖下潜力提升经营数据，客户经理查看本人名下管户潜力提升经营数据。</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rPr>
      </w:pPr>
      <w:r>
        <w:rPr>
          <w:rFonts w:ascii="仿宋" w:hAnsi="仿宋" w:eastAsia="仿宋"/>
          <w:color w:val="000000"/>
          <w:sz w:val="24"/>
        </w:rPr>
        <w:t>系统输出潜力提升统计指标。</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临界等级</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展示当前分层临界类型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总客户数</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5" w:type="dxa"/>
          </w:tcPr>
          <w:p>
            <w:pPr>
              <w:spacing w:line="360" w:lineRule="auto"/>
              <w:rPr>
                <w:rFonts w:ascii="仿宋" w:hAnsi="仿宋" w:eastAsia="仿宋"/>
              </w:rPr>
            </w:pPr>
            <w:r>
              <w:rPr>
                <w:rFonts w:ascii="仿宋" w:hAnsi="仿宋" w:eastAsia="仿宋"/>
                <w:color w:val="000000"/>
                <w:sz w:val="24"/>
              </w:rPr>
              <w:t>展示当前临界等级客户数，单位：户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月均达标</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展示月均达标客户数，单位：户</w:t>
            </w:r>
          </w:p>
          <w:p>
            <w:pPr>
              <w:spacing w:line="360" w:lineRule="auto"/>
              <w:rPr>
                <w:rFonts w:ascii="仿宋" w:hAnsi="仿宋" w:eastAsia="仿宋"/>
              </w:rPr>
            </w:pPr>
            <w:r>
              <w:rPr>
                <w:rFonts w:ascii="仿宋" w:hAnsi="仿宋" w:eastAsia="仿宋"/>
                <w:color w:val="000000"/>
                <w:sz w:val="24"/>
              </w:rPr>
              <w:t>展示月均达标率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时点达标</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展示时点达标客户数，单位：户</w:t>
            </w:r>
          </w:p>
          <w:p>
            <w:pPr>
              <w:spacing w:line="360" w:lineRule="auto"/>
              <w:rPr>
                <w:rFonts w:ascii="仿宋" w:hAnsi="仿宋" w:eastAsia="仿宋"/>
              </w:rPr>
            </w:pPr>
            <w:r>
              <w:rPr>
                <w:rFonts w:ascii="仿宋" w:hAnsi="仿宋" w:eastAsia="仿宋"/>
                <w:color w:val="000000"/>
                <w:sz w:val="24"/>
              </w:rPr>
              <w:t>展示时点达标率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已接触客户</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展示已接触客户数，单位：户</w:t>
            </w:r>
          </w:p>
          <w:p>
            <w:pPr>
              <w:spacing w:line="360" w:lineRule="auto"/>
              <w:rPr>
                <w:rFonts w:ascii="仿宋" w:hAnsi="仿宋" w:eastAsia="仿宋"/>
              </w:rPr>
            </w:pPr>
            <w:r>
              <w:rPr>
                <w:rFonts w:ascii="仿宋" w:hAnsi="仿宋" w:eastAsia="仿宋"/>
                <w:color w:val="000000"/>
                <w:sz w:val="24"/>
              </w:rPr>
              <w:t>展示接触率</w:t>
            </w:r>
          </w:p>
        </w:tc>
      </w:tr>
    </w:tbl>
    <w:p>
      <w:pPr>
        <w:spacing w:line="360" w:lineRule="auto"/>
        <w:rPr>
          <w:rFonts w:ascii="仿宋" w:hAnsi="仿宋" w:eastAsia="仿宋"/>
        </w:rPr>
      </w:pPr>
    </w:p>
    <w:p>
      <w:pPr>
        <w:spacing w:line="360" w:lineRule="auto"/>
        <w:rPr>
          <w:rFonts w:ascii="仿宋" w:hAnsi="仿宋" w:eastAsia="仿宋"/>
        </w:rPr>
      </w:pPr>
      <w:r>
        <w:rPr>
          <w:rFonts w:ascii="仿宋" w:hAnsi="仿宋" w:eastAsia="仿宋"/>
          <w:color w:val="000000"/>
          <w:sz w:val="24"/>
        </w:rPr>
        <w:t>系统输出潜力提升客户明细</w:t>
      </w:r>
      <w:r>
        <w:rPr>
          <w:rFonts w:hint="eastAsia" w:ascii="仿宋" w:hAnsi="仿宋" w:eastAsia="仿宋"/>
          <w:color w:val="000000"/>
          <w:sz w:val="24"/>
        </w:rPr>
        <w:t>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核心客户号</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展示客户核心客户号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客户名称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展示客户名称，支持跳转客户视图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客户等级</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展示客户当前等级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ascii="仿宋" w:hAnsi="仿宋" w:eastAsia="仿宋"/>
                <w:color w:val="000000"/>
                <w:sz w:val="24"/>
              </w:rPr>
              <w:t>活期余额</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反显、格式化：10,000.00</w:t>
            </w:r>
          </w:p>
        </w:tc>
        <w:tc>
          <w:tcPr>
            <w:tcW w:w="2254"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展示客户活期余额，单位：元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ascii="仿宋" w:hAnsi="仿宋" w:eastAsia="仿宋"/>
                <w:color w:val="000000"/>
                <w:sz w:val="24"/>
              </w:rPr>
              <w:t>定期余额</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反显、格式化：10,000.00</w:t>
            </w:r>
          </w:p>
        </w:tc>
        <w:tc>
          <w:tcPr>
            <w:tcW w:w="2254"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展示客户定期余额，单位：元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ascii="仿宋" w:hAnsi="仿宋" w:eastAsia="仿宋"/>
                <w:color w:val="000000"/>
                <w:sz w:val="24"/>
              </w:rPr>
              <w:t>理财余额</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反显、格式化：10,000.00</w:t>
            </w:r>
          </w:p>
        </w:tc>
        <w:tc>
          <w:tcPr>
            <w:tcW w:w="2254"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展示客户理财余额，单位：元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ascii="仿宋" w:hAnsi="仿宋" w:eastAsia="仿宋"/>
                <w:color w:val="000000"/>
                <w:sz w:val="24"/>
              </w:rPr>
              <w:t>接触状态</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4"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展示客户接触状态</w:t>
            </w:r>
            <w:r>
              <w:rPr>
                <w:rFonts w:hint="eastAsia" w:ascii="仿宋" w:hAnsi="仿宋" w:eastAsia="仿宋"/>
                <w:color w:val="000000"/>
                <w:sz w:val="24"/>
              </w:rPr>
              <w:t>，枚举值：未接触、已接触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达标状态</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展示客户达标状态</w:t>
            </w:r>
            <w:r>
              <w:rPr>
                <w:rFonts w:hint="eastAsia" w:ascii="仿宋" w:hAnsi="仿宋" w:eastAsia="仿宋"/>
                <w:color w:val="000000"/>
                <w:sz w:val="24"/>
              </w:rPr>
              <w:t>，枚举值：未达标、已达标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管户经理</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，格式：工号+姓名</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展示客户管户经理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归属机构</w:t>
            </w:r>
          </w:p>
        </w:tc>
        <w:tc>
          <w:tcPr>
            <w:tcW w:w="2287"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5" w:type="dxa"/>
          </w:tcPr>
          <w:p>
            <w:pPr>
              <w:spacing w:line="360" w:lineRule="auto"/>
              <w:rPr>
                <w:rFonts w:ascii="仿宋" w:hAnsi="仿宋" w:eastAsia="仿宋"/>
              </w:rPr>
            </w:pPr>
            <w:r>
              <w:rPr>
                <w:rFonts w:ascii="仿宋" w:hAnsi="仿宋" w:eastAsia="仿宋"/>
                <w:color w:val="000000"/>
                <w:sz w:val="24"/>
              </w:rPr>
              <w:t>展示客户归属机构</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重点经营视图-流失挽回</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rPr>
          <w:rFonts w:ascii="仿宋" w:hAnsi="仿宋" w:eastAsia="仿宋"/>
        </w:rPr>
      </w:pPr>
      <w:r>
        <w:rPr>
          <w:rFonts w:ascii="仿宋" w:hAnsi="仿宋" w:eastAsia="仿宋"/>
          <w:color w:val="000000"/>
          <w:sz w:val="24"/>
        </w:rPr>
        <w:t>支持客户经理和管理岗查看流失挽回分析结果及客户明细，帮助用户识别流失风险客户并支撑后续挽回经营</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rPr>
      </w:pPr>
      <w:r>
        <w:rPr>
          <w:rFonts w:ascii="仿宋" w:hAnsi="仿宋" w:eastAsia="仿宋"/>
          <w:color w:val="000000"/>
          <w:sz w:val="24"/>
        </w:rPr>
        <w:t>用户进入“重点经营视图”后，点击“流失挽回”tab，系统加载流失挽回分析</w:t>
      </w:r>
      <w:r>
        <w:rPr>
          <w:rFonts w:hint="eastAsia" w:ascii="仿宋" w:hAnsi="仿宋" w:eastAsia="仿宋"/>
          <w:color w:val="000000"/>
          <w:sz w:val="24"/>
        </w:rPr>
        <w:t>数据</w:t>
      </w:r>
      <w:r>
        <w:rPr>
          <w:rFonts w:ascii="仿宋" w:hAnsi="仿宋" w:eastAsia="仿宋"/>
          <w:color w:val="000000"/>
          <w:sz w:val="24"/>
        </w:rPr>
        <w:t>。</w:t>
      </w:r>
    </w:p>
    <w:p>
      <w:pPr>
        <w:spacing w:line="360" w:lineRule="auto"/>
        <w:rPr>
          <w:rFonts w:ascii="仿宋" w:hAnsi="仿宋" w:eastAsia="仿宋"/>
        </w:rPr>
      </w:pPr>
      <w:r>
        <w:rPr>
          <w:rFonts w:hint="eastAsia" w:ascii="仿宋" w:hAnsi="仿宋" w:eastAsia="仿宋"/>
          <w:color w:val="000000"/>
          <w:sz w:val="24"/>
        </w:rPr>
        <w:t>流失挽回客户明细列表，</w:t>
      </w:r>
      <w:r>
        <w:rPr>
          <w:rFonts w:ascii="仿宋" w:hAnsi="仿宋" w:eastAsia="仿宋"/>
          <w:color w:val="000000"/>
          <w:sz w:val="24"/>
        </w:rPr>
        <w:t>用户可按“归属机构”、“客户名称”、“客户等级”、“接触状态”、“挽回状态”等条件筛选客户明细。</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5"/>
        <w:gridCol w:w="2265"/>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归属机构</w:t>
            </w:r>
          </w:p>
        </w:tc>
        <w:tc>
          <w:tcPr>
            <w:tcW w:w="2265" w:type="dxa"/>
          </w:tcPr>
          <w:p>
            <w:pPr>
              <w:spacing w:line="360" w:lineRule="auto"/>
              <w:rPr>
                <w:rFonts w:ascii="仿宋" w:hAnsi="仿宋" w:eastAsia="仿宋"/>
              </w:rPr>
            </w:pPr>
            <w:r>
              <w:rPr>
                <w:rFonts w:hint="eastAsia" w:ascii="仿宋" w:hAnsi="仿宋" w:eastAsia="仿宋"/>
                <w:color w:val="000000"/>
                <w:sz w:val="24"/>
              </w:rPr>
              <w:t>默认展示当前用户的归属机构</w:t>
            </w:r>
          </w:p>
        </w:tc>
        <w:tc>
          <w:tcPr>
            <w:tcW w:w="2265" w:type="dxa"/>
          </w:tcPr>
          <w:p>
            <w:pPr>
              <w:spacing w:line="360" w:lineRule="auto"/>
              <w:rPr>
                <w:rFonts w:ascii="仿宋" w:hAnsi="仿宋" w:eastAsia="仿宋"/>
              </w:rPr>
            </w:pPr>
            <w:r>
              <w:rPr>
                <w:rFonts w:ascii="仿宋" w:hAnsi="仿宋" w:eastAsia="仿宋"/>
                <w:color w:val="000000"/>
                <w:sz w:val="24"/>
              </w:rPr>
              <w:t>机构树</w:t>
            </w:r>
          </w:p>
        </w:tc>
        <w:tc>
          <w:tcPr>
            <w:tcW w:w="2266" w:type="dxa"/>
          </w:tcPr>
          <w:p>
            <w:pPr>
              <w:spacing w:line="360" w:lineRule="auto"/>
              <w:rPr>
                <w:rFonts w:ascii="仿宋" w:hAnsi="仿宋" w:eastAsia="仿宋"/>
              </w:rPr>
            </w:pPr>
            <w:r>
              <w:rPr>
                <w:rFonts w:ascii="仿宋" w:hAnsi="仿宋" w:eastAsia="仿宋"/>
                <w:color w:val="000000"/>
                <w:sz w:val="24"/>
              </w:rPr>
              <w:t>支持按归属机构筛选客户明细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客户名称</w:t>
            </w:r>
          </w:p>
        </w:tc>
        <w:tc>
          <w:tcPr>
            <w:tcW w:w="2265" w:type="dxa"/>
          </w:tcPr>
          <w:p>
            <w:pPr>
              <w:spacing w:line="360" w:lineRule="auto"/>
              <w:rPr>
                <w:rFonts w:ascii="仿宋" w:hAnsi="仿宋" w:eastAsia="仿宋"/>
              </w:rPr>
            </w:pPr>
            <w:r>
              <w:rPr>
                <w:rFonts w:ascii="仿宋" w:hAnsi="仿宋" w:eastAsia="仿宋"/>
                <w:color w:val="000000"/>
                <w:sz w:val="24"/>
              </w:rPr>
              <w:t>非必输</w:t>
            </w:r>
          </w:p>
        </w:tc>
        <w:tc>
          <w:tcPr>
            <w:tcW w:w="2265"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支持按客户名称</w:t>
            </w:r>
            <w:r>
              <w:rPr>
                <w:rFonts w:hint="eastAsia" w:ascii="仿宋" w:hAnsi="仿宋" w:eastAsia="仿宋"/>
                <w:color w:val="000000"/>
                <w:sz w:val="24"/>
              </w:rPr>
              <w:t>模糊</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客户等级</w:t>
            </w:r>
          </w:p>
        </w:tc>
        <w:tc>
          <w:tcPr>
            <w:tcW w:w="2265" w:type="dxa"/>
          </w:tcPr>
          <w:p>
            <w:pPr>
              <w:spacing w:line="360" w:lineRule="auto"/>
              <w:rPr>
                <w:rFonts w:ascii="仿宋" w:hAnsi="仿宋" w:eastAsia="仿宋"/>
              </w:rPr>
            </w:pPr>
            <w:r>
              <w:rPr>
                <w:rFonts w:ascii="仿宋" w:hAnsi="仿宋" w:eastAsia="仿宋"/>
                <w:color w:val="000000"/>
                <w:sz w:val="24"/>
              </w:rPr>
              <w:t>非必输</w:t>
            </w:r>
          </w:p>
        </w:tc>
        <w:tc>
          <w:tcPr>
            <w:tcW w:w="2265" w:type="dxa"/>
          </w:tcPr>
          <w:p>
            <w:pPr>
              <w:spacing w:line="360" w:lineRule="auto"/>
              <w:rPr>
                <w:rFonts w:ascii="仿宋" w:hAnsi="仿宋" w:eastAsia="仿宋"/>
              </w:rPr>
            </w:pPr>
            <w:r>
              <w:rPr>
                <w:rFonts w:ascii="仿宋" w:hAnsi="仿宋" w:eastAsia="仿宋"/>
                <w:color w:val="000000"/>
                <w:sz w:val="24"/>
              </w:rPr>
              <w:t>下拉框</w:t>
            </w:r>
          </w:p>
        </w:tc>
        <w:tc>
          <w:tcPr>
            <w:tcW w:w="2266" w:type="dxa"/>
          </w:tcPr>
          <w:p>
            <w:pPr>
              <w:spacing w:line="360" w:lineRule="auto"/>
              <w:rPr>
                <w:rFonts w:hint="default" w:ascii="仿宋" w:hAnsi="仿宋" w:eastAsia="仿宋"/>
                <w:lang w:val="en-US" w:eastAsia="zh-CN"/>
              </w:rPr>
            </w:pPr>
            <w:r>
              <w:rPr>
                <w:rFonts w:ascii="仿宋" w:hAnsi="仿宋" w:eastAsia="仿宋"/>
                <w:color w:val="000000" w:themeColor="text1"/>
                <w:sz w:val="24"/>
                <w14:textFill>
                  <w14:solidFill>
                    <w14:schemeClr w14:val="tx1"/>
                  </w14:solidFill>
                </w14:textFill>
              </w:rPr>
              <w:t>支持按客户等级筛选</w:t>
            </w:r>
            <w:r>
              <w:rPr>
                <w:rFonts w:hint="eastAsia"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枚举值：</w:t>
            </w:r>
            <w:r>
              <w:rPr>
                <w:rFonts w:hint="eastAsia" w:ascii="仿宋" w:hAnsi="仿宋" w:eastAsia="仿宋"/>
                <w:color w:val="000000" w:themeColor="text1"/>
                <w:sz w:val="24"/>
                <w14:textFill>
                  <w14:solidFill>
                    <w14:schemeClr w14:val="tx1"/>
                  </w14:solidFill>
                </w14:textFill>
              </w:rPr>
              <w:t>优质，财富1，财富2，贵宾，私行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接触状态</w:t>
            </w:r>
          </w:p>
        </w:tc>
        <w:tc>
          <w:tcPr>
            <w:tcW w:w="2265" w:type="dxa"/>
          </w:tcPr>
          <w:p>
            <w:pPr>
              <w:spacing w:line="360" w:lineRule="auto"/>
              <w:rPr>
                <w:rFonts w:ascii="仿宋" w:hAnsi="仿宋" w:eastAsia="仿宋"/>
              </w:rPr>
            </w:pPr>
            <w:r>
              <w:rPr>
                <w:rFonts w:ascii="仿宋" w:hAnsi="仿宋" w:eastAsia="仿宋"/>
                <w:color w:val="000000"/>
                <w:sz w:val="24"/>
              </w:rPr>
              <w:t>非必输</w:t>
            </w:r>
          </w:p>
        </w:tc>
        <w:tc>
          <w:tcPr>
            <w:tcW w:w="2265" w:type="dxa"/>
          </w:tcPr>
          <w:p>
            <w:pPr>
              <w:spacing w:line="360" w:lineRule="auto"/>
              <w:rPr>
                <w:rFonts w:ascii="仿宋" w:hAnsi="仿宋" w:eastAsia="仿宋"/>
              </w:rPr>
            </w:pPr>
            <w:r>
              <w:rPr>
                <w:rFonts w:ascii="仿宋" w:hAnsi="仿宋" w:eastAsia="仿宋"/>
                <w:color w:val="000000"/>
                <w:sz w:val="24"/>
              </w:rPr>
              <w:t>下拉框</w:t>
            </w:r>
          </w:p>
        </w:tc>
        <w:tc>
          <w:tcPr>
            <w:tcW w:w="2266" w:type="dxa"/>
          </w:tcPr>
          <w:p>
            <w:pPr>
              <w:spacing w:line="360" w:lineRule="auto"/>
              <w:rPr>
                <w:rFonts w:ascii="仿宋" w:hAnsi="仿宋" w:eastAsia="仿宋"/>
              </w:rPr>
            </w:pPr>
            <w:r>
              <w:rPr>
                <w:rFonts w:ascii="仿宋" w:hAnsi="仿宋" w:eastAsia="仿宋"/>
                <w:color w:val="000000"/>
                <w:sz w:val="24"/>
              </w:rPr>
              <w:t>支持按接触状态筛选</w:t>
            </w:r>
            <w:r>
              <w:rPr>
                <w:rFonts w:hint="eastAsia" w:ascii="仿宋" w:hAnsi="仿宋" w:eastAsia="仿宋"/>
                <w:color w:val="000000"/>
                <w:sz w:val="24"/>
              </w:rPr>
              <w:t>，</w:t>
            </w:r>
            <w:r>
              <w:rPr>
                <w:rFonts w:hint="eastAsia" w:ascii="仿宋" w:hAnsi="仿宋" w:eastAsia="仿宋"/>
                <w:sz w:val="24"/>
                <w:szCs w:val="24"/>
              </w:rPr>
              <w:t>枚举值：未接触、已接触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挽回状态</w:t>
            </w:r>
          </w:p>
        </w:tc>
        <w:tc>
          <w:tcPr>
            <w:tcW w:w="2265" w:type="dxa"/>
          </w:tcPr>
          <w:p>
            <w:pPr>
              <w:spacing w:line="360" w:lineRule="auto"/>
              <w:rPr>
                <w:rFonts w:ascii="仿宋" w:hAnsi="仿宋" w:eastAsia="仿宋"/>
              </w:rPr>
            </w:pPr>
            <w:r>
              <w:rPr>
                <w:rFonts w:ascii="仿宋" w:hAnsi="仿宋" w:eastAsia="仿宋"/>
                <w:color w:val="000000"/>
                <w:sz w:val="24"/>
              </w:rPr>
              <w:t>非必输</w:t>
            </w:r>
          </w:p>
        </w:tc>
        <w:tc>
          <w:tcPr>
            <w:tcW w:w="2265" w:type="dxa"/>
          </w:tcPr>
          <w:p>
            <w:pPr>
              <w:spacing w:line="360" w:lineRule="auto"/>
              <w:rPr>
                <w:rFonts w:ascii="仿宋" w:hAnsi="仿宋" w:eastAsia="仿宋"/>
              </w:rPr>
            </w:pPr>
            <w:r>
              <w:rPr>
                <w:rFonts w:ascii="仿宋" w:hAnsi="仿宋" w:eastAsia="仿宋"/>
                <w:color w:val="000000"/>
                <w:sz w:val="24"/>
              </w:rPr>
              <w:t>下拉框</w:t>
            </w:r>
          </w:p>
        </w:tc>
        <w:tc>
          <w:tcPr>
            <w:tcW w:w="2266" w:type="dxa"/>
          </w:tcPr>
          <w:p>
            <w:pPr>
              <w:spacing w:line="360" w:lineRule="auto"/>
              <w:rPr>
                <w:rFonts w:ascii="仿宋" w:hAnsi="仿宋" w:eastAsia="仿宋"/>
              </w:rPr>
            </w:pPr>
            <w:r>
              <w:rPr>
                <w:rFonts w:ascii="仿宋" w:hAnsi="仿宋" w:eastAsia="仿宋"/>
                <w:color w:val="000000"/>
                <w:sz w:val="24"/>
              </w:rPr>
              <w:t>支持按挽回状态筛选</w:t>
            </w:r>
            <w:r>
              <w:rPr>
                <w:rFonts w:hint="eastAsia" w:ascii="仿宋" w:hAnsi="仿宋" w:eastAsia="仿宋"/>
                <w:color w:val="000000"/>
                <w:sz w:val="24"/>
              </w:rPr>
              <w:t>、</w:t>
            </w:r>
            <w:r>
              <w:rPr>
                <w:rFonts w:hint="eastAsia" w:ascii="仿宋" w:hAnsi="仿宋" w:eastAsia="仿宋"/>
                <w:sz w:val="24"/>
                <w:szCs w:val="24"/>
              </w:rPr>
              <w:t>枚举值：未挽回、已挽回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查询</w:t>
            </w:r>
          </w:p>
        </w:tc>
        <w:tc>
          <w:tcPr>
            <w:tcW w:w="2265" w:type="dxa"/>
          </w:tcPr>
          <w:p>
            <w:pPr>
              <w:spacing w:line="360" w:lineRule="auto"/>
              <w:rPr>
                <w:rFonts w:ascii="仿宋" w:hAnsi="仿宋" w:eastAsia="仿宋"/>
              </w:rPr>
            </w:pPr>
            <w:r>
              <w:rPr>
                <w:rFonts w:ascii="仿宋" w:hAnsi="仿宋" w:eastAsia="仿宋"/>
                <w:color w:val="000000"/>
                <w:sz w:val="24"/>
              </w:rPr>
              <w:t>点击触发查询</w:t>
            </w:r>
          </w:p>
        </w:tc>
        <w:tc>
          <w:tcPr>
            <w:tcW w:w="2265" w:type="dxa"/>
          </w:tcPr>
          <w:p>
            <w:pPr>
              <w:spacing w:line="360" w:lineRule="auto"/>
              <w:rPr>
                <w:rFonts w:ascii="仿宋" w:hAnsi="仿宋" w:eastAsia="仿宋"/>
              </w:rPr>
            </w:pPr>
            <w:r>
              <w:rPr>
                <w:rFonts w:ascii="仿宋" w:hAnsi="仿宋" w:eastAsia="仿宋"/>
                <w:color w:val="000000"/>
                <w:sz w:val="24"/>
              </w:rPr>
              <w:t>按钮</w:t>
            </w:r>
          </w:p>
        </w:tc>
        <w:tc>
          <w:tcPr>
            <w:tcW w:w="2266" w:type="dxa"/>
          </w:tcPr>
          <w:p>
            <w:pPr>
              <w:spacing w:line="360" w:lineRule="auto"/>
              <w:rPr>
                <w:rFonts w:ascii="仿宋" w:hAnsi="仿宋" w:eastAsia="仿宋"/>
              </w:rPr>
            </w:pPr>
            <w:r>
              <w:rPr>
                <w:rFonts w:ascii="仿宋" w:hAnsi="仿宋" w:eastAsia="仿宋"/>
                <w:color w:val="000000"/>
                <w:sz w:val="24"/>
              </w:rPr>
              <w:t>根据当前输入条件查询客户列表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olor w:val="000000"/>
                <w:sz w:val="24"/>
              </w:rPr>
              <w:t>重置</w:t>
            </w:r>
          </w:p>
        </w:tc>
        <w:tc>
          <w:tcPr>
            <w:tcW w:w="2265" w:type="dxa"/>
          </w:tcPr>
          <w:p>
            <w:pPr>
              <w:spacing w:line="360" w:lineRule="auto"/>
              <w:rPr>
                <w:rFonts w:ascii="仿宋" w:hAnsi="仿宋" w:eastAsia="仿宋"/>
              </w:rPr>
            </w:pPr>
            <w:r>
              <w:rPr>
                <w:rFonts w:ascii="仿宋" w:hAnsi="仿宋" w:eastAsia="仿宋"/>
                <w:color w:val="000000"/>
                <w:sz w:val="24"/>
              </w:rPr>
              <w:t>点击清空条件</w:t>
            </w:r>
          </w:p>
        </w:tc>
        <w:tc>
          <w:tcPr>
            <w:tcW w:w="2265" w:type="dxa"/>
          </w:tcPr>
          <w:p>
            <w:pPr>
              <w:spacing w:line="360" w:lineRule="auto"/>
              <w:rPr>
                <w:rFonts w:ascii="仿宋" w:hAnsi="仿宋" w:eastAsia="仿宋"/>
              </w:rPr>
            </w:pPr>
            <w:r>
              <w:rPr>
                <w:rFonts w:ascii="仿宋" w:hAnsi="仿宋" w:eastAsia="仿宋"/>
                <w:color w:val="000000"/>
                <w:sz w:val="24"/>
              </w:rPr>
              <w:t>按钮</w:t>
            </w:r>
          </w:p>
        </w:tc>
        <w:tc>
          <w:tcPr>
            <w:tcW w:w="2266" w:type="dxa"/>
          </w:tcPr>
          <w:p>
            <w:pPr>
              <w:spacing w:line="360" w:lineRule="auto"/>
              <w:rPr>
                <w:rFonts w:ascii="仿宋" w:hAnsi="仿宋" w:eastAsia="仿宋"/>
              </w:rPr>
            </w:pPr>
            <w:r>
              <w:rPr>
                <w:rFonts w:ascii="仿宋" w:hAnsi="仿宋" w:eastAsia="仿宋"/>
                <w:color w:val="000000"/>
                <w:sz w:val="24"/>
              </w:rPr>
              <w:t>清空当前已录入或已选择的查询条件</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用户进入“重点经营视图”后，点击“流失挽回”tab，系统展示流失挽回分析结果。</w:t>
      </w:r>
    </w:p>
    <w:p>
      <w:pPr>
        <w:spacing w:line="360" w:lineRule="auto"/>
        <w:rPr>
          <w:rFonts w:ascii="仿宋" w:hAnsi="仿宋" w:eastAsia="仿宋"/>
          <w:sz w:val="24"/>
          <w:szCs w:val="24"/>
        </w:rPr>
      </w:pPr>
      <w:r>
        <w:rPr>
          <w:rFonts w:hint="eastAsia" w:ascii="仿宋" w:hAnsi="仿宋" w:eastAsia="仿宋"/>
          <w:sz w:val="24"/>
          <w:szCs w:val="24"/>
        </w:rPr>
        <w:t>2. 系统按月统计流失挽回数据，并区分 轻度流失等级、</w:t>
      </w:r>
      <w:ins w:id="422" w:author="wanao" w:date="2026-07-07T18:55:19Z">
        <w:r>
          <w:rPr>
            <w:rFonts w:hint="eastAsia" w:ascii="仿宋" w:hAnsi="仿宋" w:eastAsia="仿宋"/>
            <w:sz w:val="24"/>
            <w:szCs w:val="24"/>
            <w:lang w:val="en-US" w:eastAsia="zh-CN"/>
          </w:rPr>
          <w:t>重度</w:t>
        </w:r>
      </w:ins>
      <w:del w:id="423" w:author="wanao" w:date="2026-07-07T18:55:16Z">
        <w:r>
          <w:rPr>
            <w:rFonts w:hint="eastAsia" w:ascii="仿宋" w:hAnsi="仿宋" w:eastAsia="仿宋"/>
            <w:sz w:val="24"/>
            <w:szCs w:val="24"/>
          </w:rPr>
          <w:delText>T1</w:delText>
        </w:r>
      </w:del>
      <w:r>
        <w:rPr>
          <w:rFonts w:hint="eastAsia" w:ascii="仿宋" w:hAnsi="仿宋" w:eastAsia="仿宋"/>
          <w:sz w:val="24"/>
          <w:szCs w:val="24"/>
        </w:rPr>
        <w:t>流失等级，默认展示</w:t>
      </w:r>
      <w:ins w:id="424" w:author="wanao" w:date="2026-07-07T18:55:26Z">
        <w:r>
          <w:rPr>
            <w:rFonts w:hint="eastAsia" w:ascii="仿宋" w:hAnsi="仿宋" w:eastAsia="仿宋"/>
            <w:sz w:val="24"/>
            <w:szCs w:val="24"/>
            <w:lang w:val="en-US" w:eastAsia="zh-CN"/>
          </w:rPr>
          <w:t>轻度</w:t>
        </w:r>
      </w:ins>
      <w:del w:id="425" w:author="wanao" w:date="2026-07-07T18:55:23Z">
        <w:r>
          <w:rPr>
            <w:rFonts w:hint="eastAsia" w:ascii="仿宋" w:hAnsi="仿宋" w:eastAsia="仿宋"/>
            <w:sz w:val="24"/>
            <w:szCs w:val="24"/>
          </w:rPr>
          <w:delText>T0</w:delText>
        </w:r>
      </w:del>
      <w:r>
        <w:rPr>
          <w:rFonts w:hint="eastAsia" w:ascii="仿宋" w:hAnsi="仿宋" w:eastAsia="仿宋"/>
          <w:sz w:val="24"/>
          <w:szCs w:val="24"/>
        </w:rPr>
        <w:t>流失，点击</w:t>
      </w:r>
      <w:ins w:id="426" w:author="wanao" w:date="2026-07-07T18:55:32Z">
        <w:r>
          <w:rPr>
            <w:rFonts w:hint="eastAsia" w:ascii="仿宋" w:hAnsi="仿宋" w:eastAsia="仿宋"/>
            <w:sz w:val="24"/>
            <w:szCs w:val="24"/>
            <w:lang w:val="en-US" w:eastAsia="zh-CN"/>
          </w:rPr>
          <w:t>重度</w:t>
        </w:r>
      </w:ins>
      <w:del w:id="427" w:author="wanao" w:date="2026-07-07T18:55:30Z">
        <w:r>
          <w:rPr>
            <w:rFonts w:hint="eastAsia" w:ascii="仿宋" w:hAnsi="仿宋" w:eastAsia="仿宋"/>
            <w:sz w:val="24"/>
            <w:szCs w:val="24"/>
          </w:rPr>
          <w:delText>T1</w:delText>
        </w:r>
      </w:del>
      <w:r>
        <w:rPr>
          <w:rFonts w:hint="eastAsia" w:ascii="仿宋" w:hAnsi="仿宋" w:eastAsia="仿宋"/>
          <w:sz w:val="24"/>
          <w:szCs w:val="24"/>
        </w:rPr>
        <w:t>流失进行页面的切换。</w:t>
      </w:r>
    </w:p>
    <w:p>
      <w:pPr>
        <w:spacing w:line="360" w:lineRule="auto"/>
        <w:rPr>
          <w:rFonts w:ascii="仿宋" w:hAnsi="仿宋" w:eastAsia="仿宋"/>
          <w:sz w:val="24"/>
          <w:szCs w:val="24"/>
        </w:rPr>
      </w:pPr>
      <w:r>
        <w:rPr>
          <w:rFonts w:hint="eastAsia" w:ascii="仿宋" w:hAnsi="仿宋" w:eastAsia="仿宋"/>
          <w:sz w:val="24"/>
          <w:szCs w:val="24"/>
        </w:rPr>
        <w:t>3. 用户可查看不同等级的在</w:t>
      </w:r>
      <w:ins w:id="428" w:author="wanao" w:date="2026-07-07T18:55:40Z">
        <w:r>
          <w:rPr>
            <w:rFonts w:hint="eastAsia" w:ascii="仿宋" w:hAnsi="仿宋" w:eastAsia="仿宋"/>
            <w:sz w:val="24"/>
            <w:szCs w:val="24"/>
            <w:lang w:val="en-US" w:eastAsia="zh-CN"/>
          </w:rPr>
          <w:t>轻度</w:t>
        </w:r>
      </w:ins>
      <w:del w:id="429" w:author="wanao" w:date="2026-07-07T18:55:37Z">
        <w:r>
          <w:rPr>
            <w:rFonts w:hint="eastAsia" w:ascii="仿宋" w:hAnsi="仿宋" w:eastAsia="仿宋"/>
            <w:sz w:val="24"/>
            <w:szCs w:val="24"/>
          </w:rPr>
          <w:delText>T0</w:delText>
        </w:r>
      </w:del>
      <w:r>
        <w:rPr>
          <w:rFonts w:hint="eastAsia" w:ascii="仿宋" w:hAnsi="仿宋" w:eastAsia="仿宋"/>
          <w:sz w:val="24"/>
          <w:szCs w:val="24"/>
        </w:rPr>
        <w:t>流失、</w:t>
      </w:r>
      <w:ins w:id="430" w:author="wanao" w:date="2026-07-07T18:55:45Z">
        <w:r>
          <w:rPr>
            <w:rFonts w:hint="eastAsia" w:ascii="仿宋" w:hAnsi="仿宋" w:eastAsia="仿宋"/>
            <w:sz w:val="24"/>
            <w:szCs w:val="24"/>
            <w:lang w:val="en-US" w:eastAsia="zh-CN"/>
          </w:rPr>
          <w:t>重度</w:t>
        </w:r>
      </w:ins>
      <w:del w:id="431" w:author="wanao" w:date="2026-07-07T18:55:42Z">
        <w:r>
          <w:rPr>
            <w:rFonts w:hint="eastAsia" w:ascii="仿宋" w:hAnsi="仿宋" w:eastAsia="仿宋"/>
            <w:sz w:val="24"/>
            <w:szCs w:val="24"/>
          </w:rPr>
          <w:delText>T1</w:delText>
        </w:r>
      </w:del>
      <w:r>
        <w:rPr>
          <w:rFonts w:hint="eastAsia" w:ascii="仿宋" w:hAnsi="仿宋" w:eastAsia="仿宋"/>
          <w:sz w:val="24"/>
          <w:szCs w:val="24"/>
        </w:rPr>
        <w:t>流失流失等级下客户数、已接触客户（接触率）、已挽回客户（挽回率）、已挽回金融资产余额。</w:t>
      </w:r>
    </w:p>
    <w:p>
      <w:pPr>
        <w:spacing w:line="360" w:lineRule="auto"/>
        <w:rPr>
          <w:rFonts w:ascii="仿宋" w:hAnsi="仿宋" w:eastAsia="仿宋"/>
          <w:sz w:val="24"/>
          <w:szCs w:val="24"/>
        </w:rPr>
      </w:pPr>
      <w:r>
        <w:rPr>
          <w:rFonts w:hint="eastAsia" w:ascii="仿宋" w:hAnsi="仿宋" w:eastAsia="仿宋"/>
          <w:sz w:val="24"/>
          <w:szCs w:val="24"/>
        </w:rPr>
        <w:t>4. 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用户可按“归属机构”、“客户名称”、“客户等级”、“接触状态”、“挽回状态”等条件筛选客户明细。</w:t>
      </w:r>
    </w:p>
    <w:p>
      <w:pPr>
        <w:spacing w:line="360" w:lineRule="auto"/>
        <w:ind w:left="420"/>
        <w:rPr>
          <w:rFonts w:ascii="仿宋" w:hAnsi="仿宋" w:eastAsia="仿宋"/>
          <w:sz w:val="24"/>
          <w:szCs w:val="24"/>
        </w:rPr>
      </w:pPr>
      <w:r>
        <w:rPr>
          <w:rFonts w:hint="eastAsia" w:ascii="仿宋" w:hAnsi="仿宋" w:eastAsia="仿宋"/>
          <w:sz w:val="24"/>
          <w:szCs w:val="24"/>
        </w:rPr>
        <w:t>点击“查询”，系统返回符合条件的结果。</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用户点击“重置”后，系统清空当前筛选条件并恢复默认值。</w:t>
      </w:r>
    </w:p>
    <w:p>
      <w:pPr>
        <w:spacing w:line="360" w:lineRule="auto"/>
        <w:rPr>
          <w:rFonts w:ascii="仿宋" w:hAnsi="仿宋" w:eastAsia="仿宋"/>
          <w:sz w:val="24"/>
          <w:szCs w:val="24"/>
        </w:rPr>
      </w:pPr>
      <w:r>
        <w:rPr>
          <w:rFonts w:hint="eastAsia" w:ascii="仿宋" w:hAnsi="仿宋" w:eastAsia="仿宋"/>
          <w:sz w:val="24"/>
          <w:szCs w:val="24"/>
        </w:rPr>
        <w:t>5. 系统展示客户明细列表，点击“客户名称”可跳转至对应客户视图。</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流失挽回分析当前按当月</w:t>
      </w:r>
      <w:r>
        <w:rPr>
          <w:rFonts w:ascii="仿宋" w:hAnsi="仿宋" w:eastAsia="仿宋"/>
          <w:color w:val="000000"/>
          <w:sz w:val="24"/>
        </w:rPr>
        <w:t>、</w:t>
      </w:r>
      <w:r>
        <w:rPr>
          <w:rFonts w:hint="eastAsia" w:ascii="仿宋" w:hAnsi="仿宋" w:eastAsia="仿宋"/>
          <w:color w:val="000000"/>
          <w:sz w:val="24"/>
        </w:rPr>
        <w:t>当季</w:t>
      </w:r>
      <w:r>
        <w:rPr>
          <w:rFonts w:ascii="仿宋" w:hAnsi="仿宋" w:eastAsia="仿宋"/>
          <w:color w:val="000000"/>
          <w:sz w:val="24"/>
        </w:rPr>
        <w:t>、</w:t>
      </w:r>
      <w:r>
        <w:rPr>
          <w:rFonts w:hint="eastAsia" w:ascii="仿宋" w:hAnsi="仿宋" w:eastAsia="仿宋"/>
          <w:color w:val="000000"/>
          <w:sz w:val="24"/>
        </w:rPr>
        <w:t>当年</w:t>
      </w:r>
      <w:r>
        <w:rPr>
          <w:rFonts w:hint="eastAsia" w:ascii="仿宋" w:hAnsi="仿宋" w:eastAsia="仿宋"/>
          <w:sz w:val="24"/>
          <w:szCs w:val="24"/>
        </w:rPr>
        <w:t>三个时间切片展示，当选择当月时，下拉框支持选择月份，默认当月，选择区间1月～当月；当选择季度时，下拉框支持选择季度，默认为当季，选择区间一季度～当季；当选择当年时，默认为当年（如2</w:t>
      </w:r>
      <w:r>
        <w:rPr>
          <w:rFonts w:ascii="仿宋" w:hAnsi="仿宋" w:eastAsia="仿宋"/>
          <w:sz w:val="24"/>
          <w:szCs w:val="24"/>
        </w:rPr>
        <w:t>026</w:t>
      </w:r>
      <w:r>
        <w:rPr>
          <w:rFonts w:hint="eastAsia" w:ascii="仿宋" w:hAnsi="仿宋" w:eastAsia="仿宋"/>
          <w:sz w:val="24"/>
          <w:szCs w:val="24"/>
        </w:rPr>
        <w:t>年），选择区间2</w:t>
      </w:r>
      <w:r>
        <w:rPr>
          <w:rFonts w:ascii="仿宋" w:hAnsi="仿宋" w:eastAsia="仿宋"/>
          <w:sz w:val="24"/>
          <w:szCs w:val="24"/>
        </w:rPr>
        <w:t>026</w:t>
      </w:r>
      <w:r>
        <w:rPr>
          <w:rFonts w:hint="eastAsia" w:ascii="仿宋" w:hAnsi="仿宋" w:eastAsia="仿宋"/>
          <w:sz w:val="24"/>
          <w:szCs w:val="24"/>
        </w:rPr>
        <w:t>年～2</w:t>
      </w:r>
      <w:r>
        <w:rPr>
          <w:rFonts w:ascii="仿宋" w:hAnsi="仿宋" w:eastAsia="仿宋"/>
          <w:sz w:val="24"/>
          <w:szCs w:val="24"/>
        </w:rPr>
        <w:t>026</w:t>
      </w:r>
      <w:r>
        <w:rPr>
          <w:rFonts w:hint="eastAsia" w:ascii="仿宋" w:hAnsi="仿宋" w:eastAsia="仿宋"/>
          <w:sz w:val="24"/>
          <w:szCs w:val="24"/>
        </w:rPr>
        <w:t>年（以后2</w:t>
      </w:r>
      <w:r>
        <w:rPr>
          <w:rFonts w:ascii="仿宋" w:hAnsi="仿宋" w:eastAsia="仿宋"/>
          <w:sz w:val="24"/>
          <w:szCs w:val="24"/>
        </w:rPr>
        <w:t>027</w:t>
      </w:r>
      <w:r>
        <w:rPr>
          <w:rFonts w:hint="eastAsia" w:ascii="仿宋" w:hAnsi="仿宋" w:eastAsia="仿宋"/>
          <w:sz w:val="24"/>
          <w:szCs w:val="24"/>
        </w:rPr>
        <w:t>年……都支持选择，历史数据保留3年）。</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2. </w:t>
      </w:r>
      <w:r>
        <w:rPr>
          <w:rFonts w:hint="eastAsia" w:ascii="仿宋" w:hAnsi="仿宋" w:eastAsia="仿宋"/>
          <w:color w:val="000000" w:themeColor="text1"/>
          <w:sz w:val="24"/>
          <w:szCs w:val="24"/>
          <w14:textFill>
            <w14:solidFill>
              <w14:schemeClr w14:val="tx1"/>
            </w14:solidFill>
          </w14:textFill>
        </w:rPr>
        <w:t>轻度流失规则为：上月金融资产月日均达标，上月末金融资产余额不达标。</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 重度流失规则为：上上月金融资产月日均达标（上月金融资产月日均不达标），上月末金融资产余额不达标。</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客户等级：优质，财富1，财富2，贵宾，私行</w:t>
      </w:r>
    </w:p>
    <w:p>
      <w:pPr>
        <w:spacing w:line="360" w:lineRule="auto"/>
        <w:rPr>
          <w:rFonts w:ascii="仿宋" w:hAnsi="仿宋" w:eastAsia="仿宋"/>
          <w:sz w:val="24"/>
          <w:szCs w:val="24"/>
        </w:rPr>
      </w:pPr>
      <w:r>
        <w:rPr>
          <w:rFonts w:hint="eastAsia" w:ascii="仿宋" w:hAnsi="仿宋" w:eastAsia="仿宋"/>
          <w:sz w:val="24"/>
          <w:szCs w:val="24"/>
        </w:rPr>
        <w:t>4. 按等级统计，分析在</w:t>
      </w:r>
      <w:r>
        <w:rPr>
          <w:rFonts w:hint="eastAsia" w:ascii="仿宋" w:hAnsi="仿宋" w:eastAsia="仿宋"/>
          <w:color w:val="000000" w:themeColor="text1"/>
          <w:sz w:val="24"/>
          <w:szCs w:val="24"/>
          <w14:textFill>
            <w14:solidFill>
              <w14:schemeClr w14:val="tx1"/>
            </w14:solidFill>
          </w14:textFill>
        </w:rPr>
        <w:t>轻度</w:t>
      </w:r>
      <w:r>
        <w:rPr>
          <w:rFonts w:hint="eastAsia" w:ascii="仿宋" w:hAnsi="仿宋" w:eastAsia="仿宋"/>
          <w:sz w:val="24"/>
          <w:szCs w:val="24"/>
        </w:rPr>
        <w:t>流失、</w:t>
      </w:r>
      <w:r>
        <w:rPr>
          <w:rFonts w:hint="eastAsia" w:ascii="仿宋" w:hAnsi="仿宋" w:eastAsia="仿宋"/>
          <w:color w:val="000000" w:themeColor="text1"/>
          <w:sz w:val="24"/>
          <w:szCs w:val="24"/>
          <w14:textFill>
            <w14:solidFill>
              <w14:schemeClr w14:val="tx1"/>
            </w14:solidFill>
          </w14:textFill>
        </w:rPr>
        <w:t>重度</w:t>
      </w:r>
      <w:r>
        <w:rPr>
          <w:rFonts w:hint="eastAsia" w:ascii="仿宋" w:hAnsi="仿宋" w:eastAsia="仿宋"/>
          <w:sz w:val="24"/>
          <w:szCs w:val="24"/>
        </w:rPr>
        <w:t>流失流失等级下客户数、已接触客户（接触率）、已挽回客户（挽回率）、已挽回金融资产余额指标。</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5</w:t>
      </w:r>
      <w:r>
        <w:rPr>
          <w:rFonts w:ascii="仿宋" w:hAnsi="仿宋" w:eastAsia="仿宋"/>
          <w:sz w:val="24"/>
          <w:szCs w:val="24"/>
        </w:rPr>
        <w:t xml:space="preserve">. </w:t>
      </w:r>
      <w:r>
        <w:rPr>
          <w:rFonts w:hint="eastAsia" w:ascii="仿宋" w:hAnsi="仿宋" w:eastAsia="仿宋"/>
          <w:sz w:val="24"/>
          <w:szCs w:val="24"/>
        </w:rPr>
        <w:t>指标口径说明：</w:t>
      </w:r>
      <w:r>
        <w:rPr>
          <w:rFonts w:hint="eastAsia" w:ascii="仿宋" w:hAnsi="仿宋" w:eastAsia="仿宋"/>
          <w:color w:val="000000"/>
          <w:sz w:val="24"/>
        </w:rPr>
        <w:t>以下指标根据用户不同汇总的数据范围也不同，例如客户经理只汇总名下管户客户流失分析。</w:t>
      </w:r>
      <w:r>
        <w:rPr>
          <w:rFonts w:hint="eastAsia" w:ascii="仿宋" w:hAnsi="仿宋" w:eastAsia="仿宋"/>
          <w:color w:val="000000" w:themeColor="text1"/>
          <w:sz w:val="24"/>
          <w14:textFill>
            <w14:solidFill>
              <w14:schemeClr w14:val="tx1"/>
            </w14:solidFill>
          </w14:textFill>
        </w:rPr>
        <w:t>机构用户需按照客户的归属机构统计辖下客户的流失分析（也是管户口径）。</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ab/>
      </w:r>
      <w:r>
        <w:rPr>
          <w:rFonts w:hint="eastAsia" w:ascii="仿宋" w:hAnsi="仿宋" w:eastAsia="仿宋"/>
          <w:b/>
          <w:bCs/>
          <w:color w:val="000000" w:themeColor="text1"/>
          <w:sz w:val="24"/>
          <w:szCs w:val="24"/>
          <w14:textFill>
            <w14:solidFill>
              <w14:schemeClr w14:val="tx1"/>
            </w14:solidFill>
          </w14:textFill>
        </w:rPr>
        <w:t>客户数</w:t>
      </w:r>
      <w:r>
        <w:rPr>
          <w:rFonts w:hint="eastAsia" w:ascii="仿宋" w:hAnsi="仿宋" w:eastAsia="仿宋"/>
          <w:color w:val="000000" w:themeColor="text1"/>
          <w:sz w:val="24"/>
          <w:szCs w:val="24"/>
          <w14:textFill>
            <w14:solidFill>
              <w14:schemeClr w14:val="tx1"/>
            </w14:solidFill>
          </w14:textFill>
        </w:rPr>
        <w:t>：当前客户等级、当前流失等级（轻度流失等级、轻度流失）的客户数。</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ab/>
      </w:r>
      <w:r>
        <w:rPr>
          <w:rFonts w:hint="eastAsia" w:ascii="仿宋" w:hAnsi="仿宋" w:eastAsia="仿宋"/>
          <w:b/>
          <w:bCs/>
          <w:color w:val="000000" w:themeColor="text1"/>
          <w:sz w:val="24"/>
          <w:szCs w:val="24"/>
          <w14:textFill>
            <w14:solidFill>
              <w14:schemeClr w14:val="tx1"/>
            </w14:solidFill>
          </w14:textFill>
        </w:rPr>
        <w:t>已接触客户</w:t>
      </w:r>
      <w:r>
        <w:rPr>
          <w:rFonts w:hint="eastAsia" w:ascii="仿宋" w:hAnsi="仿宋" w:eastAsia="仿宋"/>
          <w:color w:val="000000" w:themeColor="text1"/>
          <w:sz w:val="24"/>
          <w:szCs w:val="24"/>
          <w14:textFill>
            <w14:solidFill>
              <w14:schemeClr w14:val="tx1"/>
            </w14:solidFill>
          </w14:textFill>
        </w:rPr>
        <w:t>：当月当前客户等级、当前流失等级的客户，有过面访、电话、短信、企微的客户数。</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FF0000"/>
          <w:sz w:val="24"/>
          <w:szCs w:val="24"/>
        </w:rPr>
        <w:tab/>
      </w:r>
      <w:r>
        <w:rPr>
          <w:rFonts w:hint="eastAsia" w:ascii="仿宋" w:hAnsi="仿宋" w:eastAsia="仿宋"/>
          <w:b/>
          <w:bCs/>
          <w:color w:val="000000" w:themeColor="text1"/>
          <w:sz w:val="24"/>
          <w:szCs w:val="24"/>
          <w14:textFill>
            <w14:solidFill>
              <w14:schemeClr w14:val="tx1"/>
            </w14:solidFill>
          </w14:textFill>
        </w:rPr>
        <w:t>接触率</w:t>
      </w:r>
      <w:r>
        <w:rPr>
          <w:rFonts w:hint="eastAsia" w:ascii="仿宋" w:hAnsi="仿宋" w:eastAsia="仿宋"/>
          <w:color w:val="000000" w:themeColor="text1"/>
          <w:sz w:val="24"/>
          <w:szCs w:val="24"/>
          <w14:textFill>
            <w14:solidFill>
              <w14:schemeClr w14:val="tx1"/>
            </w14:solidFill>
          </w14:textFill>
        </w:rPr>
        <w:t>：当前客户等级、当前流失等级已接触客户/当前客户等级、当前流失等级（</w:t>
      </w:r>
      <w:ins w:id="432" w:author="wanao" w:date="2026-07-07T18:56:11Z">
        <w:r>
          <w:rPr>
            <w:rFonts w:hint="eastAsia" w:ascii="仿宋" w:hAnsi="仿宋" w:eastAsia="仿宋"/>
            <w:color w:val="000000" w:themeColor="text1"/>
            <w:sz w:val="24"/>
            <w:szCs w:val="24"/>
            <w:lang w:val="en-US" w:eastAsia="zh-CN"/>
            <w14:textFill>
              <w14:solidFill>
                <w14:schemeClr w14:val="tx1"/>
              </w14:solidFill>
            </w14:textFill>
          </w:rPr>
          <w:t>轻度</w:t>
        </w:r>
      </w:ins>
      <w:del w:id="433" w:author="wanao" w:date="2026-07-07T18:56:10Z">
        <w:r>
          <w:rPr>
            <w:rFonts w:hint="eastAsia" w:ascii="仿宋" w:hAnsi="仿宋" w:eastAsia="仿宋"/>
            <w:color w:val="000000" w:themeColor="text1"/>
            <w:sz w:val="24"/>
            <w:szCs w:val="24"/>
            <w14:textFill>
              <w14:solidFill>
                <w14:schemeClr w14:val="tx1"/>
              </w14:solidFill>
            </w14:textFill>
          </w:rPr>
          <w:delText>T0</w:delText>
        </w:r>
      </w:del>
      <w:r>
        <w:rPr>
          <w:rFonts w:hint="eastAsia" w:ascii="仿宋" w:hAnsi="仿宋" w:eastAsia="仿宋"/>
          <w:color w:val="000000" w:themeColor="text1"/>
          <w:sz w:val="24"/>
          <w:szCs w:val="24"/>
          <w14:textFill>
            <w14:solidFill>
              <w14:schemeClr w14:val="tx1"/>
            </w14:solidFill>
          </w14:textFill>
        </w:rPr>
        <w:t>流失</w:t>
      </w:r>
      <w:del w:id="434" w:author="wanao" w:date="2026-07-07T18:56:21Z">
        <w:r>
          <w:rPr>
            <w:rFonts w:hint="eastAsia" w:ascii="仿宋" w:hAnsi="仿宋" w:eastAsia="仿宋"/>
            <w:color w:val="000000" w:themeColor="text1"/>
            <w:sz w:val="24"/>
            <w:szCs w:val="24"/>
            <w14:textFill>
              <w14:solidFill>
                <w14:schemeClr w14:val="tx1"/>
              </w14:solidFill>
            </w14:textFill>
          </w:rPr>
          <w:delText>等</w:delText>
        </w:r>
      </w:del>
      <w:del w:id="435" w:author="wanao" w:date="2026-07-07T18:56:20Z">
        <w:r>
          <w:rPr>
            <w:rFonts w:hint="eastAsia" w:ascii="仿宋" w:hAnsi="仿宋" w:eastAsia="仿宋"/>
            <w:color w:val="000000" w:themeColor="text1"/>
            <w:sz w:val="24"/>
            <w:szCs w:val="24"/>
            <w14:textFill>
              <w14:solidFill>
                <w14:schemeClr w14:val="tx1"/>
              </w14:solidFill>
            </w14:textFill>
          </w:rPr>
          <w:delText>级</w:delText>
        </w:r>
      </w:del>
      <w:r>
        <w:rPr>
          <w:rFonts w:hint="eastAsia" w:ascii="仿宋" w:hAnsi="仿宋" w:eastAsia="仿宋"/>
          <w:color w:val="000000" w:themeColor="text1"/>
          <w:sz w:val="24"/>
          <w:szCs w:val="24"/>
          <w14:textFill>
            <w14:solidFill>
              <w14:schemeClr w14:val="tx1"/>
            </w14:solidFill>
          </w14:textFill>
        </w:rPr>
        <w:t>、</w:t>
      </w:r>
      <w:ins w:id="436" w:author="wanao" w:date="2026-07-07T18:56:15Z">
        <w:r>
          <w:rPr>
            <w:rFonts w:hint="eastAsia" w:ascii="仿宋" w:hAnsi="仿宋" w:eastAsia="仿宋"/>
            <w:color w:val="000000" w:themeColor="text1"/>
            <w:sz w:val="24"/>
            <w:szCs w:val="24"/>
            <w:lang w:val="en-US" w:eastAsia="zh-CN"/>
            <w14:textFill>
              <w14:solidFill>
                <w14:schemeClr w14:val="tx1"/>
              </w14:solidFill>
            </w14:textFill>
          </w:rPr>
          <w:t>重度</w:t>
        </w:r>
      </w:ins>
      <w:del w:id="437" w:author="wanao" w:date="2026-07-07T18:56:14Z">
        <w:r>
          <w:rPr>
            <w:rFonts w:hint="eastAsia" w:ascii="仿宋" w:hAnsi="仿宋" w:eastAsia="仿宋"/>
            <w:color w:val="000000" w:themeColor="text1"/>
            <w:sz w:val="24"/>
            <w:szCs w:val="24"/>
            <w14:textFill>
              <w14:solidFill>
                <w14:schemeClr w14:val="tx1"/>
              </w14:solidFill>
            </w14:textFill>
          </w:rPr>
          <w:delText>T1</w:delText>
        </w:r>
      </w:del>
      <w:r>
        <w:rPr>
          <w:rFonts w:hint="eastAsia" w:ascii="仿宋" w:hAnsi="仿宋" w:eastAsia="仿宋"/>
          <w:color w:val="000000" w:themeColor="text1"/>
          <w:sz w:val="24"/>
          <w:szCs w:val="24"/>
          <w14:textFill>
            <w14:solidFill>
              <w14:schemeClr w14:val="tx1"/>
            </w14:solidFill>
          </w14:textFill>
        </w:rPr>
        <w:t>流失）客户数*</w:t>
      </w:r>
      <w:r>
        <w:rPr>
          <w:rFonts w:ascii="仿宋" w:hAnsi="仿宋" w:eastAsia="仿宋"/>
          <w:color w:val="000000" w:themeColor="text1"/>
          <w:sz w:val="24"/>
          <w:szCs w:val="24"/>
          <w14:textFill>
            <w14:solidFill>
              <w14:schemeClr w14:val="tx1"/>
            </w14:solidFill>
          </w14:textFill>
        </w:rPr>
        <w:t>100%</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ab/>
      </w:r>
      <w:r>
        <w:rPr>
          <w:rFonts w:ascii="仿宋" w:hAnsi="仿宋" w:eastAsia="仿宋"/>
          <w:b/>
          <w:bCs/>
          <w:color w:val="000000" w:themeColor="text1"/>
          <w:sz w:val="24"/>
          <w14:textFill>
            <w14:solidFill>
              <w14:schemeClr w14:val="tx1"/>
            </w14:solidFill>
          </w14:textFill>
        </w:rPr>
        <w:t>已挽回客户</w:t>
      </w:r>
      <w:r>
        <w:rPr>
          <w:rFonts w:hint="eastAsia" w:ascii="仿宋" w:hAnsi="仿宋" w:eastAsia="仿宋"/>
          <w:color w:val="000000" w:themeColor="text1"/>
          <w:sz w:val="24"/>
          <w14:textFill>
            <w14:solidFill>
              <w14:schemeClr w14:val="tx1"/>
            </w14:solidFill>
          </w14:textFill>
        </w:rPr>
        <w:t>：T-1日金融资产余额达标客户数。</w:t>
      </w: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ab/>
      </w:r>
      <w:r>
        <w:rPr>
          <w:rFonts w:ascii="仿宋" w:hAnsi="仿宋" w:eastAsia="仿宋"/>
          <w:b/>
          <w:bCs/>
          <w:color w:val="000000" w:themeColor="text1"/>
          <w:sz w:val="24"/>
          <w14:textFill>
            <w14:solidFill>
              <w14:schemeClr w14:val="tx1"/>
            </w14:solidFill>
          </w14:textFill>
        </w:rPr>
        <w:t>挽回率</w:t>
      </w:r>
      <w:r>
        <w:rPr>
          <w:rFonts w:hint="eastAsia"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当前客户等级、当前流失等级</w:t>
      </w:r>
      <w:r>
        <w:rPr>
          <w:rFonts w:hint="eastAsia" w:ascii="仿宋" w:hAnsi="仿宋" w:eastAsia="仿宋"/>
          <w:color w:val="000000" w:themeColor="text1"/>
          <w:sz w:val="24"/>
          <w14:textFill>
            <w14:solidFill>
              <w14:schemeClr w14:val="tx1"/>
            </w14:solidFill>
          </w14:textFill>
        </w:rPr>
        <w:t>已挽回客户/</w:t>
      </w:r>
      <w:r>
        <w:rPr>
          <w:rFonts w:hint="eastAsia" w:ascii="仿宋" w:hAnsi="仿宋" w:eastAsia="仿宋"/>
          <w:color w:val="000000" w:themeColor="text1"/>
          <w:sz w:val="24"/>
          <w:szCs w:val="24"/>
          <w14:textFill>
            <w14:solidFill>
              <w14:schemeClr w14:val="tx1"/>
            </w14:solidFill>
          </w14:textFill>
        </w:rPr>
        <w:t>当前客户等级、当前流失等级（</w:t>
      </w:r>
      <w:ins w:id="438" w:author="wanao" w:date="2026-07-07T18:56:34Z">
        <w:r>
          <w:rPr>
            <w:rFonts w:hint="eastAsia" w:ascii="仿宋" w:hAnsi="仿宋" w:eastAsia="仿宋"/>
            <w:color w:val="000000" w:themeColor="text1"/>
            <w:sz w:val="24"/>
            <w:szCs w:val="24"/>
            <w:lang w:val="en-US" w:eastAsia="zh-CN"/>
            <w14:textFill>
              <w14:solidFill>
                <w14:schemeClr w14:val="tx1"/>
              </w14:solidFill>
            </w14:textFill>
          </w:rPr>
          <w:t>轻度</w:t>
        </w:r>
      </w:ins>
      <w:del w:id="439" w:author="wanao" w:date="2026-07-07T18:56:32Z">
        <w:r>
          <w:rPr>
            <w:rFonts w:hint="eastAsia" w:ascii="仿宋" w:hAnsi="仿宋" w:eastAsia="仿宋"/>
            <w:color w:val="000000" w:themeColor="text1"/>
            <w:sz w:val="24"/>
            <w:szCs w:val="24"/>
            <w14:textFill>
              <w14:solidFill>
                <w14:schemeClr w14:val="tx1"/>
              </w14:solidFill>
            </w14:textFill>
          </w:rPr>
          <w:delText>T0</w:delText>
        </w:r>
      </w:del>
      <w:r>
        <w:rPr>
          <w:rFonts w:hint="eastAsia" w:ascii="仿宋" w:hAnsi="仿宋" w:eastAsia="仿宋"/>
          <w:color w:val="000000" w:themeColor="text1"/>
          <w:sz w:val="24"/>
          <w:szCs w:val="24"/>
          <w14:textFill>
            <w14:solidFill>
              <w14:schemeClr w14:val="tx1"/>
            </w14:solidFill>
          </w14:textFill>
        </w:rPr>
        <w:t>流失</w:t>
      </w:r>
      <w:del w:id="440" w:author="wanao" w:date="2026-07-07T18:56:36Z">
        <w:r>
          <w:rPr>
            <w:rFonts w:hint="eastAsia" w:ascii="仿宋" w:hAnsi="仿宋" w:eastAsia="仿宋"/>
            <w:color w:val="000000" w:themeColor="text1"/>
            <w:sz w:val="24"/>
            <w:szCs w:val="24"/>
            <w14:textFill>
              <w14:solidFill>
                <w14:schemeClr w14:val="tx1"/>
              </w14:solidFill>
            </w14:textFill>
          </w:rPr>
          <w:delText>等</w:delText>
        </w:r>
      </w:del>
      <w:del w:id="441" w:author="wanao" w:date="2026-07-07T18:56:35Z">
        <w:r>
          <w:rPr>
            <w:rFonts w:hint="eastAsia" w:ascii="仿宋" w:hAnsi="仿宋" w:eastAsia="仿宋"/>
            <w:color w:val="000000" w:themeColor="text1"/>
            <w:sz w:val="24"/>
            <w:szCs w:val="24"/>
            <w14:textFill>
              <w14:solidFill>
                <w14:schemeClr w14:val="tx1"/>
              </w14:solidFill>
            </w14:textFill>
          </w:rPr>
          <w:delText>级</w:delText>
        </w:r>
      </w:del>
      <w:r>
        <w:rPr>
          <w:rFonts w:hint="eastAsia" w:ascii="仿宋" w:hAnsi="仿宋" w:eastAsia="仿宋"/>
          <w:color w:val="000000" w:themeColor="text1"/>
          <w:sz w:val="24"/>
          <w:szCs w:val="24"/>
          <w14:textFill>
            <w14:solidFill>
              <w14:schemeClr w14:val="tx1"/>
            </w14:solidFill>
          </w14:textFill>
        </w:rPr>
        <w:t>、</w:t>
      </w:r>
      <w:ins w:id="442" w:author="wanao" w:date="2026-07-07T18:56:41Z">
        <w:r>
          <w:rPr>
            <w:rFonts w:hint="eastAsia" w:ascii="仿宋" w:hAnsi="仿宋" w:eastAsia="仿宋"/>
            <w:color w:val="000000" w:themeColor="text1"/>
            <w:sz w:val="24"/>
            <w:szCs w:val="24"/>
            <w:lang w:val="en-US" w:eastAsia="zh-CN"/>
            <w14:textFill>
              <w14:solidFill>
                <w14:schemeClr w14:val="tx1"/>
              </w14:solidFill>
            </w14:textFill>
          </w:rPr>
          <w:t>重度</w:t>
        </w:r>
      </w:ins>
      <w:del w:id="443" w:author="wanao" w:date="2026-07-07T18:56:38Z">
        <w:r>
          <w:rPr>
            <w:rFonts w:hint="eastAsia" w:ascii="仿宋" w:hAnsi="仿宋" w:eastAsia="仿宋"/>
            <w:color w:val="000000" w:themeColor="text1"/>
            <w:sz w:val="24"/>
            <w:szCs w:val="24"/>
            <w14:textFill>
              <w14:solidFill>
                <w14:schemeClr w14:val="tx1"/>
              </w14:solidFill>
            </w14:textFill>
          </w:rPr>
          <w:delText>T1</w:delText>
        </w:r>
      </w:del>
      <w:r>
        <w:rPr>
          <w:rFonts w:hint="eastAsia" w:ascii="仿宋" w:hAnsi="仿宋" w:eastAsia="仿宋"/>
          <w:color w:val="000000" w:themeColor="text1"/>
          <w:sz w:val="24"/>
          <w:szCs w:val="24"/>
          <w14:textFill>
            <w14:solidFill>
              <w14:schemeClr w14:val="tx1"/>
            </w14:solidFill>
          </w14:textFill>
        </w:rPr>
        <w:t>流失）客户数*</w:t>
      </w:r>
      <w:r>
        <w:rPr>
          <w:rFonts w:ascii="仿宋" w:hAnsi="仿宋" w:eastAsia="仿宋"/>
          <w:color w:val="000000" w:themeColor="text1"/>
          <w:sz w:val="24"/>
          <w:szCs w:val="24"/>
          <w14:textFill>
            <w14:solidFill>
              <w14:schemeClr w14:val="tx1"/>
            </w14:solidFill>
          </w14:textFill>
        </w:rPr>
        <w:t>100%</w:t>
      </w: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ab/>
      </w:r>
      <w:r>
        <w:rPr>
          <w:rFonts w:ascii="仿宋" w:hAnsi="仿宋" w:eastAsia="仿宋"/>
          <w:b/>
          <w:bCs/>
          <w:color w:val="000000" w:themeColor="text1"/>
          <w:sz w:val="24"/>
          <w14:textFill>
            <w14:solidFill>
              <w14:schemeClr w14:val="tx1"/>
            </w14:solidFill>
          </w14:textFill>
        </w:rPr>
        <w:t>已挽回金融资产</w:t>
      </w:r>
      <w:r>
        <w:rPr>
          <w:rFonts w:hint="eastAsia" w:ascii="仿宋" w:hAnsi="仿宋" w:eastAsia="仿宋"/>
          <w:color w:val="000000" w:themeColor="text1"/>
          <w:sz w:val="24"/>
          <w14:textFill>
            <w14:solidFill>
              <w14:schemeClr w14:val="tx1"/>
            </w14:solidFill>
          </w14:textFill>
        </w:rPr>
        <w:t>：T-1日金融资产余额达标的客户，从T</w:t>
      </w:r>
      <w:r>
        <w:rPr>
          <w:rFonts w:ascii="仿宋" w:hAnsi="仿宋" w:eastAsia="仿宋"/>
          <w:color w:val="000000" w:themeColor="text1"/>
          <w:sz w:val="24"/>
          <w14:textFill>
            <w14:solidFill>
              <w14:schemeClr w14:val="tx1"/>
            </w14:solidFill>
          </w14:textFill>
        </w:rPr>
        <w:t>0</w:t>
      </w:r>
      <w:r>
        <w:rPr>
          <w:rFonts w:hint="eastAsia" w:ascii="仿宋" w:hAnsi="仿宋" w:eastAsia="仿宋"/>
          <w:color w:val="000000" w:themeColor="text1"/>
          <w:sz w:val="24"/>
          <w14:textFill>
            <w14:solidFill>
              <w14:schemeClr w14:val="tx1"/>
            </w14:solidFill>
          </w14:textFill>
        </w:rPr>
        <w:t>～T</w:t>
      </w:r>
      <w:r>
        <w:rPr>
          <w:rFonts w:ascii="仿宋" w:hAnsi="仿宋" w:eastAsia="仿宋"/>
          <w:color w:val="000000" w:themeColor="text1"/>
          <w:sz w:val="24"/>
          <w14:textFill>
            <w14:solidFill>
              <w14:schemeClr w14:val="tx1"/>
            </w14:solidFill>
          </w14:textFill>
        </w:rPr>
        <w:t>-1</w:t>
      </w:r>
      <w:r>
        <w:rPr>
          <w:rFonts w:hint="eastAsia" w:ascii="仿宋" w:hAnsi="仿宋" w:eastAsia="仿宋"/>
          <w:color w:val="000000" w:themeColor="text1"/>
          <w:sz w:val="24"/>
          <w14:textFill>
            <w14:solidFill>
              <w14:schemeClr w14:val="tx1"/>
            </w14:solidFill>
          </w14:textFill>
        </w:rPr>
        <w:t>日金融资产新增总金额。</w:t>
      </w:r>
    </w:p>
    <w:p>
      <w:pPr>
        <w:spacing w:line="360" w:lineRule="auto"/>
        <w:rPr>
          <w:rFonts w:ascii="仿宋" w:hAnsi="仿宋" w:eastAsia="仿宋"/>
          <w:sz w:val="24"/>
          <w:szCs w:val="24"/>
        </w:rPr>
      </w:pPr>
      <w:r>
        <w:rPr>
          <w:rFonts w:hint="eastAsia" w:ascii="仿宋" w:hAnsi="仿宋" w:eastAsia="仿宋"/>
          <w:sz w:val="24"/>
          <w:szCs w:val="24"/>
        </w:rPr>
        <w:t>6</w:t>
      </w:r>
      <w:r>
        <w:rPr>
          <w:rFonts w:ascii="仿宋" w:hAnsi="仿宋" w:eastAsia="仿宋"/>
          <w:sz w:val="24"/>
          <w:szCs w:val="24"/>
        </w:rPr>
        <w:t xml:space="preserve">. </w:t>
      </w:r>
      <w:r>
        <w:rPr>
          <w:rFonts w:hint="eastAsia" w:ascii="仿宋" w:hAnsi="仿宋" w:eastAsia="仿宋"/>
          <w:sz w:val="24"/>
          <w:szCs w:val="24"/>
        </w:rPr>
        <w:t>默认按客户等级降序排序，涉及金额字段和日期字段应支持升序/降序切换</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管理用户与客户经理都有权查看，管理用户查看机构辖下流失挽回经营数据，客户经理查看本人名下管户流失挽回经营数据。</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rPr>
      </w:pPr>
      <w:r>
        <w:rPr>
          <w:rFonts w:ascii="仿宋" w:hAnsi="仿宋" w:eastAsia="仿宋"/>
          <w:color w:val="000000"/>
          <w:sz w:val="24"/>
        </w:rPr>
        <w:t>系统输出流失挽回统计指标。</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3"/>
        <w:gridCol w:w="2287"/>
        <w:gridCol w:w="2254"/>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流失等级</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 xml:space="preserve">展示当前流失等级，如 </w:t>
            </w:r>
            <w:ins w:id="444" w:author="wanao" w:date="2026-07-07T18:56:55Z">
              <w:r>
                <w:rPr>
                  <w:rFonts w:hint="eastAsia" w:ascii="仿宋" w:hAnsi="仿宋" w:eastAsia="仿宋"/>
                  <w:color w:val="000000"/>
                  <w:sz w:val="24"/>
                  <w:lang w:val="en-US" w:eastAsia="zh-CN"/>
                </w:rPr>
                <w:t>轻度</w:t>
              </w:r>
            </w:ins>
            <w:ins w:id="445" w:author="wanao" w:date="2026-07-07T18:56:59Z">
              <w:r>
                <w:rPr>
                  <w:rFonts w:hint="eastAsia" w:ascii="仿宋" w:hAnsi="仿宋" w:eastAsia="仿宋"/>
                  <w:color w:val="000000"/>
                  <w:sz w:val="24"/>
                  <w:lang w:val="en-US" w:eastAsia="zh-CN"/>
                </w:rPr>
                <w:t>流失</w:t>
              </w:r>
            </w:ins>
            <w:del w:id="446" w:author="wanao" w:date="2026-07-07T18:56:54Z">
              <w:r>
                <w:rPr>
                  <w:rFonts w:ascii="仿宋" w:hAnsi="仿宋" w:eastAsia="仿宋"/>
                  <w:color w:val="000000"/>
                  <w:sz w:val="24"/>
                </w:rPr>
                <w:delText>T</w:delText>
              </w:r>
            </w:del>
            <w:del w:id="447" w:author="wanao" w:date="2026-07-07T18:56:53Z">
              <w:r>
                <w:rPr>
                  <w:rFonts w:ascii="仿宋" w:hAnsi="仿宋" w:eastAsia="仿宋"/>
                  <w:color w:val="000000"/>
                  <w:sz w:val="24"/>
                </w:rPr>
                <w:delText>0</w:delText>
              </w:r>
            </w:del>
            <w:r>
              <w:rPr>
                <w:rFonts w:ascii="仿宋" w:hAnsi="仿宋" w:eastAsia="仿宋"/>
                <w:color w:val="000000"/>
                <w:sz w:val="24"/>
              </w:rPr>
              <w:t>、</w:t>
            </w:r>
            <w:ins w:id="448" w:author="wanao" w:date="2026-07-07T18:57:04Z">
              <w:r>
                <w:rPr>
                  <w:rFonts w:hint="eastAsia" w:ascii="仿宋" w:hAnsi="仿宋" w:eastAsia="仿宋"/>
                  <w:color w:val="000000"/>
                  <w:sz w:val="24"/>
                  <w:lang w:val="en-US" w:eastAsia="zh-CN"/>
                </w:rPr>
                <w:t>重度</w:t>
              </w:r>
            </w:ins>
            <w:ins w:id="449" w:author="wanao" w:date="2026-07-07T18:57:05Z">
              <w:r>
                <w:rPr>
                  <w:rFonts w:hint="eastAsia" w:ascii="仿宋" w:hAnsi="仿宋" w:eastAsia="仿宋"/>
                  <w:color w:val="000000"/>
                  <w:sz w:val="24"/>
                  <w:lang w:val="en-US" w:eastAsia="zh-CN"/>
                </w:rPr>
                <w:t>流失</w:t>
              </w:r>
            </w:ins>
            <w:del w:id="450" w:author="wanao" w:date="2026-07-07T18:57:01Z">
              <w:r>
                <w:rPr>
                  <w:rFonts w:ascii="仿宋" w:hAnsi="仿宋" w:eastAsia="仿宋"/>
                  <w:color w:val="000000"/>
                  <w:sz w:val="24"/>
                </w:rPr>
                <w:delText>T1</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客户数</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6" w:type="dxa"/>
          </w:tcPr>
          <w:p>
            <w:pPr>
              <w:spacing w:line="360" w:lineRule="auto"/>
              <w:rPr>
                <w:rFonts w:ascii="仿宋" w:hAnsi="仿宋" w:eastAsia="仿宋"/>
              </w:rPr>
            </w:pPr>
            <w:r>
              <w:rPr>
                <w:rFonts w:ascii="仿宋" w:hAnsi="仿宋" w:eastAsia="仿宋"/>
                <w:color w:val="000000"/>
                <w:sz w:val="24"/>
              </w:rPr>
              <w:t>展示当前流失等级客户数，单位：户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接触率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百分比</w:t>
            </w:r>
          </w:p>
        </w:tc>
        <w:tc>
          <w:tcPr>
            <w:tcW w:w="2266" w:type="dxa"/>
          </w:tcPr>
          <w:p>
            <w:pPr>
              <w:spacing w:line="360" w:lineRule="auto"/>
              <w:rPr>
                <w:rFonts w:ascii="仿宋" w:hAnsi="仿宋" w:eastAsia="仿宋"/>
              </w:rPr>
            </w:pPr>
            <w:r>
              <w:rPr>
                <w:rFonts w:ascii="仿宋" w:hAnsi="仿宋" w:eastAsia="仿宋"/>
                <w:color w:val="000000"/>
                <w:sz w:val="24"/>
              </w:rPr>
              <w:t>展示接触率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已挽回客户</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展示已挽回客户数，单位：户</w:t>
            </w:r>
          </w:p>
          <w:p>
            <w:pPr>
              <w:spacing w:line="360" w:lineRule="auto"/>
              <w:rPr>
                <w:rFonts w:ascii="仿宋" w:hAnsi="仿宋" w:eastAsia="仿宋"/>
              </w:rPr>
            </w:pPr>
            <w:r>
              <w:rPr>
                <w:rFonts w:ascii="仿宋" w:hAnsi="仿宋" w:eastAsia="仿宋"/>
                <w:color w:val="000000"/>
                <w:sz w:val="24"/>
              </w:rPr>
              <w:t>展示挽回率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已挽回金融资产</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6" w:type="dxa"/>
          </w:tcPr>
          <w:p>
            <w:pPr>
              <w:spacing w:line="360" w:lineRule="auto"/>
              <w:rPr>
                <w:rFonts w:ascii="仿宋" w:hAnsi="仿宋" w:eastAsia="仿宋"/>
              </w:rPr>
            </w:pPr>
            <w:r>
              <w:rPr>
                <w:rFonts w:ascii="仿宋" w:hAnsi="仿宋" w:eastAsia="仿宋"/>
                <w:color w:val="000000"/>
                <w:sz w:val="24"/>
              </w:rPr>
              <w:t>展示已挽回金融资产余额，单位：</w:t>
            </w:r>
            <w:r>
              <w:rPr>
                <w:rFonts w:hint="eastAsia" w:ascii="仿宋" w:hAnsi="仿宋" w:eastAsia="仿宋"/>
                <w:color w:val="000000"/>
                <w:sz w:val="24"/>
              </w:rPr>
              <w:t>万</w:t>
            </w:r>
            <w:r>
              <w:rPr>
                <w:rFonts w:ascii="仿宋" w:hAnsi="仿宋" w:eastAsia="仿宋"/>
                <w:color w:val="000000"/>
                <w:sz w:val="24"/>
              </w:rPr>
              <w:t>元</w:t>
            </w:r>
          </w:p>
        </w:tc>
      </w:tr>
    </w:tbl>
    <w:p>
      <w:pPr>
        <w:spacing w:line="360" w:lineRule="auto"/>
        <w:rPr>
          <w:rFonts w:ascii="仿宋" w:hAnsi="仿宋" w:eastAsia="仿宋"/>
        </w:rPr>
      </w:pPr>
    </w:p>
    <w:p>
      <w:pPr>
        <w:spacing w:line="360" w:lineRule="auto"/>
        <w:rPr>
          <w:rFonts w:ascii="仿宋" w:hAnsi="仿宋" w:eastAsia="仿宋"/>
        </w:rPr>
      </w:pPr>
      <w:r>
        <w:rPr>
          <w:rFonts w:ascii="仿宋" w:hAnsi="仿宋" w:eastAsia="仿宋"/>
          <w:color w:val="000000"/>
          <w:sz w:val="24"/>
        </w:rPr>
        <w:t>系统输出流失挽回</w:t>
      </w:r>
      <w:r>
        <w:rPr>
          <w:rFonts w:hint="eastAsia" w:ascii="仿宋" w:hAnsi="仿宋" w:eastAsia="仿宋"/>
          <w:color w:val="000000"/>
          <w:sz w:val="24"/>
        </w:rPr>
        <w:t>客户明细列表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3"/>
        <w:gridCol w:w="2287"/>
        <w:gridCol w:w="2254"/>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核心客户号</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展示客户核心客户号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客户名称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展示客户名称，支持跳转客户视图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客户等级</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展示客户等级</w:t>
            </w:r>
            <w:r>
              <w:rPr>
                <w:rFonts w:hint="eastAsia" w:ascii="仿宋" w:hAnsi="仿宋" w:eastAsia="仿宋"/>
                <w:color w:val="000000"/>
                <w:sz w:val="24"/>
              </w:rPr>
              <w:t>，</w:t>
            </w:r>
            <w:r>
              <w:rPr>
                <w:rFonts w:hint="eastAsia" w:ascii="仿宋" w:hAnsi="仿宋" w:eastAsia="仿宋"/>
                <w:sz w:val="24"/>
                <w:szCs w:val="24"/>
              </w:rPr>
              <w:t>枚举值：</w:t>
            </w:r>
            <w:ins w:id="451" w:author="wanao" w:date="2026-07-07T18:57:45Z">
              <w:r>
                <w:rPr>
                  <w:rFonts w:hint="eastAsia" w:ascii="仿宋" w:hAnsi="仿宋" w:eastAsia="仿宋"/>
                  <w:color w:val="000000" w:themeColor="text1"/>
                  <w:sz w:val="24"/>
                  <w14:textFill>
                    <w14:solidFill>
                      <w14:schemeClr w14:val="tx1"/>
                    </w14:solidFill>
                  </w14:textFill>
                </w:rPr>
                <w:t>优质，财富1，财富2，贵宾，私行</w:t>
              </w:r>
            </w:ins>
            <w:del w:id="452" w:author="wanao" w:date="2026-07-07T18:57:45Z">
              <w:r>
                <w:rPr>
                  <w:rFonts w:hint="eastAsia" w:ascii="仿宋" w:hAnsi="仿宋" w:eastAsia="仿宋"/>
                  <w:sz w:val="24"/>
                  <w:szCs w:val="24"/>
                </w:rPr>
                <w:delText>睡眠户、一级、……、十级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活期余额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6" w:type="dxa"/>
          </w:tcPr>
          <w:p>
            <w:pPr>
              <w:spacing w:line="360" w:lineRule="auto"/>
              <w:rPr>
                <w:rFonts w:ascii="仿宋" w:hAnsi="仿宋" w:eastAsia="仿宋"/>
              </w:rPr>
            </w:pPr>
            <w:r>
              <w:rPr>
                <w:rFonts w:ascii="仿宋" w:hAnsi="仿宋" w:eastAsia="仿宋"/>
                <w:color w:val="000000"/>
                <w:sz w:val="24"/>
              </w:rPr>
              <w:t>展示客户活期余额，单位：元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定期余额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6" w:type="dxa"/>
          </w:tcPr>
          <w:p>
            <w:pPr>
              <w:spacing w:line="360" w:lineRule="auto"/>
              <w:rPr>
                <w:rFonts w:ascii="仿宋" w:hAnsi="仿宋" w:eastAsia="仿宋"/>
              </w:rPr>
            </w:pPr>
            <w:r>
              <w:rPr>
                <w:rFonts w:ascii="仿宋" w:hAnsi="仿宋" w:eastAsia="仿宋"/>
                <w:color w:val="000000"/>
                <w:sz w:val="24"/>
              </w:rPr>
              <w:t>展示客户定期余额，单位：元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color w:val="000000"/>
                <w:sz w:val="24"/>
              </w:rPr>
            </w:pPr>
            <w:r>
              <w:rPr>
                <w:rFonts w:hint="eastAsia" w:ascii="仿宋" w:hAnsi="仿宋" w:eastAsia="仿宋"/>
                <w:color w:val="000000"/>
                <w:sz w:val="24"/>
              </w:rPr>
              <w:t>理财</w:t>
            </w:r>
            <w:r>
              <w:rPr>
                <w:rFonts w:ascii="仿宋" w:hAnsi="仿宋" w:eastAsia="仿宋"/>
                <w:color w:val="000000"/>
                <w:sz w:val="24"/>
              </w:rPr>
              <w:t>余额</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反显、格式化：10,000.00</w:t>
            </w:r>
          </w:p>
        </w:tc>
        <w:tc>
          <w:tcPr>
            <w:tcW w:w="2254"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展示客户</w:t>
            </w:r>
            <w:r>
              <w:rPr>
                <w:rFonts w:hint="eastAsia" w:ascii="仿宋" w:hAnsi="仿宋" w:eastAsia="仿宋"/>
                <w:color w:val="000000"/>
                <w:sz w:val="24"/>
              </w:rPr>
              <w:t>理财</w:t>
            </w:r>
            <w:r>
              <w:rPr>
                <w:rFonts w:ascii="仿宋" w:hAnsi="仿宋" w:eastAsia="仿宋"/>
                <w:color w:val="000000"/>
                <w:sz w:val="24"/>
              </w:rPr>
              <w:t>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接触状态</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展示客户接触状态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挽回状态</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展示客户挽回状态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管户经理</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、格式：工号+姓名</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展示客户管户经理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归属机构</w:t>
            </w:r>
          </w:p>
        </w:tc>
        <w:tc>
          <w:tcPr>
            <w:tcW w:w="2287"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展示客户归属机构</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重点经营视图-新客经营</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查看新客经营概览及客户明细，帮助用户掌握新客户接触和 KYC 完成情况，并支撑新客经营</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rPr>
      </w:pPr>
      <w:r>
        <w:rPr>
          <w:rFonts w:ascii="仿宋" w:hAnsi="仿宋" w:eastAsia="仿宋"/>
          <w:color w:val="000000"/>
          <w:sz w:val="24"/>
        </w:rPr>
        <w:t>用户进入“重点经营视图”后，点击“新客经营”tab，系统加载新客经营分析结果。</w:t>
      </w:r>
    </w:p>
    <w:p>
      <w:pPr>
        <w:spacing w:line="360" w:lineRule="auto"/>
        <w:rPr>
          <w:rFonts w:ascii="仿宋" w:hAnsi="仿宋" w:eastAsia="仿宋"/>
        </w:rPr>
      </w:pPr>
      <w:r>
        <w:rPr>
          <w:rFonts w:ascii="仿宋" w:hAnsi="仿宋" w:eastAsia="仿宋"/>
          <w:color w:val="000000"/>
          <w:sz w:val="24"/>
        </w:rPr>
        <w:t>用户可按“归属机构”、“客户名称”、“客户等级”、“接触状态”、“KYC状态”等条件筛选新客明细。</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1"/>
        <w:gridCol w:w="2259"/>
        <w:gridCol w:w="2259"/>
        <w:gridCol w:w="22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59"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9"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1"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归属机构</w:t>
            </w:r>
          </w:p>
        </w:tc>
        <w:tc>
          <w:tcPr>
            <w:tcW w:w="2259" w:type="dxa"/>
          </w:tcPr>
          <w:p>
            <w:pPr>
              <w:spacing w:line="360" w:lineRule="auto"/>
              <w:rPr>
                <w:rFonts w:ascii="仿宋" w:hAnsi="仿宋" w:eastAsia="仿宋"/>
              </w:rPr>
            </w:pPr>
            <w:r>
              <w:rPr>
                <w:rFonts w:hint="eastAsia" w:ascii="仿宋" w:hAnsi="仿宋" w:eastAsia="仿宋"/>
                <w:color w:val="000000"/>
                <w:sz w:val="24"/>
              </w:rPr>
              <w:t>默认展示当前用户的归属机构</w:t>
            </w:r>
          </w:p>
        </w:tc>
        <w:tc>
          <w:tcPr>
            <w:tcW w:w="2259" w:type="dxa"/>
          </w:tcPr>
          <w:p>
            <w:pPr>
              <w:spacing w:line="360" w:lineRule="auto"/>
              <w:rPr>
                <w:rFonts w:ascii="仿宋" w:hAnsi="仿宋" w:eastAsia="仿宋"/>
              </w:rPr>
            </w:pPr>
            <w:r>
              <w:rPr>
                <w:rFonts w:ascii="仿宋" w:hAnsi="仿宋" w:eastAsia="仿宋"/>
                <w:color w:val="000000"/>
                <w:sz w:val="24"/>
              </w:rPr>
              <w:t>机构树</w:t>
            </w:r>
          </w:p>
        </w:tc>
        <w:tc>
          <w:tcPr>
            <w:tcW w:w="2271" w:type="dxa"/>
          </w:tcPr>
          <w:p>
            <w:pPr>
              <w:spacing w:line="360" w:lineRule="auto"/>
              <w:rPr>
                <w:rFonts w:ascii="仿宋" w:hAnsi="仿宋" w:eastAsia="仿宋"/>
              </w:rPr>
            </w:pPr>
            <w:r>
              <w:rPr>
                <w:rFonts w:ascii="仿宋" w:hAnsi="仿宋" w:eastAsia="仿宋"/>
                <w:color w:val="000000"/>
                <w:sz w:val="24"/>
              </w:rPr>
              <w:t>支持按归属机构筛选客户明细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客户名称</w:t>
            </w:r>
          </w:p>
        </w:tc>
        <w:tc>
          <w:tcPr>
            <w:tcW w:w="2259" w:type="dxa"/>
          </w:tcPr>
          <w:p>
            <w:pPr>
              <w:spacing w:line="360" w:lineRule="auto"/>
              <w:rPr>
                <w:rFonts w:ascii="仿宋" w:hAnsi="仿宋" w:eastAsia="仿宋"/>
              </w:rPr>
            </w:pPr>
            <w:r>
              <w:rPr>
                <w:rFonts w:ascii="仿宋" w:hAnsi="仿宋" w:eastAsia="仿宋"/>
                <w:color w:val="000000"/>
                <w:sz w:val="24"/>
              </w:rPr>
              <w:t>非必输</w:t>
            </w:r>
          </w:p>
        </w:tc>
        <w:tc>
          <w:tcPr>
            <w:tcW w:w="2259" w:type="dxa"/>
          </w:tcPr>
          <w:p>
            <w:pPr>
              <w:spacing w:line="360" w:lineRule="auto"/>
              <w:rPr>
                <w:rFonts w:ascii="仿宋" w:hAnsi="仿宋" w:eastAsia="仿宋"/>
              </w:rPr>
            </w:pPr>
            <w:r>
              <w:rPr>
                <w:rFonts w:ascii="仿宋" w:hAnsi="仿宋" w:eastAsia="仿宋"/>
                <w:color w:val="000000"/>
                <w:sz w:val="24"/>
              </w:rPr>
              <w:t>文本</w:t>
            </w:r>
          </w:p>
        </w:tc>
        <w:tc>
          <w:tcPr>
            <w:tcW w:w="2271" w:type="dxa"/>
          </w:tcPr>
          <w:p>
            <w:pPr>
              <w:spacing w:line="360" w:lineRule="auto"/>
              <w:rPr>
                <w:rFonts w:ascii="仿宋" w:hAnsi="仿宋" w:eastAsia="仿宋"/>
              </w:rPr>
            </w:pPr>
            <w:r>
              <w:rPr>
                <w:rFonts w:ascii="仿宋" w:hAnsi="仿宋" w:eastAsia="仿宋"/>
                <w:color w:val="000000"/>
                <w:sz w:val="24"/>
              </w:rPr>
              <w:t>支持按客户名称查询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客户等级</w:t>
            </w:r>
          </w:p>
        </w:tc>
        <w:tc>
          <w:tcPr>
            <w:tcW w:w="2259" w:type="dxa"/>
          </w:tcPr>
          <w:p>
            <w:pPr>
              <w:spacing w:line="360" w:lineRule="auto"/>
              <w:rPr>
                <w:rFonts w:ascii="仿宋" w:hAnsi="仿宋" w:eastAsia="仿宋"/>
              </w:rPr>
            </w:pPr>
            <w:r>
              <w:rPr>
                <w:rFonts w:ascii="仿宋" w:hAnsi="仿宋" w:eastAsia="仿宋"/>
                <w:color w:val="000000"/>
                <w:sz w:val="24"/>
              </w:rPr>
              <w:t>非必输</w:t>
            </w:r>
          </w:p>
        </w:tc>
        <w:tc>
          <w:tcPr>
            <w:tcW w:w="2259" w:type="dxa"/>
          </w:tcPr>
          <w:p>
            <w:pPr>
              <w:spacing w:line="360" w:lineRule="auto"/>
              <w:rPr>
                <w:rFonts w:ascii="仿宋" w:hAnsi="仿宋" w:eastAsia="仿宋"/>
              </w:rPr>
            </w:pPr>
            <w:r>
              <w:rPr>
                <w:rFonts w:ascii="仿宋" w:hAnsi="仿宋" w:eastAsia="仿宋"/>
                <w:color w:val="000000"/>
                <w:sz w:val="24"/>
              </w:rPr>
              <w:t>下拉框</w:t>
            </w:r>
          </w:p>
        </w:tc>
        <w:tc>
          <w:tcPr>
            <w:tcW w:w="2271"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支持按客户等级筛选</w:t>
            </w:r>
            <w:r>
              <w:rPr>
                <w:rFonts w:hint="eastAsia"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枚举值：睡眠户、</w:t>
            </w:r>
            <w:ins w:id="453" w:author="wanao" w:date="2026-07-08T11:13:18Z">
              <w:r>
                <w:rPr>
                  <w:rFonts w:hint="eastAsia" w:ascii="仿宋" w:hAnsi="仿宋" w:eastAsia="仿宋"/>
                  <w:sz w:val="24"/>
                  <w:szCs w:val="24"/>
                  <w:lang w:val="en-US" w:eastAsia="zh-CN"/>
                </w:rPr>
                <w:t>大众、潜力、优质、财富1、财富2、贵宾、私行</w:t>
              </w:r>
            </w:ins>
            <w:del w:id="454" w:author="wanao" w:date="2026-07-08T11:13:18Z">
              <w:r>
                <w:rPr>
                  <w:rFonts w:hint="eastAsia" w:ascii="仿宋" w:hAnsi="仿宋" w:eastAsia="仿宋"/>
                  <w:color w:val="000000" w:themeColor="text1"/>
                  <w:sz w:val="24"/>
                  <w:szCs w:val="24"/>
                  <w14:textFill>
                    <w14:solidFill>
                      <w14:schemeClr w14:val="tx1"/>
                    </w14:solidFill>
                  </w14:textFill>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接触状态</w:t>
            </w:r>
          </w:p>
        </w:tc>
        <w:tc>
          <w:tcPr>
            <w:tcW w:w="2259" w:type="dxa"/>
          </w:tcPr>
          <w:p>
            <w:pPr>
              <w:spacing w:line="360" w:lineRule="auto"/>
              <w:rPr>
                <w:rFonts w:ascii="仿宋" w:hAnsi="仿宋" w:eastAsia="仿宋"/>
              </w:rPr>
            </w:pPr>
            <w:r>
              <w:rPr>
                <w:rFonts w:ascii="仿宋" w:hAnsi="仿宋" w:eastAsia="仿宋"/>
                <w:color w:val="000000"/>
                <w:sz w:val="24"/>
              </w:rPr>
              <w:t>非必输</w:t>
            </w:r>
          </w:p>
        </w:tc>
        <w:tc>
          <w:tcPr>
            <w:tcW w:w="2259" w:type="dxa"/>
          </w:tcPr>
          <w:p>
            <w:pPr>
              <w:spacing w:line="360" w:lineRule="auto"/>
              <w:rPr>
                <w:rFonts w:ascii="仿宋" w:hAnsi="仿宋" w:eastAsia="仿宋"/>
              </w:rPr>
            </w:pPr>
            <w:r>
              <w:rPr>
                <w:rFonts w:ascii="仿宋" w:hAnsi="仿宋" w:eastAsia="仿宋"/>
                <w:color w:val="000000"/>
                <w:sz w:val="24"/>
              </w:rPr>
              <w:t>下拉框</w:t>
            </w:r>
          </w:p>
        </w:tc>
        <w:tc>
          <w:tcPr>
            <w:tcW w:w="2271" w:type="dxa"/>
          </w:tcPr>
          <w:p>
            <w:pPr>
              <w:spacing w:line="360" w:lineRule="auto"/>
              <w:rPr>
                <w:rFonts w:ascii="仿宋" w:hAnsi="仿宋" w:eastAsia="仿宋"/>
              </w:rPr>
            </w:pPr>
            <w:r>
              <w:rPr>
                <w:rFonts w:ascii="仿宋" w:hAnsi="仿宋" w:eastAsia="仿宋"/>
                <w:color w:val="000000"/>
                <w:sz w:val="24"/>
              </w:rPr>
              <w:t>支持按接触状态筛选</w:t>
            </w:r>
            <w:r>
              <w:rPr>
                <w:rFonts w:hint="eastAsia" w:ascii="仿宋" w:hAnsi="仿宋" w:eastAsia="仿宋"/>
                <w:color w:val="000000"/>
                <w:sz w:val="24"/>
              </w:rPr>
              <w:t>，</w:t>
            </w:r>
            <w:r>
              <w:rPr>
                <w:rFonts w:hint="eastAsia" w:ascii="仿宋" w:hAnsi="仿宋" w:eastAsia="仿宋"/>
                <w:sz w:val="24"/>
                <w:szCs w:val="24"/>
              </w:rPr>
              <w:t>枚举值：未接触、已接触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KYC状态</w:t>
            </w:r>
          </w:p>
        </w:tc>
        <w:tc>
          <w:tcPr>
            <w:tcW w:w="2259" w:type="dxa"/>
          </w:tcPr>
          <w:p>
            <w:pPr>
              <w:spacing w:line="360" w:lineRule="auto"/>
              <w:rPr>
                <w:rFonts w:ascii="仿宋" w:hAnsi="仿宋" w:eastAsia="仿宋"/>
              </w:rPr>
            </w:pPr>
            <w:r>
              <w:rPr>
                <w:rFonts w:ascii="仿宋" w:hAnsi="仿宋" w:eastAsia="仿宋"/>
                <w:color w:val="000000"/>
                <w:sz w:val="24"/>
              </w:rPr>
              <w:t>非必输</w:t>
            </w:r>
          </w:p>
        </w:tc>
        <w:tc>
          <w:tcPr>
            <w:tcW w:w="2259" w:type="dxa"/>
          </w:tcPr>
          <w:p>
            <w:pPr>
              <w:spacing w:line="360" w:lineRule="auto"/>
              <w:rPr>
                <w:rFonts w:ascii="仿宋" w:hAnsi="仿宋" w:eastAsia="仿宋"/>
              </w:rPr>
            </w:pPr>
            <w:r>
              <w:rPr>
                <w:rFonts w:ascii="仿宋" w:hAnsi="仿宋" w:eastAsia="仿宋"/>
                <w:color w:val="000000"/>
                <w:sz w:val="24"/>
              </w:rPr>
              <w:t>下拉框</w:t>
            </w:r>
          </w:p>
        </w:tc>
        <w:tc>
          <w:tcPr>
            <w:tcW w:w="2271" w:type="dxa"/>
          </w:tcPr>
          <w:p>
            <w:pPr>
              <w:spacing w:line="360" w:lineRule="auto"/>
              <w:rPr>
                <w:rFonts w:ascii="仿宋" w:hAnsi="仿宋" w:eastAsia="仿宋"/>
              </w:rPr>
            </w:pPr>
            <w:r>
              <w:rPr>
                <w:rFonts w:ascii="仿宋" w:hAnsi="仿宋" w:eastAsia="仿宋"/>
                <w:color w:val="000000"/>
                <w:sz w:val="24"/>
              </w:rPr>
              <w:t>支持按 KYC 状态筛选</w:t>
            </w:r>
            <w:r>
              <w:rPr>
                <w:rFonts w:hint="eastAsia" w:ascii="仿宋" w:hAnsi="仿宋" w:eastAsia="仿宋"/>
                <w:color w:val="000000"/>
                <w:sz w:val="24"/>
              </w:rPr>
              <w:t>，</w:t>
            </w:r>
            <w:r>
              <w:rPr>
                <w:rFonts w:hint="eastAsia" w:ascii="仿宋" w:hAnsi="仿宋" w:eastAsia="仿宋"/>
                <w:sz w:val="24"/>
                <w:szCs w:val="24"/>
              </w:rPr>
              <w:t>枚举值：未完成、已完成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查询</w:t>
            </w:r>
          </w:p>
        </w:tc>
        <w:tc>
          <w:tcPr>
            <w:tcW w:w="2259" w:type="dxa"/>
          </w:tcPr>
          <w:p>
            <w:pPr>
              <w:spacing w:line="360" w:lineRule="auto"/>
              <w:rPr>
                <w:rFonts w:ascii="仿宋" w:hAnsi="仿宋" w:eastAsia="仿宋"/>
              </w:rPr>
            </w:pPr>
            <w:r>
              <w:rPr>
                <w:rFonts w:ascii="仿宋" w:hAnsi="仿宋" w:eastAsia="仿宋"/>
                <w:color w:val="000000"/>
                <w:sz w:val="24"/>
              </w:rPr>
              <w:t>点击触发查询</w:t>
            </w:r>
          </w:p>
        </w:tc>
        <w:tc>
          <w:tcPr>
            <w:tcW w:w="2259" w:type="dxa"/>
          </w:tcPr>
          <w:p>
            <w:pPr>
              <w:spacing w:line="360" w:lineRule="auto"/>
              <w:rPr>
                <w:rFonts w:ascii="仿宋" w:hAnsi="仿宋" w:eastAsia="仿宋"/>
              </w:rPr>
            </w:pPr>
            <w:r>
              <w:rPr>
                <w:rFonts w:ascii="仿宋" w:hAnsi="仿宋" w:eastAsia="仿宋"/>
                <w:color w:val="000000"/>
                <w:sz w:val="24"/>
              </w:rPr>
              <w:t>按钮</w:t>
            </w:r>
          </w:p>
        </w:tc>
        <w:tc>
          <w:tcPr>
            <w:tcW w:w="2271" w:type="dxa"/>
          </w:tcPr>
          <w:p>
            <w:pPr>
              <w:spacing w:line="360" w:lineRule="auto"/>
              <w:rPr>
                <w:rFonts w:ascii="仿宋" w:hAnsi="仿宋" w:eastAsia="仿宋"/>
              </w:rPr>
            </w:pPr>
            <w:r>
              <w:rPr>
                <w:rFonts w:ascii="仿宋" w:hAnsi="仿宋" w:eastAsia="仿宋"/>
                <w:color w:val="000000"/>
                <w:sz w:val="24"/>
              </w:rPr>
              <w:t>根据当前输入条件查询客户列表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重置</w:t>
            </w:r>
          </w:p>
        </w:tc>
        <w:tc>
          <w:tcPr>
            <w:tcW w:w="2259" w:type="dxa"/>
          </w:tcPr>
          <w:p>
            <w:pPr>
              <w:spacing w:line="360" w:lineRule="auto"/>
              <w:rPr>
                <w:rFonts w:ascii="仿宋" w:hAnsi="仿宋" w:eastAsia="仿宋"/>
              </w:rPr>
            </w:pPr>
            <w:r>
              <w:rPr>
                <w:rFonts w:ascii="仿宋" w:hAnsi="仿宋" w:eastAsia="仿宋"/>
                <w:color w:val="000000"/>
                <w:sz w:val="24"/>
              </w:rPr>
              <w:t>点击清空条件</w:t>
            </w:r>
          </w:p>
        </w:tc>
        <w:tc>
          <w:tcPr>
            <w:tcW w:w="2259" w:type="dxa"/>
          </w:tcPr>
          <w:p>
            <w:pPr>
              <w:spacing w:line="360" w:lineRule="auto"/>
              <w:rPr>
                <w:rFonts w:ascii="仿宋" w:hAnsi="仿宋" w:eastAsia="仿宋"/>
              </w:rPr>
            </w:pPr>
            <w:r>
              <w:rPr>
                <w:rFonts w:ascii="仿宋" w:hAnsi="仿宋" w:eastAsia="仿宋"/>
                <w:color w:val="000000"/>
                <w:sz w:val="24"/>
              </w:rPr>
              <w:t>按钮</w:t>
            </w:r>
          </w:p>
        </w:tc>
        <w:tc>
          <w:tcPr>
            <w:tcW w:w="2271" w:type="dxa"/>
          </w:tcPr>
          <w:p>
            <w:pPr>
              <w:spacing w:line="360" w:lineRule="auto"/>
              <w:rPr>
                <w:rFonts w:ascii="仿宋" w:hAnsi="仿宋" w:eastAsia="仿宋"/>
              </w:rPr>
            </w:pPr>
            <w:r>
              <w:rPr>
                <w:rFonts w:ascii="仿宋" w:hAnsi="仿宋" w:eastAsia="仿宋"/>
                <w:color w:val="000000"/>
                <w:sz w:val="24"/>
              </w:rPr>
              <w:t>清空当前已录入或已选择的查询条件</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用户进入“重点经营视图”后，点击“新客经营”tab，系统展示新客经营分析结果。</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2. </w:t>
      </w:r>
      <w:r>
        <w:rPr>
          <w:rFonts w:hint="eastAsia" w:ascii="仿宋" w:hAnsi="仿宋" w:eastAsia="仿宋"/>
          <w:color w:val="000000" w:themeColor="text1"/>
          <w:sz w:val="24"/>
          <w:szCs w:val="24"/>
          <w14:textFill>
            <w14:solidFill>
              <w14:schemeClr w14:val="tx1"/>
            </w14:solidFill>
          </w14:textFill>
        </w:rPr>
        <w:t>系统按月统计新客经营数据，按0～</w:t>
      </w:r>
      <w:r>
        <w:rPr>
          <w:rFonts w:ascii="仿宋" w:hAnsi="仿宋" w:eastAsia="仿宋"/>
          <w:color w:val="000000" w:themeColor="text1"/>
          <w:sz w:val="24"/>
          <w:szCs w:val="24"/>
          <w14:textFill>
            <w14:solidFill>
              <w14:schemeClr w14:val="tx1"/>
            </w14:solidFill>
          </w14:textFill>
        </w:rPr>
        <w:t>30</w:t>
      </w:r>
      <w:r>
        <w:rPr>
          <w:rFonts w:hint="eastAsia" w:ascii="仿宋" w:hAnsi="仿宋" w:eastAsia="仿宋"/>
          <w:color w:val="000000" w:themeColor="text1"/>
          <w:sz w:val="24"/>
          <w:szCs w:val="24"/>
          <w14:textFill>
            <w14:solidFill>
              <w14:schemeClr w14:val="tx1"/>
            </w14:solidFill>
          </w14:textFill>
        </w:rPr>
        <w:t>天、3</w:t>
      </w:r>
      <w:r>
        <w:rPr>
          <w:rFonts w:ascii="仿宋" w:hAnsi="仿宋" w:eastAsia="仿宋"/>
          <w:color w:val="000000" w:themeColor="text1"/>
          <w:sz w:val="24"/>
          <w:szCs w:val="24"/>
          <w14:textFill>
            <w14:solidFill>
              <w14:schemeClr w14:val="tx1"/>
            </w14:solidFill>
          </w14:textFill>
        </w:rPr>
        <w:t>0</w:t>
      </w:r>
      <w:r>
        <w:rPr>
          <w:rFonts w:hint="eastAsia" w:ascii="仿宋" w:hAnsi="仿宋" w:eastAsia="仿宋"/>
          <w:color w:val="000000" w:themeColor="text1"/>
          <w:sz w:val="24"/>
          <w:szCs w:val="24"/>
          <w14:textFill>
            <w14:solidFill>
              <w14:schemeClr w14:val="tx1"/>
            </w14:solidFill>
          </w14:textFill>
        </w:rPr>
        <w:t>～1</w:t>
      </w:r>
      <w:r>
        <w:rPr>
          <w:rFonts w:ascii="仿宋" w:hAnsi="仿宋" w:eastAsia="仿宋"/>
          <w:color w:val="000000" w:themeColor="text1"/>
          <w:sz w:val="24"/>
          <w:szCs w:val="24"/>
          <w14:textFill>
            <w14:solidFill>
              <w14:schemeClr w14:val="tx1"/>
            </w14:solidFill>
          </w14:textFill>
        </w:rPr>
        <w:t>00</w:t>
      </w:r>
      <w:r>
        <w:rPr>
          <w:rFonts w:hint="eastAsia" w:ascii="仿宋" w:hAnsi="仿宋" w:eastAsia="仿宋"/>
          <w:color w:val="000000" w:themeColor="text1"/>
          <w:sz w:val="24"/>
          <w:szCs w:val="24"/>
          <w14:textFill>
            <w14:solidFill>
              <w14:schemeClr w14:val="tx1"/>
            </w14:solidFill>
          </w14:textFill>
        </w:rPr>
        <w:t>天、1</w:t>
      </w:r>
      <w:r>
        <w:rPr>
          <w:rFonts w:ascii="仿宋" w:hAnsi="仿宋" w:eastAsia="仿宋"/>
          <w:color w:val="000000" w:themeColor="text1"/>
          <w:sz w:val="24"/>
          <w:szCs w:val="24"/>
          <w14:textFill>
            <w14:solidFill>
              <w14:schemeClr w14:val="tx1"/>
            </w14:solidFill>
          </w14:textFill>
        </w:rPr>
        <w:t>00</w:t>
      </w:r>
      <w:r>
        <w:rPr>
          <w:rFonts w:hint="eastAsia" w:ascii="仿宋" w:hAnsi="仿宋" w:eastAsia="仿宋"/>
          <w:color w:val="000000" w:themeColor="text1"/>
          <w:sz w:val="24"/>
          <w:szCs w:val="24"/>
          <w14:textFill>
            <w14:solidFill>
              <w14:schemeClr w14:val="tx1"/>
            </w14:solidFill>
          </w14:textFill>
        </w:rPr>
        <w:t>～1</w:t>
      </w:r>
      <w:r>
        <w:rPr>
          <w:rFonts w:ascii="仿宋" w:hAnsi="仿宋" w:eastAsia="仿宋"/>
          <w:color w:val="000000" w:themeColor="text1"/>
          <w:sz w:val="24"/>
          <w:szCs w:val="24"/>
          <w14:textFill>
            <w14:solidFill>
              <w14:schemeClr w14:val="tx1"/>
            </w14:solidFill>
          </w14:textFill>
        </w:rPr>
        <w:t>80</w:t>
      </w:r>
      <w:r>
        <w:rPr>
          <w:rFonts w:hint="eastAsia" w:ascii="仿宋" w:hAnsi="仿宋" w:eastAsia="仿宋"/>
          <w:color w:val="000000" w:themeColor="text1"/>
          <w:sz w:val="24"/>
          <w:szCs w:val="24"/>
          <w14:textFill>
            <w14:solidFill>
              <w14:schemeClr w14:val="tx1"/>
            </w14:solidFill>
          </w14:textFill>
        </w:rPr>
        <w:t>天、全部四类，分类展示。Tab默认为30天及以内，支持切换30~100天、100~180天、全部。</w:t>
      </w:r>
    </w:p>
    <w:p>
      <w:pPr>
        <w:spacing w:line="360" w:lineRule="auto"/>
        <w:rPr>
          <w:rFonts w:ascii="仿宋" w:hAnsi="仿宋" w:eastAsia="仿宋"/>
          <w:sz w:val="24"/>
          <w:szCs w:val="24"/>
        </w:rPr>
      </w:pPr>
      <w:r>
        <w:rPr>
          <w:rFonts w:hint="eastAsia" w:ascii="仿宋" w:hAnsi="仿宋" w:eastAsia="仿宋"/>
          <w:color w:val="000000" w:themeColor="text1"/>
          <w:sz w:val="24"/>
          <w:szCs w:val="24"/>
          <w14:textFill>
            <w14:solidFill>
              <w14:schemeClr w14:val="tx1"/>
            </w14:solidFill>
          </w14:textFill>
        </w:rPr>
        <w:t>3. 用户可查看不同新客周期（0～</w:t>
      </w:r>
      <w:r>
        <w:rPr>
          <w:rFonts w:ascii="仿宋" w:hAnsi="仿宋" w:eastAsia="仿宋"/>
          <w:color w:val="000000" w:themeColor="text1"/>
          <w:sz w:val="24"/>
          <w:szCs w:val="24"/>
          <w14:textFill>
            <w14:solidFill>
              <w14:schemeClr w14:val="tx1"/>
            </w14:solidFill>
          </w14:textFill>
        </w:rPr>
        <w:t>30</w:t>
      </w:r>
      <w:r>
        <w:rPr>
          <w:rFonts w:hint="eastAsia" w:ascii="仿宋" w:hAnsi="仿宋" w:eastAsia="仿宋"/>
          <w:color w:val="000000" w:themeColor="text1"/>
          <w:sz w:val="24"/>
          <w:szCs w:val="24"/>
          <w14:textFill>
            <w14:solidFill>
              <w14:schemeClr w14:val="tx1"/>
            </w14:solidFill>
          </w14:textFill>
        </w:rPr>
        <w:t>天、3</w:t>
      </w:r>
      <w:r>
        <w:rPr>
          <w:rFonts w:ascii="仿宋" w:hAnsi="仿宋" w:eastAsia="仿宋"/>
          <w:color w:val="000000" w:themeColor="text1"/>
          <w:sz w:val="24"/>
          <w:szCs w:val="24"/>
          <w14:textFill>
            <w14:solidFill>
              <w14:schemeClr w14:val="tx1"/>
            </w14:solidFill>
          </w14:textFill>
        </w:rPr>
        <w:t>0</w:t>
      </w:r>
      <w:r>
        <w:rPr>
          <w:rFonts w:hint="eastAsia" w:ascii="仿宋" w:hAnsi="仿宋" w:eastAsia="仿宋"/>
          <w:color w:val="000000" w:themeColor="text1"/>
          <w:sz w:val="24"/>
          <w:szCs w:val="24"/>
          <w14:textFill>
            <w14:solidFill>
              <w14:schemeClr w14:val="tx1"/>
            </w14:solidFill>
          </w14:textFill>
        </w:rPr>
        <w:t>～1</w:t>
      </w:r>
      <w:r>
        <w:rPr>
          <w:rFonts w:ascii="仿宋" w:hAnsi="仿宋" w:eastAsia="仿宋"/>
          <w:color w:val="000000" w:themeColor="text1"/>
          <w:sz w:val="24"/>
          <w:szCs w:val="24"/>
          <w14:textFill>
            <w14:solidFill>
              <w14:schemeClr w14:val="tx1"/>
            </w14:solidFill>
          </w14:textFill>
        </w:rPr>
        <w:t>00</w:t>
      </w:r>
      <w:r>
        <w:rPr>
          <w:rFonts w:hint="eastAsia" w:ascii="仿宋" w:hAnsi="仿宋" w:eastAsia="仿宋"/>
          <w:color w:val="000000" w:themeColor="text1"/>
          <w:sz w:val="24"/>
          <w:szCs w:val="24"/>
          <w14:textFill>
            <w14:solidFill>
              <w14:schemeClr w14:val="tx1"/>
            </w14:solidFill>
          </w14:textFill>
        </w:rPr>
        <w:t>天、1</w:t>
      </w:r>
      <w:r>
        <w:rPr>
          <w:rFonts w:ascii="仿宋" w:hAnsi="仿宋" w:eastAsia="仿宋"/>
          <w:color w:val="000000" w:themeColor="text1"/>
          <w:sz w:val="24"/>
          <w:szCs w:val="24"/>
          <w14:textFill>
            <w14:solidFill>
              <w14:schemeClr w14:val="tx1"/>
            </w14:solidFill>
          </w14:textFill>
        </w:rPr>
        <w:t>00</w:t>
      </w:r>
      <w:r>
        <w:rPr>
          <w:rFonts w:hint="eastAsia" w:ascii="仿宋" w:hAnsi="仿宋" w:eastAsia="仿宋"/>
          <w:color w:val="000000" w:themeColor="text1"/>
          <w:sz w:val="24"/>
          <w:szCs w:val="24"/>
          <w14:textFill>
            <w14:solidFill>
              <w14:schemeClr w14:val="tx1"/>
            </w14:solidFill>
          </w14:textFill>
        </w:rPr>
        <w:t>～1</w:t>
      </w:r>
      <w:r>
        <w:rPr>
          <w:rFonts w:ascii="仿宋" w:hAnsi="仿宋" w:eastAsia="仿宋"/>
          <w:color w:val="000000" w:themeColor="text1"/>
          <w:sz w:val="24"/>
          <w:szCs w:val="24"/>
          <w14:textFill>
            <w14:solidFill>
              <w14:schemeClr w14:val="tx1"/>
            </w14:solidFill>
          </w14:textFill>
        </w:rPr>
        <w:t>80</w:t>
      </w:r>
      <w:r>
        <w:rPr>
          <w:rFonts w:hint="eastAsia" w:ascii="仿宋" w:hAnsi="仿宋" w:eastAsia="仿宋"/>
          <w:color w:val="000000" w:themeColor="text1"/>
          <w:sz w:val="24"/>
          <w:szCs w:val="24"/>
          <w14:textFill>
            <w14:solidFill>
              <w14:schemeClr w14:val="tx1"/>
            </w14:solidFill>
          </w14:textFill>
        </w:rPr>
        <w:t>天、全部）</w:t>
      </w:r>
      <w:r>
        <w:rPr>
          <w:rFonts w:hint="eastAsia" w:ascii="仿宋" w:hAnsi="仿宋" w:eastAsia="仿宋"/>
          <w:sz w:val="24"/>
          <w:szCs w:val="24"/>
        </w:rPr>
        <w:t>下金融资产区间的客户数、已接触客户（接触率）、KYC客户（KYC客户完成率）。</w:t>
      </w:r>
    </w:p>
    <w:p>
      <w:pPr>
        <w:spacing w:line="360" w:lineRule="auto"/>
        <w:rPr>
          <w:rFonts w:ascii="仿宋" w:hAnsi="仿宋" w:eastAsia="仿宋"/>
          <w:sz w:val="24"/>
          <w:szCs w:val="24"/>
        </w:rPr>
      </w:pPr>
      <w:r>
        <w:rPr>
          <w:rFonts w:hint="eastAsia" w:ascii="仿宋" w:hAnsi="仿宋" w:eastAsia="仿宋"/>
          <w:sz w:val="24"/>
          <w:szCs w:val="24"/>
        </w:rPr>
        <w:t>4. 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用户可按“归属机构”、“客户名称”、“客户等级”、“接触状态”、“</w:t>
      </w:r>
      <w:r>
        <w:rPr>
          <w:rFonts w:ascii="仿宋" w:hAnsi="仿宋" w:eastAsia="仿宋"/>
          <w:color w:val="000000"/>
          <w:sz w:val="24"/>
        </w:rPr>
        <w:t xml:space="preserve"> KYC状态</w:t>
      </w:r>
      <w:r>
        <w:rPr>
          <w:rFonts w:hint="eastAsia" w:ascii="仿宋" w:hAnsi="仿宋" w:eastAsia="仿宋"/>
          <w:sz w:val="24"/>
          <w:szCs w:val="24"/>
        </w:rPr>
        <w:t>”等条件筛选客户明细。</w:t>
      </w:r>
    </w:p>
    <w:p>
      <w:pPr>
        <w:spacing w:line="360" w:lineRule="auto"/>
        <w:ind w:left="420"/>
        <w:rPr>
          <w:rFonts w:ascii="仿宋" w:hAnsi="仿宋" w:eastAsia="仿宋"/>
          <w:sz w:val="24"/>
          <w:szCs w:val="24"/>
        </w:rPr>
      </w:pPr>
      <w:r>
        <w:rPr>
          <w:rFonts w:hint="eastAsia" w:ascii="仿宋" w:hAnsi="仿宋" w:eastAsia="仿宋"/>
          <w:sz w:val="24"/>
          <w:szCs w:val="24"/>
        </w:rPr>
        <w:t>点击“查询”，系统返回符合条件的结果。</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用户点击“重置”后，系统清空当前筛选条件并恢复默认值。</w:t>
      </w:r>
    </w:p>
    <w:p>
      <w:pPr>
        <w:spacing w:line="360" w:lineRule="auto"/>
        <w:rPr>
          <w:rFonts w:ascii="仿宋" w:hAnsi="仿宋" w:eastAsia="仿宋"/>
          <w:sz w:val="24"/>
          <w:szCs w:val="24"/>
        </w:rPr>
      </w:pPr>
      <w:r>
        <w:rPr>
          <w:rFonts w:hint="eastAsia" w:ascii="仿宋" w:hAnsi="仿宋" w:eastAsia="仿宋"/>
          <w:sz w:val="24"/>
          <w:szCs w:val="24"/>
        </w:rPr>
        <w:t>5. 系统展示客户明细列表，点击“客户名称”可跳转至对应客户视图。</w:t>
      </w:r>
    </w:p>
    <w:p>
      <w:pPr>
        <w:spacing w:line="360" w:lineRule="auto"/>
        <w:rPr>
          <w:rFonts w:ascii="仿宋" w:hAnsi="仿宋" w:eastAsia="仿宋"/>
          <w:sz w:val="24"/>
          <w:szCs w:val="24"/>
        </w:rPr>
      </w:pPr>
      <w:r>
        <w:rPr>
          <w:rFonts w:hint="eastAsia" w:ascii="仿宋" w:hAnsi="仿宋" w:eastAsia="仿宋"/>
          <w:sz w:val="24"/>
          <w:szCs w:val="24"/>
        </w:rPr>
        <w:t>6</w:t>
      </w:r>
      <w:r>
        <w:rPr>
          <w:rFonts w:ascii="仿宋" w:hAnsi="仿宋" w:eastAsia="仿宋"/>
          <w:sz w:val="24"/>
          <w:szCs w:val="24"/>
        </w:rPr>
        <w:t xml:space="preserve">. </w:t>
      </w:r>
      <w:r>
        <w:rPr>
          <w:rFonts w:hint="eastAsia" w:ascii="仿宋" w:hAnsi="仿宋" w:eastAsia="仿宋"/>
          <w:sz w:val="24"/>
          <w:szCs w:val="24"/>
        </w:rPr>
        <w:t>系统展示新客经营核心指标，包括“已接触客户”和“KYC客户”。</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新客经营分析当前按当月</w:t>
      </w:r>
      <w:r>
        <w:rPr>
          <w:rFonts w:ascii="仿宋" w:hAnsi="仿宋" w:eastAsia="仿宋"/>
          <w:color w:val="000000"/>
          <w:sz w:val="24"/>
        </w:rPr>
        <w:t>、</w:t>
      </w:r>
      <w:r>
        <w:rPr>
          <w:rFonts w:hint="eastAsia" w:ascii="仿宋" w:hAnsi="仿宋" w:eastAsia="仿宋"/>
          <w:color w:val="000000"/>
          <w:sz w:val="24"/>
        </w:rPr>
        <w:t>当季</w:t>
      </w:r>
      <w:r>
        <w:rPr>
          <w:rFonts w:ascii="仿宋" w:hAnsi="仿宋" w:eastAsia="仿宋"/>
          <w:color w:val="000000"/>
          <w:sz w:val="24"/>
        </w:rPr>
        <w:t>、</w:t>
      </w:r>
      <w:r>
        <w:rPr>
          <w:rFonts w:hint="eastAsia" w:ascii="仿宋" w:hAnsi="仿宋" w:eastAsia="仿宋"/>
          <w:color w:val="000000"/>
          <w:sz w:val="24"/>
        </w:rPr>
        <w:t>当年</w:t>
      </w:r>
      <w:r>
        <w:rPr>
          <w:rFonts w:hint="eastAsia" w:ascii="仿宋" w:hAnsi="仿宋" w:eastAsia="仿宋"/>
          <w:sz w:val="24"/>
          <w:szCs w:val="24"/>
        </w:rPr>
        <w:t>三个时间切片展示，当选择当月时，下拉框支持选择月份，默认当月，选择区间1月～当月；当选择季度时，下拉框支持选择季度，默认为当季，选择区间一季度～当季；当选择当年时，默认为当年（如2</w:t>
      </w:r>
      <w:r>
        <w:rPr>
          <w:rFonts w:ascii="仿宋" w:hAnsi="仿宋" w:eastAsia="仿宋"/>
          <w:sz w:val="24"/>
          <w:szCs w:val="24"/>
        </w:rPr>
        <w:t>026</w:t>
      </w:r>
      <w:r>
        <w:rPr>
          <w:rFonts w:hint="eastAsia" w:ascii="仿宋" w:hAnsi="仿宋" w:eastAsia="仿宋"/>
          <w:sz w:val="24"/>
          <w:szCs w:val="24"/>
        </w:rPr>
        <w:t>年），选择区间2</w:t>
      </w:r>
      <w:r>
        <w:rPr>
          <w:rFonts w:ascii="仿宋" w:hAnsi="仿宋" w:eastAsia="仿宋"/>
          <w:sz w:val="24"/>
          <w:szCs w:val="24"/>
        </w:rPr>
        <w:t>026</w:t>
      </w:r>
      <w:r>
        <w:rPr>
          <w:rFonts w:hint="eastAsia" w:ascii="仿宋" w:hAnsi="仿宋" w:eastAsia="仿宋"/>
          <w:sz w:val="24"/>
          <w:szCs w:val="24"/>
        </w:rPr>
        <w:t>年～2</w:t>
      </w:r>
      <w:r>
        <w:rPr>
          <w:rFonts w:ascii="仿宋" w:hAnsi="仿宋" w:eastAsia="仿宋"/>
          <w:sz w:val="24"/>
          <w:szCs w:val="24"/>
        </w:rPr>
        <w:t>026</w:t>
      </w:r>
      <w:r>
        <w:rPr>
          <w:rFonts w:hint="eastAsia" w:ascii="仿宋" w:hAnsi="仿宋" w:eastAsia="仿宋"/>
          <w:sz w:val="24"/>
          <w:szCs w:val="24"/>
        </w:rPr>
        <w:t>年（以后2</w:t>
      </w:r>
      <w:r>
        <w:rPr>
          <w:rFonts w:ascii="仿宋" w:hAnsi="仿宋" w:eastAsia="仿宋"/>
          <w:sz w:val="24"/>
          <w:szCs w:val="24"/>
        </w:rPr>
        <w:t>027</w:t>
      </w:r>
      <w:r>
        <w:rPr>
          <w:rFonts w:hint="eastAsia" w:ascii="仿宋" w:hAnsi="仿宋" w:eastAsia="仿宋"/>
          <w:sz w:val="24"/>
          <w:szCs w:val="24"/>
        </w:rPr>
        <w:t>年……都支持选择，历史数据保留3年）</w:t>
      </w:r>
    </w:p>
    <w:p>
      <w:pPr>
        <w:spacing w:line="360" w:lineRule="auto"/>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 xml:space="preserve">. </w:t>
      </w:r>
      <w:r>
        <w:rPr>
          <w:rFonts w:hint="eastAsia" w:ascii="仿宋" w:hAnsi="仿宋" w:eastAsia="仿宋"/>
          <w:sz w:val="24"/>
          <w:szCs w:val="24"/>
        </w:rPr>
        <w:t>新客经营围绕“新客户经营”场景展开，重点关注新客首轮接触和 KYC 完善情况。</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 新客经营的核心指标包括“本月已接触”和“KYC客户”。</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4</w:t>
      </w:r>
      <w:r>
        <w:rPr>
          <w:rFonts w:hint="eastAsia" w:ascii="仿宋" w:hAnsi="仿宋" w:eastAsia="仿宋"/>
          <w:sz w:val="24"/>
          <w:szCs w:val="24"/>
        </w:rPr>
        <w:t>. 指标口径说明：</w:t>
      </w:r>
      <w:r>
        <w:rPr>
          <w:rFonts w:hint="eastAsia" w:ascii="仿宋" w:hAnsi="仿宋" w:eastAsia="仿宋"/>
          <w:color w:val="000000" w:themeColor="text1"/>
          <w:sz w:val="24"/>
          <w:szCs w:val="24"/>
          <w14:textFill>
            <w14:solidFill>
              <w14:schemeClr w14:val="tx1"/>
            </w14:solidFill>
          </w14:textFill>
        </w:rPr>
        <w:t>统计不同新客周期（0～</w:t>
      </w:r>
      <w:r>
        <w:rPr>
          <w:rFonts w:ascii="仿宋" w:hAnsi="仿宋" w:eastAsia="仿宋"/>
          <w:color w:val="000000" w:themeColor="text1"/>
          <w:sz w:val="24"/>
          <w:szCs w:val="24"/>
          <w14:textFill>
            <w14:solidFill>
              <w14:schemeClr w14:val="tx1"/>
            </w14:solidFill>
          </w14:textFill>
        </w:rPr>
        <w:t>30</w:t>
      </w:r>
      <w:r>
        <w:rPr>
          <w:rFonts w:hint="eastAsia" w:ascii="仿宋" w:hAnsi="仿宋" w:eastAsia="仿宋"/>
          <w:color w:val="000000" w:themeColor="text1"/>
          <w:sz w:val="24"/>
          <w:szCs w:val="24"/>
          <w14:textFill>
            <w14:solidFill>
              <w14:schemeClr w14:val="tx1"/>
            </w14:solidFill>
          </w14:textFill>
        </w:rPr>
        <w:t>天、3</w:t>
      </w:r>
      <w:r>
        <w:rPr>
          <w:rFonts w:ascii="仿宋" w:hAnsi="仿宋" w:eastAsia="仿宋"/>
          <w:color w:val="000000" w:themeColor="text1"/>
          <w:sz w:val="24"/>
          <w:szCs w:val="24"/>
          <w14:textFill>
            <w14:solidFill>
              <w14:schemeClr w14:val="tx1"/>
            </w14:solidFill>
          </w14:textFill>
        </w:rPr>
        <w:t>0</w:t>
      </w:r>
      <w:r>
        <w:rPr>
          <w:rFonts w:hint="eastAsia" w:ascii="仿宋" w:hAnsi="仿宋" w:eastAsia="仿宋"/>
          <w:color w:val="000000" w:themeColor="text1"/>
          <w:sz w:val="24"/>
          <w:szCs w:val="24"/>
          <w14:textFill>
            <w14:solidFill>
              <w14:schemeClr w14:val="tx1"/>
            </w14:solidFill>
          </w14:textFill>
        </w:rPr>
        <w:t>～1</w:t>
      </w:r>
      <w:r>
        <w:rPr>
          <w:rFonts w:ascii="仿宋" w:hAnsi="仿宋" w:eastAsia="仿宋"/>
          <w:color w:val="000000" w:themeColor="text1"/>
          <w:sz w:val="24"/>
          <w:szCs w:val="24"/>
          <w14:textFill>
            <w14:solidFill>
              <w14:schemeClr w14:val="tx1"/>
            </w14:solidFill>
          </w14:textFill>
        </w:rPr>
        <w:t>00</w:t>
      </w:r>
      <w:r>
        <w:rPr>
          <w:rFonts w:hint="eastAsia" w:ascii="仿宋" w:hAnsi="仿宋" w:eastAsia="仿宋"/>
          <w:color w:val="000000" w:themeColor="text1"/>
          <w:sz w:val="24"/>
          <w:szCs w:val="24"/>
          <w14:textFill>
            <w14:solidFill>
              <w14:schemeClr w14:val="tx1"/>
            </w14:solidFill>
          </w14:textFill>
        </w:rPr>
        <w:t>天、1</w:t>
      </w:r>
      <w:r>
        <w:rPr>
          <w:rFonts w:ascii="仿宋" w:hAnsi="仿宋" w:eastAsia="仿宋"/>
          <w:color w:val="000000" w:themeColor="text1"/>
          <w:sz w:val="24"/>
          <w:szCs w:val="24"/>
          <w14:textFill>
            <w14:solidFill>
              <w14:schemeClr w14:val="tx1"/>
            </w14:solidFill>
          </w14:textFill>
        </w:rPr>
        <w:t>00</w:t>
      </w:r>
      <w:r>
        <w:rPr>
          <w:rFonts w:hint="eastAsia" w:ascii="仿宋" w:hAnsi="仿宋" w:eastAsia="仿宋"/>
          <w:color w:val="000000" w:themeColor="text1"/>
          <w:sz w:val="24"/>
          <w:szCs w:val="24"/>
          <w14:textFill>
            <w14:solidFill>
              <w14:schemeClr w14:val="tx1"/>
            </w14:solidFill>
          </w14:textFill>
        </w:rPr>
        <w:t>～1</w:t>
      </w:r>
      <w:r>
        <w:rPr>
          <w:rFonts w:ascii="仿宋" w:hAnsi="仿宋" w:eastAsia="仿宋"/>
          <w:color w:val="000000" w:themeColor="text1"/>
          <w:sz w:val="24"/>
          <w:szCs w:val="24"/>
          <w14:textFill>
            <w14:solidFill>
              <w14:schemeClr w14:val="tx1"/>
            </w14:solidFill>
          </w14:textFill>
        </w:rPr>
        <w:t>80</w:t>
      </w:r>
      <w:r>
        <w:rPr>
          <w:rFonts w:hint="eastAsia" w:ascii="仿宋" w:hAnsi="仿宋" w:eastAsia="仿宋"/>
          <w:color w:val="000000" w:themeColor="text1"/>
          <w:sz w:val="24"/>
          <w:szCs w:val="24"/>
          <w14:textFill>
            <w14:solidFill>
              <w14:schemeClr w14:val="tx1"/>
            </w14:solidFill>
          </w14:textFill>
        </w:rPr>
        <w:t>天、全部）内的客户。</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新客户</w:t>
      </w:r>
      <w:r>
        <w:rPr>
          <w:rFonts w:hint="eastAsia" w:ascii="仿宋" w:hAnsi="仿宋" w:eastAsia="仿宋"/>
          <w:color w:val="000000" w:themeColor="text1"/>
          <w:sz w:val="24"/>
          <w:szCs w:val="24"/>
          <w14:textFill>
            <w14:solidFill>
              <w14:schemeClr w14:val="tx1"/>
            </w14:solidFill>
          </w14:textFill>
        </w:rPr>
        <w:t>：以核心客户号开立至1</w:t>
      </w:r>
      <w:r>
        <w:rPr>
          <w:rFonts w:ascii="仿宋" w:hAnsi="仿宋" w:eastAsia="仿宋"/>
          <w:color w:val="000000" w:themeColor="text1"/>
          <w:sz w:val="24"/>
          <w:szCs w:val="24"/>
          <w14:textFill>
            <w14:solidFill>
              <w14:schemeClr w14:val="tx1"/>
            </w14:solidFill>
          </w14:textFill>
        </w:rPr>
        <w:t>80</w:t>
      </w:r>
      <w:r>
        <w:rPr>
          <w:rFonts w:hint="eastAsia" w:ascii="仿宋" w:hAnsi="仿宋" w:eastAsia="仿宋"/>
          <w:color w:val="000000" w:themeColor="text1"/>
          <w:sz w:val="24"/>
          <w:szCs w:val="24"/>
          <w14:textFill>
            <w14:solidFill>
              <w14:schemeClr w14:val="tx1"/>
            </w14:solidFill>
          </w14:textFill>
        </w:rPr>
        <w:t>天为行内新客户。</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ascii="仿宋" w:hAnsi="仿宋" w:eastAsia="仿宋"/>
          <w:b/>
          <w:bCs/>
          <w:color w:val="000000" w:themeColor="text1"/>
          <w:sz w:val="24"/>
          <w:szCs w:val="24"/>
          <w14:textFill>
            <w14:solidFill>
              <w14:schemeClr w14:val="tx1"/>
            </w14:solidFill>
          </w14:textFill>
        </w:rPr>
        <w:t>0~5</w:t>
      </w:r>
      <w:r>
        <w:rPr>
          <w:rFonts w:hint="eastAsia" w:ascii="仿宋" w:hAnsi="仿宋" w:eastAsia="仿宋"/>
          <w:b/>
          <w:bCs/>
          <w:color w:val="000000" w:themeColor="text1"/>
          <w:sz w:val="24"/>
          <w:szCs w:val="24"/>
          <w14:textFill>
            <w14:solidFill>
              <w14:schemeClr w14:val="tx1"/>
            </w14:solidFill>
          </w14:textFill>
        </w:rPr>
        <w:t>万元客户数</w:t>
      </w:r>
      <w:r>
        <w:rPr>
          <w:rFonts w:hint="eastAsia" w:ascii="仿宋" w:hAnsi="仿宋" w:eastAsia="仿宋"/>
          <w:color w:val="000000" w:themeColor="text1"/>
          <w:sz w:val="24"/>
          <w:szCs w:val="24"/>
          <w14:textFill>
            <w14:solidFill>
              <w14:schemeClr w14:val="tx1"/>
            </w14:solidFill>
          </w14:textFill>
        </w:rPr>
        <w:t>：当前时点金融资产余额层级，</w:t>
      </w:r>
      <w:r>
        <w:rPr>
          <w:rFonts w:ascii="仿宋" w:hAnsi="仿宋" w:eastAsia="仿宋"/>
          <w:color w:val="000000" w:themeColor="text1"/>
          <w:sz w:val="24"/>
          <w:szCs w:val="24"/>
          <w14:textFill>
            <w14:solidFill>
              <w14:schemeClr w14:val="tx1"/>
            </w14:solidFill>
          </w14:textFill>
        </w:rPr>
        <w:t>T-1</w:t>
      </w:r>
      <w:r>
        <w:rPr>
          <w:rFonts w:hint="eastAsia" w:ascii="仿宋" w:hAnsi="仿宋" w:eastAsia="仿宋"/>
          <w:color w:val="000000" w:themeColor="text1"/>
          <w:sz w:val="24"/>
          <w:szCs w:val="24"/>
          <w14:textFill>
            <w14:solidFill>
              <w14:schemeClr w14:val="tx1"/>
            </w14:solidFill>
          </w14:textFill>
        </w:rPr>
        <w:t>日资产余额在</w:t>
      </w:r>
      <w:r>
        <w:rPr>
          <w:rFonts w:ascii="仿宋" w:hAnsi="仿宋" w:eastAsia="仿宋"/>
          <w:color w:val="000000" w:themeColor="text1"/>
          <w:sz w:val="24"/>
          <w:szCs w:val="24"/>
          <w14:textFill>
            <w14:solidFill>
              <w14:schemeClr w14:val="tx1"/>
            </w14:solidFill>
          </w14:textFill>
        </w:rPr>
        <w:t>[0,5</w:t>
      </w:r>
      <w:r>
        <w:rPr>
          <w:rFonts w:hint="eastAsia" w:ascii="仿宋" w:hAnsi="仿宋" w:eastAsia="仿宋"/>
          <w:color w:val="000000" w:themeColor="text1"/>
          <w:sz w:val="24"/>
          <w:szCs w:val="24"/>
          <w14:textFill>
            <w14:solidFill>
              <w14:schemeClr w14:val="tx1"/>
            </w14:solidFill>
          </w14:textFill>
        </w:rPr>
        <w:t>万）</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ascii="仿宋" w:hAnsi="仿宋" w:eastAsia="仿宋"/>
          <w:b/>
          <w:bCs/>
          <w:color w:val="000000" w:themeColor="text1"/>
          <w:sz w:val="24"/>
          <w:szCs w:val="24"/>
          <w14:textFill>
            <w14:solidFill>
              <w14:schemeClr w14:val="tx1"/>
            </w14:solidFill>
          </w14:textFill>
        </w:rPr>
        <w:t>5~30</w:t>
      </w:r>
      <w:r>
        <w:rPr>
          <w:rFonts w:hint="eastAsia" w:ascii="仿宋" w:hAnsi="仿宋" w:eastAsia="仿宋"/>
          <w:b/>
          <w:bCs/>
          <w:color w:val="000000" w:themeColor="text1"/>
          <w:sz w:val="24"/>
          <w:szCs w:val="24"/>
          <w14:textFill>
            <w14:solidFill>
              <w14:schemeClr w14:val="tx1"/>
            </w14:solidFill>
          </w14:textFill>
        </w:rPr>
        <w:t>万元客户数</w:t>
      </w:r>
      <w:r>
        <w:rPr>
          <w:rFonts w:hint="eastAsia" w:ascii="仿宋" w:hAnsi="仿宋" w:eastAsia="仿宋"/>
          <w:color w:val="000000" w:themeColor="text1"/>
          <w:sz w:val="24"/>
          <w:szCs w:val="24"/>
          <w14:textFill>
            <w14:solidFill>
              <w14:schemeClr w14:val="tx1"/>
            </w14:solidFill>
          </w14:textFill>
        </w:rPr>
        <w:t>：当前时点金融资产余额层级，</w:t>
      </w:r>
      <w:r>
        <w:rPr>
          <w:rFonts w:ascii="仿宋" w:hAnsi="仿宋" w:eastAsia="仿宋"/>
          <w:color w:val="000000" w:themeColor="text1"/>
          <w:sz w:val="24"/>
          <w:szCs w:val="24"/>
          <w14:textFill>
            <w14:solidFill>
              <w14:schemeClr w14:val="tx1"/>
            </w14:solidFill>
          </w14:textFill>
        </w:rPr>
        <w:t>T-1</w:t>
      </w:r>
      <w:r>
        <w:rPr>
          <w:rFonts w:hint="eastAsia" w:ascii="仿宋" w:hAnsi="仿宋" w:eastAsia="仿宋"/>
          <w:color w:val="000000" w:themeColor="text1"/>
          <w:sz w:val="24"/>
          <w:szCs w:val="24"/>
          <w14:textFill>
            <w14:solidFill>
              <w14:schemeClr w14:val="tx1"/>
            </w14:solidFill>
          </w14:textFill>
        </w:rPr>
        <w:t>日资产余额在</w:t>
      </w:r>
      <w:r>
        <w:rPr>
          <w:rFonts w:ascii="仿宋" w:hAnsi="仿宋" w:eastAsia="仿宋"/>
          <w:color w:val="000000" w:themeColor="text1"/>
          <w:sz w:val="24"/>
          <w:szCs w:val="24"/>
          <w14:textFill>
            <w14:solidFill>
              <w14:schemeClr w14:val="tx1"/>
            </w14:solidFill>
          </w14:textFill>
        </w:rPr>
        <w:t>[5,30</w:t>
      </w:r>
      <w:r>
        <w:rPr>
          <w:rFonts w:hint="eastAsia" w:ascii="仿宋" w:hAnsi="仿宋" w:eastAsia="仿宋"/>
          <w:color w:val="000000" w:themeColor="text1"/>
          <w:sz w:val="24"/>
          <w:szCs w:val="24"/>
          <w14:textFill>
            <w14:solidFill>
              <w14:schemeClr w14:val="tx1"/>
            </w14:solidFill>
          </w14:textFill>
        </w:rPr>
        <w:t>万）</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ascii="仿宋" w:hAnsi="仿宋" w:eastAsia="仿宋"/>
          <w:b/>
          <w:bCs/>
          <w:color w:val="000000" w:themeColor="text1"/>
          <w:sz w:val="24"/>
          <w:szCs w:val="24"/>
          <w14:textFill>
            <w14:solidFill>
              <w14:schemeClr w14:val="tx1"/>
            </w14:solidFill>
          </w14:textFill>
        </w:rPr>
        <w:t>30~100</w:t>
      </w:r>
      <w:r>
        <w:rPr>
          <w:rFonts w:hint="eastAsia" w:ascii="仿宋" w:hAnsi="仿宋" w:eastAsia="仿宋"/>
          <w:b/>
          <w:bCs/>
          <w:color w:val="000000" w:themeColor="text1"/>
          <w:sz w:val="24"/>
          <w:szCs w:val="24"/>
          <w14:textFill>
            <w14:solidFill>
              <w14:schemeClr w14:val="tx1"/>
            </w14:solidFill>
          </w14:textFill>
        </w:rPr>
        <w:t>万元客户数</w:t>
      </w:r>
      <w:r>
        <w:rPr>
          <w:rFonts w:hint="eastAsia" w:ascii="仿宋" w:hAnsi="仿宋" w:eastAsia="仿宋"/>
          <w:color w:val="000000" w:themeColor="text1"/>
          <w:sz w:val="24"/>
          <w:szCs w:val="24"/>
          <w14:textFill>
            <w14:solidFill>
              <w14:schemeClr w14:val="tx1"/>
            </w14:solidFill>
          </w14:textFill>
        </w:rPr>
        <w:t>：当前时点金融资产余额层级，</w:t>
      </w:r>
      <w:r>
        <w:rPr>
          <w:rFonts w:ascii="仿宋" w:hAnsi="仿宋" w:eastAsia="仿宋"/>
          <w:color w:val="000000" w:themeColor="text1"/>
          <w:sz w:val="24"/>
          <w:szCs w:val="24"/>
          <w14:textFill>
            <w14:solidFill>
              <w14:schemeClr w14:val="tx1"/>
            </w14:solidFill>
          </w14:textFill>
        </w:rPr>
        <w:t>T-1</w:t>
      </w:r>
      <w:r>
        <w:rPr>
          <w:rFonts w:hint="eastAsia" w:ascii="仿宋" w:hAnsi="仿宋" w:eastAsia="仿宋"/>
          <w:color w:val="000000" w:themeColor="text1"/>
          <w:sz w:val="24"/>
          <w:szCs w:val="24"/>
          <w14:textFill>
            <w14:solidFill>
              <w14:schemeClr w14:val="tx1"/>
            </w14:solidFill>
          </w14:textFill>
        </w:rPr>
        <w:t>日资产余额在</w:t>
      </w:r>
      <w:r>
        <w:rPr>
          <w:rFonts w:ascii="仿宋" w:hAnsi="仿宋" w:eastAsia="仿宋"/>
          <w:color w:val="000000" w:themeColor="text1"/>
          <w:sz w:val="24"/>
          <w:szCs w:val="24"/>
          <w14:textFill>
            <w14:solidFill>
              <w14:schemeClr w14:val="tx1"/>
            </w14:solidFill>
          </w14:textFill>
        </w:rPr>
        <w:t>[30,100</w:t>
      </w:r>
      <w:r>
        <w:rPr>
          <w:rFonts w:hint="eastAsia" w:ascii="仿宋" w:hAnsi="仿宋" w:eastAsia="仿宋"/>
          <w:color w:val="000000" w:themeColor="text1"/>
          <w:sz w:val="24"/>
          <w:szCs w:val="24"/>
          <w14:textFill>
            <w14:solidFill>
              <w14:schemeClr w14:val="tx1"/>
            </w14:solidFill>
          </w14:textFill>
        </w:rPr>
        <w:t>万）</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ascii="仿宋" w:hAnsi="仿宋" w:eastAsia="仿宋"/>
          <w:b/>
          <w:bCs/>
          <w:color w:val="000000" w:themeColor="text1"/>
          <w:sz w:val="24"/>
          <w:szCs w:val="24"/>
          <w14:textFill>
            <w14:solidFill>
              <w14:schemeClr w14:val="tx1"/>
            </w14:solidFill>
          </w14:textFill>
        </w:rPr>
        <w:t>100~300</w:t>
      </w:r>
      <w:r>
        <w:rPr>
          <w:rFonts w:hint="eastAsia" w:ascii="仿宋" w:hAnsi="仿宋" w:eastAsia="仿宋"/>
          <w:b/>
          <w:bCs/>
          <w:color w:val="000000" w:themeColor="text1"/>
          <w:sz w:val="24"/>
          <w:szCs w:val="24"/>
          <w14:textFill>
            <w14:solidFill>
              <w14:schemeClr w14:val="tx1"/>
            </w14:solidFill>
          </w14:textFill>
        </w:rPr>
        <w:t>万元客户数</w:t>
      </w:r>
      <w:r>
        <w:rPr>
          <w:rFonts w:hint="eastAsia" w:ascii="仿宋" w:hAnsi="仿宋" w:eastAsia="仿宋"/>
          <w:color w:val="000000" w:themeColor="text1"/>
          <w:sz w:val="24"/>
          <w:szCs w:val="24"/>
          <w14:textFill>
            <w14:solidFill>
              <w14:schemeClr w14:val="tx1"/>
            </w14:solidFill>
          </w14:textFill>
        </w:rPr>
        <w:t>：当前时点金融资产余额层级，</w:t>
      </w:r>
      <w:r>
        <w:rPr>
          <w:rFonts w:ascii="仿宋" w:hAnsi="仿宋" w:eastAsia="仿宋"/>
          <w:color w:val="000000" w:themeColor="text1"/>
          <w:sz w:val="24"/>
          <w:szCs w:val="24"/>
          <w14:textFill>
            <w14:solidFill>
              <w14:schemeClr w14:val="tx1"/>
            </w14:solidFill>
          </w14:textFill>
        </w:rPr>
        <w:t>T-1</w:t>
      </w:r>
      <w:r>
        <w:rPr>
          <w:rFonts w:hint="eastAsia" w:ascii="仿宋" w:hAnsi="仿宋" w:eastAsia="仿宋"/>
          <w:color w:val="000000" w:themeColor="text1"/>
          <w:sz w:val="24"/>
          <w:szCs w:val="24"/>
          <w14:textFill>
            <w14:solidFill>
              <w14:schemeClr w14:val="tx1"/>
            </w14:solidFill>
          </w14:textFill>
        </w:rPr>
        <w:t>日资产余额在</w:t>
      </w:r>
      <w:r>
        <w:rPr>
          <w:rFonts w:ascii="仿宋" w:hAnsi="仿宋" w:eastAsia="仿宋"/>
          <w:color w:val="000000" w:themeColor="text1"/>
          <w:sz w:val="24"/>
          <w:szCs w:val="24"/>
          <w14:textFill>
            <w14:solidFill>
              <w14:schemeClr w14:val="tx1"/>
            </w14:solidFill>
          </w14:textFill>
        </w:rPr>
        <w:t>[100,300</w:t>
      </w:r>
      <w:r>
        <w:rPr>
          <w:rFonts w:hint="eastAsia" w:ascii="仿宋" w:hAnsi="仿宋" w:eastAsia="仿宋"/>
          <w:color w:val="000000" w:themeColor="text1"/>
          <w:sz w:val="24"/>
          <w:szCs w:val="24"/>
          <w14:textFill>
            <w14:solidFill>
              <w14:schemeClr w14:val="tx1"/>
            </w14:solidFill>
          </w14:textFill>
        </w:rPr>
        <w:t>万）</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ascii="仿宋" w:hAnsi="仿宋" w:eastAsia="仿宋"/>
          <w:b/>
          <w:bCs/>
          <w:color w:val="000000" w:themeColor="text1"/>
          <w:sz w:val="24"/>
          <w:szCs w:val="24"/>
          <w14:textFill>
            <w14:solidFill>
              <w14:schemeClr w14:val="tx1"/>
            </w14:solidFill>
          </w14:textFill>
        </w:rPr>
        <w:t>300</w:t>
      </w:r>
      <w:r>
        <w:rPr>
          <w:rFonts w:hint="eastAsia" w:ascii="仿宋" w:hAnsi="仿宋" w:eastAsia="仿宋"/>
          <w:b/>
          <w:bCs/>
          <w:color w:val="000000" w:themeColor="text1"/>
          <w:sz w:val="24"/>
          <w:szCs w:val="24"/>
          <w14:textFill>
            <w14:solidFill>
              <w14:schemeClr w14:val="tx1"/>
            </w14:solidFill>
          </w14:textFill>
        </w:rPr>
        <w:t>万元及以上客户数</w:t>
      </w:r>
      <w:r>
        <w:rPr>
          <w:rFonts w:hint="eastAsia" w:ascii="仿宋" w:hAnsi="仿宋" w:eastAsia="仿宋"/>
          <w:color w:val="000000" w:themeColor="text1"/>
          <w:sz w:val="24"/>
          <w:szCs w:val="24"/>
          <w14:textFill>
            <w14:solidFill>
              <w14:schemeClr w14:val="tx1"/>
            </w14:solidFill>
          </w14:textFill>
        </w:rPr>
        <w:t>：当前时点金融资产余额层级，</w:t>
      </w:r>
      <w:r>
        <w:rPr>
          <w:rFonts w:ascii="仿宋" w:hAnsi="仿宋" w:eastAsia="仿宋"/>
          <w:color w:val="000000" w:themeColor="text1"/>
          <w:sz w:val="24"/>
          <w:szCs w:val="24"/>
          <w14:textFill>
            <w14:solidFill>
              <w14:schemeClr w14:val="tx1"/>
            </w14:solidFill>
          </w14:textFill>
        </w:rPr>
        <w:t>T-1</w:t>
      </w:r>
      <w:r>
        <w:rPr>
          <w:rFonts w:hint="eastAsia" w:ascii="仿宋" w:hAnsi="仿宋" w:eastAsia="仿宋"/>
          <w:color w:val="000000" w:themeColor="text1"/>
          <w:sz w:val="24"/>
          <w:szCs w:val="24"/>
          <w14:textFill>
            <w14:solidFill>
              <w14:schemeClr w14:val="tx1"/>
            </w14:solidFill>
          </w14:textFill>
        </w:rPr>
        <w:t>日资产余额在</w:t>
      </w:r>
      <w:r>
        <w:rPr>
          <w:rFonts w:ascii="仿宋" w:hAnsi="仿宋" w:eastAsia="仿宋"/>
          <w:color w:val="000000" w:themeColor="text1"/>
          <w:sz w:val="24"/>
          <w:szCs w:val="24"/>
          <w14:textFill>
            <w14:solidFill>
              <w14:schemeClr w14:val="tx1"/>
            </w14:solidFill>
          </w14:textFill>
        </w:rPr>
        <w:t>300</w:t>
      </w:r>
      <w:r>
        <w:rPr>
          <w:rFonts w:hint="eastAsia" w:ascii="仿宋" w:hAnsi="仿宋" w:eastAsia="仿宋"/>
          <w:color w:val="000000" w:themeColor="text1"/>
          <w:sz w:val="24"/>
          <w:szCs w:val="24"/>
          <w14:textFill>
            <w14:solidFill>
              <w14:schemeClr w14:val="tx1"/>
            </w14:solidFill>
          </w14:textFill>
        </w:rPr>
        <w:t>万及以上客户数</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已接触客户数</w:t>
      </w:r>
      <w:r>
        <w:rPr>
          <w:rFonts w:hint="eastAsia" w:ascii="仿宋" w:hAnsi="仿宋" w:eastAsia="仿宋"/>
          <w:color w:val="000000" w:themeColor="text1"/>
          <w:sz w:val="24"/>
          <w:szCs w:val="24"/>
          <w14:textFill>
            <w14:solidFill>
              <w14:schemeClr w14:val="tx1"/>
            </w14:solidFill>
          </w14:textFill>
        </w:rPr>
        <w:t>：当月管户经理有过有效电话、面访、企微和短信接触的客户数。</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接触率</w:t>
      </w:r>
      <w:r>
        <w:rPr>
          <w:rFonts w:hint="eastAsia" w:ascii="仿宋" w:hAnsi="仿宋" w:eastAsia="仿宋"/>
          <w:color w:val="000000" w:themeColor="text1"/>
          <w:sz w:val="24"/>
          <w:szCs w:val="24"/>
          <w14:textFill>
            <w14:solidFill>
              <w14:schemeClr w14:val="tx1"/>
            </w14:solidFill>
          </w14:textFill>
        </w:rPr>
        <w:t>：已接触客户数</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总新客数</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ascii="仿宋" w:hAnsi="仿宋" w:eastAsia="仿宋"/>
          <w:b/>
          <w:bCs/>
          <w:color w:val="000000" w:themeColor="text1"/>
          <w:sz w:val="24"/>
          <w:szCs w:val="24"/>
          <w14:textFill>
            <w14:solidFill>
              <w14:schemeClr w14:val="tx1"/>
            </w14:solidFill>
          </w14:textFill>
        </w:rPr>
        <w:t>KYC</w:t>
      </w:r>
      <w:r>
        <w:rPr>
          <w:rFonts w:hint="eastAsia" w:ascii="仿宋" w:hAnsi="仿宋" w:eastAsia="仿宋"/>
          <w:b/>
          <w:bCs/>
          <w:color w:val="000000" w:themeColor="text1"/>
          <w:sz w:val="24"/>
          <w:szCs w:val="24"/>
          <w14:textFill>
            <w14:solidFill>
              <w14:schemeClr w14:val="tx1"/>
            </w14:solidFill>
          </w14:textFill>
        </w:rPr>
        <w:t>客户数</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KYC</w:t>
      </w:r>
      <w:r>
        <w:rPr>
          <w:rFonts w:hint="eastAsia" w:ascii="仿宋" w:hAnsi="仿宋" w:eastAsia="仿宋"/>
          <w:color w:val="000000" w:themeColor="text1"/>
          <w:sz w:val="24"/>
          <w:szCs w:val="24"/>
          <w14:textFill>
            <w14:solidFill>
              <w14:schemeClr w14:val="tx1"/>
            </w14:solidFill>
          </w14:textFill>
        </w:rPr>
        <w:t>完整度≥</w:t>
      </w:r>
      <w:r>
        <w:rPr>
          <w:rFonts w:ascii="仿宋" w:hAnsi="仿宋" w:eastAsia="仿宋"/>
          <w:color w:val="000000" w:themeColor="text1"/>
          <w:sz w:val="24"/>
          <w:szCs w:val="24"/>
          <w14:textFill>
            <w14:solidFill>
              <w14:schemeClr w14:val="tx1"/>
            </w14:solidFill>
          </w14:textFill>
        </w:rPr>
        <w:t>80%</w:t>
      </w:r>
      <w:r>
        <w:rPr>
          <w:rFonts w:hint="eastAsia" w:ascii="仿宋" w:hAnsi="仿宋" w:eastAsia="仿宋"/>
          <w:color w:val="000000" w:themeColor="text1"/>
          <w:sz w:val="24"/>
          <w:szCs w:val="24"/>
          <w14:textFill>
            <w14:solidFill>
              <w14:schemeClr w14:val="tx1"/>
            </w14:solidFill>
          </w14:textFill>
        </w:rPr>
        <w:t>的客户数，不限制当前管户经理录入的。</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ascii="仿宋" w:hAnsi="仿宋" w:eastAsia="仿宋"/>
          <w:b/>
          <w:bCs/>
          <w:color w:val="000000" w:themeColor="text1"/>
          <w:sz w:val="24"/>
          <w:szCs w:val="24"/>
          <w14:textFill>
            <w14:solidFill>
              <w14:schemeClr w14:val="tx1"/>
            </w14:solidFill>
          </w14:textFill>
        </w:rPr>
        <w:t>KYC</w:t>
      </w:r>
      <w:r>
        <w:rPr>
          <w:rFonts w:hint="eastAsia" w:ascii="仿宋" w:hAnsi="仿宋" w:eastAsia="仿宋"/>
          <w:b/>
          <w:bCs/>
          <w:color w:val="000000" w:themeColor="text1"/>
          <w:sz w:val="24"/>
          <w:szCs w:val="24"/>
          <w14:textFill>
            <w14:solidFill>
              <w14:schemeClr w14:val="tx1"/>
            </w14:solidFill>
          </w14:textFill>
        </w:rPr>
        <w:t>完成率</w:t>
      </w:r>
      <w:r>
        <w:rPr>
          <w:rFonts w:hint="eastAsia" w:ascii="仿宋" w:hAnsi="仿宋" w:eastAsia="仿宋"/>
          <w:color w:val="000000" w:themeColor="text1"/>
          <w:sz w:val="24"/>
          <w:szCs w:val="24"/>
          <w14:textFill>
            <w14:solidFill>
              <w14:schemeClr w14:val="tx1"/>
            </w14:solidFill>
          </w14:textFill>
        </w:rPr>
        <w:t>：已</w:t>
      </w:r>
      <w:r>
        <w:rPr>
          <w:rFonts w:ascii="仿宋" w:hAnsi="仿宋" w:eastAsia="仿宋"/>
          <w:color w:val="000000" w:themeColor="text1"/>
          <w:sz w:val="24"/>
          <w:szCs w:val="24"/>
          <w14:textFill>
            <w14:solidFill>
              <w14:schemeClr w14:val="tx1"/>
            </w14:solidFill>
          </w14:textFill>
        </w:rPr>
        <w:t xml:space="preserve"> KYC</w:t>
      </w:r>
      <w:r>
        <w:rPr>
          <w:rFonts w:hint="eastAsia" w:ascii="仿宋" w:hAnsi="仿宋" w:eastAsia="仿宋"/>
          <w:color w:val="000000" w:themeColor="text1"/>
          <w:sz w:val="24"/>
          <w:szCs w:val="24"/>
          <w14:textFill>
            <w14:solidFill>
              <w14:schemeClr w14:val="tx1"/>
            </w14:solidFill>
          </w14:textFill>
        </w:rPr>
        <w:t>客户数</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总新客数。</w:t>
      </w:r>
    </w:p>
    <w:p>
      <w:pPr>
        <w:spacing w:line="360" w:lineRule="auto"/>
        <w:rPr>
          <w:rFonts w:ascii="仿宋" w:hAnsi="仿宋" w:eastAsia="仿宋"/>
          <w:sz w:val="24"/>
          <w:szCs w:val="24"/>
        </w:rPr>
      </w:pPr>
      <w:r>
        <w:rPr>
          <w:rFonts w:hint="eastAsia" w:ascii="仿宋" w:hAnsi="仿宋" w:eastAsia="仿宋"/>
          <w:sz w:val="24"/>
          <w:szCs w:val="24"/>
        </w:rPr>
        <w:t>5. 默认按客户等级降序排序，涉及金额字段和日期字段应支持升序/降序切换。</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管理用户与客户经理均可查看新客经营数据。</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 管理用户查看机构辖下客户数据。</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 客户经理仅查看本人名下管户客户数据。</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rPr>
      </w:pPr>
      <w:r>
        <w:rPr>
          <w:rFonts w:ascii="仿宋" w:hAnsi="仿宋" w:eastAsia="仿宋"/>
          <w:color w:val="000000"/>
          <w:sz w:val="24"/>
        </w:rPr>
        <w:t>系统输出新客经营统计指标数据。</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3"/>
        <w:gridCol w:w="2313"/>
        <w:gridCol w:w="2240"/>
        <w:gridCol w:w="22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1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color w:val="000000"/>
                <w:sz w:val="24"/>
              </w:rPr>
            </w:pPr>
            <w:r>
              <w:rPr>
                <w:rFonts w:hint="eastAsia" w:ascii="仿宋" w:hAnsi="仿宋" w:eastAsia="仿宋"/>
                <w:color w:val="000000"/>
                <w:sz w:val="24"/>
              </w:rPr>
              <w:t>新客周期</w:t>
            </w:r>
          </w:p>
        </w:tc>
        <w:tc>
          <w:tcPr>
            <w:tcW w:w="2313" w:type="dxa"/>
          </w:tcPr>
          <w:p>
            <w:pPr>
              <w:spacing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w:t>
            </w:r>
            <w:r>
              <w:rPr>
                <w:rFonts w:hint="eastAsia" w:ascii="仿宋" w:hAnsi="仿宋" w:eastAsia="仿宋"/>
                <w:color w:val="000000" w:themeColor="text1"/>
                <w:sz w:val="24"/>
                <w14:textFill>
                  <w14:solidFill>
                    <w14:schemeClr w14:val="tx1"/>
                  </w14:solidFill>
                </w14:textFill>
              </w:rPr>
              <w:t>默认：</w:t>
            </w:r>
            <w:r>
              <w:rPr>
                <w:rFonts w:hint="eastAsia" w:ascii="仿宋" w:hAnsi="仿宋" w:eastAsia="仿宋"/>
                <w:color w:val="000000" w:themeColor="text1"/>
                <w:sz w:val="24"/>
                <w:szCs w:val="24"/>
                <w14:textFill>
                  <w14:solidFill>
                    <w14:schemeClr w14:val="tx1"/>
                  </w14:solidFill>
                </w14:textFill>
              </w:rPr>
              <w:t>0～</w:t>
            </w:r>
            <w:r>
              <w:rPr>
                <w:rFonts w:ascii="仿宋" w:hAnsi="仿宋" w:eastAsia="仿宋"/>
                <w:color w:val="000000" w:themeColor="text1"/>
                <w:sz w:val="24"/>
                <w:szCs w:val="24"/>
                <w14:textFill>
                  <w14:solidFill>
                    <w14:schemeClr w14:val="tx1"/>
                  </w14:solidFill>
                </w14:textFill>
              </w:rPr>
              <w:t>30</w:t>
            </w:r>
            <w:r>
              <w:rPr>
                <w:rFonts w:hint="eastAsia" w:ascii="仿宋" w:hAnsi="仿宋" w:eastAsia="仿宋"/>
                <w:color w:val="000000" w:themeColor="text1"/>
                <w:sz w:val="24"/>
                <w:szCs w:val="24"/>
                <w14:textFill>
                  <w14:solidFill>
                    <w14:schemeClr w14:val="tx1"/>
                  </w14:solidFill>
                </w14:textFill>
              </w:rPr>
              <w:t>天</w:t>
            </w:r>
          </w:p>
        </w:tc>
        <w:tc>
          <w:tcPr>
            <w:tcW w:w="2240" w:type="dxa"/>
          </w:tcPr>
          <w:p>
            <w:pPr>
              <w:spacing w:line="360" w:lineRule="auto"/>
              <w:rPr>
                <w:rFonts w:ascii="仿宋" w:hAnsi="仿宋" w:eastAsia="仿宋"/>
                <w:color w:val="000000"/>
                <w:sz w:val="24"/>
              </w:rPr>
            </w:pPr>
            <w:r>
              <w:rPr>
                <w:rFonts w:ascii="仿宋" w:hAnsi="仿宋" w:eastAsia="仿宋"/>
                <w:color w:val="000000"/>
                <w:sz w:val="24"/>
              </w:rPr>
              <w:t>T</w:t>
            </w:r>
            <w:r>
              <w:rPr>
                <w:rFonts w:hint="eastAsia" w:ascii="仿宋" w:hAnsi="仿宋" w:eastAsia="仿宋"/>
                <w:color w:val="000000"/>
                <w:sz w:val="24"/>
              </w:rPr>
              <w:t>ab组件</w:t>
            </w:r>
          </w:p>
        </w:tc>
        <w:tc>
          <w:tcPr>
            <w:tcW w:w="2254"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展示0～</w:t>
            </w:r>
            <w:r>
              <w:rPr>
                <w:rFonts w:ascii="仿宋" w:hAnsi="仿宋" w:eastAsia="仿宋"/>
                <w:color w:val="000000" w:themeColor="text1"/>
                <w:sz w:val="24"/>
                <w:szCs w:val="24"/>
                <w14:textFill>
                  <w14:solidFill>
                    <w14:schemeClr w14:val="tx1"/>
                  </w14:solidFill>
                </w14:textFill>
              </w:rPr>
              <w:t>30</w:t>
            </w:r>
            <w:r>
              <w:rPr>
                <w:rFonts w:hint="eastAsia" w:ascii="仿宋" w:hAnsi="仿宋" w:eastAsia="仿宋"/>
                <w:color w:val="000000" w:themeColor="text1"/>
                <w:sz w:val="24"/>
                <w:szCs w:val="24"/>
                <w14:textFill>
                  <w14:solidFill>
                    <w14:schemeClr w14:val="tx1"/>
                  </w14:solidFill>
                </w14:textFill>
              </w:rPr>
              <w:t>天、3</w:t>
            </w:r>
            <w:r>
              <w:rPr>
                <w:rFonts w:ascii="仿宋" w:hAnsi="仿宋" w:eastAsia="仿宋"/>
                <w:color w:val="000000" w:themeColor="text1"/>
                <w:sz w:val="24"/>
                <w:szCs w:val="24"/>
                <w14:textFill>
                  <w14:solidFill>
                    <w14:schemeClr w14:val="tx1"/>
                  </w14:solidFill>
                </w14:textFill>
              </w:rPr>
              <w:t>0</w:t>
            </w:r>
            <w:r>
              <w:rPr>
                <w:rFonts w:hint="eastAsia" w:ascii="仿宋" w:hAnsi="仿宋" w:eastAsia="仿宋"/>
                <w:color w:val="000000" w:themeColor="text1"/>
                <w:sz w:val="24"/>
                <w:szCs w:val="24"/>
                <w14:textFill>
                  <w14:solidFill>
                    <w14:schemeClr w14:val="tx1"/>
                  </w14:solidFill>
                </w14:textFill>
              </w:rPr>
              <w:t>～1</w:t>
            </w:r>
            <w:r>
              <w:rPr>
                <w:rFonts w:ascii="仿宋" w:hAnsi="仿宋" w:eastAsia="仿宋"/>
                <w:color w:val="000000" w:themeColor="text1"/>
                <w:sz w:val="24"/>
                <w:szCs w:val="24"/>
                <w14:textFill>
                  <w14:solidFill>
                    <w14:schemeClr w14:val="tx1"/>
                  </w14:solidFill>
                </w14:textFill>
              </w:rPr>
              <w:t>00</w:t>
            </w:r>
            <w:r>
              <w:rPr>
                <w:rFonts w:hint="eastAsia" w:ascii="仿宋" w:hAnsi="仿宋" w:eastAsia="仿宋"/>
                <w:color w:val="000000" w:themeColor="text1"/>
                <w:sz w:val="24"/>
                <w:szCs w:val="24"/>
                <w14:textFill>
                  <w14:solidFill>
                    <w14:schemeClr w14:val="tx1"/>
                  </w14:solidFill>
                </w14:textFill>
              </w:rPr>
              <w:t>天、1</w:t>
            </w:r>
            <w:r>
              <w:rPr>
                <w:rFonts w:ascii="仿宋" w:hAnsi="仿宋" w:eastAsia="仿宋"/>
                <w:color w:val="000000" w:themeColor="text1"/>
                <w:sz w:val="24"/>
                <w:szCs w:val="24"/>
                <w14:textFill>
                  <w14:solidFill>
                    <w14:schemeClr w14:val="tx1"/>
                  </w14:solidFill>
                </w14:textFill>
              </w:rPr>
              <w:t>00</w:t>
            </w:r>
            <w:r>
              <w:rPr>
                <w:rFonts w:hint="eastAsia" w:ascii="仿宋" w:hAnsi="仿宋" w:eastAsia="仿宋"/>
                <w:color w:val="000000" w:themeColor="text1"/>
                <w:sz w:val="24"/>
                <w:szCs w:val="24"/>
                <w14:textFill>
                  <w14:solidFill>
                    <w14:schemeClr w14:val="tx1"/>
                  </w14:solidFill>
                </w14:textFill>
              </w:rPr>
              <w:t>～1</w:t>
            </w:r>
            <w:r>
              <w:rPr>
                <w:rFonts w:ascii="仿宋" w:hAnsi="仿宋" w:eastAsia="仿宋"/>
                <w:color w:val="000000" w:themeColor="text1"/>
                <w:sz w:val="24"/>
                <w:szCs w:val="24"/>
                <w14:textFill>
                  <w14:solidFill>
                    <w14:schemeClr w14:val="tx1"/>
                  </w14:solidFill>
                </w14:textFill>
              </w:rPr>
              <w:t>80</w:t>
            </w:r>
            <w:r>
              <w:rPr>
                <w:rFonts w:hint="eastAsia" w:ascii="仿宋" w:hAnsi="仿宋" w:eastAsia="仿宋"/>
                <w:color w:val="000000" w:themeColor="text1"/>
                <w:sz w:val="24"/>
                <w:szCs w:val="24"/>
                <w14:textFill>
                  <w14:solidFill>
                    <w14:schemeClr w14:val="tx1"/>
                  </w14:solidFill>
                </w14:textFill>
              </w:rPr>
              <w:t>天、全部四个tab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新客</w:t>
            </w:r>
          </w:p>
        </w:tc>
        <w:tc>
          <w:tcPr>
            <w:tcW w:w="2313" w:type="dxa"/>
          </w:tcPr>
          <w:p>
            <w:pPr>
              <w:spacing w:line="360" w:lineRule="auto"/>
              <w:rPr>
                <w:rFonts w:ascii="仿宋" w:hAnsi="仿宋" w:eastAsia="仿宋"/>
                <w:color w:val="FF0000"/>
                <w:sz w:val="24"/>
              </w:rPr>
            </w:pPr>
            <w:r>
              <w:rPr>
                <w:rFonts w:ascii="仿宋" w:hAnsi="仿宋" w:eastAsia="仿宋"/>
                <w:color w:val="000000"/>
                <w:sz w:val="24"/>
              </w:rPr>
              <w:t>反显、格式化：10,000</w:t>
            </w:r>
          </w:p>
        </w:tc>
        <w:tc>
          <w:tcPr>
            <w:tcW w:w="2240" w:type="dxa"/>
          </w:tcPr>
          <w:p>
            <w:pPr>
              <w:spacing w:line="360" w:lineRule="auto"/>
              <w:rPr>
                <w:rFonts w:ascii="仿宋" w:hAnsi="仿宋" w:eastAsia="仿宋"/>
                <w:color w:val="FF0000"/>
                <w:sz w:val="24"/>
              </w:rPr>
            </w:pPr>
            <w:r>
              <w:rPr>
                <w:rFonts w:ascii="仿宋" w:hAnsi="仿宋" w:eastAsia="仿宋"/>
                <w:color w:val="000000"/>
                <w:sz w:val="24"/>
              </w:rPr>
              <w:t>数字</w:t>
            </w:r>
          </w:p>
        </w:tc>
        <w:tc>
          <w:tcPr>
            <w:tcW w:w="2254"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展示在新客周期某个区间下新客的总数</w:t>
            </w:r>
            <w:r>
              <w:rPr>
                <w:rFonts w:ascii="仿宋" w:hAnsi="仿宋" w:eastAsia="仿宋"/>
                <w:color w:val="000000"/>
                <w:sz w:val="24"/>
              </w:rPr>
              <w:t>，单位：户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0～5万</w:t>
            </w:r>
          </w:p>
        </w:tc>
        <w:tc>
          <w:tcPr>
            <w:tcW w:w="2313" w:type="dxa"/>
          </w:tcPr>
          <w:p>
            <w:pPr>
              <w:spacing w:line="360" w:lineRule="auto"/>
              <w:rPr>
                <w:rFonts w:ascii="仿宋" w:hAnsi="仿宋" w:eastAsia="仿宋"/>
                <w:color w:val="FF0000"/>
                <w:sz w:val="24"/>
              </w:rPr>
            </w:pPr>
            <w:r>
              <w:rPr>
                <w:rFonts w:ascii="仿宋" w:hAnsi="仿宋" w:eastAsia="仿宋"/>
                <w:color w:val="000000"/>
                <w:sz w:val="24"/>
              </w:rPr>
              <w:t>反显、格式化：10,000</w:t>
            </w:r>
          </w:p>
        </w:tc>
        <w:tc>
          <w:tcPr>
            <w:tcW w:w="2240" w:type="dxa"/>
          </w:tcPr>
          <w:p>
            <w:pPr>
              <w:spacing w:line="360" w:lineRule="auto"/>
              <w:rPr>
                <w:rFonts w:ascii="仿宋" w:hAnsi="仿宋" w:eastAsia="仿宋"/>
                <w:color w:val="FF0000"/>
                <w:sz w:val="24"/>
              </w:rPr>
            </w:pPr>
            <w:r>
              <w:rPr>
                <w:rFonts w:ascii="仿宋" w:hAnsi="仿宋" w:eastAsia="仿宋"/>
                <w:color w:val="000000"/>
                <w:sz w:val="24"/>
              </w:rPr>
              <w:t>数字</w:t>
            </w:r>
          </w:p>
        </w:tc>
        <w:tc>
          <w:tcPr>
            <w:tcW w:w="2254"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展示在新客周期某个区间下0～5万的新客数</w:t>
            </w:r>
            <w:r>
              <w:rPr>
                <w:rFonts w:ascii="仿宋" w:hAnsi="仿宋" w:eastAsia="仿宋"/>
                <w:color w:val="000000"/>
                <w:sz w:val="24"/>
              </w:rPr>
              <w:t>，单位：户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5～3</w:t>
            </w:r>
            <w:r>
              <w:rPr>
                <w:rFonts w:ascii="仿宋" w:hAnsi="仿宋" w:eastAsia="仿宋"/>
                <w:color w:val="000000" w:themeColor="text1"/>
                <w:sz w:val="24"/>
                <w14:textFill>
                  <w14:solidFill>
                    <w14:schemeClr w14:val="tx1"/>
                  </w14:solidFill>
                </w14:textFill>
              </w:rPr>
              <w:t>0</w:t>
            </w:r>
            <w:r>
              <w:rPr>
                <w:rFonts w:hint="eastAsia" w:ascii="仿宋" w:hAnsi="仿宋" w:eastAsia="仿宋"/>
                <w:color w:val="000000" w:themeColor="text1"/>
                <w:sz w:val="24"/>
                <w14:textFill>
                  <w14:solidFill>
                    <w14:schemeClr w14:val="tx1"/>
                  </w14:solidFill>
                </w14:textFill>
              </w:rPr>
              <w:t>万</w:t>
            </w:r>
          </w:p>
        </w:tc>
        <w:tc>
          <w:tcPr>
            <w:tcW w:w="2313" w:type="dxa"/>
          </w:tcPr>
          <w:p>
            <w:pPr>
              <w:spacing w:line="360" w:lineRule="auto"/>
              <w:rPr>
                <w:rFonts w:ascii="仿宋" w:hAnsi="仿宋" w:eastAsia="仿宋"/>
                <w:color w:val="FF0000"/>
                <w:sz w:val="24"/>
              </w:rPr>
            </w:pPr>
            <w:r>
              <w:rPr>
                <w:rFonts w:ascii="仿宋" w:hAnsi="仿宋" w:eastAsia="仿宋"/>
                <w:color w:val="000000"/>
                <w:sz w:val="24"/>
              </w:rPr>
              <w:t>反显、格式化：10,000</w:t>
            </w:r>
          </w:p>
        </w:tc>
        <w:tc>
          <w:tcPr>
            <w:tcW w:w="2240" w:type="dxa"/>
          </w:tcPr>
          <w:p>
            <w:pPr>
              <w:spacing w:line="360" w:lineRule="auto"/>
              <w:rPr>
                <w:rFonts w:ascii="仿宋" w:hAnsi="仿宋" w:eastAsia="仿宋"/>
                <w:color w:val="FF0000"/>
                <w:sz w:val="24"/>
              </w:rPr>
            </w:pPr>
            <w:r>
              <w:rPr>
                <w:rFonts w:ascii="仿宋" w:hAnsi="仿宋" w:eastAsia="仿宋"/>
                <w:color w:val="000000"/>
                <w:sz w:val="24"/>
              </w:rPr>
              <w:t>数字</w:t>
            </w:r>
          </w:p>
        </w:tc>
        <w:tc>
          <w:tcPr>
            <w:tcW w:w="2254"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展示在新客周期某个区间下5～3</w:t>
            </w:r>
            <w:r>
              <w:rPr>
                <w:rFonts w:ascii="仿宋" w:hAnsi="仿宋" w:eastAsia="仿宋"/>
                <w:color w:val="000000" w:themeColor="text1"/>
                <w:sz w:val="24"/>
                <w14:textFill>
                  <w14:solidFill>
                    <w14:schemeClr w14:val="tx1"/>
                  </w14:solidFill>
                </w14:textFill>
              </w:rPr>
              <w:t>0</w:t>
            </w:r>
            <w:r>
              <w:rPr>
                <w:rFonts w:hint="eastAsia" w:ascii="仿宋" w:hAnsi="仿宋" w:eastAsia="仿宋"/>
                <w:color w:val="000000" w:themeColor="text1"/>
                <w:sz w:val="24"/>
                <w14:textFill>
                  <w14:solidFill>
                    <w14:schemeClr w14:val="tx1"/>
                  </w14:solidFill>
                </w14:textFill>
              </w:rPr>
              <w:t>万的新客数</w:t>
            </w:r>
            <w:r>
              <w:rPr>
                <w:rFonts w:ascii="仿宋" w:hAnsi="仿宋" w:eastAsia="仿宋"/>
                <w:color w:val="000000"/>
                <w:sz w:val="24"/>
              </w:rPr>
              <w:t>，单位：户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30</w:t>
            </w:r>
            <w:r>
              <w:rPr>
                <w:rFonts w:hint="eastAsia" w:ascii="仿宋" w:hAnsi="仿宋" w:eastAsia="仿宋"/>
                <w:color w:val="000000" w:themeColor="text1"/>
                <w:sz w:val="24"/>
                <w14:textFill>
                  <w14:solidFill>
                    <w14:schemeClr w14:val="tx1"/>
                  </w14:solidFill>
                </w14:textFill>
              </w:rPr>
              <w:t>～1</w:t>
            </w:r>
            <w:r>
              <w:rPr>
                <w:rFonts w:ascii="仿宋" w:hAnsi="仿宋" w:eastAsia="仿宋"/>
                <w:color w:val="000000" w:themeColor="text1"/>
                <w:sz w:val="24"/>
                <w14:textFill>
                  <w14:solidFill>
                    <w14:schemeClr w14:val="tx1"/>
                  </w14:solidFill>
                </w14:textFill>
              </w:rPr>
              <w:t>00</w:t>
            </w:r>
            <w:r>
              <w:rPr>
                <w:rFonts w:hint="eastAsia" w:ascii="仿宋" w:hAnsi="仿宋" w:eastAsia="仿宋"/>
                <w:color w:val="000000" w:themeColor="text1"/>
                <w:sz w:val="24"/>
                <w14:textFill>
                  <w14:solidFill>
                    <w14:schemeClr w14:val="tx1"/>
                  </w14:solidFill>
                </w14:textFill>
              </w:rPr>
              <w:t>万</w:t>
            </w:r>
          </w:p>
        </w:tc>
        <w:tc>
          <w:tcPr>
            <w:tcW w:w="2313" w:type="dxa"/>
          </w:tcPr>
          <w:p>
            <w:pPr>
              <w:spacing w:line="360" w:lineRule="auto"/>
              <w:rPr>
                <w:rFonts w:ascii="仿宋" w:hAnsi="仿宋" w:eastAsia="仿宋"/>
                <w:color w:val="FF0000"/>
                <w:sz w:val="24"/>
              </w:rPr>
            </w:pPr>
            <w:r>
              <w:rPr>
                <w:rFonts w:ascii="仿宋" w:hAnsi="仿宋" w:eastAsia="仿宋"/>
                <w:color w:val="000000"/>
                <w:sz w:val="24"/>
              </w:rPr>
              <w:t>反显、格式化：10,000</w:t>
            </w:r>
          </w:p>
        </w:tc>
        <w:tc>
          <w:tcPr>
            <w:tcW w:w="2240" w:type="dxa"/>
          </w:tcPr>
          <w:p>
            <w:pPr>
              <w:spacing w:line="360" w:lineRule="auto"/>
              <w:rPr>
                <w:rFonts w:ascii="仿宋" w:hAnsi="仿宋" w:eastAsia="仿宋"/>
                <w:color w:val="FF0000"/>
                <w:sz w:val="24"/>
              </w:rPr>
            </w:pPr>
            <w:r>
              <w:rPr>
                <w:rFonts w:ascii="仿宋" w:hAnsi="仿宋" w:eastAsia="仿宋"/>
                <w:color w:val="000000"/>
                <w:sz w:val="24"/>
              </w:rPr>
              <w:t>数字</w:t>
            </w:r>
          </w:p>
        </w:tc>
        <w:tc>
          <w:tcPr>
            <w:tcW w:w="2254"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展示在新客周期某个区间下30～1</w:t>
            </w:r>
            <w:r>
              <w:rPr>
                <w:rFonts w:ascii="仿宋" w:hAnsi="仿宋" w:eastAsia="仿宋"/>
                <w:color w:val="000000" w:themeColor="text1"/>
                <w:sz w:val="24"/>
                <w14:textFill>
                  <w14:solidFill>
                    <w14:schemeClr w14:val="tx1"/>
                  </w14:solidFill>
                </w14:textFill>
              </w:rPr>
              <w:t>00</w:t>
            </w:r>
            <w:r>
              <w:rPr>
                <w:rFonts w:hint="eastAsia" w:ascii="仿宋" w:hAnsi="仿宋" w:eastAsia="仿宋"/>
                <w:color w:val="000000" w:themeColor="text1"/>
                <w:sz w:val="24"/>
                <w14:textFill>
                  <w14:solidFill>
                    <w14:schemeClr w14:val="tx1"/>
                  </w14:solidFill>
                </w14:textFill>
              </w:rPr>
              <w:t>万的新客数</w:t>
            </w:r>
            <w:r>
              <w:rPr>
                <w:rFonts w:ascii="仿宋" w:hAnsi="仿宋" w:eastAsia="仿宋"/>
                <w:color w:val="000000"/>
                <w:sz w:val="24"/>
              </w:rPr>
              <w:t>，单位：户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100</w:t>
            </w:r>
            <w:r>
              <w:rPr>
                <w:rFonts w:hint="eastAsia" w:ascii="仿宋" w:hAnsi="仿宋" w:eastAsia="仿宋"/>
                <w:color w:val="000000" w:themeColor="text1"/>
                <w:sz w:val="24"/>
                <w14:textFill>
                  <w14:solidFill>
                    <w14:schemeClr w14:val="tx1"/>
                  </w14:solidFill>
                </w14:textFill>
              </w:rPr>
              <w:t>～3</w:t>
            </w:r>
            <w:r>
              <w:rPr>
                <w:rFonts w:ascii="仿宋" w:hAnsi="仿宋" w:eastAsia="仿宋"/>
                <w:color w:val="000000" w:themeColor="text1"/>
                <w:sz w:val="24"/>
                <w14:textFill>
                  <w14:solidFill>
                    <w14:schemeClr w14:val="tx1"/>
                  </w14:solidFill>
                </w14:textFill>
              </w:rPr>
              <w:t>00</w:t>
            </w:r>
            <w:r>
              <w:rPr>
                <w:rFonts w:hint="eastAsia" w:ascii="仿宋" w:hAnsi="仿宋" w:eastAsia="仿宋"/>
                <w:color w:val="000000" w:themeColor="text1"/>
                <w:sz w:val="24"/>
                <w14:textFill>
                  <w14:solidFill>
                    <w14:schemeClr w14:val="tx1"/>
                  </w14:solidFill>
                </w14:textFill>
              </w:rPr>
              <w:t>万</w:t>
            </w:r>
          </w:p>
        </w:tc>
        <w:tc>
          <w:tcPr>
            <w:tcW w:w="2313" w:type="dxa"/>
          </w:tcPr>
          <w:p>
            <w:pPr>
              <w:spacing w:line="360" w:lineRule="auto"/>
              <w:rPr>
                <w:rFonts w:ascii="仿宋" w:hAnsi="仿宋" w:eastAsia="仿宋"/>
                <w:color w:val="FF0000"/>
                <w:sz w:val="24"/>
              </w:rPr>
            </w:pPr>
            <w:r>
              <w:rPr>
                <w:rFonts w:ascii="仿宋" w:hAnsi="仿宋" w:eastAsia="仿宋"/>
                <w:color w:val="000000"/>
                <w:sz w:val="24"/>
              </w:rPr>
              <w:t>反显、格式化：10,000</w:t>
            </w:r>
          </w:p>
        </w:tc>
        <w:tc>
          <w:tcPr>
            <w:tcW w:w="2240" w:type="dxa"/>
          </w:tcPr>
          <w:p>
            <w:pPr>
              <w:spacing w:line="360" w:lineRule="auto"/>
              <w:rPr>
                <w:rFonts w:ascii="仿宋" w:hAnsi="仿宋" w:eastAsia="仿宋"/>
                <w:color w:val="FF0000"/>
                <w:sz w:val="24"/>
              </w:rPr>
            </w:pPr>
            <w:r>
              <w:rPr>
                <w:rFonts w:ascii="仿宋" w:hAnsi="仿宋" w:eastAsia="仿宋"/>
                <w:color w:val="000000"/>
                <w:sz w:val="24"/>
              </w:rPr>
              <w:t>数字</w:t>
            </w:r>
          </w:p>
        </w:tc>
        <w:tc>
          <w:tcPr>
            <w:tcW w:w="2254"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展示在新客周期某个区间下1</w:t>
            </w:r>
            <w:r>
              <w:rPr>
                <w:rFonts w:ascii="仿宋" w:hAnsi="仿宋" w:eastAsia="仿宋"/>
                <w:color w:val="000000" w:themeColor="text1"/>
                <w:sz w:val="24"/>
                <w14:textFill>
                  <w14:solidFill>
                    <w14:schemeClr w14:val="tx1"/>
                  </w14:solidFill>
                </w14:textFill>
              </w:rPr>
              <w:t>00</w:t>
            </w:r>
            <w:r>
              <w:rPr>
                <w:rFonts w:hint="eastAsia" w:ascii="仿宋" w:hAnsi="仿宋" w:eastAsia="仿宋"/>
                <w:color w:val="000000" w:themeColor="text1"/>
                <w:sz w:val="24"/>
                <w14:textFill>
                  <w14:solidFill>
                    <w14:schemeClr w14:val="tx1"/>
                  </w14:solidFill>
                </w14:textFill>
              </w:rPr>
              <w:t>～3</w:t>
            </w:r>
            <w:r>
              <w:rPr>
                <w:rFonts w:ascii="仿宋" w:hAnsi="仿宋" w:eastAsia="仿宋"/>
                <w:color w:val="000000" w:themeColor="text1"/>
                <w:sz w:val="24"/>
                <w14:textFill>
                  <w14:solidFill>
                    <w14:schemeClr w14:val="tx1"/>
                  </w14:solidFill>
                </w14:textFill>
              </w:rPr>
              <w:t>00</w:t>
            </w:r>
            <w:r>
              <w:rPr>
                <w:rFonts w:hint="eastAsia" w:ascii="仿宋" w:hAnsi="仿宋" w:eastAsia="仿宋"/>
                <w:color w:val="000000" w:themeColor="text1"/>
                <w:sz w:val="24"/>
                <w14:textFill>
                  <w14:solidFill>
                    <w14:schemeClr w14:val="tx1"/>
                  </w14:solidFill>
                </w14:textFill>
              </w:rPr>
              <w:t>万的新客数</w:t>
            </w:r>
            <w:r>
              <w:rPr>
                <w:rFonts w:ascii="仿宋" w:hAnsi="仿宋" w:eastAsia="仿宋"/>
                <w:color w:val="000000"/>
                <w:sz w:val="24"/>
              </w:rPr>
              <w:t>，单位：户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3</w:t>
            </w:r>
            <w:r>
              <w:rPr>
                <w:rFonts w:ascii="仿宋" w:hAnsi="仿宋" w:eastAsia="仿宋"/>
                <w:color w:val="000000" w:themeColor="text1"/>
                <w:sz w:val="24"/>
                <w14:textFill>
                  <w14:solidFill>
                    <w14:schemeClr w14:val="tx1"/>
                  </w14:solidFill>
                </w14:textFill>
              </w:rPr>
              <w:t>00</w:t>
            </w:r>
            <w:r>
              <w:rPr>
                <w:rFonts w:hint="eastAsia" w:ascii="仿宋" w:hAnsi="仿宋" w:eastAsia="仿宋"/>
                <w:color w:val="000000" w:themeColor="text1"/>
                <w:sz w:val="24"/>
                <w14:textFill>
                  <w14:solidFill>
                    <w14:schemeClr w14:val="tx1"/>
                  </w14:solidFill>
                </w14:textFill>
              </w:rPr>
              <w:t>万以上</w:t>
            </w:r>
          </w:p>
        </w:tc>
        <w:tc>
          <w:tcPr>
            <w:tcW w:w="2313" w:type="dxa"/>
          </w:tcPr>
          <w:p>
            <w:pPr>
              <w:spacing w:line="360" w:lineRule="auto"/>
              <w:rPr>
                <w:rFonts w:ascii="仿宋" w:hAnsi="仿宋" w:eastAsia="仿宋"/>
                <w:color w:val="FF0000"/>
                <w:sz w:val="24"/>
              </w:rPr>
            </w:pPr>
            <w:r>
              <w:rPr>
                <w:rFonts w:ascii="仿宋" w:hAnsi="仿宋" w:eastAsia="仿宋"/>
                <w:color w:val="000000"/>
                <w:sz w:val="24"/>
              </w:rPr>
              <w:t>反显、格式化：10,000</w:t>
            </w:r>
          </w:p>
        </w:tc>
        <w:tc>
          <w:tcPr>
            <w:tcW w:w="2240" w:type="dxa"/>
          </w:tcPr>
          <w:p>
            <w:pPr>
              <w:spacing w:line="360" w:lineRule="auto"/>
              <w:rPr>
                <w:rFonts w:ascii="仿宋" w:hAnsi="仿宋" w:eastAsia="仿宋"/>
                <w:color w:val="FF0000"/>
                <w:sz w:val="24"/>
              </w:rPr>
            </w:pPr>
            <w:r>
              <w:rPr>
                <w:rFonts w:ascii="仿宋" w:hAnsi="仿宋" w:eastAsia="仿宋"/>
                <w:color w:val="000000"/>
                <w:sz w:val="24"/>
              </w:rPr>
              <w:t>数字</w:t>
            </w:r>
          </w:p>
        </w:tc>
        <w:tc>
          <w:tcPr>
            <w:tcW w:w="2254" w:type="dxa"/>
          </w:tcPr>
          <w:p>
            <w:pPr>
              <w:spacing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展示在新客周期某个区间下3</w:t>
            </w:r>
            <w:r>
              <w:rPr>
                <w:rFonts w:ascii="仿宋" w:hAnsi="仿宋" w:eastAsia="仿宋"/>
                <w:color w:val="000000" w:themeColor="text1"/>
                <w:sz w:val="24"/>
                <w14:textFill>
                  <w14:solidFill>
                    <w14:schemeClr w14:val="tx1"/>
                  </w14:solidFill>
                </w14:textFill>
              </w:rPr>
              <w:t>00</w:t>
            </w:r>
            <w:r>
              <w:rPr>
                <w:rFonts w:hint="eastAsia" w:ascii="仿宋" w:hAnsi="仿宋" w:eastAsia="仿宋"/>
                <w:color w:val="000000" w:themeColor="text1"/>
                <w:sz w:val="24"/>
                <w14:textFill>
                  <w14:solidFill>
                    <w14:schemeClr w14:val="tx1"/>
                  </w14:solidFill>
                </w14:textFill>
              </w:rPr>
              <w:t>万以上的新客数</w:t>
            </w:r>
            <w:r>
              <w:rPr>
                <w:rFonts w:ascii="仿宋" w:hAnsi="仿宋" w:eastAsia="仿宋"/>
                <w:color w:val="000000"/>
                <w:sz w:val="24"/>
              </w:rPr>
              <w:t>，单位：户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已接触客户</w:t>
            </w:r>
          </w:p>
        </w:tc>
        <w:tc>
          <w:tcPr>
            <w:tcW w:w="2313" w:type="dxa"/>
          </w:tcPr>
          <w:p>
            <w:pPr>
              <w:spacing w:line="360" w:lineRule="auto"/>
              <w:rPr>
                <w:rFonts w:ascii="仿宋" w:hAnsi="仿宋" w:eastAsia="仿宋"/>
              </w:rPr>
            </w:pPr>
            <w:r>
              <w:rPr>
                <w:rFonts w:ascii="仿宋" w:hAnsi="仿宋" w:eastAsia="仿宋"/>
                <w:color w:val="000000"/>
                <w:sz w:val="24"/>
              </w:rPr>
              <w:t>反显、格式化：10,000</w:t>
            </w:r>
          </w:p>
        </w:tc>
        <w:tc>
          <w:tcPr>
            <w:tcW w:w="2240" w:type="dxa"/>
          </w:tcPr>
          <w:p>
            <w:pPr>
              <w:spacing w:line="360" w:lineRule="auto"/>
              <w:rPr>
                <w:rFonts w:ascii="仿宋" w:hAnsi="仿宋" w:eastAsia="仿宋"/>
              </w:rPr>
            </w:pPr>
            <w:r>
              <w:rPr>
                <w:rFonts w:ascii="仿宋" w:hAnsi="仿宋" w:eastAsia="仿宋"/>
                <w:color w:val="000000"/>
                <w:sz w:val="24"/>
              </w:rPr>
              <w:t>数字</w:t>
            </w:r>
          </w:p>
        </w:tc>
        <w:tc>
          <w:tcPr>
            <w:tcW w:w="2254" w:type="dxa"/>
          </w:tcPr>
          <w:p>
            <w:pPr>
              <w:spacing w:line="360" w:lineRule="auto"/>
              <w:rPr>
                <w:rFonts w:ascii="仿宋" w:hAnsi="仿宋" w:eastAsia="仿宋"/>
                <w:color w:val="000000"/>
                <w:sz w:val="24"/>
              </w:rPr>
            </w:pPr>
            <w:r>
              <w:rPr>
                <w:rFonts w:ascii="仿宋" w:hAnsi="仿宋" w:eastAsia="仿宋"/>
                <w:color w:val="000000"/>
                <w:sz w:val="24"/>
              </w:rPr>
              <w:t>展示本月已开展接触的新客客户数，单位：户</w:t>
            </w:r>
          </w:p>
          <w:p>
            <w:pPr>
              <w:spacing w:line="360" w:lineRule="auto"/>
              <w:rPr>
                <w:rFonts w:ascii="仿宋" w:hAnsi="仿宋" w:eastAsia="仿宋"/>
              </w:rPr>
            </w:pPr>
            <w:r>
              <w:rPr>
                <w:rFonts w:ascii="仿宋" w:hAnsi="仿宋" w:eastAsia="仿宋"/>
                <w:color w:val="000000"/>
                <w:sz w:val="24"/>
              </w:rPr>
              <w:t>展示接触率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hint="eastAsia" w:ascii="仿宋" w:hAnsi="仿宋" w:eastAsia="仿宋"/>
                <w:color w:val="000000"/>
                <w:sz w:val="24"/>
              </w:rPr>
              <w:t>K</w:t>
            </w:r>
            <w:r>
              <w:rPr>
                <w:rFonts w:ascii="仿宋" w:hAnsi="仿宋" w:eastAsia="仿宋"/>
                <w:color w:val="000000"/>
                <w:sz w:val="24"/>
              </w:rPr>
              <w:t>YC客户</w:t>
            </w:r>
          </w:p>
        </w:tc>
        <w:tc>
          <w:tcPr>
            <w:tcW w:w="2313" w:type="dxa"/>
          </w:tcPr>
          <w:p>
            <w:pPr>
              <w:spacing w:line="360" w:lineRule="auto"/>
              <w:rPr>
                <w:rFonts w:ascii="仿宋" w:hAnsi="仿宋" w:eastAsia="仿宋"/>
              </w:rPr>
            </w:pPr>
            <w:r>
              <w:rPr>
                <w:rFonts w:ascii="仿宋" w:hAnsi="仿宋" w:eastAsia="仿宋"/>
                <w:color w:val="000000"/>
                <w:sz w:val="24"/>
              </w:rPr>
              <w:t>反显、格式化：10,000</w:t>
            </w:r>
          </w:p>
        </w:tc>
        <w:tc>
          <w:tcPr>
            <w:tcW w:w="2240" w:type="dxa"/>
          </w:tcPr>
          <w:p>
            <w:pPr>
              <w:spacing w:line="360" w:lineRule="auto"/>
              <w:rPr>
                <w:rFonts w:ascii="仿宋" w:hAnsi="仿宋" w:eastAsia="仿宋"/>
              </w:rPr>
            </w:pPr>
            <w:r>
              <w:rPr>
                <w:rFonts w:ascii="仿宋" w:hAnsi="仿宋" w:eastAsia="仿宋"/>
                <w:color w:val="000000"/>
                <w:sz w:val="24"/>
              </w:rPr>
              <w:t>数字</w:t>
            </w:r>
          </w:p>
        </w:tc>
        <w:tc>
          <w:tcPr>
            <w:tcW w:w="2254" w:type="dxa"/>
          </w:tcPr>
          <w:p>
            <w:pPr>
              <w:spacing w:line="360" w:lineRule="auto"/>
              <w:rPr>
                <w:rFonts w:ascii="仿宋" w:hAnsi="仿宋" w:eastAsia="仿宋"/>
                <w:color w:val="000000"/>
                <w:sz w:val="24"/>
              </w:rPr>
            </w:pPr>
            <w:r>
              <w:rPr>
                <w:rFonts w:ascii="仿宋" w:hAnsi="仿宋" w:eastAsia="仿宋"/>
                <w:color w:val="000000"/>
                <w:sz w:val="24"/>
              </w:rPr>
              <w:t>展示已纳入或已完成 KYC 维护的新客客户数，单位：户</w:t>
            </w:r>
          </w:p>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完成率</w:t>
            </w:r>
          </w:p>
        </w:tc>
      </w:tr>
    </w:tbl>
    <w:p>
      <w:pPr>
        <w:spacing w:line="360" w:lineRule="auto"/>
        <w:rPr>
          <w:rFonts w:ascii="仿宋" w:hAnsi="仿宋" w:eastAsia="仿宋"/>
          <w:color w:val="000000"/>
          <w:sz w:val="24"/>
        </w:rPr>
      </w:pPr>
    </w:p>
    <w:p>
      <w:pPr>
        <w:spacing w:line="360" w:lineRule="auto"/>
        <w:rPr>
          <w:rFonts w:ascii="仿宋" w:hAnsi="仿宋" w:eastAsia="仿宋"/>
          <w:color w:val="000000"/>
          <w:sz w:val="24"/>
        </w:rPr>
      </w:pPr>
      <w:r>
        <w:rPr>
          <w:rFonts w:ascii="仿宋" w:hAnsi="仿宋" w:eastAsia="仿宋"/>
          <w:color w:val="000000"/>
          <w:sz w:val="24"/>
        </w:rPr>
        <w:t>系统输出新客经营客户明细数据。</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3"/>
        <w:gridCol w:w="2287"/>
        <w:gridCol w:w="2254"/>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核心客户号</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展示客户核心客户号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客户名称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展示客户名称，支持跳转客户视图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客户等级</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展示客户等级</w:t>
            </w:r>
            <w:r>
              <w:rPr>
                <w:rFonts w:hint="eastAsia" w:ascii="仿宋" w:hAnsi="仿宋" w:eastAsia="仿宋"/>
                <w:color w:val="000000"/>
                <w:sz w:val="24"/>
              </w:rPr>
              <w:t>，</w:t>
            </w:r>
            <w:r>
              <w:rPr>
                <w:rFonts w:hint="eastAsia" w:ascii="仿宋" w:hAnsi="仿宋" w:eastAsia="仿宋"/>
                <w:sz w:val="24"/>
                <w:szCs w:val="24"/>
              </w:rPr>
              <w:t>枚举值：睡眠户、</w:t>
            </w:r>
            <w:ins w:id="455" w:author="wanao" w:date="2026-07-08T11:13:32Z">
              <w:r>
                <w:rPr>
                  <w:rFonts w:hint="eastAsia" w:ascii="仿宋" w:hAnsi="仿宋" w:eastAsia="仿宋"/>
                  <w:sz w:val="24"/>
                  <w:szCs w:val="24"/>
                  <w:lang w:val="en-US" w:eastAsia="zh-CN"/>
                </w:rPr>
                <w:t>大众、潜力、优质、财富1、财富2、贵宾、私行</w:t>
              </w:r>
            </w:ins>
            <w:del w:id="456" w:author="wanao" w:date="2026-07-08T11:13:32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活期余额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6" w:type="dxa"/>
          </w:tcPr>
          <w:p>
            <w:pPr>
              <w:spacing w:line="360" w:lineRule="auto"/>
              <w:rPr>
                <w:rFonts w:ascii="仿宋" w:hAnsi="仿宋" w:eastAsia="仿宋"/>
              </w:rPr>
            </w:pPr>
            <w:r>
              <w:rPr>
                <w:rFonts w:ascii="仿宋" w:hAnsi="仿宋" w:eastAsia="仿宋"/>
                <w:color w:val="000000"/>
                <w:sz w:val="24"/>
              </w:rPr>
              <w:t>展示客户活期余额，单位：元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定期余额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6" w:type="dxa"/>
          </w:tcPr>
          <w:p>
            <w:pPr>
              <w:spacing w:line="360" w:lineRule="auto"/>
              <w:rPr>
                <w:rFonts w:ascii="仿宋" w:hAnsi="仿宋" w:eastAsia="仿宋"/>
              </w:rPr>
            </w:pPr>
            <w:r>
              <w:rPr>
                <w:rFonts w:ascii="仿宋" w:hAnsi="仿宋" w:eastAsia="仿宋"/>
                <w:color w:val="000000"/>
                <w:sz w:val="24"/>
              </w:rPr>
              <w:t>展示客户定期余额，单位：元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color w:val="000000"/>
                <w:sz w:val="24"/>
              </w:rPr>
            </w:pPr>
            <w:r>
              <w:rPr>
                <w:rFonts w:hint="eastAsia" w:ascii="仿宋" w:hAnsi="仿宋" w:eastAsia="仿宋"/>
                <w:color w:val="000000"/>
                <w:sz w:val="24"/>
              </w:rPr>
              <w:t>理财</w:t>
            </w:r>
            <w:r>
              <w:rPr>
                <w:rFonts w:ascii="仿宋" w:hAnsi="仿宋" w:eastAsia="仿宋"/>
                <w:color w:val="000000"/>
                <w:sz w:val="24"/>
              </w:rPr>
              <w:t>余额</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反显、格式化：10,000.00</w:t>
            </w:r>
          </w:p>
        </w:tc>
        <w:tc>
          <w:tcPr>
            <w:tcW w:w="2254"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展示客户</w:t>
            </w:r>
            <w:r>
              <w:rPr>
                <w:rFonts w:hint="eastAsia" w:ascii="仿宋" w:hAnsi="仿宋" w:eastAsia="仿宋"/>
                <w:color w:val="000000"/>
                <w:sz w:val="24"/>
              </w:rPr>
              <w:t>理财</w:t>
            </w:r>
            <w:r>
              <w:rPr>
                <w:rFonts w:ascii="仿宋" w:hAnsi="仿宋" w:eastAsia="仿宋"/>
                <w:color w:val="000000"/>
                <w:sz w:val="24"/>
              </w:rPr>
              <w:t>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接触状态</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展示客户接触状态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hint="eastAsia" w:ascii="仿宋" w:hAnsi="仿宋" w:eastAsia="仿宋"/>
                <w:color w:val="000000"/>
                <w:sz w:val="24"/>
              </w:rPr>
              <w:t>KYC</w:t>
            </w:r>
            <w:r>
              <w:rPr>
                <w:rFonts w:ascii="仿宋" w:hAnsi="仿宋" w:eastAsia="仿宋"/>
                <w:color w:val="000000"/>
                <w:sz w:val="24"/>
              </w:rPr>
              <w:t>状态</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w:t>
            </w:r>
            <w:r>
              <w:rPr>
                <w:rFonts w:hint="eastAsia" w:ascii="仿宋" w:hAnsi="仿宋" w:eastAsia="仿宋"/>
                <w:color w:val="000000"/>
                <w:sz w:val="24"/>
              </w:rPr>
              <w:t>KYC</w:t>
            </w:r>
            <w:r>
              <w:rPr>
                <w:rFonts w:ascii="仿宋" w:hAnsi="仿宋" w:eastAsia="仿宋"/>
                <w:color w:val="000000"/>
                <w:sz w:val="24"/>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管户经理</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、格式：工号+姓名</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展示客户管户经理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归属机构</w:t>
            </w:r>
          </w:p>
        </w:tc>
        <w:tc>
          <w:tcPr>
            <w:tcW w:w="2287"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展示客户归属机构</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rPr>
      </w:pPr>
      <w:r>
        <w:rPr>
          <w:rFonts w:hint="eastAsia" w:ascii="仿宋" w:hAnsi="仿宋" w:eastAsia="仿宋"/>
        </w:rPr>
        <w:t>重点经营视图-睡眠户唤醒</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查看睡眠客户经营概览及客户明细，帮助用户识别睡眠客户、掌握接触进度和唤醒结果，并支撑后续唤醒经营</w:t>
      </w:r>
      <w:r>
        <w:rPr>
          <w:rFonts w:hint="eastAsia" w:ascii="仿宋" w:hAnsi="仿宋" w:eastAsia="仿宋"/>
          <w:color w:val="000000"/>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rPr>
      </w:pPr>
      <w:r>
        <w:rPr>
          <w:rFonts w:ascii="仿宋" w:hAnsi="仿宋" w:eastAsia="仿宋"/>
          <w:color w:val="000000"/>
          <w:sz w:val="24"/>
        </w:rPr>
        <w:t>用户进入“重点经营视图”后，点击“睡眠户唤醒”tab，系统加载睡眠户唤醒分析结果。</w:t>
      </w:r>
    </w:p>
    <w:p>
      <w:pPr>
        <w:spacing w:line="360" w:lineRule="auto"/>
        <w:rPr>
          <w:rFonts w:ascii="仿宋" w:hAnsi="仿宋" w:eastAsia="仿宋"/>
        </w:rPr>
      </w:pPr>
      <w:r>
        <w:rPr>
          <w:rFonts w:ascii="仿宋" w:hAnsi="仿宋" w:eastAsia="仿宋"/>
          <w:color w:val="000000"/>
          <w:sz w:val="24"/>
        </w:rPr>
        <w:t>用户可按“归属机构”、“客户名称”、“客户等级”、“接触状态”、“唤醒状态”等条件筛选睡眠客户明细。</w:t>
      </w:r>
    </w:p>
    <w:p>
      <w:pPr>
        <w:spacing w:line="360" w:lineRule="auto"/>
        <w:rPr>
          <w:rFonts w:ascii="仿宋" w:hAnsi="仿宋" w:eastAsia="仿宋"/>
        </w:rPr>
      </w:pP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1"/>
        <w:gridCol w:w="2259"/>
        <w:gridCol w:w="2259"/>
        <w:gridCol w:w="22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59"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9"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1"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归属机构</w:t>
            </w:r>
          </w:p>
        </w:tc>
        <w:tc>
          <w:tcPr>
            <w:tcW w:w="2259" w:type="dxa"/>
          </w:tcPr>
          <w:p>
            <w:pPr>
              <w:spacing w:line="360" w:lineRule="auto"/>
              <w:rPr>
                <w:rFonts w:ascii="仿宋" w:hAnsi="仿宋" w:eastAsia="仿宋"/>
              </w:rPr>
            </w:pPr>
            <w:r>
              <w:rPr>
                <w:rFonts w:hint="eastAsia" w:ascii="仿宋" w:hAnsi="仿宋" w:eastAsia="仿宋"/>
                <w:color w:val="000000"/>
                <w:sz w:val="24"/>
              </w:rPr>
              <w:t>默认展示当前用户的归属机构</w:t>
            </w:r>
          </w:p>
        </w:tc>
        <w:tc>
          <w:tcPr>
            <w:tcW w:w="2259" w:type="dxa"/>
          </w:tcPr>
          <w:p>
            <w:pPr>
              <w:spacing w:line="360" w:lineRule="auto"/>
              <w:rPr>
                <w:rFonts w:ascii="仿宋" w:hAnsi="仿宋" w:eastAsia="仿宋"/>
              </w:rPr>
            </w:pPr>
            <w:r>
              <w:rPr>
                <w:rFonts w:ascii="仿宋" w:hAnsi="仿宋" w:eastAsia="仿宋"/>
                <w:color w:val="000000"/>
                <w:sz w:val="24"/>
              </w:rPr>
              <w:t>机构树</w:t>
            </w:r>
          </w:p>
        </w:tc>
        <w:tc>
          <w:tcPr>
            <w:tcW w:w="2271" w:type="dxa"/>
          </w:tcPr>
          <w:p>
            <w:pPr>
              <w:spacing w:line="360" w:lineRule="auto"/>
              <w:rPr>
                <w:rFonts w:ascii="仿宋" w:hAnsi="仿宋" w:eastAsia="仿宋"/>
              </w:rPr>
            </w:pPr>
            <w:r>
              <w:rPr>
                <w:rFonts w:ascii="仿宋" w:hAnsi="仿宋" w:eastAsia="仿宋"/>
                <w:color w:val="000000"/>
                <w:sz w:val="24"/>
              </w:rPr>
              <w:t>支持按归属机构筛选客户明细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客户名称</w:t>
            </w:r>
          </w:p>
        </w:tc>
        <w:tc>
          <w:tcPr>
            <w:tcW w:w="2259" w:type="dxa"/>
          </w:tcPr>
          <w:p>
            <w:pPr>
              <w:spacing w:line="360" w:lineRule="auto"/>
              <w:rPr>
                <w:rFonts w:ascii="仿宋" w:hAnsi="仿宋" w:eastAsia="仿宋"/>
              </w:rPr>
            </w:pPr>
            <w:r>
              <w:rPr>
                <w:rFonts w:ascii="仿宋" w:hAnsi="仿宋" w:eastAsia="仿宋"/>
                <w:color w:val="000000"/>
                <w:sz w:val="24"/>
              </w:rPr>
              <w:t>非必输</w:t>
            </w:r>
          </w:p>
        </w:tc>
        <w:tc>
          <w:tcPr>
            <w:tcW w:w="2259" w:type="dxa"/>
          </w:tcPr>
          <w:p>
            <w:pPr>
              <w:spacing w:line="360" w:lineRule="auto"/>
              <w:rPr>
                <w:rFonts w:ascii="仿宋" w:hAnsi="仿宋" w:eastAsia="仿宋"/>
              </w:rPr>
            </w:pPr>
            <w:r>
              <w:rPr>
                <w:rFonts w:ascii="仿宋" w:hAnsi="仿宋" w:eastAsia="仿宋"/>
                <w:color w:val="000000"/>
                <w:sz w:val="24"/>
              </w:rPr>
              <w:t>文本</w:t>
            </w:r>
          </w:p>
        </w:tc>
        <w:tc>
          <w:tcPr>
            <w:tcW w:w="2271" w:type="dxa"/>
          </w:tcPr>
          <w:p>
            <w:pPr>
              <w:spacing w:line="360" w:lineRule="auto"/>
              <w:rPr>
                <w:rFonts w:ascii="仿宋" w:hAnsi="仿宋" w:eastAsia="仿宋"/>
              </w:rPr>
            </w:pPr>
            <w:r>
              <w:rPr>
                <w:rFonts w:ascii="仿宋" w:hAnsi="仿宋" w:eastAsia="仿宋"/>
                <w:color w:val="000000"/>
                <w:sz w:val="24"/>
              </w:rPr>
              <w:t>支持按客户名称查询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客户等级</w:t>
            </w:r>
          </w:p>
        </w:tc>
        <w:tc>
          <w:tcPr>
            <w:tcW w:w="2259" w:type="dxa"/>
          </w:tcPr>
          <w:p>
            <w:pPr>
              <w:spacing w:line="360" w:lineRule="auto"/>
              <w:rPr>
                <w:rFonts w:ascii="仿宋" w:hAnsi="仿宋" w:eastAsia="仿宋"/>
              </w:rPr>
            </w:pPr>
            <w:r>
              <w:rPr>
                <w:rFonts w:ascii="仿宋" w:hAnsi="仿宋" w:eastAsia="仿宋"/>
                <w:color w:val="000000"/>
                <w:sz w:val="24"/>
              </w:rPr>
              <w:t>非必输</w:t>
            </w:r>
          </w:p>
        </w:tc>
        <w:tc>
          <w:tcPr>
            <w:tcW w:w="2259" w:type="dxa"/>
          </w:tcPr>
          <w:p>
            <w:pPr>
              <w:spacing w:line="360" w:lineRule="auto"/>
              <w:rPr>
                <w:rFonts w:ascii="仿宋" w:hAnsi="仿宋" w:eastAsia="仿宋"/>
              </w:rPr>
            </w:pPr>
            <w:r>
              <w:rPr>
                <w:rFonts w:ascii="仿宋" w:hAnsi="仿宋" w:eastAsia="仿宋"/>
                <w:color w:val="000000"/>
                <w:sz w:val="24"/>
              </w:rPr>
              <w:t>下拉框</w:t>
            </w:r>
          </w:p>
        </w:tc>
        <w:tc>
          <w:tcPr>
            <w:tcW w:w="2271" w:type="dxa"/>
          </w:tcPr>
          <w:p>
            <w:pPr>
              <w:spacing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支持按客户等级筛选</w:t>
            </w:r>
            <w:r>
              <w:rPr>
                <w:rFonts w:hint="eastAsia"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枚举值：睡眠户、</w:t>
            </w:r>
            <w:ins w:id="457" w:author="wanao" w:date="2026-07-08T11:13:41Z">
              <w:r>
                <w:rPr>
                  <w:rFonts w:hint="eastAsia" w:ascii="仿宋" w:hAnsi="仿宋" w:eastAsia="仿宋"/>
                  <w:sz w:val="24"/>
                  <w:szCs w:val="24"/>
                  <w:lang w:val="en-US" w:eastAsia="zh-CN"/>
                </w:rPr>
                <w:t>大众、潜力、优质、财富1、财富2、贵宾、私行</w:t>
              </w:r>
            </w:ins>
            <w:del w:id="458" w:author="wanao" w:date="2026-07-08T11:13:41Z">
              <w:r>
                <w:rPr>
                  <w:rFonts w:hint="eastAsia" w:ascii="仿宋" w:hAnsi="仿宋" w:eastAsia="仿宋"/>
                  <w:color w:val="000000" w:themeColor="text1"/>
                  <w:sz w:val="24"/>
                  <w:szCs w:val="24"/>
                  <w14:textFill>
                    <w14:solidFill>
                      <w14:schemeClr w14:val="tx1"/>
                    </w14:solidFill>
                  </w14:textFill>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接触状态</w:t>
            </w:r>
          </w:p>
        </w:tc>
        <w:tc>
          <w:tcPr>
            <w:tcW w:w="2259" w:type="dxa"/>
          </w:tcPr>
          <w:p>
            <w:pPr>
              <w:spacing w:line="360" w:lineRule="auto"/>
              <w:rPr>
                <w:rFonts w:ascii="仿宋" w:hAnsi="仿宋" w:eastAsia="仿宋"/>
              </w:rPr>
            </w:pPr>
            <w:r>
              <w:rPr>
                <w:rFonts w:ascii="仿宋" w:hAnsi="仿宋" w:eastAsia="仿宋"/>
                <w:color w:val="000000"/>
                <w:sz w:val="24"/>
              </w:rPr>
              <w:t>非必输</w:t>
            </w:r>
          </w:p>
        </w:tc>
        <w:tc>
          <w:tcPr>
            <w:tcW w:w="2259" w:type="dxa"/>
          </w:tcPr>
          <w:p>
            <w:pPr>
              <w:spacing w:line="360" w:lineRule="auto"/>
              <w:rPr>
                <w:rFonts w:ascii="仿宋" w:hAnsi="仿宋" w:eastAsia="仿宋"/>
              </w:rPr>
            </w:pPr>
            <w:r>
              <w:rPr>
                <w:rFonts w:ascii="仿宋" w:hAnsi="仿宋" w:eastAsia="仿宋"/>
                <w:color w:val="000000"/>
                <w:sz w:val="24"/>
              </w:rPr>
              <w:t>下拉框</w:t>
            </w:r>
          </w:p>
        </w:tc>
        <w:tc>
          <w:tcPr>
            <w:tcW w:w="2271" w:type="dxa"/>
          </w:tcPr>
          <w:p>
            <w:pPr>
              <w:spacing w:line="360" w:lineRule="auto"/>
              <w:rPr>
                <w:rFonts w:ascii="仿宋" w:hAnsi="仿宋" w:eastAsia="仿宋"/>
              </w:rPr>
            </w:pPr>
            <w:r>
              <w:rPr>
                <w:rFonts w:ascii="仿宋" w:hAnsi="仿宋" w:eastAsia="仿宋"/>
                <w:color w:val="000000"/>
                <w:sz w:val="24"/>
              </w:rPr>
              <w:t>支持按接触状态筛选</w:t>
            </w:r>
            <w:r>
              <w:rPr>
                <w:rFonts w:hint="eastAsia" w:ascii="仿宋" w:hAnsi="仿宋" w:eastAsia="仿宋"/>
                <w:color w:val="000000"/>
                <w:sz w:val="24"/>
              </w:rPr>
              <w:t>，</w:t>
            </w:r>
            <w:r>
              <w:rPr>
                <w:rFonts w:hint="eastAsia" w:ascii="仿宋" w:hAnsi="仿宋" w:eastAsia="仿宋"/>
                <w:sz w:val="24"/>
                <w:szCs w:val="24"/>
              </w:rPr>
              <w:t>枚举值：未接触、已接触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唤醒状态</w:t>
            </w:r>
          </w:p>
        </w:tc>
        <w:tc>
          <w:tcPr>
            <w:tcW w:w="2259" w:type="dxa"/>
          </w:tcPr>
          <w:p>
            <w:pPr>
              <w:spacing w:line="360" w:lineRule="auto"/>
              <w:rPr>
                <w:rFonts w:ascii="仿宋" w:hAnsi="仿宋" w:eastAsia="仿宋"/>
              </w:rPr>
            </w:pPr>
            <w:r>
              <w:rPr>
                <w:rFonts w:ascii="仿宋" w:hAnsi="仿宋" w:eastAsia="仿宋"/>
                <w:color w:val="000000"/>
                <w:sz w:val="24"/>
              </w:rPr>
              <w:t>非必输</w:t>
            </w:r>
          </w:p>
        </w:tc>
        <w:tc>
          <w:tcPr>
            <w:tcW w:w="2259" w:type="dxa"/>
          </w:tcPr>
          <w:p>
            <w:pPr>
              <w:spacing w:line="360" w:lineRule="auto"/>
              <w:rPr>
                <w:rFonts w:ascii="仿宋" w:hAnsi="仿宋" w:eastAsia="仿宋"/>
              </w:rPr>
            </w:pPr>
            <w:r>
              <w:rPr>
                <w:rFonts w:ascii="仿宋" w:hAnsi="仿宋" w:eastAsia="仿宋"/>
                <w:color w:val="000000"/>
                <w:sz w:val="24"/>
              </w:rPr>
              <w:t>下拉框</w:t>
            </w:r>
          </w:p>
        </w:tc>
        <w:tc>
          <w:tcPr>
            <w:tcW w:w="2271" w:type="dxa"/>
          </w:tcPr>
          <w:p>
            <w:pPr>
              <w:spacing w:line="360" w:lineRule="auto"/>
              <w:rPr>
                <w:rFonts w:ascii="仿宋" w:hAnsi="仿宋" w:eastAsia="仿宋"/>
              </w:rPr>
            </w:pPr>
            <w:r>
              <w:rPr>
                <w:rFonts w:ascii="仿宋" w:hAnsi="仿宋" w:eastAsia="仿宋"/>
                <w:color w:val="000000"/>
                <w:sz w:val="24"/>
              </w:rPr>
              <w:t>支持按唤醒状态筛选</w:t>
            </w:r>
            <w:r>
              <w:rPr>
                <w:rFonts w:hint="eastAsia" w:ascii="仿宋" w:hAnsi="仿宋" w:eastAsia="仿宋"/>
                <w:color w:val="000000"/>
                <w:sz w:val="24"/>
              </w:rPr>
              <w:t>，</w:t>
            </w:r>
            <w:r>
              <w:rPr>
                <w:rFonts w:hint="eastAsia" w:ascii="仿宋" w:hAnsi="仿宋" w:eastAsia="仿宋"/>
                <w:sz w:val="24"/>
                <w:szCs w:val="24"/>
              </w:rPr>
              <w:t>枚举值：未唤醒、已唤醒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查询</w:t>
            </w:r>
          </w:p>
        </w:tc>
        <w:tc>
          <w:tcPr>
            <w:tcW w:w="2259" w:type="dxa"/>
          </w:tcPr>
          <w:p>
            <w:pPr>
              <w:spacing w:line="360" w:lineRule="auto"/>
              <w:rPr>
                <w:rFonts w:ascii="仿宋" w:hAnsi="仿宋" w:eastAsia="仿宋"/>
              </w:rPr>
            </w:pPr>
            <w:r>
              <w:rPr>
                <w:rFonts w:ascii="仿宋" w:hAnsi="仿宋" w:eastAsia="仿宋"/>
                <w:color w:val="000000"/>
                <w:sz w:val="24"/>
              </w:rPr>
              <w:t>点击触发查询</w:t>
            </w:r>
          </w:p>
        </w:tc>
        <w:tc>
          <w:tcPr>
            <w:tcW w:w="2259" w:type="dxa"/>
          </w:tcPr>
          <w:p>
            <w:pPr>
              <w:spacing w:line="360" w:lineRule="auto"/>
              <w:rPr>
                <w:rFonts w:ascii="仿宋" w:hAnsi="仿宋" w:eastAsia="仿宋"/>
              </w:rPr>
            </w:pPr>
            <w:r>
              <w:rPr>
                <w:rFonts w:ascii="仿宋" w:hAnsi="仿宋" w:eastAsia="仿宋"/>
                <w:color w:val="000000"/>
                <w:sz w:val="24"/>
              </w:rPr>
              <w:t>按钮</w:t>
            </w:r>
          </w:p>
        </w:tc>
        <w:tc>
          <w:tcPr>
            <w:tcW w:w="2271" w:type="dxa"/>
          </w:tcPr>
          <w:p>
            <w:pPr>
              <w:spacing w:line="360" w:lineRule="auto"/>
              <w:rPr>
                <w:rFonts w:ascii="仿宋" w:hAnsi="仿宋" w:eastAsia="仿宋"/>
              </w:rPr>
            </w:pPr>
            <w:r>
              <w:rPr>
                <w:rFonts w:ascii="仿宋" w:hAnsi="仿宋" w:eastAsia="仿宋"/>
                <w:color w:val="000000"/>
                <w:sz w:val="24"/>
              </w:rPr>
              <w:t>根据当前输入条件查询客户列表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1" w:type="dxa"/>
          </w:tcPr>
          <w:p>
            <w:pPr>
              <w:spacing w:line="360" w:lineRule="auto"/>
              <w:rPr>
                <w:rFonts w:ascii="仿宋" w:hAnsi="仿宋" w:eastAsia="仿宋"/>
              </w:rPr>
            </w:pPr>
            <w:r>
              <w:rPr>
                <w:rFonts w:ascii="仿宋" w:hAnsi="仿宋" w:eastAsia="仿宋"/>
                <w:color w:val="000000"/>
                <w:sz w:val="24"/>
              </w:rPr>
              <w:t>重置</w:t>
            </w:r>
          </w:p>
        </w:tc>
        <w:tc>
          <w:tcPr>
            <w:tcW w:w="2259" w:type="dxa"/>
          </w:tcPr>
          <w:p>
            <w:pPr>
              <w:spacing w:line="360" w:lineRule="auto"/>
              <w:rPr>
                <w:rFonts w:ascii="仿宋" w:hAnsi="仿宋" w:eastAsia="仿宋"/>
              </w:rPr>
            </w:pPr>
            <w:r>
              <w:rPr>
                <w:rFonts w:ascii="仿宋" w:hAnsi="仿宋" w:eastAsia="仿宋"/>
                <w:color w:val="000000"/>
                <w:sz w:val="24"/>
              </w:rPr>
              <w:t>点击清空条件</w:t>
            </w:r>
          </w:p>
        </w:tc>
        <w:tc>
          <w:tcPr>
            <w:tcW w:w="2259" w:type="dxa"/>
          </w:tcPr>
          <w:p>
            <w:pPr>
              <w:spacing w:line="360" w:lineRule="auto"/>
              <w:rPr>
                <w:rFonts w:ascii="仿宋" w:hAnsi="仿宋" w:eastAsia="仿宋"/>
              </w:rPr>
            </w:pPr>
            <w:r>
              <w:rPr>
                <w:rFonts w:ascii="仿宋" w:hAnsi="仿宋" w:eastAsia="仿宋"/>
                <w:color w:val="000000"/>
                <w:sz w:val="24"/>
              </w:rPr>
              <w:t>按钮</w:t>
            </w:r>
          </w:p>
        </w:tc>
        <w:tc>
          <w:tcPr>
            <w:tcW w:w="2271" w:type="dxa"/>
          </w:tcPr>
          <w:p>
            <w:pPr>
              <w:spacing w:line="360" w:lineRule="auto"/>
              <w:rPr>
                <w:rFonts w:ascii="仿宋" w:hAnsi="仿宋" w:eastAsia="仿宋"/>
              </w:rPr>
            </w:pPr>
            <w:r>
              <w:rPr>
                <w:rFonts w:ascii="仿宋" w:hAnsi="仿宋" w:eastAsia="仿宋"/>
                <w:color w:val="000000"/>
                <w:sz w:val="24"/>
              </w:rPr>
              <w:t>清空当前已录入或已选择的查询条件</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用户进入“重点经营视图”后，点击“睡眠户唤醒”tab，系统展示睡眠户唤醒分析结果。</w:t>
      </w:r>
    </w:p>
    <w:p>
      <w:pPr>
        <w:spacing w:line="360" w:lineRule="auto"/>
        <w:rPr>
          <w:rFonts w:ascii="仿宋" w:hAnsi="仿宋" w:eastAsia="仿宋"/>
          <w:sz w:val="24"/>
          <w:szCs w:val="24"/>
        </w:rPr>
      </w:pPr>
      <w:r>
        <w:rPr>
          <w:rFonts w:hint="eastAsia" w:ascii="仿宋" w:hAnsi="仿宋" w:eastAsia="仿宋"/>
          <w:sz w:val="24"/>
          <w:szCs w:val="24"/>
        </w:rPr>
        <w:t>2. 系统展示睡眠户经营核心指标，包括“客户数”、“已接触客户”、“已唤醒客户”。</w:t>
      </w:r>
    </w:p>
    <w:p>
      <w:pPr>
        <w:spacing w:line="360" w:lineRule="auto"/>
        <w:rPr>
          <w:rFonts w:ascii="仿宋" w:hAnsi="仿宋" w:eastAsia="仿宋"/>
          <w:sz w:val="24"/>
          <w:szCs w:val="24"/>
        </w:rPr>
      </w:pPr>
      <w:r>
        <w:rPr>
          <w:rFonts w:hint="eastAsia" w:ascii="仿宋" w:hAnsi="仿宋" w:eastAsia="仿宋"/>
          <w:sz w:val="24"/>
          <w:szCs w:val="24"/>
        </w:rPr>
        <w:t>3. 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用户可按“归属机构”、“客户名称”、“客户等级”、“接触状态”、“</w:t>
      </w:r>
      <w:r>
        <w:rPr>
          <w:rFonts w:ascii="仿宋" w:hAnsi="仿宋" w:eastAsia="仿宋"/>
          <w:color w:val="000000"/>
          <w:sz w:val="24"/>
        </w:rPr>
        <w:t xml:space="preserve"> </w:t>
      </w:r>
      <w:r>
        <w:rPr>
          <w:rFonts w:hint="eastAsia" w:ascii="仿宋" w:hAnsi="仿宋" w:eastAsia="仿宋"/>
          <w:color w:val="000000"/>
          <w:sz w:val="24"/>
        </w:rPr>
        <w:t>唤醒</w:t>
      </w:r>
      <w:r>
        <w:rPr>
          <w:rFonts w:ascii="仿宋" w:hAnsi="仿宋" w:eastAsia="仿宋"/>
          <w:color w:val="000000"/>
          <w:sz w:val="24"/>
        </w:rPr>
        <w:t>状态</w:t>
      </w:r>
      <w:r>
        <w:rPr>
          <w:rFonts w:hint="eastAsia" w:ascii="仿宋" w:hAnsi="仿宋" w:eastAsia="仿宋"/>
          <w:sz w:val="24"/>
          <w:szCs w:val="24"/>
        </w:rPr>
        <w:t>”等条件筛选客户明细。</w:t>
      </w:r>
    </w:p>
    <w:p>
      <w:pPr>
        <w:spacing w:line="360" w:lineRule="auto"/>
        <w:ind w:left="420"/>
        <w:rPr>
          <w:rFonts w:ascii="仿宋" w:hAnsi="仿宋" w:eastAsia="仿宋"/>
          <w:sz w:val="24"/>
          <w:szCs w:val="24"/>
        </w:rPr>
      </w:pPr>
      <w:r>
        <w:rPr>
          <w:rFonts w:hint="eastAsia" w:ascii="仿宋" w:hAnsi="仿宋" w:eastAsia="仿宋"/>
          <w:sz w:val="24"/>
          <w:szCs w:val="24"/>
        </w:rPr>
        <w:t>点击“查询”，系统返回符合条件的结果。</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用户点击“重置”后，系统清空当前筛选条件并恢复默认值。</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系统展示客户明细列表，点击“客户名称”可跳转至对应客户视图。</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睡眠客户分析当前按当月</w:t>
      </w:r>
      <w:r>
        <w:rPr>
          <w:rFonts w:ascii="仿宋" w:hAnsi="仿宋" w:eastAsia="仿宋"/>
          <w:color w:val="000000"/>
          <w:sz w:val="24"/>
        </w:rPr>
        <w:t>、</w:t>
      </w:r>
      <w:r>
        <w:rPr>
          <w:rFonts w:hint="eastAsia" w:ascii="仿宋" w:hAnsi="仿宋" w:eastAsia="仿宋"/>
          <w:color w:val="000000"/>
          <w:sz w:val="24"/>
        </w:rPr>
        <w:t>当季</w:t>
      </w:r>
      <w:r>
        <w:rPr>
          <w:rFonts w:ascii="仿宋" w:hAnsi="仿宋" w:eastAsia="仿宋"/>
          <w:color w:val="000000"/>
          <w:sz w:val="24"/>
        </w:rPr>
        <w:t>、</w:t>
      </w:r>
      <w:r>
        <w:rPr>
          <w:rFonts w:hint="eastAsia" w:ascii="仿宋" w:hAnsi="仿宋" w:eastAsia="仿宋"/>
          <w:color w:val="000000"/>
          <w:sz w:val="24"/>
        </w:rPr>
        <w:t>当年</w:t>
      </w:r>
      <w:r>
        <w:rPr>
          <w:rFonts w:hint="eastAsia" w:ascii="仿宋" w:hAnsi="仿宋" w:eastAsia="仿宋"/>
          <w:sz w:val="24"/>
          <w:szCs w:val="24"/>
        </w:rPr>
        <w:t>三个时间切片展示，当选择当月时，下拉框支持选择月份，默认当月，选择区间1月～当月；当选择季度时，下拉框支持选择季度，默认为当季，选择区间一季度～当季；当选择当年时，默认为当年（如2</w:t>
      </w:r>
      <w:r>
        <w:rPr>
          <w:rFonts w:ascii="仿宋" w:hAnsi="仿宋" w:eastAsia="仿宋"/>
          <w:sz w:val="24"/>
          <w:szCs w:val="24"/>
        </w:rPr>
        <w:t>026</w:t>
      </w:r>
      <w:r>
        <w:rPr>
          <w:rFonts w:hint="eastAsia" w:ascii="仿宋" w:hAnsi="仿宋" w:eastAsia="仿宋"/>
          <w:sz w:val="24"/>
          <w:szCs w:val="24"/>
        </w:rPr>
        <w:t>年），选择区间2</w:t>
      </w:r>
      <w:r>
        <w:rPr>
          <w:rFonts w:ascii="仿宋" w:hAnsi="仿宋" w:eastAsia="仿宋"/>
          <w:sz w:val="24"/>
          <w:szCs w:val="24"/>
        </w:rPr>
        <w:t>026</w:t>
      </w:r>
      <w:r>
        <w:rPr>
          <w:rFonts w:hint="eastAsia" w:ascii="仿宋" w:hAnsi="仿宋" w:eastAsia="仿宋"/>
          <w:sz w:val="24"/>
          <w:szCs w:val="24"/>
        </w:rPr>
        <w:t>年～2</w:t>
      </w:r>
      <w:r>
        <w:rPr>
          <w:rFonts w:ascii="仿宋" w:hAnsi="仿宋" w:eastAsia="仿宋"/>
          <w:sz w:val="24"/>
          <w:szCs w:val="24"/>
        </w:rPr>
        <w:t>026</w:t>
      </w:r>
      <w:r>
        <w:rPr>
          <w:rFonts w:hint="eastAsia" w:ascii="仿宋" w:hAnsi="仿宋" w:eastAsia="仿宋"/>
          <w:sz w:val="24"/>
          <w:szCs w:val="24"/>
        </w:rPr>
        <w:t>年（以后2</w:t>
      </w:r>
      <w:r>
        <w:rPr>
          <w:rFonts w:ascii="仿宋" w:hAnsi="仿宋" w:eastAsia="仿宋"/>
          <w:sz w:val="24"/>
          <w:szCs w:val="24"/>
        </w:rPr>
        <w:t>027</w:t>
      </w:r>
      <w:r>
        <w:rPr>
          <w:rFonts w:hint="eastAsia" w:ascii="仿宋" w:hAnsi="仿宋" w:eastAsia="仿宋"/>
          <w:sz w:val="24"/>
          <w:szCs w:val="24"/>
        </w:rPr>
        <w:t>年……都支持选择，历史数据保留3年）。</w:t>
      </w:r>
    </w:p>
    <w:p>
      <w:pPr>
        <w:spacing w:line="360" w:lineRule="auto"/>
        <w:rPr>
          <w:rFonts w:ascii="仿宋" w:hAnsi="仿宋" w:eastAsia="仿宋"/>
          <w:sz w:val="24"/>
          <w:szCs w:val="24"/>
        </w:rPr>
      </w:pPr>
      <w:r>
        <w:rPr>
          <w:rFonts w:hint="eastAsia" w:ascii="仿宋" w:hAnsi="仿宋" w:eastAsia="仿宋"/>
          <w:sz w:val="24"/>
          <w:szCs w:val="24"/>
        </w:rPr>
        <w:t>2. 睡眠客户的核心指标包括“睡眠客户数”、“已接触客户”、“已唤醒客户”。</w:t>
      </w:r>
    </w:p>
    <w:p>
      <w:pPr>
        <w:spacing w:line="360" w:lineRule="auto"/>
        <w:rPr>
          <w:rFonts w:ascii="仿宋" w:hAnsi="仿宋" w:eastAsia="仿宋"/>
          <w:sz w:val="24"/>
          <w:szCs w:val="24"/>
        </w:rPr>
      </w:pPr>
      <w:r>
        <w:rPr>
          <w:rFonts w:hint="eastAsia" w:ascii="仿宋" w:hAnsi="仿宋" w:eastAsia="仿宋"/>
          <w:sz w:val="24"/>
          <w:szCs w:val="24"/>
        </w:rPr>
        <w:t>3. 指标口径说明：</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睡眠客户数</w:t>
      </w:r>
      <w:r>
        <w:rPr>
          <w:rFonts w:hint="eastAsia" w:ascii="仿宋" w:hAnsi="仿宋" w:eastAsia="仿宋"/>
          <w:color w:val="000000" w:themeColor="text1"/>
          <w:sz w:val="24"/>
          <w:szCs w:val="24"/>
          <w14:textFill>
            <w14:solidFill>
              <w14:schemeClr w14:val="tx1"/>
            </w14:solidFill>
          </w14:textFill>
        </w:rPr>
        <w:t>：统计当月睡眠客户的数量（</w:t>
      </w:r>
      <w:r>
        <w:rPr>
          <w:rFonts w:ascii="仿宋" w:hAnsi="仿宋" w:eastAsia="仿宋"/>
          <w:color w:val="000000" w:themeColor="text1"/>
          <w:sz w:val="24"/>
          <w:szCs w:val="24"/>
          <w14:textFill>
            <w14:solidFill>
              <w14:schemeClr w14:val="tx1"/>
            </w14:solidFill>
          </w14:textFill>
        </w:rPr>
        <w:t>AUM余额低于100元且近一年无主动动账交易</w:t>
      </w:r>
      <w:r>
        <w:rPr>
          <w:rFonts w:hint="eastAsia" w:ascii="仿宋" w:hAnsi="仿宋" w:eastAsia="仿宋"/>
          <w:color w:val="000000" w:themeColor="text1"/>
          <w:sz w:val="24"/>
          <w:szCs w:val="24"/>
          <w14:textFill>
            <w14:solidFill>
              <w14:schemeClr w14:val="tx1"/>
            </w14:solidFill>
          </w14:textFill>
        </w:rPr>
        <w:t>）。</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已接触客户</w:t>
      </w:r>
      <w:r>
        <w:rPr>
          <w:rFonts w:hint="eastAsia" w:ascii="仿宋" w:hAnsi="仿宋" w:eastAsia="仿宋"/>
          <w:color w:val="000000" w:themeColor="text1"/>
          <w:sz w:val="24"/>
          <w:szCs w:val="24"/>
          <w14:textFill>
            <w14:solidFill>
              <w14:schemeClr w14:val="tx1"/>
            </w14:solidFill>
          </w14:textFill>
        </w:rPr>
        <w:t>：当月管户经理有过有效电话、面访、企微和短信接触的客户数。</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接触率</w:t>
      </w:r>
      <w:r>
        <w:rPr>
          <w:rFonts w:hint="eastAsia" w:ascii="仿宋" w:hAnsi="仿宋" w:eastAsia="仿宋"/>
          <w:color w:val="000000" w:themeColor="text1"/>
          <w:sz w:val="24"/>
          <w:szCs w:val="24"/>
          <w14:textFill>
            <w14:solidFill>
              <w14:schemeClr w14:val="tx1"/>
            </w14:solidFill>
          </w14:textFill>
        </w:rPr>
        <w:t>：已接触客户/睡眠客户数。</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已唤醒客户</w:t>
      </w:r>
      <w:r>
        <w:rPr>
          <w:rFonts w:hint="eastAsia" w:ascii="仿宋" w:hAnsi="仿宋" w:eastAsia="仿宋"/>
          <w:color w:val="000000" w:themeColor="text1"/>
          <w:sz w:val="24"/>
          <w:szCs w:val="24"/>
          <w14:textFill>
            <w14:solidFill>
              <w14:schemeClr w14:val="tx1"/>
            </w14:solidFill>
          </w14:textFill>
        </w:rPr>
        <w:t>：必须持有产品（定期、理财、保险）。</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唤醒率</w:t>
      </w:r>
      <w:r>
        <w:rPr>
          <w:rFonts w:hint="eastAsia" w:ascii="仿宋" w:hAnsi="仿宋" w:eastAsia="仿宋"/>
          <w:color w:val="000000" w:themeColor="text1"/>
          <w:sz w:val="24"/>
          <w:szCs w:val="24"/>
          <w14:textFill>
            <w14:solidFill>
              <w14:schemeClr w14:val="tx1"/>
            </w14:solidFill>
          </w14:textFill>
        </w:rPr>
        <w:t>：已唤醒客户/睡眠客户数*</w:t>
      </w:r>
      <w:r>
        <w:rPr>
          <w:rFonts w:ascii="仿宋" w:hAnsi="仿宋" w:eastAsia="仿宋"/>
          <w:color w:val="000000" w:themeColor="text1"/>
          <w:sz w:val="24"/>
          <w:szCs w:val="24"/>
          <w14:textFill>
            <w14:solidFill>
              <w14:schemeClr w14:val="tx1"/>
            </w14:solidFill>
          </w14:textFill>
        </w:rPr>
        <w:t>100%</w:t>
      </w:r>
      <w:r>
        <w:rPr>
          <w:rFonts w:hint="eastAsia" w:ascii="仿宋" w:hAnsi="仿宋" w:eastAsia="仿宋"/>
          <w:color w:val="000000" w:themeColor="text1"/>
          <w:sz w:val="24"/>
          <w:szCs w:val="24"/>
          <w14:textFill>
            <w14:solidFill>
              <w14:schemeClr w14:val="tx1"/>
            </w14:solidFill>
          </w14:textFill>
        </w:rPr>
        <w:t>。</w:t>
      </w:r>
    </w:p>
    <w:p>
      <w:pPr>
        <w:spacing w:line="360" w:lineRule="auto"/>
        <w:rPr>
          <w:rFonts w:ascii="仿宋" w:hAnsi="仿宋" w:eastAsia="仿宋"/>
          <w:sz w:val="24"/>
          <w:szCs w:val="24"/>
        </w:rPr>
      </w:pPr>
      <w:r>
        <w:rPr>
          <w:rFonts w:hint="eastAsia" w:ascii="仿宋" w:hAnsi="仿宋" w:eastAsia="仿宋"/>
          <w:sz w:val="24"/>
          <w:szCs w:val="24"/>
        </w:rPr>
        <w:t>4. 默认按客户等级降序排序，涉及金额字段和日期字段应支持升序/降序切换。</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管理用户与客户经理均可查看睡眠户唤醒数据。</w:t>
      </w:r>
    </w:p>
    <w:p>
      <w:pPr>
        <w:spacing w:line="360" w:lineRule="auto"/>
        <w:rPr>
          <w:rFonts w:ascii="仿宋" w:hAnsi="仿宋" w:eastAsia="仿宋"/>
          <w:sz w:val="24"/>
          <w:szCs w:val="24"/>
        </w:rPr>
      </w:pPr>
      <w:r>
        <w:rPr>
          <w:rFonts w:hint="eastAsia" w:ascii="仿宋" w:hAnsi="仿宋" w:eastAsia="仿宋"/>
          <w:sz w:val="24"/>
          <w:szCs w:val="24"/>
        </w:rPr>
        <w:t>2. 管理用户查看机构辖下客户数据。</w:t>
      </w:r>
    </w:p>
    <w:p>
      <w:pPr>
        <w:spacing w:line="360" w:lineRule="auto"/>
        <w:rPr>
          <w:rFonts w:ascii="仿宋" w:hAnsi="仿宋" w:eastAsia="仿宋"/>
          <w:sz w:val="24"/>
          <w:szCs w:val="24"/>
        </w:rPr>
      </w:pPr>
      <w:r>
        <w:rPr>
          <w:rFonts w:hint="eastAsia" w:ascii="仿宋" w:hAnsi="仿宋" w:eastAsia="仿宋"/>
          <w:sz w:val="24"/>
          <w:szCs w:val="24"/>
        </w:rPr>
        <w:t>3. 客户经理仅查看本人名下管户客户数据。</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rPr>
      </w:pPr>
      <w:r>
        <w:rPr>
          <w:rFonts w:ascii="仿宋" w:hAnsi="仿宋" w:eastAsia="仿宋"/>
          <w:color w:val="000000"/>
          <w:sz w:val="24"/>
        </w:rPr>
        <w:t>系统输出</w:t>
      </w:r>
      <w:r>
        <w:rPr>
          <w:rFonts w:hint="eastAsia" w:ascii="仿宋" w:hAnsi="仿宋" w:eastAsia="仿宋"/>
          <w:color w:val="000000"/>
          <w:sz w:val="24"/>
        </w:rPr>
        <w:t>睡眠客户</w:t>
      </w:r>
      <w:r>
        <w:rPr>
          <w:rFonts w:ascii="仿宋" w:hAnsi="仿宋" w:eastAsia="仿宋"/>
          <w:color w:val="000000"/>
          <w:sz w:val="24"/>
        </w:rPr>
        <w:t>统计指标。</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3"/>
        <w:gridCol w:w="2287"/>
        <w:gridCol w:w="2254"/>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客户数</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6" w:type="dxa"/>
          </w:tcPr>
          <w:p>
            <w:pPr>
              <w:spacing w:line="360" w:lineRule="auto"/>
              <w:rPr>
                <w:rFonts w:ascii="仿宋" w:hAnsi="仿宋" w:eastAsia="仿宋"/>
              </w:rPr>
            </w:pPr>
            <w:r>
              <w:rPr>
                <w:rFonts w:ascii="仿宋" w:hAnsi="仿宋" w:eastAsia="仿宋"/>
                <w:color w:val="000000"/>
                <w:sz w:val="24"/>
              </w:rPr>
              <w:t>展示当前流失等级客户数，单位：户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已接触客户</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展示已接触客户数，单位：户</w:t>
            </w:r>
          </w:p>
          <w:p>
            <w:pPr>
              <w:spacing w:line="360" w:lineRule="auto"/>
              <w:rPr>
                <w:rFonts w:ascii="仿宋" w:hAnsi="仿宋" w:eastAsia="仿宋"/>
              </w:rPr>
            </w:pPr>
            <w:r>
              <w:rPr>
                <w:rFonts w:ascii="仿宋" w:hAnsi="仿宋" w:eastAsia="仿宋"/>
                <w:color w:val="000000"/>
                <w:sz w:val="24"/>
              </w:rPr>
              <w:t>展示接触率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已</w:t>
            </w:r>
            <w:r>
              <w:rPr>
                <w:rFonts w:hint="eastAsia" w:ascii="仿宋" w:hAnsi="仿宋" w:eastAsia="仿宋"/>
                <w:color w:val="000000"/>
                <w:sz w:val="24"/>
              </w:rPr>
              <w:t>唤醒</w:t>
            </w:r>
            <w:r>
              <w:rPr>
                <w:rFonts w:ascii="仿宋" w:hAnsi="仿宋" w:eastAsia="仿宋"/>
                <w:color w:val="000000"/>
                <w:sz w:val="24"/>
              </w:rPr>
              <w:t>客户</w:t>
            </w:r>
          </w:p>
        </w:tc>
        <w:tc>
          <w:tcPr>
            <w:tcW w:w="2287" w:type="dxa"/>
          </w:tcPr>
          <w:p>
            <w:pPr>
              <w:spacing w:line="360" w:lineRule="auto"/>
              <w:rPr>
                <w:rFonts w:ascii="仿宋" w:hAnsi="仿宋" w:eastAsia="仿宋"/>
              </w:rPr>
            </w:pPr>
            <w:r>
              <w:rPr>
                <w:rFonts w:ascii="仿宋" w:hAnsi="仿宋" w:eastAsia="仿宋"/>
                <w:color w:val="000000"/>
                <w:sz w:val="24"/>
              </w:rPr>
              <w:t>反显、格式化：10,000</w:t>
            </w:r>
          </w:p>
        </w:tc>
        <w:tc>
          <w:tcPr>
            <w:tcW w:w="2254" w:type="dxa"/>
          </w:tcPr>
          <w:p>
            <w:pPr>
              <w:spacing w:line="360" w:lineRule="auto"/>
              <w:rPr>
                <w:rFonts w:ascii="仿宋" w:hAnsi="仿宋" w:eastAsia="仿宋"/>
              </w:rPr>
            </w:pPr>
            <w:r>
              <w:rPr>
                <w:rFonts w:ascii="仿宋" w:hAnsi="仿宋" w:eastAsia="仿宋"/>
                <w:color w:val="000000"/>
                <w:sz w:val="24"/>
              </w:rPr>
              <w:t>数字</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展示已挽回客户数，单位：户</w:t>
            </w:r>
          </w:p>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唤醒率</w:t>
            </w:r>
          </w:p>
        </w:tc>
      </w:tr>
    </w:tbl>
    <w:p>
      <w:pPr>
        <w:spacing w:line="360" w:lineRule="auto"/>
        <w:rPr>
          <w:rFonts w:ascii="仿宋" w:hAnsi="仿宋" w:eastAsia="仿宋"/>
          <w:color w:val="000000"/>
          <w:sz w:val="24"/>
        </w:rPr>
      </w:pPr>
    </w:p>
    <w:p>
      <w:pPr>
        <w:spacing w:line="360" w:lineRule="auto"/>
        <w:rPr>
          <w:rFonts w:ascii="仿宋" w:hAnsi="仿宋" w:eastAsia="仿宋"/>
        </w:rPr>
      </w:pPr>
      <w:r>
        <w:rPr>
          <w:rFonts w:ascii="仿宋" w:hAnsi="仿宋" w:eastAsia="仿宋"/>
          <w:color w:val="000000"/>
          <w:sz w:val="24"/>
        </w:rPr>
        <w:t>系统输出</w:t>
      </w:r>
      <w:r>
        <w:rPr>
          <w:rFonts w:hint="eastAsia" w:ascii="仿宋" w:hAnsi="仿宋" w:eastAsia="仿宋"/>
          <w:color w:val="000000"/>
          <w:sz w:val="24"/>
        </w:rPr>
        <w:t>睡眠客户明细列表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3"/>
        <w:gridCol w:w="2287"/>
        <w:gridCol w:w="2254"/>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核心客户号</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展示客户核心客户号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客户名称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展示客户名称，支持跳转客户视图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客户等级</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展示客户等级</w:t>
            </w:r>
            <w:r>
              <w:rPr>
                <w:rFonts w:hint="eastAsia" w:ascii="仿宋" w:hAnsi="仿宋" w:eastAsia="仿宋"/>
                <w:color w:val="000000"/>
                <w:sz w:val="24"/>
              </w:rPr>
              <w:t>，</w:t>
            </w:r>
            <w:r>
              <w:rPr>
                <w:rFonts w:hint="eastAsia" w:ascii="仿宋" w:hAnsi="仿宋" w:eastAsia="仿宋"/>
                <w:sz w:val="24"/>
                <w:szCs w:val="24"/>
              </w:rPr>
              <w:t>枚举值：睡眠户、</w:t>
            </w:r>
            <w:ins w:id="459" w:author="wanao" w:date="2026-07-08T11:13:55Z">
              <w:r>
                <w:rPr>
                  <w:rFonts w:hint="eastAsia" w:ascii="仿宋" w:hAnsi="仿宋" w:eastAsia="仿宋"/>
                  <w:sz w:val="24"/>
                  <w:szCs w:val="24"/>
                  <w:lang w:val="en-US" w:eastAsia="zh-CN"/>
                </w:rPr>
                <w:t>大众、潜力、优质、财富1、财富2、贵宾、私行</w:t>
              </w:r>
            </w:ins>
            <w:del w:id="460" w:author="wanao" w:date="2026-07-08T11:13:55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活期余额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6" w:type="dxa"/>
          </w:tcPr>
          <w:p>
            <w:pPr>
              <w:spacing w:line="360" w:lineRule="auto"/>
              <w:rPr>
                <w:rFonts w:ascii="仿宋" w:hAnsi="仿宋" w:eastAsia="仿宋"/>
              </w:rPr>
            </w:pPr>
            <w:r>
              <w:rPr>
                <w:rFonts w:ascii="仿宋" w:hAnsi="仿宋" w:eastAsia="仿宋"/>
                <w:color w:val="000000"/>
                <w:sz w:val="24"/>
              </w:rPr>
              <w:t>展示客户活期余额，单位：元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定期余额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6" w:type="dxa"/>
          </w:tcPr>
          <w:p>
            <w:pPr>
              <w:spacing w:line="360" w:lineRule="auto"/>
              <w:rPr>
                <w:rFonts w:ascii="仿宋" w:hAnsi="仿宋" w:eastAsia="仿宋"/>
              </w:rPr>
            </w:pPr>
            <w:r>
              <w:rPr>
                <w:rFonts w:ascii="仿宋" w:hAnsi="仿宋" w:eastAsia="仿宋"/>
                <w:color w:val="000000"/>
                <w:sz w:val="24"/>
              </w:rPr>
              <w:t>展示客户定期余额，单位：元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color w:val="000000"/>
                <w:sz w:val="24"/>
              </w:rPr>
            </w:pPr>
            <w:r>
              <w:rPr>
                <w:rFonts w:hint="eastAsia" w:ascii="仿宋" w:hAnsi="仿宋" w:eastAsia="仿宋"/>
                <w:color w:val="000000"/>
                <w:sz w:val="24"/>
              </w:rPr>
              <w:t>理财</w:t>
            </w:r>
            <w:r>
              <w:rPr>
                <w:rFonts w:ascii="仿宋" w:hAnsi="仿宋" w:eastAsia="仿宋"/>
                <w:color w:val="000000"/>
                <w:sz w:val="24"/>
              </w:rPr>
              <w:t>余额</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反显、格式化：10,000.00</w:t>
            </w:r>
          </w:p>
        </w:tc>
        <w:tc>
          <w:tcPr>
            <w:tcW w:w="2254"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展示客户</w:t>
            </w:r>
            <w:r>
              <w:rPr>
                <w:rFonts w:hint="eastAsia" w:ascii="仿宋" w:hAnsi="仿宋" w:eastAsia="仿宋"/>
                <w:color w:val="000000"/>
                <w:sz w:val="24"/>
              </w:rPr>
              <w:t>理财</w:t>
            </w:r>
            <w:r>
              <w:rPr>
                <w:rFonts w:ascii="仿宋" w:hAnsi="仿宋" w:eastAsia="仿宋"/>
                <w:color w:val="000000"/>
                <w:sz w:val="24"/>
              </w:rPr>
              <w:t>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接触状态</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展示客户接触状态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hint="eastAsia" w:ascii="仿宋" w:hAnsi="仿宋" w:eastAsia="仿宋"/>
                <w:color w:val="000000"/>
                <w:sz w:val="24"/>
              </w:rPr>
              <w:t>唤醒</w:t>
            </w:r>
            <w:r>
              <w:rPr>
                <w:rFonts w:ascii="仿宋" w:hAnsi="仿宋" w:eastAsia="仿宋"/>
                <w:color w:val="000000"/>
                <w:sz w:val="24"/>
              </w:rPr>
              <w:t>状态</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w:t>
            </w:r>
            <w:r>
              <w:rPr>
                <w:rFonts w:hint="eastAsia" w:ascii="仿宋" w:hAnsi="仿宋" w:eastAsia="仿宋"/>
                <w:color w:val="000000"/>
                <w:sz w:val="24"/>
              </w:rPr>
              <w:t>唤醒</w:t>
            </w:r>
            <w:r>
              <w:rPr>
                <w:rFonts w:ascii="仿宋" w:hAnsi="仿宋" w:eastAsia="仿宋"/>
                <w:color w:val="000000"/>
                <w:sz w:val="24"/>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管户经理</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、格式：工号+姓名</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展示客户管户经理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pPr>
              <w:spacing w:line="360" w:lineRule="auto"/>
              <w:rPr>
                <w:rFonts w:ascii="仿宋" w:hAnsi="仿宋" w:eastAsia="仿宋"/>
              </w:rPr>
            </w:pPr>
            <w:r>
              <w:rPr>
                <w:rFonts w:ascii="仿宋" w:hAnsi="仿宋" w:eastAsia="仿宋"/>
                <w:color w:val="000000"/>
                <w:sz w:val="24"/>
              </w:rPr>
              <w:t>归属机构</w:t>
            </w:r>
          </w:p>
        </w:tc>
        <w:tc>
          <w:tcPr>
            <w:tcW w:w="2287"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54"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展示客户归属机构</w:t>
            </w:r>
          </w:p>
        </w:tc>
      </w:tr>
    </w:tbl>
    <w:p>
      <w:pPr>
        <w:spacing w:line="360" w:lineRule="auto"/>
        <w:rPr>
          <w:rFonts w:ascii="仿宋" w:hAnsi="仿宋" w:eastAsia="仿宋"/>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line="360" w:lineRule="auto"/>
        <w:rPr>
          <w:rFonts w:ascii="仿宋" w:hAnsi="仿宋" w:eastAsia="仿宋"/>
        </w:rPr>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91" w:name="_Toc233295849"/>
      <w:r>
        <w:rPr>
          <w:rFonts w:hint="eastAsia"/>
          <w:sz w:val="28"/>
          <w:szCs w:val="28"/>
        </w:rPr>
        <w:t>业绩战报</w:t>
      </w:r>
      <w:bookmarkEnd w:id="91"/>
    </w:p>
    <w:p>
      <w:pPr>
        <w:pStyle w:val="6"/>
        <w:numPr>
          <w:ilvl w:val="3"/>
          <w:numId w:val="14"/>
        </w:numPr>
        <w:spacing w:line="360" w:lineRule="auto"/>
        <w:rPr>
          <w:rFonts w:ascii="仿宋" w:hAnsi="仿宋" w:eastAsia="仿宋"/>
          <w:i/>
          <w:iCs/>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支持用户查看不同统计期间内的重点产品业绩概览，帮助用户快速掌握本人、机构的阶段性经营成果并支撑经营分析</w:t>
      </w:r>
      <w:r>
        <w:rPr>
          <w:rFonts w:hint="eastAsia" w:ascii="仿宋" w:hAnsi="仿宋" w:eastAsia="仿宋"/>
          <w:color w:val="000000"/>
          <w:sz w:val="24"/>
        </w:rPr>
        <w:t>。</w:t>
      </w:r>
    </w:p>
    <w:p>
      <w:pPr>
        <w:pStyle w:val="6"/>
        <w:numPr>
          <w:ilvl w:val="3"/>
          <w:numId w:val="14"/>
        </w:numPr>
        <w:spacing w:line="360" w:lineRule="auto"/>
        <w:rPr>
          <w:rFonts w:ascii="仿宋" w:hAnsi="仿宋" w:eastAsia="仿宋"/>
          <w:i/>
          <w:iCs/>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用户进入“业绩战报”页面后，系统加载默认</w:t>
      </w:r>
      <w:r>
        <w:rPr>
          <w:rFonts w:hint="eastAsia" w:ascii="仿宋" w:hAnsi="仿宋" w:eastAsia="仿宋"/>
          <w:color w:val="000000"/>
          <w:sz w:val="24"/>
        </w:rPr>
        <w:t>“月度”</w:t>
      </w:r>
      <w:r>
        <w:rPr>
          <w:rFonts w:ascii="仿宋" w:hAnsi="仿宋" w:eastAsia="仿宋"/>
          <w:color w:val="000000"/>
          <w:sz w:val="24"/>
        </w:rPr>
        <w:t>下的业绩概览结果。</w:t>
      </w:r>
    </w:p>
    <w:p>
      <w:pPr>
        <w:spacing w:line="360" w:lineRule="auto"/>
        <w:rPr>
          <w:rFonts w:ascii="仿宋" w:hAnsi="仿宋" w:eastAsia="仿宋"/>
        </w:rPr>
      </w:pPr>
      <w:r>
        <w:rPr>
          <w:rFonts w:ascii="仿宋" w:hAnsi="仿宋" w:eastAsia="仿宋"/>
          <w:color w:val="000000"/>
          <w:sz w:val="24"/>
        </w:rPr>
        <w:t>用户可切换“统计期间”查看月</w:t>
      </w:r>
      <w:r>
        <w:rPr>
          <w:rFonts w:hint="eastAsia" w:ascii="仿宋" w:hAnsi="仿宋" w:eastAsia="仿宋"/>
          <w:color w:val="000000"/>
          <w:sz w:val="24"/>
        </w:rPr>
        <w:t>度</w:t>
      </w:r>
      <w:r>
        <w:rPr>
          <w:rFonts w:ascii="仿宋" w:hAnsi="仿宋" w:eastAsia="仿宋"/>
          <w:color w:val="000000"/>
          <w:sz w:val="24"/>
        </w:rPr>
        <w:t>、季</w:t>
      </w:r>
      <w:r>
        <w:rPr>
          <w:rFonts w:hint="eastAsia" w:ascii="仿宋" w:hAnsi="仿宋" w:eastAsia="仿宋"/>
          <w:color w:val="000000"/>
          <w:sz w:val="24"/>
        </w:rPr>
        <w:t>度</w:t>
      </w:r>
      <w:r>
        <w:rPr>
          <w:rFonts w:ascii="仿宋" w:hAnsi="仿宋" w:eastAsia="仿宋"/>
          <w:color w:val="000000"/>
          <w:sz w:val="24"/>
        </w:rPr>
        <w:t>、年</w:t>
      </w:r>
      <w:r>
        <w:rPr>
          <w:rFonts w:hint="eastAsia" w:ascii="仿宋" w:hAnsi="仿宋" w:eastAsia="仿宋"/>
          <w:color w:val="000000"/>
          <w:sz w:val="24"/>
        </w:rPr>
        <w:t>度，</w:t>
      </w:r>
      <w:r>
        <w:rPr>
          <w:rFonts w:ascii="仿宋" w:hAnsi="仿宋" w:eastAsia="仿宋"/>
          <w:color w:val="000000"/>
          <w:sz w:val="24"/>
        </w:rPr>
        <w:t>不同口径下的业绩战报数据。</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72"/>
        <w:gridCol w:w="2263"/>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统计期间</w:t>
            </w:r>
          </w:p>
        </w:tc>
        <w:tc>
          <w:tcPr>
            <w:tcW w:w="2272" w:type="dxa"/>
          </w:tcPr>
          <w:p>
            <w:pPr>
              <w:spacing w:line="360" w:lineRule="auto"/>
              <w:rPr>
                <w:rFonts w:ascii="仿宋" w:hAnsi="仿宋" w:eastAsia="仿宋"/>
              </w:rPr>
            </w:pPr>
            <w:r>
              <w:rPr>
                <w:rFonts w:ascii="仿宋" w:hAnsi="仿宋" w:eastAsia="仿宋"/>
                <w:color w:val="000000"/>
                <w:sz w:val="24"/>
              </w:rPr>
              <w:t>必输</w:t>
            </w:r>
            <w:r>
              <w:rPr>
                <w:rFonts w:hint="eastAsia" w:ascii="仿宋" w:hAnsi="仿宋" w:eastAsia="仿宋"/>
                <w:color w:val="000000"/>
                <w:sz w:val="24"/>
              </w:rPr>
              <w:t>、默认：月度</w:t>
            </w:r>
          </w:p>
        </w:tc>
        <w:tc>
          <w:tcPr>
            <w:tcW w:w="2263" w:type="dxa"/>
          </w:tcPr>
          <w:p>
            <w:pPr>
              <w:spacing w:line="360" w:lineRule="auto"/>
              <w:rPr>
                <w:rFonts w:ascii="仿宋" w:hAnsi="仿宋" w:eastAsia="仿宋"/>
              </w:rPr>
            </w:pPr>
            <w:r>
              <w:rPr>
                <w:rFonts w:hint="eastAsia" w:ascii="仿宋" w:hAnsi="仿宋" w:eastAsia="仿宋"/>
                <w:color w:val="000000"/>
                <w:sz w:val="24"/>
              </w:rPr>
              <w:t>切片器</w:t>
            </w:r>
          </w:p>
        </w:tc>
        <w:tc>
          <w:tcPr>
            <w:tcW w:w="2263" w:type="dxa"/>
          </w:tcPr>
          <w:p>
            <w:pPr>
              <w:spacing w:line="360" w:lineRule="auto"/>
              <w:rPr>
                <w:rFonts w:ascii="仿宋" w:hAnsi="仿宋" w:eastAsia="仿宋"/>
              </w:rPr>
            </w:pPr>
            <w:r>
              <w:rPr>
                <w:rFonts w:ascii="仿宋" w:hAnsi="仿宋" w:eastAsia="仿宋"/>
                <w:color w:val="000000"/>
                <w:sz w:val="24"/>
              </w:rPr>
              <w:t>用于切换业绩战报统计口径</w:t>
            </w:r>
            <w:r>
              <w:rPr>
                <w:rFonts w:hint="eastAsia" w:ascii="仿宋" w:hAnsi="仿宋" w:eastAsia="仿宋"/>
                <w:color w:val="000000"/>
                <w:sz w:val="24"/>
              </w:rPr>
              <w:t>，</w:t>
            </w:r>
            <w:r>
              <w:rPr>
                <w:rFonts w:ascii="仿宋" w:hAnsi="仿宋" w:eastAsia="仿宋"/>
                <w:color w:val="000000"/>
                <w:sz w:val="24"/>
              </w:rPr>
              <w:t>枚举值：月</w:t>
            </w:r>
            <w:r>
              <w:rPr>
                <w:rFonts w:hint="eastAsia" w:ascii="仿宋" w:hAnsi="仿宋" w:eastAsia="仿宋"/>
                <w:color w:val="000000"/>
                <w:sz w:val="24"/>
              </w:rPr>
              <w:t>度</w:t>
            </w:r>
            <w:r>
              <w:rPr>
                <w:rFonts w:ascii="仿宋" w:hAnsi="仿宋" w:eastAsia="仿宋"/>
                <w:color w:val="000000"/>
                <w:sz w:val="24"/>
              </w:rPr>
              <w:t>、季</w:t>
            </w:r>
            <w:r>
              <w:rPr>
                <w:rFonts w:hint="eastAsia" w:ascii="仿宋" w:hAnsi="仿宋" w:eastAsia="仿宋"/>
                <w:color w:val="000000"/>
                <w:sz w:val="24"/>
              </w:rPr>
              <w:t>度</w:t>
            </w:r>
            <w:r>
              <w:rPr>
                <w:rFonts w:ascii="仿宋" w:hAnsi="仿宋" w:eastAsia="仿宋"/>
                <w:color w:val="000000"/>
                <w:sz w:val="24"/>
              </w:rPr>
              <w:t>、年</w:t>
            </w:r>
            <w:r>
              <w:rPr>
                <w:rFonts w:hint="eastAsia" w:ascii="仿宋" w:hAnsi="仿宋" w:eastAsia="仿宋"/>
                <w:color w:val="000000"/>
                <w:sz w:val="24"/>
              </w:rPr>
              <w:t>度</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i/>
          <w:iCs/>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用户进入“业绩战报”页面后，系统默认加载当前统计期间（</w:t>
      </w:r>
      <w:r>
        <w:rPr>
          <w:rFonts w:hint="eastAsia" w:ascii="仿宋" w:hAnsi="仿宋" w:eastAsia="仿宋"/>
          <w:color w:val="000000"/>
          <w:sz w:val="24"/>
        </w:rPr>
        <w:t>月度</w:t>
      </w:r>
      <w:r>
        <w:rPr>
          <w:rFonts w:hint="eastAsia" w:ascii="仿宋" w:hAnsi="仿宋" w:eastAsia="仿宋"/>
          <w:sz w:val="24"/>
          <w:szCs w:val="24"/>
        </w:rPr>
        <w:t>）的业绩概览结果。</w:t>
      </w:r>
    </w:p>
    <w:p>
      <w:pPr>
        <w:spacing w:line="360" w:lineRule="auto"/>
        <w:rPr>
          <w:rFonts w:ascii="仿宋" w:hAnsi="仿宋" w:eastAsia="仿宋"/>
          <w:sz w:val="24"/>
          <w:szCs w:val="24"/>
        </w:rPr>
      </w:pPr>
      <w:r>
        <w:rPr>
          <w:rFonts w:hint="eastAsia" w:ascii="仿宋" w:hAnsi="仿宋" w:eastAsia="仿宋"/>
          <w:sz w:val="24"/>
          <w:szCs w:val="24"/>
        </w:rPr>
        <w:t>2. 用户切换</w:t>
      </w:r>
      <w:r>
        <w:rPr>
          <w:rFonts w:ascii="仿宋" w:hAnsi="仿宋" w:eastAsia="仿宋"/>
          <w:color w:val="000000"/>
          <w:sz w:val="24"/>
        </w:rPr>
        <w:t>月</w:t>
      </w:r>
      <w:r>
        <w:rPr>
          <w:rFonts w:hint="eastAsia" w:ascii="仿宋" w:hAnsi="仿宋" w:eastAsia="仿宋"/>
          <w:color w:val="000000"/>
          <w:sz w:val="24"/>
        </w:rPr>
        <w:t>度</w:t>
      </w:r>
      <w:r>
        <w:rPr>
          <w:rFonts w:ascii="仿宋" w:hAnsi="仿宋" w:eastAsia="仿宋"/>
          <w:color w:val="000000"/>
          <w:sz w:val="24"/>
        </w:rPr>
        <w:t>、季</w:t>
      </w:r>
      <w:r>
        <w:rPr>
          <w:rFonts w:hint="eastAsia" w:ascii="仿宋" w:hAnsi="仿宋" w:eastAsia="仿宋"/>
          <w:color w:val="000000"/>
          <w:sz w:val="24"/>
        </w:rPr>
        <w:t>度</w:t>
      </w:r>
      <w:r>
        <w:rPr>
          <w:rFonts w:ascii="仿宋" w:hAnsi="仿宋" w:eastAsia="仿宋"/>
          <w:color w:val="000000"/>
          <w:sz w:val="24"/>
        </w:rPr>
        <w:t>、年</w:t>
      </w:r>
      <w:r>
        <w:rPr>
          <w:rFonts w:hint="eastAsia" w:ascii="仿宋" w:hAnsi="仿宋" w:eastAsia="仿宋"/>
          <w:color w:val="000000"/>
          <w:sz w:val="24"/>
        </w:rPr>
        <w:t>度后</w:t>
      </w:r>
      <w:r>
        <w:rPr>
          <w:rFonts w:hint="eastAsia" w:ascii="仿宋" w:hAnsi="仿宋" w:eastAsia="仿宋"/>
          <w:sz w:val="24"/>
          <w:szCs w:val="24"/>
        </w:rPr>
        <w:t>，系统刷新对应统计期间的战报数据。</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统计期间支持“月</w:t>
      </w:r>
      <w:r>
        <w:rPr>
          <w:rFonts w:hint="eastAsia" w:ascii="仿宋" w:hAnsi="仿宋" w:eastAsia="仿宋"/>
          <w:color w:val="000000"/>
          <w:sz w:val="24"/>
        </w:rPr>
        <w:t>度</w:t>
      </w:r>
      <w:r>
        <w:rPr>
          <w:rFonts w:hint="eastAsia" w:ascii="仿宋" w:hAnsi="仿宋" w:eastAsia="仿宋"/>
          <w:sz w:val="24"/>
          <w:szCs w:val="24"/>
        </w:rPr>
        <w:t>”、“季</w:t>
      </w:r>
      <w:r>
        <w:rPr>
          <w:rFonts w:hint="eastAsia" w:ascii="仿宋" w:hAnsi="仿宋" w:eastAsia="仿宋"/>
          <w:color w:val="000000"/>
          <w:sz w:val="24"/>
        </w:rPr>
        <w:t>度</w:t>
      </w:r>
      <w:r>
        <w:rPr>
          <w:rFonts w:hint="eastAsia" w:ascii="仿宋" w:hAnsi="仿宋" w:eastAsia="仿宋"/>
          <w:sz w:val="24"/>
          <w:szCs w:val="24"/>
        </w:rPr>
        <w:t>”、“年</w:t>
      </w:r>
      <w:r>
        <w:rPr>
          <w:rFonts w:hint="eastAsia" w:ascii="仿宋" w:hAnsi="仿宋" w:eastAsia="仿宋"/>
          <w:color w:val="000000"/>
          <w:sz w:val="24"/>
        </w:rPr>
        <w:t>度</w:t>
      </w:r>
      <w:r>
        <w:rPr>
          <w:rFonts w:hint="eastAsia" w:ascii="仿宋" w:hAnsi="仿宋" w:eastAsia="仿宋"/>
          <w:sz w:val="24"/>
          <w:szCs w:val="24"/>
        </w:rPr>
        <w:t>”三类口径。</w:t>
      </w:r>
    </w:p>
    <w:p>
      <w:pPr>
        <w:spacing w:line="360" w:lineRule="auto"/>
        <w:rPr>
          <w:rFonts w:ascii="仿宋" w:hAnsi="仿宋" w:eastAsia="仿宋"/>
          <w:sz w:val="24"/>
          <w:szCs w:val="24"/>
        </w:rPr>
      </w:pPr>
      <w:r>
        <w:rPr>
          <w:rFonts w:hint="eastAsia" w:ascii="仿宋" w:hAnsi="仿宋" w:eastAsia="仿宋"/>
          <w:sz w:val="24"/>
          <w:szCs w:val="24"/>
        </w:rPr>
        <w:t>2. 统计范围包括“存款”、“理财”、“保险”、“贷款”四类业绩销量。</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3. </w:t>
      </w:r>
      <w:r>
        <w:rPr>
          <w:rFonts w:hint="eastAsia" w:ascii="仿宋" w:hAnsi="仿宋" w:eastAsia="仿宋"/>
          <w:color w:val="000000" w:themeColor="text1"/>
          <w:sz w:val="24"/>
          <w:szCs w:val="24"/>
          <w14:textFill>
            <w14:solidFill>
              <w14:schemeClr w14:val="tx1"/>
            </w14:solidFill>
          </w14:textFill>
        </w:rPr>
        <w:t>机构、客户经理的产品销售数据按管户口径进行汇总统计。</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4. </w:t>
      </w:r>
      <w:r>
        <w:rPr>
          <w:rFonts w:hint="eastAsia" w:ascii="仿宋" w:hAnsi="仿宋" w:eastAsia="仿宋"/>
          <w:color w:val="000000" w:themeColor="text1"/>
          <w:sz w:val="24"/>
          <w:szCs w:val="24"/>
          <w14:textFill>
            <w14:solidFill>
              <w14:schemeClr w14:val="tx1"/>
            </w14:solidFill>
          </w14:textFill>
        </w:rPr>
        <w:t>管理用户进入页面时，展示对应的统计期间，“存款”、“理财”、“保险”、“贷款”四类业绩销量，支持下钻，按照总行下钻查看分行、分行下钻查看网点、网点下钻查看客户经理、客户经理下钻查看客户的链路。</w:t>
      </w:r>
    </w:p>
    <w:p>
      <w:pPr>
        <w:spacing w:line="360" w:lineRule="auto"/>
        <w:rPr>
          <w:rFonts w:ascii="仿宋" w:hAnsi="仿宋" w:eastAsia="仿宋"/>
          <w:color w:val="FF0000"/>
          <w:sz w:val="24"/>
          <w:szCs w:val="24"/>
        </w:rPr>
      </w:pPr>
      <w:r>
        <w:rPr>
          <w:rFonts w:hint="eastAsia" w:ascii="仿宋" w:hAnsi="仿宋" w:eastAsia="仿宋"/>
          <w:color w:val="000000" w:themeColor="text1"/>
          <w:sz w:val="24"/>
          <w:szCs w:val="24"/>
          <w14:textFill>
            <w14:solidFill>
              <w14:schemeClr w14:val="tx1"/>
            </w14:solidFill>
          </w14:textFill>
        </w:rPr>
        <w:t>5</w:t>
      </w:r>
      <w:r>
        <w:rPr>
          <w:rFonts w:ascii="仿宋" w:hAnsi="仿宋" w:eastAsia="仿宋"/>
          <w:color w:val="000000" w:themeColor="text1"/>
          <w:sz w:val="24"/>
          <w:szCs w:val="24"/>
          <w14:textFill>
            <w14:solidFill>
              <w14:schemeClr w14:val="tx1"/>
            </w14:solidFill>
          </w14:textFill>
        </w:rPr>
        <w:t xml:space="preserve">. </w:t>
      </w:r>
      <w:r>
        <w:rPr>
          <w:rFonts w:hint="eastAsia" w:ascii="仿宋" w:hAnsi="仿宋" w:eastAsia="仿宋"/>
          <w:color w:val="000000" w:themeColor="text1"/>
          <w:sz w:val="24"/>
          <w:szCs w:val="24"/>
          <w14:textFill>
            <w14:solidFill>
              <w14:schemeClr w14:val="tx1"/>
            </w14:solidFill>
          </w14:textFill>
        </w:rPr>
        <w:t>客户经理用户进入页面时，展示对应的统计期间，“存款”、“理财”、“保险”、“贷款”四类业绩销量，支持下钻，查看客户的销量。</w:t>
      </w:r>
    </w:p>
    <w:p>
      <w:pPr>
        <w:spacing w:line="360" w:lineRule="auto"/>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 机构层级、客户经理层级的产品销量，单位为万元，单一客户的产品销量单位为元。</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客户经理可查看本人名下管户客户的业绩战报数据。</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 管理用户可查看其权限范围内机构业绩战报数据。</w:t>
      </w:r>
    </w:p>
    <w:p>
      <w:pPr>
        <w:pStyle w:val="6"/>
        <w:numPr>
          <w:ilvl w:val="3"/>
          <w:numId w:val="14"/>
        </w:numPr>
        <w:spacing w:line="360" w:lineRule="auto"/>
        <w:rPr>
          <w:rFonts w:ascii="仿宋" w:hAnsi="仿宋" w:eastAsia="仿宋"/>
          <w:i/>
          <w:iCs/>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系统输出当前统计期间下的业绩战报概览信息。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存款销量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rPr>
            </w:pPr>
            <w:r>
              <w:rPr>
                <w:rFonts w:ascii="仿宋" w:hAnsi="仿宋" w:eastAsia="仿宋"/>
                <w:color w:val="000000"/>
                <w:sz w:val="24"/>
              </w:rPr>
              <w:t>展示当前统计期间内存款业绩销量结果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理财销量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rPr>
            </w:pPr>
            <w:r>
              <w:rPr>
                <w:rFonts w:ascii="仿宋" w:hAnsi="仿宋" w:eastAsia="仿宋"/>
                <w:color w:val="000000"/>
                <w:sz w:val="24"/>
              </w:rPr>
              <w:t>展示当前统计期间内理财业绩销量结果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保险销量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rPr>
            </w:pPr>
            <w:r>
              <w:rPr>
                <w:rFonts w:ascii="仿宋" w:hAnsi="仿宋" w:eastAsia="仿宋"/>
                <w:color w:val="000000"/>
                <w:sz w:val="24"/>
              </w:rPr>
              <w:t>展示当前统计期间内保险业绩销量结果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贷款销量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rPr>
            </w:pPr>
            <w:r>
              <w:rPr>
                <w:rFonts w:ascii="仿宋" w:hAnsi="仿宋" w:eastAsia="仿宋"/>
                <w:color w:val="000000"/>
                <w:sz w:val="24"/>
              </w:rPr>
              <w:t>展示当前统计期间内贷款业绩销量结果</w:t>
            </w:r>
            <w:r>
              <w:rPr>
                <w:rFonts w:hint="eastAsia" w:ascii="仿宋" w:hAnsi="仿宋" w:eastAsia="仿宋"/>
                <w:color w:val="000000"/>
                <w:sz w:val="24"/>
              </w:rPr>
              <w:t>，支持下钻</w:t>
            </w:r>
          </w:p>
        </w:tc>
      </w:tr>
    </w:tbl>
    <w:p>
      <w:pPr>
        <w:spacing w:line="360" w:lineRule="auto"/>
        <w:rPr>
          <w:rFonts w:ascii="仿宋" w:hAnsi="仿宋" w:eastAsia="仿宋"/>
        </w:rPr>
      </w:pPr>
    </w:p>
    <w:p>
      <w:pPr>
        <w:spacing w:line="360" w:lineRule="auto"/>
        <w:rPr>
          <w:rFonts w:ascii="仿宋" w:hAnsi="仿宋" w:eastAsia="仿宋"/>
        </w:rPr>
      </w:pPr>
      <w:r>
        <w:rPr>
          <w:rFonts w:ascii="仿宋" w:hAnsi="仿宋" w:eastAsia="仿宋"/>
          <w:color w:val="000000"/>
          <w:sz w:val="24"/>
        </w:rPr>
        <w:t>系统输出</w:t>
      </w:r>
      <w:r>
        <w:rPr>
          <w:rFonts w:hint="eastAsia" w:ascii="仿宋" w:hAnsi="仿宋" w:eastAsia="仿宋"/>
          <w:color w:val="000000"/>
          <w:sz w:val="24"/>
        </w:rPr>
        <w:t>机构层级统计的列表信息</w:t>
      </w:r>
      <w:r>
        <w:rPr>
          <w:rFonts w:ascii="仿宋" w:hAnsi="仿宋" w:eastAsia="仿宋"/>
          <w:color w:val="000000"/>
          <w:sz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机构名称</w:t>
            </w:r>
          </w:p>
        </w:tc>
        <w:tc>
          <w:tcPr>
            <w:tcW w:w="2270" w:type="dxa"/>
          </w:tcPr>
          <w:p>
            <w:pPr>
              <w:spacing w:line="360" w:lineRule="auto"/>
              <w:rPr>
                <w:rFonts w:ascii="仿宋" w:hAnsi="仿宋" w:eastAsia="仿宋"/>
              </w:rPr>
            </w:pPr>
            <w:r>
              <w:rPr>
                <w:rFonts w:ascii="仿宋" w:hAnsi="仿宋" w:eastAsia="仿宋"/>
                <w:color w:val="000000"/>
                <w:sz w:val="24"/>
              </w:rPr>
              <w:t>反显、格式化：</w:t>
            </w:r>
            <w:r>
              <w:rPr>
                <w:rFonts w:hint="eastAsia" w:ascii="仿宋" w:hAnsi="仿宋" w:eastAsia="仿宋"/>
                <w:color w:val="000000"/>
                <w:sz w:val="24"/>
              </w:rPr>
              <w:t>机构号+机构名称</w:t>
            </w:r>
          </w:p>
        </w:tc>
        <w:tc>
          <w:tcPr>
            <w:tcW w:w="2260" w:type="dxa"/>
          </w:tcPr>
          <w:p>
            <w:pPr>
              <w:spacing w:line="360" w:lineRule="auto"/>
              <w:rPr>
                <w:rFonts w:ascii="仿宋" w:hAnsi="仿宋" w:eastAsia="仿宋"/>
              </w:rPr>
            </w:pPr>
            <w:r>
              <w:rPr>
                <w:rFonts w:hint="eastAsia" w:ascii="仿宋" w:hAnsi="仿宋" w:eastAsia="仿宋"/>
                <w:color w:val="000000"/>
                <w:sz w:val="24"/>
              </w:rPr>
              <w:t>文本</w:t>
            </w:r>
          </w:p>
        </w:tc>
        <w:tc>
          <w:tcPr>
            <w:tcW w:w="2270" w:type="dxa"/>
          </w:tcPr>
          <w:p>
            <w:pPr>
              <w:spacing w:line="360" w:lineRule="auto"/>
              <w:rPr>
                <w:rFonts w:ascii="仿宋" w:hAnsi="仿宋" w:eastAsia="仿宋"/>
              </w:rPr>
            </w:pPr>
            <w:r>
              <w:rPr>
                <w:rFonts w:hint="eastAsia" w:ascii="仿宋" w:hAnsi="仿宋" w:eastAsia="仿宋"/>
                <w:color w:val="00000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客户数</w:t>
            </w:r>
          </w:p>
        </w:tc>
        <w:tc>
          <w:tcPr>
            <w:tcW w:w="2270" w:type="dxa"/>
          </w:tcPr>
          <w:p>
            <w:pPr>
              <w:spacing w:line="360" w:lineRule="auto"/>
              <w:rPr>
                <w:rFonts w:ascii="仿宋" w:hAnsi="仿宋" w:eastAsia="仿宋"/>
              </w:rPr>
            </w:pPr>
            <w:r>
              <w:rPr>
                <w:rFonts w:ascii="仿宋" w:hAnsi="仿宋" w:eastAsia="仿宋"/>
                <w:color w:val="000000"/>
                <w:sz w:val="24"/>
              </w:rPr>
              <w:t>反显、格式化：10,000</w:t>
            </w:r>
          </w:p>
        </w:tc>
        <w:tc>
          <w:tcPr>
            <w:tcW w:w="2260" w:type="dxa"/>
          </w:tcPr>
          <w:p>
            <w:pPr>
              <w:spacing w:line="360" w:lineRule="auto"/>
              <w:rPr>
                <w:rFonts w:ascii="仿宋" w:hAnsi="仿宋" w:eastAsia="仿宋"/>
              </w:rPr>
            </w:pPr>
            <w:r>
              <w:rPr>
                <w:rFonts w:hint="eastAsia" w:ascii="仿宋" w:hAnsi="仿宋" w:eastAsia="仿宋"/>
                <w:color w:val="000000"/>
                <w:sz w:val="24"/>
              </w:rPr>
              <w:t>数字</w:t>
            </w:r>
          </w:p>
        </w:tc>
        <w:tc>
          <w:tcPr>
            <w:tcW w:w="2270" w:type="dxa"/>
          </w:tcPr>
          <w:p>
            <w:pPr>
              <w:spacing w:line="360" w:lineRule="auto"/>
              <w:rPr>
                <w:rFonts w:ascii="仿宋" w:hAnsi="仿宋" w:eastAsia="仿宋"/>
              </w:rPr>
            </w:pPr>
            <w:r>
              <w:rPr>
                <w:rFonts w:ascii="仿宋" w:hAnsi="仿宋" w:eastAsia="仿宋"/>
                <w:color w:val="000000"/>
                <w:sz w:val="24"/>
              </w:rPr>
              <w:t>展示当前统计期间内贷款业绩销量结果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rPr>
              <w:t>{</w:t>
            </w:r>
            <w:r>
              <w:rPr>
                <w:rFonts w:hint="eastAsia" w:ascii="仿宋" w:hAnsi="仿宋" w:eastAsia="仿宋"/>
                <w:color w:val="000000"/>
                <w:sz w:val="24"/>
              </w:rPr>
              <w:t>存款｜理财｜保险｜贷款</w:t>
            </w:r>
            <w:r>
              <w:rPr>
                <w:rFonts w:ascii="仿宋" w:hAnsi="仿宋" w:eastAsia="仿宋"/>
              </w:rPr>
              <w:t>}</w:t>
            </w:r>
            <w:r>
              <w:rPr>
                <w:rFonts w:hint="eastAsia" w:ascii="仿宋" w:hAnsi="仿宋" w:eastAsia="仿宋"/>
                <w:color w:val="000000"/>
                <w:sz w:val="24"/>
                <w:szCs w:val="24"/>
              </w:rPr>
              <w:t>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color w:val="000000"/>
                <w:sz w:val="24"/>
              </w:rPr>
            </w:pPr>
            <w:r>
              <w:rPr>
                <w:rFonts w:ascii="仿宋" w:hAnsi="仿宋" w:eastAsia="仿宋"/>
                <w:color w:val="000000"/>
                <w:sz w:val="24"/>
              </w:rPr>
              <w:t>展示当前统计期间内</w:t>
            </w:r>
            <w:r>
              <w:rPr>
                <w:rFonts w:hint="eastAsia" w:ascii="仿宋" w:hAnsi="仿宋" w:eastAsia="仿宋"/>
                <w:color w:val="000000"/>
                <w:sz w:val="24"/>
              </w:rPr>
              <w:t>产品</w:t>
            </w:r>
            <w:r>
              <w:rPr>
                <w:rFonts w:ascii="仿宋" w:hAnsi="仿宋" w:eastAsia="仿宋"/>
                <w:color w:val="000000"/>
                <w:sz w:val="24"/>
              </w:rPr>
              <w:t>销量结果</w:t>
            </w:r>
            <w:r>
              <w:rPr>
                <w:rFonts w:hint="eastAsia" w:ascii="仿宋" w:hAnsi="仿宋" w:eastAsia="仿宋"/>
                <w:color w:val="000000"/>
                <w:sz w:val="24"/>
              </w:rPr>
              <w:t>，支持下钻</w:t>
            </w:r>
          </w:p>
          <w:p>
            <w:pPr>
              <w:spacing w:line="360" w:lineRule="auto"/>
              <w:rPr>
                <w:rFonts w:ascii="仿宋" w:hAnsi="仿宋" w:eastAsia="仿宋"/>
              </w:rPr>
            </w:pPr>
            <w:r>
              <w:rPr>
                <w:rFonts w:hint="eastAsia" w:ascii="仿宋" w:hAnsi="仿宋" w:eastAsia="仿宋"/>
                <w:color w:val="000000"/>
                <w:sz w:val="24"/>
              </w:rPr>
              <w:t>支持按照销量排序</w:t>
            </w:r>
          </w:p>
        </w:tc>
      </w:tr>
    </w:tbl>
    <w:p>
      <w:pPr>
        <w:spacing w:line="360" w:lineRule="auto"/>
        <w:rPr>
          <w:ins w:id="461" w:author="wanao" w:date="2026-07-06T17:27:46Z"/>
          <w:rFonts w:hint="eastAsia" w:ascii="仿宋" w:hAnsi="仿宋" w:eastAsia="仿宋"/>
          <w:color w:val="000000"/>
          <w:sz w:val="24"/>
        </w:rPr>
      </w:pPr>
      <w:ins w:id="462" w:author="wanao" w:date="2026-07-06T17:27:43Z">
        <w:r>
          <w:rPr>
            <w:rFonts w:ascii="仿宋" w:hAnsi="仿宋" w:eastAsia="仿宋"/>
            <w:color w:val="000000"/>
            <w:sz w:val="24"/>
          </w:rPr>
          <w:t>系统输出</w:t>
        </w:r>
      </w:ins>
      <w:ins w:id="463" w:author="wanao" w:date="2026-07-06T17:27:43Z">
        <w:r>
          <w:rPr>
            <w:rFonts w:hint="eastAsia" w:ascii="仿宋" w:hAnsi="仿宋" w:eastAsia="仿宋"/>
            <w:color w:val="000000"/>
            <w:sz w:val="24"/>
          </w:rPr>
          <w:t>客户经理层级统计的列表信息</w:t>
        </w:r>
      </w:ins>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ins w:id="464" w:author="wanao" w:date="2026-07-06T17:28:06Z"/>
        </w:trPr>
        <w:tc>
          <w:tcPr>
            <w:tcW w:w="2260" w:type="dxa"/>
            <w:shd w:val="clear" w:color="auto" w:fill="FFFFFF"/>
          </w:tcPr>
          <w:p>
            <w:pPr>
              <w:spacing w:line="360" w:lineRule="auto"/>
              <w:rPr>
                <w:ins w:id="465" w:author="wanao" w:date="2026-07-06T17:28:06Z"/>
                <w:rFonts w:ascii="仿宋" w:hAnsi="仿宋" w:eastAsia="仿宋"/>
              </w:rPr>
            </w:pPr>
            <w:ins w:id="466" w:author="wanao" w:date="2026-07-06T17:28:06Z">
              <w:r>
                <w:rPr>
                  <w:rFonts w:ascii="仿宋" w:hAnsi="仿宋" w:eastAsia="仿宋"/>
                  <w:b/>
                  <w:color w:val="000000"/>
                  <w:sz w:val="24"/>
                </w:rPr>
                <w:t>要素名称</w:t>
              </w:r>
            </w:ins>
          </w:p>
        </w:tc>
        <w:tc>
          <w:tcPr>
            <w:tcW w:w="2270" w:type="dxa"/>
            <w:shd w:val="clear" w:color="auto" w:fill="FFFFFF"/>
          </w:tcPr>
          <w:p>
            <w:pPr>
              <w:spacing w:line="360" w:lineRule="auto"/>
              <w:rPr>
                <w:ins w:id="467" w:author="wanao" w:date="2026-07-06T17:28:06Z"/>
                <w:rFonts w:ascii="仿宋" w:hAnsi="仿宋" w:eastAsia="仿宋"/>
              </w:rPr>
            </w:pPr>
            <w:ins w:id="468" w:author="wanao" w:date="2026-07-06T17:28:06Z">
              <w:r>
                <w:rPr>
                  <w:rFonts w:ascii="仿宋" w:hAnsi="仿宋" w:eastAsia="仿宋"/>
                  <w:b/>
                  <w:color w:val="000000"/>
                  <w:sz w:val="24"/>
                </w:rPr>
                <w:t>约束及校验规则</w:t>
              </w:r>
            </w:ins>
          </w:p>
        </w:tc>
        <w:tc>
          <w:tcPr>
            <w:tcW w:w="2260" w:type="dxa"/>
            <w:shd w:val="clear" w:color="auto" w:fill="FFFFFF"/>
          </w:tcPr>
          <w:p>
            <w:pPr>
              <w:spacing w:line="360" w:lineRule="auto"/>
              <w:rPr>
                <w:ins w:id="469" w:author="wanao" w:date="2026-07-06T17:28:06Z"/>
                <w:rFonts w:ascii="仿宋" w:hAnsi="仿宋" w:eastAsia="仿宋"/>
              </w:rPr>
            </w:pPr>
            <w:ins w:id="470" w:author="wanao" w:date="2026-07-06T17:28:06Z">
              <w:r>
                <w:rPr>
                  <w:rFonts w:ascii="仿宋" w:hAnsi="仿宋" w:eastAsia="仿宋"/>
                  <w:b/>
                  <w:color w:val="000000"/>
                  <w:sz w:val="24"/>
                </w:rPr>
                <w:t>数据类型</w:t>
              </w:r>
            </w:ins>
          </w:p>
        </w:tc>
        <w:tc>
          <w:tcPr>
            <w:tcW w:w="2270" w:type="dxa"/>
            <w:shd w:val="clear" w:color="auto" w:fill="FFFFFF"/>
          </w:tcPr>
          <w:p>
            <w:pPr>
              <w:spacing w:line="360" w:lineRule="auto"/>
              <w:rPr>
                <w:ins w:id="471" w:author="wanao" w:date="2026-07-06T17:28:06Z"/>
                <w:rFonts w:ascii="仿宋" w:hAnsi="仿宋" w:eastAsia="仿宋"/>
              </w:rPr>
            </w:pPr>
            <w:ins w:id="472" w:author="wanao" w:date="2026-07-06T17:28:06Z">
              <w:r>
                <w:rPr>
                  <w:rFonts w:ascii="仿宋" w:hAnsi="仿宋" w:eastAsia="仿宋"/>
                  <w:b/>
                  <w:color w:val="000000"/>
                  <w:sz w:val="24"/>
                </w:rPr>
                <w:t>说明</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ins w:id="473" w:author="wanao" w:date="2026-07-06T17:28:06Z"/>
        </w:trPr>
        <w:tc>
          <w:tcPr>
            <w:tcW w:w="2260" w:type="dxa"/>
          </w:tcPr>
          <w:p>
            <w:pPr>
              <w:spacing w:line="360" w:lineRule="auto"/>
              <w:rPr>
                <w:ins w:id="474" w:author="wanao" w:date="2026-07-06T17:28:06Z"/>
                <w:rFonts w:hint="default" w:ascii="仿宋" w:hAnsi="仿宋" w:eastAsia="仿宋"/>
                <w:lang w:val="en-US" w:eastAsia="zh-CN"/>
              </w:rPr>
            </w:pPr>
            <w:ins w:id="475" w:author="wanao" w:date="2026-07-06T17:28:10Z">
              <w:r>
                <w:rPr>
                  <w:rFonts w:hint="eastAsia" w:ascii="仿宋" w:hAnsi="仿宋" w:eastAsia="仿宋"/>
                  <w:color w:val="000000"/>
                  <w:sz w:val="24"/>
                  <w:lang w:val="en-US" w:eastAsia="zh-CN"/>
                </w:rPr>
                <w:t>客户</w:t>
              </w:r>
            </w:ins>
            <w:ins w:id="476" w:author="wanao" w:date="2026-07-06T17:28:11Z">
              <w:r>
                <w:rPr>
                  <w:rFonts w:hint="eastAsia" w:ascii="仿宋" w:hAnsi="仿宋" w:eastAsia="仿宋"/>
                  <w:color w:val="000000"/>
                  <w:sz w:val="24"/>
                  <w:lang w:val="en-US" w:eastAsia="zh-CN"/>
                </w:rPr>
                <w:t>经理</w:t>
              </w:r>
            </w:ins>
          </w:p>
        </w:tc>
        <w:tc>
          <w:tcPr>
            <w:tcW w:w="2270" w:type="dxa"/>
          </w:tcPr>
          <w:p>
            <w:pPr>
              <w:spacing w:line="360" w:lineRule="auto"/>
              <w:rPr>
                <w:ins w:id="477" w:author="wanao" w:date="2026-07-06T17:28:06Z"/>
                <w:rFonts w:hint="eastAsia" w:ascii="仿宋" w:hAnsi="仿宋" w:eastAsia="仿宋"/>
                <w:lang w:val="en-US" w:eastAsia="zh-CN"/>
              </w:rPr>
            </w:pPr>
            <w:ins w:id="478" w:author="wanao" w:date="2026-07-06T17:28:06Z">
              <w:r>
                <w:rPr>
                  <w:rFonts w:ascii="仿宋" w:hAnsi="仿宋" w:eastAsia="仿宋"/>
                  <w:color w:val="000000"/>
                  <w:sz w:val="24"/>
                </w:rPr>
                <w:t>反显、格式化：</w:t>
              </w:r>
            </w:ins>
            <w:ins w:id="479" w:author="wanao" w:date="2026-07-06T17:28:26Z">
              <w:r>
                <w:rPr>
                  <w:rFonts w:hint="eastAsia" w:ascii="仿宋" w:hAnsi="仿宋" w:eastAsia="仿宋"/>
                  <w:color w:val="000000"/>
                  <w:sz w:val="24"/>
                  <w:lang w:val="en-US" w:eastAsia="zh-CN"/>
                </w:rPr>
                <w:t>客户经理</w:t>
              </w:r>
            </w:ins>
            <w:ins w:id="480" w:author="wanao" w:date="2026-07-06T17:28:27Z">
              <w:r>
                <w:rPr>
                  <w:rFonts w:hint="eastAsia" w:ascii="仿宋" w:hAnsi="仿宋" w:eastAsia="仿宋"/>
                  <w:color w:val="000000"/>
                  <w:sz w:val="24"/>
                  <w:lang w:val="en-US" w:eastAsia="zh-CN"/>
                </w:rPr>
                <w:t>姓名</w:t>
              </w:r>
            </w:ins>
            <w:ins w:id="481" w:author="wanao" w:date="2026-07-06T17:28:06Z">
              <w:r>
                <w:rPr>
                  <w:rFonts w:hint="eastAsia" w:ascii="仿宋" w:hAnsi="仿宋" w:eastAsia="仿宋"/>
                  <w:color w:val="000000"/>
                  <w:sz w:val="24"/>
                </w:rPr>
                <w:t>+</w:t>
              </w:r>
            </w:ins>
            <w:ins w:id="482" w:author="wanao" w:date="2026-07-06T17:28:33Z">
              <w:r>
                <w:rPr>
                  <w:rFonts w:hint="eastAsia" w:ascii="仿宋" w:hAnsi="仿宋" w:eastAsia="仿宋"/>
                  <w:color w:val="000000"/>
                  <w:sz w:val="24"/>
                  <w:lang w:val="en-US" w:eastAsia="zh-CN"/>
                </w:rPr>
                <w:t>工号</w:t>
              </w:r>
            </w:ins>
          </w:p>
        </w:tc>
        <w:tc>
          <w:tcPr>
            <w:tcW w:w="2260" w:type="dxa"/>
          </w:tcPr>
          <w:p>
            <w:pPr>
              <w:spacing w:line="360" w:lineRule="auto"/>
              <w:rPr>
                <w:ins w:id="483" w:author="wanao" w:date="2026-07-06T17:28:06Z"/>
                <w:rFonts w:ascii="仿宋" w:hAnsi="仿宋" w:eastAsia="仿宋"/>
              </w:rPr>
            </w:pPr>
            <w:ins w:id="484" w:author="wanao" w:date="2026-07-06T17:28:06Z">
              <w:r>
                <w:rPr>
                  <w:rFonts w:hint="eastAsia" w:ascii="仿宋" w:hAnsi="仿宋" w:eastAsia="仿宋"/>
                  <w:color w:val="000000"/>
                  <w:sz w:val="24"/>
                </w:rPr>
                <w:t>文本</w:t>
              </w:r>
            </w:ins>
          </w:p>
        </w:tc>
        <w:tc>
          <w:tcPr>
            <w:tcW w:w="2270" w:type="dxa"/>
          </w:tcPr>
          <w:p>
            <w:pPr>
              <w:spacing w:line="360" w:lineRule="auto"/>
              <w:rPr>
                <w:ins w:id="485" w:author="wanao" w:date="2026-07-06T17:28:06Z"/>
                <w:rFonts w:hint="default" w:ascii="仿宋" w:hAnsi="仿宋" w:eastAsia="仿宋"/>
                <w:lang w:val="en-US" w:eastAsia="zh-CN"/>
              </w:rPr>
            </w:pPr>
            <w:ins w:id="486" w:author="wanao" w:date="2026-07-06T17:28:06Z">
              <w:r>
                <w:rPr>
                  <w:rFonts w:hint="eastAsia" w:ascii="仿宋" w:hAnsi="仿宋" w:eastAsia="仿宋"/>
                  <w:color w:val="000000"/>
                  <w:sz w:val="24"/>
                </w:rPr>
                <w:t>展示</w:t>
              </w:r>
            </w:ins>
            <w:ins w:id="487" w:author="wanao" w:date="2026-07-06T17:28:41Z">
              <w:r>
                <w:rPr>
                  <w:rFonts w:hint="eastAsia" w:ascii="仿宋" w:hAnsi="仿宋" w:eastAsia="仿宋"/>
                  <w:color w:val="000000"/>
                  <w:sz w:val="24"/>
                  <w:lang w:val="en-US" w:eastAsia="zh-CN"/>
                </w:rPr>
                <w:t>网点</w:t>
              </w:r>
            </w:ins>
            <w:ins w:id="488" w:author="wanao" w:date="2026-07-06T17:28:43Z">
              <w:r>
                <w:rPr>
                  <w:rFonts w:hint="eastAsia" w:ascii="仿宋" w:hAnsi="仿宋" w:eastAsia="仿宋"/>
                  <w:color w:val="000000"/>
                  <w:sz w:val="24"/>
                  <w:lang w:val="en-US" w:eastAsia="zh-CN"/>
                </w:rPr>
                <w:t>内的</w:t>
              </w:r>
            </w:ins>
            <w:ins w:id="489" w:author="wanao" w:date="2026-07-06T17:28:44Z">
              <w:r>
                <w:rPr>
                  <w:rFonts w:hint="eastAsia" w:ascii="仿宋" w:hAnsi="仿宋" w:eastAsia="仿宋"/>
                  <w:color w:val="000000"/>
                  <w:sz w:val="24"/>
                  <w:lang w:val="en-US" w:eastAsia="zh-CN"/>
                </w:rPr>
                <w:t>客户</w:t>
              </w:r>
            </w:ins>
            <w:ins w:id="490" w:author="wanao" w:date="2026-07-06T17:28:45Z">
              <w:r>
                <w:rPr>
                  <w:rFonts w:hint="eastAsia" w:ascii="仿宋" w:hAnsi="仿宋" w:eastAsia="仿宋"/>
                  <w:color w:val="000000"/>
                  <w:sz w:val="24"/>
                  <w:lang w:val="en-US" w:eastAsia="zh-CN"/>
                </w:rPr>
                <w:t>经理</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ins w:id="491" w:author="wanao" w:date="2026-07-06T17:28:06Z"/>
        </w:trPr>
        <w:tc>
          <w:tcPr>
            <w:tcW w:w="2260" w:type="dxa"/>
          </w:tcPr>
          <w:p>
            <w:pPr>
              <w:spacing w:line="360" w:lineRule="auto"/>
              <w:rPr>
                <w:ins w:id="492" w:author="wanao" w:date="2026-07-06T17:28:06Z"/>
                <w:rFonts w:ascii="仿宋" w:hAnsi="仿宋" w:eastAsia="仿宋"/>
              </w:rPr>
            </w:pPr>
            <w:ins w:id="493" w:author="wanao" w:date="2026-07-06T17:28:06Z">
              <w:r>
                <w:rPr>
                  <w:rFonts w:hint="eastAsia" w:ascii="仿宋" w:hAnsi="仿宋" w:eastAsia="仿宋"/>
                  <w:color w:val="000000"/>
                  <w:sz w:val="24"/>
                </w:rPr>
                <w:t>客户数</w:t>
              </w:r>
            </w:ins>
          </w:p>
        </w:tc>
        <w:tc>
          <w:tcPr>
            <w:tcW w:w="2270" w:type="dxa"/>
          </w:tcPr>
          <w:p>
            <w:pPr>
              <w:spacing w:line="360" w:lineRule="auto"/>
              <w:rPr>
                <w:ins w:id="494" w:author="wanao" w:date="2026-07-06T17:28:06Z"/>
                <w:rFonts w:ascii="仿宋" w:hAnsi="仿宋" w:eastAsia="仿宋"/>
              </w:rPr>
            </w:pPr>
            <w:ins w:id="495" w:author="wanao" w:date="2026-07-06T17:28:06Z">
              <w:r>
                <w:rPr>
                  <w:rFonts w:ascii="仿宋" w:hAnsi="仿宋" w:eastAsia="仿宋"/>
                  <w:color w:val="000000"/>
                  <w:sz w:val="24"/>
                </w:rPr>
                <w:t>反显、格式化：10,000</w:t>
              </w:r>
            </w:ins>
          </w:p>
        </w:tc>
        <w:tc>
          <w:tcPr>
            <w:tcW w:w="2260" w:type="dxa"/>
          </w:tcPr>
          <w:p>
            <w:pPr>
              <w:spacing w:line="360" w:lineRule="auto"/>
              <w:rPr>
                <w:ins w:id="496" w:author="wanao" w:date="2026-07-06T17:28:06Z"/>
                <w:rFonts w:ascii="仿宋" w:hAnsi="仿宋" w:eastAsia="仿宋"/>
              </w:rPr>
            </w:pPr>
            <w:ins w:id="497" w:author="wanao" w:date="2026-07-06T17:28:06Z">
              <w:r>
                <w:rPr>
                  <w:rFonts w:hint="eastAsia" w:ascii="仿宋" w:hAnsi="仿宋" w:eastAsia="仿宋"/>
                  <w:color w:val="000000"/>
                  <w:sz w:val="24"/>
                </w:rPr>
                <w:t>数字</w:t>
              </w:r>
            </w:ins>
          </w:p>
        </w:tc>
        <w:tc>
          <w:tcPr>
            <w:tcW w:w="2270" w:type="dxa"/>
          </w:tcPr>
          <w:p>
            <w:pPr>
              <w:spacing w:line="360" w:lineRule="auto"/>
              <w:rPr>
                <w:ins w:id="498" w:author="wanao" w:date="2026-07-06T17:28:06Z"/>
                <w:rFonts w:ascii="仿宋" w:hAnsi="仿宋" w:eastAsia="仿宋"/>
              </w:rPr>
            </w:pPr>
            <w:ins w:id="499" w:author="wanao" w:date="2026-07-06T17:28:06Z">
              <w:r>
                <w:rPr>
                  <w:rFonts w:ascii="仿宋" w:hAnsi="仿宋" w:eastAsia="仿宋"/>
                  <w:color w:val="000000"/>
                  <w:sz w:val="24"/>
                </w:rPr>
                <w:t>展示当前统计期间内贷款业绩销量结果</w:t>
              </w:r>
            </w:ins>
            <w:ins w:id="500" w:author="wanao" w:date="2026-07-06T17:28:06Z">
              <w:r>
                <w:rPr>
                  <w:rFonts w:hint="eastAsia" w:ascii="仿宋" w:hAnsi="仿宋" w:eastAsia="仿宋"/>
                  <w:color w:val="000000"/>
                  <w:sz w:val="24"/>
                </w:rPr>
                <w:t>，支持下钻</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ins w:id="501" w:author="wanao" w:date="2026-07-06T17:28:06Z"/>
        </w:trPr>
        <w:tc>
          <w:tcPr>
            <w:tcW w:w="2260" w:type="dxa"/>
          </w:tcPr>
          <w:p>
            <w:pPr>
              <w:spacing w:line="360" w:lineRule="auto"/>
              <w:rPr>
                <w:ins w:id="502" w:author="wanao" w:date="2026-07-06T17:28:06Z"/>
                <w:rFonts w:ascii="仿宋" w:hAnsi="仿宋" w:eastAsia="仿宋"/>
              </w:rPr>
            </w:pPr>
            <w:ins w:id="503" w:author="wanao" w:date="2026-07-06T17:28:06Z">
              <w:r>
                <w:rPr>
                  <w:rFonts w:ascii="仿宋" w:hAnsi="仿宋" w:eastAsia="仿宋"/>
                </w:rPr>
                <w:t>{</w:t>
              </w:r>
            </w:ins>
            <w:ins w:id="504" w:author="wanao" w:date="2026-07-06T17:28:06Z">
              <w:r>
                <w:rPr>
                  <w:rFonts w:hint="eastAsia" w:ascii="仿宋" w:hAnsi="仿宋" w:eastAsia="仿宋"/>
                  <w:color w:val="000000"/>
                  <w:sz w:val="24"/>
                </w:rPr>
                <w:t>存款｜理财｜保险｜贷款</w:t>
              </w:r>
            </w:ins>
            <w:ins w:id="505" w:author="wanao" w:date="2026-07-06T17:28:06Z">
              <w:r>
                <w:rPr>
                  <w:rFonts w:ascii="仿宋" w:hAnsi="仿宋" w:eastAsia="仿宋"/>
                </w:rPr>
                <w:t>}</w:t>
              </w:r>
            </w:ins>
            <w:ins w:id="506" w:author="wanao" w:date="2026-07-06T17:28:06Z">
              <w:r>
                <w:rPr>
                  <w:rFonts w:hint="eastAsia" w:ascii="仿宋" w:hAnsi="仿宋" w:eastAsia="仿宋"/>
                  <w:color w:val="000000"/>
                  <w:sz w:val="24"/>
                  <w:szCs w:val="24"/>
                </w:rPr>
                <w:t>销量</w:t>
              </w:r>
            </w:ins>
          </w:p>
        </w:tc>
        <w:tc>
          <w:tcPr>
            <w:tcW w:w="2270" w:type="dxa"/>
          </w:tcPr>
          <w:p>
            <w:pPr>
              <w:spacing w:line="360" w:lineRule="auto"/>
              <w:rPr>
                <w:ins w:id="507" w:author="wanao" w:date="2026-07-06T17:28:06Z"/>
                <w:rFonts w:ascii="仿宋" w:hAnsi="仿宋" w:eastAsia="仿宋"/>
              </w:rPr>
            </w:pPr>
            <w:ins w:id="508" w:author="wanao" w:date="2026-07-06T17:28:06Z">
              <w:r>
                <w:rPr>
                  <w:rFonts w:ascii="仿宋" w:hAnsi="仿宋" w:eastAsia="仿宋"/>
                  <w:color w:val="000000"/>
                  <w:sz w:val="24"/>
                </w:rPr>
                <w:t>反显、格式化：10,000.00</w:t>
              </w:r>
            </w:ins>
          </w:p>
        </w:tc>
        <w:tc>
          <w:tcPr>
            <w:tcW w:w="2260" w:type="dxa"/>
          </w:tcPr>
          <w:p>
            <w:pPr>
              <w:spacing w:line="360" w:lineRule="auto"/>
              <w:rPr>
                <w:ins w:id="509" w:author="wanao" w:date="2026-07-06T17:28:06Z"/>
                <w:rFonts w:ascii="仿宋" w:hAnsi="仿宋" w:eastAsia="仿宋"/>
              </w:rPr>
            </w:pPr>
            <w:ins w:id="510" w:author="wanao" w:date="2026-07-06T17:28:06Z">
              <w:r>
                <w:rPr>
                  <w:rFonts w:ascii="仿宋" w:hAnsi="仿宋" w:eastAsia="仿宋"/>
                  <w:color w:val="000000"/>
                  <w:sz w:val="24"/>
                </w:rPr>
                <w:t>金额</w:t>
              </w:r>
            </w:ins>
          </w:p>
        </w:tc>
        <w:tc>
          <w:tcPr>
            <w:tcW w:w="2270" w:type="dxa"/>
          </w:tcPr>
          <w:p>
            <w:pPr>
              <w:spacing w:line="360" w:lineRule="auto"/>
              <w:rPr>
                <w:ins w:id="511" w:author="wanao" w:date="2026-07-06T17:28:06Z"/>
                <w:rFonts w:ascii="仿宋" w:hAnsi="仿宋" w:eastAsia="仿宋"/>
                <w:color w:val="000000"/>
                <w:sz w:val="24"/>
              </w:rPr>
            </w:pPr>
            <w:ins w:id="512" w:author="wanao" w:date="2026-07-06T17:28:06Z">
              <w:r>
                <w:rPr>
                  <w:rFonts w:ascii="仿宋" w:hAnsi="仿宋" w:eastAsia="仿宋"/>
                  <w:color w:val="000000"/>
                  <w:sz w:val="24"/>
                </w:rPr>
                <w:t>展示当前统计期间内</w:t>
              </w:r>
            </w:ins>
            <w:ins w:id="513" w:author="wanao" w:date="2026-07-06T17:28:06Z">
              <w:r>
                <w:rPr>
                  <w:rFonts w:hint="eastAsia" w:ascii="仿宋" w:hAnsi="仿宋" w:eastAsia="仿宋"/>
                  <w:color w:val="000000"/>
                  <w:sz w:val="24"/>
                </w:rPr>
                <w:t>产品</w:t>
              </w:r>
            </w:ins>
            <w:ins w:id="514" w:author="wanao" w:date="2026-07-06T17:28:06Z">
              <w:r>
                <w:rPr>
                  <w:rFonts w:ascii="仿宋" w:hAnsi="仿宋" w:eastAsia="仿宋"/>
                  <w:color w:val="000000"/>
                  <w:sz w:val="24"/>
                </w:rPr>
                <w:t>销量结果</w:t>
              </w:r>
            </w:ins>
            <w:ins w:id="515" w:author="wanao" w:date="2026-07-06T17:28:06Z">
              <w:r>
                <w:rPr>
                  <w:rFonts w:hint="eastAsia" w:ascii="仿宋" w:hAnsi="仿宋" w:eastAsia="仿宋"/>
                  <w:color w:val="000000"/>
                  <w:sz w:val="24"/>
                </w:rPr>
                <w:t>，支持下钻</w:t>
              </w:r>
            </w:ins>
          </w:p>
          <w:p>
            <w:pPr>
              <w:spacing w:line="360" w:lineRule="auto"/>
              <w:rPr>
                <w:ins w:id="516" w:author="wanao" w:date="2026-07-06T17:28:06Z"/>
                <w:rFonts w:ascii="仿宋" w:hAnsi="仿宋" w:eastAsia="仿宋"/>
              </w:rPr>
            </w:pPr>
            <w:ins w:id="517" w:author="wanao" w:date="2026-07-06T17:28:06Z">
              <w:r>
                <w:rPr>
                  <w:rFonts w:hint="eastAsia" w:ascii="仿宋" w:hAnsi="仿宋" w:eastAsia="仿宋"/>
                  <w:color w:val="000000"/>
                  <w:sz w:val="24"/>
                </w:rPr>
                <w:t>支持按照销量排序</w:t>
              </w:r>
            </w:ins>
          </w:p>
        </w:tc>
      </w:tr>
    </w:tbl>
    <w:p>
      <w:pPr>
        <w:spacing w:line="360" w:lineRule="auto"/>
        <w:rPr>
          <w:rFonts w:hint="default" w:ascii="仿宋" w:hAnsi="仿宋" w:eastAsia="仿宋"/>
          <w:color w:val="000000"/>
          <w:sz w:val="24"/>
          <w:lang w:val="en-US" w:eastAsia="zh-CN"/>
        </w:rPr>
      </w:pPr>
    </w:p>
    <w:p>
      <w:pPr>
        <w:spacing w:line="360" w:lineRule="auto"/>
        <w:rPr>
          <w:rFonts w:ascii="仿宋" w:hAnsi="仿宋" w:eastAsia="仿宋"/>
        </w:rPr>
      </w:pPr>
      <w:r>
        <w:rPr>
          <w:rFonts w:ascii="仿宋" w:hAnsi="仿宋" w:eastAsia="仿宋"/>
          <w:color w:val="000000"/>
          <w:sz w:val="24"/>
        </w:rPr>
        <w:t>系统输出</w:t>
      </w:r>
      <w:r>
        <w:rPr>
          <w:rFonts w:hint="eastAsia" w:ascii="仿宋" w:hAnsi="仿宋" w:eastAsia="仿宋"/>
          <w:color w:val="000000"/>
          <w:sz w:val="24"/>
        </w:rPr>
        <w:t>客户</w:t>
      </w:r>
      <w:del w:id="518" w:author="wanao" w:date="2026-07-06T17:27:49Z">
        <w:r>
          <w:rPr>
            <w:rFonts w:hint="eastAsia" w:ascii="仿宋" w:hAnsi="仿宋" w:eastAsia="仿宋"/>
            <w:color w:val="000000"/>
            <w:sz w:val="24"/>
          </w:rPr>
          <w:delText>经理</w:delText>
        </w:r>
      </w:del>
      <w:r>
        <w:rPr>
          <w:rFonts w:hint="eastAsia" w:ascii="仿宋" w:hAnsi="仿宋" w:eastAsia="仿宋"/>
          <w:color w:val="000000"/>
          <w:sz w:val="24"/>
        </w:rPr>
        <w:t>层级统计的列表信息</w:t>
      </w:r>
      <w:r>
        <w:rPr>
          <w:rFonts w:ascii="仿宋" w:hAnsi="仿宋" w:eastAsia="仿宋"/>
          <w:color w:val="000000"/>
          <w:sz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客户名称</w:t>
            </w:r>
          </w:p>
        </w:tc>
        <w:tc>
          <w:tcPr>
            <w:tcW w:w="2270" w:type="dxa"/>
          </w:tcPr>
          <w:p>
            <w:pPr>
              <w:spacing w:line="360" w:lineRule="auto"/>
              <w:rPr>
                <w:rFonts w:ascii="仿宋" w:hAnsi="仿宋" w:eastAsia="仿宋"/>
              </w:rPr>
            </w:pPr>
            <w:r>
              <w:rPr>
                <w:rFonts w:ascii="仿宋" w:hAnsi="仿宋" w:eastAsia="仿宋"/>
                <w:color w:val="000000"/>
                <w:sz w:val="24"/>
              </w:rPr>
              <w:t>反显、格式化：</w:t>
            </w:r>
            <w:r>
              <w:rPr>
                <w:rFonts w:hint="eastAsia" w:ascii="仿宋" w:hAnsi="仿宋" w:eastAsia="仿宋"/>
                <w:color w:val="000000"/>
                <w:sz w:val="24"/>
              </w:rPr>
              <w:t>核心客户号+客户名称</w:t>
            </w:r>
          </w:p>
        </w:tc>
        <w:tc>
          <w:tcPr>
            <w:tcW w:w="2260" w:type="dxa"/>
          </w:tcPr>
          <w:p>
            <w:pPr>
              <w:spacing w:line="360" w:lineRule="auto"/>
              <w:rPr>
                <w:rFonts w:ascii="仿宋" w:hAnsi="仿宋" w:eastAsia="仿宋"/>
              </w:rPr>
            </w:pPr>
            <w:r>
              <w:rPr>
                <w:rFonts w:hint="eastAsia" w:ascii="仿宋" w:hAnsi="仿宋" w:eastAsia="仿宋"/>
                <w:color w:val="000000"/>
                <w:sz w:val="24"/>
              </w:rPr>
              <w:t>文本</w:t>
            </w:r>
          </w:p>
        </w:tc>
        <w:tc>
          <w:tcPr>
            <w:tcW w:w="2270" w:type="dxa"/>
          </w:tcPr>
          <w:p>
            <w:pPr>
              <w:spacing w:line="360" w:lineRule="auto"/>
              <w:rPr>
                <w:rFonts w:ascii="仿宋" w:hAnsi="仿宋" w:eastAsia="仿宋"/>
              </w:rPr>
            </w:pPr>
            <w:r>
              <w:rPr>
                <w:rFonts w:hint="eastAsia" w:ascii="仿宋" w:hAnsi="仿宋" w:eastAsia="仿宋"/>
                <w:color w:val="000000"/>
                <w:sz w:val="24"/>
              </w:rPr>
              <w:t>展示客户名称，支持跳转客户视图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color w:val="000000"/>
                <w:sz w:val="24"/>
              </w:rPr>
            </w:pPr>
            <w:r>
              <w:rPr>
                <w:rFonts w:hint="eastAsia" w:ascii="仿宋" w:hAnsi="仿宋" w:eastAsia="仿宋"/>
                <w:color w:val="000000"/>
                <w:sz w:val="24"/>
              </w:rPr>
              <w:t>管户机构</w:t>
            </w:r>
          </w:p>
        </w:tc>
        <w:tc>
          <w:tcPr>
            <w:tcW w:w="2270" w:type="dxa"/>
          </w:tcPr>
          <w:p>
            <w:pPr>
              <w:spacing w:line="360" w:lineRule="auto"/>
              <w:rPr>
                <w:rFonts w:ascii="仿宋" w:hAnsi="仿宋" w:eastAsia="仿宋"/>
                <w:color w:val="000000"/>
                <w:sz w:val="24"/>
              </w:rPr>
            </w:pPr>
            <w:r>
              <w:rPr>
                <w:rFonts w:ascii="仿宋" w:hAnsi="仿宋" w:eastAsia="仿宋"/>
                <w:color w:val="000000"/>
                <w:sz w:val="24"/>
              </w:rPr>
              <w:t>反显、格式化：</w:t>
            </w:r>
            <w:r>
              <w:rPr>
                <w:rFonts w:hint="eastAsia" w:ascii="仿宋" w:hAnsi="仿宋" w:eastAsia="仿宋"/>
                <w:color w:val="000000"/>
                <w:sz w:val="24"/>
              </w:rPr>
              <w:t>机构号+机构名称</w:t>
            </w:r>
          </w:p>
        </w:tc>
        <w:tc>
          <w:tcPr>
            <w:tcW w:w="2260" w:type="dxa"/>
          </w:tcPr>
          <w:p>
            <w:pPr>
              <w:spacing w:line="360" w:lineRule="auto"/>
              <w:rPr>
                <w:rFonts w:ascii="仿宋" w:hAnsi="仿宋" w:eastAsia="仿宋"/>
                <w:color w:val="000000"/>
                <w:sz w:val="24"/>
              </w:rPr>
            </w:pPr>
            <w:r>
              <w:rPr>
                <w:rFonts w:hint="eastAsia" w:ascii="仿宋" w:hAnsi="仿宋" w:eastAsia="仿宋"/>
                <w:color w:val="000000"/>
                <w:sz w:val="24"/>
              </w:rPr>
              <w:t>文本</w:t>
            </w:r>
          </w:p>
        </w:tc>
        <w:tc>
          <w:tcPr>
            <w:tcW w:w="2270" w:type="dxa"/>
          </w:tcPr>
          <w:p>
            <w:pPr>
              <w:spacing w:line="360" w:lineRule="auto"/>
              <w:rPr>
                <w:rFonts w:ascii="仿宋" w:hAnsi="仿宋" w:eastAsia="仿宋"/>
                <w:color w:val="000000"/>
                <w:sz w:val="24"/>
              </w:rPr>
            </w:pPr>
            <w:r>
              <w:rPr>
                <w:rFonts w:hint="eastAsia" w:ascii="仿宋" w:hAnsi="仿宋" w:eastAsia="仿宋"/>
                <w:color w:val="00000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管户经理</w:t>
            </w:r>
          </w:p>
        </w:tc>
        <w:tc>
          <w:tcPr>
            <w:tcW w:w="2270" w:type="dxa"/>
          </w:tcPr>
          <w:p>
            <w:pPr>
              <w:spacing w:line="360" w:lineRule="auto"/>
              <w:rPr>
                <w:rFonts w:ascii="仿宋" w:hAnsi="仿宋" w:eastAsia="仿宋"/>
              </w:rPr>
            </w:pPr>
            <w:r>
              <w:rPr>
                <w:rFonts w:ascii="仿宋" w:hAnsi="仿宋" w:eastAsia="仿宋"/>
                <w:color w:val="000000"/>
                <w:sz w:val="24"/>
              </w:rPr>
              <w:t>反显、格式化：</w:t>
            </w:r>
            <w:r>
              <w:rPr>
                <w:rFonts w:hint="eastAsia" w:ascii="仿宋" w:hAnsi="仿宋" w:eastAsia="仿宋"/>
                <w:color w:val="000000"/>
                <w:sz w:val="24"/>
              </w:rPr>
              <w:t>工号+客户经理名称</w:t>
            </w:r>
          </w:p>
        </w:tc>
        <w:tc>
          <w:tcPr>
            <w:tcW w:w="2260" w:type="dxa"/>
          </w:tcPr>
          <w:p>
            <w:pPr>
              <w:spacing w:line="360" w:lineRule="auto"/>
              <w:rPr>
                <w:rFonts w:ascii="仿宋" w:hAnsi="仿宋" w:eastAsia="仿宋"/>
              </w:rPr>
            </w:pPr>
            <w:r>
              <w:rPr>
                <w:rFonts w:hint="eastAsia" w:ascii="仿宋" w:hAnsi="仿宋" w:eastAsia="仿宋"/>
                <w:color w:val="000000"/>
                <w:sz w:val="24"/>
              </w:rPr>
              <w:t>文本</w:t>
            </w:r>
          </w:p>
        </w:tc>
        <w:tc>
          <w:tcPr>
            <w:tcW w:w="2270" w:type="dxa"/>
          </w:tcPr>
          <w:p>
            <w:pPr>
              <w:spacing w:line="360" w:lineRule="auto"/>
              <w:rPr>
                <w:rFonts w:ascii="仿宋" w:hAnsi="仿宋" w:eastAsia="仿宋"/>
              </w:rPr>
            </w:pPr>
            <w:r>
              <w:rPr>
                <w:rFonts w:hint="eastAsia" w:ascii="仿宋" w:hAnsi="仿宋" w:eastAsia="仿宋"/>
                <w:color w:val="000000"/>
                <w:sz w:val="24"/>
              </w:rPr>
              <w:t>展示客户经理名称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rPr>
              <w:t>{</w:t>
            </w:r>
            <w:r>
              <w:rPr>
                <w:rFonts w:hint="eastAsia" w:ascii="仿宋" w:hAnsi="仿宋" w:eastAsia="仿宋"/>
                <w:color w:val="000000"/>
                <w:sz w:val="24"/>
              </w:rPr>
              <w:t>存款｜理财｜保险｜贷款</w:t>
            </w:r>
            <w:r>
              <w:rPr>
                <w:rFonts w:ascii="仿宋" w:hAnsi="仿宋" w:eastAsia="仿宋"/>
              </w:rPr>
              <w:t>}</w:t>
            </w:r>
            <w:r>
              <w:rPr>
                <w:rFonts w:hint="eastAsia" w:ascii="仿宋" w:hAnsi="仿宋" w:eastAsia="仿宋"/>
                <w:color w:val="000000"/>
                <w:sz w:val="24"/>
                <w:szCs w:val="24"/>
              </w:rPr>
              <w:t>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color w:val="000000"/>
                <w:sz w:val="24"/>
              </w:rPr>
            </w:pPr>
            <w:r>
              <w:rPr>
                <w:rFonts w:ascii="仿宋" w:hAnsi="仿宋" w:eastAsia="仿宋"/>
                <w:color w:val="000000"/>
                <w:sz w:val="24"/>
              </w:rPr>
              <w:t>展示当前统计期间内</w:t>
            </w:r>
            <w:r>
              <w:rPr>
                <w:rFonts w:hint="eastAsia" w:ascii="仿宋" w:hAnsi="仿宋" w:eastAsia="仿宋"/>
                <w:color w:val="000000"/>
                <w:sz w:val="24"/>
              </w:rPr>
              <w:t>产品</w:t>
            </w:r>
            <w:r>
              <w:rPr>
                <w:rFonts w:ascii="仿宋" w:hAnsi="仿宋" w:eastAsia="仿宋"/>
                <w:color w:val="000000"/>
                <w:sz w:val="24"/>
              </w:rPr>
              <w:t>销量结果</w:t>
            </w:r>
            <w:r>
              <w:rPr>
                <w:rFonts w:hint="eastAsia" w:ascii="仿宋" w:hAnsi="仿宋" w:eastAsia="仿宋"/>
                <w:color w:val="000000"/>
                <w:sz w:val="24"/>
              </w:rPr>
              <w:t>，支持下钻</w:t>
            </w:r>
          </w:p>
          <w:p>
            <w:pPr>
              <w:spacing w:line="360" w:lineRule="auto"/>
              <w:rPr>
                <w:rFonts w:ascii="仿宋" w:hAnsi="仿宋" w:eastAsia="仿宋"/>
              </w:rPr>
            </w:pPr>
            <w:r>
              <w:rPr>
                <w:rFonts w:hint="eastAsia" w:ascii="仿宋" w:hAnsi="仿宋" w:eastAsia="仿宋"/>
                <w:color w:val="000000"/>
                <w:sz w:val="24"/>
              </w:rPr>
              <w:t>支持按照销量排序</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i/>
          <w:iCs/>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i/>
          <w:iCs/>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i/>
          <w:iCs/>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92" w:name="_Toc233295850"/>
      <w:r>
        <w:rPr>
          <w:rFonts w:hint="eastAsia"/>
          <w:sz w:val="28"/>
          <w:szCs w:val="28"/>
        </w:rPr>
        <w:t>英雄榜</w:t>
      </w:r>
      <w:bookmarkEnd w:id="92"/>
    </w:p>
    <w:p>
      <w:pPr>
        <w:pStyle w:val="6"/>
        <w:numPr>
          <w:ilvl w:val="3"/>
          <w:numId w:val="14"/>
        </w:numPr>
        <w:spacing w:line="360" w:lineRule="auto"/>
        <w:rPr>
          <w:rFonts w:ascii="仿宋" w:hAnsi="仿宋" w:eastAsia="仿宋"/>
          <w:i/>
          <w:iCs/>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总/分/支行</w:t>
      </w:r>
      <w:r>
        <w:rPr>
          <w:rFonts w:ascii="仿宋" w:hAnsi="仿宋" w:eastAsia="仿宋"/>
          <w:color w:val="000000"/>
          <w:sz w:val="24"/>
        </w:rPr>
        <w:t>不同层级用户查看机构和客户经理在多项经营指标下的排名，帮助用户快速识别领先和落后对象并支撑经营督导与绩效管理</w:t>
      </w:r>
      <w:r>
        <w:rPr>
          <w:rFonts w:hint="eastAsia" w:ascii="仿宋" w:hAnsi="仿宋" w:eastAsia="仿宋"/>
          <w:color w:val="000000"/>
          <w:sz w:val="24"/>
        </w:rPr>
        <w:t>。</w:t>
      </w:r>
    </w:p>
    <w:p>
      <w:pPr>
        <w:pStyle w:val="6"/>
        <w:numPr>
          <w:ilvl w:val="3"/>
          <w:numId w:val="14"/>
        </w:numPr>
        <w:spacing w:line="360" w:lineRule="auto"/>
        <w:rPr>
          <w:rFonts w:ascii="仿宋" w:hAnsi="仿宋" w:eastAsia="仿宋"/>
          <w:i/>
          <w:iCs/>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用户进入“英雄榜”页面后，系统加载默认统计期间</w:t>
      </w:r>
      <w:r>
        <w:rPr>
          <w:rFonts w:hint="eastAsia" w:ascii="仿宋" w:hAnsi="仿宋" w:eastAsia="仿宋"/>
          <w:color w:val="000000"/>
          <w:sz w:val="24"/>
        </w:rPr>
        <w:t>（月度）分行榜单、网点榜单及客户经理榜单</w:t>
      </w:r>
      <w:r>
        <w:rPr>
          <w:rFonts w:ascii="仿宋" w:hAnsi="仿宋" w:eastAsia="仿宋"/>
          <w:color w:val="000000"/>
          <w:sz w:val="24"/>
        </w:rPr>
        <w:t>。</w:t>
      </w:r>
    </w:p>
    <w:p>
      <w:pPr>
        <w:spacing w:line="360" w:lineRule="auto"/>
        <w:rPr>
          <w:rFonts w:ascii="仿宋" w:hAnsi="仿宋" w:eastAsia="仿宋"/>
        </w:rPr>
      </w:pPr>
      <w:r>
        <w:rPr>
          <w:rFonts w:ascii="仿宋" w:hAnsi="仿宋" w:eastAsia="仿宋"/>
          <w:color w:val="000000"/>
          <w:sz w:val="24"/>
        </w:rPr>
        <w:t>用户可切换统计期间</w:t>
      </w:r>
      <w:r>
        <w:rPr>
          <w:rFonts w:hint="eastAsia" w:ascii="仿宋" w:hAnsi="仿宋" w:eastAsia="仿宋"/>
          <w:color w:val="000000"/>
          <w:sz w:val="24"/>
        </w:rPr>
        <w:t>（</w:t>
      </w:r>
      <w:r>
        <w:rPr>
          <w:rFonts w:ascii="仿宋" w:hAnsi="仿宋" w:eastAsia="仿宋"/>
          <w:color w:val="000000"/>
          <w:sz w:val="24"/>
        </w:rPr>
        <w:t>年度、季度、月度</w:t>
      </w:r>
      <w:r>
        <w:rPr>
          <w:rFonts w:hint="eastAsia" w:ascii="仿宋" w:hAnsi="仿宋" w:eastAsia="仿宋"/>
          <w:color w:val="000000"/>
          <w:sz w:val="24"/>
        </w:rPr>
        <w:t>）查看分行榜单、网点榜单及客户经理榜单</w:t>
      </w:r>
      <w:r>
        <w:rPr>
          <w:rFonts w:ascii="仿宋" w:hAnsi="仿宋" w:eastAsia="仿宋"/>
          <w:color w:val="000000"/>
          <w:sz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2262"/>
        <w:gridCol w:w="2262"/>
        <w:gridCol w:w="2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rPr>
            </w:pPr>
            <w:r>
              <w:rPr>
                <w:rFonts w:ascii="仿宋" w:hAnsi="仿宋" w:eastAsia="仿宋"/>
                <w:color w:val="000000"/>
                <w:sz w:val="24"/>
              </w:rPr>
              <w:t>统计期间</w:t>
            </w:r>
          </w:p>
        </w:tc>
        <w:tc>
          <w:tcPr>
            <w:tcW w:w="2262" w:type="dxa"/>
          </w:tcPr>
          <w:p>
            <w:pPr>
              <w:spacing w:line="360" w:lineRule="auto"/>
              <w:rPr>
                <w:rFonts w:ascii="仿宋" w:hAnsi="仿宋" w:eastAsia="仿宋"/>
              </w:rPr>
            </w:pPr>
            <w:r>
              <w:rPr>
                <w:rFonts w:ascii="仿宋" w:hAnsi="仿宋" w:eastAsia="仿宋"/>
                <w:color w:val="000000"/>
                <w:sz w:val="24"/>
              </w:rPr>
              <w:t>必输</w:t>
            </w:r>
            <w:r>
              <w:rPr>
                <w:rFonts w:hint="eastAsia" w:ascii="仿宋" w:hAnsi="仿宋" w:eastAsia="仿宋"/>
                <w:color w:val="000000"/>
                <w:sz w:val="24"/>
              </w:rPr>
              <w:t>，默认：月度</w:t>
            </w:r>
          </w:p>
        </w:tc>
        <w:tc>
          <w:tcPr>
            <w:tcW w:w="2262" w:type="dxa"/>
          </w:tcPr>
          <w:p>
            <w:pPr>
              <w:spacing w:line="360" w:lineRule="auto"/>
              <w:rPr>
                <w:rFonts w:ascii="仿宋" w:hAnsi="仿宋" w:eastAsia="仿宋"/>
              </w:rPr>
            </w:pPr>
            <w:r>
              <w:rPr>
                <w:rFonts w:ascii="仿宋" w:hAnsi="仿宋" w:eastAsia="仿宋"/>
                <w:color w:val="000000"/>
                <w:sz w:val="24"/>
              </w:rPr>
              <w:t>下拉框</w:t>
            </w:r>
          </w:p>
        </w:tc>
        <w:tc>
          <w:tcPr>
            <w:tcW w:w="2275" w:type="dxa"/>
          </w:tcPr>
          <w:p>
            <w:pPr>
              <w:spacing w:line="360" w:lineRule="auto"/>
              <w:rPr>
                <w:rFonts w:ascii="仿宋" w:hAnsi="仿宋" w:eastAsia="仿宋"/>
              </w:rPr>
            </w:pPr>
            <w:r>
              <w:rPr>
                <w:rFonts w:ascii="仿宋" w:hAnsi="仿宋" w:eastAsia="仿宋"/>
                <w:color w:val="000000"/>
                <w:sz w:val="24"/>
              </w:rPr>
              <w:t>枚举值：年度、季度、月度</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i/>
          <w:iCs/>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用户进入“英雄榜”页面后，系统默认加载当前统计期间（</w:t>
      </w:r>
      <w:r>
        <w:rPr>
          <w:rFonts w:hint="eastAsia" w:ascii="仿宋" w:hAnsi="仿宋" w:eastAsia="仿宋"/>
          <w:color w:val="000000"/>
          <w:sz w:val="24"/>
        </w:rPr>
        <w:t>默认：月度</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2. 用户可切换 “月度” 、“季度”、 “年度”查看对应统计期间的榜单结果。</w:t>
      </w:r>
    </w:p>
    <w:p>
      <w:pPr>
        <w:spacing w:line="360" w:lineRule="auto"/>
        <w:rPr>
          <w:rFonts w:ascii="仿宋" w:hAnsi="仿宋" w:eastAsia="仿宋"/>
          <w:sz w:val="24"/>
          <w:szCs w:val="24"/>
        </w:rPr>
      </w:pPr>
      <w:r>
        <w:rPr>
          <w:rFonts w:hint="eastAsia" w:ascii="仿宋" w:hAnsi="仿宋" w:eastAsia="仿宋"/>
          <w:sz w:val="24"/>
          <w:szCs w:val="24"/>
        </w:rPr>
        <w:t>3. 根据用户权限，查看</w:t>
      </w:r>
      <w:r>
        <w:rPr>
          <w:rFonts w:hint="eastAsia" w:ascii="仿宋" w:hAnsi="仿宋" w:eastAsia="仿宋"/>
          <w:color w:val="000000"/>
          <w:sz w:val="24"/>
        </w:rPr>
        <w:t>分行榜单、网点榜单及客户经理</w:t>
      </w:r>
      <w:bookmarkStart w:id="93" w:name="OLE_LINK3"/>
      <w:bookmarkStart w:id="94" w:name="OLE_LINK4"/>
      <w:r>
        <w:rPr>
          <w:rFonts w:hint="eastAsia" w:ascii="仿宋" w:hAnsi="仿宋" w:eastAsia="仿宋"/>
          <w:color w:val="000000"/>
          <w:sz w:val="24"/>
        </w:rPr>
        <w:t>榜单</w:t>
      </w:r>
      <w:bookmarkEnd w:id="93"/>
      <w:bookmarkEnd w:id="94"/>
      <w:r>
        <w:rPr>
          <w:rFonts w:hint="eastAsia" w:ascii="仿宋" w:hAnsi="仿宋" w:eastAsia="仿宋"/>
          <w:color w:val="000000"/>
          <w:sz w:val="24"/>
        </w:rPr>
        <w:t>排名</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4. 用户可切换不同指标，系统刷新对应</w:t>
      </w:r>
      <w:r>
        <w:rPr>
          <w:rFonts w:hint="eastAsia" w:ascii="仿宋" w:hAnsi="仿宋" w:eastAsia="仿宋"/>
          <w:color w:val="000000"/>
          <w:sz w:val="24"/>
        </w:rPr>
        <w:t>榜单</w:t>
      </w:r>
      <w:r>
        <w:rPr>
          <w:rFonts w:hint="eastAsia" w:ascii="仿宋" w:hAnsi="仿宋" w:eastAsia="仿宋"/>
          <w:sz w:val="24"/>
          <w:szCs w:val="24"/>
        </w:rPr>
        <w:t>下的排名。</w:t>
      </w:r>
    </w:p>
    <w:p>
      <w:pPr>
        <w:spacing w:line="360" w:lineRule="auto"/>
        <w:rPr>
          <w:rFonts w:ascii="仿宋" w:hAnsi="仿宋" w:eastAsia="仿宋"/>
          <w:sz w:val="24"/>
          <w:szCs w:val="24"/>
        </w:rPr>
      </w:pPr>
      <w:r>
        <w:rPr>
          <w:rFonts w:hint="eastAsia" w:ascii="仿宋" w:hAnsi="仿宋" w:eastAsia="仿宋"/>
          <w:sz w:val="24"/>
          <w:szCs w:val="24"/>
        </w:rPr>
        <w:t>5. 系统同时展示前列排名和末位排名，便于用户识别领先对象和短板对象。</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统计期间支持“月度” 、“季度”、 “年度”三类统计口径。</w:t>
      </w:r>
    </w:p>
    <w:p>
      <w:pPr>
        <w:spacing w:line="360" w:lineRule="auto"/>
        <w:rPr>
          <w:rFonts w:ascii="仿宋" w:hAnsi="仿宋" w:eastAsia="仿宋"/>
          <w:sz w:val="24"/>
          <w:szCs w:val="24"/>
        </w:rPr>
      </w:pPr>
      <w:r>
        <w:rPr>
          <w:rFonts w:hint="eastAsia" w:ascii="仿宋" w:hAnsi="仿宋" w:eastAsia="仿宋"/>
          <w:sz w:val="24"/>
          <w:szCs w:val="24"/>
        </w:rPr>
        <w:t>2. 统计榜单支持“分行</w:t>
      </w:r>
      <w:r>
        <w:rPr>
          <w:rFonts w:hint="eastAsia" w:ascii="仿宋" w:hAnsi="仿宋" w:eastAsia="仿宋"/>
          <w:color w:val="000000"/>
          <w:sz w:val="24"/>
        </w:rPr>
        <w:t>榜单</w:t>
      </w:r>
      <w:r>
        <w:rPr>
          <w:rFonts w:hint="eastAsia" w:ascii="仿宋" w:hAnsi="仿宋" w:eastAsia="仿宋"/>
          <w:sz w:val="24"/>
          <w:szCs w:val="24"/>
        </w:rPr>
        <w:t>”、“网点</w:t>
      </w:r>
      <w:r>
        <w:rPr>
          <w:rFonts w:hint="eastAsia" w:ascii="仿宋" w:hAnsi="仿宋" w:eastAsia="仿宋"/>
          <w:color w:val="000000"/>
          <w:sz w:val="24"/>
        </w:rPr>
        <w:t>榜单</w:t>
      </w:r>
      <w:r>
        <w:rPr>
          <w:rFonts w:hint="eastAsia" w:ascii="仿宋" w:hAnsi="仿宋" w:eastAsia="仿宋"/>
          <w:sz w:val="24"/>
          <w:szCs w:val="24"/>
        </w:rPr>
        <w:t>”、“客户经理</w:t>
      </w:r>
      <w:r>
        <w:rPr>
          <w:rFonts w:hint="eastAsia" w:ascii="仿宋" w:hAnsi="仿宋" w:eastAsia="仿宋"/>
          <w:color w:val="000000"/>
          <w:sz w:val="24"/>
        </w:rPr>
        <w:t>榜单</w:t>
      </w:r>
      <w:r>
        <w:rPr>
          <w:rFonts w:hint="eastAsia" w:ascii="仿宋" w:hAnsi="仿宋" w:eastAsia="仿宋"/>
          <w:sz w:val="24"/>
          <w:szCs w:val="24"/>
        </w:rPr>
        <w:t>”三类对象。</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3. </w:t>
      </w:r>
      <w:r>
        <w:rPr>
          <w:rFonts w:hint="eastAsia" w:ascii="仿宋" w:hAnsi="仿宋" w:eastAsia="仿宋"/>
          <w:color w:val="000000" w:themeColor="text1"/>
          <w:sz w:val="24"/>
          <w:szCs w:val="24"/>
          <w14:textFill>
            <w14:solidFill>
              <w14:schemeClr w14:val="tx1"/>
            </w14:solidFill>
          </w14:textFill>
        </w:rPr>
        <w:t>指标包括“AUM余额新增”、“定期存款余额新增”、“理财余额新增”、“活动量（总计、面访、电访、企微、短信）”、“潜力提升户数”，支持“分行</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”、“网点</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”、“客户经理</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”三个榜单独立切换指标，独立排行。指标若选择活动量，则展示总计、面访、电访、企微、短信多个分项统计指标。</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指标口径说明</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ab/>
      </w:r>
      <w:r>
        <w:rPr>
          <w:rFonts w:hint="eastAsia" w:ascii="仿宋" w:hAnsi="仿宋" w:eastAsia="仿宋"/>
          <w:color w:val="000000" w:themeColor="text1"/>
          <w:sz w:val="24"/>
          <w:szCs w:val="24"/>
          <w14:textFill>
            <w14:solidFill>
              <w14:schemeClr w14:val="tx1"/>
            </w14:solidFill>
          </w14:textFill>
        </w:rPr>
        <w:t>AUM余额新增：根据统计期间，统计较上期（如月度，为较上月）的AUM增量。</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定期存款余额新增：根据统计期间，统计较上期（如月度，为较上月）的定期存款增量。</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理财余额新增：根据统计期间，统计较上期（如月度，为较上月）的理财增量。</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活动量：根据统计期间，统计当期（如月度，为当月）的活动量增量。</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潜力提升户数：根据统计期间，统计当期（如月度，为当月）的潜力提升户数增量。统计期间的潜力提升户数的口径按</w:t>
      </w:r>
      <w:r>
        <w:rPr>
          <w:rFonts w:hint="eastAsia" w:ascii="仿宋" w:hAnsi="仿宋" w:eastAsia="仿宋"/>
          <w:i/>
          <w:iCs/>
          <w:color w:val="000000" w:themeColor="text1"/>
          <w:sz w:val="24"/>
          <w:szCs w:val="24"/>
          <w14:textFill>
            <w14:solidFill>
              <w14:schemeClr w14:val="tx1"/>
            </w14:solidFill>
          </w14:textFill>
        </w:rPr>
        <w:t>重点经营视图-潜力提升章节</w:t>
      </w:r>
      <w:r>
        <w:rPr>
          <w:rFonts w:hint="eastAsia" w:ascii="仿宋" w:hAnsi="仿宋" w:eastAsia="仿宋"/>
          <w:color w:val="000000" w:themeColor="text1"/>
          <w:sz w:val="24"/>
          <w:szCs w:val="24"/>
          <w14:textFill>
            <w14:solidFill>
              <w14:schemeClr w14:val="tx1"/>
            </w14:solidFill>
          </w14:textFill>
        </w:rPr>
        <w:t>中的月均达标口径。</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5</w:t>
      </w:r>
      <w:r>
        <w:rPr>
          <w:rFonts w:hint="eastAsia" w:ascii="仿宋" w:hAnsi="仿宋" w:eastAsia="仿宋"/>
          <w:sz w:val="24"/>
          <w:szCs w:val="24"/>
        </w:rPr>
        <w:t>.</w:t>
      </w:r>
      <w:r>
        <w:rPr>
          <w:rFonts w:ascii="仿宋" w:hAnsi="仿宋" w:eastAsia="仿宋"/>
          <w:sz w:val="24"/>
          <w:szCs w:val="24"/>
        </w:rPr>
        <w:t xml:space="preserve"> </w:t>
      </w:r>
      <w:r>
        <w:rPr>
          <w:rFonts w:hint="eastAsia" w:ascii="仿宋" w:hAnsi="仿宋" w:eastAsia="仿宋"/>
          <w:color w:val="000000" w:themeColor="text1"/>
          <w:sz w:val="24"/>
          <w:szCs w:val="24"/>
          <w14:textFill>
            <w14:solidFill>
              <w14:schemeClr w14:val="tx1"/>
            </w14:solidFill>
          </w14:textFill>
        </w:rPr>
        <w:t>用户为总行管理用户，界面并列展示“分行</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”、“网点</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”、“客户经理</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”三个榜单，展示规则为排名默认展示前 TOP10 和后 TOP10；若样本数小于 20，则全部展示。</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w:t>
      </w:r>
      <w:r>
        <w:rPr>
          <w:rFonts w:ascii="仿宋" w:hAnsi="仿宋" w:eastAsia="仿宋"/>
          <w:color w:val="000000" w:themeColor="text1"/>
          <w:sz w:val="24"/>
          <w:szCs w:val="24"/>
          <w14:textFill>
            <w14:solidFill>
              <w14:schemeClr w14:val="tx1"/>
            </w14:solidFill>
          </w14:textFill>
        </w:rPr>
        <w:t xml:space="preserve">. </w:t>
      </w:r>
      <w:r>
        <w:rPr>
          <w:rFonts w:hint="eastAsia" w:ascii="仿宋" w:hAnsi="仿宋" w:eastAsia="仿宋"/>
          <w:color w:val="000000" w:themeColor="text1"/>
          <w:sz w:val="24"/>
          <w:szCs w:val="24"/>
          <w14:textFill>
            <w14:solidFill>
              <w14:schemeClr w14:val="tx1"/>
            </w14:solidFill>
          </w14:textFill>
        </w:rPr>
        <w:t>用户为分行管理用户，界面并列展示“分行</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”、“网点</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”、“客户经理</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”三个榜单，展示规则为排名默认展示前 TOP10 和后 TOP10；若样本数小于 20，则全部展示。若本分行不在前后2</w:t>
      </w:r>
      <w:r>
        <w:rPr>
          <w:rFonts w:ascii="仿宋" w:hAnsi="仿宋" w:eastAsia="仿宋"/>
          <w:color w:val="000000" w:themeColor="text1"/>
          <w:sz w:val="24"/>
          <w:szCs w:val="24"/>
          <w14:textFill>
            <w14:solidFill>
              <w14:schemeClr w14:val="tx1"/>
            </w14:solidFill>
          </w14:textFill>
        </w:rPr>
        <w:t>0</w:t>
      </w:r>
      <w:r>
        <w:rPr>
          <w:rFonts w:hint="eastAsia" w:ascii="仿宋" w:hAnsi="仿宋" w:eastAsia="仿宋"/>
          <w:color w:val="000000" w:themeColor="text1"/>
          <w:sz w:val="24"/>
          <w:szCs w:val="24"/>
          <w14:textFill>
            <w14:solidFill>
              <w14:schemeClr w14:val="tx1"/>
            </w14:solidFill>
          </w14:textFill>
        </w:rPr>
        <w:t>名，则增加一条本分行排行数据。</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7</w:t>
      </w:r>
      <w:r>
        <w:rPr>
          <w:rFonts w:hint="eastAsia" w:ascii="仿宋" w:hAnsi="仿宋" w:eastAsia="仿宋"/>
          <w:color w:val="000000" w:themeColor="text1"/>
          <w:sz w:val="24"/>
          <w:szCs w:val="24"/>
          <w14:textFill>
            <w14:solidFill>
              <w14:schemeClr w14:val="tx1"/>
            </w14:solidFill>
          </w14:textFill>
        </w:rPr>
        <w:t>. 用户为网点管理用户，界面并列展示“网点</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”、“客户经理</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”两个个榜单，展示规则为排名默认展示前 TOP10 和后 TOP10；若样本数小于 20，则全部展示。若本网点不在前后2</w:t>
      </w:r>
      <w:r>
        <w:rPr>
          <w:rFonts w:ascii="仿宋" w:hAnsi="仿宋" w:eastAsia="仿宋"/>
          <w:color w:val="000000" w:themeColor="text1"/>
          <w:sz w:val="24"/>
          <w:szCs w:val="24"/>
          <w14:textFill>
            <w14:solidFill>
              <w14:schemeClr w14:val="tx1"/>
            </w14:solidFill>
          </w14:textFill>
        </w:rPr>
        <w:t>0</w:t>
      </w:r>
      <w:r>
        <w:rPr>
          <w:rFonts w:hint="eastAsia" w:ascii="仿宋" w:hAnsi="仿宋" w:eastAsia="仿宋"/>
          <w:color w:val="000000" w:themeColor="text1"/>
          <w:sz w:val="24"/>
          <w:szCs w:val="24"/>
          <w14:textFill>
            <w14:solidFill>
              <w14:schemeClr w14:val="tx1"/>
            </w14:solidFill>
          </w14:textFill>
        </w:rPr>
        <w:t>名，则增加一条本网点排行数据。</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w:t>
      </w:r>
      <w:r>
        <w:rPr>
          <w:rFonts w:ascii="仿宋" w:hAnsi="仿宋" w:eastAsia="仿宋"/>
          <w:color w:val="000000" w:themeColor="text1"/>
          <w:sz w:val="24"/>
          <w:szCs w:val="24"/>
          <w14:textFill>
            <w14:solidFill>
              <w14:schemeClr w14:val="tx1"/>
            </w14:solidFill>
          </w14:textFill>
        </w:rPr>
        <w:t xml:space="preserve">. </w:t>
      </w:r>
      <w:r>
        <w:rPr>
          <w:rFonts w:hint="eastAsia" w:ascii="仿宋" w:hAnsi="仿宋" w:eastAsia="仿宋"/>
          <w:color w:val="000000" w:themeColor="text1"/>
          <w:sz w:val="24"/>
          <w:szCs w:val="24"/>
          <w14:textFill>
            <w14:solidFill>
              <w14:schemeClr w14:val="tx1"/>
            </w14:solidFill>
          </w14:textFill>
        </w:rPr>
        <w:t>用户为客户经理，界面展示 “客户经理</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”，展示规则为排名默认展示前 TOP10 和后 TOP10；若样本数小于 20，则全部展示。若本人不在前后2</w:t>
      </w:r>
      <w:r>
        <w:rPr>
          <w:rFonts w:ascii="仿宋" w:hAnsi="仿宋" w:eastAsia="仿宋"/>
          <w:color w:val="000000" w:themeColor="text1"/>
          <w:sz w:val="24"/>
          <w:szCs w:val="24"/>
          <w14:textFill>
            <w14:solidFill>
              <w14:schemeClr w14:val="tx1"/>
            </w14:solidFill>
          </w14:textFill>
        </w:rPr>
        <w:t>0</w:t>
      </w:r>
      <w:r>
        <w:rPr>
          <w:rFonts w:hint="eastAsia" w:ascii="仿宋" w:hAnsi="仿宋" w:eastAsia="仿宋"/>
          <w:color w:val="000000" w:themeColor="text1"/>
          <w:sz w:val="24"/>
          <w:szCs w:val="24"/>
          <w14:textFill>
            <w14:solidFill>
              <w14:schemeClr w14:val="tx1"/>
            </w14:solidFill>
          </w14:textFill>
        </w:rPr>
        <w:t>名，则增加一条本人排行数据。</w:t>
      </w:r>
    </w:p>
    <w:p>
      <w:pPr>
        <w:spacing w:line="360" w:lineRule="auto"/>
        <w:rPr>
          <w:rFonts w:ascii="仿宋" w:hAnsi="仿宋" w:eastAsia="仿宋"/>
          <w:sz w:val="24"/>
          <w:szCs w:val="24"/>
        </w:rPr>
      </w:pPr>
      <w:r>
        <w:rPr>
          <w:rFonts w:ascii="仿宋" w:hAnsi="仿宋" w:eastAsia="仿宋"/>
          <w:sz w:val="24"/>
          <w:szCs w:val="24"/>
        </w:rPr>
        <w:t>9</w:t>
      </w:r>
      <w:r>
        <w:rPr>
          <w:rFonts w:hint="eastAsia" w:ascii="仿宋" w:hAnsi="仿宋" w:eastAsia="仿宋"/>
          <w:sz w:val="24"/>
          <w:szCs w:val="24"/>
        </w:rPr>
        <w:t>. 排名结果需按所选指标值排序。</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总行用户可查看分行榜单、网点榜单、客户经理榜单。</w:t>
      </w:r>
    </w:p>
    <w:p>
      <w:pPr>
        <w:spacing w:line="360" w:lineRule="auto"/>
        <w:rPr>
          <w:rFonts w:ascii="仿宋" w:hAnsi="仿宋" w:eastAsia="仿宋"/>
          <w:sz w:val="24"/>
          <w:szCs w:val="24"/>
        </w:rPr>
      </w:pPr>
      <w:r>
        <w:rPr>
          <w:rFonts w:hint="eastAsia" w:ascii="仿宋" w:hAnsi="仿宋" w:eastAsia="仿宋"/>
          <w:sz w:val="24"/>
          <w:szCs w:val="24"/>
        </w:rPr>
        <w:t>2. 分行用户可查看分行自身榜单，并查看辖下网点榜单、客户经理榜单。</w:t>
      </w:r>
    </w:p>
    <w:p>
      <w:pPr>
        <w:spacing w:line="360" w:lineRule="auto"/>
        <w:rPr>
          <w:rFonts w:ascii="仿宋" w:hAnsi="仿宋" w:eastAsia="仿宋"/>
          <w:sz w:val="24"/>
          <w:szCs w:val="24"/>
        </w:rPr>
      </w:pPr>
      <w:r>
        <w:rPr>
          <w:rFonts w:hint="eastAsia" w:ascii="仿宋" w:hAnsi="仿宋" w:eastAsia="仿宋"/>
          <w:sz w:val="24"/>
          <w:szCs w:val="24"/>
        </w:rPr>
        <w:t>3. 网点用户可查看本网点在全行网点中的榜单，并查看辖下客户经理榜单。</w:t>
      </w:r>
    </w:p>
    <w:p>
      <w:pPr>
        <w:spacing w:line="360" w:lineRule="auto"/>
        <w:rPr>
          <w:rFonts w:ascii="仿宋" w:hAnsi="仿宋" w:eastAsia="仿宋"/>
        </w:rPr>
      </w:pPr>
      <w:r>
        <w:rPr>
          <w:rFonts w:hint="eastAsia" w:ascii="仿宋" w:hAnsi="仿宋" w:eastAsia="仿宋"/>
          <w:sz w:val="24"/>
          <w:szCs w:val="24"/>
        </w:rPr>
        <w:t>4. 客户经理仅可查看本人在全行客户经理中的榜单</w:t>
      </w:r>
    </w:p>
    <w:p>
      <w:pPr>
        <w:pStyle w:val="6"/>
        <w:numPr>
          <w:ilvl w:val="3"/>
          <w:numId w:val="14"/>
        </w:numPr>
        <w:spacing w:line="360" w:lineRule="auto"/>
        <w:rPr>
          <w:rFonts w:ascii="仿宋" w:hAnsi="仿宋" w:eastAsia="仿宋"/>
          <w:i/>
          <w:iCs/>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英雄榜</w:t>
      </w:r>
      <w:r>
        <w:rPr>
          <w:rFonts w:hint="eastAsia" w:ascii="仿宋" w:hAnsi="仿宋" w:eastAsia="仿宋"/>
          <w:color w:val="000000"/>
          <w:sz w:val="24"/>
        </w:rPr>
        <w:t>-分行排行</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2"/>
        <w:gridCol w:w="2286"/>
        <w:gridCol w:w="2253"/>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6"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9"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hint="eastAsia" w:ascii="仿宋" w:hAnsi="仿宋" w:eastAsia="仿宋"/>
                <w:color w:val="000000"/>
                <w:sz w:val="24"/>
              </w:rPr>
              <w:t>指标</w:t>
            </w:r>
          </w:p>
        </w:tc>
        <w:tc>
          <w:tcPr>
            <w:tcW w:w="228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、默认</w:t>
            </w:r>
            <w:r>
              <w:rPr>
                <w:rFonts w:hint="eastAsia" w:ascii="仿宋" w:hAnsi="仿宋" w:eastAsia="仿宋"/>
                <w:color w:val="000000" w:themeColor="text1"/>
                <w:sz w:val="24"/>
                <w:szCs w:val="24"/>
                <w14:textFill>
                  <w14:solidFill>
                    <w14:schemeClr w14:val="tx1"/>
                  </w14:solidFill>
                </w14:textFill>
              </w:rPr>
              <w:t>AUM新增</w:t>
            </w:r>
          </w:p>
        </w:tc>
        <w:tc>
          <w:tcPr>
            <w:tcW w:w="2253" w:type="dxa"/>
          </w:tcPr>
          <w:p>
            <w:pPr>
              <w:spacing w:line="360" w:lineRule="auto"/>
              <w:rPr>
                <w:rFonts w:ascii="仿宋" w:hAnsi="仿宋" w:eastAsia="仿宋"/>
              </w:rPr>
            </w:pPr>
            <w:r>
              <w:rPr>
                <w:rFonts w:hint="eastAsia" w:ascii="仿宋" w:hAnsi="仿宋" w:eastAsia="仿宋"/>
                <w:color w:val="000000"/>
                <w:sz w:val="24"/>
              </w:rPr>
              <w:t>下拉框</w:t>
            </w:r>
          </w:p>
        </w:tc>
        <w:tc>
          <w:tcPr>
            <w:tcW w:w="2269" w:type="dxa"/>
          </w:tcPr>
          <w:p>
            <w:pPr>
              <w:spacing w:line="360" w:lineRule="auto"/>
              <w:rPr>
                <w:rFonts w:ascii="仿宋" w:hAnsi="仿宋" w:eastAsia="仿宋"/>
              </w:rPr>
            </w:pPr>
            <w:r>
              <w:rPr>
                <w:rFonts w:hint="eastAsia" w:ascii="仿宋" w:hAnsi="仿宋" w:eastAsia="仿宋"/>
                <w:color w:val="000000" w:themeColor="text1"/>
                <w14:textFill>
                  <w14:solidFill>
                    <w14:schemeClr w14:val="tx1"/>
                  </w14:solidFill>
                </w14:textFill>
              </w:rPr>
              <w:t>下拉框选项：</w:t>
            </w:r>
            <w:r>
              <w:rPr>
                <w:rFonts w:hint="eastAsia" w:ascii="仿宋" w:hAnsi="仿宋" w:eastAsia="仿宋"/>
                <w:color w:val="000000" w:themeColor="text1"/>
                <w:sz w:val="24"/>
                <w:szCs w:val="24"/>
                <w14:textFill>
                  <w14:solidFill>
                    <w14:schemeClr w14:val="tx1"/>
                  </w14:solidFill>
                </w14:textFill>
              </w:rPr>
              <w:t>“AUM新增”、“定期存款新增”、“理财新增”、“活动量（总计、面访、电访、企微、短信）”、“潜力提升户数”。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排名名次</w:t>
            </w:r>
          </w:p>
        </w:tc>
        <w:tc>
          <w:tcPr>
            <w:tcW w:w="2286" w:type="dxa"/>
          </w:tcPr>
          <w:p>
            <w:pPr>
              <w:spacing w:line="360" w:lineRule="auto"/>
              <w:rPr>
                <w:rFonts w:ascii="仿宋" w:hAnsi="仿宋" w:eastAsia="仿宋"/>
              </w:rPr>
            </w:pPr>
            <w:r>
              <w:rPr>
                <w:rFonts w:ascii="仿宋" w:hAnsi="仿宋" w:eastAsia="仿宋"/>
                <w:color w:val="000000"/>
                <w:sz w:val="24"/>
              </w:rPr>
              <w:t>反显、格式化：10</w:t>
            </w:r>
          </w:p>
        </w:tc>
        <w:tc>
          <w:tcPr>
            <w:tcW w:w="2253" w:type="dxa"/>
          </w:tcPr>
          <w:p>
            <w:pPr>
              <w:spacing w:line="360" w:lineRule="auto"/>
              <w:rPr>
                <w:rFonts w:ascii="仿宋" w:hAnsi="仿宋" w:eastAsia="仿宋"/>
              </w:rPr>
            </w:pPr>
            <w:r>
              <w:rPr>
                <w:rFonts w:ascii="仿宋" w:hAnsi="仿宋" w:eastAsia="仿宋"/>
                <w:color w:val="000000"/>
                <w:sz w:val="24"/>
              </w:rPr>
              <w:t>数字</w:t>
            </w:r>
          </w:p>
        </w:tc>
        <w:tc>
          <w:tcPr>
            <w:tcW w:w="2269" w:type="dxa"/>
          </w:tcPr>
          <w:p>
            <w:pPr>
              <w:spacing w:line="360" w:lineRule="auto"/>
              <w:rPr>
                <w:rFonts w:ascii="仿宋" w:hAnsi="仿宋" w:eastAsia="仿宋"/>
              </w:rPr>
            </w:pPr>
            <w:r>
              <w:rPr>
                <w:rFonts w:ascii="仿宋" w:hAnsi="仿宋" w:eastAsia="仿宋"/>
                <w:color w:val="000000"/>
                <w:sz w:val="24"/>
              </w:rPr>
              <w:t>展示当前对象排名名次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hint="eastAsia" w:ascii="仿宋" w:hAnsi="仿宋" w:eastAsia="仿宋"/>
                <w:color w:val="000000"/>
                <w:sz w:val="24"/>
              </w:rPr>
              <w:t>机构名称</w:t>
            </w:r>
          </w:p>
        </w:tc>
        <w:tc>
          <w:tcPr>
            <w:tcW w:w="2286" w:type="dxa"/>
          </w:tcPr>
          <w:p>
            <w:pPr>
              <w:spacing w:line="360" w:lineRule="auto"/>
              <w:rPr>
                <w:rFonts w:ascii="仿宋" w:hAnsi="仿宋" w:eastAsia="仿宋"/>
              </w:rPr>
            </w:pPr>
            <w:r>
              <w:rPr>
                <w:rFonts w:ascii="仿宋" w:hAnsi="仿宋" w:eastAsia="仿宋"/>
                <w:color w:val="000000"/>
                <w:sz w:val="24"/>
              </w:rPr>
              <w:t>反显</w:t>
            </w:r>
          </w:p>
        </w:tc>
        <w:tc>
          <w:tcPr>
            <w:tcW w:w="2253" w:type="dxa"/>
          </w:tcPr>
          <w:p>
            <w:pPr>
              <w:spacing w:line="360" w:lineRule="auto"/>
              <w:rPr>
                <w:rFonts w:ascii="仿宋" w:hAnsi="仿宋" w:eastAsia="仿宋"/>
              </w:rPr>
            </w:pPr>
            <w:r>
              <w:rPr>
                <w:rFonts w:ascii="仿宋" w:hAnsi="仿宋" w:eastAsia="仿宋"/>
                <w:color w:val="000000"/>
                <w:sz w:val="24"/>
              </w:rPr>
              <w:t>文本</w:t>
            </w:r>
          </w:p>
        </w:tc>
        <w:tc>
          <w:tcPr>
            <w:tcW w:w="2269" w:type="dxa"/>
          </w:tcPr>
          <w:p>
            <w:pPr>
              <w:spacing w:line="360" w:lineRule="auto"/>
              <w:rPr>
                <w:rFonts w:ascii="仿宋" w:hAnsi="仿宋" w:eastAsia="仿宋"/>
              </w:rPr>
            </w:pPr>
            <w:r>
              <w:rPr>
                <w:rFonts w:ascii="仿宋" w:hAnsi="仿宋" w:eastAsia="仿宋"/>
                <w:color w:val="000000"/>
                <w:sz w:val="24"/>
              </w:rPr>
              <w:t>展示分行名称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指标值</w:t>
            </w:r>
          </w:p>
        </w:tc>
        <w:tc>
          <w:tcPr>
            <w:tcW w:w="2286" w:type="dxa"/>
          </w:tcPr>
          <w:p>
            <w:pPr>
              <w:spacing w:line="360" w:lineRule="auto"/>
              <w:rPr>
                <w:rFonts w:ascii="仿宋" w:hAnsi="仿宋" w:eastAsia="仿宋"/>
              </w:rPr>
            </w:pPr>
            <w:r>
              <w:rPr>
                <w:rFonts w:ascii="仿宋" w:hAnsi="仿宋" w:eastAsia="仿宋"/>
                <w:color w:val="000000"/>
                <w:sz w:val="24"/>
              </w:rPr>
              <w:t>反显、格式化：10,000.00</w:t>
            </w:r>
            <w:r>
              <w:rPr>
                <w:rFonts w:hint="eastAsia" w:ascii="仿宋" w:hAnsi="仿宋" w:eastAsia="仿宋"/>
                <w:color w:val="000000"/>
                <w:sz w:val="24"/>
              </w:rPr>
              <w:t>或</w:t>
            </w:r>
            <w:r>
              <w:rPr>
                <w:rFonts w:ascii="仿宋" w:hAnsi="仿宋" w:eastAsia="仿宋"/>
                <w:color w:val="000000"/>
                <w:sz w:val="24"/>
              </w:rPr>
              <w:t>10,000</w:t>
            </w:r>
          </w:p>
        </w:tc>
        <w:tc>
          <w:tcPr>
            <w:tcW w:w="2253" w:type="dxa"/>
          </w:tcPr>
          <w:p>
            <w:pPr>
              <w:spacing w:line="360" w:lineRule="auto"/>
              <w:rPr>
                <w:rFonts w:ascii="仿宋" w:hAnsi="仿宋" w:eastAsia="仿宋"/>
              </w:rPr>
            </w:pPr>
            <w:r>
              <w:rPr>
                <w:rFonts w:hint="eastAsia" w:ascii="仿宋" w:hAnsi="仿宋" w:eastAsia="仿宋"/>
                <w:color w:val="000000"/>
                <w:sz w:val="24"/>
              </w:rPr>
              <w:t>金额或</w:t>
            </w:r>
            <w:r>
              <w:rPr>
                <w:rFonts w:ascii="仿宋" w:hAnsi="仿宋" w:eastAsia="仿宋"/>
                <w:color w:val="000000"/>
                <w:sz w:val="24"/>
              </w:rPr>
              <w:t>数字</w:t>
            </w:r>
          </w:p>
        </w:tc>
        <w:tc>
          <w:tcPr>
            <w:tcW w:w="2269" w:type="dxa"/>
          </w:tcPr>
          <w:p>
            <w:pPr>
              <w:spacing w:line="360" w:lineRule="auto"/>
              <w:rPr>
                <w:rFonts w:ascii="仿宋" w:hAnsi="仿宋" w:eastAsia="仿宋"/>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面访</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电访</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企微</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短信</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bl>
    <w:p>
      <w:pPr>
        <w:spacing w:line="360" w:lineRule="auto"/>
        <w:rPr>
          <w:rFonts w:ascii="仿宋" w:hAnsi="仿宋" w:eastAsia="仿宋"/>
          <w:color w:val="000000"/>
          <w:sz w:val="24"/>
        </w:rPr>
      </w:pPr>
    </w:p>
    <w:p>
      <w:pPr>
        <w:spacing w:line="360" w:lineRule="auto"/>
        <w:rPr>
          <w:rFonts w:ascii="仿宋" w:hAnsi="仿宋" w:eastAsia="仿宋"/>
        </w:rPr>
      </w:pPr>
      <w:r>
        <w:rPr>
          <w:rFonts w:ascii="仿宋" w:hAnsi="仿宋" w:eastAsia="仿宋"/>
          <w:color w:val="000000"/>
          <w:sz w:val="24"/>
        </w:rPr>
        <w:t>英雄榜</w:t>
      </w:r>
      <w:r>
        <w:rPr>
          <w:rFonts w:hint="eastAsia" w:ascii="仿宋" w:hAnsi="仿宋" w:eastAsia="仿宋"/>
          <w:color w:val="000000"/>
          <w:sz w:val="24"/>
        </w:rPr>
        <w:t>-网点排行</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2"/>
        <w:gridCol w:w="2286"/>
        <w:gridCol w:w="2253"/>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6"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9"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hint="eastAsia" w:ascii="仿宋" w:hAnsi="仿宋" w:eastAsia="仿宋"/>
                <w:color w:val="000000"/>
                <w:sz w:val="24"/>
              </w:rPr>
              <w:t>指标</w:t>
            </w:r>
          </w:p>
        </w:tc>
        <w:tc>
          <w:tcPr>
            <w:tcW w:w="228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、默认</w:t>
            </w:r>
            <w:r>
              <w:rPr>
                <w:rFonts w:hint="eastAsia" w:ascii="仿宋" w:hAnsi="仿宋" w:eastAsia="仿宋"/>
                <w:color w:val="000000" w:themeColor="text1"/>
                <w:sz w:val="24"/>
                <w:szCs w:val="24"/>
                <w14:textFill>
                  <w14:solidFill>
                    <w14:schemeClr w14:val="tx1"/>
                  </w14:solidFill>
                </w14:textFill>
              </w:rPr>
              <w:t>AUM新增</w:t>
            </w:r>
          </w:p>
        </w:tc>
        <w:tc>
          <w:tcPr>
            <w:tcW w:w="2253" w:type="dxa"/>
          </w:tcPr>
          <w:p>
            <w:pPr>
              <w:spacing w:line="360" w:lineRule="auto"/>
              <w:rPr>
                <w:rFonts w:ascii="仿宋" w:hAnsi="仿宋" w:eastAsia="仿宋"/>
              </w:rPr>
            </w:pPr>
            <w:r>
              <w:rPr>
                <w:rFonts w:hint="eastAsia" w:ascii="仿宋" w:hAnsi="仿宋" w:eastAsia="仿宋"/>
                <w:color w:val="000000"/>
                <w:sz w:val="24"/>
              </w:rPr>
              <w:t>下拉框</w:t>
            </w:r>
          </w:p>
        </w:tc>
        <w:tc>
          <w:tcPr>
            <w:tcW w:w="2269" w:type="dxa"/>
          </w:tcPr>
          <w:p>
            <w:pPr>
              <w:spacing w:line="360" w:lineRule="auto"/>
              <w:rPr>
                <w:rFonts w:ascii="仿宋" w:hAnsi="仿宋" w:eastAsia="仿宋"/>
              </w:rPr>
            </w:pPr>
            <w:r>
              <w:rPr>
                <w:rFonts w:hint="eastAsia" w:ascii="仿宋" w:hAnsi="仿宋" w:eastAsia="仿宋"/>
                <w:color w:val="000000" w:themeColor="text1"/>
                <w14:textFill>
                  <w14:solidFill>
                    <w14:schemeClr w14:val="tx1"/>
                  </w14:solidFill>
                </w14:textFill>
              </w:rPr>
              <w:t>下拉框选项：</w:t>
            </w:r>
            <w:r>
              <w:rPr>
                <w:rFonts w:hint="eastAsia" w:ascii="仿宋" w:hAnsi="仿宋" w:eastAsia="仿宋"/>
                <w:color w:val="000000" w:themeColor="text1"/>
                <w:sz w:val="24"/>
                <w:szCs w:val="24"/>
                <w14:textFill>
                  <w14:solidFill>
                    <w14:schemeClr w14:val="tx1"/>
                  </w14:solidFill>
                </w14:textFill>
              </w:rPr>
              <w:t>“AUM新增”、“定期存款新增”、“理财新增”、“活动量（总计、面访、电访、企微、短信）”、“潜力提升户数”。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排名名次</w:t>
            </w:r>
          </w:p>
        </w:tc>
        <w:tc>
          <w:tcPr>
            <w:tcW w:w="2286" w:type="dxa"/>
          </w:tcPr>
          <w:p>
            <w:pPr>
              <w:spacing w:line="360" w:lineRule="auto"/>
              <w:rPr>
                <w:rFonts w:ascii="仿宋" w:hAnsi="仿宋" w:eastAsia="仿宋"/>
              </w:rPr>
            </w:pPr>
            <w:r>
              <w:rPr>
                <w:rFonts w:ascii="仿宋" w:hAnsi="仿宋" w:eastAsia="仿宋"/>
                <w:color w:val="000000"/>
                <w:sz w:val="24"/>
              </w:rPr>
              <w:t>反显、格式化：10</w:t>
            </w:r>
          </w:p>
        </w:tc>
        <w:tc>
          <w:tcPr>
            <w:tcW w:w="2253" w:type="dxa"/>
          </w:tcPr>
          <w:p>
            <w:pPr>
              <w:spacing w:line="360" w:lineRule="auto"/>
              <w:rPr>
                <w:rFonts w:ascii="仿宋" w:hAnsi="仿宋" w:eastAsia="仿宋"/>
              </w:rPr>
            </w:pPr>
            <w:r>
              <w:rPr>
                <w:rFonts w:ascii="仿宋" w:hAnsi="仿宋" w:eastAsia="仿宋"/>
                <w:color w:val="000000"/>
                <w:sz w:val="24"/>
              </w:rPr>
              <w:t>数字</w:t>
            </w:r>
          </w:p>
        </w:tc>
        <w:tc>
          <w:tcPr>
            <w:tcW w:w="2269" w:type="dxa"/>
          </w:tcPr>
          <w:p>
            <w:pPr>
              <w:spacing w:line="360" w:lineRule="auto"/>
              <w:rPr>
                <w:rFonts w:ascii="仿宋" w:hAnsi="仿宋" w:eastAsia="仿宋"/>
              </w:rPr>
            </w:pPr>
            <w:r>
              <w:rPr>
                <w:rFonts w:ascii="仿宋" w:hAnsi="仿宋" w:eastAsia="仿宋"/>
                <w:color w:val="000000"/>
                <w:sz w:val="24"/>
              </w:rPr>
              <w:t>展示当前对象排名名次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hint="eastAsia" w:ascii="仿宋" w:hAnsi="仿宋" w:eastAsia="仿宋"/>
                <w:color w:val="000000"/>
                <w:sz w:val="24"/>
              </w:rPr>
              <w:t>机构名称</w:t>
            </w:r>
          </w:p>
        </w:tc>
        <w:tc>
          <w:tcPr>
            <w:tcW w:w="2286" w:type="dxa"/>
          </w:tcPr>
          <w:p>
            <w:pPr>
              <w:spacing w:line="360" w:lineRule="auto"/>
              <w:rPr>
                <w:rFonts w:ascii="仿宋" w:hAnsi="仿宋" w:eastAsia="仿宋"/>
              </w:rPr>
            </w:pPr>
            <w:r>
              <w:rPr>
                <w:rFonts w:ascii="仿宋" w:hAnsi="仿宋" w:eastAsia="仿宋"/>
                <w:color w:val="000000"/>
                <w:sz w:val="24"/>
              </w:rPr>
              <w:t>反显</w:t>
            </w:r>
          </w:p>
        </w:tc>
        <w:tc>
          <w:tcPr>
            <w:tcW w:w="2253" w:type="dxa"/>
          </w:tcPr>
          <w:p>
            <w:pPr>
              <w:spacing w:line="360" w:lineRule="auto"/>
              <w:rPr>
                <w:rFonts w:ascii="仿宋" w:hAnsi="仿宋" w:eastAsia="仿宋"/>
              </w:rPr>
            </w:pPr>
            <w:r>
              <w:rPr>
                <w:rFonts w:ascii="仿宋" w:hAnsi="仿宋" w:eastAsia="仿宋"/>
                <w:color w:val="000000"/>
                <w:sz w:val="24"/>
              </w:rPr>
              <w:t>文本</w:t>
            </w:r>
          </w:p>
        </w:tc>
        <w:tc>
          <w:tcPr>
            <w:tcW w:w="2269" w:type="dxa"/>
          </w:tcPr>
          <w:p>
            <w:pPr>
              <w:spacing w:line="360" w:lineRule="auto"/>
              <w:rPr>
                <w:rFonts w:ascii="仿宋" w:hAnsi="仿宋" w:eastAsia="仿宋"/>
              </w:rPr>
            </w:pPr>
            <w:r>
              <w:rPr>
                <w:rFonts w:ascii="仿宋" w:hAnsi="仿宋" w:eastAsia="仿宋"/>
                <w:color w:val="000000"/>
                <w:sz w:val="24"/>
              </w:rPr>
              <w:t>展示网点名称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指标值</w:t>
            </w:r>
          </w:p>
        </w:tc>
        <w:tc>
          <w:tcPr>
            <w:tcW w:w="2286" w:type="dxa"/>
          </w:tcPr>
          <w:p>
            <w:pPr>
              <w:spacing w:line="360" w:lineRule="auto"/>
              <w:rPr>
                <w:rFonts w:ascii="仿宋" w:hAnsi="仿宋" w:eastAsia="仿宋"/>
              </w:rPr>
            </w:pPr>
            <w:r>
              <w:rPr>
                <w:rFonts w:ascii="仿宋" w:hAnsi="仿宋" w:eastAsia="仿宋"/>
                <w:color w:val="000000"/>
                <w:sz w:val="24"/>
              </w:rPr>
              <w:t>反显、格式化：10,000.00</w:t>
            </w:r>
            <w:r>
              <w:rPr>
                <w:rFonts w:hint="eastAsia" w:ascii="仿宋" w:hAnsi="仿宋" w:eastAsia="仿宋"/>
                <w:color w:val="000000"/>
                <w:sz w:val="24"/>
              </w:rPr>
              <w:t>或</w:t>
            </w:r>
            <w:r>
              <w:rPr>
                <w:rFonts w:ascii="仿宋" w:hAnsi="仿宋" w:eastAsia="仿宋"/>
                <w:color w:val="000000"/>
                <w:sz w:val="24"/>
              </w:rPr>
              <w:t>10,000</w:t>
            </w:r>
          </w:p>
        </w:tc>
        <w:tc>
          <w:tcPr>
            <w:tcW w:w="2253" w:type="dxa"/>
          </w:tcPr>
          <w:p>
            <w:pPr>
              <w:spacing w:line="360" w:lineRule="auto"/>
              <w:rPr>
                <w:rFonts w:ascii="仿宋" w:hAnsi="仿宋" w:eastAsia="仿宋"/>
              </w:rPr>
            </w:pPr>
            <w:r>
              <w:rPr>
                <w:rFonts w:hint="eastAsia" w:ascii="仿宋" w:hAnsi="仿宋" w:eastAsia="仿宋"/>
                <w:color w:val="000000"/>
                <w:sz w:val="24"/>
              </w:rPr>
              <w:t>金额或</w:t>
            </w:r>
            <w:r>
              <w:rPr>
                <w:rFonts w:ascii="仿宋" w:hAnsi="仿宋" w:eastAsia="仿宋"/>
                <w:color w:val="000000"/>
                <w:sz w:val="24"/>
              </w:rPr>
              <w:t>数字</w:t>
            </w:r>
          </w:p>
        </w:tc>
        <w:tc>
          <w:tcPr>
            <w:tcW w:w="2269" w:type="dxa"/>
          </w:tcPr>
          <w:p>
            <w:pPr>
              <w:spacing w:line="360" w:lineRule="auto"/>
              <w:rPr>
                <w:rFonts w:ascii="仿宋" w:hAnsi="仿宋" w:eastAsia="仿宋"/>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面访</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电访</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企微</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短信</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bl>
    <w:p>
      <w:pPr>
        <w:spacing w:line="360" w:lineRule="auto"/>
        <w:rPr>
          <w:rFonts w:ascii="仿宋" w:hAnsi="仿宋" w:eastAsia="仿宋"/>
        </w:rPr>
      </w:pPr>
    </w:p>
    <w:p>
      <w:pPr>
        <w:spacing w:line="360" w:lineRule="auto"/>
        <w:rPr>
          <w:rFonts w:ascii="仿宋" w:hAnsi="仿宋" w:eastAsia="仿宋"/>
        </w:rPr>
      </w:pPr>
      <w:r>
        <w:rPr>
          <w:rFonts w:ascii="仿宋" w:hAnsi="仿宋" w:eastAsia="仿宋"/>
          <w:color w:val="000000"/>
          <w:sz w:val="24"/>
        </w:rPr>
        <w:t>英雄榜</w:t>
      </w:r>
      <w:r>
        <w:rPr>
          <w:rFonts w:hint="eastAsia" w:ascii="仿宋" w:hAnsi="仿宋" w:eastAsia="仿宋"/>
          <w:color w:val="000000"/>
          <w:sz w:val="24"/>
        </w:rPr>
        <w:t>-客户经理排行</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2"/>
        <w:gridCol w:w="2286"/>
        <w:gridCol w:w="2253"/>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6"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9"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hint="eastAsia" w:ascii="仿宋" w:hAnsi="仿宋" w:eastAsia="仿宋"/>
                <w:color w:val="000000"/>
                <w:sz w:val="24"/>
              </w:rPr>
              <w:t>指标</w:t>
            </w:r>
          </w:p>
        </w:tc>
        <w:tc>
          <w:tcPr>
            <w:tcW w:w="228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、默认</w:t>
            </w:r>
            <w:r>
              <w:rPr>
                <w:rFonts w:hint="eastAsia" w:ascii="仿宋" w:hAnsi="仿宋" w:eastAsia="仿宋"/>
                <w:color w:val="000000" w:themeColor="text1"/>
                <w:sz w:val="24"/>
                <w:szCs w:val="24"/>
                <w14:textFill>
                  <w14:solidFill>
                    <w14:schemeClr w14:val="tx1"/>
                  </w14:solidFill>
                </w14:textFill>
              </w:rPr>
              <w:t>AUM新增</w:t>
            </w:r>
          </w:p>
        </w:tc>
        <w:tc>
          <w:tcPr>
            <w:tcW w:w="2253" w:type="dxa"/>
          </w:tcPr>
          <w:p>
            <w:pPr>
              <w:spacing w:line="360" w:lineRule="auto"/>
              <w:rPr>
                <w:rFonts w:ascii="仿宋" w:hAnsi="仿宋" w:eastAsia="仿宋"/>
              </w:rPr>
            </w:pPr>
            <w:r>
              <w:rPr>
                <w:rFonts w:hint="eastAsia" w:ascii="仿宋" w:hAnsi="仿宋" w:eastAsia="仿宋"/>
                <w:color w:val="000000"/>
                <w:sz w:val="24"/>
              </w:rPr>
              <w:t>下拉框</w:t>
            </w:r>
          </w:p>
        </w:tc>
        <w:tc>
          <w:tcPr>
            <w:tcW w:w="2269" w:type="dxa"/>
          </w:tcPr>
          <w:p>
            <w:pPr>
              <w:spacing w:line="360" w:lineRule="auto"/>
              <w:rPr>
                <w:rFonts w:ascii="仿宋" w:hAnsi="仿宋" w:eastAsia="仿宋"/>
              </w:rPr>
            </w:pPr>
            <w:r>
              <w:rPr>
                <w:rFonts w:hint="eastAsia" w:ascii="仿宋" w:hAnsi="仿宋" w:eastAsia="仿宋"/>
                <w:color w:val="000000" w:themeColor="text1"/>
                <w14:textFill>
                  <w14:solidFill>
                    <w14:schemeClr w14:val="tx1"/>
                  </w14:solidFill>
                </w14:textFill>
              </w:rPr>
              <w:t>下拉框选项：</w:t>
            </w:r>
            <w:r>
              <w:rPr>
                <w:rFonts w:hint="eastAsia" w:ascii="仿宋" w:hAnsi="仿宋" w:eastAsia="仿宋"/>
                <w:color w:val="000000" w:themeColor="text1"/>
                <w:sz w:val="24"/>
                <w:szCs w:val="24"/>
                <w14:textFill>
                  <w14:solidFill>
                    <w14:schemeClr w14:val="tx1"/>
                  </w14:solidFill>
                </w14:textFill>
              </w:rPr>
              <w:t>“AUM新增”、“定期存款新增”、“理财新增”、“活动量（总计、面访、电访、企微、短信）”、“潜力提升户数”。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排名名次</w:t>
            </w:r>
          </w:p>
        </w:tc>
        <w:tc>
          <w:tcPr>
            <w:tcW w:w="2286" w:type="dxa"/>
          </w:tcPr>
          <w:p>
            <w:pPr>
              <w:spacing w:line="360" w:lineRule="auto"/>
              <w:rPr>
                <w:rFonts w:ascii="仿宋" w:hAnsi="仿宋" w:eastAsia="仿宋"/>
              </w:rPr>
            </w:pPr>
            <w:r>
              <w:rPr>
                <w:rFonts w:ascii="仿宋" w:hAnsi="仿宋" w:eastAsia="仿宋"/>
                <w:color w:val="000000"/>
                <w:sz w:val="24"/>
              </w:rPr>
              <w:t>反显、格式化：10</w:t>
            </w:r>
          </w:p>
        </w:tc>
        <w:tc>
          <w:tcPr>
            <w:tcW w:w="2253" w:type="dxa"/>
          </w:tcPr>
          <w:p>
            <w:pPr>
              <w:spacing w:line="360" w:lineRule="auto"/>
              <w:rPr>
                <w:rFonts w:ascii="仿宋" w:hAnsi="仿宋" w:eastAsia="仿宋"/>
              </w:rPr>
            </w:pPr>
            <w:r>
              <w:rPr>
                <w:rFonts w:ascii="仿宋" w:hAnsi="仿宋" w:eastAsia="仿宋"/>
                <w:color w:val="000000"/>
                <w:sz w:val="24"/>
              </w:rPr>
              <w:t>数字</w:t>
            </w:r>
          </w:p>
        </w:tc>
        <w:tc>
          <w:tcPr>
            <w:tcW w:w="2269" w:type="dxa"/>
          </w:tcPr>
          <w:p>
            <w:pPr>
              <w:spacing w:line="360" w:lineRule="auto"/>
              <w:rPr>
                <w:rFonts w:ascii="仿宋" w:hAnsi="仿宋" w:eastAsia="仿宋"/>
              </w:rPr>
            </w:pPr>
            <w:r>
              <w:rPr>
                <w:rFonts w:ascii="仿宋" w:hAnsi="仿宋" w:eastAsia="仿宋"/>
                <w:color w:val="000000"/>
                <w:sz w:val="24"/>
              </w:rPr>
              <w:t>展示当前对象排名名次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hint="eastAsia" w:ascii="仿宋" w:hAnsi="仿宋" w:eastAsia="仿宋"/>
                <w:color w:val="000000"/>
                <w:sz w:val="24"/>
              </w:rPr>
              <w:t>机构名称</w:t>
            </w:r>
          </w:p>
        </w:tc>
        <w:tc>
          <w:tcPr>
            <w:tcW w:w="2286" w:type="dxa"/>
          </w:tcPr>
          <w:p>
            <w:pPr>
              <w:spacing w:line="360" w:lineRule="auto"/>
              <w:rPr>
                <w:rFonts w:ascii="仿宋" w:hAnsi="仿宋" w:eastAsia="仿宋"/>
              </w:rPr>
            </w:pPr>
            <w:r>
              <w:rPr>
                <w:rFonts w:ascii="仿宋" w:hAnsi="仿宋" w:eastAsia="仿宋"/>
                <w:color w:val="000000"/>
                <w:sz w:val="24"/>
              </w:rPr>
              <w:t>反显</w:t>
            </w:r>
          </w:p>
        </w:tc>
        <w:tc>
          <w:tcPr>
            <w:tcW w:w="2253" w:type="dxa"/>
          </w:tcPr>
          <w:p>
            <w:pPr>
              <w:spacing w:line="360" w:lineRule="auto"/>
              <w:rPr>
                <w:rFonts w:ascii="仿宋" w:hAnsi="仿宋" w:eastAsia="仿宋"/>
              </w:rPr>
            </w:pPr>
            <w:r>
              <w:rPr>
                <w:rFonts w:ascii="仿宋" w:hAnsi="仿宋" w:eastAsia="仿宋"/>
                <w:color w:val="000000"/>
                <w:sz w:val="24"/>
              </w:rPr>
              <w:t>文本</w:t>
            </w:r>
          </w:p>
        </w:tc>
        <w:tc>
          <w:tcPr>
            <w:tcW w:w="2269"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客户经理</w:t>
            </w:r>
            <w:r>
              <w:rPr>
                <w:rFonts w:ascii="仿宋" w:hAnsi="仿宋" w:eastAsia="仿宋"/>
                <w:color w:val="000000"/>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指标值</w:t>
            </w:r>
          </w:p>
        </w:tc>
        <w:tc>
          <w:tcPr>
            <w:tcW w:w="2286" w:type="dxa"/>
          </w:tcPr>
          <w:p>
            <w:pPr>
              <w:spacing w:line="360" w:lineRule="auto"/>
              <w:rPr>
                <w:rFonts w:ascii="仿宋" w:hAnsi="仿宋" w:eastAsia="仿宋"/>
              </w:rPr>
            </w:pPr>
            <w:r>
              <w:rPr>
                <w:rFonts w:ascii="仿宋" w:hAnsi="仿宋" w:eastAsia="仿宋"/>
                <w:color w:val="000000"/>
                <w:sz w:val="24"/>
              </w:rPr>
              <w:t>反显、格式化：10,000.00</w:t>
            </w:r>
            <w:r>
              <w:rPr>
                <w:rFonts w:hint="eastAsia" w:ascii="仿宋" w:hAnsi="仿宋" w:eastAsia="仿宋"/>
                <w:color w:val="000000"/>
                <w:sz w:val="24"/>
              </w:rPr>
              <w:t>或</w:t>
            </w:r>
            <w:r>
              <w:rPr>
                <w:rFonts w:ascii="仿宋" w:hAnsi="仿宋" w:eastAsia="仿宋"/>
                <w:color w:val="000000"/>
                <w:sz w:val="24"/>
              </w:rPr>
              <w:t>10,000</w:t>
            </w:r>
          </w:p>
        </w:tc>
        <w:tc>
          <w:tcPr>
            <w:tcW w:w="2253" w:type="dxa"/>
          </w:tcPr>
          <w:p>
            <w:pPr>
              <w:spacing w:line="360" w:lineRule="auto"/>
              <w:rPr>
                <w:rFonts w:ascii="仿宋" w:hAnsi="仿宋" w:eastAsia="仿宋"/>
              </w:rPr>
            </w:pPr>
            <w:r>
              <w:rPr>
                <w:rFonts w:hint="eastAsia" w:ascii="仿宋" w:hAnsi="仿宋" w:eastAsia="仿宋"/>
                <w:color w:val="000000"/>
                <w:sz w:val="24"/>
              </w:rPr>
              <w:t>金额或</w:t>
            </w:r>
            <w:r>
              <w:rPr>
                <w:rFonts w:ascii="仿宋" w:hAnsi="仿宋" w:eastAsia="仿宋"/>
                <w:color w:val="000000"/>
                <w:sz w:val="24"/>
              </w:rPr>
              <w:t>数字</w:t>
            </w:r>
          </w:p>
        </w:tc>
        <w:tc>
          <w:tcPr>
            <w:tcW w:w="2269" w:type="dxa"/>
          </w:tcPr>
          <w:p>
            <w:pPr>
              <w:spacing w:line="360" w:lineRule="auto"/>
              <w:rPr>
                <w:rFonts w:ascii="仿宋" w:hAnsi="仿宋" w:eastAsia="仿宋"/>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面访</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电访</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企微</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短信</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i/>
          <w:iCs/>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i/>
          <w:iCs/>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i/>
          <w:iCs/>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95" w:name="_Toc233295851"/>
      <w:r>
        <w:rPr>
          <w:rFonts w:hint="eastAsia"/>
          <w:sz w:val="28"/>
          <w:szCs w:val="28"/>
        </w:rPr>
        <w:t>指标管理</w:t>
      </w:r>
      <w:bookmarkEnd w:id="95"/>
    </w:p>
    <w:p>
      <w:pPr>
        <w:pStyle w:val="6"/>
        <w:numPr>
          <w:ilvl w:val="3"/>
          <w:numId w:val="14"/>
        </w:numPr>
        <w:spacing w:line="360" w:lineRule="auto"/>
        <w:rPr>
          <w:rFonts w:ascii="仿宋" w:hAnsi="仿宋" w:eastAsia="仿宋"/>
          <w:i/>
          <w:iCs/>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支持管理用户统一查询和管理业绩指标，帮助用户快速定位目标指标、查看指标口径并维护指标启停状态</w:t>
      </w:r>
      <w:r>
        <w:rPr>
          <w:rFonts w:hint="eastAsia" w:ascii="仿宋" w:hAnsi="仿宋" w:eastAsia="仿宋"/>
          <w:color w:val="000000"/>
          <w:sz w:val="24"/>
        </w:rPr>
        <w:t>。</w:t>
      </w:r>
    </w:p>
    <w:p>
      <w:pPr>
        <w:pStyle w:val="6"/>
        <w:numPr>
          <w:ilvl w:val="3"/>
          <w:numId w:val="14"/>
        </w:numPr>
        <w:spacing w:line="360" w:lineRule="auto"/>
        <w:rPr>
          <w:rFonts w:ascii="仿宋" w:hAnsi="仿宋" w:eastAsia="仿宋"/>
          <w:i/>
          <w:iCs/>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用户进入“指标管理”页面后，系统加载指标列表数据。</w:t>
      </w:r>
    </w:p>
    <w:p>
      <w:pPr>
        <w:spacing w:line="360" w:lineRule="auto"/>
        <w:rPr>
          <w:rFonts w:ascii="仿宋" w:hAnsi="仿宋" w:eastAsia="仿宋"/>
        </w:rPr>
      </w:pPr>
      <w:r>
        <w:rPr>
          <w:rFonts w:ascii="仿宋" w:hAnsi="仿宋" w:eastAsia="仿宋"/>
          <w:color w:val="000000"/>
          <w:sz w:val="24"/>
        </w:rPr>
        <w:t>用户可通过“指标名称”、“指标分类”、“状态”等条件筛选指标列表。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指标名称</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支持按指标名称</w:t>
            </w:r>
            <w:r>
              <w:rPr>
                <w:rFonts w:hint="eastAsia" w:ascii="仿宋" w:hAnsi="仿宋" w:eastAsia="仿宋"/>
                <w:color w:val="000000"/>
                <w:sz w:val="24"/>
              </w:rPr>
              <w:t>模糊</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指标分类</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下拉框</w:t>
            </w:r>
          </w:p>
        </w:tc>
        <w:tc>
          <w:tcPr>
            <w:tcW w:w="2272" w:type="dxa"/>
          </w:tcPr>
          <w:p>
            <w:pPr>
              <w:spacing w:line="360" w:lineRule="auto"/>
              <w:rPr>
                <w:rFonts w:ascii="仿宋" w:hAnsi="仿宋" w:eastAsia="仿宋"/>
              </w:rPr>
            </w:pPr>
            <w:r>
              <w:rPr>
                <w:rFonts w:ascii="仿宋" w:hAnsi="仿宋" w:eastAsia="仿宋"/>
                <w:color w:val="000000"/>
                <w:sz w:val="24"/>
              </w:rPr>
              <w:t>支持按指标分类筛选，</w:t>
            </w:r>
            <w:r>
              <w:rPr>
                <w:rFonts w:hint="eastAsia" w:ascii="仿宋" w:hAnsi="仿宋" w:eastAsia="仿宋"/>
                <w:color w:val="000000"/>
                <w:sz w:val="24"/>
              </w:rPr>
              <w:t>枚举值：</w:t>
            </w:r>
            <w:r>
              <w:rPr>
                <w:rFonts w:ascii="仿宋" w:hAnsi="仿宋" w:eastAsia="仿宋"/>
                <w:color w:val="000000"/>
                <w:sz w:val="24"/>
              </w:rPr>
              <w:t>存款类、理财类等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状态</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下拉框</w:t>
            </w:r>
          </w:p>
        </w:tc>
        <w:tc>
          <w:tcPr>
            <w:tcW w:w="2272" w:type="dxa"/>
          </w:tcPr>
          <w:p>
            <w:pPr>
              <w:spacing w:line="360" w:lineRule="auto"/>
              <w:rPr>
                <w:rFonts w:ascii="仿宋" w:hAnsi="仿宋" w:eastAsia="仿宋"/>
              </w:rPr>
            </w:pPr>
            <w:r>
              <w:rPr>
                <w:rFonts w:ascii="仿宋" w:hAnsi="仿宋" w:eastAsia="仿宋"/>
                <w:color w:val="000000"/>
                <w:sz w:val="24"/>
              </w:rPr>
              <w:t>枚举值：启用、停用</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i/>
          <w:iCs/>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用户进入“指标管理”页面后，系统展示指标列表。</w:t>
      </w:r>
    </w:p>
    <w:p>
      <w:pPr>
        <w:spacing w:line="360" w:lineRule="auto"/>
        <w:rPr>
          <w:rFonts w:ascii="仿宋" w:hAnsi="仿宋" w:eastAsia="仿宋"/>
          <w:sz w:val="24"/>
          <w:szCs w:val="24"/>
        </w:rPr>
      </w:pPr>
      <w:r>
        <w:rPr>
          <w:rFonts w:hint="eastAsia" w:ascii="仿宋" w:hAnsi="仿宋" w:eastAsia="仿宋"/>
          <w:sz w:val="24"/>
          <w:szCs w:val="24"/>
        </w:rPr>
        <w:t>2. 用户可在查询条件区操作</w:t>
      </w:r>
    </w:p>
    <w:p>
      <w:pPr>
        <w:spacing w:line="360" w:lineRule="auto"/>
        <w:ind w:firstLine="420"/>
        <w:rPr>
          <w:rFonts w:ascii="仿宋" w:hAnsi="仿宋" w:eastAsia="仿宋"/>
          <w:sz w:val="24"/>
          <w:szCs w:val="24"/>
        </w:rPr>
      </w:pPr>
      <w:r>
        <w:rPr>
          <w:rFonts w:hint="eastAsia" w:ascii="仿宋" w:hAnsi="仿宋" w:eastAsia="仿宋"/>
          <w:sz w:val="24"/>
          <w:szCs w:val="24"/>
        </w:rPr>
        <w:t>用户可按“指标名称”、“指标分类”、“状态”等条件筛选指标。</w:t>
      </w:r>
    </w:p>
    <w:p>
      <w:pPr>
        <w:spacing w:line="360" w:lineRule="auto"/>
        <w:ind w:firstLine="420"/>
        <w:rPr>
          <w:rFonts w:ascii="仿宋" w:hAnsi="仿宋" w:eastAsia="仿宋"/>
          <w:sz w:val="24"/>
          <w:szCs w:val="24"/>
        </w:rPr>
      </w:pPr>
      <w:r>
        <w:rPr>
          <w:rFonts w:hint="eastAsia" w:ascii="仿宋" w:hAnsi="仿宋" w:eastAsia="仿宋"/>
          <w:sz w:val="24"/>
          <w:szCs w:val="24"/>
        </w:rPr>
        <w:t>用户输入查询条件后点击“查询”，系统按条件检索未分配客户。</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用户点击“重置”后，系统清空当前筛选条件并恢复默认值。</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sz w:val="24"/>
          <w:szCs w:val="24"/>
        </w:rPr>
        <w:t>用户可在列表行内统一操作按钮区操作</w:t>
      </w:r>
    </w:p>
    <w:p>
      <w:pPr>
        <w:spacing w:line="360" w:lineRule="auto"/>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点击“启用/停用”按钮，系统切换指标状态并刷新列表结果。</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点击指标名称，从右侧抽屉式弹出详情查看页面，展示基础信息、业务口径、技术口径等详细信息。</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指标详情至少应包含业务口径与技术口径两类信息。</w:t>
      </w:r>
    </w:p>
    <w:p>
      <w:pPr>
        <w:spacing w:line="360" w:lineRule="auto"/>
        <w:rPr>
          <w:rFonts w:ascii="仿宋" w:hAnsi="仿宋" w:eastAsia="仿宋"/>
          <w:sz w:val="24"/>
          <w:szCs w:val="24"/>
        </w:rPr>
      </w:pPr>
      <w:r>
        <w:rPr>
          <w:rFonts w:hint="eastAsia" w:ascii="仿宋" w:hAnsi="仿宋" w:eastAsia="仿宋"/>
          <w:sz w:val="24"/>
          <w:szCs w:val="24"/>
        </w:rPr>
        <w:t>2. 指标状态支持“启用”和“停用”两种管理状态。</w:t>
      </w:r>
    </w:p>
    <w:p>
      <w:pPr>
        <w:spacing w:line="360" w:lineRule="auto"/>
        <w:rPr>
          <w:rFonts w:ascii="仿宋" w:hAnsi="仿宋" w:eastAsia="仿宋"/>
          <w:sz w:val="24"/>
          <w:szCs w:val="24"/>
        </w:rPr>
      </w:pPr>
      <w:r>
        <w:rPr>
          <w:rFonts w:hint="eastAsia" w:ascii="仿宋" w:hAnsi="仿宋" w:eastAsia="仿宋"/>
          <w:sz w:val="24"/>
          <w:szCs w:val="24"/>
        </w:rPr>
        <w:t>3. 当前指标可能来源于数据平台、其他上游系统或CRM本身加工，前端界面以展示为主，不擅自变更未确认的指标计算口径。</w:t>
      </w:r>
    </w:p>
    <w:p>
      <w:pPr>
        <w:spacing w:line="360" w:lineRule="auto"/>
        <w:rPr>
          <w:rFonts w:ascii="仿宋" w:hAnsi="仿宋" w:eastAsia="仿宋"/>
          <w:sz w:val="24"/>
          <w:szCs w:val="24"/>
        </w:rPr>
      </w:pPr>
      <w:r>
        <w:rPr>
          <w:rFonts w:hint="eastAsia" w:ascii="仿宋" w:hAnsi="仿宋" w:eastAsia="仿宋"/>
          <w:sz w:val="24"/>
          <w:szCs w:val="24"/>
        </w:rPr>
        <w:t>4. 指标列表的数据通过后端数据初始化，前端不提供新增、编辑和删除功能。</w:t>
      </w:r>
    </w:p>
    <w:p>
      <w:pPr>
        <w:spacing w:line="360" w:lineRule="auto"/>
        <w:rPr>
          <w:rFonts w:ascii="仿宋" w:hAnsi="仿宋" w:eastAsia="仿宋"/>
          <w:sz w:val="24"/>
          <w:szCs w:val="24"/>
        </w:rPr>
      </w:pPr>
      <w:r>
        <w:rPr>
          <w:rFonts w:ascii="仿宋" w:hAnsi="仿宋" w:eastAsia="仿宋"/>
          <w:sz w:val="24"/>
          <w:szCs w:val="24"/>
        </w:rPr>
        <w:t xml:space="preserve">5. </w:t>
      </w:r>
      <w:r>
        <w:rPr>
          <w:rFonts w:hint="eastAsia" w:ascii="仿宋" w:hAnsi="仿宋" w:eastAsia="仿宋"/>
          <w:sz w:val="24"/>
          <w:szCs w:val="24"/>
        </w:rPr>
        <w:t>“停用”的指标，目标任务管理等其它功能无法引用和查询，只能查询和引用“启用”的指标。</w:t>
      </w:r>
    </w:p>
    <w:p>
      <w:pPr>
        <w:spacing w:line="360" w:lineRule="auto"/>
        <w:rPr>
          <w:rFonts w:hint="eastAsia" w:ascii="仿宋" w:hAnsi="仿宋" w:eastAsia="仿宋"/>
          <w:sz w:val="24"/>
          <w:szCs w:val="24"/>
          <w:lang w:eastAsia="zh-CN"/>
        </w:rPr>
      </w:pPr>
      <w:r>
        <w:rPr>
          <w:rFonts w:hint="eastAsia" w:ascii="仿宋" w:hAnsi="仿宋" w:eastAsia="仿宋"/>
          <w:sz w:val="24"/>
          <w:szCs w:val="24"/>
          <w:lang w:val="en-US" w:eastAsia="zh-CN"/>
        </w:rPr>
        <w:t>6</w:t>
      </w:r>
      <w:r>
        <w:rPr>
          <w:rFonts w:ascii="仿宋" w:hAnsi="仿宋" w:eastAsia="仿宋"/>
          <w:sz w:val="24"/>
          <w:szCs w:val="24"/>
        </w:rPr>
        <w:t xml:space="preserve">. </w:t>
      </w:r>
      <w:r>
        <w:rPr>
          <w:rFonts w:hint="eastAsia" w:ascii="仿宋" w:hAnsi="仿宋" w:eastAsia="仿宋"/>
          <w:sz w:val="24"/>
          <w:szCs w:val="24"/>
        </w:rPr>
        <w:t>指标列表默认按照创建时间倒序排序</w:t>
      </w:r>
      <w:r>
        <w:rPr>
          <w:rFonts w:hint="eastAsia" w:ascii="仿宋" w:hAnsi="仿宋" w:eastAsia="仿宋"/>
          <w:sz w:val="24"/>
          <w:szCs w:val="24"/>
          <w:lang w:eastAsia="zh-CN"/>
        </w:rPr>
        <w:t>。</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总行管理用户可查看全部权限范围内指标数据。</w:t>
      </w:r>
    </w:p>
    <w:p>
      <w:pPr>
        <w:spacing w:line="360" w:lineRule="auto"/>
        <w:rPr>
          <w:rFonts w:ascii="仿宋" w:hAnsi="仿宋" w:eastAsia="仿宋"/>
          <w:sz w:val="24"/>
          <w:szCs w:val="24"/>
        </w:rPr>
      </w:pPr>
      <w:r>
        <w:rPr>
          <w:rFonts w:hint="eastAsia" w:ascii="仿宋" w:hAnsi="仿宋" w:eastAsia="仿宋"/>
          <w:sz w:val="24"/>
          <w:szCs w:val="24"/>
        </w:rPr>
        <w:t>2. 分行管理用户可查看本分行权限范围内指标数据。</w:t>
      </w:r>
    </w:p>
    <w:p>
      <w:pPr>
        <w:spacing w:line="360" w:lineRule="auto"/>
        <w:rPr>
          <w:rFonts w:ascii="仿宋" w:hAnsi="仿宋" w:eastAsia="仿宋"/>
          <w:sz w:val="24"/>
          <w:szCs w:val="24"/>
        </w:rPr>
      </w:pPr>
      <w:r>
        <w:rPr>
          <w:rFonts w:hint="eastAsia" w:ascii="仿宋" w:hAnsi="仿宋" w:eastAsia="仿宋"/>
          <w:sz w:val="24"/>
          <w:szCs w:val="24"/>
        </w:rPr>
        <w:t>3. 其他用户无权查看指标管理菜单</w:t>
      </w:r>
    </w:p>
    <w:p>
      <w:pPr>
        <w:pStyle w:val="6"/>
        <w:numPr>
          <w:ilvl w:val="3"/>
          <w:numId w:val="14"/>
        </w:numPr>
        <w:spacing w:line="360" w:lineRule="auto"/>
        <w:rPr>
          <w:rFonts w:ascii="仿宋" w:hAnsi="仿宋" w:eastAsia="仿宋"/>
          <w:i/>
          <w:iCs/>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系统输出指标列表及指标详情入口信息。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5"/>
        <w:gridCol w:w="2278"/>
        <w:gridCol w:w="2256"/>
        <w:gridCol w:w="22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8"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6"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1"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指标编号</w:t>
            </w:r>
          </w:p>
        </w:tc>
        <w:tc>
          <w:tcPr>
            <w:tcW w:w="2278" w:type="dxa"/>
          </w:tcPr>
          <w:p>
            <w:pPr>
              <w:spacing w:line="360" w:lineRule="auto"/>
              <w:rPr>
                <w:rFonts w:ascii="仿宋" w:hAnsi="仿宋" w:eastAsia="仿宋"/>
              </w:rPr>
            </w:pPr>
            <w:r>
              <w:rPr>
                <w:rFonts w:ascii="仿宋" w:hAnsi="仿宋" w:eastAsia="仿宋"/>
                <w:color w:val="000000"/>
                <w:sz w:val="24"/>
              </w:rPr>
              <w:t>反显</w:t>
            </w:r>
          </w:p>
        </w:tc>
        <w:tc>
          <w:tcPr>
            <w:tcW w:w="2256" w:type="dxa"/>
          </w:tcPr>
          <w:p>
            <w:pPr>
              <w:spacing w:line="360" w:lineRule="auto"/>
              <w:rPr>
                <w:rFonts w:ascii="仿宋" w:hAnsi="仿宋" w:eastAsia="仿宋"/>
              </w:rPr>
            </w:pPr>
            <w:r>
              <w:rPr>
                <w:rFonts w:ascii="仿宋" w:hAnsi="仿宋" w:eastAsia="仿宋"/>
                <w:color w:val="000000"/>
                <w:sz w:val="24"/>
              </w:rPr>
              <w:t>文本</w:t>
            </w:r>
          </w:p>
        </w:tc>
        <w:tc>
          <w:tcPr>
            <w:tcW w:w="2271" w:type="dxa"/>
          </w:tcPr>
          <w:p>
            <w:pPr>
              <w:spacing w:line="360" w:lineRule="auto"/>
              <w:rPr>
                <w:rFonts w:ascii="仿宋" w:hAnsi="仿宋" w:eastAsia="仿宋"/>
              </w:rPr>
            </w:pPr>
            <w:r>
              <w:rPr>
                <w:rFonts w:ascii="仿宋" w:hAnsi="仿宋" w:eastAsia="仿宋"/>
                <w:color w:val="000000"/>
                <w:sz w:val="24"/>
              </w:rPr>
              <w:t>展示指标唯一编号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指标名称</w:t>
            </w:r>
          </w:p>
        </w:tc>
        <w:tc>
          <w:tcPr>
            <w:tcW w:w="2278" w:type="dxa"/>
          </w:tcPr>
          <w:p>
            <w:pPr>
              <w:spacing w:line="360" w:lineRule="auto"/>
              <w:rPr>
                <w:rFonts w:ascii="仿宋" w:hAnsi="仿宋" w:eastAsia="仿宋"/>
              </w:rPr>
            </w:pPr>
            <w:r>
              <w:rPr>
                <w:rFonts w:ascii="仿宋" w:hAnsi="仿宋" w:eastAsia="仿宋"/>
                <w:color w:val="000000"/>
                <w:sz w:val="24"/>
              </w:rPr>
              <w:t>反显</w:t>
            </w:r>
          </w:p>
        </w:tc>
        <w:tc>
          <w:tcPr>
            <w:tcW w:w="2256" w:type="dxa"/>
          </w:tcPr>
          <w:p>
            <w:pPr>
              <w:spacing w:line="360" w:lineRule="auto"/>
              <w:rPr>
                <w:rFonts w:ascii="仿宋" w:hAnsi="仿宋" w:eastAsia="仿宋"/>
              </w:rPr>
            </w:pPr>
            <w:r>
              <w:rPr>
                <w:rFonts w:ascii="仿宋" w:hAnsi="仿宋" w:eastAsia="仿宋"/>
                <w:color w:val="000000"/>
                <w:sz w:val="24"/>
              </w:rPr>
              <w:t>文本</w:t>
            </w:r>
          </w:p>
        </w:tc>
        <w:tc>
          <w:tcPr>
            <w:tcW w:w="2271" w:type="dxa"/>
          </w:tcPr>
          <w:p>
            <w:pPr>
              <w:spacing w:line="360" w:lineRule="auto"/>
              <w:rPr>
                <w:rFonts w:ascii="仿宋" w:hAnsi="仿宋" w:eastAsia="仿宋"/>
              </w:rPr>
            </w:pPr>
            <w:r>
              <w:rPr>
                <w:rFonts w:ascii="仿宋" w:hAnsi="仿宋" w:eastAsia="仿宋"/>
                <w:color w:val="000000"/>
                <w:sz w:val="24"/>
              </w:rPr>
              <w:t>展示指标名称，支持点击查看详情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指标频率</w:t>
            </w:r>
          </w:p>
        </w:tc>
        <w:tc>
          <w:tcPr>
            <w:tcW w:w="2278" w:type="dxa"/>
          </w:tcPr>
          <w:p>
            <w:pPr>
              <w:spacing w:line="360" w:lineRule="auto"/>
              <w:rPr>
                <w:rFonts w:ascii="仿宋" w:hAnsi="仿宋" w:eastAsia="仿宋"/>
              </w:rPr>
            </w:pPr>
            <w:r>
              <w:rPr>
                <w:rFonts w:ascii="仿宋" w:hAnsi="仿宋" w:eastAsia="仿宋"/>
                <w:color w:val="000000"/>
                <w:sz w:val="24"/>
              </w:rPr>
              <w:t>反显</w:t>
            </w:r>
          </w:p>
        </w:tc>
        <w:tc>
          <w:tcPr>
            <w:tcW w:w="2256" w:type="dxa"/>
          </w:tcPr>
          <w:p>
            <w:pPr>
              <w:spacing w:line="360" w:lineRule="auto"/>
              <w:rPr>
                <w:rFonts w:ascii="仿宋" w:hAnsi="仿宋" w:eastAsia="仿宋"/>
              </w:rPr>
            </w:pPr>
            <w:r>
              <w:rPr>
                <w:rFonts w:ascii="仿宋" w:hAnsi="仿宋" w:eastAsia="仿宋"/>
                <w:color w:val="000000"/>
                <w:sz w:val="24"/>
              </w:rPr>
              <w:t>文本</w:t>
            </w:r>
          </w:p>
        </w:tc>
        <w:tc>
          <w:tcPr>
            <w:tcW w:w="2271" w:type="dxa"/>
          </w:tcPr>
          <w:p>
            <w:pPr>
              <w:spacing w:line="360" w:lineRule="auto"/>
              <w:rPr>
                <w:rFonts w:ascii="仿宋" w:hAnsi="仿宋" w:eastAsia="仿宋"/>
              </w:rPr>
            </w:pPr>
            <w:r>
              <w:rPr>
                <w:rFonts w:ascii="仿宋" w:hAnsi="仿宋" w:eastAsia="仿宋"/>
                <w:color w:val="000000"/>
                <w:sz w:val="24"/>
              </w:rPr>
              <w:t>展示指标频率，如日、月、季、年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指标分类</w:t>
            </w:r>
          </w:p>
        </w:tc>
        <w:tc>
          <w:tcPr>
            <w:tcW w:w="2278" w:type="dxa"/>
          </w:tcPr>
          <w:p>
            <w:pPr>
              <w:spacing w:line="360" w:lineRule="auto"/>
              <w:rPr>
                <w:rFonts w:ascii="仿宋" w:hAnsi="仿宋" w:eastAsia="仿宋"/>
              </w:rPr>
            </w:pPr>
            <w:r>
              <w:rPr>
                <w:rFonts w:ascii="仿宋" w:hAnsi="仿宋" w:eastAsia="仿宋"/>
                <w:color w:val="000000"/>
                <w:sz w:val="24"/>
              </w:rPr>
              <w:t>反显</w:t>
            </w:r>
          </w:p>
        </w:tc>
        <w:tc>
          <w:tcPr>
            <w:tcW w:w="2256" w:type="dxa"/>
          </w:tcPr>
          <w:p>
            <w:pPr>
              <w:spacing w:line="360" w:lineRule="auto"/>
              <w:rPr>
                <w:rFonts w:ascii="仿宋" w:hAnsi="仿宋" w:eastAsia="仿宋"/>
              </w:rPr>
            </w:pPr>
            <w:r>
              <w:rPr>
                <w:rFonts w:ascii="仿宋" w:hAnsi="仿宋" w:eastAsia="仿宋"/>
                <w:color w:val="000000"/>
                <w:sz w:val="24"/>
              </w:rPr>
              <w:t>文本</w:t>
            </w:r>
          </w:p>
        </w:tc>
        <w:tc>
          <w:tcPr>
            <w:tcW w:w="2271" w:type="dxa"/>
          </w:tcPr>
          <w:p>
            <w:pPr>
              <w:spacing w:line="360" w:lineRule="auto"/>
              <w:rPr>
                <w:rFonts w:ascii="仿宋" w:hAnsi="仿宋" w:eastAsia="仿宋"/>
              </w:rPr>
            </w:pPr>
            <w:r>
              <w:rPr>
                <w:rFonts w:ascii="仿宋" w:hAnsi="仿宋" w:eastAsia="仿宋"/>
                <w:color w:val="000000"/>
                <w:sz w:val="24"/>
              </w:rPr>
              <w:t>展示指标所属分类，如存款类、理财类等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创建人</w:t>
            </w:r>
          </w:p>
        </w:tc>
        <w:tc>
          <w:tcPr>
            <w:tcW w:w="2278"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、格式：工号+姓名</w:t>
            </w:r>
          </w:p>
        </w:tc>
        <w:tc>
          <w:tcPr>
            <w:tcW w:w="2256" w:type="dxa"/>
          </w:tcPr>
          <w:p>
            <w:pPr>
              <w:spacing w:line="360" w:lineRule="auto"/>
              <w:rPr>
                <w:rFonts w:ascii="仿宋" w:hAnsi="仿宋" w:eastAsia="仿宋"/>
              </w:rPr>
            </w:pPr>
            <w:r>
              <w:rPr>
                <w:rFonts w:ascii="仿宋" w:hAnsi="仿宋" w:eastAsia="仿宋"/>
                <w:color w:val="000000"/>
                <w:sz w:val="24"/>
              </w:rPr>
              <w:t>文本</w:t>
            </w:r>
          </w:p>
        </w:tc>
        <w:tc>
          <w:tcPr>
            <w:tcW w:w="2271" w:type="dxa"/>
          </w:tcPr>
          <w:p>
            <w:pPr>
              <w:spacing w:line="360" w:lineRule="auto"/>
              <w:rPr>
                <w:rFonts w:ascii="仿宋" w:hAnsi="仿宋" w:eastAsia="仿宋"/>
              </w:rPr>
            </w:pPr>
            <w:r>
              <w:rPr>
                <w:rFonts w:ascii="仿宋" w:hAnsi="仿宋" w:eastAsia="仿宋"/>
                <w:color w:val="000000"/>
                <w:sz w:val="24"/>
              </w:rPr>
              <w:t>展示指标创建人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创建</w:t>
            </w:r>
            <w:r>
              <w:rPr>
                <w:rFonts w:hint="eastAsia" w:ascii="仿宋" w:hAnsi="仿宋" w:eastAsia="仿宋"/>
                <w:color w:val="000000"/>
                <w:sz w:val="24"/>
              </w:rPr>
              <w:t>日期</w:t>
            </w:r>
          </w:p>
        </w:tc>
        <w:tc>
          <w:tcPr>
            <w:tcW w:w="2278" w:type="dxa"/>
          </w:tcPr>
          <w:p>
            <w:pPr>
              <w:spacing w:line="360" w:lineRule="auto"/>
              <w:rPr>
                <w:rFonts w:ascii="仿宋" w:hAnsi="仿宋" w:eastAsia="仿宋"/>
              </w:rPr>
            </w:pPr>
            <w:r>
              <w:rPr>
                <w:rFonts w:ascii="仿宋" w:hAnsi="仿宋" w:eastAsia="仿宋"/>
                <w:color w:val="000000"/>
              </w:rPr>
              <w:t>反显、格式化：YYYY- MM-DD</w:t>
            </w:r>
          </w:p>
        </w:tc>
        <w:tc>
          <w:tcPr>
            <w:tcW w:w="2256" w:type="dxa"/>
          </w:tcPr>
          <w:p>
            <w:pPr>
              <w:spacing w:line="360" w:lineRule="auto"/>
              <w:rPr>
                <w:rFonts w:ascii="仿宋" w:hAnsi="仿宋" w:eastAsia="仿宋"/>
              </w:rPr>
            </w:pPr>
            <w:r>
              <w:rPr>
                <w:rFonts w:ascii="仿宋" w:hAnsi="仿宋" w:eastAsia="仿宋"/>
                <w:color w:val="000000"/>
                <w:sz w:val="24"/>
              </w:rPr>
              <w:t>时间</w:t>
            </w:r>
          </w:p>
        </w:tc>
        <w:tc>
          <w:tcPr>
            <w:tcW w:w="2271" w:type="dxa"/>
          </w:tcPr>
          <w:p>
            <w:pPr>
              <w:spacing w:line="360" w:lineRule="auto"/>
              <w:rPr>
                <w:rFonts w:ascii="仿宋" w:hAnsi="仿宋" w:eastAsia="仿宋"/>
              </w:rPr>
            </w:pPr>
            <w:r>
              <w:rPr>
                <w:rFonts w:ascii="仿宋" w:hAnsi="仿宋" w:eastAsia="仿宋"/>
                <w:color w:val="000000"/>
                <w:sz w:val="24"/>
              </w:rPr>
              <w:t>展示指标创建时间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状态</w:t>
            </w:r>
          </w:p>
        </w:tc>
        <w:tc>
          <w:tcPr>
            <w:tcW w:w="2278" w:type="dxa"/>
          </w:tcPr>
          <w:p>
            <w:pPr>
              <w:spacing w:line="360" w:lineRule="auto"/>
              <w:rPr>
                <w:rFonts w:ascii="仿宋" w:hAnsi="仿宋" w:eastAsia="仿宋"/>
              </w:rPr>
            </w:pPr>
            <w:r>
              <w:rPr>
                <w:rFonts w:ascii="仿宋" w:hAnsi="仿宋" w:eastAsia="仿宋"/>
                <w:color w:val="000000"/>
                <w:sz w:val="24"/>
              </w:rPr>
              <w:t>反显</w:t>
            </w:r>
          </w:p>
        </w:tc>
        <w:tc>
          <w:tcPr>
            <w:tcW w:w="2256" w:type="dxa"/>
          </w:tcPr>
          <w:p>
            <w:pPr>
              <w:spacing w:line="360" w:lineRule="auto"/>
              <w:rPr>
                <w:rFonts w:ascii="仿宋" w:hAnsi="仿宋" w:eastAsia="仿宋"/>
              </w:rPr>
            </w:pPr>
            <w:r>
              <w:rPr>
                <w:rFonts w:ascii="仿宋" w:hAnsi="仿宋" w:eastAsia="仿宋"/>
                <w:color w:val="000000"/>
                <w:sz w:val="24"/>
              </w:rPr>
              <w:t>文本</w:t>
            </w:r>
          </w:p>
        </w:tc>
        <w:tc>
          <w:tcPr>
            <w:tcW w:w="2271" w:type="dxa"/>
          </w:tcPr>
          <w:p>
            <w:pPr>
              <w:spacing w:line="360" w:lineRule="auto"/>
              <w:rPr>
                <w:rFonts w:ascii="仿宋" w:hAnsi="仿宋" w:eastAsia="仿宋"/>
              </w:rPr>
            </w:pPr>
            <w:r>
              <w:rPr>
                <w:rFonts w:ascii="仿宋" w:hAnsi="仿宋" w:eastAsia="仿宋"/>
                <w:color w:val="000000"/>
                <w:sz w:val="24"/>
              </w:rPr>
              <w:t>展示指标当前状态，如启用、停用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操作</w:t>
            </w:r>
          </w:p>
        </w:tc>
        <w:tc>
          <w:tcPr>
            <w:tcW w:w="2278" w:type="dxa"/>
          </w:tcPr>
          <w:p>
            <w:pPr>
              <w:spacing w:line="360" w:lineRule="auto"/>
              <w:rPr>
                <w:rFonts w:ascii="仿宋" w:hAnsi="仿宋" w:eastAsia="仿宋"/>
              </w:rPr>
            </w:pPr>
            <w:r>
              <w:rPr>
                <w:rFonts w:ascii="仿宋" w:hAnsi="仿宋" w:eastAsia="仿宋"/>
                <w:color w:val="000000"/>
                <w:sz w:val="24"/>
              </w:rPr>
              <w:t>反显</w:t>
            </w:r>
          </w:p>
        </w:tc>
        <w:tc>
          <w:tcPr>
            <w:tcW w:w="2256" w:type="dxa"/>
          </w:tcPr>
          <w:p>
            <w:pPr>
              <w:spacing w:line="360" w:lineRule="auto"/>
              <w:rPr>
                <w:rFonts w:ascii="仿宋" w:hAnsi="仿宋" w:eastAsia="仿宋"/>
              </w:rPr>
            </w:pPr>
            <w:r>
              <w:rPr>
                <w:rFonts w:ascii="仿宋" w:hAnsi="仿宋" w:eastAsia="仿宋"/>
                <w:color w:val="000000"/>
                <w:sz w:val="24"/>
              </w:rPr>
              <w:t>按钮</w:t>
            </w:r>
          </w:p>
        </w:tc>
        <w:tc>
          <w:tcPr>
            <w:tcW w:w="2271" w:type="dxa"/>
          </w:tcPr>
          <w:p>
            <w:pPr>
              <w:spacing w:line="360" w:lineRule="auto"/>
              <w:rPr>
                <w:rFonts w:ascii="仿宋" w:hAnsi="仿宋" w:eastAsia="仿宋"/>
              </w:rPr>
            </w:pPr>
            <w:r>
              <w:rPr>
                <w:rFonts w:ascii="仿宋" w:hAnsi="仿宋" w:eastAsia="仿宋"/>
                <w:color w:val="000000"/>
                <w:sz w:val="24"/>
              </w:rPr>
              <w:t>支持执行启用或停用操作</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i/>
          <w:iCs/>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i/>
          <w:iCs/>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i/>
          <w:iCs/>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96" w:name="_Toc233295852"/>
      <w:r>
        <w:rPr>
          <w:rFonts w:hint="eastAsia"/>
          <w:sz w:val="28"/>
          <w:szCs w:val="28"/>
        </w:rPr>
        <w:t>目标任务管理</w:t>
      </w:r>
      <w:bookmarkEnd w:id="96"/>
    </w:p>
    <w:p>
      <w:pPr>
        <w:pStyle w:val="6"/>
        <w:numPr>
          <w:ilvl w:val="3"/>
          <w:numId w:val="14"/>
        </w:numPr>
        <w:spacing w:line="360" w:lineRule="auto"/>
        <w:rPr>
          <w:rFonts w:ascii="仿宋" w:hAnsi="仿宋" w:eastAsia="仿宋"/>
        </w:rPr>
      </w:pPr>
      <w:r>
        <w:rPr>
          <w:rFonts w:hint="eastAsia" w:ascii="仿宋" w:hAnsi="仿宋" w:eastAsia="仿宋"/>
        </w:rPr>
        <w:t>目标任务管理</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列表</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rPr>
      </w:pPr>
      <w:r>
        <w:rPr>
          <w:rFonts w:ascii="仿宋" w:hAnsi="仿宋" w:eastAsia="仿宋"/>
          <w:sz w:val="24"/>
        </w:rPr>
        <w:t>支持</w:t>
      </w:r>
      <w:r>
        <w:rPr>
          <w:rFonts w:hint="eastAsia" w:ascii="仿宋" w:hAnsi="仿宋" w:eastAsia="仿宋"/>
          <w:sz w:val="24"/>
        </w:rPr>
        <w:t>用户</w:t>
      </w:r>
      <w:r>
        <w:rPr>
          <w:rFonts w:ascii="仿宋" w:hAnsi="仿宋" w:eastAsia="仿宋"/>
          <w:sz w:val="24"/>
        </w:rPr>
        <w:t>对机构及客户经理目标任务进行统一查询、审批流转</w:t>
      </w:r>
      <w:r>
        <w:rPr>
          <w:rFonts w:hint="eastAsia" w:ascii="仿宋" w:hAnsi="仿宋" w:eastAsia="仿宋"/>
          <w:sz w:val="24"/>
        </w:rPr>
        <w:t>、</w:t>
      </w:r>
      <w:r>
        <w:rPr>
          <w:rFonts w:ascii="仿宋" w:hAnsi="仿宋" w:eastAsia="仿宋"/>
          <w:sz w:val="24"/>
        </w:rPr>
        <w:t>进度跟踪和结果分析，确保年度、季度、月度目标任务可创建、可审核、可下发</w:t>
      </w:r>
      <w:r>
        <w:rPr>
          <w:rFonts w:hint="eastAsia" w:ascii="仿宋" w:hAnsi="仿宋" w:eastAsia="仿宋"/>
          <w:sz w:val="24"/>
        </w:rPr>
        <w:t>（审批通过自动下发）</w:t>
      </w:r>
      <w:r>
        <w:rPr>
          <w:rFonts w:ascii="仿宋" w:hAnsi="仿宋" w:eastAsia="仿宋"/>
          <w:sz w:val="24"/>
        </w:rPr>
        <w:t>可分解、可追踪。</w:t>
      </w:r>
    </w:p>
    <w:p>
      <w:pPr>
        <w:pStyle w:val="8"/>
        <w:numPr>
          <w:ilvl w:val="5"/>
          <w:numId w:val="14"/>
        </w:numPr>
        <w:spacing w:line="360" w:lineRule="auto"/>
        <w:rPr>
          <w:rFonts w:ascii="仿宋" w:hAnsi="仿宋" w:eastAsia="仿宋"/>
        </w:rPr>
      </w:pPr>
      <w:r>
        <w:rPr>
          <w:rFonts w:hint="eastAsia" w:ascii="仿宋" w:hAnsi="仿宋" w:eastAsia="仿宋"/>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任务名称</w:t>
            </w:r>
          </w:p>
        </w:tc>
        <w:tc>
          <w:tcPr>
            <w:tcW w:w="2160" w:type="dxa"/>
          </w:tcPr>
          <w:p>
            <w:pPr>
              <w:spacing w:after="0" w:line="360" w:lineRule="auto"/>
              <w:rPr>
                <w:rFonts w:ascii="仿宋" w:hAnsi="仿宋" w:eastAsia="仿宋"/>
              </w:rPr>
            </w:pPr>
            <w:r>
              <w:rPr>
                <w:rFonts w:ascii="仿宋" w:hAnsi="仿宋" w:eastAsia="仿宋"/>
                <w:sz w:val="24"/>
              </w:rPr>
              <w:t>非必输</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按任务名称查询目标任务</w:t>
            </w:r>
            <w:r>
              <w:rPr>
                <w:rFonts w:hint="eastAsia" w:ascii="仿宋" w:hAnsi="仿宋" w:eastAsia="仿宋"/>
                <w:sz w:val="24"/>
              </w:rPr>
              <w:t>；</w:t>
            </w:r>
            <w:r>
              <w:rPr>
                <w:rFonts w:ascii="仿宋" w:hAnsi="仿宋" w:eastAsia="仿宋"/>
                <w:sz w:val="24"/>
              </w:rPr>
              <w:t>模糊检索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任务状态</w:t>
            </w:r>
          </w:p>
        </w:tc>
        <w:tc>
          <w:tcPr>
            <w:tcW w:w="2160" w:type="dxa"/>
          </w:tcPr>
          <w:p>
            <w:pPr>
              <w:spacing w:after="0" w:line="360" w:lineRule="auto"/>
              <w:rPr>
                <w:rFonts w:ascii="仿宋" w:hAnsi="仿宋" w:eastAsia="仿宋"/>
              </w:rPr>
            </w:pPr>
            <w:r>
              <w:rPr>
                <w:rFonts w:ascii="仿宋" w:hAnsi="仿宋" w:eastAsia="仿宋"/>
                <w:sz w:val="24"/>
              </w:rPr>
              <w:t>非必输</w:t>
            </w:r>
          </w:p>
        </w:tc>
        <w:tc>
          <w:tcPr>
            <w:tcW w:w="2160" w:type="dxa"/>
          </w:tcPr>
          <w:p>
            <w:pPr>
              <w:spacing w:after="0" w:line="360" w:lineRule="auto"/>
              <w:rPr>
                <w:rFonts w:ascii="仿宋" w:hAnsi="仿宋" w:eastAsia="仿宋"/>
              </w:rPr>
            </w:pPr>
            <w:r>
              <w:rPr>
                <w:rFonts w:ascii="仿宋" w:hAnsi="仿宋" w:eastAsia="仿宋"/>
                <w:sz w:val="24"/>
              </w:rPr>
              <w:t>下拉框</w:t>
            </w:r>
          </w:p>
        </w:tc>
        <w:tc>
          <w:tcPr>
            <w:tcW w:w="2160" w:type="dxa"/>
          </w:tcPr>
          <w:p>
            <w:pPr>
              <w:spacing w:after="0" w:line="360" w:lineRule="auto"/>
              <w:rPr>
                <w:rFonts w:ascii="仿宋" w:hAnsi="仿宋" w:eastAsia="仿宋"/>
              </w:rPr>
            </w:pPr>
            <w:r>
              <w:rPr>
                <w:rFonts w:ascii="仿宋" w:hAnsi="仿宋" w:eastAsia="仿宋"/>
                <w:sz w:val="24"/>
              </w:rPr>
              <w:t>按任务状态筛选列表</w:t>
            </w:r>
            <w:r>
              <w:rPr>
                <w:rFonts w:hint="eastAsia" w:ascii="仿宋" w:hAnsi="仿宋" w:eastAsia="仿宋"/>
                <w:sz w:val="24"/>
              </w:rPr>
              <w:t>；</w:t>
            </w:r>
            <w:r>
              <w:rPr>
                <w:rFonts w:ascii="仿宋" w:hAnsi="仿宋" w:eastAsia="仿宋"/>
                <w:sz w:val="24"/>
              </w:rPr>
              <w:t>枚举值为待提交、审核中、审批未通过、未开始、进行中、</w:t>
            </w:r>
            <w:r>
              <w:rPr>
                <w:rFonts w:hint="eastAsia" w:ascii="仿宋" w:hAnsi="仿宋" w:eastAsia="仿宋"/>
                <w:sz w:val="24"/>
              </w:rPr>
              <w:t>已结束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查询</w:t>
            </w:r>
          </w:p>
        </w:tc>
        <w:tc>
          <w:tcPr>
            <w:tcW w:w="2160" w:type="dxa"/>
          </w:tcPr>
          <w:p>
            <w:pPr>
              <w:spacing w:after="0" w:line="360" w:lineRule="auto"/>
              <w:rPr>
                <w:rFonts w:ascii="仿宋" w:hAnsi="仿宋" w:eastAsia="仿宋"/>
              </w:rPr>
            </w:pPr>
            <w:r>
              <w:rPr>
                <w:rFonts w:ascii="仿宋" w:hAnsi="仿宋" w:eastAsia="仿宋"/>
                <w:sz w:val="24"/>
              </w:rPr>
              <w:t>非必输</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点击后按当前条件执行检索</w:t>
            </w:r>
            <w:r>
              <w:rPr>
                <w:rFonts w:hint="eastAsia" w:ascii="仿宋" w:hAnsi="仿宋" w:eastAsia="仿宋"/>
                <w:sz w:val="24"/>
              </w:rPr>
              <w:t>，</w:t>
            </w:r>
            <w:r>
              <w:rPr>
                <w:rFonts w:ascii="仿宋" w:hAnsi="仿宋" w:eastAsia="仿宋"/>
                <w:sz w:val="24"/>
              </w:rPr>
              <w:t>刷新任务列表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重置</w:t>
            </w:r>
          </w:p>
        </w:tc>
        <w:tc>
          <w:tcPr>
            <w:tcW w:w="2160" w:type="dxa"/>
          </w:tcPr>
          <w:p>
            <w:pPr>
              <w:spacing w:after="0" w:line="360" w:lineRule="auto"/>
              <w:rPr>
                <w:rFonts w:ascii="仿宋" w:hAnsi="仿宋" w:eastAsia="仿宋"/>
              </w:rPr>
            </w:pPr>
            <w:r>
              <w:rPr>
                <w:rFonts w:ascii="仿宋" w:hAnsi="仿宋" w:eastAsia="仿宋"/>
                <w:sz w:val="24"/>
              </w:rPr>
              <w:t>非必输</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点击后清空查询条件</w:t>
            </w:r>
            <w:r>
              <w:rPr>
                <w:rFonts w:hint="eastAsia" w:ascii="仿宋" w:hAnsi="仿宋" w:eastAsia="仿宋"/>
                <w:sz w:val="24"/>
              </w:rPr>
              <w:t>，</w:t>
            </w:r>
            <w:r>
              <w:rPr>
                <w:rFonts w:ascii="仿宋" w:hAnsi="仿宋" w:eastAsia="仿宋"/>
                <w:sz w:val="24"/>
              </w:rPr>
              <w:t>恢复默认列表状态</w:t>
            </w:r>
          </w:p>
        </w:tc>
      </w:tr>
    </w:tbl>
    <w:p>
      <w:pPr>
        <w:pStyle w:val="8"/>
        <w:numPr>
          <w:ilvl w:val="5"/>
          <w:numId w:val="14"/>
        </w:numPr>
        <w:spacing w:line="360" w:lineRule="auto"/>
        <w:rPr>
          <w:rFonts w:ascii="仿宋" w:hAnsi="仿宋" w:eastAsia="仿宋"/>
        </w:rPr>
      </w:pPr>
      <w:r>
        <w:rPr>
          <w:rFonts w:hint="eastAsia" w:ascii="仿宋" w:hAnsi="仿宋" w:eastAsia="仿宋"/>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用户进入“经营管理-目标任务管理”</w:t>
      </w:r>
      <w:r>
        <w:rPr>
          <w:rFonts w:hint="eastAsia" w:ascii="仿宋" w:hAnsi="仿宋" w:eastAsia="仿宋"/>
          <w:sz w:val="24"/>
        </w:rPr>
        <w:t>列表</w:t>
      </w:r>
      <w:r>
        <w:rPr>
          <w:rFonts w:ascii="仿宋" w:hAnsi="仿宋" w:eastAsia="仿宋"/>
          <w:sz w:val="24"/>
        </w:rPr>
        <w:t>页面后，展示</w:t>
      </w:r>
      <w:r>
        <w:rPr>
          <w:rFonts w:hint="eastAsia" w:ascii="仿宋" w:hAnsi="仿宋" w:eastAsia="仿宋"/>
          <w:sz w:val="24"/>
        </w:rPr>
        <w:t>创建机构为本机构或考核对象为本机构的目标任务</w:t>
      </w:r>
      <w:r>
        <w:rPr>
          <w:rFonts w:ascii="仿宋" w:hAnsi="仿宋" w:eastAsia="仿宋"/>
          <w:sz w:val="24"/>
        </w:rPr>
        <w:t>。</w:t>
      </w:r>
    </w:p>
    <w:p>
      <w:pPr>
        <w:spacing w:after="0" w:line="360" w:lineRule="auto"/>
        <w:rPr>
          <w:rFonts w:ascii="仿宋" w:hAnsi="仿宋" w:eastAsia="仿宋"/>
          <w:sz w:val="24"/>
        </w:rPr>
      </w:pPr>
      <w:r>
        <w:rPr>
          <w:rFonts w:ascii="仿宋" w:hAnsi="仿宋" w:eastAsia="仿宋"/>
          <w:sz w:val="24"/>
        </w:rPr>
        <w:t>2. 用户可</w:t>
      </w:r>
      <w:r>
        <w:rPr>
          <w:rFonts w:hint="eastAsia" w:ascii="仿宋" w:hAnsi="仿宋" w:eastAsia="仿宋"/>
          <w:sz w:val="24"/>
        </w:rPr>
        <w:t>在列表上方查询区域，</w:t>
      </w:r>
      <w:r>
        <w:rPr>
          <w:rFonts w:ascii="仿宋" w:hAnsi="仿宋" w:eastAsia="仿宋"/>
          <w:sz w:val="24"/>
        </w:rPr>
        <w:t>通过任务名称、任务状态进行查询与筛选，系统返回符合条件的任务清单。</w:t>
      </w:r>
    </w:p>
    <w:p>
      <w:pPr>
        <w:spacing w:after="0" w:line="360" w:lineRule="auto"/>
        <w:rPr>
          <w:rFonts w:ascii="仿宋" w:hAnsi="仿宋" w:eastAsia="仿宋"/>
          <w:sz w:val="24"/>
        </w:rPr>
      </w:pPr>
      <w:r>
        <w:rPr>
          <w:rFonts w:hint="eastAsia" w:ascii="仿宋" w:hAnsi="仿宋" w:eastAsia="仿宋"/>
          <w:sz w:val="24"/>
        </w:rPr>
        <w:t>2.1 输入查询条件，点击“查询”按钮，系统根据用户输入的数据执行查询操作。</w:t>
      </w:r>
    </w:p>
    <w:p>
      <w:pPr>
        <w:spacing w:after="0" w:line="360" w:lineRule="auto"/>
        <w:rPr>
          <w:rFonts w:ascii="仿宋" w:hAnsi="仿宋" w:eastAsia="仿宋"/>
          <w:sz w:val="24"/>
        </w:rPr>
      </w:pPr>
      <w:r>
        <w:rPr>
          <w:rFonts w:hint="eastAsia" w:ascii="仿宋" w:hAnsi="仿宋" w:eastAsia="仿宋"/>
          <w:sz w:val="24"/>
        </w:rPr>
        <w:t>2.2 点击“重置”按钮，将查询区域、列表数据均重置为初始状态。</w:t>
      </w:r>
    </w:p>
    <w:p>
      <w:pPr>
        <w:spacing w:after="0" w:line="360" w:lineRule="auto"/>
        <w:rPr>
          <w:rFonts w:ascii="仿宋" w:hAnsi="仿宋" w:eastAsia="仿宋"/>
          <w:sz w:val="24"/>
        </w:rPr>
      </w:pPr>
      <w:r>
        <w:rPr>
          <w:rFonts w:ascii="仿宋" w:hAnsi="仿宋" w:eastAsia="仿宋"/>
          <w:sz w:val="24"/>
        </w:rPr>
        <w:t>3. 列表左上角统一操作按钮区提供“新增”“编辑”“提交审核”“删除”功能。</w:t>
      </w:r>
    </w:p>
    <w:p>
      <w:pPr>
        <w:spacing w:after="0" w:line="360" w:lineRule="auto"/>
        <w:rPr>
          <w:rFonts w:ascii="仿宋" w:hAnsi="仿宋" w:eastAsia="仿宋"/>
          <w:sz w:val="24"/>
        </w:rPr>
      </w:pPr>
      <w:r>
        <w:rPr>
          <w:rFonts w:hint="eastAsia" w:ascii="仿宋" w:hAnsi="仿宋" w:eastAsia="仿宋"/>
          <w:sz w:val="24"/>
        </w:rPr>
        <w:t>3.1 用户点击</w:t>
      </w:r>
      <w:r>
        <w:rPr>
          <w:rFonts w:ascii="仿宋" w:hAnsi="仿宋" w:eastAsia="仿宋"/>
          <w:sz w:val="24"/>
        </w:rPr>
        <w:t>“新增”</w:t>
      </w:r>
      <w:r>
        <w:rPr>
          <w:rFonts w:hint="eastAsia" w:ascii="仿宋" w:hAnsi="仿宋" w:eastAsia="仿宋"/>
          <w:sz w:val="24"/>
        </w:rPr>
        <w:t>按钮，从右侧抽屉式打开“新增目标任务”页面。新增功能详见“目标任务管理-新增”章节。</w:t>
      </w:r>
    </w:p>
    <w:p>
      <w:pPr>
        <w:spacing w:after="0" w:line="360" w:lineRule="auto"/>
        <w:rPr>
          <w:rFonts w:ascii="仿宋" w:hAnsi="仿宋" w:eastAsia="仿宋"/>
          <w:sz w:val="24"/>
        </w:rPr>
      </w:pPr>
      <w:r>
        <w:rPr>
          <w:rFonts w:hint="eastAsia" w:ascii="仿宋" w:hAnsi="仿宋" w:eastAsia="仿宋"/>
          <w:sz w:val="24"/>
        </w:rPr>
        <w:t>3.2 用户选择列表中“创建机构为当前机构”且状态为“待提交”、“审核未通过”的目标任务，点击</w:t>
      </w:r>
      <w:r>
        <w:rPr>
          <w:rFonts w:ascii="仿宋" w:hAnsi="仿宋" w:eastAsia="仿宋"/>
          <w:sz w:val="24"/>
        </w:rPr>
        <w:t>“</w:t>
      </w:r>
      <w:r>
        <w:rPr>
          <w:rFonts w:hint="eastAsia" w:ascii="仿宋" w:hAnsi="仿宋" w:eastAsia="仿宋"/>
          <w:sz w:val="24"/>
        </w:rPr>
        <w:t>编辑</w:t>
      </w:r>
      <w:r>
        <w:rPr>
          <w:rFonts w:ascii="仿宋" w:hAnsi="仿宋" w:eastAsia="仿宋"/>
          <w:sz w:val="24"/>
        </w:rPr>
        <w:t>”</w:t>
      </w:r>
      <w:r>
        <w:rPr>
          <w:rFonts w:hint="eastAsia" w:ascii="仿宋" w:hAnsi="仿宋" w:eastAsia="仿宋"/>
          <w:sz w:val="24"/>
        </w:rPr>
        <w:t>按钮，从右侧抽屉式打开“编辑目标任务”页面。用户选择非“待提交”、“审核未通过”状态的目标任务点击</w:t>
      </w:r>
      <w:r>
        <w:rPr>
          <w:rFonts w:ascii="仿宋" w:hAnsi="仿宋" w:eastAsia="仿宋"/>
          <w:sz w:val="24"/>
        </w:rPr>
        <w:t>“</w:t>
      </w:r>
      <w:r>
        <w:rPr>
          <w:rFonts w:hint="eastAsia" w:ascii="仿宋" w:hAnsi="仿宋" w:eastAsia="仿宋"/>
          <w:sz w:val="24"/>
        </w:rPr>
        <w:t>编辑</w:t>
      </w:r>
      <w:r>
        <w:rPr>
          <w:rFonts w:ascii="仿宋" w:hAnsi="仿宋" w:eastAsia="仿宋"/>
          <w:sz w:val="24"/>
        </w:rPr>
        <w:t>”</w:t>
      </w:r>
      <w:r>
        <w:rPr>
          <w:rFonts w:hint="eastAsia" w:ascii="仿宋" w:hAnsi="仿宋" w:eastAsia="仿宋"/>
          <w:sz w:val="24"/>
        </w:rPr>
        <w:t>按钮，页面弹窗提示“不可编辑，仅支持编辑“待提交”、“审核未通过”状态的目标任务”。用户选择“创建机构不是当前机构”的目标任务点击</w:t>
      </w:r>
      <w:r>
        <w:rPr>
          <w:rFonts w:ascii="仿宋" w:hAnsi="仿宋" w:eastAsia="仿宋"/>
          <w:sz w:val="24"/>
        </w:rPr>
        <w:t>“</w:t>
      </w:r>
      <w:r>
        <w:rPr>
          <w:rFonts w:hint="eastAsia" w:ascii="仿宋" w:hAnsi="仿宋" w:eastAsia="仿宋"/>
          <w:sz w:val="24"/>
        </w:rPr>
        <w:t>编辑</w:t>
      </w:r>
      <w:r>
        <w:rPr>
          <w:rFonts w:ascii="仿宋" w:hAnsi="仿宋" w:eastAsia="仿宋"/>
          <w:sz w:val="24"/>
        </w:rPr>
        <w:t>”</w:t>
      </w:r>
      <w:r>
        <w:rPr>
          <w:rFonts w:hint="eastAsia" w:ascii="仿宋" w:hAnsi="仿宋" w:eastAsia="仿宋"/>
          <w:sz w:val="24"/>
        </w:rPr>
        <w:t>按钮，页面弹窗提示“请选择本机构创建的目标任务”。仅支持编辑单个任务，若用户选择多个任务后点击</w:t>
      </w:r>
      <w:r>
        <w:rPr>
          <w:rFonts w:ascii="仿宋" w:hAnsi="仿宋" w:eastAsia="仿宋"/>
          <w:sz w:val="24"/>
        </w:rPr>
        <w:t>“</w:t>
      </w:r>
      <w:r>
        <w:rPr>
          <w:rFonts w:hint="eastAsia" w:ascii="仿宋" w:hAnsi="仿宋" w:eastAsia="仿宋"/>
          <w:sz w:val="24"/>
        </w:rPr>
        <w:t>编辑</w:t>
      </w:r>
      <w:r>
        <w:rPr>
          <w:rFonts w:ascii="仿宋" w:hAnsi="仿宋" w:eastAsia="仿宋"/>
          <w:sz w:val="24"/>
        </w:rPr>
        <w:t>”</w:t>
      </w:r>
      <w:r>
        <w:rPr>
          <w:rFonts w:hint="eastAsia" w:ascii="仿宋" w:hAnsi="仿宋" w:eastAsia="仿宋"/>
          <w:sz w:val="24"/>
        </w:rPr>
        <w:t>按钮，页面toast提示“请选择单个任务进行编辑”。编辑功能详见“目标任务管理-编辑”章节。</w:t>
      </w:r>
    </w:p>
    <w:p>
      <w:pPr>
        <w:spacing w:after="0" w:line="360" w:lineRule="auto"/>
        <w:rPr>
          <w:rFonts w:ascii="仿宋" w:hAnsi="仿宋" w:eastAsia="仿宋"/>
          <w:sz w:val="24"/>
        </w:rPr>
      </w:pPr>
      <w:r>
        <w:rPr>
          <w:rFonts w:hint="eastAsia" w:ascii="仿宋" w:hAnsi="仿宋" w:eastAsia="仿宋"/>
          <w:sz w:val="24"/>
        </w:rPr>
        <w:t>3.3 用户选择列表中状态为“待提交”、“已分解待提交”的目标任务，点击“</w:t>
      </w:r>
      <w:r>
        <w:rPr>
          <w:rFonts w:ascii="仿宋" w:hAnsi="仿宋" w:eastAsia="仿宋"/>
          <w:sz w:val="24"/>
        </w:rPr>
        <w:t>提交审核</w:t>
      </w:r>
      <w:r>
        <w:rPr>
          <w:rFonts w:hint="eastAsia" w:ascii="仿宋" w:hAnsi="仿宋" w:eastAsia="仿宋"/>
          <w:sz w:val="24"/>
        </w:rPr>
        <w:t>”按钮，系统将任务执行到审批流程，页面</w:t>
      </w:r>
      <w:r>
        <w:rPr>
          <w:rFonts w:hint="eastAsia" w:ascii="仿宋" w:hAnsi="仿宋" w:eastAsia="仿宋"/>
          <w:color w:val="000000" w:themeColor="text1"/>
          <w:sz w:val="24"/>
          <w14:textFill>
            <w14:solidFill>
              <w14:schemeClr w14:val="tx1"/>
            </w14:solidFill>
          </w14:textFill>
        </w:rPr>
        <w:t>toast</w:t>
      </w:r>
      <w:r>
        <w:rPr>
          <w:rFonts w:hint="eastAsia" w:ascii="仿宋" w:hAnsi="仿宋" w:eastAsia="仿宋"/>
          <w:sz w:val="24"/>
        </w:rPr>
        <w:t>提示“已提交审核”。用户选择非“待提交”、“已分解待提交”状态的目标任务点击</w:t>
      </w:r>
      <w:r>
        <w:rPr>
          <w:rFonts w:ascii="仿宋" w:hAnsi="仿宋" w:eastAsia="仿宋"/>
          <w:sz w:val="24"/>
        </w:rPr>
        <w:t>“提交审核”</w:t>
      </w:r>
      <w:r>
        <w:rPr>
          <w:rFonts w:hint="eastAsia" w:ascii="仿宋" w:hAnsi="仿宋" w:eastAsia="仿宋"/>
          <w:sz w:val="24"/>
        </w:rPr>
        <w:t>按钮，页面弹窗提示“不可提交审核，请选择“待提交”、“已分解待提交”状态的目标任务”。若用户选择多个目标任务，系统将可执行的任务执行到审批流程，页面弹窗提示“×××、×××已提交审批，×××、×××不可提交审批”，×××为目标任务名称。</w:t>
      </w:r>
    </w:p>
    <w:p>
      <w:pPr>
        <w:spacing w:after="0" w:line="360" w:lineRule="auto"/>
        <w:rPr>
          <w:rFonts w:ascii="仿宋" w:hAnsi="仿宋" w:eastAsia="仿宋"/>
          <w:sz w:val="24"/>
        </w:rPr>
      </w:pPr>
      <w:r>
        <w:rPr>
          <w:rFonts w:hint="eastAsia" w:ascii="仿宋" w:hAnsi="仿宋" w:eastAsia="仿宋"/>
          <w:sz w:val="24"/>
        </w:rPr>
        <w:t>3.4 用户选择列表中状态为“待提交”的目标任务，点击“删除”按钮，页面中间弹窗</w:t>
      </w:r>
      <w:r>
        <w:rPr>
          <w:rFonts w:hint="eastAsia" w:ascii="仿宋" w:hAnsi="仿宋" w:eastAsia="仿宋"/>
          <w:color w:val="000000" w:themeColor="text1"/>
          <w:sz w:val="24"/>
          <w14:textFill>
            <w14:solidFill>
              <w14:schemeClr w14:val="tx1"/>
            </w14:solidFill>
          </w14:textFill>
        </w:rPr>
        <w:t>提示“是否删除已选择的目标任务？”，</w:t>
      </w:r>
      <w:r>
        <w:rPr>
          <w:rFonts w:hint="eastAsia" w:ascii="仿宋" w:hAnsi="仿宋" w:eastAsia="仿宋"/>
          <w:sz w:val="24"/>
        </w:rPr>
        <w:t>用户点击“确认”按钮后执行删除操作。用户选择非“待提交”状态的目标任务点击</w:t>
      </w:r>
      <w:r>
        <w:rPr>
          <w:rFonts w:ascii="仿宋" w:hAnsi="仿宋" w:eastAsia="仿宋"/>
          <w:sz w:val="24"/>
        </w:rPr>
        <w:t>“</w:t>
      </w:r>
      <w:r>
        <w:rPr>
          <w:rFonts w:hint="eastAsia" w:ascii="仿宋" w:hAnsi="仿宋" w:eastAsia="仿宋"/>
          <w:sz w:val="24"/>
        </w:rPr>
        <w:t>删除</w:t>
      </w:r>
      <w:r>
        <w:rPr>
          <w:rFonts w:ascii="仿宋" w:hAnsi="仿宋" w:eastAsia="仿宋"/>
          <w:sz w:val="24"/>
        </w:rPr>
        <w:t>”</w:t>
      </w:r>
      <w:r>
        <w:rPr>
          <w:rFonts w:hint="eastAsia" w:ascii="仿宋" w:hAnsi="仿宋" w:eastAsia="仿宋"/>
          <w:sz w:val="24"/>
        </w:rPr>
        <w:t>按钮，页面中间弹窗提示“删除失败，仅支持删除“待提交”状态的目标任务”。若用户选择多个目标任务，页面中间弹窗提示“×××、×××可删除，×××、×××不可删除，是否确认执行删除？”×××为目标任务名称，用户点击“确认”按钮后执行删除操作。</w:t>
      </w:r>
    </w:p>
    <w:p>
      <w:pPr>
        <w:spacing w:after="0" w:line="360" w:lineRule="auto"/>
        <w:rPr>
          <w:rFonts w:ascii="仿宋" w:hAnsi="仿宋" w:eastAsia="仿宋"/>
          <w:sz w:val="24"/>
        </w:rPr>
      </w:pPr>
      <w:r>
        <w:rPr>
          <w:rFonts w:ascii="仿宋" w:hAnsi="仿宋" w:eastAsia="仿宋"/>
          <w:sz w:val="24"/>
        </w:rPr>
        <w:t>4. 列表最右侧行内操作栏提供“分解”“下载”功能，用户可对单条</w:t>
      </w:r>
      <w:r>
        <w:rPr>
          <w:rFonts w:hint="eastAsia" w:ascii="仿宋" w:hAnsi="仿宋" w:eastAsia="仿宋"/>
          <w:sz w:val="24"/>
        </w:rPr>
        <w:t>目标</w:t>
      </w:r>
      <w:r>
        <w:rPr>
          <w:rFonts w:ascii="仿宋" w:hAnsi="仿宋" w:eastAsia="仿宋"/>
          <w:sz w:val="24"/>
        </w:rPr>
        <w:t>任务执行操作。</w:t>
      </w:r>
    </w:p>
    <w:p>
      <w:pPr>
        <w:spacing w:after="0" w:line="360" w:lineRule="auto"/>
        <w:rPr>
          <w:rFonts w:ascii="仿宋" w:hAnsi="仿宋" w:eastAsia="仿宋"/>
          <w:sz w:val="24"/>
        </w:rPr>
      </w:pPr>
      <w:r>
        <w:rPr>
          <w:rFonts w:hint="eastAsia" w:ascii="仿宋" w:hAnsi="仿宋" w:eastAsia="仿宋"/>
          <w:sz w:val="24"/>
        </w:rPr>
        <w:t>4.1 仅执行对象为本机构且状态为“待分解”、“已分解待提交”的目标任务展示</w:t>
      </w:r>
      <w:r>
        <w:rPr>
          <w:rFonts w:ascii="仿宋" w:hAnsi="仿宋" w:eastAsia="仿宋"/>
          <w:sz w:val="24"/>
        </w:rPr>
        <w:t>“分解”</w:t>
      </w:r>
      <w:r>
        <w:rPr>
          <w:rFonts w:hint="eastAsia" w:ascii="仿宋" w:hAnsi="仿宋" w:eastAsia="仿宋"/>
          <w:sz w:val="24"/>
        </w:rPr>
        <w:t>按钮。点击</w:t>
      </w:r>
      <w:r>
        <w:rPr>
          <w:rFonts w:ascii="仿宋" w:hAnsi="仿宋" w:eastAsia="仿宋"/>
          <w:sz w:val="24"/>
        </w:rPr>
        <w:t>“分解”</w:t>
      </w:r>
      <w:r>
        <w:rPr>
          <w:rFonts w:hint="eastAsia" w:ascii="仿宋" w:hAnsi="仿宋" w:eastAsia="仿宋"/>
          <w:sz w:val="24"/>
        </w:rPr>
        <w:t>按钮，从右侧抽屉式打开“分解目标任务”页面。分解功能详见“目标任务管理-分解”章节。</w:t>
      </w:r>
    </w:p>
    <w:p>
      <w:pPr>
        <w:spacing w:after="0" w:line="360" w:lineRule="auto"/>
        <w:rPr>
          <w:rFonts w:ascii="仿宋" w:hAnsi="仿宋" w:eastAsia="仿宋"/>
          <w:sz w:val="24"/>
        </w:rPr>
      </w:pPr>
      <w:r>
        <w:rPr>
          <w:rFonts w:hint="eastAsia" w:ascii="仿宋" w:hAnsi="仿宋" w:eastAsia="仿宋"/>
          <w:sz w:val="24"/>
        </w:rPr>
        <w:t>4.2点击</w:t>
      </w:r>
      <w:r>
        <w:rPr>
          <w:rFonts w:ascii="仿宋" w:hAnsi="仿宋" w:eastAsia="仿宋"/>
          <w:sz w:val="24"/>
        </w:rPr>
        <w:t>“</w:t>
      </w:r>
      <w:r>
        <w:rPr>
          <w:rFonts w:hint="eastAsia" w:ascii="仿宋" w:hAnsi="仿宋" w:eastAsia="仿宋"/>
          <w:sz w:val="24"/>
        </w:rPr>
        <w:t>下载</w:t>
      </w:r>
      <w:r>
        <w:rPr>
          <w:rFonts w:ascii="仿宋" w:hAnsi="仿宋" w:eastAsia="仿宋"/>
          <w:sz w:val="24"/>
        </w:rPr>
        <w:t>”</w:t>
      </w:r>
      <w:r>
        <w:rPr>
          <w:rFonts w:hint="eastAsia" w:ascii="仿宋" w:hAnsi="仿宋" w:eastAsia="仿宋"/>
          <w:sz w:val="24"/>
        </w:rPr>
        <w:t>按钮，下载目标任务的考核对象、指标值、已完成值、完成率。下载成功或失败均需</w:t>
      </w:r>
      <w:r>
        <w:rPr>
          <w:rFonts w:hint="eastAsia" w:ascii="仿宋" w:hAnsi="仿宋" w:eastAsia="仿宋"/>
          <w:color w:val="000000" w:themeColor="text1"/>
          <w:sz w:val="24"/>
          <w14:textFill>
            <w14:solidFill>
              <w14:schemeClr w14:val="tx1"/>
            </w14:solidFill>
          </w14:textFill>
        </w:rPr>
        <w:t>toast</w:t>
      </w:r>
      <w:r>
        <w:rPr>
          <w:rFonts w:hint="eastAsia" w:ascii="仿宋" w:hAnsi="仿宋" w:eastAsia="仿宋"/>
          <w:sz w:val="24"/>
        </w:rPr>
        <w:t>提示“下载成功”或“下载成功”。下载功能详见“目标任务管理-下载”章节。</w:t>
      </w:r>
    </w:p>
    <w:p>
      <w:pPr>
        <w:spacing w:after="0" w:line="360" w:lineRule="auto"/>
        <w:rPr>
          <w:rFonts w:ascii="仿宋" w:hAnsi="仿宋" w:eastAsia="仿宋"/>
        </w:rPr>
      </w:pPr>
      <w:r>
        <w:rPr>
          <w:rFonts w:ascii="仿宋" w:hAnsi="仿宋" w:eastAsia="仿宋"/>
          <w:sz w:val="24"/>
        </w:rPr>
        <w:t>5. 用户点击任务名称后进入任务详情页。</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hint="eastAsia" w:ascii="仿宋" w:hAnsi="仿宋" w:eastAsia="仿宋"/>
          <w:sz w:val="24"/>
        </w:rPr>
        <w:t>1</w:t>
      </w:r>
      <w:r>
        <w:rPr>
          <w:rFonts w:ascii="仿宋" w:hAnsi="仿宋" w:eastAsia="仿宋"/>
          <w:sz w:val="24"/>
        </w:rPr>
        <w:t>. 列表字段包括任务名称、下发对象类型、开始</w:t>
      </w:r>
      <w:r>
        <w:rPr>
          <w:rFonts w:hint="eastAsia" w:ascii="仿宋" w:hAnsi="仿宋" w:eastAsia="仿宋"/>
          <w:sz w:val="24"/>
        </w:rPr>
        <w:t>日期</w:t>
      </w:r>
      <w:r>
        <w:rPr>
          <w:rFonts w:ascii="仿宋" w:hAnsi="仿宋" w:eastAsia="仿宋"/>
          <w:sz w:val="24"/>
        </w:rPr>
        <w:t>、结束</w:t>
      </w:r>
      <w:r>
        <w:rPr>
          <w:rFonts w:hint="eastAsia" w:ascii="仿宋" w:hAnsi="仿宋" w:eastAsia="仿宋"/>
          <w:sz w:val="24"/>
        </w:rPr>
        <w:t>日期</w:t>
      </w:r>
      <w:r>
        <w:rPr>
          <w:rFonts w:ascii="仿宋" w:hAnsi="仿宋" w:eastAsia="仿宋"/>
          <w:sz w:val="24"/>
        </w:rPr>
        <w:t>、创建人、</w:t>
      </w:r>
      <w:r>
        <w:rPr>
          <w:rFonts w:hint="eastAsia" w:ascii="仿宋" w:hAnsi="仿宋" w:eastAsia="仿宋"/>
          <w:sz w:val="24"/>
        </w:rPr>
        <w:t>创建机构、</w:t>
      </w:r>
      <w:r>
        <w:rPr>
          <w:rFonts w:ascii="仿宋" w:hAnsi="仿宋" w:eastAsia="仿宋"/>
          <w:sz w:val="24"/>
        </w:rPr>
        <w:t>创建时间、下发日期、任务类型、任务状态。</w:t>
      </w:r>
    </w:p>
    <w:p>
      <w:pPr>
        <w:spacing w:after="0" w:line="360" w:lineRule="auto"/>
        <w:rPr>
          <w:rFonts w:ascii="仿宋" w:hAnsi="仿宋" w:eastAsia="仿宋"/>
          <w:sz w:val="24"/>
        </w:rPr>
      </w:pPr>
      <w:r>
        <w:rPr>
          <w:rFonts w:ascii="仿宋" w:hAnsi="仿宋" w:eastAsia="仿宋"/>
          <w:sz w:val="24"/>
        </w:rPr>
        <w:t>3. 任务状态</w:t>
      </w:r>
      <w:r>
        <w:rPr>
          <w:rFonts w:hint="eastAsia" w:ascii="仿宋" w:hAnsi="仿宋" w:eastAsia="仿宋"/>
          <w:sz w:val="24"/>
        </w:rPr>
        <w:t>常规</w:t>
      </w:r>
      <w:r>
        <w:rPr>
          <w:rFonts w:ascii="仿宋" w:hAnsi="仿宋" w:eastAsia="仿宋"/>
          <w:sz w:val="24"/>
        </w:rPr>
        <w:t>流转规则为：待提交→审核中→审批未通过/未开始/进行中/</w:t>
      </w:r>
      <w:r>
        <w:rPr>
          <w:rFonts w:hint="eastAsia" w:ascii="仿宋" w:hAnsi="仿宋" w:eastAsia="仿宋"/>
          <w:sz w:val="24"/>
        </w:rPr>
        <w:t>已结束</w:t>
      </w:r>
      <w:r>
        <w:rPr>
          <w:rFonts w:ascii="仿宋" w:hAnsi="仿宋" w:eastAsia="仿宋"/>
          <w:sz w:val="24"/>
        </w:rPr>
        <w:t>。</w:t>
      </w:r>
    </w:p>
    <w:p>
      <w:pPr>
        <w:spacing w:after="0" w:line="360" w:lineRule="auto"/>
        <w:rPr>
          <w:rFonts w:ascii="仿宋" w:hAnsi="仿宋" w:eastAsia="仿宋"/>
          <w:sz w:val="24"/>
        </w:rPr>
      </w:pPr>
      <w:r>
        <w:rPr>
          <w:rFonts w:hint="eastAsia" w:ascii="仿宋" w:hAnsi="仿宋" w:eastAsia="仿宋"/>
          <w:sz w:val="24"/>
        </w:rPr>
        <w:t>3.1 目标任务创建者的任务状态：创建后未提交审核的状态为“待提交”；提交审核后未审批结束的状态为“审核中”；审批完成后，如果审批被拒绝，则状态为“审批未通过”；如果审核通过后，当前时间在任务开始日期之前的状态为“未开始”，在任务开始日期（含）、任务结束日期（含）之间的为“进行中”，在任务结束日期之后的为“已结束”。</w:t>
      </w:r>
    </w:p>
    <w:p>
      <w:pPr>
        <w:spacing w:after="0" w:line="360" w:lineRule="auto"/>
        <w:rPr>
          <w:rFonts w:ascii="仿宋" w:hAnsi="仿宋" w:eastAsia="仿宋"/>
          <w:sz w:val="24"/>
        </w:rPr>
      </w:pPr>
      <w:r>
        <w:rPr>
          <w:rFonts w:hint="eastAsia" w:ascii="仿宋" w:hAnsi="仿宋" w:eastAsia="仿宋"/>
          <w:sz w:val="24"/>
        </w:rPr>
        <w:t>3.2 上级下发的目标任务状态：分行、支行管理岗用户查看上级下发目标任务，状态为“待分解”，分解任务后状态为“已分解待提交”，其余流程与3.1相同，即已分解</w:t>
      </w:r>
      <w:r>
        <w:rPr>
          <w:rFonts w:ascii="仿宋" w:hAnsi="仿宋" w:eastAsia="仿宋"/>
          <w:sz w:val="24"/>
        </w:rPr>
        <w:t>待提交→审核中→审批未通过/未开始/进行中/</w:t>
      </w:r>
      <w:r>
        <w:rPr>
          <w:rFonts w:hint="eastAsia" w:ascii="仿宋" w:hAnsi="仿宋" w:eastAsia="仿宋"/>
          <w:sz w:val="24"/>
        </w:rPr>
        <w:t>已结束。客户经理岗查看上级下发的任务，状态通过当前时间与任务开始日期、任务结束日期进行判断为</w:t>
      </w:r>
      <w:r>
        <w:rPr>
          <w:rFonts w:ascii="仿宋" w:hAnsi="仿宋" w:eastAsia="仿宋"/>
          <w:sz w:val="24"/>
        </w:rPr>
        <w:t>未开始/进行中/</w:t>
      </w:r>
      <w:r>
        <w:rPr>
          <w:rFonts w:hint="eastAsia" w:ascii="仿宋" w:hAnsi="仿宋" w:eastAsia="仿宋"/>
          <w:sz w:val="24"/>
        </w:rPr>
        <w:t>已结束。</w:t>
      </w:r>
    </w:p>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sz w:val="24"/>
        </w:rPr>
        <w:t xml:space="preserve">4. </w:t>
      </w:r>
      <w:r>
        <w:rPr>
          <w:rFonts w:ascii="仿宋" w:hAnsi="仿宋" w:eastAsia="仿宋"/>
          <w:color w:val="000000" w:themeColor="text1"/>
          <w:sz w:val="24"/>
          <w14:textFill>
            <w14:solidFill>
              <w14:schemeClr w14:val="tx1"/>
            </w14:solidFill>
          </w14:textFill>
        </w:rPr>
        <w:t>下发对象类型</w:t>
      </w:r>
      <w:r>
        <w:rPr>
          <w:rFonts w:hint="eastAsia" w:ascii="仿宋" w:hAnsi="仿宋" w:eastAsia="仿宋"/>
          <w:color w:val="000000" w:themeColor="text1"/>
          <w:sz w:val="24"/>
          <w14:textFill>
            <w14:solidFill>
              <w14:schemeClr w14:val="tx1"/>
            </w14:solidFill>
          </w14:textFill>
        </w:rPr>
        <w:t>的</w:t>
      </w:r>
      <w:r>
        <w:rPr>
          <w:rFonts w:ascii="仿宋" w:hAnsi="仿宋" w:eastAsia="仿宋"/>
          <w:color w:val="000000" w:themeColor="text1"/>
          <w:sz w:val="24"/>
          <w14:textFill>
            <w14:solidFill>
              <w14:schemeClr w14:val="tx1"/>
            </w14:solidFill>
          </w14:textFill>
        </w:rPr>
        <w:t>值</w:t>
      </w:r>
      <w:r>
        <w:rPr>
          <w:rFonts w:hint="eastAsia" w:ascii="仿宋" w:hAnsi="仿宋" w:eastAsia="仿宋"/>
          <w:color w:val="000000" w:themeColor="text1"/>
          <w:sz w:val="24"/>
          <w14:textFill>
            <w14:solidFill>
              <w14:schemeClr w14:val="tx1"/>
            </w14:solidFill>
          </w14:textFill>
        </w:rPr>
        <w:t>为</w:t>
      </w:r>
      <w:r>
        <w:rPr>
          <w:rFonts w:ascii="仿宋" w:hAnsi="仿宋" w:eastAsia="仿宋"/>
          <w:color w:val="000000" w:themeColor="text1"/>
          <w:sz w:val="24"/>
          <w14:textFill>
            <w14:solidFill>
              <w14:schemeClr w14:val="tx1"/>
            </w14:solidFill>
          </w14:textFill>
        </w:rPr>
        <w:t>机构、本部、</w:t>
      </w:r>
      <w:r>
        <w:rPr>
          <w:rFonts w:hint="eastAsia" w:ascii="仿宋" w:hAnsi="仿宋" w:eastAsia="仿宋"/>
          <w:color w:val="000000" w:themeColor="text1"/>
          <w:sz w:val="24"/>
          <w14:textFill>
            <w14:solidFill>
              <w14:schemeClr w14:val="tx1"/>
            </w14:solidFill>
          </w14:textFill>
        </w:rPr>
        <w:t>个人，考核对象为机构但非当前机构的为“机构”，考核对象为当前机构的值为“本部”、考核对象为个人用户的值为“个人”</w:t>
      </w:r>
      <w:r>
        <w:rPr>
          <w:rFonts w:ascii="仿宋" w:hAnsi="仿宋" w:eastAsia="仿宋"/>
          <w:color w:val="000000" w:themeColor="text1"/>
          <w:sz w:val="24"/>
          <w14:textFill>
            <w14:solidFill>
              <w14:schemeClr w14:val="tx1"/>
            </w14:solidFill>
          </w14:textFill>
        </w:rPr>
        <w:t>。</w:t>
      </w:r>
    </w:p>
    <w:p>
      <w:pPr>
        <w:spacing w:after="0" w:line="360" w:lineRule="auto"/>
        <w:rPr>
          <w:rFonts w:ascii="仿宋" w:hAnsi="仿宋" w:eastAsia="仿宋"/>
        </w:rPr>
      </w:pPr>
      <w:r>
        <w:rPr>
          <w:rFonts w:ascii="仿宋" w:hAnsi="仿宋" w:eastAsia="仿宋"/>
          <w:sz w:val="24"/>
        </w:rPr>
        <w:t>5. 列表默认按创建时间倒序展示。</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1</w:t>
      </w:r>
      <w:r>
        <w:rPr>
          <w:rFonts w:ascii="仿宋" w:hAnsi="仿宋" w:eastAsia="仿宋"/>
          <w:color w:val="000000" w:themeColor="text1"/>
          <w:sz w:val="24"/>
          <w14:textFill>
            <w14:solidFill>
              <w14:schemeClr w14:val="tx1"/>
            </w14:solidFill>
          </w14:textFill>
        </w:rPr>
        <w:t>. 仅</w:t>
      </w:r>
      <w:r>
        <w:rPr>
          <w:rFonts w:hint="eastAsia" w:ascii="仿宋" w:hAnsi="仿宋" w:eastAsia="仿宋"/>
          <w:color w:val="000000" w:themeColor="text1"/>
          <w:sz w:val="24"/>
          <w14:textFill>
            <w14:solidFill>
              <w14:schemeClr w14:val="tx1"/>
            </w14:solidFill>
          </w14:textFill>
        </w:rPr>
        <w:t>总行业务岗、分行业务岗、支行业务岗和网点负责人</w:t>
      </w:r>
      <w:r>
        <w:rPr>
          <w:rFonts w:ascii="仿宋" w:hAnsi="仿宋" w:eastAsia="仿宋"/>
          <w:color w:val="000000" w:themeColor="text1"/>
          <w:sz w:val="24"/>
          <w14:textFill>
            <w14:solidFill>
              <w14:schemeClr w14:val="tx1"/>
            </w14:solidFill>
          </w14:textFill>
        </w:rPr>
        <w:t>可执行任务</w:t>
      </w:r>
      <w:r>
        <w:rPr>
          <w:rFonts w:hint="eastAsia" w:ascii="仿宋" w:hAnsi="仿宋" w:eastAsia="仿宋"/>
          <w:color w:val="000000" w:themeColor="text1"/>
          <w:sz w:val="24"/>
          <w14:textFill>
            <w14:solidFill>
              <w14:schemeClr w14:val="tx1"/>
            </w14:solidFill>
          </w14:textFill>
        </w:rPr>
        <w:t>新增</w:t>
      </w:r>
      <w:r>
        <w:rPr>
          <w:rFonts w:ascii="仿宋" w:hAnsi="仿宋" w:eastAsia="仿宋"/>
          <w:color w:val="000000" w:themeColor="text1"/>
          <w:sz w:val="24"/>
          <w14:textFill>
            <w14:solidFill>
              <w14:schemeClr w14:val="tx1"/>
            </w14:solidFill>
          </w14:textFill>
        </w:rPr>
        <w:t>、编辑、删除、分解、提交审核等操作。</w:t>
      </w:r>
    </w:p>
    <w:p>
      <w:pPr>
        <w:spacing w:after="0" w:line="360" w:lineRule="auto"/>
        <w:rPr>
          <w:rFonts w:ascii="仿宋" w:hAnsi="仿宋" w:eastAsia="仿宋"/>
        </w:rPr>
      </w:pPr>
      <w:r>
        <w:rPr>
          <w:rFonts w:ascii="仿宋" w:hAnsi="仿宋" w:eastAsia="仿宋"/>
          <w:sz w:val="24"/>
        </w:rPr>
        <w:t>2. 用户</w:t>
      </w:r>
      <w:r>
        <w:rPr>
          <w:rFonts w:hint="eastAsia" w:ascii="仿宋" w:hAnsi="仿宋" w:eastAsia="仿宋"/>
          <w:sz w:val="24"/>
        </w:rPr>
        <w:t>仅能查看本机构或辖下</w:t>
      </w:r>
      <w:r>
        <w:rPr>
          <w:rFonts w:ascii="仿宋" w:hAnsi="仿宋" w:eastAsia="仿宋"/>
          <w:sz w:val="24"/>
        </w:rPr>
        <w:t>机构</w:t>
      </w:r>
      <w:r>
        <w:rPr>
          <w:rFonts w:hint="eastAsia" w:ascii="仿宋" w:hAnsi="仿宋" w:eastAsia="仿宋"/>
          <w:sz w:val="24"/>
        </w:rPr>
        <w:t>、</w:t>
      </w:r>
      <w:r>
        <w:rPr>
          <w:rFonts w:ascii="仿宋" w:hAnsi="仿宋" w:eastAsia="仿宋"/>
          <w:sz w:val="24"/>
        </w:rPr>
        <w:t>客户经理</w:t>
      </w:r>
      <w:r>
        <w:rPr>
          <w:rFonts w:hint="eastAsia" w:ascii="仿宋" w:hAnsi="仿宋" w:eastAsia="仿宋"/>
          <w:sz w:val="24"/>
        </w:rPr>
        <w:t>的</w:t>
      </w:r>
      <w:r>
        <w:rPr>
          <w:rFonts w:ascii="仿宋" w:hAnsi="仿宋" w:eastAsia="仿宋"/>
          <w:sz w:val="24"/>
        </w:rPr>
        <w:t>任务数据。</w:t>
      </w:r>
    </w:p>
    <w:p>
      <w:pPr>
        <w:spacing w:after="0" w:line="360" w:lineRule="auto"/>
        <w:rPr>
          <w:rFonts w:ascii="仿宋" w:hAnsi="仿宋" w:eastAsia="仿宋"/>
        </w:rPr>
      </w:pPr>
      <w:r>
        <w:rPr>
          <w:rFonts w:ascii="仿宋" w:hAnsi="仿宋" w:eastAsia="仿宋"/>
          <w:sz w:val="24"/>
        </w:rPr>
        <w:t>3. 客户经理</w:t>
      </w:r>
      <w:r>
        <w:rPr>
          <w:rFonts w:hint="eastAsia" w:ascii="仿宋" w:hAnsi="仿宋" w:eastAsia="仿宋"/>
          <w:sz w:val="24"/>
        </w:rPr>
        <w:t>岗没有“</w:t>
      </w:r>
      <w:r>
        <w:rPr>
          <w:rFonts w:ascii="仿宋" w:hAnsi="仿宋" w:eastAsia="仿宋"/>
          <w:sz w:val="24"/>
        </w:rPr>
        <w:t>目标任务管理</w:t>
      </w:r>
      <w:r>
        <w:rPr>
          <w:rFonts w:hint="eastAsia" w:ascii="仿宋" w:hAnsi="仿宋" w:eastAsia="仿宋"/>
          <w:sz w:val="24"/>
        </w:rPr>
        <w:t>”</w:t>
      </w:r>
      <w:r>
        <w:rPr>
          <w:rFonts w:ascii="仿宋" w:hAnsi="仿宋" w:eastAsia="仿宋"/>
          <w:sz w:val="24"/>
        </w:rPr>
        <w:t>菜单。</w:t>
      </w:r>
    </w:p>
    <w:p>
      <w:pPr>
        <w:pStyle w:val="8"/>
        <w:numPr>
          <w:ilvl w:val="5"/>
          <w:numId w:val="14"/>
        </w:numPr>
        <w:spacing w:line="360" w:lineRule="auto"/>
        <w:rPr>
          <w:rFonts w:ascii="仿宋" w:hAnsi="仿宋" w:eastAsia="仿宋"/>
        </w:rPr>
      </w:pPr>
      <w:r>
        <w:rPr>
          <w:rFonts w:hint="eastAsia" w:ascii="仿宋" w:hAnsi="仿宋" w:eastAsia="仿宋"/>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w:t>
            </w:r>
            <w:r>
              <w:rPr>
                <w:rFonts w:hint="eastAsia" w:ascii="仿宋" w:hAnsi="仿宋" w:eastAsia="仿宋"/>
                <w:sz w:val="24"/>
              </w:rPr>
              <w:t>名称</w:t>
            </w:r>
          </w:p>
        </w:tc>
        <w:tc>
          <w:tcPr>
            <w:tcW w:w="2160" w:type="dxa"/>
          </w:tcPr>
          <w:p>
            <w:pPr>
              <w:spacing w:after="0" w:line="360" w:lineRule="auto"/>
              <w:rPr>
                <w:rFonts w:ascii="仿宋" w:hAnsi="仿宋" w:eastAsia="仿宋"/>
              </w:rPr>
            </w:pPr>
            <w:r>
              <w:rPr>
                <w:rFonts w:hint="eastAsia" w:ascii="仿宋" w:hAnsi="仿宋" w:eastAsia="仿宋"/>
                <w:sz w:val="24"/>
              </w:rPr>
              <w:t>必输</w:t>
            </w:r>
          </w:p>
        </w:tc>
        <w:tc>
          <w:tcPr>
            <w:tcW w:w="2160" w:type="dxa"/>
          </w:tcPr>
          <w:p>
            <w:pPr>
              <w:spacing w:after="0" w:line="360" w:lineRule="auto"/>
              <w:rPr>
                <w:rFonts w:ascii="仿宋" w:hAnsi="仿宋" w:eastAsia="仿宋"/>
              </w:rPr>
            </w:pPr>
            <w:r>
              <w:rPr>
                <w:rFonts w:hint="eastAsia"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点击任务名称</w:t>
            </w:r>
            <w:r>
              <w:rPr>
                <w:rFonts w:hint="eastAsia" w:ascii="仿宋" w:hAnsi="仿宋" w:eastAsia="仿宋"/>
                <w:sz w:val="24"/>
              </w:rPr>
              <w:t>跳转任务</w:t>
            </w:r>
            <w:r>
              <w:rPr>
                <w:rFonts w:ascii="仿宋" w:hAnsi="仿宋" w:eastAsia="仿宋"/>
                <w:sz w:val="24"/>
              </w:rPr>
              <w:t>详情页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下发对象类型</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反显；根据考核对象判断对象类型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开始日期</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日期</w:t>
            </w:r>
          </w:p>
        </w:tc>
        <w:tc>
          <w:tcPr>
            <w:tcW w:w="2160" w:type="dxa"/>
          </w:tcPr>
          <w:p>
            <w:pPr>
              <w:spacing w:after="0" w:line="360" w:lineRule="auto"/>
              <w:rPr>
                <w:rFonts w:ascii="仿宋" w:hAnsi="仿宋" w:eastAsia="仿宋"/>
                <w:sz w:val="24"/>
              </w:rPr>
            </w:pPr>
            <w:r>
              <w:rPr>
                <w:rFonts w:hint="eastAsia" w:ascii="仿宋" w:hAnsi="仿宋" w:eastAsia="仿宋"/>
                <w:sz w:val="24"/>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结束日期</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日期</w:t>
            </w:r>
          </w:p>
        </w:tc>
        <w:tc>
          <w:tcPr>
            <w:tcW w:w="2160" w:type="dxa"/>
          </w:tcPr>
          <w:p>
            <w:pPr>
              <w:spacing w:after="0" w:line="360" w:lineRule="auto"/>
              <w:rPr>
                <w:rFonts w:ascii="仿宋" w:hAnsi="仿宋" w:eastAsia="仿宋"/>
                <w:sz w:val="24"/>
              </w:rPr>
            </w:pPr>
            <w:r>
              <w:rPr>
                <w:rFonts w:hint="eastAsia" w:ascii="仿宋" w:hAnsi="仿宋" w:eastAsia="仿宋"/>
                <w:sz w:val="24"/>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创建人</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创建任务时的用户，格式：工号+姓名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创建机构</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创建任务时创建人岗位的所属机构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创建时间</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日期</w:t>
            </w:r>
          </w:p>
        </w:tc>
        <w:tc>
          <w:tcPr>
            <w:tcW w:w="2160" w:type="dxa"/>
          </w:tcPr>
          <w:p>
            <w:pPr>
              <w:spacing w:after="0" w:line="360" w:lineRule="auto"/>
              <w:rPr>
                <w:rFonts w:ascii="仿宋" w:hAnsi="仿宋" w:eastAsia="仿宋"/>
                <w:sz w:val="24"/>
              </w:rPr>
            </w:pPr>
            <w:r>
              <w:rPr>
                <w:rFonts w:hint="eastAsia" w:ascii="仿宋" w:hAnsi="仿宋" w:eastAsia="仿宋"/>
                <w:sz w:val="24"/>
              </w:rPr>
              <w:t>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下发日期</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日期</w:t>
            </w:r>
          </w:p>
        </w:tc>
        <w:tc>
          <w:tcPr>
            <w:tcW w:w="2160" w:type="dxa"/>
          </w:tcPr>
          <w:p>
            <w:pPr>
              <w:spacing w:after="0" w:line="360" w:lineRule="auto"/>
              <w:rPr>
                <w:rFonts w:ascii="仿宋" w:hAnsi="仿宋" w:eastAsia="仿宋"/>
                <w:sz w:val="24"/>
              </w:rPr>
            </w:pPr>
            <w:r>
              <w:rPr>
                <w:rFonts w:hint="eastAsia" w:ascii="仿宋" w:hAnsi="仿宋" w:eastAsia="仿宋"/>
                <w:sz w:val="24"/>
              </w:rPr>
              <w:t>目标任务的下发时间，审核通过后系统自动下发；格式：YYYY-MM-DD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任务类型</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反显目标任务的任务类型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任务状态</w:t>
            </w:r>
          </w:p>
        </w:tc>
        <w:tc>
          <w:tcPr>
            <w:tcW w:w="2160" w:type="dxa"/>
          </w:tcPr>
          <w:p>
            <w:pPr>
              <w:spacing w:after="0" w:line="360" w:lineRule="auto"/>
              <w:rPr>
                <w:rFonts w:ascii="仿宋" w:hAnsi="仿宋" w:eastAsia="仿宋"/>
              </w:rPr>
            </w:pPr>
            <w:r>
              <w:rPr>
                <w:rFonts w:hint="eastAsia"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反映当前任务所处阶段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分解</w:t>
            </w:r>
          </w:p>
        </w:tc>
        <w:tc>
          <w:tcPr>
            <w:tcW w:w="2160" w:type="dxa"/>
          </w:tcPr>
          <w:p>
            <w:pPr>
              <w:spacing w:after="0" w:line="360" w:lineRule="auto"/>
              <w:rPr>
                <w:rFonts w:ascii="仿宋" w:hAnsi="仿宋" w:eastAsia="仿宋"/>
              </w:rPr>
            </w:pPr>
            <w:r>
              <w:rPr>
                <w:rFonts w:hint="eastAsia" w:ascii="仿宋" w:hAnsi="仿宋" w:eastAsia="仿宋"/>
                <w:sz w:val="24"/>
              </w:rPr>
              <w:t>必输；仅执行对象为本机构且状态为“待分解”、“已分解待提交”的目标任务展示</w:t>
            </w:r>
            <w:r>
              <w:rPr>
                <w:rFonts w:ascii="仿宋" w:hAnsi="仿宋" w:eastAsia="仿宋"/>
                <w:sz w:val="24"/>
              </w:rPr>
              <w:t>“分解”</w:t>
            </w:r>
            <w:r>
              <w:rPr>
                <w:rFonts w:hint="eastAsia" w:ascii="仿宋" w:hAnsi="仿宋" w:eastAsia="仿宋"/>
                <w:sz w:val="24"/>
              </w:rPr>
              <w:t>按钮</w:t>
            </w:r>
          </w:p>
        </w:tc>
        <w:tc>
          <w:tcPr>
            <w:tcW w:w="2160" w:type="dxa"/>
          </w:tcPr>
          <w:p>
            <w:pPr>
              <w:spacing w:after="0" w:line="360" w:lineRule="auto"/>
              <w:rPr>
                <w:rFonts w:ascii="仿宋" w:hAnsi="仿宋" w:eastAsia="仿宋"/>
              </w:rPr>
            </w:pPr>
            <w:r>
              <w:rPr>
                <w:rFonts w:hint="eastAsia"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点击</w:t>
            </w:r>
            <w:r>
              <w:rPr>
                <w:rFonts w:hint="eastAsia" w:ascii="仿宋" w:hAnsi="仿宋" w:eastAsia="仿宋"/>
                <w:sz w:val="24"/>
              </w:rPr>
              <w:t>进入“分解目标任务”页面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下载</w:t>
            </w:r>
          </w:p>
        </w:tc>
        <w:tc>
          <w:tcPr>
            <w:tcW w:w="2160" w:type="dxa"/>
          </w:tcPr>
          <w:p>
            <w:pPr>
              <w:spacing w:after="0" w:line="360" w:lineRule="auto"/>
              <w:rPr>
                <w:rFonts w:ascii="仿宋" w:hAnsi="仿宋" w:eastAsia="仿宋"/>
              </w:rPr>
            </w:pPr>
            <w:r>
              <w:rPr>
                <w:rFonts w:hint="eastAsia"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hint="eastAsia" w:ascii="仿宋" w:hAnsi="仿宋" w:eastAsia="仿宋"/>
                <w:sz w:val="24"/>
              </w:rPr>
              <w:t>下载功能参考“目标任务管理-下载”章节</w:t>
            </w:r>
          </w:p>
        </w:tc>
      </w:tr>
    </w:tbl>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after="0" w:line="360" w:lineRule="auto"/>
        <w:rPr>
          <w:rFonts w:ascii="仿宋" w:hAnsi="仿宋" w:eastAsia="仿宋"/>
        </w:rPr>
      </w:pPr>
      <w:r>
        <w:rPr>
          <w:rFonts w:ascii="仿宋" w:hAnsi="仿宋" w:eastAsia="仿宋"/>
          <w:sz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rPr>
      </w:pPr>
      <w:r>
        <w:rPr>
          <w:rFonts w:ascii="仿宋" w:hAnsi="仿宋" w:eastAsia="仿宋"/>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新增</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rPr>
      </w:pPr>
      <w:r>
        <w:rPr>
          <w:rFonts w:ascii="仿宋" w:hAnsi="仿宋" w:eastAsia="仿宋"/>
          <w:sz w:val="24"/>
        </w:rPr>
        <w:t>支持</w:t>
      </w:r>
      <w:r>
        <w:rPr>
          <w:rFonts w:hint="eastAsia" w:ascii="仿宋" w:hAnsi="仿宋" w:eastAsia="仿宋"/>
          <w:sz w:val="24"/>
        </w:rPr>
        <w:t>用户</w:t>
      </w:r>
      <w:r>
        <w:rPr>
          <w:rFonts w:ascii="仿宋" w:hAnsi="仿宋" w:eastAsia="仿宋"/>
          <w:sz w:val="24"/>
        </w:rPr>
        <w:t>创建新的目标任务，录入任务基础信息、考核对象</w:t>
      </w:r>
      <w:r>
        <w:rPr>
          <w:rFonts w:hint="eastAsia" w:ascii="仿宋" w:hAnsi="仿宋" w:eastAsia="仿宋"/>
          <w:sz w:val="24"/>
        </w:rPr>
        <w:t>、</w:t>
      </w:r>
      <w:r>
        <w:rPr>
          <w:rFonts w:ascii="仿宋" w:hAnsi="仿宋" w:eastAsia="仿宋"/>
          <w:sz w:val="24"/>
        </w:rPr>
        <w:t>考核指标及目标值，形成后续审批和执行的基础数据。</w:t>
      </w:r>
    </w:p>
    <w:p>
      <w:pPr>
        <w:pStyle w:val="8"/>
        <w:numPr>
          <w:ilvl w:val="5"/>
          <w:numId w:val="14"/>
        </w:numPr>
        <w:spacing w:line="360" w:lineRule="auto"/>
        <w:rPr>
          <w:rFonts w:ascii="仿宋" w:hAnsi="仿宋" w:eastAsia="仿宋"/>
        </w:rPr>
      </w:pPr>
      <w:r>
        <w:rPr>
          <w:rFonts w:hint="eastAsia" w:ascii="仿宋" w:hAnsi="仿宋" w:eastAsia="仿宋"/>
        </w:rPr>
        <w:t xml:space="preserve"> 输入</w:t>
      </w:r>
    </w:p>
    <w:p>
      <w:pPr>
        <w:spacing w:after="0" w:line="360" w:lineRule="auto"/>
        <w:rPr>
          <w:rFonts w:ascii="仿宋" w:hAnsi="仿宋" w:eastAsia="仿宋"/>
          <w:sz w:val="24"/>
        </w:rPr>
      </w:pPr>
      <w:r>
        <w:rPr>
          <w:rFonts w:hint="eastAsia" w:ascii="仿宋" w:hAnsi="仿宋" w:eastAsia="仿宋"/>
          <w:sz w:val="24"/>
        </w:rPr>
        <w:t>第一步“设置基础信息”：</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任务名称</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目标任务名称</w:t>
            </w:r>
            <w:r>
              <w:rPr>
                <w:rFonts w:hint="eastAsia" w:ascii="仿宋" w:hAnsi="仿宋" w:eastAsia="仿宋"/>
                <w:sz w:val="24"/>
              </w:rPr>
              <w:t>不超过50个汉字</w:t>
            </w:r>
            <w:r>
              <w:rPr>
                <w:rFonts w:ascii="仿宋" w:hAnsi="仿宋" w:eastAsia="仿宋"/>
                <w:sz w:val="24"/>
              </w:rPr>
              <w:t>；</w:t>
            </w:r>
            <w:r>
              <w:rPr>
                <w:rFonts w:hint="eastAsia" w:ascii="仿宋" w:hAnsi="仿宋" w:eastAsia="仿宋"/>
                <w:color w:val="000000" w:themeColor="text1"/>
                <w:sz w:val="24"/>
                <w14:textFill>
                  <w14:solidFill>
                    <w14:schemeClr w14:val="tx1"/>
                  </w14:solidFill>
                </w14:textFill>
              </w:rPr>
              <w:t>任务名称不</w:t>
            </w:r>
            <w:r>
              <w:rPr>
                <w:rFonts w:ascii="仿宋" w:hAnsi="仿宋" w:eastAsia="仿宋"/>
                <w:color w:val="000000" w:themeColor="text1"/>
                <w:sz w:val="24"/>
                <w14:textFill>
                  <w14:solidFill>
                    <w14:schemeClr w14:val="tx1"/>
                  </w14:solidFill>
                </w14:textFill>
              </w:rPr>
              <w:t>可重复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任务开始日期</w:t>
            </w:r>
          </w:p>
        </w:tc>
        <w:tc>
          <w:tcPr>
            <w:tcW w:w="2160" w:type="dxa"/>
          </w:tcPr>
          <w:p>
            <w:pPr>
              <w:spacing w:after="0" w:line="360" w:lineRule="auto"/>
              <w:rPr>
                <w:rFonts w:ascii="仿宋" w:hAnsi="仿宋" w:eastAsia="仿宋"/>
              </w:rPr>
            </w:pPr>
            <w:r>
              <w:rPr>
                <w:rFonts w:ascii="仿宋" w:hAnsi="仿宋" w:eastAsia="仿宋"/>
                <w:sz w:val="24"/>
              </w:rPr>
              <w:t>必输；</w:t>
            </w:r>
            <w:r>
              <w:rPr>
                <w:rFonts w:hint="eastAsia" w:ascii="仿宋" w:hAnsi="仿宋" w:eastAsia="仿宋"/>
                <w:sz w:val="24"/>
              </w:rPr>
              <w:t>任务开始日期</w:t>
            </w:r>
            <w:r>
              <w:rPr>
                <w:rFonts w:ascii="仿宋" w:hAnsi="仿宋" w:eastAsia="仿宋"/>
                <w:sz w:val="24"/>
              </w:rPr>
              <w:t>不得晚于</w:t>
            </w:r>
            <w:r>
              <w:rPr>
                <w:rFonts w:hint="eastAsia" w:ascii="仿宋" w:hAnsi="仿宋" w:eastAsia="仿宋"/>
                <w:sz w:val="24"/>
              </w:rPr>
              <w:t>任务结束日期</w:t>
            </w:r>
          </w:p>
        </w:tc>
        <w:tc>
          <w:tcPr>
            <w:tcW w:w="2160" w:type="dxa"/>
          </w:tcPr>
          <w:p>
            <w:pPr>
              <w:spacing w:after="0" w:line="360" w:lineRule="auto"/>
              <w:rPr>
                <w:rFonts w:ascii="仿宋" w:hAnsi="仿宋" w:eastAsia="仿宋"/>
              </w:rPr>
            </w:pPr>
            <w:r>
              <w:rPr>
                <w:rFonts w:ascii="仿宋" w:hAnsi="仿宋" w:eastAsia="仿宋"/>
                <w:sz w:val="24"/>
              </w:rPr>
              <w:t>日期区间</w:t>
            </w:r>
          </w:p>
        </w:tc>
        <w:tc>
          <w:tcPr>
            <w:tcW w:w="2160" w:type="dxa"/>
          </w:tcPr>
          <w:p>
            <w:pPr>
              <w:spacing w:after="0" w:line="360" w:lineRule="auto"/>
              <w:rPr>
                <w:rFonts w:ascii="仿宋" w:hAnsi="仿宋" w:eastAsia="仿宋"/>
              </w:rPr>
            </w:pPr>
            <w:r>
              <w:rPr>
                <w:rFonts w:ascii="仿宋" w:hAnsi="仿宋" w:eastAsia="仿宋"/>
                <w:sz w:val="24"/>
              </w:rPr>
              <w:t>任务执行周期</w:t>
            </w:r>
            <w:r>
              <w:rPr>
                <w:rFonts w:hint="eastAsia" w:ascii="仿宋" w:hAnsi="仿宋" w:eastAsia="仿宋"/>
                <w:sz w:val="24"/>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任务结束日期</w:t>
            </w:r>
          </w:p>
        </w:tc>
        <w:tc>
          <w:tcPr>
            <w:tcW w:w="2160" w:type="dxa"/>
          </w:tcPr>
          <w:p>
            <w:pPr>
              <w:spacing w:after="0" w:line="360" w:lineRule="auto"/>
              <w:rPr>
                <w:rFonts w:ascii="仿宋" w:hAnsi="仿宋" w:eastAsia="仿宋"/>
                <w:sz w:val="24"/>
              </w:rPr>
            </w:pPr>
            <w:r>
              <w:rPr>
                <w:rFonts w:ascii="仿宋" w:hAnsi="仿宋" w:eastAsia="仿宋"/>
                <w:sz w:val="24"/>
              </w:rPr>
              <w:t>必输；</w:t>
            </w:r>
            <w:r>
              <w:rPr>
                <w:rFonts w:hint="eastAsia" w:ascii="仿宋" w:hAnsi="仿宋" w:eastAsia="仿宋"/>
                <w:sz w:val="24"/>
              </w:rPr>
              <w:t>任务开始日期</w:t>
            </w:r>
            <w:r>
              <w:rPr>
                <w:rFonts w:ascii="仿宋" w:hAnsi="仿宋" w:eastAsia="仿宋"/>
                <w:sz w:val="24"/>
              </w:rPr>
              <w:t>不得晚于</w:t>
            </w:r>
            <w:r>
              <w:rPr>
                <w:rFonts w:hint="eastAsia" w:ascii="仿宋" w:hAnsi="仿宋" w:eastAsia="仿宋"/>
                <w:sz w:val="24"/>
              </w:rPr>
              <w:t>任务结束日期</w:t>
            </w:r>
          </w:p>
        </w:tc>
        <w:tc>
          <w:tcPr>
            <w:tcW w:w="2160" w:type="dxa"/>
          </w:tcPr>
          <w:p>
            <w:pPr>
              <w:spacing w:after="0" w:line="360" w:lineRule="auto"/>
              <w:rPr>
                <w:rFonts w:ascii="仿宋" w:hAnsi="仿宋" w:eastAsia="仿宋"/>
                <w:sz w:val="24"/>
              </w:rPr>
            </w:pPr>
            <w:r>
              <w:rPr>
                <w:rFonts w:ascii="仿宋" w:hAnsi="仿宋" w:eastAsia="仿宋"/>
                <w:sz w:val="24"/>
              </w:rPr>
              <w:t>日期区间</w:t>
            </w:r>
          </w:p>
        </w:tc>
        <w:tc>
          <w:tcPr>
            <w:tcW w:w="2160" w:type="dxa"/>
          </w:tcPr>
          <w:p>
            <w:pPr>
              <w:spacing w:after="0" w:line="360" w:lineRule="auto"/>
              <w:rPr>
                <w:rFonts w:ascii="仿宋" w:hAnsi="仿宋" w:eastAsia="仿宋"/>
                <w:sz w:val="24"/>
              </w:rPr>
            </w:pPr>
            <w:r>
              <w:rPr>
                <w:rFonts w:ascii="仿宋" w:hAnsi="仿宋" w:eastAsia="仿宋"/>
                <w:sz w:val="24"/>
              </w:rPr>
              <w:t>任务执行周期</w:t>
            </w:r>
            <w:r>
              <w:rPr>
                <w:rFonts w:hint="eastAsia" w:ascii="仿宋" w:hAnsi="仿宋" w:eastAsia="仿宋"/>
                <w:sz w:val="24"/>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任务类型</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hint="eastAsia" w:ascii="仿宋" w:hAnsi="仿宋" w:eastAsia="仿宋"/>
                <w:sz w:val="24"/>
              </w:rPr>
              <w:t>单选项</w:t>
            </w:r>
          </w:p>
        </w:tc>
        <w:tc>
          <w:tcPr>
            <w:tcW w:w="2160" w:type="dxa"/>
          </w:tcPr>
          <w:p>
            <w:pPr>
              <w:spacing w:after="0" w:line="360" w:lineRule="auto"/>
              <w:rPr>
                <w:rFonts w:ascii="仿宋" w:hAnsi="仿宋" w:eastAsia="仿宋"/>
              </w:rPr>
            </w:pPr>
            <w:r>
              <w:rPr>
                <w:rFonts w:ascii="仿宋" w:hAnsi="仿宋" w:eastAsia="仿宋"/>
                <w:sz w:val="24"/>
              </w:rPr>
              <w:t>定义任务考核周期</w:t>
            </w:r>
            <w:r>
              <w:rPr>
                <w:rFonts w:hint="eastAsia" w:ascii="仿宋" w:hAnsi="仿宋" w:eastAsia="仿宋"/>
                <w:sz w:val="24"/>
              </w:rPr>
              <w:t>；</w:t>
            </w:r>
            <w:r>
              <w:rPr>
                <w:rFonts w:ascii="仿宋" w:hAnsi="仿宋" w:eastAsia="仿宋"/>
                <w:sz w:val="24"/>
              </w:rPr>
              <w:t>枚举值为年度任务、季度任务、月度任务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任务说明</w:t>
            </w:r>
          </w:p>
        </w:tc>
        <w:tc>
          <w:tcPr>
            <w:tcW w:w="2160" w:type="dxa"/>
          </w:tcPr>
          <w:p>
            <w:pPr>
              <w:spacing w:after="0" w:line="360" w:lineRule="auto"/>
              <w:rPr>
                <w:rFonts w:ascii="仿宋" w:hAnsi="仿宋" w:eastAsia="仿宋"/>
              </w:rPr>
            </w:pPr>
            <w:r>
              <w:rPr>
                <w:rFonts w:ascii="仿宋" w:hAnsi="仿宋" w:eastAsia="仿宋"/>
                <w:sz w:val="24"/>
              </w:rPr>
              <w:t>必输；</w:t>
            </w:r>
            <w:r>
              <w:rPr>
                <w:rFonts w:hint="eastAsia" w:ascii="仿宋" w:hAnsi="仿宋" w:eastAsia="仿宋"/>
                <w:sz w:val="24"/>
              </w:rPr>
              <w:t>不超过</w:t>
            </w:r>
            <w:r>
              <w:rPr>
                <w:rFonts w:ascii="仿宋" w:hAnsi="仿宋" w:eastAsia="仿宋"/>
                <w:sz w:val="24"/>
              </w:rPr>
              <w:t>200</w:t>
            </w:r>
            <w:r>
              <w:rPr>
                <w:rFonts w:hint="eastAsia" w:ascii="仿宋" w:hAnsi="仿宋" w:eastAsia="仿宋"/>
                <w:sz w:val="24"/>
              </w:rPr>
              <w:t>个汉</w:t>
            </w:r>
            <w:r>
              <w:rPr>
                <w:rFonts w:ascii="仿宋" w:hAnsi="仿宋" w:eastAsia="仿宋"/>
                <w:sz w:val="24"/>
              </w:rPr>
              <w:t>字</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说明任务背景与考核要求</w:t>
            </w:r>
          </w:p>
        </w:tc>
      </w:tr>
    </w:tbl>
    <w:p>
      <w:pPr>
        <w:spacing w:after="0" w:line="360" w:lineRule="auto"/>
        <w:rPr>
          <w:rFonts w:ascii="仿宋" w:hAnsi="仿宋" w:eastAsia="仿宋"/>
          <w:sz w:val="24"/>
        </w:rPr>
      </w:pPr>
      <w:r>
        <w:rPr>
          <w:rFonts w:hint="eastAsia" w:ascii="仿宋" w:hAnsi="仿宋" w:eastAsia="仿宋"/>
          <w:sz w:val="24"/>
        </w:rPr>
        <w:t>第二步“选择考核指标”：</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考核指标搜索</w:t>
            </w:r>
          </w:p>
        </w:tc>
        <w:tc>
          <w:tcPr>
            <w:tcW w:w="2160" w:type="dxa"/>
          </w:tcPr>
          <w:p>
            <w:pPr>
              <w:spacing w:after="0" w:line="360" w:lineRule="auto"/>
              <w:rPr>
                <w:rFonts w:ascii="仿宋" w:hAnsi="仿宋" w:eastAsia="仿宋"/>
                <w:sz w:val="24"/>
              </w:rPr>
            </w:pPr>
            <w:r>
              <w:rPr>
                <w:rFonts w:hint="eastAsia" w:ascii="仿宋" w:hAnsi="仿宋" w:eastAsia="仿宋"/>
                <w:sz w:val="24"/>
              </w:rPr>
              <w:t>非必输</w:t>
            </w:r>
          </w:p>
        </w:tc>
        <w:tc>
          <w:tcPr>
            <w:tcW w:w="2160" w:type="dxa"/>
          </w:tcPr>
          <w:p>
            <w:pPr>
              <w:spacing w:after="0" w:line="360" w:lineRule="auto"/>
              <w:rPr>
                <w:rFonts w:ascii="仿宋" w:hAnsi="仿宋" w:eastAsia="仿宋"/>
                <w:sz w:val="24"/>
              </w:rPr>
            </w:pPr>
            <w:r>
              <w:rPr>
                <w:rFonts w:hint="eastAsia" w:ascii="仿宋" w:hAnsi="仿宋" w:eastAsia="仿宋"/>
                <w:sz w:val="24"/>
              </w:rPr>
              <w:t>输入框</w:t>
            </w:r>
          </w:p>
        </w:tc>
        <w:tc>
          <w:tcPr>
            <w:tcW w:w="2160" w:type="dxa"/>
          </w:tcPr>
          <w:p>
            <w:pPr>
              <w:spacing w:after="0" w:line="360" w:lineRule="auto"/>
              <w:rPr>
                <w:rFonts w:ascii="仿宋" w:hAnsi="仿宋" w:eastAsia="仿宋"/>
                <w:sz w:val="24"/>
              </w:rPr>
            </w:pPr>
            <w:r>
              <w:rPr>
                <w:rFonts w:hint="eastAsia" w:ascii="仿宋" w:hAnsi="仿宋" w:eastAsia="仿宋"/>
                <w:sz w:val="24"/>
              </w:rPr>
              <w:t>通过指标名称搜索指标，点击“搜索”按钮执行搜索，刷新指标列表，点击“重置”按钮将指标列表置为初始状态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所属部门</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单选框</w:t>
            </w:r>
          </w:p>
        </w:tc>
        <w:tc>
          <w:tcPr>
            <w:tcW w:w="2160" w:type="dxa"/>
          </w:tcPr>
          <w:p>
            <w:pPr>
              <w:spacing w:after="0" w:line="360" w:lineRule="auto"/>
              <w:rPr>
                <w:rFonts w:ascii="仿宋" w:hAnsi="仿宋" w:eastAsia="仿宋"/>
                <w:sz w:val="24"/>
              </w:rPr>
            </w:pPr>
            <w:r>
              <w:rPr>
                <w:rFonts w:hint="eastAsia" w:ascii="仿宋" w:hAnsi="仿宋" w:eastAsia="仿宋"/>
                <w:color w:val="000000" w:themeColor="text1"/>
                <w:sz w:val="24"/>
                <w14:textFill>
                  <w14:solidFill>
                    <w14:schemeClr w14:val="tx1"/>
                  </w14:solidFill>
                </w14:textFill>
              </w:rPr>
              <w:t>设置指标的所属部门，选项有：零售银行部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考核对象类型</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单选框</w:t>
            </w:r>
          </w:p>
        </w:tc>
        <w:tc>
          <w:tcPr>
            <w:tcW w:w="2160" w:type="dxa"/>
          </w:tcPr>
          <w:p>
            <w:pPr>
              <w:spacing w:after="0" w:line="360" w:lineRule="auto"/>
              <w:rPr>
                <w:rFonts w:ascii="仿宋" w:hAnsi="仿宋" w:eastAsia="仿宋"/>
                <w:color w:val="FF0000"/>
                <w:sz w:val="24"/>
              </w:rPr>
            </w:pPr>
            <w:r>
              <w:rPr>
                <w:rFonts w:hint="eastAsia" w:ascii="仿宋" w:hAnsi="仿宋" w:eastAsia="仿宋"/>
                <w:sz w:val="24"/>
              </w:rPr>
              <w:t>选项：“到机构”、“到个人”；默认“到机构”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考核指标</w:t>
            </w:r>
            <w:r>
              <w:rPr>
                <w:rFonts w:hint="eastAsia" w:ascii="仿宋" w:hAnsi="仿宋" w:eastAsia="仿宋"/>
                <w:sz w:val="24"/>
              </w:rPr>
              <w:t>名称</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hint="eastAsia"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指标按分类展示，点击指标分类名称前面的“展开”、“收起”图标可展开、收起指标分类；选择</w:t>
            </w:r>
            <w:r>
              <w:rPr>
                <w:rFonts w:ascii="仿宋" w:hAnsi="仿宋" w:eastAsia="仿宋"/>
                <w:sz w:val="24"/>
              </w:rPr>
              <w:t>本次任务的考核指标</w:t>
            </w:r>
            <w:r>
              <w:rPr>
                <w:rFonts w:hint="eastAsia" w:ascii="仿宋" w:hAnsi="仿宋" w:eastAsia="仿宋"/>
                <w:sz w:val="24"/>
              </w:rPr>
              <w:t>，可多选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考核</w:t>
            </w:r>
            <w:r>
              <w:rPr>
                <w:rFonts w:hint="eastAsia" w:ascii="仿宋" w:hAnsi="仿宋" w:eastAsia="仿宋"/>
                <w:sz w:val="24"/>
              </w:rPr>
              <w:t>指标口径</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hint="eastAsia"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回显指标的口径</w:t>
            </w:r>
          </w:p>
        </w:tc>
      </w:tr>
    </w:tbl>
    <w:p>
      <w:pPr>
        <w:spacing w:after="0" w:line="360" w:lineRule="auto"/>
        <w:rPr>
          <w:rFonts w:ascii="仿宋" w:hAnsi="仿宋" w:eastAsia="仿宋"/>
          <w:sz w:val="24"/>
        </w:rPr>
      </w:pPr>
      <w:r>
        <w:rPr>
          <w:rFonts w:hint="eastAsia" w:ascii="仿宋" w:hAnsi="仿宋" w:eastAsia="仿宋"/>
          <w:sz w:val="24"/>
        </w:rPr>
        <w:t>第三步“选择考核对象”：</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考核对象</w:t>
            </w:r>
          </w:p>
        </w:tc>
        <w:tc>
          <w:tcPr>
            <w:tcW w:w="2160" w:type="dxa"/>
          </w:tcPr>
          <w:p>
            <w:pPr>
              <w:spacing w:after="0" w:line="360" w:lineRule="auto"/>
              <w:rPr>
                <w:rFonts w:ascii="仿宋" w:hAnsi="仿宋" w:eastAsia="仿宋"/>
              </w:rPr>
            </w:pPr>
            <w:r>
              <w:rPr>
                <w:rFonts w:ascii="仿宋" w:hAnsi="仿宋" w:eastAsia="仿宋"/>
                <w:sz w:val="24"/>
              </w:rPr>
              <w:t>必输</w:t>
            </w:r>
            <w:r>
              <w:rPr>
                <w:rFonts w:hint="eastAsia" w:ascii="仿宋" w:hAnsi="仿宋" w:eastAsia="仿宋"/>
                <w:sz w:val="24"/>
              </w:rPr>
              <w:t>；第二步的“考核对象类型”为“到机构”时，可以选择机构和个人用户；“考核对象类型”为“到个人”时，只能选择机构下的个人用户</w:t>
            </w:r>
          </w:p>
        </w:tc>
        <w:tc>
          <w:tcPr>
            <w:tcW w:w="2160" w:type="dxa"/>
          </w:tcPr>
          <w:p>
            <w:pPr>
              <w:spacing w:after="0" w:line="360" w:lineRule="auto"/>
              <w:rPr>
                <w:rFonts w:ascii="仿宋" w:hAnsi="仿宋" w:eastAsia="仿宋"/>
              </w:rPr>
            </w:pPr>
            <w:r>
              <w:rPr>
                <w:rFonts w:ascii="仿宋" w:hAnsi="仿宋" w:eastAsia="仿宋"/>
                <w:sz w:val="24"/>
              </w:rPr>
              <w:t>机构树/人员选择</w:t>
            </w:r>
          </w:p>
        </w:tc>
        <w:tc>
          <w:tcPr>
            <w:tcW w:w="2160" w:type="dxa"/>
          </w:tcPr>
          <w:p>
            <w:pPr>
              <w:spacing w:after="0" w:line="360" w:lineRule="auto"/>
              <w:rPr>
                <w:rFonts w:ascii="仿宋" w:hAnsi="仿宋" w:eastAsia="仿宋"/>
              </w:rPr>
            </w:pPr>
            <w:r>
              <w:rPr>
                <w:rFonts w:ascii="仿宋" w:hAnsi="仿宋" w:eastAsia="仿宋"/>
                <w:sz w:val="24"/>
              </w:rPr>
              <w:t>定义任务执行对象；按机构树选择机构或客户经理</w:t>
            </w:r>
            <w:r>
              <w:rPr>
                <w:rFonts w:hint="eastAsia" w:ascii="仿宋" w:hAnsi="仿宋" w:eastAsia="仿宋"/>
                <w:sz w:val="24"/>
              </w:rPr>
              <w:t>，可向辖下跨机构层级选择考核对象</w:t>
            </w:r>
          </w:p>
        </w:tc>
      </w:tr>
    </w:tbl>
    <w:p>
      <w:pPr>
        <w:spacing w:after="0" w:line="360" w:lineRule="auto"/>
        <w:rPr>
          <w:rFonts w:ascii="仿宋" w:hAnsi="仿宋" w:eastAsia="仿宋"/>
          <w:sz w:val="24"/>
        </w:rPr>
      </w:pPr>
      <w:r>
        <w:rPr>
          <w:rFonts w:hint="eastAsia" w:ascii="仿宋" w:hAnsi="仿宋" w:eastAsia="仿宋"/>
          <w:sz w:val="24"/>
        </w:rPr>
        <w:t>第四步“指标分解明细”：</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考核</w:t>
            </w:r>
            <w:r>
              <w:rPr>
                <w:rFonts w:hint="eastAsia" w:ascii="仿宋" w:hAnsi="仿宋" w:eastAsia="仿宋"/>
                <w:sz w:val="24"/>
              </w:rPr>
              <w:t>指标值</w:t>
            </w:r>
          </w:p>
        </w:tc>
        <w:tc>
          <w:tcPr>
            <w:tcW w:w="2160" w:type="dxa"/>
          </w:tcPr>
          <w:p>
            <w:pPr>
              <w:spacing w:after="0" w:line="360" w:lineRule="auto"/>
              <w:rPr>
                <w:rFonts w:ascii="仿宋" w:hAnsi="仿宋" w:eastAsia="仿宋"/>
              </w:rPr>
            </w:pPr>
            <w:r>
              <w:rPr>
                <w:rFonts w:ascii="仿宋" w:hAnsi="仿宋" w:eastAsia="仿宋"/>
                <w:sz w:val="24"/>
              </w:rPr>
              <w:t>必输</w:t>
            </w:r>
            <w:r>
              <w:rPr>
                <w:rFonts w:hint="eastAsia" w:ascii="仿宋" w:hAnsi="仿宋" w:eastAsia="仿宋"/>
                <w:sz w:val="24"/>
              </w:rPr>
              <w:t>；整数</w:t>
            </w:r>
          </w:p>
        </w:tc>
        <w:tc>
          <w:tcPr>
            <w:tcW w:w="2160" w:type="dxa"/>
          </w:tcPr>
          <w:p>
            <w:pPr>
              <w:spacing w:after="0" w:line="360" w:lineRule="auto"/>
              <w:rPr>
                <w:rFonts w:ascii="仿宋" w:hAnsi="仿宋" w:eastAsia="仿宋"/>
              </w:rPr>
            </w:pPr>
            <w:r>
              <w:rPr>
                <w:rFonts w:hint="eastAsia" w:ascii="仿宋" w:hAnsi="仿宋" w:eastAsia="仿宋"/>
                <w:sz w:val="24"/>
              </w:rPr>
              <w:t>数值</w:t>
            </w:r>
          </w:p>
        </w:tc>
        <w:tc>
          <w:tcPr>
            <w:tcW w:w="2160" w:type="dxa"/>
          </w:tcPr>
          <w:p>
            <w:pPr>
              <w:spacing w:after="0" w:line="360" w:lineRule="auto"/>
              <w:rPr>
                <w:rFonts w:ascii="仿宋" w:hAnsi="仿宋" w:eastAsia="仿宋"/>
              </w:rPr>
            </w:pPr>
            <w:r>
              <w:rPr>
                <w:rFonts w:ascii="仿宋" w:hAnsi="仿宋" w:eastAsia="仿宋"/>
                <w:sz w:val="24"/>
              </w:rPr>
              <w:t>设置</w:t>
            </w:r>
            <w:r>
              <w:rPr>
                <w:rFonts w:hint="eastAsia" w:ascii="仿宋" w:hAnsi="仿宋" w:eastAsia="仿宋"/>
                <w:sz w:val="24"/>
              </w:rPr>
              <w:t>所有考核对象的所有考核指标的值</w:t>
            </w:r>
          </w:p>
        </w:tc>
      </w:tr>
    </w:tbl>
    <w:p>
      <w:pPr>
        <w:spacing w:line="360" w:lineRule="auto"/>
        <w:rPr>
          <w:rFonts w:ascii="仿宋" w:hAnsi="仿宋" w:eastAsia="仿宋" w:cstheme="minorBidi"/>
          <w:sz w:val="24"/>
          <w:szCs w:val="22"/>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w:t>
      </w:r>
      <w:r>
        <w:rPr>
          <w:rFonts w:hint="eastAsia" w:ascii="仿宋" w:hAnsi="仿宋" w:eastAsia="仿宋"/>
          <w:sz w:val="24"/>
        </w:rPr>
        <w:t>在“目标任务管理”列表</w:t>
      </w:r>
      <w:r>
        <w:rPr>
          <w:rFonts w:ascii="仿宋" w:hAnsi="仿宋" w:eastAsia="仿宋"/>
          <w:sz w:val="24"/>
        </w:rPr>
        <w:t>点击“新增”</w:t>
      </w:r>
      <w:r>
        <w:rPr>
          <w:rFonts w:hint="eastAsia" w:ascii="仿宋" w:hAnsi="仿宋" w:eastAsia="仿宋"/>
          <w:sz w:val="24"/>
        </w:rPr>
        <w:t>按钮右侧抽屉式打开“新增</w:t>
      </w:r>
      <w:r>
        <w:rPr>
          <w:rFonts w:ascii="仿宋" w:hAnsi="仿宋" w:eastAsia="仿宋"/>
          <w:sz w:val="24"/>
        </w:rPr>
        <w:t>目标任务</w:t>
      </w:r>
      <w:r>
        <w:rPr>
          <w:rFonts w:hint="eastAsia" w:ascii="仿宋" w:hAnsi="仿宋" w:eastAsia="仿宋"/>
          <w:sz w:val="24"/>
        </w:rPr>
        <w:t>”</w:t>
      </w:r>
      <w:r>
        <w:rPr>
          <w:rFonts w:ascii="仿宋" w:hAnsi="仿宋" w:eastAsia="仿宋"/>
          <w:sz w:val="24"/>
        </w:rPr>
        <w:t>页面。</w:t>
      </w:r>
      <w:r>
        <w:rPr>
          <w:rFonts w:hint="eastAsia" w:ascii="仿宋" w:hAnsi="仿宋" w:eastAsia="仿宋"/>
          <w:sz w:val="24"/>
        </w:rPr>
        <w:t>页面顶部展示“新增目标任务”步骤，一共四个步骤，使用四个图标代表四步，按顺序展示，图标初始状态为灰色，用户操作到某一步，则当前步骤以及前序步骤的图标切换为主题色，标识用户当前所在的步骤。顶部下面区域展示用户需要输入的信息。</w:t>
      </w:r>
    </w:p>
    <w:p>
      <w:pPr>
        <w:spacing w:after="0" w:line="360" w:lineRule="auto"/>
        <w:rPr>
          <w:rFonts w:ascii="仿宋" w:hAnsi="仿宋" w:eastAsia="仿宋"/>
        </w:rPr>
      </w:pPr>
      <w:r>
        <w:rPr>
          <w:rFonts w:ascii="仿宋" w:hAnsi="仿宋" w:eastAsia="仿宋"/>
          <w:sz w:val="24"/>
        </w:rPr>
        <w:t>2. 第一步</w:t>
      </w:r>
      <w:r>
        <w:rPr>
          <w:rFonts w:hint="eastAsia" w:ascii="仿宋" w:hAnsi="仿宋" w:eastAsia="仿宋"/>
          <w:sz w:val="24"/>
        </w:rPr>
        <w:t>“设置基础信息”。</w:t>
      </w:r>
      <w:r>
        <w:rPr>
          <w:rFonts w:ascii="仿宋" w:hAnsi="仿宋" w:eastAsia="仿宋"/>
          <w:sz w:val="24"/>
        </w:rPr>
        <w:t>录入任务名称、任务持续时间</w:t>
      </w:r>
      <w:r>
        <w:rPr>
          <w:rFonts w:hint="eastAsia" w:ascii="仿宋" w:hAnsi="仿宋" w:eastAsia="仿宋"/>
          <w:sz w:val="24"/>
        </w:rPr>
        <w:t>（任务开始日期-任务结束日期）</w:t>
      </w:r>
      <w:r>
        <w:rPr>
          <w:rFonts w:ascii="仿宋" w:hAnsi="仿宋" w:eastAsia="仿宋"/>
          <w:sz w:val="24"/>
        </w:rPr>
        <w:t>、任务类型、任务说明等基础信息。</w:t>
      </w:r>
      <w:r>
        <w:rPr>
          <w:rFonts w:hint="eastAsia" w:ascii="仿宋" w:hAnsi="仿宋" w:eastAsia="仿宋"/>
          <w:sz w:val="24"/>
        </w:rPr>
        <w:t>页面右下角按钮区，点击“取消”按钮关闭“新增</w:t>
      </w:r>
      <w:r>
        <w:rPr>
          <w:rFonts w:ascii="仿宋" w:hAnsi="仿宋" w:eastAsia="仿宋"/>
          <w:sz w:val="24"/>
        </w:rPr>
        <w:t>目标任务</w:t>
      </w:r>
      <w:r>
        <w:rPr>
          <w:rFonts w:hint="eastAsia" w:ascii="仿宋" w:hAnsi="仿宋" w:eastAsia="仿宋"/>
          <w:sz w:val="24"/>
        </w:rPr>
        <w:t>”</w:t>
      </w:r>
      <w:r>
        <w:rPr>
          <w:rFonts w:ascii="仿宋" w:hAnsi="仿宋" w:eastAsia="仿宋"/>
          <w:sz w:val="24"/>
        </w:rPr>
        <w:t>页面</w:t>
      </w:r>
      <w:r>
        <w:rPr>
          <w:rFonts w:hint="eastAsia" w:ascii="仿宋" w:hAnsi="仿宋" w:eastAsia="仿宋"/>
          <w:sz w:val="24"/>
        </w:rPr>
        <w:t>，点击“保存并下一步”按钮保存用户输入的数据并进入第二步。</w:t>
      </w:r>
    </w:p>
    <w:p>
      <w:pPr>
        <w:spacing w:after="0" w:line="360" w:lineRule="auto"/>
        <w:rPr>
          <w:rFonts w:ascii="仿宋" w:hAnsi="仿宋" w:eastAsia="仿宋"/>
          <w:sz w:val="24"/>
        </w:rPr>
      </w:pPr>
      <w:r>
        <w:rPr>
          <w:rFonts w:ascii="仿宋" w:hAnsi="仿宋" w:eastAsia="仿宋"/>
          <w:sz w:val="24"/>
        </w:rPr>
        <w:t>3. 第二步</w:t>
      </w:r>
      <w:r>
        <w:rPr>
          <w:rFonts w:hint="eastAsia" w:ascii="仿宋" w:hAnsi="仿宋" w:eastAsia="仿宋"/>
          <w:sz w:val="24"/>
        </w:rPr>
        <w:t>“选择考核指标”。考核指标列表回显</w:t>
      </w:r>
      <w:r>
        <w:rPr>
          <w:rFonts w:hint="eastAsia" w:ascii="仿宋" w:hAnsi="仿宋" w:eastAsia="仿宋"/>
          <w:color w:val="000000" w:themeColor="text1"/>
          <w:sz w:val="24"/>
          <w14:textFill>
            <w14:solidFill>
              <w14:schemeClr w14:val="tx1"/>
            </w14:solidFill>
          </w14:textFill>
        </w:rPr>
        <w:t>所属部门</w:t>
      </w:r>
      <w:r>
        <w:rPr>
          <w:rFonts w:hint="eastAsia" w:ascii="仿宋" w:hAnsi="仿宋" w:eastAsia="仿宋"/>
          <w:sz w:val="24"/>
        </w:rPr>
        <w:t>、对应考核对象类型下的全部指标，指标可多选。页面右下角按钮区，点击“上一步”按钮返回到第一步，点击“保存并下一步”按钮保存用户输入的数据进入第三步“选择考核对象”。</w:t>
      </w:r>
    </w:p>
    <w:p>
      <w:pPr>
        <w:spacing w:after="0" w:line="360" w:lineRule="auto"/>
        <w:rPr>
          <w:rFonts w:ascii="仿宋" w:hAnsi="仿宋" w:eastAsia="仿宋"/>
          <w:sz w:val="24"/>
        </w:rPr>
      </w:pPr>
      <w:r>
        <w:rPr>
          <w:rFonts w:hint="eastAsia" w:ascii="仿宋" w:hAnsi="仿宋" w:eastAsia="仿宋"/>
          <w:sz w:val="24"/>
        </w:rPr>
        <w:t>4. 第三步“选择考核对象”。用户可按机构树选择辖下机构或客户经理。可多选。可向辖下跨机构层级选择考核对象，例如总行选择某网点作为考核对象。页面右下角按钮区，点击“上一步”按钮返回到第二步，点击“保存并下一步”按钮保存用户输入的数据进入第四步“指标分解明细”。</w:t>
      </w:r>
    </w:p>
    <w:p>
      <w:pPr>
        <w:spacing w:after="0" w:line="360" w:lineRule="auto"/>
        <w:rPr>
          <w:rFonts w:ascii="仿宋" w:hAnsi="仿宋" w:eastAsia="仿宋"/>
          <w:sz w:val="24"/>
        </w:rPr>
      </w:pPr>
      <w:r>
        <w:rPr>
          <w:rFonts w:hint="eastAsia" w:ascii="仿宋" w:hAnsi="仿宋" w:eastAsia="仿宋"/>
          <w:sz w:val="24"/>
        </w:rPr>
        <w:t>5. 第四步“指标分解明细”。页面以表格的形式展示考核对象、考核指标。“列”表头为“考核指标”，反显</w:t>
      </w:r>
      <w:r>
        <w:rPr>
          <w:rFonts w:ascii="仿宋" w:hAnsi="仿宋" w:eastAsia="仿宋"/>
          <w:sz w:val="24"/>
        </w:rPr>
        <w:t>第二步</w:t>
      </w:r>
      <w:r>
        <w:rPr>
          <w:rFonts w:hint="eastAsia" w:ascii="仿宋" w:hAnsi="仿宋" w:eastAsia="仿宋"/>
          <w:sz w:val="24"/>
        </w:rPr>
        <w:t>中选择的指标。“行”表头为“考核对象”，反显第三步中选择的考核对象。考核对象与考核指标交叉的表格，为输入框，必输，格式为整数，输入后的数值即作为某考核对象的某考核指标的指标值。最后一行特殊处理，将各考核对象的指标值相加。页面右下角按钮区，点击“上一步”按钮返回到第三步，点击“完成”按钮校验必填项及数据格式，如满足要求则生成目标任务并</w:t>
      </w:r>
      <w:r>
        <w:rPr>
          <w:rFonts w:hint="eastAsia" w:ascii="仿宋" w:hAnsi="仿宋" w:eastAsia="仿宋"/>
          <w:color w:val="FF0000"/>
          <w:sz w:val="24"/>
        </w:rPr>
        <w:t>toast</w:t>
      </w:r>
      <w:r>
        <w:rPr>
          <w:rFonts w:hint="eastAsia" w:ascii="仿宋" w:hAnsi="仿宋" w:eastAsia="仿宋"/>
          <w:sz w:val="24"/>
        </w:rPr>
        <w:t>提示“已生成目标任务”，如不满足要求则弹窗提示“请检查数据，指标值均为必填，且需输入整数”，弹窗仅展示“确定”按钮，点击“确定”按钮关闭弹窗。</w:t>
      </w:r>
    </w:p>
    <w:p>
      <w:pPr>
        <w:spacing w:after="0" w:line="360" w:lineRule="auto"/>
        <w:rPr>
          <w:rFonts w:ascii="仿宋" w:hAnsi="仿宋" w:eastAsia="仿宋"/>
          <w:sz w:val="24"/>
        </w:rPr>
      </w:pPr>
      <w:r>
        <w:rPr>
          <w:rFonts w:hint="eastAsia" w:ascii="仿宋" w:hAnsi="仿宋" w:eastAsia="仿宋"/>
          <w:sz w:val="24"/>
        </w:rPr>
        <w:t>6. 用户返回上一步时，页面需回显已保存的数据。</w:t>
      </w:r>
    </w:p>
    <w:p>
      <w:pPr>
        <w:spacing w:after="0" w:line="360" w:lineRule="auto"/>
        <w:rPr>
          <w:rFonts w:ascii="仿宋" w:hAnsi="仿宋" w:eastAsia="仿宋"/>
        </w:rPr>
      </w:pPr>
      <w:r>
        <w:rPr>
          <w:rFonts w:hint="eastAsia" w:ascii="仿宋" w:hAnsi="仿宋" w:eastAsia="仿宋"/>
          <w:sz w:val="24"/>
        </w:rPr>
        <w:t>7</w:t>
      </w:r>
      <w:r>
        <w:rPr>
          <w:rFonts w:ascii="仿宋" w:hAnsi="仿宋" w:eastAsia="仿宋"/>
          <w:sz w:val="24"/>
        </w:rPr>
        <w:t xml:space="preserve">. </w:t>
      </w:r>
      <w:r>
        <w:rPr>
          <w:rFonts w:hint="eastAsia" w:ascii="仿宋" w:hAnsi="仿宋" w:eastAsia="仿宋"/>
          <w:sz w:val="24"/>
        </w:rPr>
        <w:t>目标任务创建</w:t>
      </w:r>
      <w:r>
        <w:rPr>
          <w:rFonts w:ascii="仿宋" w:hAnsi="仿宋" w:eastAsia="仿宋"/>
          <w:sz w:val="24"/>
        </w:rPr>
        <w:t>成功后系统生成任务记录，初始状态为“待提交”。</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ascii="仿宋" w:hAnsi="仿宋" w:eastAsia="仿宋"/>
          <w:sz w:val="24"/>
        </w:rPr>
        <w:t>1. 新增页面全部字段均为必输项，缺失时不可保存</w:t>
      </w:r>
      <w:r>
        <w:rPr>
          <w:rFonts w:hint="eastAsia" w:ascii="仿宋" w:hAnsi="仿宋" w:eastAsia="仿宋"/>
          <w:sz w:val="24"/>
        </w:rPr>
        <w:t>，不可进入下一步</w:t>
      </w:r>
      <w:r>
        <w:rPr>
          <w:rFonts w:ascii="仿宋" w:hAnsi="仿宋" w:eastAsia="仿宋"/>
          <w:sz w:val="24"/>
        </w:rPr>
        <w:t>。</w:t>
      </w:r>
    </w:p>
    <w:p>
      <w:pPr>
        <w:spacing w:after="0" w:line="360" w:lineRule="auto"/>
        <w:rPr>
          <w:rFonts w:ascii="仿宋" w:hAnsi="仿宋" w:eastAsia="仿宋"/>
          <w:sz w:val="24"/>
        </w:rPr>
      </w:pPr>
      <w:r>
        <w:rPr>
          <w:rFonts w:hint="eastAsia" w:ascii="仿宋" w:hAnsi="仿宋" w:eastAsia="仿宋"/>
          <w:sz w:val="24"/>
        </w:rPr>
        <w:t>2</w:t>
      </w:r>
      <w:r>
        <w:rPr>
          <w:rFonts w:ascii="仿宋" w:hAnsi="仿宋" w:eastAsia="仿宋"/>
          <w:sz w:val="24"/>
        </w:rPr>
        <w:t xml:space="preserve">. </w:t>
      </w:r>
      <w:r>
        <w:rPr>
          <w:rFonts w:hint="eastAsia" w:ascii="仿宋" w:hAnsi="仿宋" w:eastAsia="仿宋"/>
          <w:sz w:val="24"/>
        </w:rPr>
        <w:t>创建</w:t>
      </w:r>
      <w:r>
        <w:rPr>
          <w:rFonts w:ascii="仿宋" w:hAnsi="仿宋" w:eastAsia="仿宋"/>
          <w:sz w:val="24"/>
        </w:rPr>
        <w:t>成功后任务尚未生效，需提交审核并审批通过后</w:t>
      </w:r>
      <w:r>
        <w:rPr>
          <w:rFonts w:hint="eastAsia" w:ascii="仿宋" w:hAnsi="仿宋" w:eastAsia="仿宋"/>
          <w:sz w:val="24"/>
        </w:rPr>
        <w:t>，系统自动下发</w:t>
      </w:r>
      <w:r>
        <w:rPr>
          <w:rFonts w:ascii="仿宋" w:hAnsi="仿宋" w:eastAsia="仿宋"/>
          <w:sz w:val="24"/>
        </w:rPr>
        <w:t>。</w:t>
      </w:r>
    </w:p>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sz w:val="24"/>
        </w:rPr>
        <w:t xml:space="preserve">3. </w:t>
      </w:r>
      <w:r>
        <w:rPr>
          <w:rFonts w:ascii="仿宋" w:hAnsi="仿宋" w:eastAsia="仿宋"/>
          <w:color w:val="000000" w:themeColor="text1"/>
          <w:sz w:val="24"/>
          <w14:textFill>
            <w14:solidFill>
              <w14:schemeClr w14:val="tx1"/>
            </w14:solidFill>
          </w14:textFill>
        </w:rPr>
        <w:t>同一机构、同一任务周期类型（年度/季度/月度）</w:t>
      </w:r>
      <w:r>
        <w:rPr>
          <w:rFonts w:hint="eastAsia" w:ascii="仿宋" w:hAnsi="仿宋" w:eastAsia="仿宋"/>
          <w:color w:val="000000" w:themeColor="text1"/>
          <w:sz w:val="24"/>
          <w14:textFill>
            <w14:solidFill>
              <w14:schemeClr w14:val="tx1"/>
            </w14:solidFill>
          </w14:textFill>
        </w:rPr>
        <w:t>、同一开始日期/结束日期下</w:t>
      </w:r>
      <w:r>
        <w:rPr>
          <w:rFonts w:ascii="仿宋" w:hAnsi="仿宋" w:eastAsia="仿宋"/>
          <w:color w:val="000000" w:themeColor="text1"/>
          <w:sz w:val="24"/>
          <w14:textFill>
            <w14:solidFill>
              <w14:schemeClr w14:val="tx1"/>
            </w14:solidFill>
          </w14:textFill>
        </w:rPr>
        <w:t>，不可重复下发目标任务</w:t>
      </w:r>
      <w:r>
        <w:rPr>
          <w:rFonts w:hint="eastAsia" w:ascii="仿宋" w:hAnsi="仿宋" w:eastAsia="仿宋"/>
          <w:color w:val="000000" w:themeColor="text1"/>
          <w:sz w:val="24"/>
          <w14:textFill>
            <w14:solidFill>
              <w14:schemeClr w14:val="tx1"/>
            </w14:solidFill>
          </w14:textFill>
        </w:rPr>
        <w:t>。</w:t>
      </w:r>
    </w:p>
    <w:p>
      <w:pPr>
        <w:spacing w:after="0" w:line="360" w:lineRule="auto"/>
        <w:rPr>
          <w:rFonts w:ascii="仿宋" w:hAnsi="仿宋" w:eastAsia="仿宋"/>
          <w:sz w:val="24"/>
        </w:rPr>
      </w:pPr>
      <w:r>
        <w:rPr>
          <w:rFonts w:hint="eastAsia" w:ascii="仿宋" w:hAnsi="仿宋" w:eastAsia="仿宋"/>
          <w:sz w:val="24"/>
        </w:rPr>
        <w:t>4. 第二步“选择考核指标”页面</w:t>
      </w:r>
      <w:commentRangeStart w:id="22"/>
      <w:r>
        <w:rPr>
          <w:rFonts w:hint="eastAsia" w:ascii="仿宋" w:hAnsi="仿宋" w:eastAsia="仿宋"/>
          <w:sz w:val="24"/>
        </w:rPr>
        <w:t>需按指标分类展示指标</w:t>
      </w:r>
      <w:commentRangeEnd w:id="22"/>
      <w:r>
        <w:rPr>
          <w:rStyle w:val="155"/>
        </w:rPr>
        <w:commentReference w:id="22"/>
      </w:r>
      <w:r>
        <w:rPr>
          <w:rFonts w:hint="eastAsia" w:ascii="仿宋" w:hAnsi="仿宋" w:eastAsia="仿宋"/>
          <w:sz w:val="24"/>
        </w:rPr>
        <w:t>。</w:t>
      </w:r>
    </w:p>
    <w:tbl>
      <w:tblPr>
        <w:tblStyle w:val="50"/>
        <w:tblW w:w="9060" w:type="dxa"/>
        <w:tblInd w:w="0" w:type="dxa"/>
        <w:tblLayout w:type="fixed"/>
        <w:tblCellMar>
          <w:top w:w="0" w:type="dxa"/>
          <w:left w:w="108" w:type="dxa"/>
          <w:bottom w:w="0" w:type="dxa"/>
          <w:right w:w="108" w:type="dxa"/>
        </w:tblCellMar>
      </w:tblPr>
      <w:tblGrid>
        <w:gridCol w:w="817"/>
        <w:gridCol w:w="2410"/>
        <w:gridCol w:w="991"/>
        <w:gridCol w:w="4842"/>
      </w:tblGrid>
      <w:tr>
        <w:tblPrEx>
          <w:tblLayout w:type="fixed"/>
          <w:tblCellMar>
            <w:top w:w="0" w:type="dxa"/>
            <w:left w:w="108" w:type="dxa"/>
            <w:bottom w:w="0" w:type="dxa"/>
            <w:right w:w="108" w:type="dxa"/>
          </w:tblCellMar>
        </w:tblPrEx>
        <w:trPr>
          <w:trHeight w:val="740" w:hRule="atLeast"/>
        </w:trPr>
        <w:tc>
          <w:tcPr>
            <w:tcW w:w="81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pPr>
              <w:spacing w:line="360" w:lineRule="auto"/>
              <w:rPr>
                <w:rFonts w:ascii="仿宋" w:hAnsi="仿宋" w:eastAsia="仿宋"/>
                <w:b/>
                <w:color w:val="000000"/>
                <w:sz w:val="24"/>
                <w:szCs w:val="24"/>
              </w:rPr>
            </w:pPr>
            <w:r>
              <w:rPr>
                <w:rFonts w:hint="eastAsia" w:ascii="仿宋" w:hAnsi="仿宋" w:eastAsia="仿宋"/>
                <w:b/>
                <w:color w:val="000000"/>
                <w:sz w:val="24"/>
                <w:szCs w:val="24"/>
              </w:rPr>
              <w:t>序号</w:t>
            </w:r>
          </w:p>
        </w:tc>
        <w:tc>
          <w:tcPr>
            <w:tcW w:w="2410"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360" w:lineRule="auto"/>
              <w:rPr>
                <w:rFonts w:hint="eastAsia" w:ascii="仿宋" w:hAnsi="仿宋" w:eastAsia="仿宋"/>
                <w:b/>
                <w:color w:val="000000"/>
                <w:sz w:val="24"/>
                <w:szCs w:val="24"/>
              </w:rPr>
            </w:pPr>
            <w:r>
              <w:rPr>
                <w:rFonts w:hint="eastAsia" w:ascii="仿宋" w:hAnsi="仿宋" w:eastAsia="仿宋"/>
                <w:b/>
                <w:color w:val="000000"/>
                <w:sz w:val="24"/>
                <w:szCs w:val="24"/>
              </w:rPr>
              <w:t>指标名称</w:t>
            </w:r>
          </w:p>
        </w:tc>
        <w:tc>
          <w:tcPr>
            <w:tcW w:w="99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360" w:lineRule="auto"/>
              <w:rPr>
                <w:rFonts w:hint="eastAsia" w:ascii="仿宋" w:hAnsi="仿宋" w:eastAsia="仿宋"/>
                <w:b/>
                <w:color w:val="000000"/>
                <w:sz w:val="24"/>
                <w:szCs w:val="24"/>
              </w:rPr>
            </w:pPr>
            <w:r>
              <w:rPr>
                <w:rFonts w:hint="eastAsia" w:ascii="仿宋" w:hAnsi="仿宋" w:eastAsia="仿宋"/>
                <w:b/>
                <w:color w:val="000000"/>
                <w:sz w:val="24"/>
                <w:szCs w:val="24"/>
              </w:rPr>
              <w:t>分类</w:t>
            </w:r>
          </w:p>
        </w:tc>
        <w:tc>
          <w:tcPr>
            <w:tcW w:w="48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spacing w:line="360" w:lineRule="auto"/>
              <w:rPr>
                <w:rFonts w:hint="eastAsia" w:ascii="仿宋" w:hAnsi="仿宋" w:eastAsia="仿宋"/>
                <w:b/>
                <w:color w:val="000000"/>
                <w:sz w:val="24"/>
                <w:szCs w:val="24"/>
              </w:rPr>
            </w:pPr>
            <w:r>
              <w:rPr>
                <w:rFonts w:hint="eastAsia" w:ascii="仿宋" w:hAnsi="仿宋" w:eastAsia="仿宋"/>
                <w:b/>
                <w:color w:val="000000"/>
                <w:sz w:val="24"/>
                <w:szCs w:val="24"/>
              </w:rPr>
              <w:t>业务口径</w:t>
            </w:r>
          </w:p>
        </w:tc>
      </w:tr>
      <w:tr>
        <w:tblPrEx>
          <w:tblLayout w:type="fixed"/>
          <w:tblCellMar>
            <w:top w:w="0" w:type="dxa"/>
            <w:left w:w="108" w:type="dxa"/>
            <w:bottom w:w="0" w:type="dxa"/>
            <w:right w:w="108" w:type="dxa"/>
          </w:tblCellMar>
        </w:tblPrEx>
        <w:trPr>
          <w:trHeight w:val="620" w:hRule="atLeast"/>
        </w:trPr>
        <w:tc>
          <w:tcPr>
            <w:tcW w:w="817"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w:t>
            </w:r>
          </w:p>
        </w:tc>
        <w:tc>
          <w:tcPr>
            <w:tcW w:w="2410" w:type="dxa"/>
            <w:tcBorders>
              <w:top w:val="single" w:color="auto" w:sz="4" w:space="0"/>
              <w:left w:val="nil"/>
              <w:bottom w:val="single" w:color="auto" w:sz="4" w:space="0"/>
              <w:right w:val="single" w:color="auto" w:sz="4" w:space="0"/>
            </w:tcBorders>
            <w:shd w:val="clear" w:color="auto" w:fill="auto"/>
            <w:noWrap/>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储蓄存款余额较年初</w:t>
            </w:r>
          </w:p>
        </w:tc>
        <w:tc>
          <w:tcPr>
            <w:tcW w:w="991" w:type="dxa"/>
            <w:tcBorders>
              <w:top w:val="single" w:color="auto" w:sz="4" w:space="0"/>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842" w:type="dxa"/>
            <w:tcBorders>
              <w:top w:val="single" w:color="auto" w:sz="4" w:space="0"/>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FFFFFF"/>
                <w:kern w:val="0"/>
                <w:sz w:val="24"/>
                <w:szCs w:val="24"/>
              </w:rPr>
            </w:pPr>
            <w:r>
              <w:rPr>
                <w:rFonts w:hint="eastAsia" w:ascii="仿宋" w:hAnsi="仿宋" w:eastAsia="仿宋" w:cs="宋体"/>
                <w:color w:val="000000"/>
                <w:kern w:val="0"/>
                <w:sz w:val="24"/>
                <w:szCs w:val="24"/>
              </w:rPr>
              <w:t>储蓄存款余额（包括个人活期存款、个人定期存款、个人通知存款）较年初的增量</w:t>
            </w:r>
          </w:p>
        </w:tc>
      </w:tr>
      <w:tr>
        <w:tblPrEx>
          <w:tblLayout w:type="fixed"/>
          <w:tblCellMar>
            <w:top w:w="0" w:type="dxa"/>
            <w:left w:w="108" w:type="dxa"/>
            <w:bottom w:w="0" w:type="dxa"/>
            <w:right w:w="108" w:type="dxa"/>
          </w:tblCellMar>
        </w:tblPrEx>
        <w:trPr>
          <w:trHeight w:val="6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w:t>
            </w:r>
          </w:p>
        </w:tc>
        <w:tc>
          <w:tcPr>
            <w:tcW w:w="2410"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储蓄存款余额较基数</w:t>
            </w:r>
          </w:p>
        </w:tc>
        <w:tc>
          <w:tcPr>
            <w:tcW w:w="991"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　</w:t>
            </w:r>
            <w:r>
              <w:rPr>
                <w:rFonts w:hint="eastAsia" w:ascii="仿宋" w:hAnsi="仿宋" w:eastAsia="仿宋" w:cs="宋体"/>
                <w:b/>
                <w:bCs/>
                <w:color w:val="FF0000"/>
                <w:kern w:val="0"/>
                <w:sz w:val="24"/>
                <w:szCs w:val="24"/>
              </w:rPr>
              <w:t>待定-待提供Excel模板导入</w:t>
            </w:r>
          </w:p>
        </w:tc>
      </w:tr>
      <w:tr>
        <w:tblPrEx>
          <w:tblLayout w:type="fixed"/>
          <w:tblCellMar>
            <w:top w:w="0" w:type="dxa"/>
            <w:left w:w="108" w:type="dxa"/>
            <w:bottom w:w="0" w:type="dxa"/>
            <w:right w:w="108" w:type="dxa"/>
          </w:tblCellMar>
        </w:tblPrEx>
        <w:trPr>
          <w:trHeight w:val="6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3</w:t>
            </w:r>
          </w:p>
        </w:tc>
        <w:tc>
          <w:tcPr>
            <w:tcW w:w="2410"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储蓄存款余额较上月</w:t>
            </w:r>
          </w:p>
        </w:tc>
        <w:tc>
          <w:tcPr>
            <w:tcW w:w="991"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color w:val="000000"/>
                <w:kern w:val="0"/>
                <w:sz w:val="24"/>
                <w:szCs w:val="24"/>
              </w:rPr>
              <w:t>储蓄存款余额（包括个人活期存款、个人定期存款、个人通知存款）较上月的增量</w:t>
            </w:r>
          </w:p>
        </w:tc>
      </w:tr>
      <w:tr>
        <w:tblPrEx>
          <w:tblLayout w:type="fixed"/>
          <w:tblCellMar>
            <w:top w:w="0" w:type="dxa"/>
            <w:left w:w="108" w:type="dxa"/>
            <w:bottom w:w="0" w:type="dxa"/>
            <w:right w:w="108" w:type="dxa"/>
          </w:tblCellMar>
        </w:tblPrEx>
        <w:trPr>
          <w:trHeight w:val="6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4</w:t>
            </w:r>
          </w:p>
        </w:tc>
        <w:tc>
          <w:tcPr>
            <w:tcW w:w="2410"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储蓄存款余额较上季</w:t>
            </w:r>
          </w:p>
        </w:tc>
        <w:tc>
          <w:tcPr>
            <w:tcW w:w="991"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color w:val="000000"/>
                <w:kern w:val="0"/>
                <w:sz w:val="24"/>
                <w:szCs w:val="24"/>
              </w:rPr>
              <w:t>储蓄存款余额（包括个人活期存款、个人定期存款、个人通知存款）较上季的增量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5</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储蓄存款年日均净增额</w:t>
            </w:r>
          </w:p>
        </w:tc>
        <w:tc>
          <w:tcPr>
            <w:tcW w:w="991"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储蓄存款年日均指考核期每日储蓄存款余额之和除以考核天数。储蓄存款包括个人活期存款、个人定期存款、个人通知存款等。</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6</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储蓄存款月日均净增额</w:t>
            </w:r>
          </w:p>
        </w:tc>
        <w:tc>
          <w:tcPr>
            <w:tcW w:w="991" w:type="dxa"/>
            <w:tcBorders>
              <w:top w:val="nil"/>
              <w:left w:val="nil"/>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存款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同上</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7</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财富及以上层级客户数增量</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CRM评级为财富及以上层级的客户考核期内的增量.</w:t>
            </w:r>
            <w:r>
              <w:rPr>
                <w:rFonts w:hint="eastAsia" w:ascii="仿宋" w:hAnsi="仿宋" w:eastAsia="仿宋" w:cs="宋体"/>
                <w:b/>
                <w:bCs/>
                <w:color w:val="000000"/>
                <w:kern w:val="0"/>
                <w:sz w:val="24"/>
                <w:szCs w:val="24"/>
              </w:rPr>
              <w:t>数据源为CRM</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8</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贵宾及以上层级客户数增量</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CRM评级为贵宾及以上层级的客户考核期内的增量.</w:t>
            </w:r>
            <w:r>
              <w:rPr>
                <w:rFonts w:hint="eastAsia" w:ascii="仿宋" w:hAnsi="仿宋" w:eastAsia="仿宋" w:cs="宋体"/>
                <w:b/>
                <w:bCs/>
                <w:color w:val="000000"/>
                <w:kern w:val="0"/>
                <w:sz w:val="24"/>
                <w:szCs w:val="24"/>
              </w:rPr>
              <w:t>数据源为CRM</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9</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私行及以上层级客户数增量</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CRM评级为私行及以上层级的客户考核期内的增量.</w:t>
            </w:r>
            <w:r>
              <w:rPr>
                <w:rFonts w:hint="eastAsia" w:ascii="仿宋" w:hAnsi="仿宋" w:eastAsia="仿宋" w:cs="宋体"/>
                <w:b/>
                <w:bCs/>
                <w:color w:val="000000"/>
                <w:kern w:val="0"/>
                <w:sz w:val="24"/>
                <w:szCs w:val="24"/>
              </w:rPr>
              <w:t>数据源为CRM</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10</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个人理财产品年日均净增额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理财系统</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11</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个人理财产品月日均净增额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理财系统</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12</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个人理财产品销量净增额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理财系统</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13</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个人代销理财产品年日均净增额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理财系统</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14</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个人代销理财产品月日均净增额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理财系统</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15</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个人代销理财产品销量净增额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理财</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理财系统</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16</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代销保险保费净增额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保险</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color w:val="000000"/>
                <w:kern w:val="0"/>
                <w:sz w:val="24"/>
                <w:szCs w:val="24"/>
              </w:rPr>
            </w:pPr>
            <w:r>
              <w:rPr>
                <w:rFonts w:hint="eastAsia" w:ascii="仿宋" w:hAnsi="仿宋" w:eastAsia="仿宋" w:cs="宋体"/>
                <w:b/>
                <w:bCs/>
                <w:color w:val="000000"/>
                <w:kern w:val="0"/>
                <w:sz w:val="24"/>
                <w:szCs w:val="24"/>
              </w:rPr>
              <w:t>计算首期保费，并剔除同一保单已退保的情况，中间业务平台</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17</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个人贷款净增额</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贷款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个人贷款包含零售银行部管理的所有贷款，不包含普惠贷款，不包含微粒贷和美团联合贷款。</w:t>
            </w:r>
            <w:r>
              <w:rPr>
                <w:rFonts w:hint="eastAsia" w:ascii="仿宋" w:hAnsi="仿宋" w:eastAsia="仿宋" w:cs="宋体"/>
                <w:b/>
                <w:bCs/>
                <w:kern w:val="0"/>
                <w:sz w:val="24"/>
                <w:szCs w:val="24"/>
              </w:rPr>
              <w:t>信贷系统</w:t>
            </w:r>
          </w:p>
        </w:tc>
      </w:tr>
      <w:tr>
        <w:tblPrEx>
          <w:tblLayout w:type="fixed"/>
          <w:tblCellMar>
            <w:top w:w="0" w:type="dxa"/>
            <w:left w:w="108" w:type="dxa"/>
            <w:bottom w:w="0" w:type="dxa"/>
            <w:right w:w="108" w:type="dxa"/>
          </w:tblCellMar>
        </w:tblPrEx>
        <w:trPr>
          <w:trHeight w:val="124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18</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临界客户净增</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noWrap/>
            <w:vAlign w:val="center"/>
          </w:tcPr>
          <w:p>
            <w:pPr>
              <w:widowControl/>
              <w:spacing w:after="0" w:line="240" w:lineRule="auto"/>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按上月金融资产月日均等级判断各层级客户数，[4.5，5万）为临界优质，[27，30万）为临界财富1，[45，50万）为临界财富2，[90，100万）为临界贵宾，[270，300万）为临界私行，考核期内临界客户的增量。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19</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代发薪客户净增</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考核期内以CRM标签中代发口径的客户增量。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20</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新客交叉销售</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交叉销售指各分支机构新客（CRM系统标签），同时持有手机银行（考核时点状态正常）、储蓄存款（考核时点活期+定期余额不低于100元）和理财、个人贷款任意两个产品的客户。</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21</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代销业务收入</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中收</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个人代销业务产生的中间业务收入，包括保险代销、贵金属代销和理财代销。</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22</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个贷新形成不良贷款率</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贷款</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考核期内新形成不良贷款指考核期初为正常大类个人贷款（正常类和关注类），在考核期末风险分类为不良的贷款和当年新形成不良的贷款余额。</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23</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手机银行活跃客户数</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手机银行</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当年个人手机银行登陆活跃客户数。</w:t>
            </w:r>
          </w:p>
        </w:tc>
      </w:tr>
      <w:tr>
        <w:tblPrEx>
          <w:tblLayout w:type="fixed"/>
          <w:tblCellMar>
            <w:top w:w="0" w:type="dxa"/>
            <w:left w:w="108" w:type="dxa"/>
            <w:bottom w:w="0" w:type="dxa"/>
            <w:right w:w="108" w:type="dxa"/>
          </w:tblCellMar>
        </w:tblPrEx>
        <w:trPr>
          <w:trHeight w:val="198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24</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支付结算年度价值商户数</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价值商户判断条件包含【客户资产指标】和【商户自身交易量指标】，同时满足两项指标判定为是价值商户，其中商户自身交易量指标指目标客群名下所有商户自身交易量汇总。客户资产达标指标包含【客户资产AUM当月月日均】、【活期存款当月月日均】，满足任意一项指标判定条件为达标。针对小微商户AUM当月月日均超过2万元（含）、活期存款当月月日均超过1万元（含）；针对个体商户AUM当月月日均超过5万元（含）、活期存款当月月日均超过2.5万元（含）。商户自身交易量达标指标：近30天（含）条码收单【交易笔数】超过10笔（含）且【金额总额】超过100元（含）的商户。</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25</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二维码收款个人活跃商户结算存款留存率</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年累计交易金额达到500元的商户，年累计交易金额转为日均存量的比例。资金留存率=个人活跃商户年日均存款/个人活跃商户年累计交易量。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26</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二维码收款个人活跃商户AUM留存率</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AUM</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年累计交易金额达到500元的商户，年累计交易金额转为日均存量的比例。资金留存率=个人活跃商户年日均AUM/个人活跃商户年累计交易量。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27</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新增客户数</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考核期内，我行新增客户号数量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28</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借记卡新开净增量</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银行卡</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FF0000"/>
                <w:kern w:val="0"/>
                <w:sz w:val="24"/>
                <w:szCs w:val="24"/>
              </w:rPr>
            </w:pPr>
            <w:r>
              <w:rPr>
                <w:rFonts w:hint="eastAsia" w:ascii="仿宋" w:hAnsi="仿宋" w:eastAsia="仿宋" w:cs="宋体"/>
                <w:color w:val="FF0000"/>
                <w:kern w:val="0"/>
                <w:sz w:val="24"/>
                <w:szCs w:val="24"/>
              </w:rPr>
              <w:t>考核期内，我行一类户二类户开卡量（实体卡）</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29</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银行卡三方支付绑卡</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银行卡</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我行银行卡首次绑定微信支付、支付宝、云闪付等三方支付的数量（按发卡机构计算任务完成数）。</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30</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银行卡三方支付绑卡率</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银行卡</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本年新增持卡客户且年龄70岁以下的的三方支付绑定率</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31</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活跃卡数</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银行卡</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kern w:val="0"/>
                <w:sz w:val="24"/>
                <w:szCs w:val="24"/>
              </w:rPr>
            </w:pPr>
            <w:r>
              <w:rPr>
                <w:rFonts w:hint="eastAsia" w:ascii="仿宋" w:hAnsi="仿宋" w:eastAsia="仿宋" w:cs="宋体"/>
                <w:kern w:val="0"/>
                <w:sz w:val="24"/>
                <w:szCs w:val="24"/>
              </w:rPr>
              <w:t>近 180 天内该卡号所属根卡下任意卡片有发生消费、取现、还款等主动动账交易的有效卡片数量。</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32</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手机银行客户数新增个人客户数、交易金额、交易笔数</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手机银行</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kern w:val="0"/>
                <w:sz w:val="24"/>
                <w:szCs w:val="24"/>
              </w:rPr>
            </w:pPr>
            <w:r>
              <w:rPr>
                <w:rFonts w:hint="eastAsia" w:ascii="仿宋" w:hAnsi="仿宋" w:eastAsia="仿宋" w:cs="宋体"/>
                <w:b/>
                <w:bCs/>
                <w:kern w:val="0"/>
                <w:sz w:val="24"/>
                <w:szCs w:val="24"/>
              </w:rPr>
              <w:t>综合报表平台</w:t>
            </w:r>
          </w:p>
        </w:tc>
      </w:tr>
      <w:tr>
        <w:tblPrEx>
          <w:tblLayout w:type="fixed"/>
          <w:tblCellMar>
            <w:top w:w="0" w:type="dxa"/>
            <w:left w:w="108" w:type="dxa"/>
            <w:bottom w:w="0" w:type="dxa"/>
            <w:right w:w="108" w:type="dxa"/>
          </w:tblCellMar>
        </w:tblPrEx>
        <w:trPr>
          <w:trHeight w:val="720" w:hRule="atLeast"/>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33</w:t>
            </w:r>
          </w:p>
        </w:tc>
        <w:tc>
          <w:tcPr>
            <w:tcW w:w="2410"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一码付收款户数、新增商户数、交易金额、交易笔数</w:t>
            </w:r>
          </w:p>
        </w:tc>
        <w:tc>
          <w:tcPr>
            <w:tcW w:w="991" w:type="dxa"/>
            <w:tcBorders>
              <w:top w:val="nil"/>
              <w:left w:val="nil"/>
              <w:bottom w:val="single" w:color="auto" w:sz="4" w:space="0"/>
              <w:right w:val="single" w:color="auto" w:sz="4" w:space="0"/>
            </w:tcBorders>
            <w:shd w:val="clear" w:color="auto" w:fill="auto"/>
            <w:vAlign w:val="center"/>
          </w:tcPr>
          <w:p>
            <w:pPr>
              <w:widowControl/>
              <w:spacing w:after="0" w:line="240" w:lineRule="auto"/>
              <w:jc w:val="center"/>
              <w:rPr>
                <w:rFonts w:hint="eastAsia" w:ascii="仿宋" w:hAnsi="仿宋" w:eastAsia="仿宋" w:cs="宋体"/>
                <w:color w:val="000000"/>
                <w:kern w:val="0"/>
                <w:sz w:val="24"/>
                <w:szCs w:val="24"/>
              </w:rPr>
            </w:pPr>
            <w:r>
              <w:rPr>
                <w:rFonts w:hint="eastAsia" w:ascii="仿宋" w:hAnsi="仿宋" w:eastAsia="仿宋" w:cs="宋体"/>
                <w:color w:val="000000"/>
                <w:kern w:val="0"/>
                <w:sz w:val="24"/>
                <w:szCs w:val="24"/>
              </w:rPr>
              <w:t>客户</w:t>
            </w:r>
          </w:p>
        </w:tc>
        <w:tc>
          <w:tcPr>
            <w:tcW w:w="4842" w:type="dxa"/>
            <w:tcBorders>
              <w:top w:val="nil"/>
              <w:left w:val="nil"/>
              <w:bottom w:val="single" w:color="auto" w:sz="4" w:space="0"/>
              <w:right w:val="single" w:color="auto" w:sz="4" w:space="0"/>
            </w:tcBorders>
            <w:shd w:val="clear" w:color="auto" w:fill="auto"/>
            <w:vAlign w:val="center"/>
          </w:tcPr>
          <w:p>
            <w:pPr>
              <w:widowControl/>
              <w:spacing w:after="0" w:line="240" w:lineRule="auto"/>
              <w:jc w:val="left"/>
              <w:rPr>
                <w:rFonts w:hint="eastAsia" w:ascii="仿宋" w:hAnsi="仿宋" w:eastAsia="仿宋" w:cs="宋体"/>
                <w:b/>
                <w:bCs/>
                <w:kern w:val="0"/>
                <w:sz w:val="24"/>
                <w:szCs w:val="24"/>
              </w:rPr>
            </w:pPr>
            <w:r>
              <w:rPr>
                <w:rFonts w:hint="eastAsia" w:ascii="仿宋" w:hAnsi="仿宋" w:eastAsia="仿宋" w:cs="宋体"/>
                <w:b/>
                <w:bCs/>
                <w:kern w:val="0"/>
                <w:sz w:val="24"/>
                <w:szCs w:val="24"/>
              </w:rPr>
              <w:t>综合报表平台</w:t>
            </w:r>
          </w:p>
        </w:tc>
      </w:tr>
    </w:tbl>
    <w:p>
      <w:pPr>
        <w:spacing w:after="0" w:line="360" w:lineRule="auto"/>
        <w:rPr>
          <w:rFonts w:hint="eastAsia" w:ascii="仿宋" w:hAnsi="仿宋" w:eastAsia="仿宋"/>
          <w:sz w:val="24"/>
        </w:rPr>
      </w:pP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 xml:space="preserve">1. </w:t>
      </w:r>
      <w:r>
        <w:rPr>
          <w:rFonts w:ascii="仿宋" w:hAnsi="仿宋" w:eastAsia="仿宋"/>
          <w:color w:val="000000" w:themeColor="text1"/>
          <w:sz w:val="24"/>
          <w14:textFill>
            <w14:solidFill>
              <w14:schemeClr w14:val="tx1"/>
            </w14:solidFill>
          </w14:textFill>
        </w:rPr>
        <w:t>仅</w:t>
      </w:r>
      <w:r>
        <w:rPr>
          <w:rFonts w:hint="eastAsia" w:ascii="仿宋" w:hAnsi="仿宋" w:eastAsia="仿宋"/>
          <w:color w:val="000000" w:themeColor="text1"/>
          <w:sz w:val="24"/>
          <w14:textFill>
            <w14:solidFill>
              <w14:schemeClr w14:val="tx1"/>
            </w14:solidFill>
          </w14:textFill>
        </w:rPr>
        <w:t>总行业务岗、分行业务岗、支行业务岗和网点负责人</w:t>
      </w:r>
      <w:r>
        <w:rPr>
          <w:rFonts w:ascii="仿宋" w:hAnsi="仿宋" w:eastAsia="仿宋"/>
          <w:color w:val="000000" w:themeColor="text1"/>
          <w:sz w:val="24"/>
          <w14:textFill>
            <w14:solidFill>
              <w14:schemeClr w14:val="tx1"/>
            </w14:solidFill>
          </w14:textFill>
        </w:rPr>
        <w:t>可新建目标任务。</w:t>
      </w:r>
    </w:p>
    <w:p>
      <w:pPr>
        <w:spacing w:after="0" w:line="360" w:lineRule="auto"/>
        <w:rPr>
          <w:rFonts w:ascii="仿宋" w:hAnsi="仿宋" w:eastAsia="仿宋"/>
        </w:rPr>
      </w:pPr>
      <w:r>
        <w:rPr>
          <w:rFonts w:ascii="仿宋" w:hAnsi="仿宋" w:eastAsia="仿宋"/>
          <w:sz w:val="24"/>
        </w:rPr>
        <w:t>2. 用户仅可为其</w:t>
      </w:r>
      <w:r>
        <w:rPr>
          <w:rFonts w:hint="eastAsia" w:ascii="仿宋" w:hAnsi="仿宋" w:eastAsia="仿宋"/>
          <w:sz w:val="24"/>
        </w:rPr>
        <w:t>本部、辖</w:t>
      </w:r>
      <w:r>
        <w:rPr>
          <w:rFonts w:ascii="仿宋" w:hAnsi="仿宋" w:eastAsia="仿宋"/>
          <w:sz w:val="24"/>
        </w:rPr>
        <w:t>内机构或客户经理创建任务。</w:t>
      </w:r>
    </w:p>
    <w:p>
      <w:pPr>
        <w:pStyle w:val="8"/>
        <w:numPr>
          <w:ilvl w:val="5"/>
          <w:numId w:val="14"/>
        </w:numPr>
        <w:spacing w:line="360" w:lineRule="auto"/>
        <w:rPr>
          <w:rFonts w:ascii="仿宋" w:hAnsi="仿宋" w:eastAsia="仿宋"/>
        </w:rPr>
      </w:pPr>
      <w:r>
        <w:rPr>
          <w:rFonts w:hint="eastAsia" w:ascii="仿宋" w:hAnsi="仿宋" w:eastAsia="仿宋"/>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新增任务记录</w:t>
            </w:r>
          </w:p>
        </w:tc>
        <w:tc>
          <w:tcPr>
            <w:tcW w:w="2160" w:type="dxa"/>
          </w:tcPr>
          <w:p>
            <w:pPr>
              <w:spacing w:after="0" w:line="360" w:lineRule="auto"/>
              <w:rPr>
                <w:rFonts w:ascii="仿宋" w:hAnsi="仿宋" w:eastAsia="仿宋"/>
              </w:rPr>
            </w:pPr>
            <w:r>
              <w:rPr>
                <w:rFonts w:ascii="仿宋" w:hAnsi="仿宋" w:eastAsia="仿宋"/>
                <w:sz w:val="24"/>
              </w:rPr>
              <w:t>保存成功后生成唯一任务数据</w:t>
            </w:r>
          </w:p>
        </w:tc>
        <w:tc>
          <w:tcPr>
            <w:tcW w:w="2160" w:type="dxa"/>
          </w:tcPr>
          <w:p>
            <w:pPr>
              <w:spacing w:after="0" w:line="360" w:lineRule="auto"/>
              <w:rPr>
                <w:rFonts w:ascii="仿宋" w:hAnsi="仿宋" w:eastAsia="仿宋"/>
              </w:rPr>
            </w:pPr>
            <w:r>
              <w:rPr>
                <w:rFonts w:ascii="仿宋" w:hAnsi="仿宋" w:eastAsia="仿宋"/>
                <w:sz w:val="24"/>
              </w:rPr>
              <w:t>业务记录</w:t>
            </w:r>
          </w:p>
        </w:tc>
        <w:tc>
          <w:tcPr>
            <w:tcW w:w="2160" w:type="dxa"/>
          </w:tcPr>
          <w:p>
            <w:pPr>
              <w:spacing w:after="0" w:line="360" w:lineRule="auto"/>
              <w:rPr>
                <w:rFonts w:ascii="仿宋" w:hAnsi="仿宋" w:eastAsia="仿宋"/>
              </w:rPr>
            </w:pPr>
            <w:r>
              <w:rPr>
                <w:rFonts w:ascii="仿宋" w:hAnsi="仿宋" w:eastAsia="仿宋"/>
                <w:sz w:val="24"/>
              </w:rPr>
              <w:t>目标任务基础信息与指标信息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保存结果提示</w:t>
            </w:r>
          </w:p>
        </w:tc>
        <w:tc>
          <w:tcPr>
            <w:tcW w:w="2160" w:type="dxa"/>
          </w:tcPr>
          <w:p>
            <w:pPr>
              <w:spacing w:after="0" w:line="360" w:lineRule="auto"/>
              <w:rPr>
                <w:rFonts w:ascii="仿宋" w:hAnsi="仿宋" w:eastAsia="仿宋"/>
              </w:rPr>
            </w:pPr>
            <w:r>
              <w:rPr>
                <w:rFonts w:ascii="仿宋" w:hAnsi="仿宋" w:eastAsia="仿宋"/>
                <w:sz w:val="24"/>
              </w:rPr>
              <w:t>保存成功或失败时返回明确文案</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反馈新增处理结果</w:t>
            </w:r>
          </w:p>
        </w:tc>
      </w:tr>
    </w:tbl>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after="0" w:line="360" w:lineRule="auto"/>
        <w:rPr>
          <w:rFonts w:ascii="仿宋" w:hAnsi="仿宋" w:eastAsia="仿宋"/>
          <w:sz w:val="24"/>
        </w:rPr>
      </w:pPr>
      <w:r>
        <w:rPr>
          <w:rFonts w:hint="eastAsia" w:ascii="仿宋" w:hAnsi="仿宋" w:eastAsia="仿宋"/>
          <w:sz w:val="24"/>
        </w:rPr>
        <w:t>第一步：</w:t>
      </w:r>
    </w:p>
    <w:p>
      <w:pPr>
        <w:spacing w:after="0" w:line="360" w:lineRule="auto"/>
        <w:jc w:val="left"/>
        <w:rPr>
          <w:rFonts w:ascii="仿宋" w:hAnsi="仿宋" w:eastAsia="仿宋"/>
          <w:sz w:val="24"/>
        </w:rPr>
      </w:pPr>
      <w:r>
        <w:rPr>
          <w:rFonts w:ascii="仿宋" w:hAnsi="仿宋" w:eastAsia="仿宋" w:cs="仿宋"/>
          <w:sz w:val="24"/>
        </w:rPr>
        <w:t>待提供</w:t>
      </w:r>
    </w:p>
    <w:p>
      <w:pPr>
        <w:spacing w:after="0" w:line="360" w:lineRule="auto"/>
        <w:rPr>
          <w:rFonts w:ascii="仿宋" w:hAnsi="仿宋" w:eastAsia="仿宋"/>
          <w:sz w:val="24"/>
        </w:rPr>
      </w:pPr>
      <w:r>
        <w:rPr>
          <w:rFonts w:hint="eastAsia" w:ascii="仿宋" w:hAnsi="仿宋" w:eastAsia="仿宋"/>
          <w:sz w:val="24"/>
        </w:rPr>
        <w:t>第二步：</w:t>
      </w:r>
    </w:p>
    <w:p>
      <w:pPr>
        <w:spacing w:after="0" w:line="360" w:lineRule="auto"/>
        <w:rPr>
          <w:rFonts w:ascii="仿宋" w:hAnsi="仿宋" w:eastAsia="仿宋"/>
          <w:sz w:val="24"/>
        </w:rPr>
      </w:pPr>
      <w:r>
        <w:rPr>
          <w:rFonts w:hint="eastAsia" w:ascii="仿宋" w:hAnsi="仿宋" w:eastAsia="仿宋"/>
          <w:sz w:val="24"/>
        </w:rPr>
        <w:t>第三步：</w:t>
      </w:r>
    </w:p>
    <w:p>
      <w:pPr>
        <w:spacing w:after="0" w:line="360" w:lineRule="auto"/>
        <w:rPr>
          <w:rFonts w:ascii="仿宋" w:hAnsi="仿宋" w:eastAsia="仿宋"/>
          <w:sz w:val="24"/>
        </w:rPr>
      </w:pPr>
      <w:r>
        <w:rPr>
          <w:rFonts w:hint="eastAsia" w:ascii="仿宋" w:hAnsi="仿宋" w:eastAsia="仿宋"/>
          <w:sz w:val="24"/>
        </w:rPr>
        <w:t>第四步：</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after="0" w:line="360" w:lineRule="auto"/>
        <w:rPr>
          <w:rFonts w:ascii="仿宋" w:hAnsi="仿宋" w:eastAsia="仿宋"/>
        </w:rPr>
      </w:pPr>
      <w:r>
        <w:rPr>
          <w:rFonts w:ascii="仿宋" w:hAnsi="仿宋" w:eastAsia="仿宋"/>
          <w:sz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rPr>
      </w:pPr>
      <w:r>
        <w:rPr>
          <w:rFonts w:ascii="仿宋" w:hAnsi="仿宋" w:eastAsia="仿宋"/>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编辑</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rPr>
      </w:pPr>
      <w:r>
        <w:rPr>
          <w:rFonts w:ascii="仿宋" w:hAnsi="仿宋" w:eastAsia="仿宋"/>
          <w:sz w:val="24"/>
        </w:rPr>
        <w:t>支持</w:t>
      </w:r>
      <w:r>
        <w:rPr>
          <w:rFonts w:hint="eastAsia" w:ascii="仿宋" w:hAnsi="仿宋" w:eastAsia="仿宋"/>
          <w:sz w:val="24"/>
        </w:rPr>
        <w:t>机构管理岗</w:t>
      </w:r>
      <w:r>
        <w:rPr>
          <w:rFonts w:ascii="仿宋" w:hAnsi="仿宋" w:eastAsia="仿宋"/>
          <w:sz w:val="24"/>
        </w:rPr>
        <w:t>对</w:t>
      </w:r>
      <w:r>
        <w:rPr>
          <w:rFonts w:hint="eastAsia" w:ascii="仿宋" w:hAnsi="仿宋" w:eastAsia="仿宋"/>
          <w:sz w:val="24"/>
        </w:rPr>
        <w:t>“待提交”、“审核未通过”</w:t>
      </w:r>
      <w:r>
        <w:rPr>
          <w:rFonts w:ascii="仿宋" w:hAnsi="仿宋" w:eastAsia="仿宋"/>
          <w:sz w:val="24"/>
        </w:rPr>
        <w:t>的目标任务进行修改，确保任务配置与实际经营管理要求保持一致。</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after="0" w:line="360" w:lineRule="auto"/>
        <w:rPr>
          <w:rFonts w:ascii="仿宋" w:hAnsi="仿宋" w:eastAsia="仿宋"/>
          <w:sz w:val="24"/>
        </w:rPr>
      </w:pPr>
      <w:r>
        <w:rPr>
          <w:rFonts w:hint="eastAsia" w:ascii="仿宋" w:hAnsi="仿宋" w:eastAsia="仿宋"/>
          <w:sz w:val="24"/>
        </w:rPr>
        <w:t>第一步“设置基础信息”：</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任务名称</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目标任务名称</w:t>
            </w:r>
            <w:r>
              <w:rPr>
                <w:rFonts w:hint="eastAsia" w:ascii="仿宋" w:hAnsi="仿宋" w:eastAsia="仿宋"/>
                <w:sz w:val="24"/>
              </w:rPr>
              <w:t>不超过50个汉字</w:t>
            </w:r>
            <w:r>
              <w:rPr>
                <w:rFonts w:ascii="仿宋" w:hAnsi="仿宋" w:eastAsia="仿宋"/>
                <w:sz w:val="24"/>
              </w:rPr>
              <w:t>；</w:t>
            </w:r>
            <w:r>
              <w:rPr>
                <w:rFonts w:hint="eastAsia" w:ascii="仿宋" w:hAnsi="仿宋" w:eastAsia="仿宋"/>
                <w:color w:val="000000" w:themeColor="text1"/>
                <w:sz w:val="24"/>
                <w14:textFill>
                  <w14:solidFill>
                    <w14:schemeClr w14:val="tx1"/>
                  </w14:solidFill>
                </w14:textFill>
              </w:rPr>
              <w:t>任务名称不</w:t>
            </w:r>
            <w:r>
              <w:rPr>
                <w:rFonts w:ascii="仿宋" w:hAnsi="仿宋" w:eastAsia="仿宋"/>
                <w:color w:val="000000" w:themeColor="text1"/>
                <w:sz w:val="24"/>
                <w14:textFill>
                  <w14:solidFill>
                    <w14:schemeClr w14:val="tx1"/>
                  </w14:solidFill>
                </w14:textFill>
              </w:rPr>
              <w:t>可重复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任务开始日期</w:t>
            </w:r>
          </w:p>
        </w:tc>
        <w:tc>
          <w:tcPr>
            <w:tcW w:w="2160" w:type="dxa"/>
          </w:tcPr>
          <w:p>
            <w:pPr>
              <w:spacing w:after="0" w:line="360" w:lineRule="auto"/>
              <w:rPr>
                <w:rFonts w:ascii="仿宋" w:hAnsi="仿宋" w:eastAsia="仿宋"/>
              </w:rPr>
            </w:pPr>
            <w:r>
              <w:rPr>
                <w:rFonts w:ascii="仿宋" w:hAnsi="仿宋" w:eastAsia="仿宋"/>
                <w:sz w:val="24"/>
              </w:rPr>
              <w:t>必输；</w:t>
            </w:r>
            <w:r>
              <w:rPr>
                <w:rFonts w:hint="eastAsia" w:ascii="仿宋" w:hAnsi="仿宋" w:eastAsia="仿宋"/>
                <w:sz w:val="24"/>
              </w:rPr>
              <w:t>任务开始日期</w:t>
            </w:r>
            <w:r>
              <w:rPr>
                <w:rFonts w:ascii="仿宋" w:hAnsi="仿宋" w:eastAsia="仿宋"/>
                <w:sz w:val="24"/>
              </w:rPr>
              <w:t>不得晚于</w:t>
            </w:r>
            <w:r>
              <w:rPr>
                <w:rFonts w:hint="eastAsia" w:ascii="仿宋" w:hAnsi="仿宋" w:eastAsia="仿宋"/>
                <w:sz w:val="24"/>
              </w:rPr>
              <w:t>任务结束日期</w:t>
            </w:r>
          </w:p>
        </w:tc>
        <w:tc>
          <w:tcPr>
            <w:tcW w:w="2160" w:type="dxa"/>
          </w:tcPr>
          <w:p>
            <w:pPr>
              <w:spacing w:after="0" w:line="360" w:lineRule="auto"/>
              <w:rPr>
                <w:rFonts w:ascii="仿宋" w:hAnsi="仿宋" w:eastAsia="仿宋"/>
              </w:rPr>
            </w:pPr>
            <w:r>
              <w:rPr>
                <w:rFonts w:ascii="仿宋" w:hAnsi="仿宋" w:eastAsia="仿宋"/>
                <w:sz w:val="24"/>
              </w:rPr>
              <w:t>日期区间</w:t>
            </w:r>
          </w:p>
        </w:tc>
        <w:tc>
          <w:tcPr>
            <w:tcW w:w="2160" w:type="dxa"/>
          </w:tcPr>
          <w:p>
            <w:pPr>
              <w:spacing w:after="0" w:line="360" w:lineRule="auto"/>
              <w:rPr>
                <w:rFonts w:ascii="仿宋" w:hAnsi="仿宋" w:eastAsia="仿宋"/>
              </w:rPr>
            </w:pPr>
            <w:r>
              <w:rPr>
                <w:rFonts w:ascii="仿宋" w:hAnsi="仿宋" w:eastAsia="仿宋"/>
                <w:sz w:val="24"/>
              </w:rPr>
              <w:t>任务执行周期</w:t>
            </w:r>
            <w:r>
              <w:rPr>
                <w:rFonts w:hint="eastAsia" w:ascii="仿宋" w:hAnsi="仿宋" w:eastAsia="仿宋"/>
                <w:sz w:val="24"/>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任务结束日期</w:t>
            </w:r>
          </w:p>
        </w:tc>
        <w:tc>
          <w:tcPr>
            <w:tcW w:w="2160" w:type="dxa"/>
          </w:tcPr>
          <w:p>
            <w:pPr>
              <w:spacing w:after="0" w:line="360" w:lineRule="auto"/>
              <w:rPr>
                <w:rFonts w:ascii="仿宋" w:hAnsi="仿宋" w:eastAsia="仿宋"/>
                <w:sz w:val="24"/>
              </w:rPr>
            </w:pPr>
            <w:r>
              <w:rPr>
                <w:rFonts w:ascii="仿宋" w:hAnsi="仿宋" w:eastAsia="仿宋"/>
                <w:sz w:val="24"/>
              </w:rPr>
              <w:t>必输；</w:t>
            </w:r>
            <w:r>
              <w:rPr>
                <w:rFonts w:hint="eastAsia" w:ascii="仿宋" w:hAnsi="仿宋" w:eastAsia="仿宋"/>
                <w:sz w:val="24"/>
              </w:rPr>
              <w:t>任务开始日期</w:t>
            </w:r>
            <w:r>
              <w:rPr>
                <w:rFonts w:ascii="仿宋" w:hAnsi="仿宋" w:eastAsia="仿宋"/>
                <w:sz w:val="24"/>
              </w:rPr>
              <w:t>不得晚于</w:t>
            </w:r>
            <w:r>
              <w:rPr>
                <w:rFonts w:hint="eastAsia" w:ascii="仿宋" w:hAnsi="仿宋" w:eastAsia="仿宋"/>
                <w:sz w:val="24"/>
              </w:rPr>
              <w:t>任务结束日期</w:t>
            </w:r>
          </w:p>
        </w:tc>
        <w:tc>
          <w:tcPr>
            <w:tcW w:w="2160" w:type="dxa"/>
          </w:tcPr>
          <w:p>
            <w:pPr>
              <w:spacing w:after="0" w:line="360" w:lineRule="auto"/>
              <w:rPr>
                <w:rFonts w:ascii="仿宋" w:hAnsi="仿宋" w:eastAsia="仿宋"/>
                <w:sz w:val="24"/>
              </w:rPr>
            </w:pPr>
            <w:r>
              <w:rPr>
                <w:rFonts w:ascii="仿宋" w:hAnsi="仿宋" w:eastAsia="仿宋"/>
                <w:sz w:val="24"/>
              </w:rPr>
              <w:t>日期区间</w:t>
            </w:r>
          </w:p>
        </w:tc>
        <w:tc>
          <w:tcPr>
            <w:tcW w:w="2160" w:type="dxa"/>
          </w:tcPr>
          <w:p>
            <w:pPr>
              <w:spacing w:after="0" w:line="360" w:lineRule="auto"/>
              <w:rPr>
                <w:rFonts w:ascii="仿宋" w:hAnsi="仿宋" w:eastAsia="仿宋"/>
                <w:sz w:val="24"/>
              </w:rPr>
            </w:pPr>
            <w:r>
              <w:rPr>
                <w:rFonts w:ascii="仿宋" w:hAnsi="仿宋" w:eastAsia="仿宋"/>
                <w:sz w:val="24"/>
              </w:rPr>
              <w:t>任务执行周期</w:t>
            </w:r>
            <w:r>
              <w:rPr>
                <w:rFonts w:hint="eastAsia" w:ascii="仿宋" w:hAnsi="仿宋" w:eastAsia="仿宋"/>
                <w:sz w:val="24"/>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任务类型</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hint="eastAsia" w:ascii="仿宋" w:hAnsi="仿宋" w:eastAsia="仿宋"/>
                <w:sz w:val="24"/>
              </w:rPr>
              <w:t>单选项</w:t>
            </w:r>
          </w:p>
        </w:tc>
        <w:tc>
          <w:tcPr>
            <w:tcW w:w="2160" w:type="dxa"/>
          </w:tcPr>
          <w:p>
            <w:pPr>
              <w:spacing w:after="0" w:line="360" w:lineRule="auto"/>
              <w:rPr>
                <w:rFonts w:ascii="仿宋" w:hAnsi="仿宋" w:eastAsia="仿宋"/>
              </w:rPr>
            </w:pPr>
            <w:r>
              <w:rPr>
                <w:rFonts w:ascii="仿宋" w:hAnsi="仿宋" w:eastAsia="仿宋"/>
                <w:sz w:val="24"/>
              </w:rPr>
              <w:t>定义任务考核周期</w:t>
            </w:r>
            <w:r>
              <w:rPr>
                <w:rFonts w:hint="eastAsia" w:ascii="仿宋" w:hAnsi="仿宋" w:eastAsia="仿宋"/>
                <w:sz w:val="24"/>
              </w:rPr>
              <w:t>；</w:t>
            </w:r>
            <w:r>
              <w:rPr>
                <w:rFonts w:ascii="仿宋" w:hAnsi="仿宋" w:eastAsia="仿宋"/>
                <w:sz w:val="24"/>
              </w:rPr>
              <w:t>枚举值为年度任务、季度任务、月度任务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任务说明</w:t>
            </w:r>
          </w:p>
        </w:tc>
        <w:tc>
          <w:tcPr>
            <w:tcW w:w="2160" w:type="dxa"/>
          </w:tcPr>
          <w:p>
            <w:pPr>
              <w:spacing w:after="0" w:line="360" w:lineRule="auto"/>
              <w:rPr>
                <w:rFonts w:ascii="仿宋" w:hAnsi="仿宋" w:eastAsia="仿宋"/>
              </w:rPr>
            </w:pPr>
            <w:r>
              <w:rPr>
                <w:rFonts w:ascii="仿宋" w:hAnsi="仿宋" w:eastAsia="仿宋"/>
                <w:sz w:val="24"/>
              </w:rPr>
              <w:t>必输；</w:t>
            </w:r>
            <w:r>
              <w:rPr>
                <w:rFonts w:hint="eastAsia" w:ascii="仿宋" w:hAnsi="仿宋" w:eastAsia="仿宋"/>
                <w:sz w:val="24"/>
              </w:rPr>
              <w:t>不超过</w:t>
            </w:r>
            <w:r>
              <w:rPr>
                <w:rFonts w:ascii="仿宋" w:hAnsi="仿宋" w:eastAsia="仿宋"/>
                <w:sz w:val="24"/>
              </w:rPr>
              <w:t>200</w:t>
            </w:r>
            <w:r>
              <w:rPr>
                <w:rFonts w:hint="eastAsia" w:ascii="仿宋" w:hAnsi="仿宋" w:eastAsia="仿宋"/>
                <w:sz w:val="24"/>
              </w:rPr>
              <w:t>个汉</w:t>
            </w:r>
            <w:r>
              <w:rPr>
                <w:rFonts w:ascii="仿宋" w:hAnsi="仿宋" w:eastAsia="仿宋"/>
                <w:sz w:val="24"/>
              </w:rPr>
              <w:t>字</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说明任务背景与考核要求</w:t>
            </w:r>
          </w:p>
        </w:tc>
      </w:tr>
    </w:tbl>
    <w:p>
      <w:pPr>
        <w:spacing w:after="0" w:line="360" w:lineRule="auto"/>
        <w:rPr>
          <w:rFonts w:ascii="仿宋" w:hAnsi="仿宋" w:eastAsia="仿宋"/>
          <w:sz w:val="24"/>
        </w:rPr>
      </w:pPr>
      <w:r>
        <w:rPr>
          <w:rFonts w:hint="eastAsia" w:ascii="仿宋" w:hAnsi="仿宋" w:eastAsia="仿宋"/>
          <w:sz w:val="24"/>
        </w:rPr>
        <w:t>第二步“选择考核指标”：</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考核指标搜索</w:t>
            </w:r>
          </w:p>
        </w:tc>
        <w:tc>
          <w:tcPr>
            <w:tcW w:w="2160" w:type="dxa"/>
          </w:tcPr>
          <w:p>
            <w:pPr>
              <w:spacing w:after="0" w:line="360" w:lineRule="auto"/>
              <w:rPr>
                <w:rFonts w:ascii="仿宋" w:hAnsi="仿宋" w:eastAsia="仿宋"/>
                <w:sz w:val="24"/>
              </w:rPr>
            </w:pPr>
            <w:r>
              <w:rPr>
                <w:rFonts w:hint="eastAsia" w:ascii="仿宋" w:hAnsi="仿宋" w:eastAsia="仿宋"/>
                <w:sz w:val="24"/>
              </w:rPr>
              <w:t>非必输</w:t>
            </w:r>
          </w:p>
        </w:tc>
        <w:tc>
          <w:tcPr>
            <w:tcW w:w="2160" w:type="dxa"/>
          </w:tcPr>
          <w:p>
            <w:pPr>
              <w:spacing w:after="0" w:line="360" w:lineRule="auto"/>
              <w:rPr>
                <w:rFonts w:ascii="仿宋" w:hAnsi="仿宋" w:eastAsia="仿宋"/>
                <w:sz w:val="24"/>
              </w:rPr>
            </w:pPr>
            <w:r>
              <w:rPr>
                <w:rFonts w:hint="eastAsia" w:ascii="仿宋" w:hAnsi="仿宋" w:eastAsia="仿宋"/>
                <w:sz w:val="24"/>
              </w:rPr>
              <w:t>输入框</w:t>
            </w:r>
          </w:p>
        </w:tc>
        <w:tc>
          <w:tcPr>
            <w:tcW w:w="2160" w:type="dxa"/>
          </w:tcPr>
          <w:p>
            <w:pPr>
              <w:spacing w:after="0" w:line="360" w:lineRule="auto"/>
              <w:rPr>
                <w:rFonts w:ascii="仿宋" w:hAnsi="仿宋" w:eastAsia="仿宋"/>
                <w:sz w:val="24"/>
              </w:rPr>
            </w:pPr>
            <w:r>
              <w:rPr>
                <w:rFonts w:hint="eastAsia" w:ascii="仿宋" w:hAnsi="仿宋" w:eastAsia="仿宋"/>
                <w:sz w:val="24"/>
              </w:rPr>
              <w:t>通过指标名称搜索指标，点击“搜索”按钮执行搜索，刷新指标列表，点击“重置”按钮将指标列表置为初始状态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所属部门</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单选框</w:t>
            </w:r>
          </w:p>
        </w:tc>
        <w:tc>
          <w:tcPr>
            <w:tcW w:w="2160" w:type="dxa"/>
          </w:tcPr>
          <w:p>
            <w:pPr>
              <w:spacing w:after="0" w:line="360" w:lineRule="auto"/>
              <w:rPr>
                <w:rFonts w:ascii="仿宋" w:hAnsi="仿宋" w:eastAsia="仿宋"/>
                <w:sz w:val="24"/>
              </w:rPr>
            </w:pPr>
            <w:r>
              <w:rPr>
                <w:rFonts w:hint="eastAsia" w:ascii="仿宋" w:hAnsi="仿宋" w:eastAsia="仿宋"/>
                <w:color w:val="000000" w:themeColor="text1"/>
                <w:sz w:val="24"/>
                <w14:textFill>
                  <w14:solidFill>
                    <w14:schemeClr w14:val="tx1"/>
                  </w14:solidFill>
                </w14:textFill>
              </w:rPr>
              <w:t>设置指标的所属部门，选项有：零售银行部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考核对象类型</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单选框</w:t>
            </w:r>
          </w:p>
        </w:tc>
        <w:tc>
          <w:tcPr>
            <w:tcW w:w="2160" w:type="dxa"/>
          </w:tcPr>
          <w:p>
            <w:pPr>
              <w:spacing w:after="0" w:line="360" w:lineRule="auto"/>
              <w:rPr>
                <w:rFonts w:ascii="仿宋" w:hAnsi="仿宋" w:eastAsia="仿宋"/>
                <w:color w:val="FF0000"/>
                <w:sz w:val="24"/>
              </w:rPr>
            </w:pPr>
            <w:r>
              <w:rPr>
                <w:rFonts w:hint="eastAsia" w:ascii="仿宋" w:hAnsi="仿宋" w:eastAsia="仿宋"/>
                <w:sz w:val="24"/>
              </w:rPr>
              <w:t>选项：“到机构”、“到个人”；默认“到机构”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考核指标</w:t>
            </w:r>
            <w:r>
              <w:rPr>
                <w:rFonts w:hint="eastAsia" w:ascii="仿宋" w:hAnsi="仿宋" w:eastAsia="仿宋"/>
                <w:sz w:val="24"/>
              </w:rPr>
              <w:t>名称</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hint="eastAsia"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指标按分类展示，点击指标分类名称前面的“展开”、“收起”图标可展开、收起指标分类；选择</w:t>
            </w:r>
            <w:r>
              <w:rPr>
                <w:rFonts w:ascii="仿宋" w:hAnsi="仿宋" w:eastAsia="仿宋"/>
                <w:sz w:val="24"/>
              </w:rPr>
              <w:t>本次任务的考核指标</w:t>
            </w:r>
            <w:r>
              <w:rPr>
                <w:rFonts w:hint="eastAsia" w:ascii="仿宋" w:hAnsi="仿宋" w:eastAsia="仿宋"/>
                <w:sz w:val="24"/>
              </w:rPr>
              <w:t>，可多选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考核</w:t>
            </w:r>
            <w:r>
              <w:rPr>
                <w:rFonts w:hint="eastAsia" w:ascii="仿宋" w:hAnsi="仿宋" w:eastAsia="仿宋"/>
                <w:sz w:val="24"/>
              </w:rPr>
              <w:t>指标口径</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hint="eastAsia"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回显指标的口径</w:t>
            </w:r>
          </w:p>
        </w:tc>
      </w:tr>
    </w:tbl>
    <w:p>
      <w:pPr>
        <w:spacing w:after="0" w:line="360" w:lineRule="auto"/>
        <w:rPr>
          <w:rFonts w:ascii="仿宋" w:hAnsi="仿宋" w:eastAsia="仿宋"/>
          <w:sz w:val="24"/>
        </w:rPr>
      </w:pPr>
      <w:r>
        <w:rPr>
          <w:rFonts w:hint="eastAsia" w:ascii="仿宋" w:hAnsi="仿宋" w:eastAsia="仿宋"/>
          <w:sz w:val="24"/>
        </w:rPr>
        <w:t>第三步“选择考核对象”：</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考核对象</w:t>
            </w:r>
          </w:p>
        </w:tc>
        <w:tc>
          <w:tcPr>
            <w:tcW w:w="2160" w:type="dxa"/>
          </w:tcPr>
          <w:p>
            <w:pPr>
              <w:spacing w:after="0" w:line="360" w:lineRule="auto"/>
              <w:rPr>
                <w:rFonts w:ascii="仿宋" w:hAnsi="仿宋" w:eastAsia="仿宋"/>
              </w:rPr>
            </w:pPr>
            <w:r>
              <w:rPr>
                <w:rFonts w:ascii="仿宋" w:hAnsi="仿宋" w:eastAsia="仿宋"/>
                <w:sz w:val="24"/>
              </w:rPr>
              <w:t>必输</w:t>
            </w:r>
            <w:r>
              <w:rPr>
                <w:rFonts w:hint="eastAsia" w:ascii="仿宋" w:hAnsi="仿宋" w:eastAsia="仿宋"/>
                <w:sz w:val="24"/>
              </w:rPr>
              <w:t>；第二步的“考核对象类型”为“到机构”时，可以选择机构和个人用户；“考核对象类型”为“到个人”时，只能选择机构下的个人用户</w:t>
            </w:r>
          </w:p>
        </w:tc>
        <w:tc>
          <w:tcPr>
            <w:tcW w:w="2160" w:type="dxa"/>
          </w:tcPr>
          <w:p>
            <w:pPr>
              <w:spacing w:after="0" w:line="360" w:lineRule="auto"/>
              <w:rPr>
                <w:rFonts w:ascii="仿宋" w:hAnsi="仿宋" w:eastAsia="仿宋"/>
              </w:rPr>
            </w:pPr>
            <w:r>
              <w:rPr>
                <w:rFonts w:ascii="仿宋" w:hAnsi="仿宋" w:eastAsia="仿宋"/>
                <w:sz w:val="24"/>
              </w:rPr>
              <w:t>机构树/人员选择</w:t>
            </w:r>
          </w:p>
        </w:tc>
        <w:tc>
          <w:tcPr>
            <w:tcW w:w="2160" w:type="dxa"/>
          </w:tcPr>
          <w:p>
            <w:pPr>
              <w:spacing w:after="0" w:line="360" w:lineRule="auto"/>
              <w:rPr>
                <w:rFonts w:ascii="仿宋" w:hAnsi="仿宋" w:eastAsia="仿宋"/>
              </w:rPr>
            </w:pPr>
            <w:r>
              <w:rPr>
                <w:rFonts w:ascii="仿宋" w:hAnsi="仿宋" w:eastAsia="仿宋"/>
                <w:sz w:val="24"/>
              </w:rPr>
              <w:t>定义任务执行对象；按机构树选择机构或客户经理</w:t>
            </w:r>
            <w:r>
              <w:rPr>
                <w:rFonts w:hint="eastAsia" w:ascii="仿宋" w:hAnsi="仿宋" w:eastAsia="仿宋"/>
                <w:sz w:val="24"/>
              </w:rPr>
              <w:t>，可向辖下跨机构层级选择考核对象</w:t>
            </w:r>
          </w:p>
        </w:tc>
      </w:tr>
    </w:tbl>
    <w:p>
      <w:pPr>
        <w:spacing w:after="0" w:line="360" w:lineRule="auto"/>
        <w:rPr>
          <w:rFonts w:ascii="仿宋" w:hAnsi="仿宋" w:eastAsia="仿宋"/>
          <w:sz w:val="24"/>
        </w:rPr>
      </w:pPr>
      <w:r>
        <w:rPr>
          <w:rFonts w:hint="eastAsia" w:ascii="仿宋" w:hAnsi="仿宋" w:eastAsia="仿宋"/>
          <w:sz w:val="24"/>
        </w:rPr>
        <w:t>第四步“指标分解明细”：</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考核</w:t>
            </w:r>
            <w:r>
              <w:rPr>
                <w:rFonts w:hint="eastAsia" w:ascii="仿宋" w:hAnsi="仿宋" w:eastAsia="仿宋"/>
                <w:sz w:val="24"/>
              </w:rPr>
              <w:t>指标值</w:t>
            </w:r>
          </w:p>
        </w:tc>
        <w:tc>
          <w:tcPr>
            <w:tcW w:w="2160" w:type="dxa"/>
          </w:tcPr>
          <w:p>
            <w:pPr>
              <w:spacing w:after="0" w:line="360" w:lineRule="auto"/>
              <w:rPr>
                <w:rFonts w:ascii="仿宋" w:hAnsi="仿宋" w:eastAsia="仿宋"/>
              </w:rPr>
            </w:pPr>
            <w:r>
              <w:rPr>
                <w:rFonts w:ascii="仿宋" w:hAnsi="仿宋" w:eastAsia="仿宋"/>
                <w:sz w:val="24"/>
              </w:rPr>
              <w:t>必输</w:t>
            </w:r>
            <w:r>
              <w:rPr>
                <w:rFonts w:hint="eastAsia" w:ascii="仿宋" w:hAnsi="仿宋" w:eastAsia="仿宋"/>
                <w:sz w:val="24"/>
              </w:rPr>
              <w:t>；整数</w:t>
            </w:r>
          </w:p>
        </w:tc>
        <w:tc>
          <w:tcPr>
            <w:tcW w:w="2160" w:type="dxa"/>
          </w:tcPr>
          <w:p>
            <w:pPr>
              <w:spacing w:after="0" w:line="360" w:lineRule="auto"/>
              <w:rPr>
                <w:rFonts w:ascii="仿宋" w:hAnsi="仿宋" w:eastAsia="仿宋"/>
              </w:rPr>
            </w:pPr>
            <w:r>
              <w:rPr>
                <w:rFonts w:hint="eastAsia" w:ascii="仿宋" w:hAnsi="仿宋" w:eastAsia="仿宋"/>
                <w:sz w:val="24"/>
              </w:rPr>
              <w:t>数值</w:t>
            </w:r>
          </w:p>
        </w:tc>
        <w:tc>
          <w:tcPr>
            <w:tcW w:w="2160" w:type="dxa"/>
          </w:tcPr>
          <w:p>
            <w:pPr>
              <w:spacing w:after="0" w:line="360" w:lineRule="auto"/>
              <w:rPr>
                <w:rFonts w:ascii="仿宋" w:hAnsi="仿宋" w:eastAsia="仿宋"/>
              </w:rPr>
            </w:pPr>
            <w:r>
              <w:rPr>
                <w:rFonts w:ascii="仿宋" w:hAnsi="仿宋" w:eastAsia="仿宋"/>
                <w:sz w:val="24"/>
              </w:rPr>
              <w:t>设置</w:t>
            </w:r>
            <w:r>
              <w:rPr>
                <w:rFonts w:hint="eastAsia" w:ascii="仿宋" w:hAnsi="仿宋" w:eastAsia="仿宋"/>
                <w:sz w:val="24"/>
              </w:rPr>
              <w:t>所有考核对象的所有考核指标的值</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用户在</w:t>
      </w:r>
      <w:r>
        <w:rPr>
          <w:rFonts w:hint="eastAsia" w:ascii="仿宋" w:hAnsi="仿宋" w:eastAsia="仿宋"/>
          <w:sz w:val="24"/>
        </w:rPr>
        <w:t>目标任务管理</w:t>
      </w:r>
      <w:r>
        <w:rPr>
          <w:rFonts w:ascii="仿宋" w:hAnsi="仿宋" w:eastAsia="仿宋"/>
          <w:sz w:val="24"/>
        </w:rPr>
        <w:t>列表中选择一条</w:t>
      </w:r>
      <w:r>
        <w:rPr>
          <w:rFonts w:hint="eastAsia" w:ascii="仿宋" w:hAnsi="仿宋" w:eastAsia="仿宋"/>
          <w:sz w:val="24"/>
        </w:rPr>
        <w:t>符合校验的</w:t>
      </w:r>
      <w:r>
        <w:rPr>
          <w:rFonts w:ascii="仿宋" w:hAnsi="仿宋" w:eastAsia="仿宋"/>
          <w:sz w:val="24"/>
        </w:rPr>
        <w:t>任务后</w:t>
      </w:r>
      <w:r>
        <w:rPr>
          <w:rFonts w:hint="eastAsia" w:ascii="仿宋" w:hAnsi="仿宋" w:eastAsia="仿宋"/>
          <w:sz w:val="24"/>
        </w:rPr>
        <w:t>，</w:t>
      </w:r>
      <w:r>
        <w:rPr>
          <w:rFonts w:ascii="仿宋" w:hAnsi="仿宋" w:eastAsia="仿宋"/>
          <w:sz w:val="24"/>
        </w:rPr>
        <w:t>点击“编辑”</w:t>
      </w:r>
      <w:r>
        <w:rPr>
          <w:rFonts w:hint="eastAsia" w:ascii="仿宋" w:hAnsi="仿宋" w:eastAsia="仿宋"/>
          <w:sz w:val="24"/>
        </w:rPr>
        <w:t>按钮</w:t>
      </w:r>
      <w:r>
        <w:rPr>
          <w:rFonts w:ascii="仿宋" w:hAnsi="仿宋" w:eastAsia="仿宋"/>
          <w:sz w:val="24"/>
        </w:rPr>
        <w:t>，系统</w:t>
      </w:r>
      <w:r>
        <w:rPr>
          <w:rFonts w:hint="eastAsia" w:ascii="仿宋" w:hAnsi="仿宋" w:eastAsia="仿宋"/>
          <w:sz w:val="24"/>
        </w:rPr>
        <w:t>右侧抽屉式</w:t>
      </w:r>
      <w:r>
        <w:rPr>
          <w:rFonts w:ascii="仿宋" w:hAnsi="仿宋" w:eastAsia="仿宋"/>
          <w:sz w:val="24"/>
        </w:rPr>
        <w:t>打开编辑页面并回显原始数据。</w:t>
      </w:r>
    </w:p>
    <w:p>
      <w:pPr>
        <w:spacing w:after="0" w:line="360" w:lineRule="auto"/>
        <w:rPr>
          <w:rFonts w:ascii="仿宋" w:hAnsi="仿宋" w:eastAsia="仿宋"/>
        </w:rPr>
      </w:pPr>
      <w:r>
        <w:rPr>
          <w:rFonts w:ascii="仿宋" w:hAnsi="仿宋" w:eastAsia="仿宋"/>
          <w:sz w:val="24"/>
        </w:rPr>
        <w:t>2. 用户修改后点击保存，系统重新校验任务信息并更新记录。</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ascii="仿宋" w:hAnsi="仿宋" w:eastAsia="仿宋"/>
          <w:sz w:val="24"/>
        </w:rPr>
        <w:t>1. 仅“</w:t>
      </w:r>
      <w:r>
        <w:rPr>
          <w:rFonts w:hint="eastAsia" w:ascii="仿宋" w:hAnsi="仿宋" w:eastAsia="仿宋"/>
          <w:sz w:val="24"/>
        </w:rPr>
        <w:t>待提交</w:t>
      </w:r>
      <w:r>
        <w:rPr>
          <w:rFonts w:ascii="仿宋" w:hAnsi="仿宋" w:eastAsia="仿宋"/>
          <w:sz w:val="24"/>
        </w:rPr>
        <w:t>”</w:t>
      </w:r>
      <w:r>
        <w:rPr>
          <w:rFonts w:hint="eastAsia" w:ascii="仿宋" w:hAnsi="仿宋" w:eastAsia="仿宋"/>
          <w:sz w:val="24"/>
        </w:rPr>
        <w:t>、“审核未通过”</w:t>
      </w:r>
      <w:r>
        <w:rPr>
          <w:rFonts w:ascii="仿宋" w:hAnsi="仿宋" w:eastAsia="仿宋"/>
          <w:sz w:val="24"/>
        </w:rPr>
        <w:t>状态的目标任务可编辑。</w:t>
      </w:r>
    </w:p>
    <w:p>
      <w:pPr>
        <w:spacing w:after="0" w:line="360" w:lineRule="auto"/>
        <w:rPr>
          <w:rFonts w:ascii="仿宋" w:hAnsi="仿宋" w:eastAsia="仿宋"/>
        </w:rPr>
      </w:pPr>
      <w:r>
        <w:rPr>
          <w:rFonts w:ascii="仿宋" w:hAnsi="仿宋" w:eastAsia="仿宋"/>
          <w:sz w:val="24"/>
        </w:rPr>
        <w:t xml:space="preserve">2. </w:t>
      </w:r>
      <w:r>
        <w:rPr>
          <w:rFonts w:hint="eastAsia" w:ascii="仿宋" w:hAnsi="仿宋" w:eastAsia="仿宋"/>
          <w:sz w:val="24"/>
        </w:rPr>
        <w:t>仅创建机构为当前机构的任务可编辑</w:t>
      </w:r>
      <w:r>
        <w:rPr>
          <w:rFonts w:ascii="仿宋" w:hAnsi="仿宋" w:eastAsia="仿宋"/>
          <w:sz w:val="24"/>
        </w:rPr>
        <w:t>。</w:t>
      </w:r>
    </w:p>
    <w:p>
      <w:pPr>
        <w:spacing w:after="0" w:line="360" w:lineRule="auto"/>
        <w:rPr>
          <w:rFonts w:ascii="仿宋" w:hAnsi="仿宋" w:eastAsia="仿宋"/>
          <w:sz w:val="24"/>
        </w:rPr>
      </w:pPr>
      <w:r>
        <w:rPr>
          <w:rFonts w:ascii="仿宋" w:hAnsi="仿宋" w:eastAsia="仿宋"/>
          <w:sz w:val="24"/>
        </w:rPr>
        <w:t>3. 编辑后的任务如涉及关键字段变更，应保留修改痕迹和更新时间。</w:t>
      </w:r>
    </w:p>
    <w:p>
      <w:pPr>
        <w:spacing w:after="0" w:line="360" w:lineRule="auto"/>
        <w:rPr>
          <w:rFonts w:ascii="仿宋" w:hAnsi="仿宋" w:eastAsia="仿宋"/>
          <w:sz w:val="24"/>
        </w:rPr>
      </w:pPr>
      <w:r>
        <w:rPr>
          <w:rFonts w:hint="eastAsia" w:ascii="仿宋" w:hAnsi="仿宋" w:eastAsia="仿宋"/>
          <w:sz w:val="24"/>
        </w:rPr>
        <w:t>4. 编辑审核未通过的目标任务后，任务状态设为“未提交”。</w:t>
      </w:r>
    </w:p>
    <w:p>
      <w:pPr>
        <w:spacing w:after="0" w:line="360" w:lineRule="auto"/>
        <w:rPr>
          <w:rFonts w:ascii="仿宋" w:hAnsi="仿宋" w:eastAsia="仿宋"/>
          <w:sz w:val="24"/>
        </w:rPr>
      </w:pPr>
      <w:r>
        <w:rPr>
          <w:rFonts w:hint="eastAsia" w:ascii="仿宋" w:hAnsi="仿宋" w:eastAsia="仿宋"/>
          <w:sz w:val="24"/>
        </w:rPr>
        <w:t>5. 编辑页面要素与“新增目标任务”页面一致，参考“目标任务管理-新增”章节。</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 xml:space="preserve">1. </w:t>
      </w:r>
      <w:r>
        <w:rPr>
          <w:rFonts w:ascii="仿宋" w:hAnsi="仿宋" w:eastAsia="仿宋"/>
          <w:color w:val="000000" w:themeColor="text1"/>
          <w:sz w:val="24"/>
          <w14:textFill>
            <w14:solidFill>
              <w14:schemeClr w14:val="tx1"/>
            </w14:solidFill>
          </w14:textFill>
        </w:rPr>
        <w:t>仅</w:t>
      </w:r>
      <w:r>
        <w:rPr>
          <w:rFonts w:hint="eastAsia" w:ascii="仿宋" w:hAnsi="仿宋" w:eastAsia="仿宋"/>
          <w:color w:val="000000" w:themeColor="text1"/>
          <w:sz w:val="24"/>
          <w14:textFill>
            <w14:solidFill>
              <w14:schemeClr w14:val="tx1"/>
            </w14:solidFill>
          </w14:textFill>
        </w:rPr>
        <w:t>总行业务岗、分行业务岗、支行业务岗和网点负责人</w:t>
      </w:r>
      <w:r>
        <w:rPr>
          <w:rFonts w:ascii="仿宋" w:hAnsi="仿宋" w:eastAsia="仿宋"/>
          <w:color w:val="000000" w:themeColor="text1"/>
          <w:sz w:val="24"/>
          <w14:textFill>
            <w14:solidFill>
              <w14:schemeClr w14:val="tx1"/>
            </w14:solidFill>
          </w14:textFill>
        </w:rPr>
        <w:t>可编辑任务。</w:t>
      </w:r>
    </w:p>
    <w:p>
      <w:pPr>
        <w:pStyle w:val="8"/>
        <w:numPr>
          <w:ilvl w:val="5"/>
          <w:numId w:val="14"/>
        </w:numPr>
        <w:spacing w:line="360" w:lineRule="auto"/>
        <w:rPr>
          <w:rFonts w:ascii="仿宋" w:hAnsi="仿宋" w:eastAsia="仿宋"/>
        </w:rPr>
      </w:pPr>
      <w:r>
        <w:rPr>
          <w:rFonts w:hint="eastAsia" w:ascii="仿宋" w:hAnsi="仿宋" w:eastAsia="仿宋"/>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更新后的任务记录</w:t>
            </w:r>
          </w:p>
        </w:tc>
        <w:tc>
          <w:tcPr>
            <w:tcW w:w="2160" w:type="dxa"/>
          </w:tcPr>
          <w:p>
            <w:pPr>
              <w:spacing w:after="0" w:line="360" w:lineRule="auto"/>
              <w:rPr>
                <w:rFonts w:ascii="仿宋" w:hAnsi="仿宋" w:eastAsia="仿宋"/>
              </w:rPr>
            </w:pPr>
            <w:r>
              <w:rPr>
                <w:rFonts w:ascii="仿宋" w:hAnsi="仿宋" w:eastAsia="仿宋"/>
                <w:sz w:val="24"/>
              </w:rPr>
              <w:t>保存成功后覆盖原任务信息</w:t>
            </w:r>
          </w:p>
        </w:tc>
        <w:tc>
          <w:tcPr>
            <w:tcW w:w="2160" w:type="dxa"/>
          </w:tcPr>
          <w:p>
            <w:pPr>
              <w:spacing w:after="0" w:line="360" w:lineRule="auto"/>
              <w:rPr>
                <w:rFonts w:ascii="仿宋" w:hAnsi="仿宋" w:eastAsia="仿宋"/>
              </w:rPr>
            </w:pPr>
            <w:r>
              <w:rPr>
                <w:rFonts w:ascii="仿宋" w:hAnsi="仿宋" w:eastAsia="仿宋"/>
                <w:sz w:val="24"/>
              </w:rPr>
              <w:t>业务记录</w:t>
            </w:r>
          </w:p>
        </w:tc>
        <w:tc>
          <w:tcPr>
            <w:tcW w:w="2160" w:type="dxa"/>
          </w:tcPr>
          <w:p>
            <w:pPr>
              <w:spacing w:after="0" w:line="360" w:lineRule="auto"/>
              <w:rPr>
                <w:rFonts w:ascii="仿宋" w:hAnsi="仿宋" w:eastAsia="仿宋"/>
              </w:rPr>
            </w:pPr>
            <w:r>
              <w:rPr>
                <w:rFonts w:ascii="仿宋" w:hAnsi="仿宋" w:eastAsia="仿宋"/>
                <w:sz w:val="24"/>
              </w:rPr>
              <w:t>目标任务最新配置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编辑结果提示</w:t>
            </w:r>
          </w:p>
        </w:tc>
        <w:tc>
          <w:tcPr>
            <w:tcW w:w="2160" w:type="dxa"/>
          </w:tcPr>
          <w:p>
            <w:pPr>
              <w:spacing w:after="0" w:line="360" w:lineRule="auto"/>
              <w:rPr>
                <w:rFonts w:ascii="仿宋" w:hAnsi="仿宋" w:eastAsia="仿宋"/>
              </w:rPr>
            </w:pPr>
            <w:r>
              <w:rPr>
                <w:rFonts w:ascii="仿宋" w:hAnsi="仿宋" w:eastAsia="仿宋"/>
                <w:sz w:val="24"/>
              </w:rPr>
              <w:t>返回成功或失败文案</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提示本次编辑执行结果</w:t>
            </w:r>
          </w:p>
        </w:tc>
      </w:tr>
    </w:tbl>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after="0" w:line="360" w:lineRule="auto"/>
        <w:rPr>
          <w:rFonts w:ascii="仿宋" w:hAnsi="仿宋" w:eastAsia="仿宋"/>
        </w:rPr>
      </w:pPr>
      <w:r>
        <w:rPr>
          <w:rFonts w:ascii="仿宋" w:hAnsi="仿宋" w:eastAsia="仿宋"/>
          <w:sz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rPr>
      </w:pPr>
      <w:r>
        <w:rPr>
          <w:rFonts w:ascii="仿宋" w:hAnsi="仿宋" w:eastAsia="仿宋"/>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分解</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rPr>
      </w:pPr>
      <w:r>
        <w:rPr>
          <w:rFonts w:ascii="仿宋" w:hAnsi="仿宋" w:eastAsia="仿宋"/>
          <w:sz w:val="24"/>
        </w:rPr>
        <w:t>支持机构将上级下发的目标任务分解至辖下机构或客户经理，实现目标任务逐级传导和责任落实。</w:t>
      </w:r>
    </w:p>
    <w:p>
      <w:pPr>
        <w:pStyle w:val="8"/>
        <w:numPr>
          <w:ilvl w:val="5"/>
          <w:numId w:val="14"/>
        </w:numPr>
        <w:spacing w:line="360" w:lineRule="auto"/>
        <w:rPr>
          <w:rFonts w:ascii="仿宋" w:hAnsi="仿宋" w:eastAsia="仿宋"/>
        </w:rPr>
      </w:pPr>
      <w:r>
        <w:rPr>
          <w:rFonts w:hint="eastAsia" w:ascii="仿宋" w:hAnsi="仿宋" w:eastAsia="仿宋"/>
        </w:rPr>
        <w:t>输入</w:t>
      </w:r>
    </w:p>
    <w:p>
      <w:pPr>
        <w:spacing w:after="0" w:line="360" w:lineRule="auto"/>
        <w:rPr>
          <w:rFonts w:ascii="仿宋" w:hAnsi="仿宋" w:eastAsia="仿宋"/>
          <w:sz w:val="24"/>
        </w:rPr>
      </w:pPr>
      <w:r>
        <w:rPr>
          <w:rFonts w:hint="eastAsia" w:ascii="仿宋" w:hAnsi="仿宋" w:eastAsia="仿宋"/>
          <w:sz w:val="24"/>
        </w:rPr>
        <w:t>“选择考核对象”：</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考核对象</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机构树/人员选择</w:t>
            </w:r>
          </w:p>
        </w:tc>
        <w:tc>
          <w:tcPr>
            <w:tcW w:w="2160" w:type="dxa"/>
          </w:tcPr>
          <w:p>
            <w:pPr>
              <w:spacing w:after="0" w:line="360" w:lineRule="auto"/>
              <w:rPr>
                <w:rFonts w:ascii="仿宋" w:hAnsi="仿宋" w:eastAsia="仿宋"/>
              </w:rPr>
            </w:pPr>
            <w:r>
              <w:rPr>
                <w:rFonts w:ascii="仿宋" w:hAnsi="仿宋" w:eastAsia="仿宋"/>
                <w:sz w:val="24"/>
              </w:rPr>
              <w:t>定义任务执行对象；按机构树选择</w:t>
            </w:r>
            <w:r>
              <w:rPr>
                <w:rFonts w:hint="eastAsia" w:ascii="仿宋" w:hAnsi="仿宋" w:eastAsia="仿宋"/>
                <w:sz w:val="24"/>
              </w:rPr>
              <w:t>辖下</w:t>
            </w:r>
            <w:r>
              <w:rPr>
                <w:rFonts w:ascii="仿宋" w:hAnsi="仿宋" w:eastAsia="仿宋"/>
                <w:sz w:val="24"/>
              </w:rPr>
              <w:t>机构或客户经理</w:t>
            </w:r>
            <w:r>
              <w:rPr>
                <w:rFonts w:hint="eastAsia" w:ascii="仿宋" w:hAnsi="仿宋" w:eastAsia="仿宋"/>
                <w:sz w:val="24"/>
              </w:rPr>
              <w:t>，可向辖下跨机构层级选择考核对象</w:t>
            </w:r>
          </w:p>
        </w:tc>
      </w:tr>
    </w:tbl>
    <w:p>
      <w:pPr>
        <w:spacing w:after="0" w:line="360" w:lineRule="auto"/>
        <w:rPr>
          <w:rFonts w:ascii="仿宋" w:hAnsi="仿宋" w:eastAsia="仿宋"/>
          <w:sz w:val="24"/>
        </w:rPr>
      </w:pPr>
      <w:r>
        <w:rPr>
          <w:rFonts w:hint="eastAsia" w:ascii="仿宋" w:hAnsi="仿宋" w:eastAsia="仿宋"/>
          <w:sz w:val="24"/>
        </w:rPr>
        <w:t>“指标分解明细”：</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考核</w:t>
            </w:r>
            <w:r>
              <w:rPr>
                <w:rFonts w:hint="eastAsia" w:ascii="仿宋" w:hAnsi="仿宋" w:eastAsia="仿宋"/>
                <w:sz w:val="24"/>
              </w:rPr>
              <w:t>指标值</w:t>
            </w:r>
          </w:p>
        </w:tc>
        <w:tc>
          <w:tcPr>
            <w:tcW w:w="2160" w:type="dxa"/>
          </w:tcPr>
          <w:p>
            <w:pPr>
              <w:spacing w:after="0" w:line="360" w:lineRule="auto"/>
              <w:rPr>
                <w:rFonts w:ascii="仿宋" w:hAnsi="仿宋" w:eastAsia="仿宋"/>
              </w:rPr>
            </w:pPr>
            <w:r>
              <w:rPr>
                <w:rFonts w:ascii="仿宋" w:hAnsi="仿宋" w:eastAsia="仿宋"/>
                <w:sz w:val="24"/>
              </w:rPr>
              <w:t>必输</w:t>
            </w:r>
            <w:r>
              <w:rPr>
                <w:rFonts w:hint="eastAsia" w:ascii="仿宋" w:hAnsi="仿宋" w:eastAsia="仿宋"/>
                <w:sz w:val="24"/>
              </w:rPr>
              <w:t>；整数；分解后的指标值之和不能小于上级设置的指标值</w:t>
            </w:r>
          </w:p>
        </w:tc>
        <w:tc>
          <w:tcPr>
            <w:tcW w:w="2160" w:type="dxa"/>
          </w:tcPr>
          <w:p>
            <w:pPr>
              <w:spacing w:after="0" w:line="360" w:lineRule="auto"/>
              <w:rPr>
                <w:rFonts w:ascii="仿宋" w:hAnsi="仿宋" w:eastAsia="仿宋"/>
              </w:rPr>
            </w:pPr>
            <w:r>
              <w:rPr>
                <w:rFonts w:hint="eastAsia" w:ascii="仿宋" w:hAnsi="仿宋" w:eastAsia="仿宋"/>
                <w:sz w:val="24"/>
              </w:rPr>
              <w:t>数值</w:t>
            </w:r>
          </w:p>
        </w:tc>
        <w:tc>
          <w:tcPr>
            <w:tcW w:w="2160" w:type="dxa"/>
          </w:tcPr>
          <w:p>
            <w:pPr>
              <w:spacing w:after="0" w:line="360" w:lineRule="auto"/>
              <w:rPr>
                <w:rFonts w:ascii="仿宋" w:hAnsi="仿宋" w:eastAsia="仿宋"/>
              </w:rPr>
            </w:pPr>
            <w:r>
              <w:rPr>
                <w:rFonts w:ascii="仿宋" w:hAnsi="仿宋" w:eastAsia="仿宋"/>
                <w:sz w:val="24"/>
              </w:rPr>
              <w:t>设置</w:t>
            </w:r>
            <w:r>
              <w:rPr>
                <w:rFonts w:hint="eastAsia" w:ascii="仿宋" w:hAnsi="仿宋" w:eastAsia="仿宋"/>
                <w:sz w:val="24"/>
              </w:rPr>
              <w:t>所有考核对象的所有考核指标的值；考核指标回显上级下发任务时的考核指标</w:t>
            </w:r>
          </w:p>
        </w:tc>
      </w:tr>
    </w:tbl>
    <w:p>
      <w:pPr>
        <w:spacing w:line="360" w:lineRule="auto"/>
        <w:rPr>
          <w:rFonts w:ascii="仿宋" w:hAnsi="仿宋" w:eastAsia="仿宋"/>
        </w:rPr>
      </w:pPr>
    </w:p>
    <w:p>
      <w:pPr>
        <w:pStyle w:val="8"/>
        <w:numPr>
          <w:ilvl w:val="5"/>
          <w:numId w:val="14"/>
        </w:numPr>
        <w:spacing w:line="360" w:lineRule="auto"/>
        <w:rPr>
          <w:rFonts w:ascii="仿宋" w:hAnsi="仿宋" w:eastAsia="仿宋"/>
        </w:rPr>
      </w:pPr>
      <w:r>
        <w:rPr>
          <w:rFonts w:hint="eastAsia" w:ascii="仿宋" w:hAnsi="仿宋" w:eastAsia="仿宋"/>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用户在</w:t>
      </w:r>
      <w:r>
        <w:rPr>
          <w:rFonts w:hint="eastAsia" w:ascii="仿宋" w:hAnsi="仿宋" w:eastAsia="仿宋"/>
          <w:sz w:val="24"/>
        </w:rPr>
        <w:t>目标任务管理</w:t>
      </w:r>
      <w:r>
        <w:rPr>
          <w:rFonts w:ascii="仿宋" w:hAnsi="仿宋" w:eastAsia="仿宋"/>
          <w:sz w:val="24"/>
        </w:rPr>
        <w:t>列表行内点击“分解”</w:t>
      </w:r>
      <w:r>
        <w:rPr>
          <w:rFonts w:hint="eastAsia" w:ascii="仿宋" w:hAnsi="仿宋" w:eastAsia="仿宋"/>
          <w:sz w:val="24"/>
        </w:rPr>
        <w:t>按钮</w:t>
      </w:r>
      <w:r>
        <w:rPr>
          <w:rFonts w:ascii="仿宋" w:hAnsi="仿宋" w:eastAsia="仿宋"/>
          <w:sz w:val="24"/>
        </w:rPr>
        <w:t>，</w:t>
      </w:r>
      <w:r>
        <w:rPr>
          <w:rFonts w:hint="eastAsia" w:ascii="仿宋" w:hAnsi="仿宋" w:eastAsia="仿宋"/>
          <w:sz w:val="24"/>
        </w:rPr>
        <w:t>右侧抽屉式打开“</w:t>
      </w:r>
      <w:r>
        <w:rPr>
          <w:rFonts w:ascii="仿宋" w:hAnsi="仿宋" w:eastAsia="仿宋"/>
          <w:sz w:val="24"/>
        </w:rPr>
        <w:t>任务分解</w:t>
      </w:r>
      <w:r>
        <w:rPr>
          <w:rFonts w:hint="eastAsia" w:ascii="仿宋" w:hAnsi="仿宋" w:eastAsia="仿宋"/>
          <w:sz w:val="24"/>
        </w:rPr>
        <w:t>”</w:t>
      </w:r>
      <w:r>
        <w:rPr>
          <w:rFonts w:ascii="仿宋" w:hAnsi="仿宋" w:eastAsia="仿宋"/>
          <w:sz w:val="24"/>
        </w:rPr>
        <w:t>页面。</w:t>
      </w:r>
    </w:p>
    <w:p>
      <w:pPr>
        <w:spacing w:after="0" w:line="360" w:lineRule="auto"/>
        <w:rPr>
          <w:rFonts w:ascii="仿宋" w:hAnsi="仿宋" w:eastAsia="仿宋"/>
          <w:sz w:val="24"/>
        </w:rPr>
      </w:pPr>
      <w:r>
        <w:rPr>
          <w:rFonts w:ascii="仿宋" w:hAnsi="仿宋" w:eastAsia="仿宋"/>
          <w:sz w:val="24"/>
        </w:rPr>
        <w:t xml:space="preserve">2. </w:t>
      </w:r>
      <w:r>
        <w:rPr>
          <w:rFonts w:hint="eastAsia" w:ascii="仿宋" w:hAnsi="仿宋" w:eastAsia="仿宋"/>
          <w:sz w:val="24"/>
        </w:rPr>
        <w:t>“任务分解”页面与“新建目标任务”的第三步“选择考核对象”、第四步“指标分解明细”页面要素相同，详见“目标任务管理-新增”章节。</w:t>
      </w:r>
    </w:p>
    <w:p>
      <w:pPr>
        <w:spacing w:after="0" w:line="360" w:lineRule="auto"/>
        <w:rPr>
          <w:rFonts w:ascii="仿宋" w:hAnsi="仿宋" w:eastAsia="仿宋"/>
          <w:sz w:val="24"/>
        </w:rPr>
      </w:pPr>
      <w:r>
        <w:rPr>
          <w:rFonts w:hint="eastAsia" w:ascii="仿宋" w:hAnsi="仿宋" w:eastAsia="仿宋"/>
          <w:sz w:val="24"/>
        </w:rPr>
        <w:t>3. 在第三步“选择考核对象”，用户根据机构树选择辖下机构或客户经理作为分解对象，可跨机构层级选择分解对象。</w:t>
      </w:r>
    </w:p>
    <w:p>
      <w:pPr>
        <w:spacing w:after="0" w:line="360" w:lineRule="auto"/>
        <w:rPr>
          <w:rFonts w:ascii="仿宋" w:hAnsi="仿宋" w:eastAsia="仿宋"/>
        </w:rPr>
      </w:pPr>
      <w:r>
        <w:rPr>
          <w:rFonts w:hint="eastAsia" w:ascii="仿宋" w:hAnsi="仿宋" w:eastAsia="仿宋"/>
          <w:sz w:val="24"/>
        </w:rPr>
        <w:t>4. 在第四步“指标分解明细”，考核对象回显第三步用户选择的分解对象，考核指标回显上级下发任务时的考核指标</w:t>
      </w:r>
      <w:r>
        <w:rPr>
          <w:rFonts w:ascii="仿宋" w:hAnsi="仿宋" w:eastAsia="仿宋"/>
          <w:sz w:val="24"/>
        </w:rPr>
        <w:t>。</w:t>
      </w:r>
    </w:p>
    <w:p>
      <w:pPr>
        <w:spacing w:after="0" w:line="360" w:lineRule="auto"/>
        <w:rPr>
          <w:rFonts w:ascii="仿宋" w:hAnsi="仿宋" w:eastAsia="仿宋"/>
        </w:rPr>
      </w:pPr>
      <w:r>
        <w:rPr>
          <w:rFonts w:hint="eastAsia" w:ascii="仿宋" w:hAnsi="仿宋" w:eastAsia="仿宋"/>
          <w:sz w:val="24"/>
        </w:rPr>
        <w:t>5</w:t>
      </w:r>
      <w:r>
        <w:rPr>
          <w:rFonts w:ascii="仿宋" w:hAnsi="仿宋" w:eastAsia="仿宋"/>
          <w:sz w:val="24"/>
        </w:rPr>
        <w:t>. 系统校验通过后保存分解结果，并形成</w:t>
      </w:r>
      <w:r>
        <w:rPr>
          <w:rFonts w:hint="eastAsia" w:ascii="仿宋" w:hAnsi="仿宋" w:eastAsia="仿宋"/>
          <w:sz w:val="24"/>
        </w:rPr>
        <w:t>新的</w:t>
      </w:r>
      <w:r>
        <w:rPr>
          <w:rFonts w:ascii="仿宋" w:hAnsi="仿宋" w:eastAsia="仿宋"/>
          <w:sz w:val="24"/>
        </w:rPr>
        <w:t>下级任务</w:t>
      </w:r>
      <w:r>
        <w:rPr>
          <w:rFonts w:hint="eastAsia" w:ascii="仿宋" w:hAnsi="仿宋" w:eastAsia="仿宋"/>
          <w:sz w:val="24"/>
        </w:rPr>
        <w:t>。</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sz w:val="24"/>
        </w:rPr>
      </w:pPr>
      <w:r>
        <w:rPr>
          <w:rFonts w:ascii="仿宋" w:hAnsi="仿宋" w:eastAsia="仿宋"/>
          <w:sz w:val="24"/>
        </w:rPr>
        <w:t xml:space="preserve">1. </w:t>
      </w:r>
      <w:r>
        <w:rPr>
          <w:rFonts w:hint="eastAsia" w:ascii="仿宋" w:hAnsi="仿宋" w:eastAsia="仿宋"/>
          <w:sz w:val="24"/>
        </w:rPr>
        <w:t>仅上级下发的“待分解”、“已分解待提交”状态</w:t>
      </w:r>
      <w:r>
        <w:rPr>
          <w:rFonts w:ascii="仿宋" w:hAnsi="仿宋" w:eastAsia="仿宋"/>
          <w:sz w:val="24"/>
        </w:rPr>
        <w:t>的任务</w:t>
      </w:r>
      <w:r>
        <w:rPr>
          <w:rFonts w:hint="eastAsia" w:ascii="仿宋" w:hAnsi="仿宋" w:eastAsia="仿宋"/>
          <w:sz w:val="24"/>
        </w:rPr>
        <w:t>支持分解。</w:t>
      </w:r>
    </w:p>
    <w:p>
      <w:pPr>
        <w:spacing w:after="0" w:line="360" w:lineRule="auto"/>
        <w:rPr>
          <w:rFonts w:ascii="仿宋" w:hAnsi="仿宋" w:eastAsia="仿宋"/>
        </w:rPr>
      </w:pPr>
      <w:r>
        <w:rPr>
          <w:rFonts w:hint="eastAsia" w:ascii="仿宋" w:hAnsi="仿宋" w:eastAsia="仿宋"/>
          <w:sz w:val="24"/>
        </w:rPr>
        <w:t>2. 分解任务时，可向辖下跨机构层级选择考核对象，例如分行选择辖内某网点的客户经理作为考核对象</w:t>
      </w:r>
      <w:r>
        <w:rPr>
          <w:rFonts w:ascii="仿宋" w:hAnsi="仿宋" w:eastAsia="仿宋"/>
          <w:sz w:val="24"/>
        </w:rPr>
        <w:t>。</w:t>
      </w:r>
    </w:p>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sz w:val="24"/>
        </w:rPr>
        <w:t>3</w:t>
      </w:r>
      <w:r>
        <w:rPr>
          <w:rFonts w:ascii="仿宋" w:hAnsi="仿宋" w:eastAsia="仿宋"/>
          <w:sz w:val="24"/>
        </w:rPr>
        <w:t>. 分解指标值可在上级指标值基础上加码</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分解后的指标值相加不能小于上级下发的指标值。</w:t>
      </w:r>
    </w:p>
    <w:p>
      <w:pPr>
        <w:spacing w:after="0" w:line="360" w:lineRule="auto"/>
        <w:rPr>
          <w:rFonts w:ascii="仿宋" w:hAnsi="仿宋" w:eastAsia="仿宋"/>
        </w:rPr>
      </w:pPr>
      <w:r>
        <w:rPr>
          <w:rFonts w:hint="eastAsia" w:ascii="仿宋" w:hAnsi="仿宋" w:eastAsia="仿宋"/>
          <w:sz w:val="24"/>
        </w:rPr>
        <w:t>4</w:t>
      </w:r>
      <w:r>
        <w:rPr>
          <w:rFonts w:ascii="仿宋" w:hAnsi="仿宋" w:eastAsia="仿宋"/>
          <w:sz w:val="24"/>
        </w:rPr>
        <w:t>. 任务</w:t>
      </w:r>
      <w:r>
        <w:rPr>
          <w:rFonts w:hint="eastAsia" w:ascii="仿宋" w:hAnsi="仿宋" w:eastAsia="仿宋"/>
          <w:sz w:val="24"/>
        </w:rPr>
        <w:t>分解后，状态为“已分解待提交”，此状态支持重新分解；提交审核后不支持重新分解；审核通过后自动下发到分解对象（考核对象）。</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 xml:space="preserve">1. </w:t>
      </w:r>
      <w:r>
        <w:rPr>
          <w:rFonts w:ascii="仿宋" w:hAnsi="仿宋" w:eastAsia="仿宋"/>
          <w:color w:val="000000" w:themeColor="text1"/>
          <w:sz w:val="24"/>
          <w14:textFill>
            <w14:solidFill>
              <w14:schemeClr w14:val="tx1"/>
            </w14:solidFill>
          </w14:textFill>
        </w:rPr>
        <w:t>仅</w:t>
      </w:r>
      <w:r>
        <w:rPr>
          <w:rFonts w:hint="eastAsia" w:ascii="仿宋" w:hAnsi="仿宋" w:eastAsia="仿宋"/>
          <w:color w:val="000000" w:themeColor="text1"/>
          <w:sz w:val="24"/>
          <w14:textFill>
            <w14:solidFill>
              <w14:schemeClr w14:val="tx1"/>
            </w14:solidFill>
          </w14:textFill>
        </w:rPr>
        <w:t>总行业务岗、分行业务岗、支行业务岗和网点负责人</w:t>
      </w:r>
      <w:r>
        <w:rPr>
          <w:rFonts w:ascii="仿宋" w:hAnsi="仿宋" w:eastAsia="仿宋"/>
          <w:color w:val="000000" w:themeColor="text1"/>
          <w:sz w:val="24"/>
          <w14:textFill>
            <w14:solidFill>
              <w14:schemeClr w14:val="tx1"/>
            </w14:solidFill>
          </w14:textFill>
        </w:rPr>
        <w:t>可执行分解。</w:t>
      </w:r>
    </w:p>
    <w:p>
      <w:pPr>
        <w:spacing w:after="0" w:line="360" w:lineRule="auto"/>
        <w:rPr>
          <w:rFonts w:ascii="仿宋" w:hAnsi="仿宋" w:eastAsia="仿宋"/>
        </w:rPr>
      </w:pPr>
      <w:r>
        <w:rPr>
          <w:rFonts w:ascii="仿宋" w:hAnsi="仿宋" w:eastAsia="仿宋"/>
          <w:sz w:val="24"/>
        </w:rPr>
        <w:t>2. 用户仅可对本机构接收的上级任务进行分解，不得跨机构分解。</w:t>
      </w:r>
    </w:p>
    <w:p>
      <w:pPr>
        <w:pStyle w:val="8"/>
        <w:numPr>
          <w:ilvl w:val="5"/>
          <w:numId w:val="14"/>
        </w:numPr>
        <w:spacing w:line="360" w:lineRule="auto"/>
        <w:rPr>
          <w:rFonts w:ascii="仿宋" w:hAnsi="仿宋" w:eastAsia="仿宋"/>
        </w:rPr>
      </w:pPr>
      <w:r>
        <w:rPr>
          <w:rFonts w:hint="eastAsia" w:ascii="仿宋" w:hAnsi="仿宋" w:eastAsia="仿宋"/>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分解明细</w:t>
            </w:r>
          </w:p>
        </w:tc>
        <w:tc>
          <w:tcPr>
            <w:tcW w:w="2160" w:type="dxa"/>
          </w:tcPr>
          <w:p>
            <w:pPr>
              <w:spacing w:after="0" w:line="360" w:lineRule="auto"/>
              <w:rPr>
                <w:rFonts w:ascii="仿宋" w:hAnsi="仿宋" w:eastAsia="仿宋"/>
              </w:rPr>
            </w:pPr>
            <w:r>
              <w:rPr>
                <w:rFonts w:ascii="仿宋" w:hAnsi="仿宋" w:eastAsia="仿宋"/>
                <w:sz w:val="24"/>
              </w:rPr>
              <w:t>保存后生成分解记录</w:t>
            </w:r>
          </w:p>
        </w:tc>
        <w:tc>
          <w:tcPr>
            <w:tcW w:w="2160" w:type="dxa"/>
          </w:tcPr>
          <w:p>
            <w:pPr>
              <w:spacing w:after="0" w:line="360" w:lineRule="auto"/>
              <w:rPr>
                <w:rFonts w:ascii="仿宋" w:hAnsi="仿宋" w:eastAsia="仿宋"/>
              </w:rPr>
            </w:pPr>
            <w:r>
              <w:rPr>
                <w:rFonts w:ascii="仿宋" w:hAnsi="仿宋" w:eastAsia="仿宋"/>
                <w:sz w:val="24"/>
              </w:rPr>
              <w:t>业务记录</w:t>
            </w:r>
          </w:p>
        </w:tc>
        <w:tc>
          <w:tcPr>
            <w:tcW w:w="2160" w:type="dxa"/>
          </w:tcPr>
          <w:p>
            <w:pPr>
              <w:spacing w:after="0" w:line="360" w:lineRule="auto"/>
              <w:rPr>
                <w:rFonts w:ascii="仿宋" w:hAnsi="仿宋" w:eastAsia="仿宋"/>
              </w:rPr>
            </w:pPr>
            <w:r>
              <w:rPr>
                <w:rFonts w:ascii="仿宋" w:hAnsi="仿宋" w:eastAsia="仿宋"/>
                <w:sz w:val="24"/>
              </w:rPr>
              <w:t>记录上级任务与下级承接对象的指标分配关系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分解结果提示</w:t>
            </w:r>
          </w:p>
        </w:tc>
        <w:tc>
          <w:tcPr>
            <w:tcW w:w="2160" w:type="dxa"/>
          </w:tcPr>
          <w:p>
            <w:pPr>
              <w:spacing w:after="0" w:line="360" w:lineRule="auto"/>
              <w:rPr>
                <w:rFonts w:ascii="仿宋" w:hAnsi="仿宋" w:eastAsia="仿宋"/>
              </w:rPr>
            </w:pPr>
            <w:r>
              <w:rPr>
                <w:rFonts w:ascii="仿宋" w:hAnsi="仿宋" w:eastAsia="仿宋"/>
                <w:sz w:val="24"/>
              </w:rPr>
              <w:t>返回成功或失败提示</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反馈本次分解执行结果</w:t>
            </w:r>
          </w:p>
        </w:tc>
      </w:tr>
    </w:tbl>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after="0" w:line="360" w:lineRule="auto"/>
        <w:rPr>
          <w:rFonts w:ascii="仿宋" w:hAnsi="仿宋" w:eastAsia="仿宋"/>
        </w:rPr>
      </w:pPr>
      <w:r>
        <w:rPr>
          <w:rFonts w:ascii="仿宋" w:hAnsi="仿宋" w:eastAsia="仿宋"/>
          <w:sz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rPr>
      </w:pPr>
      <w:r>
        <w:rPr>
          <w:rFonts w:ascii="仿宋" w:hAnsi="仿宋" w:eastAsia="仿宋"/>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删除</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rPr>
      </w:pPr>
      <w:r>
        <w:rPr>
          <w:rFonts w:ascii="仿宋" w:hAnsi="仿宋" w:eastAsia="仿宋"/>
          <w:sz w:val="24"/>
        </w:rPr>
        <w:t>支持</w:t>
      </w:r>
      <w:r>
        <w:rPr>
          <w:rFonts w:hint="eastAsia" w:ascii="仿宋" w:hAnsi="仿宋" w:eastAsia="仿宋"/>
          <w:sz w:val="24"/>
        </w:rPr>
        <w:t>用户</w:t>
      </w:r>
      <w:r>
        <w:rPr>
          <w:rFonts w:ascii="仿宋" w:hAnsi="仿宋" w:eastAsia="仿宋"/>
          <w:sz w:val="24"/>
        </w:rPr>
        <w:t>删除无需继续执行</w:t>
      </w:r>
      <w:r>
        <w:rPr>
          <w:rFonts w:hint="eastAsia" w:ascii="仿宋" w:hAnsi="仿宋" w:eastAsia="仿宋"/>
          <w:sz w:val="24"/>
        </w:rPr>
        <w:t>或已结束</w:t>
      </w:r>
      <w:r>
        <w:rPr>
          <w:rFonts w:ascii="仿宋" w:hAnsi="仿宋" w:eastAsia="仿宋"/>
          <w:sz w:val="24"/>
        </w:rPr>
        <w:t>的目标任务，避免无效任务对管理和统计口径造成干扰。</w:t>
      </w:r>
    </w:p>
    <w:p>
      <w:pPr>
        <w:pStyle w:val="8"/>
        <w:numPr>
          <w:ilvl w:val="5"/>
          <w:numId w:val="14"/>
        </w:numPr>
        <w:spacing w:line="360" w:lineRule="auto"/>
        <w:rPr>
          <w:rFonts w:ascii="仿宋" w:hAnsi="仿宋" w:eastAsia="仿宋"/>
        </w:rPr>
      </w:pPr>
      <w:r>
        <w:rPr>
          <w:rFonts w:hint="eastAsia" w:ascii="仿宋" w:hAnsi="仿宋" w:eastAsia="仿宋"/>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目标任务</w:t>
            </w:r>
          </w:p>
        </w:tc>
        <w:tc>
          <w:tcPr>
            <w:tcW w:w="2160" w:type="dxa"/>
          </w:tcPr>
          <w:p>
            <w:pPr>
              <w:spacing w:after="0" w:line="360" w:lineRule="auto"/>
              <w:rPr>
                <w:rFonts w:ascii="仿宋" w:hAnsi="仿宋" w:eastAsia="仿宋"/>
              </w:rPr>
            </w:pPr>
            <w:r>
              <w:rPr>
                <w:rFonts w:ascii="仿宋" w:hAnsi="仿宋" w:eastAsia="仿宋"/>
                <w:sz w:val="24"/>
              </w:rPr>
              <w:t>必输；需选择待删除任务</w:t>
            </w:r>
          </w:p>
        </w:tc>
        <w:tc>
          <w:tcPr>
            <w:tcW w:w="2160" w:type="dxa"/>
          </w:tcPr>
          <w:p>
            <w:pPr>
              <w:spacing w:after="0" w:line="360" w:lineRule="auto"/>
              <w:rPr>
                <w:rFonts w:ascii="仿宋" w:hAnsi="仿宋" w:eastAsia="仿宋"/>
              </w:rPr>
            </w:pPr>
            <w:r>
              <w:rPr>
                <w:rFonts w:ascii="仿宋" w:hAnsi="仿宋" w:eastAsia="仿宋"/>
                <w:sz w:val="24"/>
              </w:rPr>
              <w:t>任务选择</w:t>
            </w:r>
          </w:p>
        </w:tc>
        <w:tc>
          <w:tcPr>
            <w:tcW w:w="2160" w:type="dxa"/>
          </w:tcPr>
          <w:p>
            <w:pPr>
              <w:spacing w:after="0" w:line="360" w:lineRule="auto"/>
              <w:rPr>
                <w:rFonts w:ascii="仿宋" w:hAnsi="仿宋" w:eastAsia="仿宋"/>
              </w:rPr>
            </w:pPr>
            <w:r>
              <w:rPr>
                <w:rFonts w:ascii="仿宋" w:hAnsi="仿宋" w:eastAsia="仿宋"/>
                <w:sz w:val="24"/>
              </w:rPr>
              <w:t>待删除的目标任务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二次确认</w:t>
            </w:r>
          </w:p>
        </w:tc>
        <w:tc>
          <w:tcPr>
            <w:tcW w:w="2160" w:type="dxa"/>
          </w:tcPr>
          <w:p>
            <w:pPr>
              <w:spacing w:after="0" w:line="360" w:lineRule="auto"/>
              <w:rPr>
                <w:rFonts w:ascii="仿宋" w:hAnsi="仿宋" w:eastAsia="仿宋"/>
              </w:rPr>
            </w:pPr>
            <w:r>
              <w:rPr>
                <w:rFonts w:ascii="仿宋" w:hAnsi="仿宋" w:eastAsia="仿宋"/>
                <w:sz w:val="24"/>
              </w:rPr>
              <w:t>必输；确认后方可执行删除</w:t>
            </w:r>
          </w:p>
        </w:tc>
        <w:tc>
          <w:tcPr>
            <w:tcW w:w="2160" w:type="dxa"/>
          </w:tcPr>
          <w:p>
            <w:pPr>
              <w:spacing w:after="0" w:line="360" w:lineRule="auto"/>
              <w:rPr>
                <w:rFonts w:ascii="仿宋" w:hAnsi="仿宋" w:eastAsia="仿宋"/>
              </w:rPr>
            </w:pPr>
            <w:r>
              <w:rPr>
                <w:rFonts w:ascii="仿宋" w:hAnsi="仿宋" w:eastAsia="仿宋"/>
                <w:sz w:val="24"/>
              </w:rPr>
              <w:t>确认框</w:t>
            </w:r>
          </w:p>
        </w:tc>
        <w:tc>
          <w:tcPr>
            <w:tcW w:w="2160" w:type="dxa"/>
          </w:tcPr>
          <w:p>
            <w:pPr>
              <w:spacing w:after="0" w:line="360" w:lineRule="auto"/>
              <w:rPr>
                <w:rFonts w:ascii="仿宋" w:hAnsi="仿宋" w:eastAsia="仿宋"/>
              </w:rPr>
            </w:pPr>
            <w:r>
              <w:rPr>
                <w:rFonts w:ascii="仿宋" w:hAnsi="仿宋" w:eastAsia="仿宋"/>
                <w:sz w:val="24"/>
              </w:rPr>
              <w:t>防止误操作</w:t>
            </w:r>
          </w:p>
        </w:tc>
      </w:tr>
    </w:tbl>
    <w:p>
      <w:pPr>
        <w:pStyle w:val="8"/>
        <w:numPr>
          <w:ilvl w:val="5"/>
          <w:numId w:val="14"/>
        </w:numPr>
        <w:spacing w:line="360" w:lineRule="auto"/>
        <w:rPr>
          <w:rFonts w:ascii="仿宋" w:hAnsi="仿宋" w:eastAsia="仿宋"/>
        </w:rPr>
      </w:pPr>
      <w:r>
        <w:rPr>
          <w:rFonts w:hint="eastAsia" w:ascii="仿宋" w:hAnsi="仿宋" w:eastAsia="仿宋"/>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用户选中</w:t>
      </w:r>
      <w:r>
        <w:rPr>
          <w:rFonts w:hint="eastAsia" w:ascii="仿宋" w:hAnsi="仿宋" w:eastAsia="仿宋"/>
          <w:sz w:val="24"/>
        </w:rPr>
        <w:t>可删除的</w:t>
      </w:r>
      <w:r>
        <w:rPr>
          <w:rFonts w:ascii="仿宋" w:hAnsi="仿宋" w:eastAsia="仿宋"/>
          <w:sz w:val="24"/>
        </w:rPr>
        <w:t>目标任务后点击“删除”</w:t>
      </w:r>
      <w:r>
        <w:rPr>
          <w:rFonts w:hint="eastAsia" w:ascii="仿宋" w:hAnsi="仿宋" w:eastAsia="仿宋"/>
          <w:sz w:val="24"/>
        </w:rPr>
        <w:t>按钮</w:t>
      </w:r>
      <w:r>
        <w:rPr>
          <w:rFonts w:ascii="仿宋" w:hAnsi="仿宋" w:eastAsia="仿宋"/>
          <w:sz w:val="24"/>
        </w:rPr>
        <w:t>，</w:t>
      </w:r>
      <w:r>
        <w:rPr>
          <w:rFonts w:hint="eastAsia" w:ascii="仿宋" w:hAnsi="仿宋" w:eastAsia="仿宋"/>
          <w:sz w:val="24"/>
        </w:rPr>
        <w:t>页面中间</w:t>
      </w:r>
      <w:r>
        <w:rPr>
          <w:rFonts w:ascii="仿宋" w:hAnsi="仿宋" w:eastAsia="仿宋"/>
          <w:sz w:val="24"/>
        </w:rPr>
        <w:t>弹出二次确认</w:t>
      </w:r>
      <w:r>
        <w:rPr>
          <w:rFonts w:hint="eastAsia" w:ascii="仿宋" w:hAnsi="仿宋" w:eastAsia="仿宋"/>
          <w:sz w:val="24"/>
        </w:rPr>
        <w:t>弹窗，弹窗提示文案“是否删除已选择的目标任务？”</w:t>
      </w:r>
      <w:r>
        <w:rPr>
          <w:rFonts w:ascii="仿宋" w:hAnsi="仿宋" w:eastAsia="仿宋"/>
          <w:sz w:val="24"/>
        </w:rPr>
        <w:t>。</w:t>
      </w:r>
    </w:p>
    <w:p>
      <w:pPr>
        <w:spacing w:after="0" w:line="360" w:lineRule="auto"/>
        <w:rPr>
          <w:rFonts w:ascii="仿宋" w:hAnsi="仿宋" w:eastAsia="仿宋"/>
        </w:rPr>
      </w:pPr>
      <w:r>
        <w:rPr>
          <w:rFonts w:ascii="仿宋" w:hAnsi="仿宋" w:eastAsia="仿宋"/>
          <w:sz w:val="24"/>
        </w:rPr>
        <w:t>2. 用户确认后，系统执行删除处理并刷新列表。</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ascii="仿宋" w:hAnsi="仿宋" w:eastAsia="仿宋"/>
          <w:sz w:val="24"/>
        </w:rPr>
        <w:t>1. 仅“</w:t>
      </w:r>
      <w:r>
        <w:rPr>
          <w:rFonts w:hint="eastAsia" w:ascii="仿宋" w:hAnsi="仿宋" w:eastAsia="仿宋"/>
          <w:sz w:val="24"/>
        </w:rPr>
        <w:t>待提交</w:t>
      </w:r>
      <w:r>
        <w:rPr>
          <w:rFonts w:ascii="仿宋" w:hAnsi="仿宋" w:eastAsia="仿宋"/>
          <w:sz w:val="24"/>
        </w:rPr>
        <w:t>”“</w:t>
      </w:r>
      <w:r>
        <w:rPr>
          <w:rFonts w:hint="eastAsia" w:ascii="仿宋" w:hAnsi="仿宋" w:eastAsia="仿宋"/>
          <w:sz w:val="24"/>
        </w:rPr>
        <w:t>已结束</w:t>
      </w:r>
      <w:r>
        <w:rPr>
          <w:rFonts w:ascii="仿宋" w:hAnsi="仿宋" w:eastAsia="仿宋"/>
          <w:sz w:val="24"/>
        </w:rPr>
        <w:t>”的任务允许删除。</w:t>
      </w:r>
    </w:p>
    <w:p>
      <w:pPr>
        <w:spacing w:after="0" w:line="360" w:lineRule="auto"/>
        <w:rPr>
          <w:rFonts w:ascii="仿宋" w:hAnsi="仿宋" w:eastAsia="仿宋"/>
        </w:rPr>
      </w:pPr>
      <w:r>
        <w:rPr>
          <w:rFonts w:ascii="仿宋" w:hAnsi="仿宋" w:eastAsia="仿宋"/>
          <w:sz w:val="24"/>
        </w:rPr>
        <w:t>2. 删除动作必须二次确认，未确认不可执行。</w:t>
      </w:r>
    </w:p>
    <w:p>
      <w:pPr>
        <w:spacing w:after="0" w:line="360" w:lineRule="auto"/>
        <w:rPr>
          <w:rFonts w:ascii="仿宋" w:hAnsi="仿宋" w:eastAsia="仿宋"/>
        </w:rPr>
      </w:pPr>
      <w:r>
        <w:rPr>
          <w:rFonts w:ascii="仿宋" w:hAnsi="仿宋" w:eastAsia="仿宋"/>
          <w:sz w:val="24"/>
        </w:rPr>
        <w:t>3. 删除后需保留操作日志，确保审计可追溯。</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 xml:space="preserve">1. </w:t>
      </w:r>
      <w:r>
        <w:rPr>
          <w:rFonts w:ascii="仿宋" w:hAnsi="仿宋" w:eastAsia="仿宋"/>
          <w:color w:val="000000" w:themeColor="text1"/>
          <w:sz w:val="24"/>
          <w14:textFill>
            <w14:solidFill>
              <w14:schemeClr w14:val="tx1"/>
            </w14:solidFill>
          </w14:textFill>
        </w:rPr>
        <w:t>仅</w:t>
      </w:r>
      <w:r>
        <w:rPr>
          <w:rFonts w:hint="eastAsia" w:ascii="仿宋" w:hAnsi="仿宋" w:eastAsia="仿宋"/>
          <w:color w:val="000000" w:themeColor="text1"/>
          <w:sz w:val="24"/>
          <w14:textFill>
            <w14:solidFill>
              <w14:schemeClr w14:val="tx1"/>
            </w14:solidFill>
          </w14:textFill>
        </w:rPr>
        <w:t>总行业务岗、分行业务岗、支行业务岗和网点负责人</w:t>
      </w:r>
      <w:r>
        <w:rPr>
          <w:rFonts w:ascii="仿宋" w:hAnsi="仿宋" w:eastAsia="仿宋"/>
          <w:color w:val="000000" w:themeColor="text1"/>
          <w:sz w:val="24"/>
          <w14:textFill>
            <w14:solidFill>
              <w14:schemeClr w14:val="tx1"/>
            </w14:solidFill>
          </w14:textFill>
        </w:rPr>
        <w:t>可删除任务。</w:t>
      </w:r>
    </w:p>
    <w:p>
      <w:pPr>
        <w:spacing w:after="0" w:line="360" w:lineRule="auto"/>
        <w:rPr>
          <w:rFonts w:ascii="仿宋" w:hAnsi="仿宋" w:eastAsia="仿宋"/>
        </w:rPr>
      </w:pPr>
      <w:r>
        <w:rPr>
          <w:rFonts w:ascii="仿宋" w:hAnsi="仿宋" w:eastAsia="仿宋"/>
          <w:sz w:val="24"/>
        </w:rPr>
        <w:t>2. 仅可删除权限范围内任务。</w:t>
      </w:r>
    </w:p>
    <w:p>
      <w:pPr>
        <w:pStyle w:val="8"/>
        <w:numPr>
          <w:ilvl w:val="5"/>
          <w:numId w:val="14"/>
        </w:numPr>
        <w:spacing w:line="360" w:lineRule="auto"/>
        <w:rPr>
          <w:rFonts w:ascii="仿宋" w:hAnsi="仿宋" w:eastAsia="仿宋"/>
        </w:rPr>
      </w:pPr>
      <w:r>
        <w:rPr>
          <w:rFonts w:hint="eastAsia" w:ascii="仿宋" w:hAnsi="仿宋" w:eastAsia="仿宋"/>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删除结果</w:t>
            </w:r>
          </w:p>
        </w:tc>
        <w:tc>
          <w:tcPr>
            <w:tcW w:w="2160" w:type="dxa"/>
          </w:tcPr>
          <w:p>
            <w:pPr>
              <w:spacing w:after="0" w:line="360" w:lineRule="auto"/>
              <w:rPr>
                <w:rFonts w:ascii="仿宋" w:hAnsi="仿宋" w:eastAsia="仿宋"/>
              </w:rPr>
            </w:pPr>
            <w:r>
              <w:rPr>
                <w:rFonts w:ascii="仿宋" w:hAnsi="仿宋" w:eastAsia="仿宋"/>
                <w:sz w:val="24"/>
              </w:rPr>
              <w:t>执行后返回成功或失败状态</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反馈删除操作结果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任务列表刷新</w:t>
            </w:r>
          </w:p>
        </w:tc>
        <w:tc>
          <w:tcPr>
            <w:tcW w:w="2160" w:type="dxa"/>
          </w:tcPr>
          <w:p>
            <w:pPr>
              <w:spacing w:after="0" w:line="360" w:lineRule="auto"/>
              <w:rPr>
                <w:rFonts w:ascii="仿宋" w:hAnsi="仿宋" w:eastAsia="仿宋"/>
              </w:rPr>
            </w:pPr>
            <w:r>
              <w:rPr>
                <w:rFonts w:ascii="仿宋" w:hAnsi="仿宋" w:eastAsia="仿宋"/>
                <w:sz w:val="24"/>
              </w:rPr>
              <w:t>删除成功后列表不再展示该任务</w:t>
            </w:r>
          </w:p>
        </w:tc>
        <w:tc>
          <w:tcPr>
            <w:tcW w:w="2160" w:type="dxa"/>
          </w:tcPr>
          <w:p>
            <w:pPr>
              <w:spacing w:after="0" w:line="360" w:lineRule="auto"/>
              <w:rPr>
                <w:rFonts w:ascii="仿宋" w:hAnsi="仿宋" w:eastAsia="仿宋"/>
              </w:rPr>
            </w:pPr>
            <w:r>
              <w:rPr>
                <w:rFonts w:ascii="仿宋" w:hAnsi="仿宋" w:eastAsia="仿宋"/>
                <w:sz w:val="24"/>
              </w:rPr>
              <w:t>列表</w:t>
            </w:r>
          </w:p>
        </w:tc>
        <w:tc>
          <w:tcPr>
            <w:tcW w:w="2160" w:type="dxa"/>
          </w:tcPr>
          <w:p>
            <w:pPr>
              <w:spacing w:after="0" w:line="360" w:lineRule="auto"/>
              <w:rPr>
                <w:rFonts w:ascii="仿宋" w:hAnsi="仿宋" w:eastAsia="仿宋"/>
              </w:rPr>
            </w:pPr>
            <w:r>
              <w:rPr>
                <w:rFonts w:ascii="仿宋" w:hAnsi="仿宋" w:eastAsia="仿宋"/>
                <w:sz w:val="24"/>
              </w:rPr>
              <w:t>更新后的目标任务列表</w:t>
            </w:r>
          </w:p>
        </w:tc>
      </w:tr>
    </w:tbl>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after="0" w:line="360" w:lineRule="auto"/>
        <w:rPr>
          <w:rFonts w:ascii="仿宋" w:hAnsi="仿宋" w:eastAsia="仿宋"/>
        </w:rPr>
      </w:pPr>
      <w:r>
        <w:rPr>
          <w:rFonts w:ascii="仿宋" w:hAnsi="仿宋" w:eastAsia="仿宋"/>
          <w:sz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rPr>
      </w:pPr>
      <w:r>
        <w:rPr>
          <w:rFonts w:ascii="仿宋" w:hAnsi="仿宋" w:eastAsia="仿宋"/>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提交审核</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rPr>
      </w:pPr>
      <w:r>
        <w:rPr>
          <w:rFonts w:ascii="仿宋" w:hAnsi="仿宋" w:eastAsia="仿宋"/>
          <w:sz w:val="24"/>
        </w:rPr>
        <w:t>支持</w:t>
      </w:r>
      <w:r>
        <w:rPr>
          <w:rFonts w:hint="eastAsia" w:ascii="仿宋" w:hAnsi="仿宋" w:eastAsia="仿宋"/>
          <w:sz w:val="24"/>
        </w:rPr>
        <w:t>用户</w:t>
      </w:r>
      <w:r>
        <w:rPr>
          <w:rFonts w:ascii="仿宋" w:hAnsi="仿宋" w:eastAsia="仿宋"/>
          <w:sz w:val="24"/>
        </w:rPr>
        <w:t>将新建</w:t>
      </w:r>
      <w:r>
        <w:rPr>
          <w:rFonts w:hint="eastAsia" w:ascii="仿宋" w:hAnsi="仿宋" w:eastAsia="仿宋"/>
          <w:sz w:val="24"/>
        </w:rPr>
        <w:t>、编辑</w:t>
      </w:r>
      <w:r>
        <w:rPr>
          <w:rFonts w:ascii="仿宋" w:hAnsi="仿宋" w:eastAsia="仿宋"/>
          <w:sz w:val="24"/>
        </w:rPr>
        <w:t>或</w:t>
      </w:r>
      <w:r>
        <w:rPr>
          <w:rFonts w:hint="eastAsia" w:ascii="仿宋" w:hAnsi="仿宋" w:eastAsia="仿宋"/>
          <w:sz w:val="24"/>
        </w:rPr>
        <w:t>分解</w:t>
      </w:r>
      <w:r>
        <w:rPr>
          <w:rFonts w:ascii="仿宋" w:hAnsi="仿宋" w:eastAsia="仿宋"/>
          <w:sz w:val="24"/>
        </w:rPr>
        <w:t>后的目标任务提交审批流程，经审批通过后正式生效。</w:t>
      </w:r>
    </w:p>
    <w:p>
      <w:pPr>
        <w:pStyle w:val="8"/>
        <w:numPr>
          <w:ilvl w:val="5"/>
          <w:numId w:val="14"/>
        </w:numPr>
        <w:spacing w:line="360" w:lineRule="auto"/>
        <w:rPr>
          <w:rFonts w:ascii="仿宋" w:hAnsi="仿宋" w:eastAsia="仿宋"/>
        </w:rPr>
      </w:pPr>
      <w:r>
        <w:rPr>
          <w:rFonts w:hint="eastAsia" w:ascii="仿宋" w:hAnsi="仿宋" w:eastAsia="仿宋"/>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目标任务</w:t>
            </w:r>
          </w:p>
        </w:tc>
        <w:tc>
          <w:tcPr>
            <w:tcW w:w="2160" w:type="dxa"/>
          </w:tcPr>
          <w:p>
            <w:pPr>
              <w:spacing w:after="0" w:line="360" w:lineRule="auto"/>
              <w:rPr>
                <w:rFonts w:ascii="仿宋" w:hAnsi="仿宋" w:eastAsia="仿宋"/>
              </w:rPr>
            </w:pPr>
            <w:r>
              <w:rPr>
                <w:rFonts w:ascii="仿宋" w:hAnsi="仿宋" w:eastAsia="仿宋"/>
                <w:sz w:val="24"/>
              </w:rPr>
              <w:t>必输；仅可选择</w:t>
            </w:r>
            <w:r>
              <w:rPr>
                <w:rFonts w:hint="eastAsia" w:ascii="仿宋" w:hAnsi="仿宋" w:eastAsia="仿宋"/>
                <w:sz w:val="24"/>
              </w:rPr>
              <w:t>“待提交”“已分解待提交”</w:t>
            </w:r>
            <w:r>
              <w:rPr>
                <w:rFonts w:ascii="仿宋" w:hAnsi="仿宋" w:eastAsia="仿宋"/>
                <w:sz w:val="24"/>
              </w:rPr>
              <w:t>状态任务</w:t>
            </w:r>
          </w:p>
        </w:tc>
        <w:tc>
          <w:tcPr>
            <w:tcW w:w="2160" w:type="dxa"/>
          </w:tcPr>
          <w:p>
            <w:pPr>
              <w:spacing w:after="0" w:line="360" w:lineRule="auto"/>
              <w:rPr>
                <w:rFonts w:ascii="仿宋" w:hAnsi="仿宋" w:eastAsia="仿宋"/>
              </w:rPr>
            </w:pPr>
            <w:r>
              <w:rPr>
                <w:rFonts w:ascii="仿宋" w:hAnsi="仿宋" w:eastAsia="仿宋"/>
                <w:sz w:val="24"/>
              </w:rPr>
              <w:t>任务选择</w:t>
            </w:r>
          </w:p>
        </w:tc>
        <w:tc>
          <w:tcPr>
            <w:tcW w:w="2160" w:type="dxa"/>
          </w:tcPr>
          <w:p>
            <w:pPr>
              <w:spacing w:after="0" w:line="360" w:lineRule="auto"/>
              <w:rPr>
                <w:rFonts w:ascii="仿宋" w:hAnsi="仿宋" w:eastAsia="仿宋"/>
              </w:rPr>
            </w:pPr>
            <w:r>
              <w:rPr>
                <w:rFonts w:ascii="仿宋" w:hAnsi="仿宋" w:eastAsia="仿宋"/>
                <w:sz w:val="24"/>
              </w:rPr>
              <w:t>待发起审批的任务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提交审核</w:t>
            </w:r>
          </w:p>
        </w:tc>
        <w:tc>
          <w:tcPr>
            <w:tcW w:w="2160" w:type="dxa"/>
          </w:tcPr>
          <w:p>
            <w:pPr>
              <w:spacing w:after="0" w:line="360" w:lineRule="auto"/>
              <w:rPr>
                <w:rFonts w:ascii="仿宋" w:hAnsi="仿宋" w:eastAsia="仿宋"/>
              </w:rPr>
            </w:pPr>
            <w:r>
              <w:rPr>
                <w:rFonts w:ascii="仿宋" w:hAnsi="仿宋" w:eastAsia="仿宋"/>
                <w:sz w:val="24"/>
              </w:rPr>
              <w:t>点击后发起审批流程</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进入目标任务审批流程</w:t>
            </w:r>
          </w:p>
        </w:tc>
      </w:tr>
    </w:tbl>
    <w:p>
      <w:pPr>
        <w:pStyle w:val="8"/>
        <w:numPr>
          <w:ilvl w:val="5"/>
          <w:numId w:val="14"/>
        </w:numPr>
        <w:spacing w:line="360" w:lineRule="auto"/>
        <w:rPr>
          <w:rFonts w:ascii="仿宋" w:hAnsi="仿宋" w:eastAsia="仿宋"/>
        </w:rPr>
      </w:pPr>
      <w:r>
        <w:rPr>
          <w:rFonts w:hint="eastAsia" w:ascii="仿宋" w:hAnsi="仿宋" w:eastAsia="仿宋"/>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w:t>
      </w:r>
      <w:r>
        <w:rPr>
          <w:rFonts w:hint="eastAsia" w:ascii="仿宋" w:hAnsi="仿宋" w:eastAsia="仿宋"/>
          <w:sz w:val="24"/>
        </w:rPr>
        <w:t>在目标任务管理列表</w:t>
      </w:r>
      <w:r>
        <w:rPr>
          <w:rFonts w:ascii="仿宋" w:hAnsi="仿宋" w:eastAsia="仿宋"/>
          <w:sz w:val="24"/>
        </w:rPr>
        <w:t>选中“待提交”</w:t>
      </w:r>
      <w:r>
        <w:rPr>
          <w:rFonts w:hint="eastAsia" w:ascii="仿宋" w:hAnsi="仿宋" w:eastAsia="仿宋"/>
          <w:sz w:val="24"/>
        </w:rPr>
        <w:t>、“已分解待提交”</w:t>
      </w:r>
      <w:r>
        <w:rPr>
          <w:rFonts w:ascii="仿宋" w:hAnsi="仿宋" w:eastAsia="仿宋"/>
          <w:sz w:val="24"/>
        </w:rPr>
        <w:t>状态的任务后点击“提交审核”</w:t>
      </w:r>
      <w:r>
        <w:rPr>
          <w:rFonts w:hint="eastAsia" w:ascii="仿宋" w:hAnsi="仿宋" w:eastAsia="仿宋"/>
          <w:sz w:val="24"/>
        </w:rPr>
        <w:t>按钮</w:t>
      </w:r>
      <w:r>
        <w:rPr>
          <w:rFonts w:ascii="仿宋" w:hAnsi="仿宋" w:eastAsia="仿宋"/>
          <w:sz w:val="24"/>
        </w:rPr>
        <w:t>。</w:t>
      </w:r>
    </w:p>
    <w:p>
      <w:pPr>
        <w:spacing w:after="0" w:line="360" w:lineRule="auto"/>
        <w:rPr>
          <w:rFonts w:ascii="仿宋" w:hAnsi="仿宋" w:eastAsia="仿宋"/>
        </w:rPr>
      </w:pPr>
      <w:r>
        <w:rPr>
          <w:rFonts w:ascii="仿宋" w:hAnsi="仿宋" w:eastAsia="仿宋"/>
          <w:sz w:val="24"/>
        </w:rPr>
        <w:t>2. 系统校验任务完整性后，发起审批流程并将状态更新为“审核中”。</w:t>
      </w:r>
    </w:p>
    <w:p>
      <w:pPr>
        <w:spacing w:after="0" w:line="360" w:lineRule="auto"/>
        <w:rPr>
          <w:rFonts w:ascii="仿宋" w:hAnsi="仿宋" w:eastAsia="仿宋"/>
        </w:rPr>
      </w:pPr>
      <w:r>
        <w:rPr>
          <w:rFonts w:ascii="仿宋" w:hAnsi="仿宋" w:eastAsia="仿宋"/>
          <w:sz w:val="24"/>
        </w:rPr>
        <w:t>3. 审批完成后，系统根据结果更新任务状态。</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sz w:val="24"/>
        </w:rPr>
      </w:pPr>
      <w:r>
        <w:rPr>
          <w:rFonts w:ascii="仿宋" w:hAnsi="仿宋" w:eastAsia="仿宋"/>
          <w:sz w:val="24"/>
        </w:rPr>
        <w:t>1. 仅“</w:t>
      </w:r>
      <w:r>
        <w:rPr>
          <w:rFonts w:hint="eastAsia" w:ascii="仿宋" w:hAnsi="仿宋" w:eastAsia="仿宋"/>
          <w:sz w:val="24"/>
        </w:rPr>
        <w:t>待</w:t>
      </w:r>
      <w:r>
        <w:rPr>
          <w:rFonts w:ascii="仿宋" w:hAnsi="仿宋" w:eastAsia="仿宋"/>
          <w:sz w:val="24"/>
        </w:rPr>
        <w:t>提交”</w:t>
      </w:r>
      <w:r>
        <w:rPr>
          <w:rFonts w:hint="eastAsia" w:ascii="仿宋" w:hAnsi="仿宋" w:eastAsia="仿宋"/>
          <w:sz w:val="24"/>
        </w:rPr>
        <w:t>、“已分解待提交”</w:t>
      </w:r>
      <w:r>
        <w:rPr>
          <w:rFonts w:ascii="仿宋" w:hAnsi="仿宋" w:eastAsia="仿宋"/>
          <w:sz w:val="24"/>
        </w:rPr>
        <w:t>状态任务可提交审批。</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sz w:val="24"/>
        </w:rPr>
        <w:t>2. 目标任务均为同级审批</w:t>
      </w:r>
      <w:r>
        <w:rPr>
          <w:rFonts w:hint="eastAsia" w:ascii="仿宋" w:hAnsi="仿宋" w:eastAsia="仿宋"/>
          <w:color w:val="000000" w:themeColor="text1"/>
          <w:sz w:val="24"/>
          <w14:textFill>
            <w14:solidFill>
              <w14:schemeClr w14:val="tx1"/>
            </w14:solidFill>
          </w14:textFill>
        </w:rPr>
        <w:t>。如果是本机构创建的任务，则由本机构内非创建人外的管理岗审批；如果是本机构分解的上级任务，则由本机构内非分解人外的管理岗审批。</w:t>
      </w:r>
    </w:p>
    <w:p>
      <w:pPr>
        <w:spacing w:after="0" w:line="360" w:lineRule="auto"/>
        <w:rPr>
          <w:rFonts w:ascii="仿宋" w:hAnsi="仿宋" w:eastAsia="仿宋"/>
        </w:rPr>
      </w:pPr>
      <w:r>
        <w:rPr>
          <w:rFonts w:hint="eastAsia" w:ascii="仿宋" w:hAnsi="仿宋" w:eastAsia="仿宋"/>
          <w:sz w:val="24"/>
        </w:rPr>
        <w:t>3</w:t>
      </w:r>
      <w:r>
        <w:rPr>
          <w:rFonts w:ascii="仿宋" w:hAnsi="仿宋" w:eastAsia="仿宋"/>
          <w:sz w:val="24"/>
        </w:rPr>
        <w:t>. 审批被拒绝后，任务状态更新为“审批未通过”，允许</w:t>
      </w:r>
      <w:r>
        <w:rPr>
          <w:rFonts w:hint="eastAsia" w:ascii="仿宋" w:hAnsi="仿宋" w:eastAsia="仿宋"/>
          <w:sz w:val="24"/>
        </w:rPr>
        <w:t>编辑</w:t>
      </w:r>
      <w:r>
        <w:rPr>
          <w:rFonts w:ascii="仿宋" w:hAnsi="仿宋" w:eastAsia="仿宋"/>
          <w:sz w:val="24"/>
        </w:rPr>
        <w:t>后再次提交。</w:t>
      </w:r>
    </w:p>
    <w:p>
      <w:pPr>
        <w:spacing w:after="0" w:line="360" w:lineRule="auto"/>
        <w:rPr>
          <w:rFonts w:ascii="仿宋" w:hAnsi="仿宋" w:eastAsia="仿宋"/>
        </w:rPr>
      </w:pPr>
      <w:r>
        <w:rPr>
          <w:rFonts w:hint="eastAsia" w:ascii="仿宋" w:hAnsi="仿宋" w:eastAsia="仿宋"/>
          <w:sz w:val="24"/>
        </w:rPr>
        <w:t>4</w:t>
      </w:r>
      <w:r>
        <w:rPr>
          <w:rFonts w:ascii="仿宋" w:hAnsi="仿宋" w:eastAsia="仿宋"/>
          <w:sz w:val="24"/>
        </w:rPr>
        <w:t>. 审批通过后，</w:t>
      </w:r>
      <w:r>
        <w:rPr>
          <w:rFonts w:hint="eastAsia" w:ascii="仿宋" w:hAnsi="仿宋" w:eastAsia="仿宋"/>
          <w:sz w:val="24"/>
        </w:rPr>
        <w:t>系统自动下发任务，</w:t>
      </w:r>
      <w:r>
        <w:rPr>
          <w:rFonts w:ascii="仿宋" w:hAnsi="仿宋" w:eastAsia="仿宋"/>
          <w:sz w:val="24"/>
        </w:rPr>
        <w:t>任务方可生效并进入实际执行状态判断。</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sz w:val="24"/>
        </w:rPr>
        <w:t xml:space="preserve">1. </w:t>
      </w:r>
      <w:r>
        <w:rPr>
          <w:rFonts w:ascii="仿宋" w:hAnsi="仿宋" w:eastAsia="仿宋"/>
          <w:color w:val="000000" w:themeColor="text1"/>
          <w:sz w:val="24"/>
          <w14:textFill>
            <w14:solidFill>
              <w14:schemeClr w14:val="tx1"/>
            </w14:solidFill>
          </w14:textFill>
        </w:rPr>
        <w:t>仅</w:t>
      </w:r>
      <w:r>
        <w:rPr>
          <w:rFonts w:hint="eastAsia" w:ascii="仿宋" w:hAnsi="仿宋" w:eastAsia="仿宋"/>
          <w:color w:val="000000" w:themeColor="text1"/>
          <w:sz w:val="24"/>
          <w14:textFill>
            <w14:solidFill>
              <w14:schemeClr w14:val="tx1"/>
            </w14:solidFill>
          </w14:textFill>
        </w:rPr>
        <w:t>总行业务岗、分行业务岗、支行业务岗和网点负责人</w:t>
      </w:r>
      <w:r>
        <w:rPr>
          <w:rFonts w:ascii="仿宋" w:hAnsi="仿宋" w:eastAsia="仿宋"/>
          <w:color w:val="000000" w:themeColor="text1"/>
          <w:sz w:val="24"/>
          <w14:textFill>
            <w14:solidFill>
              <w14:schemeClr w14:val="tx1"/>
            </w14:solidFill>
          </w14:textFill>
        </w:rPr>
        <w:t>可提交审核。</w:t>
      </w:r>
    </w:p>
    <w:p>
      <w:pPr>
        <w:pStyle w:val="8"/>
        <w:numPr>
          <w:ilvl w:val="5"/>
          <w:numId w:val="14"/>
        </w:numPr>
        <w:spacing w:line="360" w:lineRule="auto"/>
        <w:rPr>
          <w:rFonts w:ascii="仿宋" w:hAnsi="仿宋" w:eastAsia="仿宋"/>
        </w:rPr>
      </w:pPr>
      <w:r>
        <w:rPr>
          <w:rFonts w:hint="eastAsia" w:ascii="仿宋" w:hAnsi="仿宋" w:eastAsia="仿宋"/>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审批流程记录</w:t>
            </w:r>
          </w:p>
        </w:tc>
        <w:tc>
          <w:tcPr>
            <w:tcW w:w="2160" w:type="dxa"/>
          </w:tcPr>
          <w:p>
            <w:pPr>
              <w:spacing w:after="0" w:line="360" w:lineRule="auto"/>
              <w:rPr>
                <w:rFonts w:ascii="仿宋" w:hAnsi="仿宋" w:eastAsia="仿宋"/>
              </w:rPr>
            </w:pPr>
            <w:r>
              <w:rPr>
                <w:rFonts w:ascii="仿宋" w:hAnsi="仿宋" w:eastAsia="仿宋"/>
                <w:sz w:val="24"/>
              </w:rPr>
              <w:t>提交成功后生成审批流转信息</w:t>
            </w:r>
          </w:p>
        </w:tc>
        <w:tc>
          <w:tcPr>
            <w:tcW w:w="2160" w:type="dxa"/>
          </w:tcPr>
          <w:p>
            <w:pPr>
              <w:spacing w:after="0" w:line="360" w:lineRule="auto"/>
              <w:rPr>
                <w:rFonts w:ascii="仿宋" w:hAnsi="仿宋" w:eastAsia="仿宋"/>
              </w:rPr>
            </w:pPr>
            <w:r>
              <w:rPr>
                <w:rFonts w:ascii="仿宋" w:hAnsi="仿宋" w:eastAsia="仿宋"/>
                <w:sz w:val="24"/>
              </w:rPr>
              <w:t>业务记录</w:t>
            </w:r>
          </w:p>
        </w:tc>
        <w:tc>
          <w:tcPr>
            <w:tcW w:w="2160" w:type="dxa"/>
          </w:tcPr>
          <w:p>
            <w:pPr>
              <w:spacing w:after="0" w:line="360" w:lineRule="auto"/>
              <w:rPr>
                <w:rFonts w:ascii="仿宋" w:hAnsi="仿宋" w:eastAsia="仿宋"/>
              </w:rPr>
            </w:pPr>
            <w:r>
              <w:rPr>
                <w:rFonts w:ascii="仿宋" w:hAnsi="仿宋" w:eastAsia="仿宋"/>
                <w:sz w:val="24"/>
              </w:rPr>
              <w:t>记录审批节点和处理状态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任务状态更新</w:t>
            </w:r>
          </w:p>
        </w:tc>
        <w:tc>
          <w:tcPr>
            <w:tcW w:w="2160" w:type="dxa"/>
          </w:tcPr>
          <w:p>
            <w:pPr>
              <w:spacing w:after="0" w:line="360" w:lineRule="auto"/>
              <w:rPr>
                <w:rFonts w:ascii="仿宋" w:hAnsi="仿宋" w:eastAsia="仿宋"/>
              </w:rPr>
            </w:pPr>
            <w:r>
              <w:rPr>
                <w:rFonts w:ascii="仿宋" w:hAnsi="仿宋" w:eastAsia="仿宋"/>
                <w:sz w:val="24"/>
              </w:rPr>
              <w:t>按审批结果自动变化</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展示任务当前审批状态</w:t>
            </w:r>
          </w:p>
        </w:tc>
      </w:tr>
    </w:tbl>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after="0" w:line="360" w:lineRule="auto"/>
        <w:rPr>
          <w:rFonts w:ascii="仿宋" w:hAnsi="仿宋" w:eastAsia="仿宋"/>
        </w:rPr>
      </w:pPr>
      <w:r>
        <w:rPr>
          <w:rFonts w:ascii="仿宋" w:hAnsi="仿宋" w:eastAsia="仿宋"/>
          <w:sz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rPr>
      </w:pPr>
      <w:r>
        <w:rPr>
          <w:rFonts w:ascii="仿宋" w:hAnsi="仿宋" w:eastAsia="仿宋"/>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下载</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rPr>
      </w:pPr>
      <w:r>
        <w:rPr>
          <w:rFonts w:ascii="仿宋" w:hAnsi="仿宋" w:eastAsia="仿宋"/>
          <w:sz w:val="24"/>
        </w:rPr>
        <w:t>支持对目标任务指标明细进行导出，满足管理复核、过程跟踪和离线分析需求。</w:t>
      </w:r>
    </w:p>
    <w:p>
      <w:pPr>
        <w:pStyle w:val="8"/>
        <w:numPr>
          <w:ilvl w:val="5"/>
          <w:numId w:val="14"/>
        </w:numPr>
        <w:spacing w:line="360" w:lineRule="auto"/>
        <w:rPr>
          <w:rFonts w:ascii="仿宋" w:hAnsi="仿宋" w:eastAsia="仿宋"/>
        </w:rPr>
      </w:pPr>
      <w:r>
        <w:rPr>
          <w:rFonts w:hint="eastAsia" w:ascii="仿宋" w:hAnsi="仿宋" w:eastAsia="仿宋"/>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目标任务</w:t>
            </w:r>
          </w:p>
        </w:tc>
        <w:tc>
          <w:tcPr>
            <w:tcW w:w="2160" w:type="dxa"/>
          </w:tcPr>
          <w:p>
            <w:pPr>
              <w:spacing w:after="0" w:line="360" w:lineRule="auto"/>
              <w:rPr>
                <w:rFonts w:ascii="仿宋" w:hAnsi="仿宋" w:eastAsia="仿宋"/>
              </w:rPr>
            </w:pPr>
            <w:r>
              <w:rPr>
                <w:rFonts w:ascii="仿宋" w:hAnsi="仿宋" w:eastAsia="仿宋"/>
                <w:sz w:val="24"/>
              </w:rPr>
              <w:t>导出单条任务</w:t>
            </w:r>
          </w:p>
        </w:tc>
        <w:tc>
          <w:tcPr>
            <w:tcW w:w="2160" w:type="dxa"/>
          </w:tcPr>
          <w:p>
            <w:pPr>
              <w:spacing w:after="0" w:line="360" w:lineRule="auto"/>
              <w:rPr>
                <w:rFonts w:ascii="仿宋" w:hAnsi="仿宋" w:eastAsia="仿宋"/>
              </w:rPr>
            </w:pPr>
            <w:r>
              <w:rPr>
                <w:rFonts w:hint="eastAsia"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选择要导出的任务，导出内容包括考核对象、考核指标、指标值、完成值、完成率。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下载</w:t>
            </w:r>
          </w:p>
        </w:tc>
        <w:tc>
          <w:tcPr>
            <w:tcW w:w="2160" w:type="dxa"/>
          </w:tcPr>
          <w:p>
            <w:pPr>
              <w:spacing w:after="0" w:line="360" w:lineRule="auto"/>
              <w:rPr>
                <w:rFonts w:ascii="仿宋" w:hAnsi="仿宋" w:eastAsia="仿宋"/>
              </w:rPr>
            </w:pPr>
            <w:r>
              <w:rPr>
                <w:rFonts w:ascii="仿宋" w:hAnsi="仿宋" w:eastAsia="仿宋"/>
                <w:sz w:val="24"/>
              </w:rPr>
              <w:t>点击后生成导出文件</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触发下载动作</w:t>
            </w:r>
          </w:p>
        </w:tc>
      </w:tr>
    </w:tbl>
    <w:p>
      <w:pPr>
        <w:pStyle w:val="8"/>
        <w:numPr>
          <w:ilvl w:val="5"/>
          <w:numId w:val="14"/>
        </w:numPr>
        <w:spacing w:line="360" w:lineRule="auto"/>
        <w:rPr>
          <w:rFonts w:ascii="仿宋" w:hAnsi="仿宋" w:eastAsia="仿宋"/>
        </w:rPr>
      </w:pPr>
      <w:r>
        <w:rPr>
          <w:rFonts w:hint="eastAsia" w:ascii="仿宋" w:hAnsi="仿宋" w:eastAsia="仿宋"/>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用户可通过</w:t>
      </w:r>
      <w:r>
        <w:rPr>
          <w:rFonts w:hint="eastAsia" w:ascii="仿宋" w:hAnsi="仿宋" w:eastAsia="仿宋"/>
          <w:sz w:val="24"/>
        </w:rPr>
        <w:t>列表最右侧</w:t>
      </w:r>
      <w:r>
        <w:rPr>
          <w:rFonts w:ascii="仿宋" w:hAnsi="仿宋" w:eastAsia="仿宋"/>
          <w:sz w:val="24"/>
        </w:rPr>
        <w:t>行内按钮导出单条任务相关明细。</w:t>
      </w:r>
    </w:p>
    <w:p>
      <w:pPr>
        <w:spacing w:after="0" w:line="360" w:lineRule="auto"/>
        <w:rPr>
          <w:rFonts w:ascii="仿宋" w:hAnsi="仿宋" w:eastAsia="仿宋"/>
        </w:rPr>
      </w:pPr>
      <w:r>
        <w:rPr>
          <w:rFonts w:ascii="仿宋" w:hAnsi="仿宋" w:eastAsia="仿宋"/>
          <w:sz w:val="24"/>
        </w:rPr>
        <w:t>2. 系统生成导出文件后，触发浏览器下载。</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ascii="仿宋" w:hAnsi="仿宋" w:eastAsia="仿宋"/>
          <w:sz w:val="24"/>
        </w:rPr>
        <w:t>1. 仅允许导出当前用户权限范围内机构或客户经理的目标指标值明细。</w:t>
      </w:r>
    </w:p>
    <w:p>
      <w:pPr>
        <w:spacing w:after="0" w:line="360" w:lineRule="auto"/>
        <w:rPr>
          <w:rFonts w:ascii="仿宋" w:hAnsi="仿宋" w:eastAsia="仿宋"/>
          <w:sz w:val="24"/>
        </w:rPr>
      </w:pPr>
      <w:r>
        <w:rPr>
          <w:rFonts w:ascii="仿宋" w:hAnsi="仿宋" w:eastAsia="仿宋"/>
          <w:sz w:val="24"/>
        </w:rPr>
        <w:t>2. 导出字段应与</w:t>
      </w:r>
      <w:r>
        <w:rPr>
          <w:rFonts w:hint="eastAsia" w:ascii="仿宋" w:hAnsi="仿宋" w:eastAsia="仿宋"/>
          <w:sz w:val="24"/>
        </w:rPr>
        <w:t>目标</w:t>
      </w:r>
      <w:r>
        <w:rPr>
          <w:rFonts w:ascii="仿宋" w:hAnsi="仿宋" w:eastAsia="仿宋"/>
          <w:sz w:val="24"/>
        </w:rPr>
        <w:t>详情</w:t>
      </w:r>
      <w:r>
        <w:rPr>
          <w:rFonts w:hint="eastAsia" w:ascii="仿宋" w:hAnsi="仿宋" w:eastAsia="仿宋"/>
          <w:sz w:val="24"/>
        </w:rPr>
        <w:t>页</w:t>
      </w:r>
      <w:r>
        <w:rPr>
          <w:rFonts w:ascii="仿宋" w:hAnsi="仿宋" w:eastAsia="仿宋"/>
          <w:sz w:val="24"/>
        </w:rPr>
        <w:t>核心字段保持一致。</w:t>
      </w:r>
    </w:p>
    <w:p>
      <w:pPr>
        <w:spacing w:after="0" w:line="360" w:lineRule="auto"/>
        <w:rPr>
          <w:rFonts w:ascii="仿宋" w:hAnsi="仿宋" w:eastAsia="仿宋"/>
          <w:sz w:val="24"/>
        </w:rPr>
      </w:pPr>
      <w:r>
        <w:rPr>
          <w:rFonts w:hint="eastAsia" w:ascii="仿宋" w:hAnsi="仿宋" w:eastAsia="仿宋"/>
          <w:sz w:val="24"/>
        </w:rPr>
        <w:t xml:space="preserve">3. </w:t>
      </w:r>
      <w:r>
        <w:rPr>
          <w:rFonts w:hint="eastAsia" w:ascii="仿宋" w:hAnsi="仿宋" w:eastAsia="仿宋"/>
          <w:color w:val="000000" w:themeColor="text1"/>
          <w:sz w:val="24"/>
          <w14:textFill>
            <w14:solidFill>
              <w14:schemeClr w14:val="tx1"/>
            </w14:solidFill>
          </w14:textFill>
        </w:rPr>
        <w:t>导出的excel文件中，仅导出本机构下发的考核目标与考核对象的明细</w:t>
      </w:r>
      <w:r>
        <w:rPr>
          <w:rFonts w:hint="eastAsia" w:ascii="仿宋" w:hAnsi="仿宋" w:eastAsia="仿宋"/>
          <w:sz w:val="24"/>
        </w:rPr>
        <w:t>。</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sz w:val="24"/>
        </w:rPr>
        <w:t xml:space="preserve">1. </w:t>
      </w:r>
      <w:r>
        <w:rPr>
          <w:rFonts w:hint="eastAsia" w:ascii="仿宋" w:hAnsi="仿宋" w:eastAsia="仿宋"/>
          <w:color w:val="000000" w:themeColor="text1"/>
          <w:sz w:val="24"/>
          <w14:textFill>
            <w14:solidFill>
              <w14:schemeClr w14:val="tx1"/>
            </w14:solidFill>
          </w14:textFill>
        </w:rPr>
        <w:t>仅总行业务岗、分行业务岗、支行业务岗和网点负责人</w:t>
      </w:r>
      <w:r>
        <w:rPr>
          <w:rFonts w:ascii="仿宋" w:hAnsi="仿宋" w:eastAsia="仿宋"/>
          <w:color w:val="000000" w:themeColor="text1"/>
          <w:sz w:val="24"/>
          <w14:textFill>
            <w14:solidFill>
              <w14:schemeClr w14:val="tx1"/>
            </w14:solidFill>
          </w14:textFill>
        </w:rPr>
        <w:t>可</w:t>
      </w:r>
      <w:r>
        <w:rPr>
          <w:rFonts w:hint="eastAsia" w:ascii="仿宋" w:hAnsi="仿宋" w:eastAsia="仿宋"/>
          <w:color w:val="000000" w:themeColor="text1"/>
          <w:sz w:val="24"/>
          <w14:textFill>
            <w14:solidFill>
              <w14:schemeClr w14:val="tx1"/>
            </w14:solidFill>
          </w14:textFill>
        </w:rPr>
        <w:t>在目标任务管理模块</w:t>
      </w:r>
      <w:r>
        <w:rPr>
          <w:rFonts w:ascii="仿宋" w:hAnsi="仿宋" w:eastAsia="仿宋"/>
          <w:color w:val="000000" w:themeColor="text1"/>
          <w:sz w:val="24"/>
          <w14:textFill>
            <w14:solidFill>
              <w14:schemeClr w14:val="tx1"/>
            </w14:solidFill>
          </w14:textFill>
        </w:rPr>
        <w:t>下载数据。</w:t>
      </w:r>
    </w:p>
    <w:p>
      <w:pPr>
        <w:spacing w:after="0" w:line="360" w:lineRule="auto"/>
        <w:rPr>
          <w:rFonts w:ascii="仿宋" w:hAnsi="仿宋" w:eastAsia="仿宋"/>
        </w:rPr>
      </w:pPr>
      <w:r>
        <w:rPr>
          <w:rFonts w:ascii="仿宋" w:hAnsi="仿宋" w:eastAsia="仿宋"/>
          <w:sz w:val="24"/>
        </w:rPr>
        <w:t>2. 客户经理</w:t>
      </w:r>
      <w:r>
        <w:rPr>
          <w:rFonts w:hint="eastAsia" w:ascii="仿宋" w:hAnsi="仿宋" w:eastAsia="仿宋"/>
          <w:sz w:val="24"/>
        </w:rPr>
        <w:t>没有</w:t>
      </w:r>
      <w:r>
        <w:rPr>
          <w:rFonts w:ascii="仿宋" w:hAnsi="仿宋" w:eastAsia="仿宋"/>
          <w:sz w:val="24"/>
        </w:rPr>
        <w:t>目标任务管理菜单权限。</w:t>
      </w:r>
    </w:p>
    <w:p>
      <w:pPr>
        <w:pStyle w:val="8"/>
        <w:numPr>
          <w:ilvl w:val="5"/>
          <w:numId w:val="14"/>
        </w:numPr>
        <w:spacing w:line="360" w:lineRule="auto"/>
        <w:rPr>
          <w:rFonts w:ascii="仿宋" w:hAnsi="仿宋" w:eastAsia="仿宋"/>
        </w:rPr>
      </w:pPr>
      <w:r>
        <w:rPr>
          <w:rFonts w:hint="eastAsia" w:ascii="仿宋" w:hAnsi="仿宋" w:eastAsia="仿宋"/>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导出文件</w:t>
            </w:r>
          </w:p>
        </w:tc>
        <w:tc>
          <w:tcPr>
            <w:tcW w:w="2160" w:type="dxa"/>
          </w:tcPr>
          <w:p>
            <w:pPr>
              <w:spacing w:after="0" w:line="360" w:lineRule="auto"/>
              <w:rPr>
                <w:rFonts w:ascii="仿宋" w:hAnsi="仿宋" w:eastAsia="仿宋"/>
              </w:rPr>
            </w:pPr>
            <w:r>
              <w:rPr>
                <w:rFonts w:ascii="仿宋" w:hAnsi="仿宋" w:eastAsia="仿宋"/>
                <w:sz w:val="24"/>
              </w:rPr>
              <w:t>按权限和范围生成</w:t>
            </w:r>
          </w:p>
        </w:tc>
        <w:tc>
          <w:tcPr>
            <w:tcW w:w="2160" w:type="dxa"/>
          </w:tcPr>
          <w:p>
            <w:pPr>
              <w:spacing w:after="0" w:line="360" w:lineRule="auto"/>
              <w:rPr>
                <w:rFonts w:ascii="仿宋" w:hAnsi="仿宋" w:eastAsia="仿宋"/>
              </w:rPr>
            </w:pPr>
            <w:r>
              <w:rPr>
                <w:rFonts w:ascii="仿宋" w:hAnsi="仿宋" w:eastAsia="仿宋"/>
                <w:sz w:val="24"/>
              </w:rPr>
              <w:t>文件</w:t>
            </w:r>
          </w:p>
        </w:tc>
        <w:tc>
          <w:tcPr>
            <w:tcW w:w="2160" w:type="dxa"/>
          </w:tcPr>
          <w:p>
            <w:pPr>
              <w:spacing w:after="0" w:line="360" w:lineRule="auto"/>
              <w:rPr>
                <w:rFonts w:ascii="仿宋" w:hAnsi="仿宋" w:eastAsia="仿宋"/>
              </w:rPr>
            </w:pPr>
            <w:r>
              <w:rPr>
                <w:rFonts w:ascii="仿宋" w:hAnsi="仿宋" w:eastAsia="仿宋"/>
                <w:sz w:val="24"/>
              </w:rPr>
              <w:t>目标任务及指标值明细导出结果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下载结果提示</w:t>
            </w:r>
          </w:p>
        </w:tc>
        <w:tc>
          <w:tcPr>
            <w:tcW w:w="2160" w:type="dxa"/>
          </w:tcPr>
          <w:p>
            <w:pPr>
              <w:spacing w:after="0" w:line="360" w:lineRule="auto"/>
              <w:rPr>
                <w:rFonts w:ascii="仿宋" w:hAnsi="仿宋" w:eastAsia="仿宋"/>
              </w:rPr>
            </w:pPr>
            <w:r>
              <w:rPr>
                <w:rFonts w:ascii="仿宋" w:hAnsi="仿宋" w:eastAsia="仿宋"/>
                <w:sz w:val="24"/>
              </w:rPr>
              <w:t>生成成功或失败时返回明确文案</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反馈下载处理结果</w:t>
            </w:r>
          </w:p>
        </w:tc>
      </w:tr>
    </w:tbl>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after="0" w:line="360" w:lineRule="auto"/>
        <w:rPr>
          <w:rFonts w:ascii="仿宋" w:hAnsi="仿宋" w:eastAsia="仿宋"/>
        </w:rPr>
      </w:pPr>
      <w:r>
        <w:rPr>
          <w:rFonts w:ascii="仿宋" w:hAnsi="仿宋" w:eastAsia="仿宋"/>
          <w:sz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rPr>
      </w:pPr>
      <w:r>
        <w:rPr>
          <w:rFonts w:ascii="仿宋" w:hAnsi="仿宋" w:eastAsia="仿宋"/>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详情</w:t>
      </w:r>
    </w:p>
    <w:p>
      <w:pPr>
        <w:pStyle w:val="8"/>
        <w:numPr>
          <w:ilvl w:val="5"/>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rPr>
      </w:pPr>
      <w:r>
        <w:rPr>
          <w:rFonts w:ascii="仿宋" w:hAnsi="仿宋" w:eastAsia="仿宋"/>
          <w:sz w:val="24"/>
        </w:rPr>
        <w:t>支持查看任务基础信息、指标明细及目标达成对比，并按权限逐级下钻分析各机构或客户经理的完成情况。</w:t>
      </w:r>
    </w:p>
    <w:p>
      <w:pPr>
        <w:pStyle w:val="8"/>
        <w:numPr>
          <w:ilvl w:val="5"/>
          <w:numId w:val="14"/>
        </w:numPr>
        <w:spacing w:line="360" w:lineRule="auto"/>
        <w:rPr>
          <w:rFonts w:ascii="仿宋" w:hAnsi="仿宋" w:eastAsia="仿宋"/>
        </w:rPr>
      </w:pPr>
      <w:r>
        <w:rPr>
          <w:rFonts w:hint="eastAsia" w:ascii="仿宋" w:hAnsi="仿宋" w:eastAsia="仿宋"/>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任务名称</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链接</w:t>
            </w:r>
          </w:p>
        </w:tc>
        <w:tc>
          <w:tcPr>
            <w:tcW w:w="2160" w:type="dxa"/>
          </w:tcPr>
          <w:p>
            <w:pPr>
              <w:spacing w:after="0" w:line="360" w:lineRule="auto"/>
              <w:rPr>
                <w:rFonts w:ascii="仿宋" w:hAnsi="仿宋" w:eastAsia="仿宋"/>
              </w:rPr>
            </w:pPr>
            <w:r>
              <w:rPr>
                <w:rFonts w:ascii="仿宋" w:hAnsi="仿宋" w:eastAsia="仿宋"/>
                <w:sz w:val="24"/>
              </w:rPr>
              <w:t>点击列表名称进入详情</w:t>
            </w:r>
          </w:p>
        </w:tc>
      </w:tr>
    </w:tbl>
    <w:p>
      <w:pPr>
        <w:pStyle w:val="8"/>
        <w:numPr>
          <w:ilvl w:val="5"/>
          <w:numId w:val="14"/>
        </w:numPr>
        <w:spacing w:line="360" w:lineRule="auto"/>
        <w:rPr>
          <w:rFonts w:ascii="仿宋" w:hAnsi="仿宋" w:eastAsia="仿宋"/>
        </w:rPr>
      </w:pPr>
      <w:r>
        <w:rPr>
          <w:rFonts w:hint="eastAsia" w:ascii="仿宋" w:hAnsi="仿宋" w:eastAsia="仿宋"/>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用户点击任务名称后进入详情页。</w:t>
      </w:r>
    </w:p>
    <w:p>
      <w:pPr>
        <w:spacing w:after="0" w:line="360" w:lineRule="auto"/>
        <w:rPr>
          <w:rFonts w:ascii="仿宋" w:hAnsi="仿宋" w:eastAsia="仿宋"/>
        </w:rPr>
      </w:pPr>
      <w:r>
        <w:rPr>
          <w:rFonts w:ascii="仿宋" w:hAnsi="仿宋" w:eastAsia="仿宋"/>
          <w:sz w:val="24"/>
        </w:rPr>
        <w:t>2. 详情页</w:t>
      </w:r>
      <w:r>
        <w:rPr>
          <w:rFonts w:hint="eastAsia" w:ascii="仿宋" w:hAnsi="仿宋" w:eastAsia="仿宋"/>
          <w:sz w:val="24"/>
        </w:rPr>
        <w:t>上面展示任务名称及当前下钻层级，以便用户定位当前页面层级，例如“某某目标任务/某某分行/某某支行/某某网点/客户经理张三”，点击“返回”按钮返回到上一层级，最后一个层级点击“返回”按钮退出详情页。</w:t>
      </w:r>
    </w:p>
    <w:p>
      <w:pPr>
        <w:spacing w:after="0" w:line="360" w:lineRule="auto"/>
        <w:rPr>
          <w:rFonts w:ascii="仿宋" w:hAnsi="仿宋" w:eastAsia="仿宋"/>
        </w:rPr>
      </w:pPr>
      <w:r>
        <w:rPr>
          <w:rFonts w:ascii="仿宋" w:hAnsi="仿宋" w:eastAsia="仿宋"/>
          <w:sz w:val="24"/>
        </w:rPr>
        <w:t xml:space="preserve">3. </w:t>
      </w:r>
      <w:r>
        <w:rPr>
          <w:rFonts w:hint="eastAsia" w:ascii="仿宋" w:hAnsi="仿宋" w:eastAsia="仿宋"/>
          <w:sz w:val="24"/>
        </w:rPr>
        <w:t>详情页下面</w:t>
      </w:r>
      <w:r>
        <w:rPr>
          <w:rFonts w:ascii="仿宋" w:hAnsi="仿宋" w:eastAsia="仿宋"/>
          <w:sz w:val="24"/>
        </w:rPr>
        <w:t>展示</w:t>
      </w:r>
      <w:r>
        <w:rPr>
          <w:rFonts w:hint="eastAsia" w:ascii="仿宋" w:hAnsi="仿宋" w:eastAsia="仿宋"/>
          <w:sz w:val="24"/>
        </w:rPr>
        <w:t>考核对象</w:t>
      </w:r>
      <w:r>
        <w:rPr>
          <w:rFonts w:ascii="仿宋" w:hAnsi="仿宋" w:eastAsia="仿宋"/>
          <w:sz w:val="24"/>
        </w:rPr>
        <w:t>的目标指标值明细</w:t>
      </w:r>
      <w:r>
        <w:rPr>
          <w:rFonts w:hint="eastAsia" w:ascii="仿宋" w:hAnsi="仿宋" w:eastAsia="仿宋"/>
          <w:sz w:val="24"/>
        </w:rPr>
        <w:t>；</w:t>
      </w:r>
      <w:r>
        <w:rPr>
          <w:rFonts w:ascii="仿宋" w:hAnsi="仿宋" w:eastAsia="仿宋"/>
          <w:sz w:val="24"/>
        </w:rPr>
        <w:t>指标值使用横向柱状图展示，</w:t>
      </w:r>
      <w:r>
        <w:rPr>
          <w:rFonts w:hint="eastAsia" w:ascii="仿宋" w:hAnsi="仿宋" w:eastAsia="仿宋"/>
          <w:sz w:val="24"/>
        </w:rPr>
        <w:t>展示指标值、完成值、完成率，</w:t>
      </w:r>
      <w:r>
        <w:rPr>
          <w:rFonts w:ascii="仿宋" w:hAnsi="仿宋" w:eastAsia="仿宋"/>
          <w:sz w:val="24"/>
        </w:rPr>
        <w:t>以直观对比各考核对象的</w:t>
      </w:r>
      <w:r>
        <w:rPr>
          <w:rFonts w:hint="eastAsia" w:ascii="仿宋" w:hAnsi="仿宋" w:eastAsia="仿宋"/>
          <w:sz w:val="24"/>
        </w:rPr>
        <w:t>考核</w:t>
      </w:r>
      <w:r>
        <w:rPr>
          <w:rFonts w:ascii="仿宋" w:hAnsi="仿宋" w:eastAsia="仿宋"/>
          <w:sz w:val="24"/>
        </w:rPr>
        <w:t>目标。</w:t>
      </w:r>
    </w:p>
    <w:p>
      <w:pPr>
        <w:spacing w:after="0" w:line="360" w:lineRule="auto"/>
        <w:rPr>
          <w:rFonts w:ascii="仿宋" w:hAnsi="仿宋" w:eastAsia="仿宋"/>
        </w:rPr>
      </w:pPr>
      <w:r>
        <w:rPr>
          <w:rFonts w:ascii="仿宋" w:hAnsi="仿宋" w:eastAsia="仿宋"/>
          <w:sz w:val="24"/>
        </w:rPr>
        <w:t>4. 用户可根据权限逐级下钻查看辖内机构或客户经理数据，并支持下载明细。</w:t>
      </w:r>
      <w:r>
        <w:rPr>
          <w:rFonts w:hint="eastAsia" w:ascii="仿宋" w:hAnsi="仿宋" w:eastAsia="仿宋"/>
          <w:sz w:val="24"/>
        </w:rPr>
        <w:t>点击机构名称或客户经理姓名下钻。</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hint="eastAsia" w:ascii="仿宋" w:hAnsi="仿宋" w:eastAsia="仿宋"/>
          <w:sz w:val="24"/>
        </w:rPr>
        <w:t>1</w:t>
      </w:r>
      <w:r>
        <w:rPr>
          <w:rFonts w:ascii="仿宋" w:hAnsi="仿宋" w:eastAsia="仿宋"/>
          <w:sz w:val="24"/>
        </w:rPr>
        <w:t>. 下钻范围不得超出当前用户授权范围。</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1. 管理用户可在授权范围内下钻查看目标数据。</w:t>
      </w:r>
    </w:p>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sz w:val="24"/>
        </w:rPr>
        <w:t xml:space="preserve">2. </w:t>
      </w:r>
      <w:r>
        <w:rPr>
          <w:rFonts w:hint="eastAsia" w:ascii="仿宋" w:hAnsi="仿宋" w:eastAsia="仿宋"/>
          <w:color w:val="000000" w:themeColor="text1"/>
          <w:sz w:val="24"/>
          <w14:textFill>
            <w14:solidFill>
              <w14:schemeClr w14:val="tx1"/>
            </w14:solidFill>
          </w14:textFill>
        </w:rPr>
        <w:t>仅总行业务岗、分行业务岗、支行业务岗和网点负责人</w:t>
      </w:r>
      <w:r>
        <w:rPr>
          <w:rFonts w:ascii="仿宋" w:hAnsi="仿宋" w:eastAsia="仿宋"/>
          <w:color w:val="000000" w:themeColor="text1"/>
          <w:sz w:val="24"/>
          <w14:textFill>
            <w14:solidFill>
              <w14:schemeClr w14:val="tx1"/>
            </w14:solidFill>
          </w14:textFill>
        </w:rPr>
        <w:t>的用户可</w:t>
      </w:r>
      <w:r>
        <w:rPr>
          <w:rFonts w:hint="eastAsia" w:ascii="仿宋" w:hAnsi="仿宋" w:eastAsia="仿宋"/>
          <w:color w:val="000000" w:themeColor="text1"/>
          <w:sz w:val="24"/>
          <w14:textFill>
            <w14:solidFill>
              <w14:schemeClr w14:val="tx1"/>
            </w14:solidFill>
          </w14:textFill>
        </w:rPr>
        <w:t>在目标任务管理</w:t>
      </w:r>
      <w:r>
        <w:rPr>
          <w:rFonts w:ascii="仿宋" w:hAnsi="仿宋" w:eastAsia="仿宋"/>
          <w:color w:val="000000" w:themeColor="text1"/>
          <w:sz w:val="24"/>
          <w14:textFill>
            <w14:solidFill>
              <w14:schemeClr w14:val="tx1"/>
            </w14:solidFill>
          </w14:textFill>
        </w:rPr>
        <w:t>下载详情明细。</w:t>
      </w:r>
    </w:p>
    <w:p>
      <w:pPr>
        <w:pStyle w:val="8"/>
        <w:numPr>
          <w:ilvl w:val="5"/>
          <w:numId w:val="14"/>
        </w:numPr>
        <w:spacing w:line="360" w:lineRule="auto"/>
        <w:rPr>
          <w:rFonts w:ascii="仿宋" w:hAnsi="仿宋" w:eastAsia="仿宋"/>
        </w:rPr>
      </w:pPr>
      <w:r>
        <w:rPr>
          <w:rFonts w:hint="eastAsia" w:ascii="仿宋" w:hAnsi="仿宋" w:eastAsia="仿宋"/>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页面下钻路径</w:t>
            </w:r>
          </w:p>
        </w:tc>
        <w:tc>
          <w:tcPr>
            <w:tcW w:w="2160" w:type="dxa"/>
          </w:tcPr>
          <w:p>
            <w:pPr>
              <w:spacing w:after="0" w:line="360" w:lineRule="auto"/>
              <w:rPr>
                <w:rFonts w:ascii="仿宋" w:hAnsi="仿宋" w:eastAsia="仿宋"/>
              </w:rPr>
            </w:pPr>
            <w:r>
              <w:rPr>
                <w:rFonts w:ascii="仿宋" w:hAnsi="仿宋" w:eastAsia="仿宋"/>
                <w:sz w:val="24"/>
              </w:rPr>
              <w:t>按</w:t>
            </w:r>
            <w:r>
              <w:rPr>
                <w:rFonts w:hint="eastAsia" w:ascii="仿宋" w:hAnsi="仿宋" w:eastAsia="仿宋"/>
                <w:sz w:val="24"/>
              </w:rPr>
              <w:t>用户下钻动作记录页面层级</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用于定位当下钻层级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指标对比图</w:t>
            </w:r>
          </w:p>
        </w:tc>
        <w:tc>
          <w:tcPr>
            <w:tcW w:w="2160" w:type="dxa"/>
          </w:tcPr>
          <w:p>
            <w:pPr>
              <w:spacing w:after="0" w:line="360" w:lineRule="auto"/>
              <w:rPr>
                <w:rFonts w:ascii="仿宋" w:hAnsi="仿宋" w:eastAsia="仿宋"/>
              </w:rPr>
            </w:pPr>
            <w:r>
              <w:rPr>
                <w:rFonts w:ascii="仿宋" w:hAnsi="仿宋" w:eastAsia="仿宋"/>
                <w:sz w:val="24"/>
              </w:rPr>
              <w:t>使用横向柱状图展示</w:t>
            </w:r>
          </w:p>
        </w:tc>
        <w:tc>
          <w:tcPr>
            <w:tcW w:w="2160" w:type="dxa"/>
          </w:tcPr>
          <w:p>
            <w:pPr>
              <w:spacing w:after="0" w:line="360" w:lineRule="auto"/>
              <w:rPr>
                <w:rFonts w:ascii="仿宋" w:hAnsi="仿宋" w:eastAsia="仿宋"/>
              </w:rPr>
            </w:pPr>
            <w:r>
              <w:rPr>
                <w:rFonts w:ascii="仿宋" w:hAnsi="仿宋" w:eastAsia="仿宋"/>
                <w:sz w:val="24"/>
              </w:rPr>
              <w:t>图表</w:t>
            </w:r>
          </w:p>
        </w:tc>
        <w:tc>
          <w:tcPr>
            <w:tcW w:w="2160" w:type="dxa"/>
          </w:tcPr>
          <w:p>
            <w:pPr>
              <w:spacing w:after="0" w:line="360" w:lineRule="auto"/>
              <w:rPr>
                <w:rFonts w:ascii="仿宋" w:hAnsi="仿宋" w:eastAsia="仿宋"/>
              </w:rPr>
            </w:pPr>
            <w:r>
              <w:rPr>
                <w:rFonts w:ascii="仿宋" w:hAnsi="仿宋" w:eastAsia="仿宋"/>
                <w:sz w:val="24"/>
              </w:rPr>
              <w:t>对比各考核对象目标值</w:t>
            </w:r>
            <w:r>
              <w:rPr>
                <w:rFonts w:hint="eastAsia" w:ascii="仿宋" w:hAnsi="仿宋" w:eastAsia="仿宋"/>
                <w:sz w:val="24"/>
              </w:rPr>
              <w:t>、</w:t>
            </w:r>
            <w:r>
              <w:rPr>
                <w:rFonts w:ascii="仿宋" w:hAnsi="仿宋" w:eastAsia="仿宋"/>
                <w:sz w:val="24"/>
              </w:rPr>
              <w:t>完成</w:t>
            </w:r>
            <w:r>
              <w:rPr>
                <w:rFonts w:hint="eastAsia" w:ascii="仿宋" w:hAnsi="仿宋" w:eastAsia="仿宋"/>
                <w:sz w:val="24"/>
              </w:rPr>
              <w:t>值、完成率；完成率格式示例：00.00%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下钻明细</w:t>
            </w:r>
          </w:p>
        </w:tc>
        <w:tc>
          <w:tcPr>
            <w:tcW w:w="2160" w:type="dxa"/>
          </w:tcPr>
          <w:p>
            <w:pPr>
              <w:spacing w:after="0" w:line="360" w:lineRule="auto"/>
              <w:rPr>
                <w:rFonts w:ascii="仿宋" w:hAnsi="仿宋" w:eastAsia="仿宋"/>
              </w:rPr>
            </w:pPr>
            <w:r>
              <w:rPr>
                <w:rFonts w:ascii="仿宋" w:hAnsi="仿宋" w:eastAsia="仿宋"/>
                <w:sz w:val="24"/>
              </w:rPr>
              <w:t>按权限逐级展开</w:t>
            </w:r>
          </w:p>
        </w:tc>
        <w:tc>
          <w:tcPr>
            <w:tcW w:w="2160" w:type="dxa"/>
          </w:tcPr>
          <w:p>
            <w:pPr>
              <w:spacing w:after="0" w:line="360" w:lineRule="auto"/>
              <w:rPr>
                <w:rFonts w:ascii="仿宋" w:hAnsi="仿宋" w:eastAsia="仿宋"/>
              </w:rPr>
            </w:pPr>
            <w:r>
              <w:rPr>
                <w:rFonts w:ascii="仿宋" w:hAnsi="仿宋" w:eastAsia="仿宋"/>
                <w:sz w:val="24"/>
              </w:rPr>
              <w:t>列表</w:t>
            </w:r>
          </w:p>
        </w:tc>
        <w:tc>
          <w:tcPr>
            <w:tcW w:w="2160" w:type="dxa"/>
          </w:tcPr>
          <w:p>
            <w:pPr>
              <w:spacing w:after="0" w:line="360" w:lineRule="auto"/>
              <w:rPr>
                <w:rFonts w:ascii="仿宋" w:hAnsi="仿宋" w:eastAsia="仿宋"/>
              </w:rPr>
            </w:pPr>
            <w:r>
              <w:rPr>
                <w:rFonts w:hint="eastAsia" w:ascii="仿宋" w:hAnsi="仿宋" w:eastAsia="仿宋"/>
                <w:sz w:val="24"/>
              </w:rPr>
              <w:t>点击</w:t>
            </w:r>
            <w:r>
              <w:rPr>
                <w:rFonts w:ascii="仿宋" w:hAnsi="仿宋" w:eastAsia="仿宋"/>
                <w:sz w:val="24"/>
              </w:rPr>
              <w:t>机构</w:t>
            </w:r>
            <w:r>
              <w:rPr>
                <w:rFonts w:hint="eastAsia" w:ascii="仿宋" w:hAnsi="仿宋" w:eastAsia="仿宋"/>
                <w:sz w:val="24"/>
              </w:rPr>
              <w:t>名称</w:t>
            </w:r>
            <w:r>
              <w:rPr>
                <w:rFonts w:ascii="仿宋" w:hAnsi="仿宋" w:eastAsia="仿宋"/>
                <w:sz w:val="24"/>
              </w:rPr>
              <w:t>或客户经理</w:t>
            </w:r>
            <w:r>
              <w:rPr>
                <w:rFonts w:hint="eastAsia" w:ascii="仿宋" w:hAnsi="仿宋" w:eastAsia="仿宋"/>
                <w:sz w:val="24"/>
              </w:rPr>
              <w:t>姓名下钻</w:t>
            </w:r>
          </w:p>
        </w:tc>
      </w:tr>
    </w:tbl>
    <w:p>
      <w:pPr>
        <w:pStyle w:val="8"/>
        <w:numPr>
          <w:ilvl w:val="5"/>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8"/>
        <w:numPr>
          <w:ilvl w:val="5"/>
          <w:numId w:val="14"/>
        </w:numPr>
        <w:spacing w:line="360" w:lineRule="auto"/>
        <w:rPr>
          <w:rFonts w:ascii="仿宋" w:hAnsi="仿宋" w:eastAsia="仿宋"/>
        </w:rPr>
      </w:pPr>
      <w:r>
        <w:rPr>
          <w:rFonts w:hint="eastAsia" w:ascii="仿宋" w:hAnsi="仿宋" w:eastAsia="仿宋"/>
        </w:rPr>
        <w:t>核算处理</w:t>
      </w:r>
    </w:p>
    <w:p>
      <w:pPr>
        <w:spacing w:after="0" w:line="360" w:lineRule="auto"/>
        <w:rPr>
          <w:rFonts w:ascii="仿宋" w:hAnsi="仿宋" w:eastAsia="仿宋"/>
        </w:rPr>
      </w:pPr>
      <w:r>
        <w:rPr>
          <w:rFonts w:ascii="仿宋" w:hAnsi="仿宋" w:eastAsia="仿宋"/>
          <w:sz w:val="24"/>
        </w:rPr>
        <w:t>不涉及。</w:t>
      </w:r>
    </w:p>
    <w:p>
      <w:pPr>
        <w:pStyle w:val="8"/>
        <w:numPr>
          <w:ilvl w:val="5"/>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rPr>
      </w:pPr>
      <w:r>
        <w:rPr>
          <w:rFonts w:ascii="仿宋" w:hAnsi="仿宋" w:eastAsia="仿宋"/>
          <w:sz w:val="24"/>
        </w:rPr>
        <w:t>不涉及。</w:t>
      </w:r>
    </w:p>
    <w:p>
      <w:pPr>
        <w:pStyle w:val="6"/>
        <w:numPr>
          <w:ilvl w:val="3"/>
          <w:numId w:val="14"/>
        </w:numPr>
        <w:spacing w:line="360" w:lineRule="auto"/>
        <w:rPr>
          <w:rFonts w:ascii="仿宋" w:hAnsi="仿宋" w:eastAsia="仿宋"/>
        </w:rPr>
      </w:pPr>
      <w:r>
        <w:rPr>
          <w:rFonts w:hint="eastAsia" w:ascii="仿宋" w:hAnsi="仿宋" w:eastAsia="仿宋"/>
        </w:rPr>
        <w:t>机构目标任务</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after="0" w:line="360" w:lineRule="auto"/>
        <w:rPr>
          <w:rFonts w:ascii="仿宋" w:hAnsi="仿宋" w:eastAsia="仿宋"/>
        </w:rPr>
      </w:pPr>
      <w:r>
        <w:rPr>
          <w:rFonts w:ascii="仿宋" w:hAnsi="仿宋" w:eastAsia="仿宋"/>
          <w:sz w:val="24"/>
        </w:rPr>
        <w:t>支持机构管理员查看上级机构下发给本机构的目标任务，</w:t>
      </w:r>
      <w:r>
        <w:rPr>
          <w:rFonts w:hint="eastAsia" w:ascii="仿宋" w:hAnsi="仿宋" w:eastAsia="仿宋"/>
          <w:sz w:val="24"/>
        </w:rPr>
        <w:t>以及本机构创建的目标任务，</w:t>
      </w:r>
      <w:r>
        <w:rPr>
          <w:rFonts w:ascii="仿宋" w:hAnsi="仿宋" w:eastAsia="仿宋"/>
          <w:sz w:val="24"/>
        </w:rPr>
        <w:t>并从机构视角跟踪目标完成情况。</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任务列表</w:t>
            </w:r>
          </w:p>
        </w:tc>
        <w:tc>
          <w:tcPr>
            <w:tcW w:w="2160" w:type="dxa"/>
          </w:tcPr>
          <w:p>
            <w:pPr>
              <w:spacing w:after="0" w:line="360" w:lineRule="auto"/>
              <w:rPr>
                <w:rFonts w:ascii="仿宋" w:hAnsi="仿宋" w:eastAsia="仿宋"/>
              </w:rPr>
            </w:pPr>
            <w:r>
              <w:rPr>
                <w:rFonts w:ascii="仿宋" w:hAnsi="仿宋" w:eastAsia="仿宋"/>
                <w:sz w:val="24"/>
              </w:rPr>
              <w:t>无筛选项；进入页面后直接展示权限范围内数据</w:t>
            </w:r>
          </w:p>
        </w:tc>
        <w:tc>
          <w:tcPr>
            <w:tcW w:w="2160" w:type="dxa"/>
          </w:tcPr>
          <w:p>
            <w:pPr>
              <w:spacing w:after="0" w:line="360" w:lineRule="auto"/>
              <w:rPr>
                <w:rFonts w:ascii="仿宋" w:hAnsi="仿宋" w:eastAsia="仿宋"/>
              </w:rPr>
            </w:pPr>
            <w:r>
              <w:rPr>
                <w:rFonts w:ascii="仿宋" w:hAnsi="仿宋" w:eastAsia="仿宋"/>
                <w:sz w:val="24"/>
              </w:rPr>
              <w:t>列表</w:t>
            </w:r>
          </w:p>
        </w:tc>
        <w:tc>
          <w:tcPr>
            <w:tcW w:w="2160" w:type="dxa"/>
          </w:tcPr>
          <w:p>
            <w:pPr>
              <w:spacing w:after="0" w:line="360" w:lineRule="auto"/>
              <w:rPr>
                <w:rFonts w:ascii="仿宋" w:hAnsi="仿宋" w:eastAsia="仿宋"/>
              </w:rPr>
            </w:pPr>
            <w:r>
              <w:rPr>
                <w:rFonts w:ascii="仿宋" w:hAnsi="仿宋" w:eastAsia="仿宋"/>
                <w:sz w:val="24"/>
              </w:rPr>
              <w:t>本机构可见目标任务列表</w:t>
            </w:r>
          </w:p>
        </w:tc>
      </w:tr>
    </w:tbl>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用户进入</w:t>
      </w:r>
      <w:r>
        <w:rPr>
          <w:rFonts w:hint="eastAsia" w:ascii="仿宋" w:hAnsi="仿宋" w:eastAsia="仿宋"/>
          <w:sz w:val="24"/>
        </w:rPr>
        <w:t>“</w:t>
      </w:r>
      <w:r>
        <w:rPr>
          <w:rFonts w:ascii="仿宋" w:hAnsi="仿宋" w:eastAsia="仿宋"/>
          <w:sz w:val="24"/>
        </w:rPr>
        <w:t>机构目标任务</w:t>
      </w:r>
      <w:r>
        <w:rPr>
          <w:rFonts w:hint="eastAsia" w:ascii="仿宋" w:hAnsi="仿宋" w:eastAsia="仿宋"/>
          <w:sz w:val="24"/>
        </w:rPr>
        <w:t>”</w:t>
      </w:r>
      <w:r>
        <w:rPr>
          <w:rFonts w:ascii="仿宋" w:hAnsi="仿宋" w:eastAsia="仿宋"/>
          <w:sz w:val="24"/>
        </w:rPr>
        <w:t>页面后，系统直接展示考核对象为本机构的目标任务</w:t>
      </w:r>
      <w:r>
        <w:rPr>
          <w:rFonts w:hint="eastAsia" w:ascii="仿宋" w:hAnsi="仿宋" w:eastAsia="仿宋"/>
          <w:sz w:val="24"/>
        </w:rPr>
        <w:t>，以及本机构创建的目标任务</w:t>
      </w:r>
      <w:r>
        <w:rPr>
          <w:rFonts w:ascii="仿宋" w:hAnsi="仿宋" w:eastAsia="仿宋"/>
          <w:sz w:val="24"/>
        </w:rPr>
        <w:t>。</w:t>
      </w:r>
    </w:p>
    <w:p>
      <w:pPr>
        <w:spacing w:after="0" w:line="360" w:lineRule="auto"/>
        <w:rPr>
          <w:rFonts w:ascii="仿宋" w:hAnsi="仿宋" w:eastAsia="仿宋"/>
          <w:sz w:val="24"/>
        </w:rPr>
      </w:pPr>
      <w:r>
        <w:rPr>
          <w:rFonts w:ascii="仿宋" w:hAnsi="仿宋" w:eastAsia="仿宋"/>
          <w:sz w:val="24"/>
        </w:rPr>
        <w:t xml:space="preserve">2. </w:t>
      </w:r>
      <w:r>
        <w:rPr>
          <w:rFonts w:hint="eastAsia" w:ascii="仿宋" w:hAnsi="仿宋" w:eastAsia="仿宋"/>
          <w:sz w:val="24"/>
        </w:rPr>
        <w:t>列表上方区域以横向柱状图展示目标任务的考核指标的目标值、完成值、完成率。点击图表中的考核指标名称或右侧柱形条，可下钻查看下级机构对应的该考核指标的数值，再点击机构名称或其右侧柱形条，可下钻查看该机构的下级机构对应的该考核指标的数值，可下钻到客户经理级别。点击右上角“返回”按钮可返回上一层级，不可返回到用户权限范围外的机构。</w:t>
      </w:r>
    </w:p>
    <w:p>
      <w:pPr>
        <w:spacing w:after="0" w:line="360" w:lineRule="auto"/>
        <w:rPr>
          <w:rFonts w:ascii="仿宋" w:hAnsi="仿宋" w:eastAsia="仿宋"/>
          <w:sz w:val="24"/>
        </w:rPr>
      </w:pPr>
      <w:r>
        <w:rPr>
          <w:rFonts w:hint="eastAsia" w:ascii="仿宋" w:hAnsi="仿宋" w:eastAsia="仿宋"/>
          <w:sz w:val="24"/>
        </w:rPr>
        <w:t>3. 列表字段有任务名称、开始日期、结束日期、任务类型、任务状态。列表最左侧为单选框，用户可勾选某个目标任务，勾选后，列表上方区域的横向柱状图数据刷新为用户选择的目标任务的。</w:t>
      </w:r>
    </w:p>
    <w:p>
      <w:pPr>
        <w:spacing w:after="0" w:line="360" w:lineRule="auto"/>
        <w:rPr>
          <w:rFonts w:ascii="仿宋" w:hAnsi="仿宋" w:eastAsia="仿宋"/>
          <w:sz w:val="24"/>
        </w:rPr>
      </w:pPr>
      <w:r>
        <w:rPr>
          <w:rFonts w:hint="eastAsia" w:ascii="仿宋" w:hAnsi="仿宋" w:eastAsia="仿宋"/>
          <w:sz w:val="24"/>
        </w:rPr>
        <w:t>4. 列表上方区域的横向柱状图默认展示列表最上面一条目标任务的数据。</w:t>
      </w:r>
    </w:p>
    <w:p>
      <w:pPr>
        <w:spacing w:after="0" w:line="360" w:lineRule="auto"/>
        <w:rPr>
          <w:rFonts w:ascii="仿宋" w:hAnsi="仿宋" w:eastAsia="仿宋"/>
        </w:rPr>
      </w:pPr>
      <w:r>
        <w:rPr>
          <w:rFonts w:hint="eastAsia" w:ascii="仿宋" w:hAnsi="仿宋" w:eastAsia="仿宋"/>
          <w:sz w:val="24"/>
        </w:rPr>
        <w:t>5</w:t>
      </w:r>
      <w:r>
        <w:rPr>
          <w:rFonts w:ascii="仿宋" w:hAnsi="仿宋" w:eastAsia="仿宋"/>
          <w:sz w:val="24"/>
        </w:rPr>
        <w:t xml:space="preserve">. </w:t>
      </w:r>
      <w:r>
        <w:rPr>
          <w:rFonts w:hint="eastAsia" w:ascii="仿宋" w:hAnsi="仿宋" w:eastAsia="仿宋"/>
          <w:sz w:val="24"/>
        </w:rPr>
        <w:t>列表里的</w:t>
      </w:r>
      <w:r>
        <w:rPr>
          <w:rFonts w:ascii="仿宋" w:hAnsi="仿宋" w:eastAsia="仿宋"/>
          <w:sz w:val="24"/>
        </w:rPr>
        <w:t>任务名称</w:t>
      </w:r>
      <w:r>
        <w:rPr>
          <w:rFonts w:hint="eastAsia" w:ascii="仿宋" w:hAnsi="仿宋" w:eastAsia="仿宋"/>
          <w:sz w:val="24"/>
        </w:rPr>
        <w:t>不可点击</w:t>
      </w:r>
      <w:r>
        <w:rPr>
          <w:rFonts w:ascii="仿宋" w:hAnsi="仿宋" w:eastAsia="仿宋"/>
          <w:sz w:val="24"/>
        </w:rPr>
        <w:t>。</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ascii="仿宋" w:hAnsi="仿宋" w:eastAsia="仿宋"/>
          <w:sz w:val="24"/>
        </w:rPr>
        <w:t>1. 列表无筛选项、无统一操作按钮。</w:t>
      </w:r>
    </w:p>
    <w:p>
      <w:pPr>
        <w:spacing w:after="0" w:line="360" w:lineRule="auto"/>
        <w:rPr>
          <w:rFonts w:ascii="仿宋" w:hAnsi="仿宋" w:eastAsia="仿宋"/>
        </w:rPr>
      </w:pPr>
      <w:r>
        <w:rPr>
          <w:rFonts w:hint="eastAsia" w:ascii="仿宋" w:hAnsi="仿宋" w:eastAsia="仿宋"/>
          <w:sz w:val="24"/>
        </w:rPr>
        <w:t>2</w:t>
      </w:r>
      <w:r>
        <w:rPr>
          <w:rFonts w:ascii="仿宋" w:hAnsi="仿宋" w:eastAsia="仿宋"/>
          <w:sz w:val="24"/>
        </w:rPr>
        <w:t>. 完成率以百分比形式展示，保留2位小数</w:t>
      </w:r>
      <w:r>
        <w:rPr>
          <w:rFonts w:hint="eastAsia" w:ascii="仿宋" w:hAnsi="仿宋" w:eastAsia="仿宋"/>
          <w:sz w:val="24"/>
        </w:rPr>
        <w:t>，格式示例：00.00%</w:t>
      </w:r>
      <w:r>
        <w:rPr>
          <w:rFonts w:ascii="仿宋" w:hAnsi="仿宋" w:eastAsia="仿宋"/>
          <w:sz w:val="24"/>
        </w:rPr>
        <w:t>。</w:t>
      </w:r>
    </w:p>
    <w:p>
      <w:pPr>
        <w:spacing w:after="0" w:line="360" w:lineRule="auto"/>
        <w:rPr>
          <w:rFonts w:ascii="仿宋" w:hAnsi="仿宋" w:eastAsia="仿宋"/>
        </w:rPr>
      </w:pPr>
      <w:r>
        <w:rPr>
          <w:rFonts w:hint="eastAsia" w:ascii="仿宋" w:hAnsi="仿宋" w:eastAsia="仿宋"/>
          <w:sz w:val="24"/>
        </w:rPr>
        <w:t>3</w:t>
      </w:r>
      <w:r>
        <w:rPr>
          <w:rFonts w:ascii="仿宋" w:hAnsi="仿宋" w:eastAsia="仿宋"/>
          <w:sz w:val="24"/>
        </w:rPr>
        <w:t>. 图表支持按机构</w:t>
      </w:r>
      <w:r>
        <w:rPr>
          <w:rFonts w:hint="eastAsia" w:ascii="仿宋" w:hAnsi="仿宋" w:eastAsia="仿宋"/>
          <w:sz w:val="24"/>
        </w:rPr>
        <w:t>树</w:t>
      </w:r>
      <w:r>
        <w:rPr>
          <w:rFonts w:ascii="仿宋" w:hAnsi="仿宋" w:eastAsia="仿宋"/>
          <w:sz w:val="24"/>
        </w:rPr>
        <w:t>筛选至辖内机构或个人层级进行统计。</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sz w:val="24"/>
        </w:rPr>
      </w:pPr>
      <w:r>
        <w:rPr>
          <w:rFonts w:ascii="仿宋" w:hAnsi="仿宋" w:eastAsia="仿宋"/>
          <w:sz w:val="24"/>
        </w:rPr>
        <w:t>1. 机构管理员仅可查看考核对象为本机构的目标任务</w:t>
      </w:r>
      <w:r>
        <w:rPr>
          <w:rFonts w:hint="eastAsia" w:ascii="仿宋" w:hAnsi="仿宋" w:eastAsia="仿宋"/>
          <w:sz w:val="24"/>
        </w:rPr>
        <w:t>，以及本机构创建的目标任务</w:t>
      </w:r>
      <w:r>
        <w:rPr>
          <w:rFonts w:ascii="仿宋" w:hAnsi="仿宋" w:eastAsia="仿宋"/>
          <w:sz w:val="24"/>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目标任务明细</w:t>
            </w:r>
            <w:r>
              <w:rPr>
                <w:rFonts w:ascii="仿宋" w:hAnsi="仿宋" w:eastAsia="仿宋"/>
                <w:sz w:val="24"/>
              </w:rPr>
              <w:t>图</w:t>
            </w:r>
          </w:p>
        </w:tc>
        <w:tc>
          <w:tcPr>
            <w:tcW w:w="2160" w:type="dxa"/>
          </w:tcPr>
          <w:p>
            <w:pPr>
              <w:spacing w:after="0" w:line="360" w:lineRule="auto"/>
              <w:rPr>
                <w:rFonts w:ascii="仿宋" w:hAnsi="仿宋" w:eastAsia="仿宋"/>
              </w:rPr>
            </w:pPr>
            <w:r>
              <w:rPr>
                <w:rFonts w:hint="eastAsia" w:ascii="仿宋" w:hAnsi="仿宋" w:eastAsia="仿宋"/>
                <w:sz w:val="24"/>
              </w:rPr>
              <w:t>必输；横向柱状图</w:t>
            </w:r>
          </w:p>
        </w:tc>
        <w:tc>
          <w:tcPr>
            <w:tcW w:w="2160" w:type="dxa"/>
          </w:tcPr>
          <w:p>
            <w:pPr>
              <w:spacing w:after="0" w:line="360" w:lineRule="auto"/>
              <w:rPr>
                <w:rFonts w:ascii="仿宋" w:hAnsi="仿宋" w:eastAsia="仿宋"/>
              </w:rPr>
            </w:pPr>
            <w:r>
              <w:rPr>
                <w:rFonts w:ascii="仿宋" w:hAnsi="仿宋" w:eastAsia="仿宋"/>
                <w:sz w:val="24"/>
              </w:rPr>
              <w:t>图表</w:t>
            </w:r>
          </w:p>
        </w:tc>
        <w:tc>
          <w:tcPr>
            <w:tcW w:w="2160" w:type="dxa"/>
          </w:tcPr>
          <w:p>
            <w:pPr>
              <w:spacing w:after="0" w:line="360" w:lineRule="auto"/>
              <w:rPr>
                <w:rFonts w:ascii="仿宋" w:hAnsi="仿宋" w:eastAsia="仿宋"/>
              </w:rPr>
            </w:pPr>
            <w:r>
              <w:rPr>
                <w:rFonts w:ascii="仿宋" w:hAnsi="仿宋" w:eastAsia="仿宋"/>
                <w:sz w:val="24"/>
              </w:rPr>
              <w:t>目标值、完成值、完成率展示；完成率保留2位小数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任务名称</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不可点击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开始日期</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日期</w:t>
            </w:r>
          </w:p>
        </w:tc>
        <w:tc>
          <w:tcPr>
            <w:tcW w:w="2160" w:type="dxa"/>
          </w:tcPr>
          <w:p>
            <w:pPr>
              <w:spacing w:after="0" w:line="360" w:lineRule="auto"/>
              <w:rPr>
                <w:rFonts w:ascii="仿宋" w:hAnsi="仿宋" w:eastAsia="仿宋"/>
                <w:sz w:val="24"/>
              </w:rPr>
            </w:pPr>
            <w:r>
              <w:rPr>
                <w:rFonts w:hint="eastAsia" w:ascii="仿宋" w:hAnsi="仿宋" w:eastAsia="仿宋"/>
                <w:sz w:val="24"/>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结束日期</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日期</w:t>
            </w:r>
          </w:p>
        </w:tc>
        <w:tc>
          <w:tcPr>
            <w:tcW w:w="2160" w:type="dxa"/>
          </w:tcPr>
          <w:p>
            <w:pPr>
              <w:spacing w:after="0" w:line="360" w:lineRule="auto"/>
              <w:rPr>
                <w:rFonts w:ascii="仿宋" w:hAnsi="仿宋" w:eastAsia="仿宋"/>
                <w:sz w:val="24"/>
              </w:rPr>
            </w:pPr>
            <w:r>
              <w:rPr>
                <w:rFonts w:hint="eastAsia" w:ascii="仿宋" w:hAnsi="仿宋" w:eastAsia="仿宋"/>
                <w:sz w:val="24"/>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任务类型</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年度任务、季度任务、月度任务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任务状态</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任务状态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单选框</w:t>
            </w:r>
          </w:p>
        </w:tc>
        <w:tc>
          <w:tcPr>
            <w:tcW w:w="2160" w:type="dxa"/>
          </w:tcPr>
          <w:p>
            <w:pPr>
              <w:spacing w:after="0" w:line="360" w:lineRule="auto"/>
              <w:rPr>
                <w:rFonts w:ascii="仿宋" w:hAnsi="仿宋" w:eastAsia="仿宋"/>
                <w:sz w:val="24"/>
              </w:rPr>
            </w:pPr>
            <w:r>
              <w:rPr>
                <w:rFonts w:hint="eastAsia" w:ascii="仿宋" w:hAnsi="仿宋" w:eastAsia="仿宋"/>
                <w:sz w:val="24"/>
              </w:rPr>
              <w:t>非必输</w:t>
            </w:r>
          </w:p>
        </w:tc>
        <w:tc>
          <w:tcPr>
            <w:tcW w:w="2160" w:type="dxa"/>
          </w:tcPr>
          <w:p>
            <w:pPr>
              <w:spacing w:after="0" w:line="360" w:lineRule="auto"/>
              <w:rPr>
                <w:rFonts w:ascii="仿宋" w:hAnsi="仿宋" w:eastAsia="仿宋"/>
                <w:sz w:val="24"/>
              </w:rPr>
            </w:pPr>
            <w:r>
              <w:rPr>
                <w:rFonts w:hint="eastAsia" w:ascii="仿宋" w:hAnsi="仿宋" w:eastAsia="仿宋"/>
                <w:sz w:val="24"/>
              </w:rPr>
              <w:t>单选框</w:t>
            </w:r>
          </w:p>
        </w:tc>
        <w:tc>
          <w:tcPr>
            <w:tcW w:w="2160" w:type="dxa"/>
          </w:tcPr>
          <w:p>
            <w:pPr>
              <w:spacing w:after="0" w:line="360" w:lineRule="auto"/>
              <w:rPr>
                <w:rFonts w:ascii="仿宋" w:hAnsi="仿宋" w:eastAsia="仿宋"/>
                <w:sz w:val="24"/>
              </w:rPr>
            </w:pPr>
            <w:r>
              <w:rPr>
                <w:rFonts w:hint="eastAsia" w:ascii="仿宋" w:hAnsi="仿宋" w:eastAsia="仿宋"/>
                <w:sz w:val="24"/>
              </w:rPr>
              <w:t>用户选择目标任务切换横向柱状图数据</w:t>
            </w:r>
          </w:p>
        </w:tc>
      </w:tr>
    </w:tbl>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after="0" w:line="360" w:lineRule="auto"/>
        <w:rPr>
          <w:rFonts w:ascii="仿宋" w:hAnsi="仿宋" w:eastAsia="仿宋"/>
        </w:rPr>
      </w:pPr>
      <w:r>
        <w:rPr>
          <w:rFonts w:ascii="仿宋" w:hAnsi="仿宋" w:eastAsia="仿宋"/>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after="0" w:line="360" w:lineRule="auto"/>
        <w:rPr>
          <w:rFonts w:ascii="仿宋" w:hAnsi="仿宋" w:eastAsia="仿宋"/>
        </w:rPr>
      </w:pPr>
      <w:r>
        <w:rPr>
          <w:rFonts w:ascii="仿宋" w:hAnsi="仿宋" w:eastAsia="仿宋"/>
          <w:sz w:val="24"/>
        </w:rPr>
        <w:t>不涉及。</w:t>
      </w:r>
    </w:p>
    <w:p>
      <w:pPr>
        <w:pStyle w:val="6"/>
        <w:numPr>
          <w:ilvl w:val="3"/>
          <w:numId w:val="14"/>
        </w:numPr>
        <w:spacing w:line="360" w:lineRule="auto"/>
        <w:rPr>
          <w:rFonts w:ascii="仿宋" w:hAnsi="仿宋" w:eastAsia="仿宋"/>
        </w:rPr>
      </w:pPr>
      <w:r>
        <w:rPr>
          <w:rFonts w:hint="eastAsia" w:ascii="仿宋" w:hAnsi="仿宋" w:eastAsia="仿宋"/>
        </w:rPr>
        <w:t>我的目标任务</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after="0" w:line="360" w:lineRule="auto"/>
        <w:rPr>
          <w:rFonts w:ascii="仿宋" w:hAnsi="仿宋" w:eastAsia="仿宋"/>
        </w:rPr>
      </w:pPr>
      <w:r>
        <w:rPr>
          <w:rFonts w:ascii="仿宋" w:hAnsi="仿宋" w:eastAsia="仿宋"/>
          <w:sz w:val="24"/>
        </w:rPr>
        <w:t>支持客户经理查看上级机构下发给当前登录</w:t>
      </w:r>
      <w:r>
        <w:rPr>
          <w:rFonts w:hint="eastAsia" w:ascii="仿宋" w:hAnsi="仿宋" w:eastAsia="仿宋"/>
          <w:sz w:val="24"/>
        </w:rPr>
        <w:t>用户当前岗位</w:t>
      </w:r>
      <w:r>
        <w:rPr>
          <w:rFonts w:ascii="仿宋" w:hAnsi="仿宋" w:eastAsia="仿宋"/>
          <w:sz w:val="24"/>
        </w:rPr>
        <w:t>的目标任务，并从个人视角跟踪任务完成情况。</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任务列表</w:t>
            </w:r>
          </w:p>
        </w:tc>
        <w:tc>
          <w:tcPr>
            <w:tcW w:w="2160" w:type="dxa"/>
          </w:tcPr>
          <w:p>
            <w:pPr>
              <w:spacing w:after="0" w:line="360" w:lineRule="auto"/>
              <w:rPr>
                <w:rFonts w:ascii="仿宋" w:hAnsi="仿宋" w:eastAsia="仿宋"/>
              </w:rPr>
            </w:pPr>
            <w:r>
              <w:rPr>
                <w:rFonts w:ascii="仿宋" w:hAnsi="仿宋" w:eastAsia="仿宋"/>
                <w:sz w:val="24"/>
              </w:rPr>
              <w:t>无筛选项；进入页面后直接展示本人任务</w:t>
            </w:r>
          </w:p>
        </w:tc>
        <w:tc>
          <w:tcPr>
            <w:tcW w:w="2160" w:type="dxa"/>
          </w:tcPr>
          <w:p>
            <w:pPr>
              <w:spacing w:after="0" w:line="360" w:lineRule="auto"/>
              <w:rPr>
                <w:rFonts w:ascii="仿宋" w:hAnsi="仿宋" w:eastAsia="仿宋"/>
              </w:rPr>
            </w:pPr>
            <w:r>
              <w:rPr>
                <w:rFonts w:ascii="仿宋" w:hAnsi="仿宋" w:eastAsia="仿宋"/>
                <w:sz w:val="24"/>
              </w:rPr>
              <w:t>列表</w:t>
            </w:r>
          </w:p>
        </w:tc>
        <w:tc>
          <w:tcPr>
            <w:tcW w:w="2160" w:type="dxa"/>
          </w:tcPr>
          <w:p>
            <w:pPr>
              <w:spacing w:after="0" w:line="360" w:lineRule="auto"/>
              <w:rPr>
                <w:rFonts w:ascii="仿宋" w:hAnsi="仿宋" w:eastAsia="仿宋"/>
              </w:rPr>
            </w:pPr>
            <w:r>
              <w:rPr>
                <w:rFonts w:ascii="仿宋" w:hAnsi="仿宋" w:eastAsia="仿宋"/>
                <w:sz w:val="24"/>
              </w:rPr>
              <w:t>当前登录岗位的目标任务集合</w:t>
            </w:r>
          </w:p>
        </w:tc>
      </w:tr>
    </w:tbl>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用户进入</w:t>
      </w:r>
      <w:r>
        <w:rPr>
          <w:rFonts w:hint="eastAsia" w:ascii="仿宋" w:hAnsi="仿宋" w:eastAsia="仿宋"/>
          <w:sz w:val="24"/>
        </w:rPr>
        <w:t>“</w:t>
      </w:r>
      <w:r>
        <w:rPr>
          <w:rFonts w:ascii="仿宋" w:hAnsi="仿宋" w:eastAsia="仿宋"/>
          <w:sz w:val="24"/>
        </w:rPr>
        <w:t>我的目标任务</w:t>
      </w:r>
      <w:r>
        <w:rPr>
          <w:rFonts w:hint="eastAsia" w:ascii="仿宋" w:hAnsi="仿宋" w:eastAsia="仿宋"/>
          <w:sz w:val="24"/>
        </w:rPr>
        <w:t>”</w:t>
      </w:r>
      <w:r>
        <w:rPr>
          <w:rFonts w:ascii="仿宋" w:hAnsi="仿宋" w:eastAsia="仿宋"/>
          <w:sz w:val="24"/>
        </w:rPr>
        <w:t>页面后，系统展示</w:t>
      </w:r>
      <w:r>
        <w:rPr>
          <w:rFonts w:hint="eastAsia" w:ascii="仿宋" w:hAnsi="仿宋" w:eastAsia="仿宋"/>
          <w:sz w:val="24"/>
        </w:rPr>
        <w:t>考核对象为</w:t>
      </w:r>
      <w:r>
        <w:rPr>
          <w:rFonts w:ascii="仿宋" w:hAnsi="仿宋" w:eastAsia="仿宋"/>
          <w:sz w:val="24"/>
        </w:rPr>
        <w:t>当前登录</w:t>
      </w:r>
      <w:r>
        <w:rPr>
          <w:rFonts w:hint="eastAsia" w:ascii="仿宋" w:hAnsi="仿宋" w:eastAsia="仿宋"/>
          <w:sz w:val="24"/>
        </w:rPr>
        <w:t>用户当前岗位</w:t>
      </w:r>
      <w:r>
        <w:rPr>
          <w:rFonts w:ascii="仿宋" w:hAnsi="仿宋" w:eastAsia="仿宋"/>
          <w:sz w:val="24"/>
        </w:rPr>
        <w:t>的目标任务。</w:t>
      </w:r>
    </w:p>
    <w:p>
      <w:pPr>
        <w:spacing w:after="0" w:line="360" w:lineRule="auto"/>
        <w:rPr>
          <w:rFonts w:ascii="仿宋" w:hAnsi="仿宋" w:eastAsia="仿宋"/>
        </w:rPr>
      </w:pPr>
      <w:r>
        <w:rPr>
          <w:rFonts w:ascii="仿宋" w:hAnsi="仿宋" w:eastAsia="仿宋"/>
          <w:sz w:val="24"/>
        </w:rPr>
        <w:t xml:space="preserve">2. </w:t>
      </w:r>
      <w:r>
        <w:rPr>
          <w:rFonts w:hint="eastAsia" w:ascii="仿宋" w:hAnsi="仿宋" w:eastAsia="仿宋"/>
          <w:sz w:val="24"/>
        </w:rPr>
        <w:t>列表上方区域以竖向柱状图展示目标任务的考核指标的目标值、完成值、完成率。图表中的考核指标名称或上侧柱形条不可点击，不可下钻</w:t>
      </w:r>
      <w:r>
        <w:rPr>
          <w:rFonts w:ascii="仿宋" w:hAnsi="仿宋" w:eastAsia="仿宋"/>
          <w:sz w:val="24"/>
        </w:rPr>
        <w:t>。</w:t>
      </w:r>
    </w:p>
    <w:p>
      <w:pPr>
        <w:spacing w:after="0" w:line="360" w:lineRule="auto"/>
        <w:rPr>
          <w:rFonts w:ascii="仿宋" w:hAnsi="仿宋" w:eastAsia="仿宋"/>
          <w:sz w:val="24"/>
        </w:rPr>
      </w:pPr>
      <w:r>
        <w:rPr>
          <w:rFonts w:ascii="仿宋" w:hAnsi="仿宋" w:eastAsia="仿宋"/>
          <w:sz w:val="24"/>
        </w:rPr>
        <w:t xml:space="preserve">3. </w:t>
      </w:r>
      <w:r>
        <w:rPr>
          <w:rFonts w:hint="eastAsia" w:ascii="仿宋" w:hAnsi="仿宋" w:eastAsia="仿宋"/>
          <w:sz w:val="24"/>
        </w:rPr>
        <w:t>列表字段有任务名称、开始日期、结束日期、任务类型、任务状态</w:t>
      </w:r>
      <w:r>
        <w:rPr>
          <w:rFonts w:ascii="仿宋" w:hAnsi="仿宋" w:eastAsia="仿宋"/>
          <w:sz w:val="24"/>
        </w:rPr>
        <w:t>。</w:t>
      </w:r>
      <w:r>
        <w:rPr>
          <w:rFonts w:hint="eastAsia" w:ascii="仿宋" w:hAnsi="仿宋" w:eastAsia="仿宋"/>
          <w:sz w:val="24"/>
        </w:rPr>
        <w:t>列表最左侧为单选框，用户可勾选某个目标任务，勾选后，列表上方区域的竖向柱状图数据刷新为用户选择的目标任务的。</w:t>
      </w:r>
    </w:p>
    <w:p>
      <w:pPr>
        <w:spacing w:after="0" w:line="360" w:lineRule="auto"/>
        <w:rPr>
          <w:rFonts w:ascii="仿宋" w:hAnsi="仿宋" w:eastAsia="仿宋"/>
          <w:sz w:val="24"/>
        </w:rPr>
      </w:pPr>
      <w:r>
        <w:rPr>
          <w:rFonts w:hint="eastAsia" w:ascii="仿宋" w:hAnsi="仿宋" w:eastAsia="仿宋"/>
          <w:sz w:val="24"/>
        </w:rPr>
        <w:t>4. 列表上方区域的竖向柱状图默认展示列表最上面一条目标任务的数据。</w:t>
      </w:r>
    </w:p>
    <w:p>
      <w:pPr>
        <w:spacing w:after="0" w:line="360" w:lineRule="auto"/>
        <w:rPr>
          <w:rFonts w:ascii="仿宋" w:hAnsi="仿宋" w:eastAsia="仿宋"/>
          <w:sz w:val="24"/>
        </w:rPr>
      </w:pPr>
      <w:r>
        <w:rPr>
          <w:rFonts w:hint="eastAsia" w:ascii="仿宋" w:hAnsi="仿宋" w:eastAsia="仿宋"/>
          <w:sz w:val="24"/>
        </w:rPr>
        <w:t>5. 列表里的</w:t>
      </w:r>
      <w:r>
        <w:rPr>
          <w:rFonts w:ascii="仿宋" w:hAnsi="仿宋" w:eastAsia="仿宋"/>
          <w:sz w:val="24"/>
        </w:rPr>
        <w:t>任务名称</w:t>
      </w:r>
      <w:r>
        <w:rPr>
          <w:rFonts w:hint="eastAsia" w:ascii="仿宋" w:hAnsi="仿宋" w:eastAsia="仿宋"/>
          <w:sz w:val="24"/>
        </w:rPr>
        <w:t>不可点击。</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ascii="仿宋" w:hAnsi="仿宋" w:eastAsia="仿宋"/>
          <w:sz w:val="24"/>
        </w:rPr>
        <w:t>1. 列表无筛选项、无统一操作按钮。</w:t>
      </w:r>
    </w:p>
    <w:p>
      <w:pPr>
        <w:spacing w:after="0" w:line="360" w:lineRule="auto"/>
        <w:rPr>
          <w:rFonts w:ascii="仿宋" w:hAnsi="仿宋" w:eastAsia="仿宋"/>
        </w:rPr>
      </w:pPr>
      <w:r>
        <w:rPr>
          <w:rFonts w:hint="eastAsia" w:ascii="仿宋" w:hAnsi="仿宋" w:eastAsia="仿宋"/>
          <w:sz w:val="24"/>
        </w:rPr>
        <w:t>2</w:t>
      </w:r>
      <w:r>
        <w:rPr>
          <w:rFonts w:ascii="仿宋" w:hAnsi="仿宋" w:eastAsia="仿宋"/>
          <w:sz w:val="24"/>
        </w:rPr>
        <w:t>. 我的目标任务不支持下钻，仅展示当前用户本人的数据。</w:t>
      </w:r>
    </w:p>
    <w:p>
      <w:pPr>
        <w:spacing w:after="0" w:line="360" w:lineRule="auto"/>
        <w:rPr>
          <w:rFonts w:ascii="仿宋" w:hAnsi="仿宋" w:eastAsia="仿宋"/>
        </w:rPr>
      </w:pPr>
      <w:r>
        <w:rPr>
          <w:rFonts w:hint="eastAsia" w:ascii="仿宋" w:hAnsi="仿宋" w:eastAsia="仿宋"/>
          <w:sz w:val="24"/>
        </w:rPr>
        <w:t>3</w:t>
      </w:r>
      <w:r>
        <w:rPr>
          <w:rFonts w:ascii="仿宋" w:hAnsi="仿宋" w:eastAsia="仿宋"/>
          <w:sz w:val="24"/>
        </w:rPr>
        <w:t>. 完成率以百分比形式展示，保留2位小数。</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1. 客户经理仅可查看当前登录岗位对应的目标任务。</w:t>
      </w:r>
    </w:p>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sz w:val="24"/>
        </w:rPr>
        <w:t>2.</w:t>
      </w:r>
      <w:r>
        <w:rPr>
          <w:rFonts w:ascii="仿宋" w:hAnsi="仿宋" w:eastAsia="仿宋"/>
          <w:color w:val="000000" w:themeColor="text1"/>
          <w:sz w:val="24"/>
          <w14:textFill>
            <w14:solidFill>
              <w14:schemeClr w14:val="tx1"/>
            </w14:solidFill>
          </w14:textFill>
        </w:rPr>
        <w:t xml:space="preserve"> 管理</w:t>
      </w:r>
      <w:r>
        <w:rPr>
          <w:rFonts w:hint="eastAsia" w:ascii="仿宋" w:hAnsi="仿宋" w:eastAsia="仿宋"/>
          <w:color w:val="000000" w:themeColor="text1"/>
          <w:sz w:val="24"/>
          <w14:textFill>
            <w14:solidFill>
              <w14:schemeClr w14:val="tx1"/>
            </w14:solidFill>
          </w14:textFill>
        </w:rPr>
        <w:t>岗用户没有“我的目标任务”菜单权限</w:t>
      </w:r>
      <w:r>
        <w:rPr>
          <w:rFonts w:ascii="仿宋" w:hAnsi="仿宋" w:eastAsia="仿宋"/>
          <w:color w:val="000000" w:themeColor="text1"/>
          <w:sz w:val="24"/>
          <w14:textFill>
            <w14:solidFill>
              <w14:schemeClr w14:val="tx1"/>
            </w14:solidFill>
          </w14:textFill>
        </w:rPr>
        <w:t>。</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目标任务明细</w:t>
            </w:r>
            <w:r>
              <w:rPr>
                <w:rFonts w:ascii="仿宋" w:hAnsi="仿宋" w:eastAsia="仿宋"/>
                <w:sz w:val="24"/>
              </w:rPr>
              <w:t>图</w:t>
            </w:r>
          </w:p>
        </w:tc>
        <w:tc>
          <w:tcPr>
            <w:tcW w:w="2160" w:type="dxa"/>
          </w:tcPr>
          <w:p>
            <w:pPr>
              <w:spacing w:after="0" w:line="360" w:lineRule="auto"/>
              <w:rPr>
                <w:rFonts w:ascii="仿宋" w:hAnsi="仿宋" w:eastAsia="仿宋"/>
              </w:rPr>
            </w:pPr>
            <w:r>
              <w:rPr>
                <w:rFonts w:hint="eastAsia"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图表</w:t>
            </w:r>
          </w:p>
        </w:tc>
        <w:tc>
          <w:tcPr>
            <w:tcW w:w="2160" w:type="dxa"/>
          </w:tcPr>
          <w:p>
            <w:pPr>
              <w:spacing w:after="0" w:line="360" w:lineRule="auto"/>
              <w:rPr>
                <w:rFonts w:ascii="仿宋" w:hAnsi="仿宋" w:eastAsia="仿宋"/>
              </w:rPr>
            </w:pPr>
            <w:r>
              <w:rPr>
                <w:rFonts w:hint="eastAsia" w:ascii="仿宋" w:hAnsi="仿宋" w:eastAsia="仿宋"/>
                <w:sz w:val="24"/>
              </w:rPr>
              <w:t>使用竖向柱状图展示</w:t>
            </w:r>
            <w:r>
              <w:rPr>
                <w:rFonts w:ascii="仿宋" w:hAnsi="仿宋" w:eastAsia="仿宋"/>
                <w:sz w:val="24"/>
              </w:rPr>
              <w:t>目标值、完成值、完成率</w:t>
            </w:r>
            <w:r>
              <w:rPr>
                <w:rFonts w:hint="eastAsia" w:ascii="仿宋" w:hAnsi="仿宋" w:eastAsia="仿宋"/>
                <w:sz w:val="24"/>
              </w:rPr>
              <w:t>，目标值、完成值分别为紧邻的两根柱子，便于用户比对，完成率展示在完成值柱子顶部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任务名称</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文本</w:t>
            </w:r>
          </w:p>
        </w:tc>
        <w:tc>
          <w:tcPr>
            <w:tcW w:w="2160" w:type="dxa"/>
          </w:tcPr>
          <w:p>
            <w:pPr>
              <w:spacing w:after="0" w:line="360" w:lineRule="auto"/>
              <w:rPr>
                <w:rFonts w:ascii="仿宋" w:hAnsi="仿宋" w:eastAsia="仿宋"/>
                <w:sz w:val="24"/>
              </w:rPr>
            </w:pPr>
            <w:r>
              <w:rPr>
                <w:rFonts w:ascii="仿宋" w:hAnsi="仿宋" w:eastAsia="仿宋"/>
                <w:sz w:val="24"/>
              </w:rPr>
              <w:t>点击任务名称进入</w:t>
            </w:r>
            <w:r>
              <w:rPr>
                <w:rFonts w:hint="eastAsia" w:ascii="仿宋" w:hAnsi="仿宋" w:eastAsia="仿宋"/>
                <w:sz w:val="24"/>
              </w:rPr>
              <w:t>目标任务</w:t>
            </w:r>
            <w:r>
              <w:rPr>
                <w:rFonts w:ascii="仿宋" w:hAnsi="仿宋" w:eastAsia="仿宋"/>
                <w:sz w:val="24"/>
              </w:rPr>
              <w:t>详情页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开始日期</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日期</w:t>
            </w:r>
          </w:p>
        </w:tc>
        <w:tc>
          <w:tcPr>
            <w:tcW w:w="2160" w:type="dxa"/>
          </w:tcPr>
          <w:p>
            <w:pPr>
              <w:spacing w:after="0" w:line="360" w:lineRule="auto"/>
              <w:rPr>
                <w:rFonts w:ascii="仿宋" w:hAnsi="仿宋" w:eastAsia="仿宋"/>
                <w:sz w:val="24"/>
              </w:rPr>
            </w:pPr>
            <w:r>
              <w:rPr>
                <w:rFonts w:hint="eastAsia" w:ascii="仿宋" w:hAnsi="仿宋" w:eastAsia="仿宋"/>
                <w:sz w:val="24"/>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结束日期</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日期</w:t>
            </w:r>
          </w:p>
        </w:tc>
        <w:tc>
          <w:tcPr>
            <w:tcW w:w="2160" w:type="dxa"/>
          </w:tcPr>
          <w:p>
            <w:pPr>
              <w:spacing w:after="0" w:line="360" w:lineRule="auto"/>
              <w:rPr>
                <w:rFonts w:ascii="仿宋" w:hAnsi="仿宋" w:eastAsia="仿宋"/>
                <w:sz w:val="24"/>
              </w:rPr>
            </w:pPr>
            <w:r>
              <w:rPr>
                <w:rFonts w:hint="eastAsia" w:ascii="仿宋" w:hAnsi="仿宋" w:eastAsia="仿宋"/>
                <w:sz w:val="24"/>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任务类型</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年度任务、季度任务、月度任务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任务状态</w:t>
            </w:r>
          </w:p>
        </w:tc>
        <w:tc>
          <w:tcPr>
            <w:tcW w:w="2160" w:type="dxa"/>
          </w:tcPr>
          <w:p>
            <w:pPr>
              <w:spacing w:after="0" w:line="360" w:lineRule="auto"/>
              <w:rPr>
                <w:rFonts w:ascii="仿宋" w:hAnsi="仿宋" w:eastAsia="仿宋"/>
                <w:sz w:val="24"/>
              </w:rPr>
            </w:pPr>
            <w:r>
              <w:rPr>
                <w:rFonts w:hint="eastAsia"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任务状态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单选框</w:t>
            </w:r>
          </w:p>
        </w:tc>
        <w:tc>
          <w:tcPr>
            <w:tcW w:w="2160" w:type="dxa"/>
          </w:tcPr>
          <w:p>
            <w:pPr>
              <w:spacing w:after="0" w:line="360" w:lineRule="auto"/>
              <w:rPr>
                <w:rFonts w:ascii="仿宋" w:hAnsi="仿宋" w:eastAsia="仿宋"/>
                <w:sz w:val="24"/>
              </w:rPr>
            </w:pPr>
            <w:r>
              <w:rPr>
                <w:rFonts w:hint="eastAsia" w:ascii="仿宋" w:hAnsi="仿宋" w:eastAsia="仿宋"/>
                <w:sz w:val="24"/>
              </w:rPr>
              <w:t>非必输</w:t>
            </w:r>
          </w:p>
        </w:tc>
        <w:tc>
          <w:tcPr>
            <w:tcW w:w="2160" w:type="dxa"/>
          </w:tcPr>
          <w:p>
            <w:pPr>
              <w:spacing w:after="0" w:line="360" w:lineRule="auto"/>
              <w:rPr>
                <w:rFonts w:ascii="仿宋" w:hAnsi="仿宋" w:eastAsia="仿宋"/>
                <w:sz w:val="24"/>
              </w:rPr>
            </w:pPr>
            <w:r>
              <w:rPr>
                <w:rFonts w:hint="eastAsia" w:ascii="仿宋" w:hAnsi="仿宋" w:eastAsia="仿宋"/>
                <w:sz w:val="24"/>
              </w:rPr>
              <w:t>单选框</w:t>
            </w:r>
          </w:p>
        </w:tc>
        <w:tc>
          <w:tcPr>
            <w:tcW w:w="2160" w:type="dxa"/>
          </w:tcPr>
          <w:p>
            <w:pPr>
              <w:spacing w:after="0" w:line="360" w:lineRule="auto"/>
              <w:rPr>
                <w:rFonts w:ascii="仿宋" w:hAnsi="仿宋" w:eastAsia="仿宋"/>
                <w:sz w:val="24"/>
              </w:rPr>
            </w:pPr>
            <w:r>
              <w:rPr>
                <w:rFonts w:hint="eastAsia" w:ascii="仿宋" w:hAnsi="仿宋" w:eastAsia="仿宋"/>
                <w:sz w:val="24"/>
              </w:rPr>
              <w:t>用户选择目标任务切换竖向柱状图数据</w:t>
            </w:r>
          </w:p>
        </w:tc>
      </w:tr>
    </w:tbl>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after="0" w:line="360" w:lineRule="auto"/>
        <w:rPr>
          <w:rFonts w:ascii="仿宋" w:hAnsi="仿宋" w:eastAsia="仿宋"/>
        </w:rPr>
      </w:pPr>
      <w:r>
        <w:rPr>
          <w:rFonts w:ascii="仿宋" w:hAnsi="仿宋" w:eastAsia="仿宋"/>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after="0" w:line="360" w:lineRule="auto"/>
        <w:rPr>
          <w:rFonts w:ascii="仿宋" w:hAnsi="仿宋" w:eastAsia="仿宋"/>
        </w:rPr>
      </w:pPr>
      <w:r>
        <w:rPr>
          <w:rFonts w:ascii="仿宋" w:hAnsi="仿宋" w:eastAsia="仿宋"/>
          <w:sz w:val="24"/>
        </w:rPr>
        <w:t>不涉及。</w:t>
      </w:r>
    </w:p>
    <w:p>
      <w:pPr>
        <w:spacing w:line="360" w:lineRule="auto"/>
        <w:rPr>
          <w:rFonts w:ascii="仿宋" w:hAnsi="仿宋" w:eastAsia="仿宋"/>
          <w:sz w:val="24"/>
          <w:szCs w:val="24"/>
        </w:rPr>
      </w:pPr>
    </w:p>
    <w:p>
      <w:pPr>
        <w:pStyle w:val="5"/>
        <w:numPr>
          <w:ilvl w:val="2"/>
          <w:numId w:val="14"/>
        </w:numPr>
        <w:spacing w:line="360" w:lineRule="auto"/>
        <w:ind w:left="993" w:hanging="993"/>
        <w:rPr>
          <w:sz w:val="28"/>
          <w:szCs w:val="28"/>
        </w:rPr>
      </w:pPr>
      <w:bookmarkStart w:id="97" w:name="_Toc233295853"/>
      <w:r>
        <w:rPr>
          <w:rFonts w:hint="eastAsia"/>
          <w:sz w:val="28"/>
          <w:szCs w:val="28"/>
        </w:rPr>
        <w:t>预置标签</w:t>
      </w:r>
      <w:bookmarkEnd w:id="97"/>
    </w:p>
    <w:p>
      <w:pPr>
        <w:pStyle w:val="6"/>
        <w:numPr>
          <w:ilvl w:val="3"/>
          <w:numId w:val="14"/>
        </w:numPr>
        <w:spacing w:line="360" w:lineRule="auto"/>
        <w:rPr>
          <w:rFonts w:ascii="仿宋" w:hAnsi="仿宋" w:eastAsia="仿宋"/>
          <w:i/>
          <w:iCs/>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支持管理用户统一维护面向客户经营场景的预置标签，帮助全行规范标签口径、提升客户经理选标效率并支撑客户标签标准化应用</w:t>
      </w:r>
      <w:r>
        <w:rPr>
          <w:rFonts w:hint="eastAsia" w:ascii="仿宋" w:hAnsi="仿宋" w:eastAsia="仿宋"/>
          <w:color w:val="000000"/>
          <w:sz w:val="24"/>
        </w:rPr>
        <w:t>。</w:t>
      </w:r>
    </w:p>
    <w:p>
      <w:pPr>
        <w:pStyle w:val="6"/>
        <w:numPr>
          <w:ilvl w:val="3"/>
          <w:numId w:val="14"/>
        </w:numPr>
        <w:spacing w:line="360" w:lineRule="auto"/>
        <w:rPr>
          <w:rFonts w:ascii="仿宋" w:hAnsi="仿宋" w:eastAsia="仿宋"/>
          <w:i/>
          <w:iCs/>
        </w:rPr>
      </w:pPr>
      <w:r>
        <w:rPr>
          <w:rFonts w:hint="eastAsia" w:ascii="仿宋" w:hAnsi="仿宋" w:eastAsia="仿宋"/>
        </w:rPr>
        <w:t>输入</w:t>
      </w:r>
    </w:p>
    <w:p>
      <w:pPr>
        <w:spacing w:line="360" w:lineRule="auto"/>
        <w:rPr>
          <w:rFonts w:ascii="仿宋" w:hAnsi="仿宋" w:eastAsia="仿宋"/>
          <w:color w:val="000000"/>
          <w:sz w:val="24"/>
        </w:rPr>
      </w:pPr>
      <w:r>
        <w:rPr>
          <w:rFonts w:ascii="仿宋" w:hAnsi="仿宋" w:eastAsia="仿宋"/>
          <w:color w:val="000000"/>
          <w:sz w:val="24"/>
        </w:rPr>
        <w:t>用户进入“预置标签管理”页面后，系统加载预置标签</w:t>
      </w:r>
      <w:r>
        <w:rPr>
          <w:rFonts w:hint="eastAsia" w:ascii="仿宋" w:hAnsi="仿宋" w:eastAsia="仿宋"/>
          <w:color w:val="000000"/>
          <w:sz w:val="24"/>
        </w:rPr>
        <w:t>分组</w:t>
      </w:r>
      <w:r>
        <w:rPr>
          <w:rFonts w:ascii="仿宋" w:hAnsi="仿宋" w:eastAsia="仿宋"/>
          <w:color w:val="000000"/>
          <w:sz w:val="24"/>
        </w:rPr>
        <w:t>。</w:t>
      </w:r>
    </w:p>
    <w:p>
      <w:pPr>
        <w:spacing w:line="360" w:lineRule="auto"/>
        <w:rPr>
          <w:rFonts w:ascii="仿宋" w:hAnsi="仿宋" w:eastAsia="仿宋"/>
          <w:color w:val="000000"/>
          <w:sz w:val="24"/>
        </w:rPr>
      </w:pPr>
      <w:r>
        <w:rPr>
          <w:rFonts w:hint="eastAsia" w:ascii="仿宋" w:hAnsi="仿宋" w:eastAsia="仿宋"/>
          <w:color w:val="000000"/>
          <w:sz w:val="24"/>
        </w:rPr>
        <w:t>预置标签新增</w:t>
      </w:r>
      <w:r>
        <w:rPr>
          <w:rFonts w:ascii="仿宋" w:hAnsi="仿宋" w:eastAsia="仿宋"/>
          <w:color w:val="000000"/>
          <w:sz w:val="24"/>
        </w:rPr>
        <w:t>/</w:t>
      </w:r>
      <w:r>
        <w:rPr>
          <w:rFonts w:hint="eastAsia" w:ascii="仿宋" w:hAnsi="仿宋" w:eastAsia="仿宋"/>
          <w:color w:val="000000"/>
          <w:sz w:val="24"/>
        </w:rPr>
        <w:t>编辑</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color w:val="000000"/>
                <w:sz w:val="24"/>
              </w:rPr>
              <w:t>标签分组名称</w:t>
            </w:r>
          </w:p>
        </w:tc>
        <w:tc>
          <w:tcPr>
            <w:tcW w:w="2263" w:type="dxa"/>
          </w:tcPr>
          <w:p>
            <w:pPr>
              <w:spacing w:line="360" w:lineRule="auto"/>
              <w:rPr>
                <w:rFonts w:ascii="仿宋" w:hAnsi="仿宋" w:eastAsia="仿宋"/>
              </w:rPr>
            </w:pPr>
            <w:r>
              <w:rPr>
                <w:rFonts w:ascii="仿宋" w:hAnsi="仿宋" w:eastAsia="仿宋"/>
                <w:color w:val="000000"/>
                <w:sz w:val="24"/>
              </w:rPr>
              <w:t>必输</w:t>
            </w:r>
            <w:r>
              <w:rPr>
                <w:rFonts w:hint="eastAsia" w:ascii="仿宋" w:hAnsi="仿宋" w:eastAsia="仿宋"/>
                <w:color w:val="000000"/>
                <w:sz w:val="24"/>
              </w:rPr>
              <w:t>、最大输入3</w:t>
            </w:r>
            <w:r>
              <w:rPr>
                <w:rFonts w:ascii="仿宋" w:hAnsi="仿宋" w:eastAsia="仿宋"/>
                <w:color w:val="000000"/>
                <w:sz w:val="24"/>
              </w:rPr>
              <w:t>0</w:t>
            </w:r>
            <w:r>
              <w:rPr>
                <w:rFonts w:hint="eastAsia" w:ascii="仿宋" w:hAnsi="仿宋" w:eastAsia="仿宋"/>
                <w:color w:val="000000"/>
                <w:sz w:val="24"/>
              </w:rPr>
              <w:t>字</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输入标签分组名称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color w:val="000000"/>
                <w:sz w:val="24"/>
              </w:rPr>
              <w:t>是否互斥</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hint="eastAsia" w:ascii="仿宋" w:hAnsi="仿宋" w:eastAsia="仿宋"/>
                <w:color w:val="000000"/>
                <w:sz w:val="24"/>
              </w:rPr>
              <w:t>开关组件</w:t>
            </w:r>
          </w:p>
        </w:tc>
        <w:tc>
          <w:tcPr>
            <w:tcW w:w="2272" w:type="dxa"/>
          </w:tcPr>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标签互斥的打开或关闭，打开后，组内标签只能单选。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color w:val="000000"/>
                <w:sz w:val="24"/>
              </w:rPr>
            </w:pPr>
            <w:r>
              <w:rPr>
                <w:rFonts w:hint="eastAsia" w:ascii="仿宋" w:hAnsi="仿宋" w:eastAsia="仿宋"/>
                <w:color w:val="000000"/>
                <w:sz w:val="24"/>
              </w:rPr>
              <w:t>标签名称</w:t>
            </w:r>
          </w:p>
        </w:tc>
        <w:tc>
          <w:tcPr>
            <w:tcW w:w="2263" w:type="dxa"/>
          </w:tcPr>
          <w:p>
            <w:pPr>
              <w:spacing w:line="360" w:lineRule="auto"/>
              <w:rPr>
                <w:rFonts w:ascii="仿宋" w:hAnsi="仿宋" w:eastAsia="仿宋"/>
                <w:color w:val="000000"/>
                <w:sz w:val="24"/>
              </w:rPr>
            </w:pPr>
            <w:r>
              <w:rPr>
                <w:rFonts w:ascii="仿宋" w:hAnsi="仿宋" w:eastAsia="仿宋"/>
                <w:color w:val="000000"/>
                <w:sz w:val="24"/>
              </w:rPr>
              <w:t>必输</w:t>
            </w:r>
            <w:r>
              <w:rPr>
                <w:rFonts w:hint="eastAsia" w:ascii="仿宋" w:hAnsi="仿宋" w:eastAsia="仿宋"/>
                <w:color w:val="000000"/>
                <w:sz w:val="24"/>
              </w:rPr>
              <w:t>、最大输入1</w:t>
            </w:r>
            <w:r>
              <w:rPr>
                <w:rFonts w:ascii="仿宋" w:hAnsi="仿宋" w:eastAsia="仿宋"/>
                <w:color w:val="000000"/>
                <w:sz w:val="24"/>
              </w:rPr>
              <w:t>0</w:t>
            </w:r>
            <w:r>
              <w:rPr>
                <w:rFonts w:hint="eastAsia" w:ascii="仿宋" w:hAnsi="仿宋" w:eastAsia="仿宋"/>
                <w:color w:val="000000"/>
                <w:sz w:val="24"/>
              </w:rPr>
              <w:t>字</w:t>
            </w:r>
          </w:p>
        </w:tc>
        <w:tc>
          <w:tcPr>
            <w:tcW w:w="2263"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72" w:type="dxa"/>
          </w:tcPr>
          <w:p>
            <w:pPr>
              <w:spacing w:line="360" w:lineRule="auto"/>
              <w:rPr>
                <w:rFonts w:ascii="仿宋" w:hAnsi="仿宋" w:eastAsia="仿宋"/>
                <w:color w:val="000000"/>
                <w:sz w:val="24"/>
              </w:rPr>
            </w:pPr>
            <w:r>
              <w:rPr>
                <w:rFonts w:ascii="仿宋" w:hAnsi="仿宋" w:eastAsia="仿宋"/>
                <w:color w:val="000000"/>
                <w:sz w:val="24"/>
              </w:rPr>
              <w:t>支持</w:t>
            </w:r>
            <w:r>
              <w:rPr>
                <w:rFonts w:hint="eastAsia" w:ascii="仿宋" w:hAnsi="仿宋" w:eastAsia="仿宋"/>
                <w:color w:val="000000"/>
                <w:sz w:val="24"/>
              </w:rPr>
              <w:t>输入标签名称，保存后，动态增加行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color w:val="000000"/>
                <w:sz w:val="24"/>
              </w:rPr>
              <w:t>标签名称</w:t>
            </w:r>
          </w:p>
        </w:tc>
        <w:tc>
          <w:tcPr>
            <w:tcW w:w="2263" w:type="dxa"/>
          </w:tcPr>
          <w:p>
            <w:pPr>
              <w:spacing w:line="360" w:lineRule="auto"/>
              <w:rPr>
                <w:rFonts w:ascii="仿宋" w:hAnsi="仿宋" w:eastAsia="仿宋"/>
              </w:rPr>
            </w:pPr>
            <w:r>
              <w:rPr>
                <w:rFonts w:hint="eastAsia"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hint="eastAsia" w:ascii="仿宋" w:hAnsi="仿宋" w:eastAsia="仿宋"/>
                <w:color w:val="000000"/>
                <w:sz w:val="24"/>
              </w:rPr>
              <w:t>动态增加的标签行，可以编辑与删除</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i/>
          <w:iCs/>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用户进入“预置标签管理”页面后，系统默认展示全部预置标签分组及标签。</w:t>
      </w:r>
    </w:p>
    <w:p>
      <w:pPr>
        <w:spacing w:line="360" w:lineRule="auto"/>
        <w:rPr>
          <w:rFonts w:ascii="仿宋" w:hAnsi="仿宋" w:eastAsia="仿宋"/>
          <w:sz w:val="24"/>
          <w:szCs w:val="24"/>
        </w:rPr>
      </w:pPr>
      <w:r>
        <w:rPr>
          <w:rFonts w:hint="eastAsia" w:ascii="仿宋" w:hAnsi="仿宋" w:eastAsia="仿宋"/>
          <w:sz w:val="24"/>
          <w:szCs w:val="24"/>
        </w:rPr>
        <w:t>2.</w:t>
      </w:r>
      <w:r>
        <w:rPr>
          <w:rFonts w:hint="eastAsia" w:ascii="仿宋" w:hAnsi="仿宋" w:eastAsia="仿宋"/>
        </w:rPr>
        <w:t xml:space="preserve"> </w:t>
      </w:r>
      <w:r>
        <w:rPr>
          <w:rFonts w:hint="eastAsia" w:ascii="仿宋" w:hAnsi="仿宋" w:eastAsia="仿宋"/>
          <w:sz w:val="24"/>
          <w:szCs w:val="24"/>
        </w:rPr>
        <w:t>用户可在列表左上角统一操作按钮区操作</w:t>
      </w:r>
    </w:p>
    <w:p>
      <w:pPr>
        <w:spacing w:line="360" w:lineRule="auto"/>
        <w:ind w:firstLine="360" w:firstLineChars="150"/>
        <w:rPr>
          <w:rFonts w:ascii="仿宋" w:hAnsi="仿宋" w:eastAsia="仿宋"/>
          <w:sz w:val="24"/>
          <w:szCs w:val="24"/>
        </w:rPr>
      </w:pPr>
      <w:r>
        <w:rPr>
          <w:rFonts w:hint="eastAsia" w:ascii="仿宋" w:hAnsi="仿宋" w:eastAsia="仿宋"/>
          <w:sz w:val="24"/>
          <w:szCs w:val="24"/>
        </w:rPr>
        <w:t>点击“新增”按钮，从右侧抽屉式弹出预置标签新增界面，录入标签分组名称及分组下标签后保存生效。</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sz w:val="24"/>
          <w:szCs w:val="24"/>
        </w:rPr>
        <w:t>用户可在列表行内统一操作按钮区操作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点击“编辑”操作，从右侧抽屉式弹出预置标签编辑界面，支持修改标签分组名称、标签名称及标签展示顺序，并且支持标签的删除，系统应对删除操作进行二次确认，提示文案为：“您将删除{XXX} 预置标签。请确认是否继续？”。</w:t>
      </w:r>
    </w:p>
    <w:p>
      <w:pPr>
        <w:spacing w:line="360" w:lineRule="auto"/>
        <w:ind w:firstLine="420"/>
        <w:rPr>
          <w:rFonts w:ascii="仿宋" w:hAnsi="仿宋" w:eastAsia="仿宋"/>
          <w:sz w:val="24"/>
          <w:szCs w:val="24"/>
        </w:rPr>
      </w:pPr>
      <w:r>
        <w:rPr>
          <w:rFonts w:hint="eastAsia" w:ascii="仿宋" w:hAnsi="仿宋" w:eastAsia="仿宋"/>
          <w:sz w:val="24"/>
          <w:szCs w:val="24"/>
        </w:rPr>
        <w:t>点击“删除”操作，系统应对删除操作进行二次确认，提示文案为：“您将删除{XXX} 预置标签分组。请确认是否继续？”。</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预置标签属于管理端统一维护的标准标签，客户经理可选择使用，但不可自行修改标签内容。</w:t>
      </w:r>
    </w:p>
    <w:p>
      <w:pPr>
        <w:spacing w:line="360" w:lineRule="auto"/>
        <w:rPr>
          <w:rFonts w:ascii="仿宋" w:hAnsi="仿宋" w:eastAsia="仿宋"/>
          <w:sz w:val="24"/>
          <w:szCs w:val="24"/>
        </w:rPr>
      </w:pPr>
      <w:r>
        <w:rPr>
          <w:rFonts w:hint="eastAsia" w:ascii="仿宋" w:hAnsi="仿宋" w:eastAsia="仿宋"/>
          <w:sz w:val="24"/>
          <w:szCs w:val="24"/>
        </w:rPr>
        <w:t>2. 系统标签不在本功能维护范围内，系统标签仍由精准营销平台根据业务规则加工生成。</w:t>
      </w:r>
    </w:p>
    <w:p>
      <w:pPr>
        <w:spacing w:line="360" w:lineRule="auto"/>
        <w:rPr>
          <w:rFonts w:ascii="仿宋" w:hAnsi="仿宋" w:eastAsia="仿宋"/>
          <w:sz w:val="24"/>
          <w:szCs w:val="24"/>
        </w:rPr>
      </w:pPr>
      <w:r>
        <w:rPr>
          <w:rFonts w:hint="eastAsia" w:ascii="仿宋" w:hAnsi="仿宋" w:eastAsia="仿宋"/>
          <w:sz w:val="24"/>
          <w:szCs w:val="24"/>
        </w:rPr>
        <w:t>3. 预置标签分</w:t>
      </w:r>
      <w:del w:id="519" w:author="wanao" w:date="2026-07-13T14:06:27Z">
        <w:r>
          <w:rPr>
            <w:rFonts w:hint="default" w:ascii="仿宋" w:hAnsi="仿宋" w:eastAsia="仿宋"/>
            <w:sz w:val="24"/>
            <w:szCs w:val="24"/>
            <w:lang w:val="en-US"/>
          </w:rPr>
          <w:delText>类、</w:delText>
        </w:r>
      </w:del>
      <w:ins w:id="520" w:author="wanao" w:date="2026-07-13T14:06:28Z">
        <w:r>
          <w:rPr>
            <w:rFonts w:hint="eastAsia" w:ascii="仿宋" w:hAnsi="仿宋" w:eastAsia="仿宋"/>
            <w:sz w:val="24"/>
            <w:szCs w:val="24"/>
            <w:lang w:val="en-US" w:eastAsia="zh-CN"/>
          </w:rPr>
          <w:t>组</w:t>
        </w:r>
      </w:ins>
      <w:r>
        <w:rPr>
          <w:rFonts w:hint="eastAsia" w:ascii="仿宋" w:hAnsi="仿宋" w:eastAsia="仿宋"/>
          <w:sz w:val="24"/>
          <w:szCs w:val="24"/>
        </w:rPr>
        <w:t>适用客户维度。</w:t>
      </w:r>
    </w:p>
    <w:p>
      <w:pPr>
        <w:spacing w:line="360" w:lineRule="auto"/>
        <w:rPr>
          <w:rFonts w:ascii="仿宋" w:hAnsi="仿宋" w:eastAsia="仿宋"/>
          <w:sz w:val="24"/>
          <w:szCs w:val="24"/>
        </w:rPr>
      </w:pPr>
      <w:r>
        <w:rPr>
          <w:rFonts w:hint="eastAsia" w:ascii="仿宋" w:hAnsi="仿宋" w:eastAsia="仿宋"/>
          <w:sz w:val="24"/>
          <w:szCs w:val="24"/>
        </w:rPr>
        <w:t>4. 新增标签分组时，支持设置标签是否互斥，支持分组内通过动态新增行的模式，新增多个标签，标签名称长度最多不超过 10 个汉字，同一标签分类下，标签名称不允许重复。</w:t>
      </w:r>
    </w:p>
    <w:p>
      <w:pPr>
        <w:spacing w:line="360" w:lineRule="auto"/>
        <w:rPr>
          <w:rFonts w:ascii="仿宋" w:hAnsi="仿宋" w:eastAsia="仿宋"/>
          <w:sz w:val="24"/>
          <w:szCs w:val="24"/>
        </w:rPr>
      </w:pPr>
      <w:r>
        <w:rPr>
          <w:rFonts w:hint="eastAsia" w:ascii="仿宋" w:hAnsi="仿宋" w:eastAsia="仿宋"/>
          <w:sz w:val="24"/>
          <w:szCs w:val="24"/>
        </w:rPr>
        <w:t>5.</w:t>
      </w:r>
      <w:r>
        <w:rPr>
          <w:rFonts w:ascii="仿宋" w:hAnsi="仿宋" w:eastAsia="仿宋"/>
          <w:sz w:val="24"/>
          <w:szCs w:val="24"/>
        </w:rPr>
        <w:t xml:space="preserve"> </w:t>
      </w:r>
      <w:r>
        <w:rPr>
          <w:rFonts w:hint="eastAsia" w:ascii="仿宋" w:hAnsi="仿宋" w:eastAsia="仿宋"/>
          <w:sz w:val="24"/>
          <w:szCs w:val="24"/>
        </w:rPr>
        <w:t>编辑标签分组时，可以编辑标签分组名称、是否互斥状态，支持编辑组内标签名称、排序及删除组内标签。</w:t>
      </w:r>
    </w:p>
    <w:p>
      <w:pPr>
        <w:spacing w:line="360" w:lineRule="auto"/>
        <w:rPr>
          <w:rFonts w:ascii="仿宋" w:hAnsi="仿宋" w:eastAsia="仿宋"/>
          <w:sz w:val="24"/>
          <w:szCs w:val="24"/>
        </w:rPr>
      </w:pPr>
      <w:r>
        <w:rPr>
          <w:rFonts w:hint="eastAsia" w:ascii="仿宋" w:hAnsi="仿宋" w:eastAsia="仿宋"/>
          <w:sz w:val="24"/>
          <w:szCs w:val="24"/>
        </w:rPr>
        <w:t>6.</w:t>
      </w:r>
      <w:r>
        <w:rPr>
          <w:rFonts w:ascii="仿宋" w:hAnsi="仿宋" w:eastAsia="仿宋"/>
          <w:sz w:val="24"/>
          <w:szCs w:val="24"/>
        </w:rPr>
        <w:t xml:space="preserve"> </w:t>
      </w:r>
      <w:r>
        <w:rPr>
          <w:rFonts w:hint="eastAsia" w:ascii="仿宋" w:hAnsi="仿宋" w:eastAsia="仿宋"/>
          <w:sz w:val="24"/>
          <w:szCs w:val="24"/>
        </w:rPr>
        <w:t>删除标签分组或标签时，应先校验标签是否已被客户标签、客户偏好或其他前台场景引用，已被引用的预置标签不能删除，只能修改标签名称。</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总行有权限的管理用户可查看并维护全行范围内的预置标签。</w:t>
      </w:r>
    </w:p>
    <w:p>
      <w:pPr>
        <w:pStyle w:val="6"/>
        <w:numPr>
          <w:ilvl w:val="3"/>
          <w:numId w:val="14"/>
        </w:numPr>
        <w:spacing w:line="360" w:lineRule="auto"/>
        <w:rPr>
          <w:rFonts w:ascii="仿宋" w:hAnsi="仿宋" w:eastAsia="仿宋"/>
          <w:i/>
          <w:iCs/>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系统输出预置标签列表信息，并提供标签维护操作入口。</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6"/>
        <w:gridCol w:w="2305"/>
        <w:gridCol w:w="2246"/>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6"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05"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6"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6" w:type="dxa"/>
          </w:tcPr>
          <w:p>
            <w:pPr>
              <w:spacing w:line="360" w:lineRule="auto"/>
              <w:rPr>
                <w:rFonts w:ascii="仿宋" w:hAnsi="仿宋" w:eastAsia="仿宋"/>
              </w:rPr>
            </w:pPr>
            <w:r>
              <w:rPr>
                <w:rFonts w:ascii="仿宋" w:hAnsi="仿宋" w:eastAsia="仿宋"/>
                <w:color w:val="000000"/>
                <w:sz w:val="24"/>
              </w:rPr>
              <w:t>标签</w:t>
            </w:r>
            <w:r>
              <w:rPr>
                <w:rFonts w:hint="eastAsia" w:ascii="仿宋" w:hAnsi="仿宋" w:eastAsia="仿宋"/>
                <w:color w:val="000000"/>
                <w:sz w:val="24"/>
              </w:rPr>
              <w:t>分组名称</w:t>
            </w:r>
          </w:p>
        </w:tc>
        <w:tc>
          <w:tcPr>
            <w:tcW w:w="2305" w:type="dxa"/>
          </w:tcPr>
          <w:p>
            <w:pPr>
              <w:spacing w:line="360" w:lineRule="auto"/>
              <w:rPr>
                <w:rFonts w:ascii="仿宋" w:hAnsi="仿宋" w:eastAsia="仿宋"/>
              </w:rPr>
            </w:pPr>
            <w:r>
              <w:rPr>
                <w:rFonts w:ascii="仿宋" w:hAnsi="仿宋" w:eastAsia="仿宋"/>
                <w:color w:val="000000"/>
                <w:sz w:val="24"/>
              </w:rPr>
              <w:t>反显</w:t>
            </w:r>
          </w:p>
        </w:tc>
        <w:tc>
          <w:tcPr>
            <w:tcW w:w="2246"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展示预置标签</w:t>
            </w:r>
            <w:r>
              <w:rPr>
                <w:rFonts w:hint="eastAsia" w:ascii="仿宋" w:hAnsi="仿宋" w:eastAsia="仿宋"/>
                <w:color w:val="000000"/>
                <w:sz w:val="24"/>
              </w:rPr>
              <w:t>分组</w:t>
            </w:r>
            <w:r>
              <w:rPr>
                <w:rFonts w:ascii="仿宋" w:hAnsi="仿宋" w:eastAsia="仿宋"/>
                <w:color w:val="000000"/>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6" w:type="dxa"/>
          </w:tcPr>
          <w:p>
            <w:pPr>
              <w:spacing w:line="360" w:lineRule="auto"/>
              <w:rPr>
                <w:rFonts w:ascii="仿宋" w:hAnsi="仿宋" w:eastAsia="仿宋"/>
              </w:rPr>
            </w:pPr>
            <w:r>
              <w:rPr>
                <w:rFonts w:ascii="仿宋" w:hAnsi="仿宋" w:eastAsia="仿宋"/>
                <w:color w:val="000000"/>
                <w:sz w:val="24"/>
              </w:rPr>
              <w:t>标</w:t>
            </w:r>
            <w:r>
              <w:rPr>
                <w:rFonts w:hint="eastAsia" w:ascii="仿宋" w:hAnsi="仿宋" w:eastAsia="仿宋"/>
                <w:color w:val="000000"/>
                <w:sz w:val="24"/>
              </w:rPr>
              <w:t>签名称</w:t>
            </w:r>
          </w:p>
        </w:tc>
        <w:tc>
          <w:tcPr>
            <w:tcW w:w="2305" w:type="dxa"/>
          </w:tcPr>
          <w:p>
            <w:pPr>
              <w:spacing w:line="360" w:lineRule="auto"/>
              <w:rPr>
                <w:rFonts w:ascii="仿宋" w:hAnsi="仿宋" w:eastAsia="仿宋"/>
              </w:rPr>
            </w:pPr>
            <w:r>
              <w:rPr>
                <w:rFonts w:ascii="仿宋" w:hAnsi="仿宋" w:eastAsia="仿宋"/>
                <w:color w:val="000000"/>
                <w:sz w:val="24"/>
              </w:rPr>
              <w:t>反显</w:t>
            </w:r>
          </w:p>
        </w:tc>
        <w:tc>
          <w:tcPr>
            <w:tcW w:w="2246"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hint="eastAsia" w:ascii="仿宋" w:hAnsi="仿宋" w:eastAsia="仿宋"/>
                <w:color w:val="000000"/>
                <w:sz w:val="24"/>
              </w:rPr>
              <w:t>按照组内顺序</w:t>
            </w:r>
            <w:r>
              <w:rPr>
                <w:rFonts w:ascii="仿宋" w:hAnsi="仿宋" w:eastAsia="仿宋"/>
                <w:color w:val="000000"/>
                <w:sz w:val="24"/>
              </w:rPr>
              <w:t>展示</w:t>
            </w:r>
            <w:r>
              <w:rPr>
                <w:rFonts w:hint="eastAsia" w:ascii="仿宋" w:hAnsi="仿宋" w:eastAsia="仿宋"/>
                <w:color w:val="000000"/>
                <w:sz w:val="24"/>
              </w:rPr>
              <w:t>多个</w:t>
            </w:r>
            <w:r>
              <w:rPr>
                <w:rFonts w:ascii="仿宋" w:hAnsi="仿宋" w:eastAsia="仿宋"/>
                <w:color w:val="000000"/>
                <w:sz w:val="24"/>
              </w:rPr>
              <w:t>预置标签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6" w:type="dxa"/>
          </w:tcPr>
          <w:p>
            <w:pPr>
              <w:spacing w:line="360" w:lineRule="auto"/>
              <w:rPr>
                <w:rFonts w:ascii="仿宋" w:hAnsi="仿宋" w:eastAsia="仿宋"/>
              </w:rPr>
            </w:pPr>
            <w:r>
              <w:rPr>
                <w:rFonts w:hint="eastAsia" w:ascii="仿宋" w:hAnsi="仿宋" w:eastAsia="仿宋"/>
                <w:color w:val="000000"/>
                <w:sz w:val="24"/>
              </w:rPr>
              <w:t>编辑</w:t>
            </w:r>
          </w:p>
        </w:tc>
        <w:tc>
          <w:tcPr>
            <w:tcW w:w="2305" w:type="dxa"/>
          </w:tcPr>
          <w:p>
            <w:pPr>
              <w:spacing w:line="360" w:lineRule="auto"/>
              <w:rPr>
                <w:rFonts w:ascii="仿宋" w:hAnsi="仿宋" w:eastAsia="仿宋"/>
              </w:rPr>
            </w:pPr>
            <w:r>
              <w:rPr>
                <w:rFonts w:ascii="仿宋" w:hAnsi="仿宋" w:eastAsia="仿宋"/>
                <w:color w:val="000000"/>
                <w:sz w:val="24"/>
              </w:rPr>
              <w:t>反显</w:t>
            </w:r>
          </w:p>
        </w:tc>
        <w:tc>
          <w:tcPr>
            <w:tcW w:w="2246" w:type="dxa"/>
          </w:tcPr>
          <w:p>
            <w:pPr>
              <w:spacing w:line="360" w:lineRule="auto"/>
              <w:rPr>
                <w:rFonts w:ascii="仿宋" w:hAnsi="仿宋" w:eastAsia="仿宋"/>
              </w:rPr>
            </w:pPr>
            <w:r>
              <w:rPr>
                <w:rFonts w:hint="eastAsia" w:ascii="仿宋" w:hAnsi="仿宋" w:eastAsia="仿宋"/>
                <w:color w:val="000000"/>
                <w:sz w:val="24"/>
              </w:rPr>
              <w:t>按钮</w:t>
            </w:r>
          </w:p>
        </w:tc>
        <w:tc>
          <w:tcPr>
            <w:tcW w:w="2263" w:type="dxa"/>
          </w:tcPr>
          <w:p>
            <w:pPr>
              <w:spacing w:line="360" w:lineRule="auto"/>
              <w:rPr>
                <w:rFonts w:ascii="仿宋" w:hAnsi="仿宋" w:eastAsia="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6" w:type="dxa"/>
          </w:tcPr>
          <w:p>
            <w:pPr>
              <w:spacing w:line="360" w:lineRule="auto"/>
              <w:rPr>
                <w:rFonts w:ascii="仿宋" w:hAnsi="仿宋" w:eastAsia="仿宋"/>
              </w:rPr>
            </w:pPr>
            <w:r>
              <w:rPr>
                <w:rFonts w:hint="eastAsia" w:ascii="仿宋" w:hAnsi="仿宋" w:eastAsia="仿宋"/>
                <w:color w:val="000000"/>
                <w:sz w:val="24"/>
              </w:rPr>
              <w:t>删除</w:t>
            </w:r>
          </w:p>
        </w:tc>
        <w:tc>
          <w:tcPr>
            <w:tcW w:w="2305" w:type="dxa"/>
          </w:tcPr>
          <w:p>
            <w:pPr>
              <w:spacing w:line="360" w:lineRule="auto"/>
              <w:rPr>
                <w:rFonts w:ascii="仿宋" w:hAnsi="仿宋" w:eastAsia="仿宋"/>
              </w:rPr>
            </w:pPr>
            <w:r>
              <w:rPr>
                <w:rFonts w:ascii="仿宋" w:hAnsi="仿宋" w:eastAsia="仿宋"/>
                <w:color w:val="000000"/>
                <w:sz w:val="24"/>
              </w:rPr>
              <w:t>反显</w:t>
            </w:r>
          </w:p>
        </w:tc>
        <w:tc>
          <w:tcPr>
            <w:tcW w:w="2246" w:type="dxa"/>
          </w:tcPr>
          <w:p>
            <w:pPr>
              <w:spacing w:line="360" w:lineRule="auto"/>
              <w:rPr>
                <w:rFonts w:ascii="仿宋" w:hAnsi="仿宋" w:eastAsia="仿宋"/>
              </w:rPr>
            </w:pPr>
            <w:r>
              <w:rPr>
                <w:rFonts w:hint="eastAsia" w:ascii="仿宋" w:hAnsi="仿宋" w:eastAsia="仿宋"/>
                <w:color w:val="000000"/>
                <w:sz w:val="24"/>
              </w:rPr>
              <w:t>按钮</w:t>
            </w:r>
          </w:p>
        </w:tc>
        <w:tc>
          <w:tcPr>
            <w:tcW w:w="2263" w:type="dxa"/>
          </w:tcPr>
          <w:p>
            <w:pPr>
              <w:spacing w:line="360" w:lineRule="auto"/>
              <w:rPr>
                <w:rFonts w:ascii="仿宋" w:hAnsi="仿宋" w:eastAsia="仿宋"/>
              </w:rPr>
            </w:pPr>
          </w:p>
        </w:tc>
      </w:tr>
    </w:tbl>
    <w:p>
      <w:pPr>
        <w:spacing w:line="360" w:lineRule="auto"/>
        <w:rPr>
          <w:rFonts w:ascii="仿宋" w:hAnsi="仿宋" w:eastAsia="仿宋"/>
        </w:rPr>
      </w:pPr>
    </w:p>
    <w:p>
      <w:pPr>
        <w:pStyle w:val="6"/>
        <w:numPr>
          <w:ilvl w:val="3"/>
          <w:numId w:val="14"/>
        </w:numPr>
        <w:spacing w:line="360" w:lineRule="auto"/>
        <w:rPr>
          <w:rFonts w:ascii="仿宋" w:hAnsi="仿宋" w:eastAsia="仿宋"/>
          <w:i/>
          <w:iCs/>
        </w:rPr>
      </w:pPr>
      <w:r>
        <w:rPr>
          <w:rFonts w:hint="eastAsia" w:ascii="仿宋" w:hAnsi="仿宋" w:eastAsia="仿宋"/>
        </w:rPr>
        <w:t>输入输出的界面</w:t>
      </w:r>
    </w:p>
    <w:p>
      <w:pPr>
        <w:jc w:val="left"/>
      </w:pPr>
      <w:r>
        <w:rPr>
          <w:rFonts w:ascii="仿宋" w:hAnsi="仿宋" w:eastAsia="仿宋" w:cs="仿宋"/>
          <w:sz w:val="24"/>
        </w:rPr>
        <w:t>待提供</w:t>
      </w:r>
    </w:p>
    <w:p>
      <w:pPr>
        <w:pStyle w:val="6"/>
        <w:numPr>
          <w:ilvl w:val="3"/>
          <w:numId w:val="14"/>
        </w:numPr>
        <w:spacing w:line="360" w:lineRule="auto"/>
        <w:rPr>
          <w:rFonts w:ascii="仿宋" w:hAnsi="仿宋" w:eastAsia="仿宋"/>
          <w:i/>
          <w:iCs/>
        </w:rPr>
      </w:pPr>
      <w:r>
        <w:rPr>
          <w:rFonts w:hint="eastAsia" w:ascii="仿宋" w:hAnsi="仿宋" w:eastAsia="仿宋"/>
        </w:rPr>
        <w:t>核算处理</w:t>
      </w:r>
    </w:p>
    <w:p>
      <w:pPr>
        <w:pStyle w:val="6"/>
        <w:numPr>
          <w:ilvl w:val="3"/>
          <w:numId w:val="14"/>
        </w:numPr>
        <w:spacing w:line="360" w:lineRule="auto"/>
        <w:rPr>
          <w:rFonts w:ascii="仿宋" w:hAnsi="仿宋" w:eastAsia="仿宋"/>
          <w:i/>
          <w:iCs/>
        </w:rPr>
      </w:pPr>
      <w:r>
        <w:rPr>
          <w:rFonts w:hint="eastAsia" w:ascii="仿宋" w:hAnsi="仿宋" w:eastAsia="仿宋"/>
        </w:rPr>
        <w:t>凭证/合同/协议打印</w:t>
      </w:r>
    </w:p>
    <w:p>
      <w:pPr>
        <w:spacing w:line="360" w:lineRule="auto"/>
        <w:rPr>
          <w:rFonts w:ascii="仿宋" w:hAnsi="仿宋" w:eastAsia="仿宋"/>
        </w:rPr>
      </w:pPr>
    </w:p>
    <w:p>
      <w:pPr>
        <w:pStyle w:val="5"/>
        <w:numPr>
          <w:ilvl w:val="2"/>
          <w:numId w:val="14"/>
        </w:numPr>
        <w:spacing w:line="360" w:lineRule="auto"/>
        <w:ind w:left="993" w:hanging="993"/>
        <w:rPr>
          <w:sz w:val="28"/>
          <w:szCs w:val="28"/>
        </w:rPr>
      </w:pPr>
      <w:bookmarkStart w:id="98" w:name="_Toc233295854"/>
      <w:r>
        <w:rPr>
          <w:rFonts w:hint="eastAsia"/>
          <w:sz w:val="28"/>
          <w:szCs w:val="28"/>
        </w:rPr>
        <w:t>接触策略设置</w:t>
      </w:r>
      <w:bookmarkEnd w:id="98"/>
    </w:p>
    <w:p>
      <w:pPr>
        <w:pStyle w:val="6"/>
        <w:numPr>
          <w:ilvl w:val="3"/>
          <w:numId w:val="14"/>
        </w:numPr>
        <w:spacing w:line="360" w:lineRule="auto"/>
        <w:rPr>
          <w:rFonts w:ascii="仿宋" w:hAnsi="仿宋" w:eastAsia="仿宋"/>
          <w:i/>
          <w:iCs/>
        </w:rPr>
      </w:pPr>
      <w:r>
        <w:rPr>
          <w:rFonts w:hint="eastAsia" w:ascii="仿宋" w:hAnsi="仿宋" w:eastAsia="仿宋"/>
        </w:rPr>
        <w:t>功能描述</w:t>
      </w:r>
    </w:p>
    <w:p>
      <w:pPr>
        <w:spacing w:line="360" w:lineRule="auto"/>
        <w:rPr>
          <w:rFonts w:ascii="仿宋" w:hAnsi="仿宋" w:eastAsia="仿宋"/>
        </w:rPr>
      </w:pPr>
      <w:r>
        <w:rPr>
          <w:rFonts w:hint="eastAsia" w:ascii="仿宋" w:hAnsi="仿宋" w:eastAsia="仿宋"/>
          <w:color w:val="000000"/>
          <w:sz w:val="24"/>
          <w:szCs w:val="24"/>
        </w:rPr>
        <w:t>支持用户对本机构内客户经理对不同等级客户设置最低联络目标。</w:t>
      </w:r>
    </w:p>
    <w:p>
      <w:pPr>
        <w:pStyle w:val="6"/>
        <w:numPr>
          <w:ilvl w:val="3"/>
          <w:numId w:val="14"/>
        </w:numPr>
        <w:spacing w:line="360" w:lineRule="auto"/>
        <w:rPr>
          <w:rFonts w:ascii="仿宋" w:hAnsi="仿宋" w:eastAsia="仿宋"/>
          <w:i/>
          <w:iCs/>
        </w:rPr>
      </w:pPr>
      <w:r>
        <w:rPr>
          <w:rFonts w:hint="eastAsia" w:ascii="仿宋" w:hAnsi="仿宋" w:eastAsia="仿宋"/>
        </w:rPr>
        <w:t>输入</w:t>
      </w:r>
    </w:p>
    <w:p>
      <w:pPr>
        <w:spacing w:line="360" w:lineRule="auto"/>
        <w:rPr>
          <w:rFonts w:ascii="仿宋" w:hAnsi="仿宋" w:eastAsia="仿宋" w:cs="仿宋"/>
          <w:sz w:val="24"/>
          <w:szCs w:val="24"/>
        </w:rPr>
      </w:pPr>
      <w:r>
        <w:rPr>
          <w:rFonts w:hint="eastAsia" w:ascii="仿宋" w:hAnsi="仿宋" w:eastAsia="仿宋" w:cs="仿宋"/>
          <w:sz w:val="24"/>
          <w:szCs w:val="24"/>
        </w:rPr>
        <w:t>列表右上角按钮</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4"/>
        <w:gridCol w:w="2265"/>
        <w:gridCol w:w="2256"/>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4"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65"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2256"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265"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设置</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非必输</w:t>
            </w:r>
          </w:p>
        </w:tc>
        <w:tc>
          <w:tcPr>
            <w:tcW w:w="2256"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按钮</w:t>
            </w:r>
          </w:p>
        </w:tc>
        <w:tc>
          <w:tcPr>
            <w:tcW w:w="2265" w:type="dxa"/>
          </w:tcPr>
          <w:p>
            <w:pPr>
              <w:spacing w:line="360" w:lineRule="auto"/>
              <w:rPr>
                <w:rFonts w:ascii="仿宋" w:hAnsi="仿宋" w:eastAsia="仿宋" w:cs="仿宋"/>
                <w:sz w:val="24"/>
                <w:szCs w:val="24"/>
              </w:rPr>
            </w:pPr>
            <w:r>
              <w:rPr>
                <w:rFonts w:hint="eastAsia" w:ascii="仿宋" w:hAnsi="仿宋" w:eastAsia="仿宋" w:cs="仿宋"/>
                <w:color w:val="000000"/>
                <w:kern w:val="0"/>
                <w:sz w:val="24"/>
                <w:szCs w:val="24"/>
                <w:lang w:bidi="ar"/>
              </w:rPr>
              <w:t>点击设置按钮，各联络方式参数录入框支持编辑配置。</w:t>
            </w:r>
          </w:p>
        </w:tc>
      </w:tr>
    </w:tbl>
    <w:p>
      <w:pPr>
        <w:spacing w:line="360" w:lineRule="auto"/>
        <w:rPr>
          <w:rFonts w:ascii="仿宋" w:hAnsi="仿宋" w:eastAsia="仿宋"/>
          <w:color w:val="000000"/>
          <w:sz w:val="24"/>
          <w:szCs w:val="24"/>
        </w:rPr>
      </w:pPr>
    </w:p>
    <w:p>
      <w:pPr>
        <w:spacing w:line="360" w:lineRule="auto"/>
        <w:rPr>
          <w:rFonts w:ascii="仿宋" w:hAnsi="仿宋" w:eastAsia="仿宋"/>
          <w:color w:val="000000"/>
          <w:sz w:val="24"/>
          <w:szCs w:val="24"/>
        </w:rPr>
      </w:pPr>
      <w:r>
        <w:rPr>
          <w:rFonts w:hint="eastAsia" w:ascii="仿宋" w:hAnsi="仿宋" w:eastAsia="仿宋"/>
          <w:color w:val="000000"/>
          <w:sz w:val="24"/>
          <w:szCs w:val="24"/>
        </w:rPr>
        <w:t>客户等级及联系方式反显列表（表头字段如下）</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4"/>
        <w:gridCol w:w="2265"/>
        <w:gridCol w:w="2256"/>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4"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65"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2256"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265"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客户等级</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w:t>
            </w:r>
          </w:p>
          <w:p>
            <w:pPr>
              <w:spacing w:line="360" w:lineRule="auto"/>
              <w:rPr>
                <w:rFonts w:ascii="仿宋" w:hAnsi="仿宋" w:eastAsia="仿宋" w:cs="仿宋"/>
                <w:sz w:val="24"/>
                <w:szCs w:val="24"/>
              </w:rPr>
            </w:pPr>
          </w:p>
        </w:tc>
        <w:tc>
          <w:tcPr>
            <w:tcW w:w="2256"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文本</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展示客户等级，包括：睡眠客户、</w:t>
            </w:r>
            <w:ins w:id="521" w:author="wanao" w:date="2026-07-08T11:14:09Z">
              <w:r>
                <w:rPr>
                  <w:rFonts w:hint="eastAsia" w:ascii="仿宋" w:hAnsi="仿宋" w:eastAsia="仿宋"/>
                  <w:sz w:val="24"/>
                  <w:szCs w:val="24"/>
                  <w:lang w:val="en-US" w:eastAsia="zh-CN"/>
                </w:rPr>
                <w:t>大众、潜力、优质、财富1、财富2、贵宾、私行</w:t>
              </w:r>
            </w:ins>
            <w:del w:id="522" w:author="wanao" w:date="2026-07-08T11:14:09Z">
              <w:r>
                <w:rPr>
                  <w:rFonts w:hint="eastAsia" w:ascii="仿宋" w:hAnsi="仿宋" w:eastAsia="仿宋" w:cs="仿宋"/>
                  <w:kern w:val="0"/>
                  <w:sz w:val="24"/>
                  <w:szCs w:val="24"/>
                </w:rPr>
                <w:delText>一级、二级、三级...十级</w:delText>
              </w:r>
            </w:del>
            <w:r>
              <w:rPr>
                <w:rFonts w:hint="eastAsia" w:ascii="仿宋" w:hAnsi="仿宋" w:eastAsia="仿宋" w:cs="仿宋"/>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面访（次）</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反显、支持编辑</w:t>
            </w:r>
          </w:p>
        </w:tc>
        <w:tc>
          <w:tcPr>
            <w:tcW w:w="2256" w:type="dxa"/>
          </w:tcPr>
          <w:p>
            <w:pPr>
              <w:spacing w:line="360" w:lineRule="auto"/>
              <w:rPr>
                <w:rFonts w:ascii="仿宋" w:hAnsi="仿宋" w:eastAsia="仿宋" w:cs="仿宋"/>
                <w:sz w:val="24"/>
                <w:szCs w:val="24"/>
              </w:rPr>
            </w:pPr>
            <w:r>
              <w:rPr>
                <w:rFonts w:hint="eastAsia" w:ascii="仿宋" w:hAnsi="仿宋" w:eastAsia="仿宋" w:cs="仿宋"/>
                <w:kern w:val="0"/>
                <w:sz w:val="24"/>
                <w:szCs w:val="24"/>
                <w:lang w:eastAsia="en-US"/>
              </w:rPr>
              <w:t>文本框</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反显已配置的面访次数下限。</w:t>
            </w:r>
          </w:p>
          <w:p>
            <w:pPr>
              <w:spacing w:line="360" w:lineRule="auto"/>
              <w:rPr>
                <w:rFonts w:ascii="仿宋" w:hAnsi="仿宋" w:eastAsia="仿宋" w:cs="仿宋"/>
                <w:sz w:val="24"/>
                <w:szCs w:val="24"/>
              </w:rPr>
            </w:pPr>
            <w:r>
              <w:rPr>
                <w:rFonts w:hint="eastAsia" w:ascii="仿宋" w:hAnsi="仿宋" w:eastAsia="仿宋" w:cs="仿宋"/>
                <w:kern w:val="0"/>
                <w:sz w:val="24"/>
                <w:szCs w:val="24"/>
              </w:rPr>
              <w:t>未配置显示“未配置”。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电话（通）</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反显、支持编辑。</w:t>
            </w:r>
          </w:p>
        </w:tc>
        <w:tc>
          <w:tcPr>
            <w:tcW w:w="2256" w:type="dxa"/>
          </w:tcPr>
          <w:p>
            <w:pPr>
              <w:spacing w:line="360" w:lineRule="auto"/>
              <w:rPr>
                <w:rFonts w:ascii="仿宋" w:hAnsi="仿宋" w:eastAsia="仿宋" w:cs="仿宋"/>
                <w:sz w:val="24"/>
                <w:szCs w:val="24"/>
              </w:rPr>
            </w:pPr>
            <w:r>
              <w:rPr>
                <w:rFonts w:hint="eastAsia" w:ascii="仿宋" w:hAnsi="仿宋" w:eastAsia="仿宋" w:cs="仿宋"/>
                <w:kern w:val="0"/>
                <w:sz w:val="24"/>
                <w:szCs w:val="24"/>
                <w:lang w:eastAsia="en-US"/>
              </w:rPr>
              <w:t>文本框</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反显已配置的电话沟通次数下限。</w:t>
            </w:r>
          </w:p>
          <w:p>
            <w:pPr>
              <w:spacing w:line="360" w:lineRule="auto"/>
              <w:rPr>
                <w:rFonts w:ascii="仿宋" w:hAnsi="仿宋" w:eastAsia="仿宋" w:cs="仿宋"/>
                <w:sz w:val="24"/>
                <w:szCs w:val="24"/>
              </w:rPr>
            </w:pPr>
            <w:r>
              <w:rPr>
                <w:rFonts w:hint="eastAsia" w:ascii="仿宋" w:hAnsi="仿宋" w:eastAsia="仿宋" w:cs="仿宋"/>
                <w:kern w:val="0"/>
                <w:sz w:val="24"/>
                <w:szCs w:val="24"/>
              </w:rPr>
              <w:t>未配置显示“未配置”。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短信（条）</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lang w:eastAsia="en-US"/>
              </w:rPr>
              <w:t>反显</w:t>
            </w:r>
            <w:r>
              <w:rPr>
                <w:rFonts w:hint="eastAsia" w:ascii="仿宋" w:hAnsi="仿宋" w:eastAsia="仿宋" w:cs="仿宋"/>
                <w:kern w:val="0"/>
                <w:sz w:val="24"/>
                <w:szCs w:val="24"/>
              </w:rPr>
              <w:t>、支持编辑。</w:t>
            </w:r>
          </w:p>
        </w:tc>
        <w:tc>
          <w:tcPr>
            <w:tcW w:w="2256"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文本框</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反显已配置的短信联系次数下限。</w:t>
            </w:r>
          </w:p>
          <w:p>
            <w:pPr>
              <w:spacing w:line="360" w:lineRule="auto"/>
              <w:rPr>
                <w:rFonts w:ascii="仿宋" w:hAnsi="仿宋" w:eastAsia="仿宋" w:cs="仿宋"/>
                <w:sz w:val="24"/>
                <w:szCs w:val="24"/>
              </w:rPr>
            </w:pPr>
            <w:r>
              <w:rPr>
                <w:rFonts w:hint="eastAsia" w:ascii="仿宋" w:hAnsi="仿宋" w:eastAsia="仿宋" w:cs="仿宋"/>
                <w:kern w:val="0"/>
                <w:sz w:val="24"/>
                <w:szCs w:val="24"/>
              </w:rPr>
              <w:t>未配置显示“未配置”。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企微（次）</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lang w:eastAsia="en-US"/>
              </w:rPr>
              <w:t>反显</w:t>
            </w:r>
            <w:r>
              <w:rPr>
                <w:rFonts w:hint="eastAsia" w:ascii="仿宋" w:hAnsi="仿宋" w:eastAsia="仿宋" w:cs="仿宋"/>
                <w:kern w:val="0"/>
                <w:sz w:val="24"/>
                <w:szCs w:val="24"/>
              </w:rPr>
              <w:t>，支持编辑。</w:t>
            </w:r>
          </w:p>
        </w:tc>
        <w:tc>
          <w:tcPr>
            <w:tcW w:w="2256"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文本框</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反显已配置的企微联系次数下限。</w:t>
            </w:r>
          </w:p>
          <w:p>
            <w:pPr>
              <w:spacing w:line="360" w:lineRule="auto"/>
              <w:rPr>
                <w:rFonts w:ascii="仿宋" w:hAnsi="仿宋" w:eastAsia="仿宋" w:cs="仿宋"/>
                <w:sz w:val="24"/>
                <w:szCs w:val="24"/>
              </w:rPr>
            </w:pPr>
            <w:r>
              <w:rPr>
                <w:rFonts w:hint="eastAsia" w:ascii="仿宋" w:hAnsi="仿宋" w:eastAsia="仿宋" w:cs="仿宋"/>
                <w:kern w:val="0"/>
                <w:sz w:val="24"/>
                <w:szCs w:val="24"/>
              </w:rPr>
              <w:t>未配置显示“未配置”。</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i/>
          <w:iCs/>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1、用户点击经营管理模块的“接触策略”菜单进入接触策略配置页面。</w:t>
      </w:r>
    </w:p>
    <w:p>
      <w:pPr>
        <w:spacing w:line="360" w:lineRule="auto"/>
        <w:rPr>
          <w:rFonts w:ascii="仿宋" w:hAnsi="仿宋" w:eastAsia="仿宋"/>
          <w:sz w:val="24"/>
          <w:szCs w:val="24"/>
        </w:rPr>
      </w:pPr>
      <w:r>
        <w:rPr>
          <w:rFonts w:hint="eastAsia" w:ascii="仿宋" w:hAnsi="仿宋" w:eastAsia="仿宋"/>
          <w:sz w:val="24"/>
          <w:szCs w:val="24"/>
        </w:rPr>
        <w:t>2、页面列表默认查询并反显已保存的配置项。</w:t>
      </w:r>
    </w:p>
    <w:p>
      <w:pPr>
        <w:spacing w:line="360" w:lineRule="auto"/>
        <w:rPr>
          <w:rFonts w:ascii="仿宋" w:hAnsi="仿宋" w:eastAsia="仿宋"/>
          <w:sz w:val="24"/>
          <w:szCs w:val="24"/>
        </w:rPr>
      </w:pPr>
      <w:r>
        <w:rPr>
          <w:rFonts w:hint="eastAsia" w:ascii="仿宋" w:hAnsi="仿宋" w:eastAsia="仿宋"/>
          <w:sz w:val="24"/>
          <w:szCs w:val="24"/>
        </w:rPr>
        <w:t>3、列表右上角展示“设置”按钮。</w:t>
      </w:r>
    </w:p>
    <w:p>
      <w:pPr>
        <w:spacing w:line="360" w:lineRule="auto"/>
        <w:ind w:firstLine="420"/>
        <w:rPr>
          <w:rFonts w:ascii="仿宋" w:hAnsi="仿宋" w:eastAsia="仿宋"/>
          <w:sz w:val="24"/>
          <w:szCs w:val="24"/>
        </w:rPr>
      </w:pPr>
      <w:r>
        <w:rPr>
          <w:rFonts w:hint="eastAsia" w:ascii="仿宋" w:hAnsi="仿宋" w:eastAsia="仿宋"/>
          <w:sz w:val="24"/>
          <w:szCs w:val="24"/>
        </w:rPr>
        <w:t>点击设置按钮各联络方式配置项反显录入框，并支持编辑。设置按钮隐藏，展示保存、取消按钮。</w:t>
      </w:r>
    </w:p>
    <w:p>
      <w:pPr>
        <w:spacing w:line="360" w:lineRule="auto"/>
        <w:rPr>
          <w:rFonts w:ascii="仿宋" w:hAnsi="仿宋" w:eastAsia="仿宋"/>
          <w:sz w:val="24"/>
          <w:szCs w:val="24"/>
        </w:rPr>
      </w:pPr>
      <w:r>
        <w:rPr>
          <w:rFonts w:hint="eastAsia" w:ascii="仿宋" w:hAnsi="仿宋" w:eastAsia="仿宋"/>
          <w:sz w:val="24"/>
          <w:szCs w:val="24"/>
        </w:rPr>
        <w:t>4、点击“保存”按钮，保存已编辑内容，点击“取消”退出编辑态，隐藏“保存/取消”，显示“设置”按钮。</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1、按月设置不同等级客户的最低接触目标，客户接触是指面访一次/打电话一次/发一次短信/企微与客户沟通一次，视为一次接触。</w:t>
      </w:r>
    </w:p>
    <w:p>
      <w:pPr>
        <w:spacing w:line="360" w:lineRule="auto"/>
        <w:rPr>
          <w:rFonts w:ascii="仿宋" w:hAnsi="仿宋" w:eastAsia="仿宋"/>
          <w:sz w:val="24"/>
          <w:szCs w:val="24"/>
        </w:rPr>
      </w:pPr>
      <w:r>
        <w:rPr>
          <w:rFonts w:hint="eastAsia" w:ascii="仿宋" w:hAnsi="仿宋" w:eastAsia="仿宋"/>
          <w:sz w:val="24"/>
          <w:szCs w:val="24"/>
        </w:rPr>
        <w:t>2、总行管理用户的接触策略配置对全行生效，分行管理用户接触策略配置仅对本机构及辖下机构的客户经理生效。</w:t>
      </w:r>
    </w:p>
    <w:p>
      <w:pPr>
        <w:spacing w:line="360" w:lineRule="auto"/>
        <w:ind w:firstLine="420"/>
        <w:rPr>
          <w:rFonts w:ascii="仿宋" w:hAnsi="仿宋" w:eastAsia="仿宋"/>
          <w:sz w:val="24"/>
          <w:szCs w:val="24"/>
        </w:rPr>
      </w:pPr>
      <w:r>
        <w:rPr>
          <w:rFonts w:hint="eastAsia" w:ascii="仿宋" w:hAnsi="仿宋" w:eastAsia="仿宋"/>
          <w:sz w:val="24"/>
          <w:szCs w:val="24"/>
        </w:rPr>
        <w:t>若总行配置了接触策略配置，分行未配置，分行管理用户进入接触策略配置页面就反显总行配置的接触策略，支持分行管理用户配置本机构的接触策略。</w:t>
      </w:r>
    </w:p>
    <w:p>
      <w:pPr>
        <w:spacing w:line="360" w:lineRule="auto"/>
        <w:rPr>
          <w:rFonts w:ascii="仿宋" w:hAnsi="仿宋" w:eastAsia="仿宋"/>
          <w:color w:val="FF0000"/>
          <w:sz w:val="24"/>
          <w:szCs w:val="24"/>
        </w:rPr>
      </w:pPr>
      <w:r>
        <w:rPr>
          <w:rFonts w:hint="eastAsia" w:ascii="仿宋" w:hAnsi="仿宋" w:eastAsia="仿宋"/>
          <w:sz w:val="24"/>
          <w:szCs w:val="24"/>
        </w:rPr>
        <w:t>3、</w:t>
      </w:r>
      <w:commentRangeStart w:id="23"/>
      <w:r>
        <w:rPr>
          <w:rFonts w:hint="eastAsia" w:ascii="仿宋" w:hAnsi="仿宋" w:eastAsia="仿宋"/>
          <w:color w:val="FF0000"/>
          <w:sz w:val="24"/>
          <w:szCs w:val="24"/>
        </w:rPr>
        <w:t>上线时，初始化每月最低的接触策略</w:t>
      </w:r>
      <w:commentRangeEnd w:id="23"/>
      <w:r>
        <w:rPr>
          <w:rStyle w:val="155"/>
          <w:rFonts w:ascii="仿宋" w:hAnsi="仿宋" w:eastAsia="仿宋"/>
        </w:rPr>
        <w:commentReference w:id="23"/>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7"/>
        <w:gridCol w:w="1881"/>
        <w:gridCol w:w="1860"/>
        <w:gridCol w:w="1756"/>
        <w:gridCol w:w="1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07" w:type="dxa"/>
            <w:shd w:val="clear" w:color="auto" w:fill="FFFFFF"/>
          </w:tcPr>
          <w:p>
            <w:pPr>
              <w:spacing w:line="360" w:lineRule="auto"/>
              <w:jc w:val="center"/>
              <w:rPr>
                <w:rFonts w:ascii="仿宋" w:hAnsi="仿宋" w:eastAsia="仿宋"/>
                <w:szCs w:val="18"/>
              </w:rPr>
            </w:pPr>
            <w:r>
              <w:rPr>
                <w:rFonts w:hint="eastAsia" w:ascii="仿宋" w:hAnsi="仿宋" w:eastAsia="仿宋"/>
                <w:b/>
                <w:color w:val="000000"/>
                <w:szCs w:val="18"/>
              </w:rPr>
              <w:t>等级名称</w:t>
            </w:r>
          </w:p>
        </w:tc>
        <w:tc>
          <w:tcPr>
            <w:tcW w:w="1881" w:type="dxa"/>
            <w:shd w:val="clear" w:color="auto" w:fill="FFFFFF"/>
          </w:tcPr>
          <w:p>
            <w:pPr>
              <w:spacing w:line="360" w:lineRule="auto"/>
              <w:jc w:val="center"/>
              <w:rPr>
                <w:rFonts w:ascii="仿宋" w:hAnsi="仿宋" w:eastAsia="仿宋"/>
                <w:b/>
                <w:color w:val="000000"/>
                <w:szCs w:val="18"/>
              </w:rPr>
            </w:pPr>
            <w:r>
              <w:rPr>
                <w:rFonts w:hint="eastAsia" w:ascii="仿宋" w:hAnsi="仿宋" w:eastAsia="仿宋"/>
                <w:b/>
                <w:color w:val="000000"/>
                <w:szCs w:val="18"/>
              </w:rPr>
              <w:t>面访（次）</w:t>
            </w:r>
          </w:p>
        </w:tc>
        <w:tc>
          <w:tcPr>
            <w:tcW w:w="1860" w:type="dxa"/>
            <w:shd w:val="clear" w:color="auto" w:fill="FFFFFF"/>
          </w:tcPr>
          <w:p>
            <w:pPr>
              <w:spacing w:line="360" w:lineRule="auto"/>
              <w:jc w:val="center"/>
              <w:rPr>
                <w:rFonts w:ascii="仿宋" w:hAnsi="仿宋" w:eastAsia="仿宋"/>
                <w:b/>
                <w:color w:val="000000"/>
                <w:szCs w:val="18"/>
              </w:rPr>
            </w:pPr>
            <w:r>
              <w:rPr>
                <w:rFonts w:hint="eastAsia" w:ascii="仿宋" w:hAnsi="仿宋" w:eastAsia="仿宋"/>
                <w:b/>
                <w:color w:val="000000"/>
                <w:szCs w:val="18"/>
              </w:rPr>
              <w:t>电话（通）</w:t>
            </w:r>
          </w:p>
        </w:tc>
        <w:tc>
          <w:tcPr>
            <w:tcW w:w="1756" w:type="dxa"/>
            <w:shd w:val="clear" w:color="auto" w:fill="FFFFFF"/>
          </w:tcPr>
          <w:p>
            <w:pPr>
              <w:spacing w:line="360" w:lineRule="auto"/>
              <w:jc w:val="center"/>
              <w:rPr>
                <w:rFonts w:ascii="仿宋" w:hAnsi="仿宋" w:eastAsia="仿宋"/>
                <w:b/>
                <w:color w:val="000000"/>
                <w:szCs w:val="18"/>
              </w:rPr>
            </w:pPr>
            <w:r>
              <w:rPr>
                <w:rFonts w:hint="eastAsia" w:ascii="仿宋" w:hAnsi="仿宋" w:eastAsia="仿宋"/>
                <w:b/>
                <w:color w:val="000000"/>
                <w:szCs w:val="18"/>
              </w:rPr>
              <w:t>短信（条）</w:t>
            </w:r>
          </w:p>
        </w:tc>
        <w:tc>
          <w:tcPr>
            <w:tcW w:w="1756" w:type="dxa"/>
            <w:shd w:val="clear" w:color="auto" w:fill="FFFFFF"/>
          </w:tcPr>
          <w:p>
            <w:pPr>
              <w:spacing w:line="360" w:lineRule="auto"/>
              <w:jc w:val="center"/>
              <w:rPr>
                <w:rFonts w:ascii="仿宋" w:hAnsi="仿宋" w:eastAsia="仿宋"/>
                <w:b/>
                <w:color w:val="000000"/>
                <w:szCs w:val="18"/>
              </w:rPr>
            </w:pPr>
            <w:r>
              <w:rPr>
                <w:rFonts w:hint="eastAsia" w:ascii="仿宋" w:hAnsi="仿宋" w:eastAsia="仿宋"/>
                <w:b/>
                <w:color w:val="000000"/>
                <w:szCs w:val="18"/>
              </w:rPr>
              <w:t>企微（次）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07" w:type="dxa"/>
          </w:tcPr>
          <w:p>
            <w:pPr>
              <w:spacing w:line="360" w:lineRule="auto"/>
              <w:rPr>
                <w:rFonts w:ascii="仿宋" w:hAnsi="仿宋" w:eastAsia="仿宋"/>
                <w:color w:val="FF0000"/>
                <w:szCs w:val="18"/>
              </w:rPr>
            </w:pPr>
            <w:r>
              <w:rPr>
                <w:rFonts w:hint="eastAsia" w:ascii="仿宋" w:hAnsi="仿宋" w:eastAsia="仿宋"/>
                <w:color w:val="FF0000"/>
                <w:szCs w:val="18"/>
              </w:rPr>
              <w:t>睡眠户</w:t>
            </w:r>
          </w:p>
        </w:tc>
        <w:tc>
          <w:tcPr>
            <w:tcW w:w="1881" w:type="dxa"/>
          </w:tcPr>
          <w:p>
            <w:pPr>
              <w:spacing w:line="360" w:lineRule="auto"/>
              <w:jc w:val="left"/>
              <w:rPr>
                <w:rFonts w:ascii="仿宋" w:hAnsi="仿宋" w:eastAsia="仿宋"/>
                <w:color w:val="000000"/>
                <w:szCs w:val="18"/>
              </w:rPr>
            </w:pPr>
          </w:p>
        </w:tc>
        <w:tc>
          <w:tcPr>
            <w:tcW w:w="1860"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07" w:type="dxa"/>
          </w:tcPr>
          <w:p>
            <w:pPr>
              <w:spacing w:line="360" w:lineRule="auto"/>
              <w:rPr>
                <w:rFonts w:ascii="仿宋" w:hAnsi="仿宋" w:eastAsia="仿宋"/>
                <w:color w:val="FF0000"/>
                <w:szCs w:val="18"/>
              </w:rPr>
            </w:pPr>
            <w:r>
              <w:rPr>
                <w:rFonts w:hint="eastAsia" w:ascii="仿宋" w:hAnsi="仿宋" w:eastAsia="仿宋"/>
                <w:color w:val="FF0000"/>
                <w:szCs w:val="18"/>
              </w:rPr>
              <w:t>一级（大众）</w:t>
            </w:r>
          </w:p>
        </w:tc>
        <w:tc>
          <w:tcPr>
            <w:tcW w:w="1881" w:type="dxa"/>
          </w:tcPr>
          <w:p>
            <w:pPr>
              <w:spacing w:line="360" w:lineRule="auto"/>
              <w:jc w:val="left"/>
              <w:rPr>
                <w:rFonts w:ascii="仿宋" w:hAnsi="仿宋" w:eastAsia="仿宋"/>
                <w:color w:val="000000"/>
                <w:szCs w:val="18"/>
              </w:rPr>
            </w:pPr>
          </w:p>
        </w:tc>
        <w:tc>
          <w:tcPr>
            <w:tcW w:w="1860" w:type="dxa"/>
          </w:tcPr>
          <w:p>
            <w:pPr>
              <w:spacing w:line="360" w:lineRule="auto"/>
              <w:rPr>
                <w:rFonts w:ascii="仿宋" w:hAnsi="仿宋" w:eastAsia="仿宋"/>
                <w:color w:val="000000"/>
                <w:szCs w:val="18"/>
              </w:rPr>
            </w:pPr>
          </w:p>
        </w:tc>
        <w:tc>
          <w:tcPr>
            <w:tcW w:w="1756"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07" w:type="dxa"/>
          </w:tcPr>
          <w:p>
            <w:pPr>
              <w:spacing w:line="360" w:lineRule="auto"/>
              <w:rPr>
                <w:rFonts w:ascii="仿宋" w:hAnsi="仿宋" w:eastAsia="仿宋"/>
                <w:color w:val="FF0000"/>
                <w:szCs w:val="18"/>
              </w:rPr>
            </w:pPr>
            <w:r>
              <w:rPr>
                <w:rFonts w:hint="eastAsia" w:ascii="仿宋" w:hAnsi="仿宋" w:eastAsia="仿宋"/>
                <w:color w:val="FF0000"/>
                <w:szCs w:val="18"/>
              </w:rPr>
              <w:t>二级（潜力）</w:t>
            </w:r>
          </w:p>
        </w:tc>
        <w:tc>
          <w:tcPr>
            <w:tcW w:w="1881" w:type="dxa"/>
          </w:tcPr>
          <w:p>
            <w:pPr>
              <w:spacing w:line="360" w:lineRule="auto"/>
              <w:jc w:val="left"/>
              <w:rPr>
                <w:rFonts w:ascii="仿宋" w:hAnsi="仿宋" w:eastAsia="仿宋"/>
                <w:color w:val="000000"/>
                <w:szCs w:val="18"/>
              </w:rPr>
            </w:pPr>
          </w:p>
        </w:tc>
        <w:tc>
          <w:tcPr>
            <w:tcW w:w="1860" w:type="dxa"/>
          </w:tcPr>
          <w:p>
            <w:pPr>
              <w:spacing w:line="360" w:lineRule="auto"/>
              <w:rPr>
                <w:rFonts w:ascii="仿宋" w:hAnsi="仿宋" w:eastAsia="仿宋"/>
                <w:color w:val="000000"/>
                <w:szCs w:val="18"/>
              </w:rPr>
            </w:pPr>
          </w:p>
        </w:tc>
        <w:tc>
          <w:tcPr>
            <w:tcW w:w="1756"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07" w:type="dxa"/>
          </w:tcPr>
          <w:p>
            <w:pPr>
              <w:spacing w:line="360" w:lineRule="auto"/>
              <w:rPr>
                <w:rFonts w:ascii="仿宋" w:hAnsi="仿宋" w:eastAsia="仿宋"/>
                <w:color w:val="FF0000"/>
                <w:szCs w:val="18"/>
              </w:rPr>
            </w:pPr>
            <w:r>
              <w:rPr>
                <w:rFonts w:hint="eastAsia" w:ascii="仿宋" w:hAnsi="仿宋" w:eastAsia="仿宋"/>
                <w:color w:val="FF0000"/>
                <w:szCs w:val="18"/>
              </w:rPr>
              <w:t>三级（潜力）</w:t>
            </w:r>
          </w:p>
        </w:tc>
        <w:tc>
          <w:tcPr>
            <w:tcW w:w="1881" w:type="dxa"/>
          </w:tcPr>
          <w:p>
            <w:pPr>
              <w:spacing w:line="360" w:lineRule="auto"/>
              <w:jc w:val="left"/>
              <w:rPr>
                <w:rFonts w:ascii="仿宋" w:hAnsi="仿宋" w:eastAsia="仿宋"/>
                <w:szCs w:val="18"/>
              </w:rPr>
            </w:pPr>
          </w:p>
        </w:tc>
        <w:tc>
          <w:tcPr>
            <w:tcW w:w="1860"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07" w:type="dxa"/>
          </w:tcPr>
          <w:p>
            <w:pPr>
              <w:spacing w:line="360" w:lineRule="auto"/>
              <w:rPr>
                <w:rFonts w:ascii="仿宋" w:hAnsi="仿宋" w:eastAsia="仿宋"/>
                <w:color w:val="FF0000"/>
                <w:szCs w:val="18"/>
              </w:rPr>
            </w:pPr>
            <w:r>
              <w:rPr>
                <w:rFonts w:hint="eastAsia" w:ascii="仿宋" w:hAnsi="仿宋" w:eastAsia="仿宋"/>
                <w:color w:val="FF0000"/>
                <w:szCs w:val="18"/>
              </w:rPr>
              <w:t>四级（优质）</w:t>
            </w:r>
          </w:p>
        </w:tc>
        <w:tc>
          <w:tcPr>
            <w:tcW w:w="1881" w:type="dxa"/>
          </w:tcPr>
          <w:p>
            <w:pPr>
              <w:spacing w:line="360" w:lineRule="auto"/>
              <w:jc w:val="left"/>
              <w:rPr>
                <w:rFonts w:ascii="仿宋" w:hAnsi="仿宋" w:eastAsia="仿宋"/>
                <w:color w:val="000000"/>
                <w:szCs w:val="18"/>
              </w:rPr>
            </w:pPr>
          </w:p>
        </w:tc>
        <w:tc>
          <w:tcPr>
            <w:tcW w:w="1860" w:type="dxa"/>
          </w:tcPr>
          <w:p>
            <w:pPr>
              <w:spacing w:line="360" w:lineRule="auto"/>
              <w:rPr>
                <w:rFonts w:ascii="仿宋" w:hAnsi="仿宋" w:eastAsia="仿宋"/>
                <w:color w:val="000000"/>
                <w:szCs w:val="18"/>
              </w:rPr>
            </w:pPr>
          </w:p>
        </w:tc>
        <w:tc>
          <w:tcPr>
            <w:tcW w:w="1756"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07" w:type="dxa"/>
          </w:tcPr>
          <w:p>
            <w:pPr>
              <w:spacing w:line="360" w:lineRule="auto"/>
              <w:rPr>
                <w:rFonts w:ascii="仿宋" w:hAnsi="仿宋" w:eastAsia="仿宋"/>
                <w:color w:val="FF0000"/>
                <w:szCs w:val="18"/>
              </w:rPr>
            </w:pPr>
            <w:r>
              <w:rPr>
                <w:rFonts w:hint="eastAsia" w:ascii="仿宋" w:hAnsi="仿宋" w:eastAsia="仿宋"/>
                <w:color w:val="FF0000"/>
                <w:szCs w:val="18"/>
              </w:rPr>
              <w:t>五级（优质）</w:t>
            </w:r>
          </w:p>
        </w:tc>
        <w:tc>
          <w:tcPr>
            <w:tcW w:w="1881" w:type="dxa"/>
          </w:tcPr>
          <w:p>
            <w:pPr>
              <w:spacing w:line="360" w:lineRule="auto"/>
              <w:jc w:val="left"/>
              <w:rPr>
                <w:rFonts w:ascii="仿宋" w:hAnsi="仿宋" w:eastAsia="仿宋"/>
                <w:color w:val="000000"/>
                <w:szCs w:val="18"/>
              </w:rPr>
            </w:pPr>
          </w:p>
        </w:tc>
        <w:tc>
          <w:tcPr>
            <w:tcW w:w="1860" w:type="dxa"/>
          </w:tcPr>
          <w:p>
            <w:pPr>
              <w:spacing w:line="360" w:lineRule="auto"/>
              <w:rPr>
                <w:rFonts w:ascii="仿宋" w:hAnsi="仿宋" w:eastAsia="仿宋"/>
                <w:color w:val="000000"/>
                <w:szCs w:val="18"/>
              </w:rPr>
            </w:pPr>
          </w:p>
        </w:tc>
        <w:tc>
          <w:tcPr>
            <w:tcW w:w="1756"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07" w:type="dxa"/>
          </w:tcPr>
          <w:p>
            <w:pPr>
              <w:spacing w:line="360" w:lineRule="auto"/>
              <w:rPr>
                <w:rFonts w:ascii="仿宋" w:hAnsi="仿宋" w:eastAsia="仿宋"/>
                <w:color w:val="FF0000"/>
                <w:szCs w:val="18"/>
              </w:rPr>
            </w:pPr>
            <w:r>
              <w:rPr>
                <w:rFonts w:hint="eastAsia" w:ascii="仿宋" w:hAnsi="仿宋" w:eastAsia="仿宋"/>
                <w:color w:val="FF0000"/>
                <w:szCs w:val="18"/>
              </w:rPr>
              <w:t>六级（优质）</w:t>
            </w:r>
          </w:p>
        </w:tc>
        <w:tc>
          <w:tcPr>
            <w:tcW w:w="1881" w:type="dxa"/>
          </w:tcPr>
          <w:p>
            <w:pPr>
              <w:spacing w:line="360" w:lineRule="auto"/>
              <w:jc w:val="left"/>
              <w:rPr>
                <w:rFonts w:ascii="仿宋" w:hAnsi="仿宋" w:eastAsia="仿宋"/>
                <w:szCs w:val="18"/>
              </w:rPr>
            </w:pPr>
          </w:p>
        </w:tc>
        <w:tc>
          <w:tcPr>
            <w:tcW w:w="1860"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07" w:type="dxa"/>
          </w:tcPr>
          <w:p>
            <w:pPr>
              <w:spacing w:line="360" w:lineRule="auto"/>
              <w:rPr>
                <w:rFonts w:ascii="仿宋" w:hAnsi="仿宋" w:eastAsia="仿宋"/>
                <w:color w:val="FF0000"/>
                <w:szCs w:val="18"/>
              </w:rPr>
            </w:pPr>
            <w:r>
              <w:rPr>
                <w:rFonts w:hint="eastAsia" w:ascii="仿宋" w:hAnsi="仿宋" w:eastAsia="仿宋"/>
                <w:color w:val="FF0000"/>
                <w:szCs w:val="18"/>
              </w:rPr>
              <w:t>七级（财富1）</w:t>
            </w:r>
          </w:p>
        </w:tc>
        <w:tc>
          <w:tcPr>
            <w:tcW w:w="1881" w:type="dxa"/>
          </w:tcPr>
          <w:p>
            <w:pPr>
              <w:spacing w:line="360" w:lineRule="auto"/>
              <w:jc w:val="left"/>
              <w:rPr>
                <w:rFonts w:ascii="仿宋" w:hAnsi="仿宋" w:eastAsia="仿宋"/>
                <w:szCs w:val="18"/>
              </w:rPr>
            </w:pPr>
          </w:p>
        </w:tc>
        <w:tc>
          <w:tcPr>
            <w:tcW w:w="1860"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07" w:type="dxa"/>
          </w:tcPr>
          <w:p>
            <w:pPr>
              <w:spacing w:line="360" w:lineRule="auto"/>
              <w:rPr>
                <w:rFonts w:ascii="仿宋" w:hAnsi="仿宋" w:eastAsia="仿宋"/>
                <w:color w:val="FF0000"/>
                <w:szCs w:val="18"/>
              </w:rPr>
            </w:pPr>
            <w:r>
              <w:rPr>
                <w:rFonts w:hint="eastAsia" w:ascii="仿宋" w:hAnsi="仿宋" w:eastAsia="仿宋"/>
                <w:color w:val="FF0000"/>
                <w:szCs w:val="18"/>
              </w:rPr>
              <w:t>八级（财富2）</w:t>
            </w:r>
          </w:p>
        </w:tc>
        <w:tc>
          <w:tcPr>
            <w:tcW w:w="1881" w:type="dxa"/>
          </w:tcPr>
          <w:p>
            <w:pPr>
              <w:spacing w:line="360" w:lineRule="auto"/>
              <w:jc w:val="left"/>
              <w:rPr>
                <w:rFonts w:ascii="仿宋" w:hAnsi="仿宋" w:eastAsia="仿宋"/>
                <w:szCs w:val="18"/>
              </w:rPr>
            </w:pPr>
          </w:p>
        </w:tc>
        <w:tc>
          <w:tcPr>
            <w:tcW w:w="1860"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07" w:type="dxa"/>
          </w:tcPr>
          <w:p>
            <w:pPr>
              <w:spacing w:line="360" w:lineRule="auto"/>
              <w:rPr>
                <w:rFonts w:ascii="仿宋" w:hAnsi="仿宋" w:eastAsia="仿宋"/>
                <w:color w:val="FF0000"/>
                <w:szCs w:val="18"/>
              </w:rPr>
            </w:pPr>
            <w:r>
              <w:rPr>
                <w:rFonts w:hint="eastAsia" w:ascii="仿宋" w:hAnsi="仿宋" w:eastAsia="仿宋"/>
                <w:color w:val="FF0000"/>
                <w:szCs w:val="18"/>
              </w:rPr>
              <w:t>九级（贵宾）</w:t>
            </w:r>
          </w:p>
        </w:tc>
        <w:tc>
          <w:tcPr>
            <w:tcW w:w="1881" w:type="dxa"/>
          </w:tcPr>
          <w:p>
            <w:pPr>
              <w:spacing w:line="360" w:lineRule="auto"/>
              <w:jc w:val="left"/>
              <w:rPr>
                <w:rFonts w:ascii="仿宋" w:hAnsi="仿宋" w:eastAsia="仿宋"/>
                <w:szCs w:val="18"/>
              </w:rPr>
            </w:pPr>
          </w:p>
        </w:tc>
        <w:tc>
          <w:tcPr>
            <w:tcW w:w="1860"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807" w:type="dxa"/>
          </w:tcPr>
          <w:p>
            <w:pPr>
              <w:spacing w:line="360" w:lineRule="auto"/>
              <w:rPr>
                <w:rFonts w:ascii="仿宋" w:hAnsi="仿宋" w:eastAsia="仿宋"/>
                <w:color w:val="FF0000"/>
                <w:szCs w:val="18"/>
              </w:rPr>
            </w:pPr>
            <w:r>
              <w:rPr>
                <w:rFonts w:hint="eastAsia" w:ascii="仿宋" w:hAnsi="仿宋" w:eastAsia="仿宋"/>
                <w:color w:val="FF0000"/>
                <w:szCs w:val="18"/>
              </w:rPr>
              <w:t>十级（私行）</w:t>
            </w:r>
          </w:p>
        </w:tc>
        <w:tc>
          <w:tcPr>
            <w:tcW w:w="1881" w:type="dxa"/>
          </w:tcPr>
          <w:p>
            <w:pPr>
              <w:spacing w:line="360" w:lineRule="auto"/>
              <w:jc w:val="left"/>
              <w:rPr>
                <w:rFonts w:ascii="仿宋" w:hAnsi="仿宋" w:eastAsia="仿宋"/>
                <w:szCs w:val="18"/>
              </w:rPr>
            </w:pPr>
          </w:p>
        </w:tc>
        <w:tc>
          <w:tcPr>
            <w:tcW w:w="1860"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c>
          <w:tcPr>
            <w:tcW w:w="1756" w:type="dxa"/>
          </w:tcPr>
          <w:p>
            <w:pPr>
              <w:spacing w:line="360" w:lineRule="auto"/>
              <w:rPr>
                <w:rFonts w:ascii="仿宋" w:hAnsi="仿宋" w:eastAsia="仿宋"/>
                <w:szCs w:val="18"/>
              </w:rPr>
            </w:pPr>
          </w:p>
        </w:tc>
      </w:tr>
    </w:tbl>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总行管理用户与分行管理用户有权限的人员可查询与维护接触策略，其他人员无权限查看与维护。</w:t>
      </w:r>
    </w:p>
    <w:p>
      <w:pPr>
        <w:pStyle w:val="6"/>
        <w:numPr>
          <w:ilvl w:val="3"/>
          <w:numId w:val="14"/>
        </w:numPr>
        <w:spacing w:line="360" w:lineRule="auto"/>
        <w:rPr>
          <w:rFonts w:ascii="仿宋" w:hAnsi="仿宋" w:eastAsia="仿宋"/>
          <w:i/>
          <w:iCs/>
        </w:rPr>
      </w:pPr>
      <w:r>
        <w:rPr>
          <w:rFonts w:hint="eastAsia" w:ascii="仿宋" w:hAnsi="仿宋" w:eastAsia="仿宋"/>
        </w:rPr>
        <w:t>输出</w:t>
      </w:r>
    </w:p>
    <w:p>
      <w:pPr>
        <w:spacing w:line="360" w:lineRule="auto"/>
        <w:rPr>
          <w:rFonts w:ascii="仿宋" w:hAnsi="仿宋" w:eastAsia="仿宋"/>
          <w:color w:val="000000"/>
          <w:sz w:val="24"/>
          <w:szCs w:val="24"/>
        </w:rPr>
      </w:pPr>
      <w:r>
        <w:rPr>
          <w:rFonts w:hint="eastAsia" w:ascii="仿宋" w:hAnsi="仿宋" w:eastAsia="仿宋"/>
          <w:color w:val="000000"/>
          <w:sz w:val="24"/>
          <w:szCs w:val="24"/>
        </w:rPr>
        <w:t>客户等级及联系方式反显列表（表头字段如下）</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4"/>
        <w:gridCol w:w="2265"/>
        <w:gridCol w:w="2256"/>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4"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65"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2256"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265"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客户等级</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w:t>
            </w:r>
          </w:p>
          <w:p>
            <w:pPr>
              <w:spacing w:line="360" w:lineRule="auto"/>
              <w:rPr>
                <w:rFonts w:ascii="仿宋" w:hAnsi="仿宋" w:eastAsia="仿宋" w:cs="仿宋"/>
                <w:sz w:val="24"/>
                <w:szCs w:val="24"/>
              </w:rPr>
            </w:pPr>
          </w:p>
        </w:tc>
        <w:tc>
          <w:tcPr>
            <w:tcW w:w="2256"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文本</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展示客户等级，包括：睡眠客户、</w:t>
            </w:r>
            <w:ins w:id="523" w:author="wanao" w:date="2026-07-08T11:14:21Z">
              <w:r>
                <w:rPr>
                  <w:rFonts w:hint="eastAsia" w:ascii="仿宋" w:hAnsi="仿宋" w:eastAsia="仿宋"/>
                  <w:sz w:val="24"/>
                  <w:szCs w:val="24"/>
                  <w:lang w:val="en-US" w:eastAsia="zh-CN"/>
                </w:rPr>
                <w:t>大众、潜力、优质、财富1、财富2、贵宾、私行</w:t>
              </w:r>
            </w:ins>
            <w:del w:id="524" w:author="wanao" w:date="2026-07-08T11:14:21Z">
              <w:r>
                <w:rPr>
                  <w:rFonts w:hint="eastAsia" w:ascii="仿宋" w:hAnsi="仿宋" w:eastAsia="仿宋" w:cs="仿宋"/>
                  <w:kern w:val="0"/>
                  <w:sz w:val="24"/>
                  <w:szCs w:val="24"/>
                </w:rPr>
                <w:delText>一级、二级、三级...十级</w:delText>
              </w:r>
            </w:del>
            <w:r>
              <w:rPr>
                <w:rFonts w:hint="eastAsia" w:ascii="仿宋" w:hAnsi="仿宋" w:eastAsia="仿宋" w:cs="仿宋"/>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面访（次）</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w:t>
            </w:r>
          </w:p>
        </w:tc>
        <w:tc>
          <w:tcPr>
            <w:tcW w:w="2256"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文本</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反显已配置的面访次数下限。</w:t>
            </w:r>
          </w:p>
          <w:p>
            <w:pPr>
              <w:spacing w:line="360" w:lineRule="auto"/>
              <w:rPr>
                <w:rFonts w:ascii="仿宋" w:hAnsi="仿宋" w:eastAsia="仿宋" w:cs="仿宋"/>
                <w:sz w:val="24"/>
                <w:szCs w:val="24"/>
              </w:rPr>
            </w:pPr>
            <w:r>
              <w:rPr>
                <w:rFonts w:hint="eastAsia" w:ascii="仿宋" w:hAnsi="仿宋" w:eastAsia="仿宋" w:cs="仿宋"/>
                <w:kern w:val="0"/>
                <w:sz w:val="24"/>
                <w:szCs w:val="24"/>
              </w:rPr>
              <w:t>未配置显示“未配置”。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电话（通）</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w:t>
            </w:r>
          </w:p>
        </w:tc>
        <w:tc>
          <w:tcPr>
            <w:tcW w:w="2256"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文本</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反显已配置的电话沟通次数下限。</w:t>
            </w:r>
          </w:p>
          <w:p>
            <w:pPr>
              <w:spacing w:line="360" w:lineRule="auto"/>
              <w:rPr>
                <w:rFonts w:ascii="仿宋" w:hAnsi="仿宋" w:eastAsia="仿宋" w:cs="仿宋"/>
                <w:sz w:val="24"/>
                <w:szCs w:val="24"/>
              </w:rPr>
            </w:pPr>
            <w:r>
              <w:rPr>
                <w:rFonts w:hint="eastAsia" w:ascii="仿宋" w:hAnsi="仿宋" w:eastAsia="仿宋" w:cs="仿宋"/>
                <w:kern w:val="0"/>
                <w:sz w:val="24"/>
                <w:szCs w:val="24"/>
              </w:rPr>
              <w:t>未配置显示“未配置”。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短信（条）</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w:t>
            </w:r>
          </w:p>
        </w:tc>
        <w:tc>
          <w:tcPr>
            <w:tcW w:w="2256"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文本</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反显已配置的短信联系次数下限。</w:t>
            </w:r>
          </w:p>
          <w:p>
            <w:pPr>
              <w:spacing w:line="360" w:lineRule="auto"/>
              <w:rPr>
                <w:rFonts w:ascii="仿宋" w:hAnsi="仿宋" w:eastAsia="仿宋" w:cs="仿宋"/>
                <w:sz w:val="24"/>
                <w:szCs w:val="24"/>
              </w:rPr>
            </w:pPr>
            <w:r>
              <w:rPr>
                <w:rFonts w:hint="eastAsia" w:ascii="仿宋" w:hAnsi="仿宋" w:eastAsia="仿宋" w:cs="仿宋"/>
                <w:kern w:val="0"/>
                <w:sz w:val="24"/>
                <w:szCs w:val="24"/>
              </w:rPr>
              <w:t>未配置显示“未配置”。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企微（次）</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w:t>
            </w:r>
          </w:p>
        </w:tc>
        <w:tc>
          <w:tcPr>
            <w:tcW w:w="2256"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文本</w:t>
            </w:r>
          </w:p>
        </w:tc>
        <w:tc>
          <w:tcPr>
            <w:tcW w:w="2265" w:type="dxa"/>
          </w:tcPr>
          <w:p>
            <w:pPr>
              <w:spacing w:line="360" w:lineRule="auto"/>
              <w:rPr>
                <w:rFonts w:ascii="仿宋" w:hAnsi="仿宋" w:eastAsia="仿宋" w:cs="仿宋"/>
                <w:sz w:val="24"/>
                <w:szCs w:val="24"/>
              </w:rPr>
            </w:pPr>
            <w:r>
              <w:rPr>
                <w:rFonts w:hint="eastAsia" w:ascii="仿宋" w:hAnsi="仿宋" w:eastAsia="仿宋" w:cs="仿宋"/>
                <w:kern w:val="0"/>
                <w:sz w:val="24"/>
                <w:szCs w:val="24"/>
              </w:rPr>
              <w:t>反显已配置的企微联系次数下限。</w:t>
            </w:r>
          </w:p>
          <w:p>
            <w:pPr>
              <w:spacing w:line="360" w:lineRule="auto"/>
              <w:rPr>
                <w:rFonts w:ascii="仿宋" w:hAnsi="仿宋" w:eastAsia="仿宋" w:cs="仿宋"/>
                <w:sz w:val="24"/>
                <w:szCs w:val="24"/>
              </w:rPr>
            </w:pPr>
            <w:r>
              <w:rPr>
                <w:rFonts w:hint="eastAsia" w:ascii="仿宋" w:hAnsi="仿宋" w:eastAsia="仿宋" w:cs="仿宋"/>
                <w:kern w:val="0"/>
                <w:sz w:val="24"/>
                <w:szCs w:val="24"/>
              </w:rPr>
              <w:t>未配置显示“未配置”。</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i/>
          <w:iCs/>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i/>
          <w:iCs/>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i/>
          <w:iCs/>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99" w:name="_Toc233295855"/>
      <w:r>
        <w:rPr>
          <w:rFonts w:hint="eastAsia"/>
          <w:sz w:val="28"/>
          <w:szCs w:val="28"/>
        </w:rPr>
        <w:t>提醒设置</w:t>
      </w:r>
      <w:bookmarkEnd w:id="99"/>
    </w:p>
    <w:p>
      <w:pPr>
        <w:pStyle w:val="6"/>
        <w:numPr>
          <w:ilvl w:val="3"/>
          <w:numId w:val="14"/>
        </w:numPr>
        <w:spacing w:line="360" w:lineRule="auto"/>
        <w:rPr>
          <w:rFonts w:ascii="仿宋" w:hAnsi="仿宋" w:eastAsia="仿宋"/>
          <w:i/>
          <w:iCs/>
        </w:rPr>
      </w:pPr>
      <w:r>
        <w:rPr>
          <w:rFonts w:hint="eastAsia" w:ascii="仿宋" w:hAnsi="仿宋" w:eastAsia="仿宋"/>
        </w:rPr>
        <w:t>功能描述</w:t>
      </w:r>
    </w:p>
    <w:p>
      <w:pPr>
        <w:spacing w:line="360" w:lineRule="auto"/>
        <w:rPr>
          <w:rFonts w:ascii="仿宋" w:hAnsi="仿宋" w:eastAsia="仿宋"/>
        </w:rPr>
      </w:pPr>
      <w:r>
        <w:rPr>
          <w:rFonts w:eastAsia="仿宋"/>
          <w:color w:val="000000"/>
          <w:sz w:val="24"/>
        </w:rPr>
        <w:t>支持</w:t>
      </w:r>
      <w:r>
        <w:rPr>
          <w:rFonts w:hint="eastAsia" w:eastAsia="仿宋"/>
          <w:color w:val="000000"/>
          <w:sz w:val="24"/>
        </w:rPr>
        <w:t>总行业务</w:t>
      </w:r>
      <w:r>
        <w:rPr>
          <w:rFonts w:eastAsia="仿宋"/>
          <w:color w:val="000000"/>
          <w:sz w:val="24"/>
        </w:rPr>
        <w:t>岗配置大额异动</w:t>
      </w:r>
      <w:r>
        <w:rPr>
          <w:rFonts w:hint="eastAsia" w:eastAsia="仿宋"/>
          <w:color w:val="000000"/>
          <w:sz w:val="24"/>
        </w:rPr>
        <w:t>、</w:t>
      </w:r>
      <w:r>
        <w:rPr>
          <w:rFonts w:eastAsia="仿宋"/>
          <w:color w:val="000000"/>
          <w:sz w:val="24"/>
        </w:rPr>
        <w:t>到期提醒</w:t>
      </w:r>
      <w:r>
        <w:rPr>
          <w:rFonts w:hint="eastAsia" w:eastAsia="仿宋"/>
          <w:color w:val="000000"/>
          <w:sz w:val="24"/>
        </w:rPr>
        <w:t>、信息提醒的消息模板。</w:t>
      </w:r>
      <w:r>
        <w:rPr>
          <w:rFonts w:eastAsia="仿宋"/>
          <w:color w:val="000000"/>
          <w:sz w:val="24"/>
        </w:rPr>
        <w:t>系统统一生成消息提醒并支撑前台消息触达</w:t>
      </w:r>
      <w:r>
        <w:rPr>
          <w:rFonts w:hint="eastAsia" w:eastAsia="仿宋"/>
          <w:color w:val="000000"/>
          <w:sz w:val="24"/>
        </w:rPr>
        <w:t>。</w:t>
      </w:r>
    </w:p>
    <w:p>
      <w:pPr>
        <w:pStyle w:val="6"/>
        <w:numPr>
          <w:ilvl w:val="3"/>
          <w:numId w:val="14"/>
        </w:numPr>
        <w:spacing w:line="360" w:lineRule="auto"/>
        <w:rPr>
          <w:rFonts w:ascii="仿宋" w:hAnsi="仿宋" w:eastAsia="仿宋"/>
          <w:i/>
          <w:iCs/>
        </w:rPr>
      </w:pPr>
      <w:r>
        <w:rPr>
          <w:rFonts w:hint="eastAsia" w:ascii="仿宋" w:hAnsi="仿宋" w:eastAsia="仿宋"/>
        </w:rPr>
        <w:t>输入</w:t>
      </w:r>
    </w:p>
    <w:p>
      <w:pPr>
        <w:spacing w:line="360" w:lineRule="auto"/>
        <w:rPr>
          <w:rFonts w:eastAsia="仿宋"/>
          <w:color w:val="000000"/>
          <w:sz w:val="24"/>
        </w:rPr>
      </w:pPr>
      <w:r>
        <w:rPr>
          <w:rFonts w:eastAsia="仿宋"/>
          <w:color w:val="000000"/>
          <w:sz w:val="24"/>
        </w:rPr>
        <w:t>用户进入“提醒设置”</w:t>
      </w:r>
      <w:r>
        <w:rPr>
          <w:rFonts w:hint="eastAsia" w:eastAsia="仿宋"/>
          <w:color w:val="000000"/>
          <w:sz w:val="24"/>
        </w:rPr>
        <w:t>页面</w:t>
      </w:r>
      <w:r>
        <w:rPr>
          <w:rFonts w:eastAsia="仿宋"/>
          <w:color w:val="000000"/>
          <w:sz w:val="24"/>
        </w:rPr>
        <w:t>，</w:t>
      </w:r>
      <w:r>
        <w:rPr>
          <w:rFonts w:hint="eastAsia" w:eastAsia="仿宋"/>
          <w:color w:val="000000"/>
          <w:sz w:val="24"/>
        </w:rPr>
        <w:t>分为“</w:t>
      </w:r>
      <w:r>
        <w:rPr>
          <w:rFonts w:eastAsia="仿宋"/>
          <w:color w:val="000000"/>
          <w:sz w:val="24"/>
        </w:rPr>
        <w:t>大额异动</w:t>
      </w:r>
      <w:r>
        <w:rPr>
          <w:rFonts w:hint="eastAsia" w:eastAsia="仿宋"/>
          <w:color w:val="000000"/>
          <w:sz w:val="24"/>
        </w:rPr>
        <w:t>”、“</w:t>
      </w:r>
      <w:r>
        <w:rPr>
          <w:rFonts w:eastAsia="仿宋"/>
          <w:color w:val="000000"/>
          <w:sz w:val="24"/>
        </w:rPr>
        <w:t xml:space="preserve"> </w:t>
      </w:r>
      <w:r>
        <w:rPr>
          <w:rFonts w:hint="eastAsia" w:eastAsia="仿宋"/>
          <w:color w:val="000000"/>
          <w:sz w:val="24"/>
        </w:rPr>
        <w:t>产品</w:t>
      </w:r>
      <w:r>
        <w:rPr>
          <w:rFonts w:eastAsia="仿宋"/>
          <w:color w:val="000000"/>
          <w:sz w:val="24"/>
        </w:rPr>
        <w:t>到期</w:t>
      </w:r>
      <w:r>
        <w:rPr>
          <w:rFonts w:hint="eastAsia" w:eastAsia="仿宋"/>
          <w:color w:val="000000"/>
          <w:sz w:val="24"/>
        </w:rPr>
        <w:t>”、“ 信息提醒”三个页签，</w:t>
      </w:r>
      <w:r>
        <w:rPr>
          <w:rFonts w:eastAsia="仿宋"/>
          <w:color w:val="000000"/>
          <w:sz w:val="24"/>
        </w:rPr>
        <w:t>默认展示</w:t>
      </w:r>
      <w:r>
        <w:rPr>
          <w:rFonts w:hint="eastAsia" w:eastAsia="仿宋"/>
          <w:color w:val="000000"/>
          <w:sz w:val="24"/>
        </w:rPr>
        <w:t>“</w:t>
      </w:r>
      <w:r>
        <w:rPr>
          <w:rFonts w:eastAsia="仿宋"/>
          <w:color w:val="000000"/>
          <w:sz w:val="24"/>
        </w:rPr>
        <w:t>大额异动</w:t>
      </w:r>
      <w:r>
        <w:rPr>
          <w:rFonts w:hint="eastAsia" w:eastAsia="仿宋"/>
          <w:color w:val="000000"/>
          <w:sz w:val="24"/>
        </w:rPr>
        <w:t>”页签。</w:t>
      </w:r>
    </w:p>
    <w:p>
      <w:pPr>
        <w:spacing w:line="360" w:lineRule="auto"/>
        <w:rPr>
          <w:rFonts w:eastAsia="仿宋"/>
          <w:color w:val="000000"/>
          <w:sz w:val="24"/>
        </w:rPr>
      </w:pPr>
      <w:r>
        <w:rPr>
          <w:rFonts w:hint="eastAsia" w:eastAsia="仿宋"/>
          <w:color w:val="000000"/>
          <w:sz w:val="24"/>
        </w:rPr>
        <w:t>大额异动配置信息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消息类型</w:t>
            </w:r>
          </w:p>
        </w:tc>
        <w:tc>
          <w:tcPr>
            <w:tcW w:w="2263" w:type="dxa"/>
          </w:tcPr>
          <w:p>
            <w:pPr>
              <w:spacing w:line="360" w:lineRule="auto"/>
              <w:rPr>
                <w:rFonts w:eastAsia="仿宋"/>
                <w:color w:val="000000"/>
                <w:sz w:val="24"/>
              </w:rPr>
            </w:pPr>
            <w:r>
              <w:rPr>
                <w:rFonts w:hint="eastAsia" w:eastAsia="仿宋"/>
                <w:color w:val="000000"/>
                <w:sz w:val="24"/>
              </w:rPr>
              <w:t>反显</w:t>
            </w:r>
          </w:p>
        </w:tc>
        <w:tc>
          <w:tcPr>
            <w:tcW w:w="2263" w:type="dxa"/>
          </w:tcPr>
          <w:p>
            <w:pPr>
              <w:spacing w:line="360" w:lineRule="auto"/>
              <w:rPr>
                <w:rFonts w:eastAsia="仿宋"/>
                <w:color w:val="000000"/>
                <w:sz w:val="24"/>
              </w:rPr>
            </w:pPr>
            <w:r>
              <w:rPr>
                <w:rFonts w:hint="eastAsia" w:eastAsia="仿宋"/>
                <w:color w:val="000000"/>
                <w:sz w:val="24"/>
              </w:rPr>
              <w:t>文本</w:t>
            </w:r>
          </w:p>
        </w:tc>
        <w:tc>
          <w:tcPr>
            <w:tcW w:w="2272" w:type="dxa"/>
          </w:tcPr>
          <w:p>
            <w:pPr>
              <w:spacing w:line="360" w:lineRule="auto"/>
              <w:rPr>
                <w:rFonts w:eastAsia="仿宋"/>
                <w:color w:val="000000"/>
                <w:sz w:val="24"/>
              </w:rPr>
            </w:pPr>
            <w:r>
              <w:rPr>
                <w:rFonts w:hint="eastAsia" w:eastAsia="仿宋"/>
                <w:color w:val="000000"/>
                <w:sz w:val="24"/>
              </w:rPr>
              <w:t>展示为大额异动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消息模板</w:t>
            </w:r>
          </w:p>
        </w:tc>
        <w:tc>
          <w:tcPr>
            <w:tcW w:w="2263" w:type="dxa"/>
          </w:tcPr>
          <w:p>
            <w:pPr>
              <w:spacing w:line="360" w:lineRule="auto"/>
              <w:rPr>
                <w:rFonts w:ascii="仿宋" w:hAnsi="仿宋" w:eastAsia="仿宋"/>
                <w:sz w:val="24"/>
                <w:szCs w:val="24"/>
              </w:rPr>
            </w:pPr>
            <w:r>
              <w:rPr>
                <w:rFonts w:eastAsia="仿宋"/>
                <w:color w:val="000000"/>
                <w:sz w:val="24"/>
              </w:rPr>
              <w:t>必输</w:t>
            </w:r>
            <w:r>
              <w:rPr>
                <w:rFonts w:hint="eastAsia" w:eastAsia="仿宋"/>
                <w:color w:val="000000"/>
                <w:sz w:val="24"/>
              </w:rPr>
              <w:t>、消息模板的最大长度5</w:t>
            </w:r>
            <w:r>
              <w:rPr>
                <w:rFonts w:eastAsia="仿宋"/>
                <w:color w:val="000000"/>
                <w:sz w:val="24"/>
              </w:rPr>
              <w:t>00</w:t>
            </w:r>
            <w:r>
              <w:rPr>
                <w:rFonts w:hint="eastAsia" w:eastAsia="仿宋"/>
                <w:color w:val="000000"/>
                <w:sz w:val="24"/>
              </w:rPr>
              <w:t>字</w:t>
            </w:r>
          </w:p>
        </w:tc>
        <w:tc>
          <w:tcPr>
            <w:tcW w:w="2263" w:type="dxa"/>
          </w:tcPr>
          <w:p>
            <w:pPr>
              <w:spacing w:line="360" w:lineRule="auto"/>
              <w:rPr>
                <w:rFonts w:ascii="仿宋" w:hAnsi="仿宋" w:eastAsia="仿宋"/>
                <w:sz w:val="24"/>
                <w:szCs w:val="24"/>
              </w:rPr>
            </w:pPr>
            <w:r>
              <w:rPr>
                <w:rFonts w:eastAsia="仿宋"/>
                <w:color w:val="000000"/>
                <w:sz w:val="24"/>
              </w:rPr>
              <w:t>文本</w:t>
            </w:r>
          </w:p>
        </w:tc>
        <w:tc>
          <w:tcPr>
            <w:tcW w:w="2272" w:type="dxa"/>
          </w:tcPr>
          <w:p>
            <w:pPr>
              <w:spacing w:line="360" w:lineRule="auto"/>
              <w:rPr>
                <w:rFonts w:ascii="仿宋" w:hAnsi="仿宋" w:eastAsia="仿宋"/>
                <w:sz w:val="24"/>
                <w:szCs w:val="24"/>
              </w:rPr>
            </w:pPr>
            <w:r>
              <w:rPr>
                <w:rFonts w:eastAsia="仿宋"/>
                <w:color w:val="000000"/>
                <w:sz w:val="24"/>
              </w:rPr>
              <w:t>配置发送给接收对象的最终消息内容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变量列表</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反显</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列表</w:t>
            </w:r>
          </w:p>
        </w:tc>
        <w:tc>
          <w:tcPr>
            <w:tcW w:w="2272" w:type="dxa"/>
          </w:tcPr>
          <w:p>
            <w:pPr>
              <w:spacing w:line="360" w:lineRule="auto"/>
              <w:rPr>
                <w:rFonts w:ascii="仿宋" w:hAnsi="仿宋" w:eastAsia="仿宋"/>
                <w:sz w:val="24"/>
                <w:szCs w:val="24"/>
              </w:rPr>
            </w:pPr>
            <w:r>
              <w:rPr>
                <w:rFonts w:hint="eastAsia" w:ascii="仿宋" w:hAnsi="仿宋" w:eastAsia="仿宋"/>
                <w:sz w:val="24"/>
                <w:szCs w:val="24"/>
              </w:rPr>
              <w:t>展示可供选择的变量清单，支持将列表中的变量添加到消息模板中，组装成消息。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变动金额</w:t>
            </w:r>
          </w:p>
        </w:tc>
        <w:tc>
          <w:tcPr>
            <w:tcW w:w="2263" w:type="dxa"/>
          </w:tcPr>
          <w:p>
            <w:pPr>
              <w:spacing w:line="360" w:lineRule="auto"/>
              <w:rPr>
                <w:rFonts w:ascii="仿宋" w:hAnsi="仿宋" w:eastAsia="仿宋"/>
                <w:color w:val="000000"/>
                <w:sz w:val="24"/>
                <w:szCs w:val="24"/>
              </w:rPr>
            </w:pPr>
            <w:r>
              <w:rPr>
                <w:rFonts w:eastAsia="仿宋"/>
                <w:color w:val="000000"/>
                <w:sz w:val="24"/>
              </w:rPr>
              <w:t>必输</w:t>
            </w:r>
          </w:p>
        </w:tc>
        <w:tc>
          <w:tcPr>
            <w:tcW w:w="2263"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数值</w:t>
            </w:r>
          </w:p>
        </w:tc>
        <w:tc>
          <w:tcPr>
            <w:tcW w:w="227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设置变动金额的阈值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推送角色</w:t>
            </w:r>
          </w:p>
        </w:tc>
        <w:tc>
          <w:tcPr>
            <w:tcW w:w="2263" w:type="dxa"/>
          </w:tcPr>
          <w:p>
            <w:pPr>
              <w:spacing w:line="360" w:lineRule="auto"/>
              <w:rPr>
                <w:rFonts w:ascii="仿宋" w:hAnsi="仿宋" w:eastAsia="仿宋"/>
                <w:sz w:val="24"/>
                <w:szCs w:val="24"/>
              </w:rPr>
            </w:pPr>
            <w:r>
              <w:rPr>
                <w:rFonts w:eastAsia="仿宋"/>
                <w:color w:val="000000"/>
                <w:sz w:val="24"/>
              </w:rPr>
              <w:t>必输</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72" w:type="dxa"/>
          </w:tcPr>
          <w:p>
            <w:pPr>
              <w:spacing w:line="360" w:lineRule="auto"/>
              <w:rPr>
                <w:rFonts w:ascii="仿宋" w:hAnsi="仿宋" w:eastAsia="仿宋"/>
                <w:sz w:val="24"/>
                <w:szCs w:val="24"/>
              </w:rPr>
            </w:pPr>
            <w:r>
              <w:rPr>
                <w:rFonts w:hint="eastAsia" w:ascii="仿宋" w:hAnsi="仿宋" w:eastAsia="仿宋"/>
                <w:sz w:val="24"/>
                <w:szCs w:val="24"/>
              </w:rPr>
              <w:t>选择要推送提醒的角色</w:t>
            </w:r>
          </w:p>
          <w:p>
            <w:pPr>
              <w:spacing w:line="360" w:lineRule="auto"/>
              <w:rPr>
                <w:rFonts w:ascii="仿宋" w:hAnsi="仿宋" w:eastAsia="仿宋"/>
                <w:sz w:val="24"/>
                <w:szCs w:val="24"/>
              </w:rPr>
            </w:pPr>
            <w:r>
              <w:rPr>
                <w:rFonts w:hint="eastAsia" w:ascii="仿宋" w:hAnsi="仿宋" w:eastAsia="仿宋"/>
                <w:sz w:val="24"/>
                <w:szCs w:val="24"/>
              </w:rPr>
              <w:t>推送角色与变动金额为一组，支持动态增加和动态删除</w:t>
            </w:r>
          </w:p>
        </w:tc>
      </w:tr>
    </w:tbl>
    <w:p>
      <w:pPr>
        <w:spacing w:line="360" w:lineRule="auto"/>
        <w:rPr>
          <w:rFonts w:ascii="仿宋" w:hAnsi="仿宋" w:eastAsia="仿宋"/>
        </w:rPr>
      </w:pPr>
    </w:p>
    <w:p>
      <w:pPr>
        <w:spacing w:line="360" w:lineRule="auto"/>
        <w:rPr>
          <w:rFonts w:eastAsia="仿宋"/>
          <w:color w:val="000000"/>
          <w:sz w:val="24"/>
        </w:rPr>
      </w:pPr>
      <w:r>
        <w:rPr>
          <w:rFonts w:hint="eastAsia" w:eastAsia="仿宋"/>
          <w:color w:val="000000"/>
          <w:sz w:val="24"/>
        </w:rPr>
        <w:t>产品到期提醒配置信息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消息类型</w:t>
            </w:r>
          </w:p>
        </w:tc>
        <w:tc>
          <w:tcPr>
            <w:tcW w:w="2263" w:type="dxa"/>
          </w:tcPr>
          <w:p>
            <w:pPr>
              <w:spacing w:line="360" w:lineRule="auto"/>
              <w:rPr>
                <w:rFonts w:eastAsia="仿宋"/>
                <w:color w:val="000000"/>
                <w:sz w:val="24"/>
              </w:rPr>
            </w:pPr>
            <w:r>
              <w:rPr>
                <w:rFonts w:hint="eastAsia" w:eastAsia="仿宋"/>
                <w:color w:val="000000"/>
                <w:sz w:val="24"/>
              </w:rPr>
              <w:t>反显</w:t>
            </w:r>
          </w:p>
        </w:tc>
        <w:tc>
          <w:tcPr>
            <w:tcW w:w="2263" w:type="dxa"/>
          </w:tcPr>
          <w:p>
            <w:pPr>
              <w:spacing w:line="360" w:lineRule="auto"/>
              <w:rPr>
                <w:rFonts w:eastAsia="仿宋"/>
                <w:color w:val="000000"/>
                <w:sz w:val="24"/>
              </w:rPr>
            </w:pPr>
            <w:r>
              <w:rPr>
                <w:rFonts w:hint="eastAsia" w:eastAsia="仿宋"/>
                <w:color w:val="000000"/>
                <w:sz w:val="24"/>
              </w:rPr>
              <w:t>文本</w:t>
            </w:r>
          </w:p>
        </w:tc>
        <w:tc>
          <w:tcPr>
            <w:tcW w:w="2272" w:type="dxa"/>
          </w:tcPr>
          <w:p>
            <w:pPr>
              <w:spacing w:line="360" w:lineRule="auto"/>
              <w:rPr>
                <w:rFonts w:eastAsia="仿宋"/>
                <w:color w:val="000000"/>
                <w:sz w:val="24"/>
              </w:rPr>
            </w:pPr>
            <w:r>
              <w:rPr>
                <w:rFonts w:hint="eastAsia" w:eastAsia="仿宋"/>
                <w:color w:val="000000"/>
                <w:sz w:val="24"/>
              </w:rPr>
              <w:t>展示为到期提醒类型，如定期存款到期、理财到期等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消息模板</w:t>
            </w:r>
          </w:p>
        </w:tc>
        <w:tc>
          <w:tcPr>
            <w:tcW w:w="2263" w:type="dxa"/>
          </w:tcPr>
          <w:p>
            <w:pPr>
              <w:spacing w:line="360" w:lineRule="auto"/>
              <w:rPr>
                <w:rFonts w:ascii="仿宋" w:hAnsi="仿宋" w:eastAsia="仿宋"/>
                <w:sz w:val="24"/>
                <w:szCs w:val="24"/>
              </w:rPr>
            </w:pPr>
            <w:r>
              <w:rPr>
                <w:rFonts w:eastAsia="仿宋"/>
                <w:color w:val="000000"/>
                <w:sz w:val="24"/>
              </w:rPr>
              <w:t>必输</w:t>
            </w:r>
            <w:r>
              <w:rPr>
                <w:rFonts w:hint="eastAsia" w:eastAsia="仿宋"/>
                <w:color w:val="000000"/>
                <w:sz w:val="24"/>
              </w:rPr>
              <w:t>、消息模板的最大长度5</w:t>
            </w:r>
            <w:r>
              <w:rPr>
                <w:rFonts w:eastAsia="仿宋"/>
                <w:color w:val="000000"/>
                <w:sz w:val="24"/>
              </w:rPr>
              <w:t>00</w:t>
            </w:r>
            <w:r>
              <w:rPr>
                <w:rFonts w:hint="eastAsia" w:eastAsia="仿宋"/>
                <w:color w:val="000000"/>
                <w:sz w:val="24"/>
              </w:rPr>
              <w:t>字</w:t>
            </w:r>
          </w:p>
        </w:tc>
        <w:tc>
          <w:tcPr>
            <w:tcW w:w="2263" w:type="dxa"/>
          </w:tcPr>
          <w:p>
            <w:pPr>
              <w:spacing w:line="360" w:lineRule="auto"/>
              <w:rPr>
                <w:rFonts w:ascii="仿宋" w:hAnsi="仿宋" w:eastAsia="仿宋"/>
                <w:sz w:val="24"/>
                <w:szCs w:val="24"/>
              </w:rPr>
            </w:pPr>
            <w:r>
              <w:rPr>
                <w:rFonts w:eastAsia="仿宋"/>
                <w:color w:val="000000"/>
                <w:sz w:val="24"/>
              </w:rPr>
              <w:t>文本</w:t>
            </w:r>
          </w:p>
        </w:tc>
        <w:tc>
          <w:tcPr>
            <w:tcW w:w="2272" w:type="dxa"/>
          </w:tcPr>
          <w:p>
            <w:pPr>
              <w:spacing w:line="360" w:lineRule="auto"/>
              <w:rPr>
                <w:rFonts w:ascii="仿宋" w:hAnsi="仿宋" w:eastAsia="仿宋"/>
                <w:sz w:val="24"/>
                <w:szCs w:val="24"/>
              </w:rPr>
            </w:pPr>
            <w:r>
              <w:rPr>
                <w:rFonts w:eastAsia="仿宋"/>
                <w:color w:val="000000"/>
                <w:sz w:val="24"/>
              </w:rPr>
              <w:t>配置发送给接收对象的最终消息内容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变量列表</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反显</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列表</w:t>
            </w:r>
          </w:p>
        </w:tc>
        <w:tc>
          <w:tcPr>
            <w:tcW w:w="2272" w:type="dxa"/>
          </w:tcPr>
          <w:p>
            <w:pPr>
              <w:spacing w:line="360" w:lineRule="auto"/>
              <w:rPr>
                <w:rFonts w:ascii="仿宋" w:hAnsi="仿宋" w:eastAsia="仿宋"/>
                <w:sz w:val="24"/>
                <w:szCs w:val="24"/>
              </w:rPr>
            </w:pPr>
            <w:r>
              <w:rPr>
                <w:rFonts w:hint="eastAsia" w:ascii="仿宋" w:hAnsi="仿宋" w:eastAsia="仿宋"/>
                <w:sz w:val="24"/>
                <w:szCs w:val="24"/>
              </w:rPr>
              <w:t>展示可供选择的变量清单，支持将列表中的变量添加到消息模板中，组装成消息。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提前提醒天数</w:t>
            </w:r>
          </w:p>
        </w:tc>
        <w:tc>
          <w:tcPr>
            <w:tcW w:w="2263" w:type="dxa"/>
          </w:tcPr>
          <w:p>
            <w:pPr>
              <w:spacing w:line="360" w:lineRule="auto"/>
              <w:rPr>
                <w:rFonts w:eastAsia="仿宋"/>
                <w:color w:val="000000"/>
                <w:sz w:val="24"/>
              </w:rPr>
            </w:pPr>
            <w:r>
              <w:rPr>
                <w:rFonts w:eastAsia="仿宋"/>
                <w:color w:val="000000"/>
                <w:sz w:val="24"/>
              </w:rPr>
              <w:t>必输</w:t>
            </w:r>
          </w:p>
        </w:tc>
        <w:tc>
          <w:tcPr>
            <w:tcW w:w="2263"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数值</w:t>
            </w:r>
          </w:p>
        </w:tc>
        <w:tc>
          <w:tcPr>
            <w:tcW w:w="227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设置提前提醒的天数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到期金额</w:t>
            </w:r>
          </w:p>
        </w:tc>
        <w:tc>
          <w:tcPr>
            <w:tcW w:w="2263" w:type="dxa"/>
          </w:tcPr>
          <w:p>
            <w:pPr>
              <w:spacing w:line="360" w:lineRule="auto"/>
              <w:rPr>
                <w:rFonts w:ascii="仿宋" w:hAnsi="仿宋" w:eastAsia="仿宋"/>
                <w:color w:val="000000"/>
                <w:sz w:val="24"/>
                <w:szCs w:val="24"/>
              </w:rPr>
            </w:pPr>
            <w:r>
              <w:rPr>
                <w:rFonts w:hint="eastAsia" w:eastAsia="仿宋"/>
                <w:color w:val="000000"/>
                <w:sz w:val="24"/>
              </w:rPr>
              <w:t>非</w:t>
            </w:r>
            <w:r>
              <w:rPr>
                <w:rFonts w:eastAsia="仿宋"/>
                <w:color w:val="000000"/>
                <w:sz w:val="24"/>
              </w:rPr>
              <w:t>必输</w:t>
            </w:r>
          </w:p>
        </w:tc>
        <w:tc>
          <w:tcPr>
            <w:tcW w:w="2263"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数值</w:t>
            </w:r>
          </w:p>
        </w:tc>
        <w:tc>
          <w:tcPr>
            <w:tcW w:w="227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若设置到期金额，则按照阈值提醒，未达到阈值就不提醒。</w:t>
            </w:r>
          </w:p>
          <w:p>
            <w:pPr>
              <w:spacing w:line="360" w:lineRule="auto"/>
              <w:rPr>
                <w:rFonts w:ascii="仿宋" w:hAnsi="仿宋" w:eastAsia="仿宋"/>
                <w:color w:val="000000"/>
                <w:sz w:val="24"/>
                <w:szCs w:val="24"/>
              </w:rPr>
            </w:pPr>
            <w:r>
              <w:rPr>
                <w:rFonts w:hint="eastAsia" w:ascii="仿宋" w:hAnsi="仿宋" w:eastAsia="仿宋"/>
                <w:color w:val="000000"/>
                <w:sz w:val="24"/>
                <w:szCs w:val="24"/>
              </w:rPr>
              <w:t>若不设置到期金额，则全部提醒。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推送角色</w:t>
            </w:r>
          </w:p>
        </w:tc>
        <w:tc>
          <w:tcPr>
            <w:tcW w:w="2263" w:type="dxa"/>
          </w:tcPr>
          <w:p>
            <w:pPr>
              <w:spacing w:line="360" w:lineRule="auto"/>
              <w:rPr>
                <w:rFonts w:ascii="仿宋" w:hAnsi="仿宋" w:eastAsia="仿宋"/>
                <w:sz w:val="24"/>
                <w:szCs w:val="24"/>
              </w:rPr>
            </w:pPr>
            <w:r>
              <w:rPr>
                <w:rFonts w:eastAsia="仿宋"/>
                <w:color w:val="000000"/>
                <w:sz w:val="24"/>
              </w:rPr>
              <w:t>必输</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72" w:type="dxa"/>
          </w:tcPr>
          <w:p>
            <w:pPr>
              <w:spacing w:line="360" w:lineRule="auto"/>
              <w:rPr>
                <w:rFonts w:ascii="仿宋" w:hAnsi="仿宋" w:eastAsia="仿宋"/>
                <w:sz w:val="24"/>
                <w:szCs w:val="24"/>
              </w:rPr>
            </w:pPr>
            <w:r>
              <w:rPr>
                <w:rFonts w:hint="eastAsia" w:ascii="仿宋" w:hAnsi="仿宋" w:eastAsia="仿宋"/>
                <w:sz w:val="24"/>
                <w:szCs w:val="24"/>
              </w:rPr>
              <w:t>选择要推送提醒的角色</w:t>
            </w:r>
          </w:p>
          <w:p>
            <w:pPr>
              <w:spacing w:line="360" w:lineRule="auto"/>
              <w:rPr>
                <w:rFonts w:ascii="仿宋" w:hAnsi="仿宋" w:eastAsia="仿宋"/>
                <w:sz w:val="24"/>
                <w:szCs w:val="24"/>
              </w:rPr>
            </w:pPr>
            <w:r>
              <w:rPr>
                <w:rFonts w:hint="eastAsia" w:ascii="仿宋" w:hAnsi="仿宋" w:eastAsia="仿宋"/>
                <w:sz w:val="24"/>
                <w:szCs w:val="24"/>
              </w:rPr>
              <w:t>推送角色与到期金额、提前提醒天数为一组，支持动态增加和动态删除</w:t>
            </w:r>
          </w:p>
        </w:tc>
      </w:tr>
    </w:tbl>
    <w:p>
      <w:pPr>
        <w:spacing w:line="360" w:lineRule="auto"/>
        <w:rPr>
          <w:rFonts w:ascii="仿宋" w:hAnsi="仿宋" w:eastAsia="仿宋"/>
        </w:rPr>
      </w:pPr>
    </w:p>
    <w:p>
      <w:pPr>
        <w:spacing w:line="360" w:lineRule="auto"/>
        <w:rPr>
          <w:rFonts w:eastAsia="仿宋"/>
          <w:color w:val="000000"/>
          <w:sz w:val="24"/>
        </w:rPr>
      </w:pPr>
      <w:r>
        <w:rPr>
          <w:rFonts w:hint="eastAsia" w:eastAsia="仿宋"/>
          <w:color w:val="000000"/>
          <w:sz w:val="24"/>
        </w:rPr>
        <w:t>消息提醒配置信息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消息类型</w:t>
            </w:r>
          </w:p>
        </w:tc>
        <w:tc>
          <w:tcPr>
            <w:tcW w:w="2263" w:type="dxa"/>
          </w:tcPr>
          <w:p>
            <w:pPr>
              <w:spacing w:line="360" w:lineRule="auto"/>
              <w:rPr>
                <w:rFonts w:eastAsia="仿宋"/>
                <w:color w:val="000000"/>
                <w:sz w:val="24"/>
              </w:rPr>
            </w:pPr>
            <w:r>
              <w:rPr>
                <w:rFonts w:hint="eastAsia" w:eastAsia="仿宋"/>
                <w:color w:val="000000"/>
                <w:sz w:val="24"/>
              </w:rPr>
              <w:t>反显</w:t>
            </w:r>
          </w:p>
        </w:tc>
        <w:tc>
          <w:tcPr>
            <w:tcW w:w="2263" w:type="dxa"/>
          </w:tcPr>
          <w:p>
            <w:pPr>
              <w:spacing w:line="360" w:lineRule="auto"/>
              <w:rPr>
                <w:rFonts w:eastAsia="仿宋"/>
                <w:color w:val="000000"/>
                <w:sz w:val="24"/>
              </w:rPr>
            </w:pPr>
            <w:r>
              <w:rPr>
                <w:rFonts w:hint="eastAsia" w:eastAsia="仿宋"/>
                <w:color w:val="000000"/>
                <w:sz w:val="24"/>
              </w:rPr>
              <w:t>文本</w:t>
            </w:r>
          </w:p>
        </w:tc>
        <w:tc>
          <w:tcPr>
            <w:tcW w:w="2272" w:type="dxa"/>
          </w:tcPr>
          <w:p>
            <w:pPr>
              <w:spacing w:line="360" w:lineRule="auto"/>
              <w:rPr>
                <w:rFonts w:eastAsia="仿宋"/>
                <w:color w:val="000000"/>
                <w:sz w:val="24"/>
              </w:rPr>
            </w:pPr>
            <w:r>
              <w:rPr>
                <w:rFonts w:hint="eastAsia" w:eastAsia="仿宋"/>
                <w:color w:val="000000"/>
                <w:sz w:val="24"/>
              </w:rPr>
              <w:t>展示为到期提醒类型，如转介提醒、短信模板审批提醒等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消息模板</w:t>
            </w:r>
          </w:p>
        </w:tc>
        <w:tc>
          <w:tcPr>
            <w:tcW w:w="2263" w:type="dxa"/>
          </w:tcPr>
          <w:p>
            <w:pPr>
              <w:spacing w:line="360" w:lineRule="auto"/>
              <w:rPr>
                <w:rFonts w:ascii="仿宋" w:hAnsi="仿宋" w:eastAsia="仿宋"/>
                <w:sz w:val="24"/>
                <w:szCs w:val="24"/>
              </w:rPr>
            </w:pPr>
            <w:r>
              <w:rPr>
                <w:rFonts w:eastAsia="仿宋"/>
                <w:color w:val="000000"/>
                <w:sz w:val="24"/>
              </w:rPr>
              <w:t>必输</w:t>
            </w:r>
            <w:r>
              <w:rPr>
                <w:rFonts w:hint="eastAsia" w:eastAsia="仿宋"/>
                <w:color w:val="000000"/>
                <w:sz w:val="24"/>
              </w:rPr>
              <w:t>、消息模板的最大长度5</w:t>
            </w:r>
            <w:r>
              <w:rPr>
                <w:rFonts w:eastAsia="仿宋"/>
                <w:color w:val="000000"/>
                <w:sz w:val="24"/>
              </w:rPr>
              <w:t>00</w:t>
            </w:r>
            <w:r>
              <w:rPr>
                <w:rFonts w:hint="eastAsia" w:eastAsia="仿宋"/>
                <w:color w:val="000000"/>
                <w:sz w:val="24"/>
              </w:rPr>
              <w:t>字</w:t>
            </w:r>
          </w:p>
        </w:tc>
        <w:tc>
          <w:tcPr>
            <w:tcW w:w="2263" w:type="dxa"/>
          </w:tcPr>
          <w:p>
            <w:pPr>
              <w:spacing w:line="360" w:lineRule="auto"/>
              <w:rPr>
                <w:rFonts w:ascii="仿宋" w:hAnsi="仿宋" w:eastAsia="仿宋"/>
                <w:sz w:val="24"/>
                <w:szCs w:val="24"/>
              </w:rPr>
            </w:pPr>
            <w:r>
              <w:rPr>
                <w:rFonts w:eastAsia="仿宋"/>
                <w:color w:val="000000"/>
                <w:sz w:val="24"/>
              </w:rPr>
              <w:t>文本</w:t>
            </w:r>
          </w:p>
        </w:tc>
        <w:tc>
          <w:tcPr>
            <w:tcW w:w="2272" w:type="dxa"/>
          </w:tcPr>
          <w:p>
            <w:pPr>
              <w:spacing w:line="360" w:lineRule="auto"/>
              <w:rPr>
                <w:rFonts w:ascii="仿宋" w:hAnsi="仿宋" w:eastAsia="仿宋"/>
                <w:sz w:val="24"/>
                <w:szCs w:val="24"/>
              </w:rPr>
            </w:pPr>
            <w:r>
              <w:rPr>
                <w:rFonts w:eastAsia="仿宋"/>
                <w:color w:val="000000"/>
                <w:sz w:val="24"/>
              </w:rPr>
              <w:t>配置发送给接收对象的最终消息内容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变量列表</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反显</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列表</w:t>
            </w:r>
          </w:p>
        </w:tc>
        <w:tc>
          <w:tcPr>
            <w:tcW w:w="2272" w:type="dxa"/>
          </w:tcPr>
          <w:p>
            <w:pPr>
              <w:spacing w:line="360" w:lineRule="auto"/>
              <w:rPr>
                <w:rFonts w:ascii="仿宋" w:hAnsi="仿宋" w:eastAsia="仿宋"/>
                <w:sz w:val="24"/>
                <w:szCs w:val="24"/>
              </w:rPr>
            </w:pPr>
            <w:r>
              <w:rPr>
                <w:rFonts w:hint="eastAsia" w:ascii="仿宋" w:hAnsi="仿宋" w:eastAsia="仿宋"/>
                <w:sz w:val="24"/>
                <w:szCs w:val="24"/>
              </w:rPr>
              <w:t>展示可供选择的变量清单，支持将列表中的变量添加到消息模板中，组装成消息。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提前提醒天数</w:t>
            </w:r>
          </w:p>
        </w:tc>
        <w:tc>
          <w:tcPr>
            <w:tcW w:w="2263" w:type="dxa"/>
          </w:tcPr>
          <w:p>
            <w:pPr>
              <w:spacing w:line="360" w:lineRule="auto"/>
              <w:rPr>
                <w:rFonts w:eastAsia="仿宋"/>
                <w:color w:val="000000"/>
                <w:sz w:val="24"/>
              </w:rPr>
            </w:pPr>
            <w:r>
              <w:rPr>
                <w:rFonts w:eastAsia="仿宋"/>
                <w:color w:val="000000"/>
                <w:sz w:val="24"/>
              </w:rPr>
              <w:t>必输</w:t>
            </w:r>
          </w:p>
        </w:tc>
        <w:tc>
          <w:tcPr>
            <w:tcW w:w="2263"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数值</w:t>
            </w:r>
          </w:p>
        </w:tc>
        <w:tc>
          <w:tcPr>
            <w:tcW w:w="227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设置提前提醒的天数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sz w:val="24"/>
                <w:szCs w:val="24"/>
              </w:rPr>
            </w:pPr>
            <w:r>
              <w:rPr>
                <w:rFonts w:hint="eastAsia" w:ascii="仿宋" w:hAnsi="仿宋" w:eastAsia="仿宋"/>
                <w:sz w:val="24"/>
                <w:szCs w:val="24"/>
              </w:rPr>
              <w:t>推送角色</w:t>
            </w:r>
          </w:p>
        </w:tc>
        <w:tc>
          <w:tcPr>
            <w:tcW w:w="2263" w:type="dxa"/>
          </w:tcPr>
          <w:p>
            <w:pPr>
              <w:spacing w:line="360" w:lineRule="auto"/>
              <w:rPr>
                <w:rFonts w:ascii="仿宋" w:hAnsi="仿宋" w:eastAsia="仿宋"/>
                <w:sz w:val="24"/>
                <w:szCs w:val="24"/>
              </w:rPr>
            </w:pPr>
            <w:r>
              <w:rPr>
                <w:rFonts w:eastAsia="仿宋"/>
                <w:color w:val="000000"/>
                <w:sz w:val="24"/>
              </w:rPr>
              <w:t>必输</w:t>
            </w:r>
          </w:p>
        </w:tc>
        <w:tc>
          <w:tcPr>
            <w:tcW w:w="2263" w:type="dxa"/>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72" w:type="dxa"/>
          </w:tcPr>
          <w:p>
            <w:pPr>
              <w:spacing w:line="360" w:lineRule="auto"/>
              <w:rPr>
                <w:rFonts w:ascii="仿宋" w:hAnsi="仿宋" w:eastAsia="仿宋"/>
                <w:sz w:val="24"/>
                <w:szCs w:val="24"/>
              </w:rPr>
            </w:pPr>
            <w:r>
              <w:rPr>
                <w:rFonts w:hint="eastAsia" w:ascii="仿宋" w:hAnsi="仿宋" w:eastAsia="仿宋"/>
                <w:sz w:val="24"/>
                <w:szCs w:val="24"/>
              </w:rPr>
              <w:t>选择要推送提醒的角色</w:t>
            </w:r>
          </w:p>
          <w:p>
            <w:pPr>
              <w:spacing w:line="360" w:lineRule="auto"/>
              <w:rPr>
                <w:rFonts w:ascii="仿宋" w:hAnsi="仿宋" w:eastAsia="仿宋"/>
                <w:sz w:val="24"/>
                <w:szCs w:val="24"/>
              </w:rPr>
            </w:pPr>
            <w:r>
              <w:rPr>
                <w:rFonts w:hint="eastAsia" w:ascii="仿宋" w:hAnsi="仿宋" w:eastAsia="仿宋"/>
                <w:sz w:val="24"/>
                <w:szCs w:val="24"/>
              </w:rPr>
              <w:t>推送角色与提前提醒天数为一组，支持动态增加和动态删除</w:t>
            </w:r>
          </w:p>
        </w:tc>
      </w:tr>
    </w:tbl>
    <w:p>
      <w:pPr>
        <w:spacing w:line="360" w:lineRule="auto"/>
        <w:rPr>
          <w:rFonts w:ascii="仿宋" w:hAnsi="仿宋" w:eastAsia="仿宋"/>
        </w:rPr>
      </w:pPr>
    </w:p>
    <w:p>
      <w:pPr>
        <w:spacing w:line="360" w:lineRule="auto"/>
        <w:rPr>
          <w:snapToGrid w:val="0"/>
        </w:rPr>
      </w:pPr>
      <w:r>
        <w:rPr>
          <w:rFonts w:hint="eastAsia" w:eastAsia="仿宋"/>
          <w:color w:val="000000"/>
          <w:sz w:val="24"/>
          <w:szCs w:val="24"/>
        </w:rPr>
        <w:t>常用变量</w:t>
      </w:r>
    </w:p>
    <w:tbl>
      <w:tblPr>
        <w:tblStyle w:val="51"/>
        <w:tblW w:w="933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3"/>
        <w:gridCol w:w="2340"/>
        <w:gridCol w:w="1812"/>
        <w:gridCol w:w="2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5" w:hRule="atLeast"/>
          <w:jc w:val="center"/>
        </w:trPr>
        <w:tc>
          <w:tcPr>
            <w:tcW w:w="233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34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1812"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854"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12" w:hRule="atLeast"/>
          <w:jc w:val="center"/>
        </w:trPr>
        <w:tc>
          <w:tcPr>
            <w:tcW w:w="2333" w:type="dxa"/>
            <w:vAlign w:val="center"/>
          </w:tcPr>
          <w:p>
            <w:pPr>
              <w:spacing w:after="0" w:line="360" w:lineRule="auto"/>
              <w:rPr>
                <w:rFonts w:ascii="仿宋" w:hAnsi="仿宋" w:eastAsia="仿宋" w:cs="仿宋"/>
                <w:sz w:val="24"/>
                <w:szCs w:val="24"/>
              </w:rPr>
            </w:pPr>
            <w:r>
              <w:rPr>
                <w:rFonts w:hint="eastAsia" w:ascii="仿宋" w:hAnsi="仿宋" w:eastAsia="仿宋" w:cs="仿宋"/>
                <w:sz w:val="24"/>
                <w:szCs w:val="24"/>
              </w:rPr>
              <w:t>变量中文名</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非必输</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文本框</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支持按照变量中文名称模糊查询。</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、用户进入“提醒设置”后，系统默认展示“大额异动”页签，支持点击“产品到期”、“信息提醒”页签进行切换。</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、系统默认初始化“大额异动”、 “产品到期”、“信息提醒”的提醒目录。</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、用户点击某条提醒项后的“配置”按钮后，从右侧抽屉式弹出对应提醒类型的配置页面。</w:t>
      </w:r>
    </w:p>
    <w:p>
      <w:pPr>
        <w:spacing w:line="360" w:lineRule="auto"/>
        <w:ind w:firstLine="420"/>
        <w:rPr>
          <w:rFonts w:ascii="仿宋" w:hAnsi="仿宋" w:eastAsia="仿宋"/>
          <w:sz w:val="24"/>
          <w:szCs w:val="24"/>
        </w:rPr>
      </w:pPr>
      <w:r>
        <w:rPr>
          <w:rFonts w:hint="eastAsia" w:ascii="仿宋" w:hAnsi="仿宋" w:eastAsia="仿宋"/>
          <w:sz w:val="24"/>
          <w:szCs w:val="24"/>
        </w:rPr>
        <w:t>配置大额异动，用户可维护消息模板、动态参数、变动金额及推送对象。</w:t>
      </w:r>
    </w:p>
    <w:p>
      <w:pPr>
        <w:spacing w:line="360" w:lineRule="auto"/>
        <w:ind w:firstLine="420"/>
        <w:rPr>
          <w:rFonts w:ascii="仿宋" w:hAnsi="仿宋" w:eastAsia="仿宋"/>
          <w:sz w:val="24"/>
          <w:szCs w:val="24"/>
        </w:rPr>
      </w:pPr>
      <w:r>
        <w:rPr>
          <w:rFonts w:hint="eastAsia" w:ascii="仿宋" w:hAnsi="仿宋" w:eastAsia="仿宋"/>
          <w:sz w:val="24"/>
          <w:szCs w:val="24"/>
        </w:rPr>
        <w:t>配置产品到期，用户可维护消息模板、到期金额阀值、提前推送天数及推送对象。</w:t>
      </w:r>
    </w:p>
    <w:p>
      <w:pPr>
        <w:spacing w:line="360" w:lineRule="auto"/>
        <w:ind w:firstLine="420"/>
        <w:rPr>
          <w:rFonts w:ascii="仿宋" w:hAnsi="仿宋" w:eastAsia="仿宋"/>
          <w:sz w:val="24"/>
          <w:szCs w:val="24"/>
        </w:rPr>
      </w:pPr>
      <w:r>
        <w:rPr>
          <w:rFonts w:hint="eastAsia" w:ascii="仿宋" w:hAnsi="仿宋" w:eastAsia="仿宋"/>
          <w:sz w:val="24"/>
          <w:szCs w:val="24"/>
        </w:rPr>
        <w:t>配置信息提醒，用户可维护消息模板、提前推送天数及推送对象。</w:t>
      </w:r>
    </w:p>
    <w:p>
      <w:pPr>
        <w:spacing w:line="360" w:lineRule="auto"/>
        <w:ind w:firstLine="420"/>
        <w:rPr>
          <w:rFonts w:ascii="仿宋" w:hAnsi="仿宋" w:eastAsia="仿宋"/>
          <w:sz w:val="24"/>
          <w:szCs w:val="24"/>
        </w:rPr>
      </w:pPr>
      <w:r>
        <w:rPr>
          <w:rFonts w:hint="eastAsia" w:ascii="仿宋" w:hAnsi="仿宋" w:eastAsia="仿宋"/>
          <w:sz w:val="24"/>
          <w:szCs w:val="24"/>
        </w:rPr>
        <w:t>用户可通过“加号”按钮增加多组阈值与推送对象配置，以适配不同的提醒规则。</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、用户点击“保存”按钮后，系统校验模板内容、阈值、推送对象等配置完整性和合法性。</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、用户点击“取消”按钮后，系统放弃当前未保存的编辑内容并返回提醒目录列表。</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1、提醒设置中的“大额异动”、 “产品到期”、“信息提醒”的具体的提醒类型为系统初始化数据，不支持用户在前端页面的新增和删除，近支持用户配置消息模板。</w:t>
      </w:r>
    </w:p>
    <w:p>
      <w:pPr>
        <w:spacing w:line="360" w:lineRule="auto"/>
        <w:rPr>
          <w:rFonts w:ascii="仿宋" w:hAnsi="仿宋" w:eastAsia="仿宋"/>
          <w:sz w:val="24"/>
          <w:szCs w:val="24"/>
        </w:rPr>
      </w:pPr>
      <w:r>
        <w:rPr>
          <w:rFonts w:hint="eastAsia" w:ascii="仿宋" w:hAnsi="仿宋" w:eastAsia="仿宋"/>
          <w:sz w:val="24"/>
          <w:szCs w:val="24"/>
        </w:rPr>
        <w:t>2、大额异动提醒，支持按照变动金额设置阈值，支持不同的阈值推送给不同的角色。</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产品到期提醒支持配置提前提醒天数、到期金额阈值，</w:t>
      </w:r>
      <w:bookmarkStart w:id="100" w:name="OLE_LINK8"/>
      <w:bookmarkStart w:id="101" w:name="OLE_LINK7"/>
      <w:r>
        <w:rPr>
          <w:rFonts w:hint="eastAsia" w:ascii="仿宋" w:hAnsi="仿宋" w:eastAsia="仿宋"/>
          <w:sz w:val="24"/>
          <w:szCs w:val="24"/>
        </w:rPr>
        <w:t>推送给不同的角色</w:t>
      </w:r>
      <w:bookmarkEnd w:id="100"/>
      <w:bookmarkEnd w:id="101"/>
      <w:r>
        <w:rPr>
          <w:rFonts w:hint="eastAsia" w:ascii="仿宋" w:hAnsi="仿宋" w:eastAsia="仿宋"/>
          <w:sz w:val="24"/>
          <w:szCs w:val="24"/>
        </w:rPr>
        <w:t>。信息提醒支持配置提前提醒天数，推送给不同的角色。</w:t>
      </w:r>
      <w:r>
        <w:rPr>
          <w:rFonts w:hint="eastAsia" w:ascii="仿宋" w:hAnsi="仿宋" w:eastAsia="仿宋"/>
          <w:color w:val="000000" w:themeColor="text1"/>
          <w:sz w:val="24"/>
          <w:szCs w:val="24"/>
          <w14:textFill>
            <w14:solidFill>
              <w14:schemeClr w14:val="tx1"/>
            </w14:solidFill>
          </w14:textFill>
        </w:rPr>
        <w:t>推送的逻辑按照管户经理和客户归属机构的管理岗，若客户无管户客户经理则不给客户经理提醒，只给管理用户提醒（管理用户的提醒范围包括总分行管理岗、业务岗和网点负责人）。</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、提醒类型划分</w:t>
      </w:r>
    </w:p>
    <w:p>
      <w:pPr>
        <w:pStyle w:val="172"/>
        <w:spacing w:line="360" w:lineRule="auto"/>
        <w:ind w:left="360" w:firstLine="0" w:firstLineChars="0"/>
        <w:rPr>
          <w:rFonts w:ascii="仿宋" w:hAnsi="仿宋" w:eastAsia="仿宋"/>
          <w:sz w:val="24"/>
          <w:szCs w:val="24"/>
        </w:rPr>
      </w:pPr>
      <w:r>
        <w:rPr>
          <w:rFonts w:hint="eastAsia" w:ascii="仿宋" w:hAnsi="仿宋" w:eastAsia="仿宋"/>
          <w:b/>
          <w:bCs/>
          <w:sz w:val="24"/>
          <w:szCs w:val="24"/>
        </w:rPr>
        <w:t>大额异动</w:t>
      </w:r>
      <w:r>
        <w:rPr>
          <w:rFonts w:hint="eastAsia" w:ascii="仿宋" w:hAnsi="仿宋" w:eastAsia="仿宋"/>
          <w:sz w:val="24"/>
          <w:szCs w:val="24"/>
        </w:rPr>
        <w:t>：大额异动</w:t>
      </w:r>
    </w:p>
    <w:p>
      <w:pPr>
        <w:pStyle w:val="172"/>
        <w:spacing w:line="360" w:lineRule="auto"/>
        <w:ind w:left="360" w:firstLine="0" w:firstLineChars="0"/>
        <w:rPr>
          <w:rFonts w:ascii="仿宋" w:hAnsi="仿宋" w:eastAsia="仿宋"/>
          <w:sz w:val="24"/>
          <w:szCs w:val="24"/>
        </w:rPr>
      </w:pPr>
      <w:r>
        <w:rPr>
          <w:rFonts w:hint="eastAsia" w:ascii="仿宋" w:hAnsi="仿宋" w:eastAsia="仿宋"/>
          <w:b/>
          <w:bCs/>
          <w:sz w:val="24"/>
          <w:szCs w:val="24"/>
        </w:rPr>
        <w:t>产品到期</w:t>
      </w:r>
      <w:r>
        <w:rPr>
          <w:rFonts w:hint="eastAsia" w:ascii="仿宋" w:hAnsi="仿宋" w:eastAsia="仿宋"/>
          <w:sz w:val="24"/>
          <w:szCs w:val="24"/>
        </w:rPr>
        <w:t>：定期存款到期、理财到期、贷款到期</w:t>
      </w:r>
    </w:p>
    <w:p>
      <w:pPr>
        <w:pStyle w:val="172"/>
        <w:spacing w:line="360" w:lineRule="auto"/>
        <w:ind w:left="360" w:firstLine="0" w:firstLineChars="0"/>
        <w:rPr>
          <w:rFonts w:ascii="仿宋" w:hAnsi="仿宋" w:eastAsia="仿宋"/>
          <w:sz w:val="24"/>
          <w:szCs w:val="24"/>
        </w:rPr>
      </w:pPr>
      <w:r>
        <w:rPr>
          <w:rFonts w:hint="eastAsia" w:ascii="仿宋" w:hAnsi="仿宋" w:eastAsia="仿宋"/>
          <w:b/>
          <w:bCs/>
          <w:sz w:val="24"/>
          <w:szCs w:val="24"/>
        </w:rPr>
        <w:t>信息提醒</w:t>
      </w:r>
      <w:r>
        <w:rPr>
          <w:rFonts w:hint="eastAsia" w:ascii="仿宋" w:hAnsi="仿宋" w:eastAsia="仿宋"/>
          <w:sz w:val="24"/>
          <w:szCs w:val="24"/>
        </w:rPr>
        <w:t>：客户申领审批、客户申领审批通过、客户移交审批、客户移交审批通过、短信模板审批、短信模板审批通过、营销活动审批、营销活动审批通过、沙龙活动审批、沙龙活动审批通过、目标任务审批、目标任务审批通过、客户关怀、贷款逾期提醒、贷款欠息提醒、贷款还款余额额不足提醒、收单商户长期无交易提醒、销户提醒、客户分配、客户回收、客户调配、转介提醒</w:t>
      </w:r>
    </w:p>
    <w:p>
      <w:pPr>
        <w:pStyle w:val="172"/>
        <w:numPr>
          <w:ilvl w:val="0"/>
          <w:numId w:val="38"/>
        </w:numPr>
        <w:spacing w:line="360" w:lineRule="auto"/>
        <w:ind w:firstLineChars="0"/>
        <w:rPr>
          <w:rFonts w:ascii="仿宋" w:hAnsi="仿宋" w:eastAsia="仿宋"/>
          <w:sz w:val="24"/>
          <w:szCs w:val="24"/>
        </w:rPr>
      </w:pPr>
      <w:r>
        <w:rPr>
          <w:rFonts w:hint="eastAsia" w:ascii="仿宋" w:hAnsi="仿宋" w:eastAsia="仿宋"/>
          <w:sz w:val="24"/>
          <w:szCs w:val="24"/>
        </w:rPr>
        <w:t>消息模板中的动态参数需通过“选择参数”方式插入，不应完全依赖手工拼接固定文案。</w:t>
      </w:r>
    </w:p>
    <w:p>
      <w:pPr>
        <w:pStyle w:val="172"/>
        <w:numPr>
          <w:ilvl w:val="0"/>
          <w:numId w:val="38"/>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按照默认初始化总行的各类提醒设置并支持各分行业务岗个性化定义提醒参数。若分行不配置，则统一按照总行的提醒配置信息进行提醒。</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仅支持总行业务岗、分行业务岗进行提醒设置。</w:t>
      </w:r>
    </w:p>
    <w:p>
      <w:pPr>
        <w:pStyle w:val="6"/>
        <w:numPr>
          <w:ilvl w:val="3"/>
          <w:numId w:val="14"/>
        </w:numPr>
        <w:spacing w:line="360" w:lineRule="auto"/>
        <w:rPr>
          <w:rFonts w:ascii="仿宋" w:hAnsi="仿宋" w:eastAsia="仿宋"/>
          <w:i/>
          <w:iCs/>
        </w:rPr>
      </w:pPr>
      <w:r>
        <w:rPr>
          <w:rFonts w:hint="eastAsia" w:ascii="仿宋" w:hAnsi="仿宋" w:eastAsia="仿宋"/>
        </w:rPr>
        <w:t>输出</w:t>
      </w:r>
    </w:p>
    <w:p>
      <w:pPr>
        <w:spacing w:line="360" w:lineRule="auto"/>
        <w:rPr>
          <w:rFonts w:eastAsia="仿宋"/>
          <w:color w:val="000000"/>
          <w:sz w:val="24"/>
        </w:rPr>
      </w:pPr>
      <w:r>
        <w:rPr>
          <w:rFonts w:hint="eastAsia" w:eastAsia="仿宋"/>
          <w:color w:val="000000"/>
          <w:sz w:val="24"/>
        </w:rPr>
        <w:t>大额异动配置信息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4"/>
        <w:gridCol w:w="2265"/>
        <w:gridCol w:w="2256"/>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4"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65"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2256"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265"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sz w:val="24"/>
                <w:szCs w:val="24"/>
              </w:rPr>
              <w:t>提醒项目</w:t>
            </w:r>
          </w:p>
        </w:tc>
        <w:tc>
          <w:tcPr>
            <w:tcW w:w="2265" w:type="dxa"/>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2256"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265" w:type="dxa"/>
          </w:tcPr>
          <w:p>
            <w:pPr>
              <w:spacing w:line="360" w:lineRule="auto"/>
              <w:rPr>
                <w:rFonts w:ascii="仿宋" w:hAnsi="仿宋" w:eastAsia="仿宋" w:cs="仿宋"/>
                <w:sz w:val="24"/>
                <w:szCs w:val="24"/>
              </w:rPr>
            </w:pPr>
            <w:r>
              <w:rPr>
                <w:rFonts w:hint="eastAsia" w:ascii="仿宋" w:hAnsi="仿宋" w:eastAsia="仿宋" w:cs="仿宋"/>
                <w:sz w:val="24"/>
                <w:szCs w:val="24"/>
              </w:rPr>
              <w:t>展示项目：大额异动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sz w:val="24"/>
                <w:szCs w:val="24"/>
              </w:rPr>
              <w:t>操作</w:t>
            </w:r>
          </w:p>
        </w:tc>
        <w:tc>
          <w:tcPr>
            <w:tcW w:w="2265" w:type="dxa"/>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2256" w:type="dxa"/>
          </w:tcPr>
          <w:p>
            <w:pPr>
              <w:spacing w:line="360" w:lineRule="auto"/>
              <w:rPr>
                <w:rFonts w:ascii="仿宋" w:hAnsi="仿宋" w:eastAsia="仿宋" w:cs="仿宋"/>
                <w:sz w:val="24"/>
                <w:szCs w:val="24"/>
              </w:rPr>
            </w:pPr>
            <w:r>
              <w:rPr>
                <w:rFonts w:hint="eastAsia" w:ascii="仿宋" w:hAnsi="仿宋" w:eastAsia="仿宋" w:cs="仿宋"/>
                <w:sz w:val="24"/>
                <w:szCs w:val="24"/>
              </w:rPr>
              <w:t>按钮</w:t>
            </w:r>
          </w:p>
        </w:tc>
        <w:tc>
          <w:tcPr>
            <w:tcW w:w="2265" w:type="dxa"/>
          </w:tcPr>
          <w:p>
            <w:pPr>
              <w:spacing w:line="360" w:lineRule="auto"/>
              <w:rPr>
                <w:rFonts w:ascii="仿宋" w:hAnsi="仿宋" w:eastAsia="仿宋" w:cs="仿宋"/>
                <w:sz w:val="24"/>
                <w:szCs w:val="24"/>
              </w:rPr>
            </w:pPr>
            <w:r>
              <w:rPr>
                <w:rFonts w:hint="eastAsia" w:ascii="仿宋" w:hAnsi="仿宋" w:eastAsia="仿宋" w:cs="仿宋"/>
                <w:sz w:val="24"/>
                <w:szCs w:val="24"/>
              </w:rPr>
              <w:t>按钮：配置</w:t>
            </w:r>
          </w:p>
        </w:tc>
      </w:tr>
    </w:tbl>
    <w:p>
      <w:pPr>
        <w:spacing w:line="360" w:lineRule="auto"/>
        <w:rPr>
          <w:rFonts w:eastAsia="仿宋"/>
          <w:color w:val="000000"/>
          <w:sz w:val="24"/>
        </w:rPr>
      </w:pPr>
    </w:p>
    <w:p>
      <w:pPr>
        <w:spacing w:line="360" w:lineRule="auto"/>
        <w:rPr>
          <w:rFonts w:eastAsia="仿宋"/>
          <w:color w:val="000000"/>
          <w:sz w:val="24"/>
        </w:rPr>
      </w:pPr>
      <w:r>
        <w:rPr>
          <w:rFonts w:hint="eastAsia" w:eastAsia="仿宋"/>
          <w:color w:val="000000"/>
          <w:sz w:val="24"/>
        </w:rPr>
        <w:t>产品到期配置信息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4"/>
        <w:gridCol w:w="2265"/>
        <w:gridCol w:w="2256"/>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4"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65"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2256"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265"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sz w:val="24"/>
                <w:szCs w:val="24"/>
              </w:rPr>
              <w:t>提醒项目</w:t>
            </w:r>
          </w:p>
        </w:tc>
        <w:tc>
          <w:tcPr>
            <w:tcW w:w="2265" w:type="dxa"/>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2256"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265" w:type="dxa"/>
          </w:tcPr>
          <w:p>
            <w:pPr>
              <w:spacing w:line="360" w:lineRule="auto"/>
              <w:rPr>
                <w:rFonts w:ascii="仿宋" w:hAnsi="仿宋" w:eastAsia="仿宋" w:cs="仿宋"/>
                <w:sz w:val="24"/>
                <w:szCs w:val="24"/>
              </w:rPr>
            </w:pPr>
            <w:r>
              <w:rPr>
                <w:rFonts w:hint="eastAsia" w:ascii="仿宋" w:hAnsi="仿宋" w:eastAsia="仿宋" w:cs="仿宋"/>
                <w:sz w:val="24"/>
                <w:szCs w:val="24"/>
              </w:rPr>
              <w:t>展示项目：</w:t>
            </w:r>
            <w:r>
              <w:rPr>
                <w:rFonts w:hint="eastAsia" w:ascii="仿宋" w:hAnsi="仿宋" w:eastAsia="仿宋"/>
                <w:sz w:val="24"/>
                <w:szCs w:val="24"/>
              </w:rPr>
              <w:t>定期存款到期、理财到期、贷款到期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sz w:val="24"/>
                <w:szCs w:val="24"/>
              </w:rPr>
              <w:t>操作</w:t>
            </w:r>
          </w:p>
        </w:tc>
        <w:tc>
          <w:tcPr>
            <w:tcW w:w="2265" w:type="dxa"/>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2256" w:type="dxa"/>
          </w:tcPr>
          <w:p>
            <w:pPr>
              <w:spacing w:line="360" w:lineRule="auto"/>
              <w:rPr>
                <w:rFonts w:ascii="仿宋" w:hAnsi="仿宋" w:eastAsia="仿宋" w:cs="仿宋"/>
                <w:sz w:val="24"/>
                <w:szCs w:val="24"/>
              </w:rPr>
            </w:pPr>
            <w:r>
              <w:rPr>
                <w:rFonts w:hint="eastAsia" w:ascii="仿宋" w:hAnsi="仿宋" w:eastAsia="仿宋" w:cs="仿宋"/>
                <w:sz w:val="24"/>
                <w:szCs w:val="24"/>
              </w:rPr>
              <w:t>按钮</w:t>
            </w:r>
          </w:p>
        </w:tc>
        <w:tc>
          <w:tcPr>
            <w:tcW w:w="2265" w:type="dxa"/>
          </w:tcPr>
          <w:p>
            <w:pPr>
              <w:spacing w:line="360" w:lineRule="auto"/>
              <w:rPr>
                <w:rFonts w:ascii="仿宋" w:hAnsi="仿宋" w:eastAsia="仿宋" w:cs="仿宋"/>
                <w:sz w:val="24"/>
                <w:szCs w:val="24"/>
              </w:rPr>
            </w:pPr>
            <w:r>
              <w:rPr>
                <w:rFonts w:hint="eastAsia" w:ascii="仿宋" w:hAnsi="仿宋" w:eastAsia="仿宋" w:cs="仿宋"/>
                <w:sz w:val="24"/>
                <w:szCs w:val="24"/>
              </w:rPr>
              <w:t>按钮：配置</w:t>
            </w:r>
          </w:p>
        </w:tc>
      </w:tr>
    </w:tbl>
    <w:p>
      <w:pPr>
        <w:spacing w:line="360" w:lineRule="auto"/>
        <w:rPr>
          <w:rFonts w:eastAsia="仿宋"/>
          <w:color w:val="000000"/>
          <w:sz w:val="24"/>
        </w:rPr>
      </w:pPr>
    </w:p>
    <w:p>
      <w:pPr>
        <w:spacing w:line="360" w:lineRule="auto"/>
        <w:rPr>
          <w:rFonts w:eastAsia="仿宋"/>
          <w:color w:val="000000"/>
          <w:sz w:val="24"/>
        </w:rPr>
      </w:pPr>
      <w:r>
        <w:rPr>
          <w:rFonts w:hint="eastAsia" w:eastAsia="仿宋"/>
          <w:color w:val="000000"/>
          <w:sz w:val="24"/>
        </w:rPr>
        <w:t>信息提醒配置信息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4"/>
        <w:gridCol w:w="2265"/>
        <w:gridCol w:w="2256"/>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4"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65"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2256"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265" w:type="dxa"/>
            <w:shd w:val="clear" w:color="auto" w:fill="FFFFFF"/>
          </w:tcPr>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sz w:val="24"/>
                <w:szCs w:val="24"/>
              </w:rPr>
              <w:t>提醒项目</w:t>
            </w:r>
          </w:p>
        </w:tc>
        <w:tc>
          <w:tcPr>
            <w:tcW w:w="2265" w:type="dxa"/>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2256"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265" w:type="dxa"/>
          </w:tcPr>
          <w:p>
            <w:pPr>
              <w:spacing w:line="360" w:lineRule="auto"/>
              <w:rPr>
                <w:rFonts w:ascii="仿宋" w:hAnsi="仿宋" w:eastAsia="仿宋" w:cs="仿宋"/>
                <w:sz w:val="24"/>
                <w:szCs w:val="24"/>
              </w:rPr>
            </w:pPr>
            <w:r>
              <w:rPr>
                <w:rFonts w:hint="eastAsia" w:ascii="仿宋" w:hAnsi="仿宋" w:eastAsia="仿宋" w:cs="仿宋"/>
                <w:sz w:val="24"/>
                <w:szCs w:val="24"/>
              </w:rPr>
              <w:t>展示项目：</w:t>
            </w:r>
            <w:r>
              <w:rPr>
                <w:rFonts w:hint="eastAsia" w:ascii="仿宋" w:hAnsi="仿宋" w:eastAsia="仿宋"/>
                <w:sz w:val="24"/>
                <w:szCs w:val="24"/>
              </w:rPr>
              <w:t>客户申领审批、客户申领审批通过、客户移交审批、客户移交审批通过、短信模板审批、短信模板审批通过、营销活动审批、营销活动审批通过、沙龙活动审批、沙龙活动审批通过、目标任务审批、目标任务审批通过、客户关怀、贷款逾期提醒、贷款欠息提醒、贷款还款余额额不足提醒、收单商户长期无交易提醒、销户提醒、客户分配、客户回收、客户调配、转介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74" w:type="dxa"/>
          </w:tcPr>
          <w:p>
            <w:pPr>
              <w:spacing w:line="360" w:lineRule="auto"/>
              <w:rPr>
                <w:rFonts w:ascii="仿宋" w:hAnsi="仿宋" w:eastAsia="仿宋" w:cs="仿宋"/>
                <w:sz w:val="24"/>
                <w:szCs w:val="24"/>
              </w:rPr>
            </w:pPr>
            <w:r>
              <w:rPr>
                <w:rFonts w:hint="eastAsia" w:ascii="仿宋" w:hAnsi="仿宋" w:eastAsia="仿宋" w:cs="仿宋"/>
                <w:sz w:val="24"/>
                <w:szCs w:val="24"/>
              </w:rPr>
              <w:t>操作</w:t>
            </w:r>
          </w:p>
        </w:tc>
        <w:tc>
          <w:tcPr>
            <w:tcW w:w="2265" w:type="dxa"/>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2256" w:type="dxa"/>
          </w:tcPr>
          <w:p>
            <w:pPr>
              <w:spacing w:line="360" w:lineRule="auto"/>
              <w:rPr>
                <w:rFonts w:ascii="仿宋" w:hAnsi="仿宋" w:eastAsia="仿宋" w:cs="仿宋"/>
                <w:sz w:val="24"/>
                <w:szCs w:val="24"/>
              </w:rPr>
            </w:pPr>
            <w:r>
              <w:rPr>
                <w:rFonts w:hint="eastAsia" w:ascii="仿宋" w:hAnsi="仿宋" w:eastAsia="仿宋" w:cs="仿宋"/>
                <w:sz w:val="24"/>
                <w:szCs w:val="24"/>
              </w:rPr>
              <w:t>按钮</w:t>
            </w:r>
          </w:p>
        </w:tc>
        <w:tc>
          <w:tcPr>
            <w:tcW w:w="2265" w:type="dxa"/>
          </w:tcPr>
          <w:p>
            <w:pPr>
              <w:spacing w:line="360" w:lineRule="auto"/>
              <w:rPr>
                <w:rFonts w:ascii="仿宋" w:hAnsi="仿宋" w:eastAsia="仿宋" w:cs="仿宋"/>
                <w:sz w:val="24"/>
                <w:szCs w:val="24"/>
              </w:rPr>
            </w:pPr>
            <w:r>
              <w:rPr>
                <w:rFonts w:hint="eastAsia" w:ascii="仿宋" w:hAnsi="仿宋" w:eastAsia="仿宋" w:cs="仿宋"/>
                <w:sz w:val="24"/>
                <w:szCs w:val="24"/>
              </w:rPr>
              <w:t>按钮：配置</w:t>
            </w:r>
          </w:p>
        </w:tc>
      </w:tr>
    </w:tbl>
    <w:p>
      <w:pPr>
        <w:spacing w:line="360" w:lineRule="auto"/>
        <w:rPr>
          <w:rFonts w:ascii="仿宋" w:hAnsi="仿宋" w:eastAsia="仿宋"/>
        </w:rPr>
      </w:pPr>
    </w:p>
    <w:p>
      <w:pPr>
        <w:pStyle w:val="6"/>
        <w:numPr>
          <w:ilvl w:val="3"/>
          <w:numId w:val="14"/>
        </w:numPr>
        <w:spacing w:line="360" w:lineRule="auto"/>
        <w:rPr>
          <w:rFonts w:ascii="仿宋" w:hAnsi="仿宋" w:eastAsia="仿宋"/>
          <w:i/>
          <w:iCs/>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4"/>
        </w:numPr>
        <w:spacing w:line="360" w:lineRule="auto"/>
        <w:rPr>
          <w:rFonts w:ascii="仿宋" w:hAnsi="仿宋" w:eastAsia="仿宋"/>
          <w:i/>
          <w:iCs/>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4"/>
        </w:numPr>
        <w:spacing w:line="360" w:lineRule="auto"/>
        <w:rPr>
          <w:rFonts w:ascii="仿宋" w:hAnsi="仿宋" w:eastAsia="仿宋"/>
          <w:i/>
          <w:iCs/>
        </w:rPr>
      </w:pPr>
      <w:r>
        <w:rPr>
          <w:rFonts w:hint="eastAsia" w:ascii="仿宋" w:hAnsi="仿宋" w:eastAsia="仿宋"/>
        </w:rPr>
        <w:t>凭证/合同/协议打印</w:t>
      </w:r>
    </w:p>
    <w:p>
      <w:pPr>
        <w:spacing w:line="360" w:lineRule="auto"/>
      </w:pPr>
      <w:r>
        <w:rPr>
          <w:rFonts w:hint="eastAsia" w:ascii="仿宋" w:hAnsi="仿宋" w:eastAsia="仿宋"/>
          <w:sz w:val="24"/>
          <w:szCs w:val="24"/>
        </w:rPr>
        <w:t>不涉及</w:t>
      </w:r>
    </w:p>
    <w:p>
      <w:pPr>
        <w:pStyle w:val="5"/>
        <w:numPr>
          <w:ilvl w:val="2"/>
          <w:numId w:val="14"/>
        </w:numPr>
        <w:spacing w:line="360" w:lineRule="auto"/>
        <w:ind w:left="993" w:hanging="993"/>
        <w:rPr>
          <w:sz w:val="28"/>
          <w:szCs w:val="28"/>
        </w:rPr>
      </w:pPr>
      <w:bookmarkStart w:id="102" w:name="_Toc233295856"/>
      <w:r>
        <w:rPr>
          <w:rFonts w:hint="eastAsia"/>
          <w:sz w:val="28"/>
          <w:szCs w:val="28"/>
        </w:rPr>
        <w:t>短信模板设置</w:t>
      </w:r>
      <w:bookmarkEnd w:id="102"/>
    </w:p>
    <w:p>
      <w:pPr>
        <w:keepNext/>
        <w:keepLines/>
        <w:numPr>
          <w:ilvl w:val="3"/>
          <w:numId w:val="14"/>
        </w:numPr>
        <w:spacing w:before="280" w:after="290" w:line="360" w:lineRule="auto"/>
        <w:outlineLvl w:val="3"/>
        <w:rPr>
          <w:rFonts w:ascii="仿宋" w:hAnsi="仿宋" w:eastAsia="仿宋"/>
          <w:b/>
          <w:bCs/>
          <w:sz w:val="28"/>
          <w:szCs w:val="28"/>
        </w:rPr>
      </w:pPr>
      <w:r>
        <w:rPr>
          <w:rFonts w:hint="eastAsia" w:ascii="仿宋" w:hAnsi="仿宋" w:eastAsia="仿宋"/>
          <w:b/>
          <w:bCs/>
          <w:sz w:val="28"/>
          <w:szCs w:val="28"/>
        </w:rPr>
        <w:t>短信模板设置-列表</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功能描述</w:t>
      </w:r>
    </w:p>
    <w:p>
      <w:pPr>
        <w:spacing w:after="0" w:line="360" w:lineRule="auto"/>
        <w:rPr>
          <w:rFonts w:eastAsia="仿宋"/>
          <w:color w:val="000000"/>
          <w:sz w:val="24"/>
          <w:szCs w:val="24"/>
        </w:rPr>
      </w:pPr>
      <w:r>
        <w:rPr>
          <w:rFonts w:hint="eastAsia" w:eastAsia="仿宋"/>
          <w:color w:val="000000"/>
          <w:sz w:val="24"/>
          <w:szCs w:val="24"/>
        </w:rPr>
        <w:t>支持总行</w:t>
      </w:r>
      <w:r>
        <w:rPr>
          <w:rFonts w:eastAsia="仿宋"/>
          <w:color w:val="000000"/>
          <w:sz w:val="24"/>
          <w:szCs w:val="24"/>
        </w:rPr>
        <w:t>业务岗查询及维护短信模板清单，并提供模板审批状态与发布状态管理能力，保障一线短信发送使用合规、可控的模板</w:t>
      </w:r>
      <w:r>
        <w:rPr>
          <w:rFonts w:hint="eastAsia" w:eastAsia="仿宋"/>
          <w:color w:val="000000"/>
          <w:sz w:val="24"/>
          <w:szCs w:val="24"/>
        </w:rPr>
        <w:t>。</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71"/>
        <w:gridCol w:w="1670"/>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jc w:val="center"/>
        </w:trPr>
        <w:tc>
          <w:tcPr>
            <w:tcW w:w="226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7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167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856"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模板名称</w:t>
            </w:r>
          </w:p>
        </w:tc>
        <w:tc>
          <w:tcPr>
            <w:tcW w:w="2271"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非必输</w:t>
            </w:r>
          </w:p>
        </w:tc>
        <w:tc>
          <w:tcPr>
            <w:tcW w:w="167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lang w:eastAsia="en-US"/>
              </w:rPr>
              <w:t>文本框</w:t>
            </w:r>
          </w:p>
        </w:tc>
        <w:tc>
          <w:tcPr>
            <w:tcW w:w="2856"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支持模板名称模糊查询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模板类型</w:t>
            </w:r>
          </w:p>
        </w:tc>
        <w:tc>
          <w:tcPr>
            <w:tcW w:w="2271"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非必输</w:t>
            </w:r>
          </w:p>
        </w:tc>
        <w:tc>
          <w:tcPr>
            <w:tcW w:w="167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下拉选</w:t>
            </w:r>
          </w:p>
        </w:tc>
        <w:tc>
          <w:tcPr>
            <w:tcW w:w="2856"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选项包括：全部、产品介绍、营销推广、客户关怀、服务提醒、风险提示。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审批状态</w:t>
            </w:r>
          </w:p>
        </w:tc>
        <w:tc>
          <w:tcPr>
            <w:tcW w:w="2271"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非必输</w:t>
            </w:r>
          </w:p>
        </w:tc>
        <w:tc>
          <w:tcPr>
            <w:tcW w:w="167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下拉选项</w:t>
            </w:r>
          </w:p>
        </w:tc>
        <w:tc>
          <w:tcPr>
            <w:tcW w:w="2856"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选项包括：审批中、审批通过、审批未通过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3" w:type="dxa"/>
          </w:tcPr>
          <w:p>
            <w:pPr>
              <w:spacing w:after="0" w:line="360" w:lineRule="auto"/>
              <w:rPr>
                <w:rFonts w:ascii="仿宋" w:hAnsi="仿宋" w:eastAsia="仿宋" w:cs="仿宋"/>
                <w:sz w:val="24"/>
                <w:szCs w:val="24"/>
              </w:rPr>
            </w:pPr>
            <w:r>
              <w:rPr>
                <w:rFonts w:ascii="仿宋" w:hAnsi="仿宋" w:eastAsia="仿宋"/>
                <w:color w:val="000000"/>
                <w:sz w:val="24"/>
              </w:rPr>
              <w:t>查询</w:t>
            </w:r>
          </w:p>
        </w:tc>
        <w:tc>
          <w:tcPr>
            <w:tcW w:w="2271" w:type="dxa"/>
          </w:tcPr>
          <w:p>
            <w:pPr>
              <w:spacing w:after="0" w:line="360" w:lineRule="auto"/>
              <w:rPr>
                <w:rFonts w:ascii="仿宋" w:hAnsi="仿宋" w:eastAsia="仿宋" w:cs="仿宋"/>
                <w:sz w:val="24"/>
                <w:szCs w:val="24"/>
              </w:rPr>
            </w:pPr>
            <w:r>
              <w:rPr>
                <w:rFonts w:ascii="仿宋" w:hAnsi="仿宋" w:eastAsia="仿宋"/>
                <w:color w:val="000000"/>
                <w:sz w:val="24"/>
              </w:rPr>
              <w:t>点击触发查询</w:t>
            </w:r>
          </w:p>
        </w:tc>
        <w:tc>
          <w:tcPr>
            <w:tcW w:w="1670" w:type="dxa"/>
          </w:tcPr>
          <w:p>
            <w:pPr>
              <w:spacing w:after="0" w:line="360" w:lineRule="auto"/>
              <w:rPr>
                <w:rFonts w:ascii="仿宋" w:hAnsi="仿宋" w:eastAsia="仿宋" w:cs="仿宋"/>
                <w:sz w:val="24"/>
                <w:szCs w:val="24"/>
              </w:rPr>
            </w:pPr>
            <w:r>
              <w:rPr>
                <w:rFonts w:ascii="仿宋" w:hAnsi="仿宋" w:eastAsia="仿宋"/>
                <w:color w:val="000000"/>
                <w:sz w:val="24"/>
              </w:rPr>
              <w:t>按钮</w:t>
            </w:r>
          </w:p>
        </w:tc>
        <w:tc>
          <w:tcPr>
            <w:tcW w:w="2856" w:type="dxa"/>
          </w:tcPr>
          <w:p>
            <w:pPr>
              <w:spacing w:after="0" w:line="360" w:lineRule="auto"/>
              <w:rPr>
                <w:rFonts w:ascii="仿宋" w:hAnsi="仿宋" w:eastAsia="仿宋" w:cs="仿宋"/>
                <w:sz w:val="24"/>
                <w:szCs w:val="24"/>
              </w:rPr>
            </w:pPr>
            <w:r>
              <w:rPr>
                <w:rFonts w:ascii="仿宋" w:hAnsi="仿宋" w:eastAsia="仿宋"/>
                <w:color w:val="000000"/>
                <w:sz w:val="24"/>
              </w:rPr>
              <w:t>根据当前输入条件查询客户列表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3" w:type="dxa"/>
          </w:tcPr>
          <w:p>
            <w:pPr>
              <w:spacing w:after="0" w:line="360" w:lineRule="auto"/>
              <w:rPr>
                <w:rFonts w:ascii="仿宋" w:hAnsi="仿宋" w:eastAsia="仿宋" w:cs="仿宋"/>
                <w:sz w:val="24"/>
                <w:szCs w:val="24"/>
              </w:rPr>
            </w:pPr>
            <w:r>
              <w:rPr>
                <w:rFonts w:ascii="仿宋" w:hAnsi="仿宋" w:eastAsia="仿宋"/>
                <w:color w:val="000000"/>
                <w:sz w:val="24"/>
              </w:rPr>
              <w:t>重置</w:t>
            </w:r>
          </w:p>
        </w:tc>
        <w:tc>
          <w:tcPr>
            <w:tcW w:w="2271" w:type="dxa"/>
          </w:tcPr>
          <w:p>
            <w:pPr>
              <w:spacing w:after="0" w:line="360" w:lineRule="auto"/>
              <w:rPr>
                <w:rFonts w:ascii="仿宋" w:hAnsi="仿宋" w:eastAsia="仿宋" w:cs="仿宋"/>
                <w:sz w:val="24"/>
                <w:szCs w:val="24"/>
              </w:rPr>
            </w:pPr>
            <w:r>
              <w:rPr>
                <w:rFonts w:ascii="仿宋" w:hAnsi="仿宋" w:eastAsia="仿宋"/>
                <w:color w:val="000000"/>
                <w:sz w:val="24"/>
              </w:rPr>
              <w:t>点击清空条件</w:t>
            </w:r>
          </w:p>
        </w:tc>
        <w:tc>
          <w:tcPr>
            <w:tcW w:w="1670" w:type="dxa"/>
          </w:tcPr>
          <w:p>
            <w:pPr>
              <w:spacing w:after="0" w:line="360" w:lineRule="auto"/>
              <w:rPr>
                <w:rFonts w:ascii="仿宋" w:hAnsi="仿宋" w:eastAsia="仿宋" w:cs="仿宋"/>
                <w:sz w:val="24"/>
                <w:szCs w:val="24"/>
              </w:rPr>
            </w:pPr>
            <w:r>
              <w:rPr>
                <w:rFonts w:ascii="仿宋" w:hAnsi="仿宋" w:eastAsia="仿宋"/>
                <w:color w:val="000000"/>
                <w:sz w:val="24"/>
              </w:rPr>
              <w:t>按钮</w:t>
            </w:r>
          </w:p>
        </w:tc>
        <w:tc>
          <w:tcPr>
            <w:tcW w:w="2856" w:type="dxa"/>
          </w:tcPr>
          <w:p>
            <w:pPr>
              <w:spacing w:after="0" w:line="360" w:lineRule="auto"/>
              <w:rPr>
                <w:rFonts w:ascii="仿宋" w:hAnsi="仿宋" w:eastAsia="仿宋" w:cs="仿宋"/>
                <w:sz w:val="24"/>
                <w:szCs w:val="24"/>
              </w:rPr>
            </w:pPr>
            <w:r>
              <w:rPr>
                <w:rFonts w:ascii="仿宋" w:hAnsi="仿宋" w:eastAsia="仿宋"/>
                <w:color w:val="000000"/>
                <w:sz w:val="24"/>
              </w:rPr>
              <w:t>清空当前已录入或已选择的查询条件</w:t>
            </w:r>
          </w:p>
        </w:tc>
      </w:tr>
    </w:tbl>
    <w:p>
      <w:pPr>
        <w:spacing w:after="0" w:line="360" w:lineRule="auto"/>
        <w:rPr>
          <w:rFonts w:ascii="仿宋" w:hAnsi="仿宋" w:eastAsia="仿宋" w:cs="仿宋"/>
          <w:sz w:val="24"/>
          <w:szCs w:val="24"/>
        </w:rPr>
      </w:pP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处理</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（一）操作说明</w:t>
      </w:r>
    </w:p>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1、用户进入“短信模板设置”页面后，系统默认展示短信模板列表。</w:t>
      </w:r>
    </w:p>
    <w:p>
      <w:pPr>
        <w:spacing w:line="360" w:lineRule="auto"/>
        <w:rPr>
          <w:rFonts w:ascii="仿宋" w:hAnsi="仿宋" w:eastAsia="仿宋"/>
          <w:sz w:val="24"/>
          <w:szCs w:val="24"/>
        </w:rPr>
      </w:pPr>
      <w:r>
        <w:rPr>
          <w:rFonts w:hint="eastAsia" w:ascii="仿宋" w:hAnsi="仿宋" w:eastAsia="仿宋" w:cs="仿宋"/>
          <w:color w:val="000000"/>
          <w:kern w:val="0"/>
          <w:sz w:val="24"/>
          <w:szCs w:val="24"/>
        </w:rPr>
        <w:t>2、</w:t>
      </w:r>
      <w:r>
        <w:rPr>
          <w:rFonts w:hint="eastAsia" w:ascii="仿宋" w:hAnsi="仿宋" w:eastAsia="仿宋"/>
          <w:sz w:val="24"/>
          <w:szCs w:val="24"/>
        </w:rPr>
        <w:t>用户可在查询条件区操作</w:t>
      </w:r>
    </w:p>
    <w:p>
      <w:pPr>
        <w:spacing w:line="360" w:lineRule="auto"/>
        <w:ind w:firstLine="420"/>
        <w:rPr>
          <w:rFonts w:ascii="仿宋" w:hAnsi="仿宋" w:eastAsia="仿宋" w:cs="仿宋"/>
          <w:color w:val="000000"/>
          <w:kern w:val="0"/>
          <w:sz w:val="24"/>
          <w:szCs w:val="24"/>
        </w:rPr>
      </w:pPr>
      <w:r>
        <w:rPr>
          <w:rFonts w:hint="eastAsia" w:ascii="仿宋" w:hAnsi="仿宋" w:eastAsia="仿宋" w:cs="仿宋"/>
          <w:color w:val="000000"/>
          <w:kern w:val="0"/>
          <w:sz w:val="24"/>
          <w:szCs w:val="24"/>
        </w:rPr>
        <w:t>用户输入模板名称、模版类型、审批状态后</w:t>
      </w:r>
    </w:p>
    <w:p>
      <w:pPr>
        <w:spacing w:line="360" w:lineRule="auto"/>
        <w:ind w:firstLine="420"/>
        <w:rPr>
          <w:rFonts w:ascii="仿宋" w:hAnsi="仿宋" w:eastAsia="仿宋" w:cs="仿宋"/>
          <w:color w:val="000000"/>
          <w:kern w:val="0"/>
          <w:sz w:val="24"/>
          <w:szCs w:val="24"/>
        </w:rPr>
      </w:pPr>
      <w:r>
        <w:rPr>
          <w:rFonts w:hint="eastAsia" w:ascii="仿宋" w:hAnsi="仿宋" w:eastAsia="仿宋" w:cs="仿宋"/>
          <w:color w:val="000000"/>
          <w:kern w:val="0"/>
          <w:sz w:val="24"/>
          <w:szCs w:val="24"/>
        </w:rPr>
        <w:t>点击“查询”按钮，系统按查询条件返回符合条件的短信模板；</w:t>
      </w:r>
    </w:p>
    <w:p>
      <w:pPr>
        <w:spacing w:line="360" w:lineRule="auto"/>
        <w:ind w:firstLine="420"/>
        <w:rPr>
          <w:rFonts w:ascii="仿宋" w:hAnsi="仿宋" w:eastAsia="仿宋" w:cs="仿宋"/>
          <w:color w:val="000000"/>
          <w:kern w:val="0"/>
          <w:sz w:val="24"/>
          <w:szCs w:val="24"/>
        </w:rPr>
      </w:pPr>
      <w:r>
        <w:rPr>
          <w:rFonts w:hint="eastAsia" w:ascii="仿宋" w:hAnsi="仿宋" w:eastAsia="仿宋" w:cs="仿宋"/>
          <w:color w:val="000000"/>
          <w:kern w:val="0"/>
          <w:sz w:val="24"/>
          <w:szCs w:val="24"/>
        </w:rPr>
        <w:t>点击“重置”按钮，系统清空查询条件并恢复默认列表。</w:t>
      </w:r>
    </w:p>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3、用户可在列表左上角统一操作按钮区</w:t>
      </w:r>
    </w:p>
    <w:p>
      <w:pPr>
        <w:spacing w:line="360" w:lineRule="auto"/>
        <w:ind w:firstLine="420"/>
        <w:rPr>
          <w:rFonts w:ascii="仿宋" w:hAnsi="仿宋" w:eastAsia="仿宋" w:cs="仿宋"/>
          <w:color w:val="000000"/>
          <w:kern w:val="0"/>
          <w:sz w:val="24"/>
          <w:szCs w:val="24"/>
        </w:rPr>
      </w:pPr>
      <w:r>
        <w:rPr>
          <w:rFonts w:hint="eastAsia" w:ascii="仿宋" w:hAnsi="仿宋" w:eastAsia="仿宋" w:cs="仿宋"/>
          <w:color w:val="000000"/>
          <w:kern w:val="0"/>
          <w:sz w:val="24"/>
          <w:szCs w:val="24"/>
        </w:rPr>
        <w:t>点击“新增”按钮，从右侧抽屉式弹出“新增”界面，详见“</w:t>
      </w:r>
      <w:r>
        <w:rPr>
          <w:rFonts w:hint="eastAsia" w:ascii="仿宋" w:hAnsi="仿宋" w:eastAsia="仿宋" w:cs="仿宋"/>
          <w:i/>
          <w:iCs/>
          <w:color w:val="000000"/>
          <w:kern w:val="0"/>
          <w:sz w:val="24"/>
          <w:szCs w:val="24"/>
        </w:rPr>
        <w:t>短信模板设置-新增”章节</w:t>
      </w:r>
      <w:r>
        <w:rPr>
          <w:rFonts w:hint="eastAsia" w:ascii="仿宋" w:hAnsi="仿宋" w:eastAsia="仿宋" w:cs="仿宋"/>
          <w:color w:val="000000"/>
          <w:kern w:val="0"/>
          <w:sz w:val="24"/>
          <w:szCs w:val="24"/>
        </w:rPr>
        <w:t>。</w:t>
      </w:r>
    </w:p>
    <w:p>
      <w:pPr>
        <w:spacing w:line="360" w:lineRule="auto"/>
        <w:ind w:firstLine="420"/>
        <w:rPr>
          <w:rFonts w:ascii="仿宋" w:hAnsi="仿宋" w:eastAsia="仿宋" w:cs="仿宋"/>
          <w:color w:val="000000"/>
          <w:kern w:val="0"/>
          <w:sz w:val="24"/>
          <w:szCs w:val="24"/>
        </w:rPr>
      </w:pPr>
      <w:r>
        <w:rPr>
          <w:rFonts w:hint="eastAsia" w:ascii="仿宋" w:hAnsi="仿宋" w:eastAsia="仿宋" w:cs="仿宋"/>
          <w:color w:val="000000"/>
          <w:kern w:val="0"/>
          <w:sz w:val="24"/>
          <w:szCs w:val="24"/>
        </w:rPr>
        <w:t>点击“删除”按钮时，若用户未选择短信模板，提示文案：“您未选择短信模板，请选择要删除的短信模板！”，若已选择模板，则按“短信模板设置-删除”章节执行删除处理。</w:t>
      </w:r>
    </w:p>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4、</w:t>
      </w:r>
      <w:r>
        <w:rPr>
          <w:rFonts w:hint="eastAsia" w:ascii="仿宋" w:hAnsi="仿宋" w:eastAsia="仿宋"/>
          <w:sz w:val="24"/>
          <w:szCs w:val="24"/>
        </w:rPr>
        <w:t>用户可在列表行内统一操作按钮区操</w:t>
      </w:r>
      <w:r>
        <w:rPr>
          <w:rFonts w:hint="eastAsia" w:ascii="仿宋" w:hAnsi="仿宋" w:eastAsia="仿宋" w:cs="仿宋"/>
          <w:color w:val="000000"/>
          <w:kern w:val="0"/>
          <w:sz w:val="24"/>
          <w:szCs w:val="24"/>
        </w:rPr>
        <w:t>作栏</w:t>
      </w:r>
    </w:p>
    <w:p>
      <w:pPr>
        <w:spacing w:line="360" w:lineRule="auto"/>
        <w:ind w:firstLine="420"/>
        <w:rPr>
          <w:rFonts w:ascii="仿宋" w:hAnsi="仿宋" w:eastAsia="仿宋" w:cs="仿宋"/>
          <w:color w:val="000000"/>
          <w:kern w:val="0"/>
          <w:sz w:val="24"/>
          <w:szCs w:val="24"/>
        </w:rPr>
      </w:pPr>
      <w:r>
        <w:rPr>
          <w:rFonts w:hint="eastAsia" w:ascii="仿宋" w:hAnsi="仿宋" w:eastAsia="仿宋" w:cs="仿宋"/>
          <w:color w:val="000000"/>
          <w:kern w:val="0"/>
          <w:sz w:val="24"/>
          <w:szCs w:val="24"/>
        </w:rPr>
        <w:t>点击“编辑”按钮时，从右侧抽屉式弹出“编辑”界面，详见“</w:t>
      </w:r>
      <w:r>
        <w:rPr>
          <w:rFonts w:hint="eastAsia" w:ascii="仿宋" w:hAnsi="仿宋" w:eastAsia="仿宋" w:cs="仿宋"/>
          <w:i/>
          <w:iCs/>
          <w:color w:val="000000"/>
          <w:kern w:val="0"/>
          <w:sz w:val="24"/>
          <w:szCs w:val="24"/>
        </w:rPr>
        <w:t>短信模板设置-编辑”章节</w:t>
      </w:r>
      <w:r>
        <w:rPr>
          <w:rFonts w:hint="eastAsia" w:ascii="仿宋" w:hAnsi="仿宋" w:eastAsia="仿宋" w:cs="仿宋"/>
          <w:color w:val="000000"/>
          <w:kern w:val="0"/>
          <w:sz w:val="24"/>
          <w:szCs w:val="24"/>
        </w:rPr>
        <w:t>。</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kern w:val="0"/>
          <w:sz w:val="24"/>
          <w:szCs w:val="24"/>
        </w:rPr>
        <w:t>点击“启用/停用”按钮时，系统按当前模板发布状态执行切换处理，详见</w:t>
      </w:r>
      <w:r>
        <w:rPr>
          <w:rFonts w:hint="eastAsia" w:ascii="仿宋" w:hAnsi="仿宋" w:eastAsia="仿宋" w:cs="仿宋"/>
          <w:i/>
          <w:iCs/>
          <w:color w:val="000000"/>
          <w:kern w:val="0"/>
          <w:sz w:val="24"/>
          <w:szCs w:val="24"/>
        </w:rPr>
        <w:t>“短信模板设置-启用/停用”章节</w:t>
      </w:r>
      <w:r>
        <w:rPr>
          <w:rFonts w:hint="eastAsia" w:ascii="仿宋" w:hAnsi="仿宋" w:eastAsia="仿宋" w:cs="仿宋"/>
          <w:color w:val="000000"/>
          <w:kern w:val="0"/>
          <w:sz w:val="24"/>
          <w:szCs w:val="24"/>
        </w:rPr>
        <w:t>。</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（二）规则与约束</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1</w:t>
      </w:r>
      <w:r>
        <w:rPr>
          <w:rFonts w:hint="eastAsia" w:ascii="仿宋" w:hAnsi="仿宋" w:eastAsia="仿宋" w:cs="仿宋"/>
          <w:color w:val="000000"/>
          <w:sz w:val="24"/>
          <w:szCs w:val="24"/>
        </w:rPr>
        <w:t>、短信模板由总行集中维护，采用“创建、复核”双人复核机制。</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2、短信模板创建后需进入审批流程处理</w:t>
      </w:r>
    </w:p>
    <w:p>
      <w:pPr>
        <w:spacing w:line="360" w:lineRule="auto"/>
        <w:rPr>
          <w:rFonts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sz w:val="24"/>
          <w:szCs w:val="24"/>
        </w:rPr>
        <w:tab/>
      </w:r>
      <w:r>
        <w:rPr>
          <w:rFonts w:hint="eastAsia" w:ascii="仿宋" w:hAnsi="仿宋" w:eastAsia="仿宋" w:cs="仿宋"/>
          <w:color w:val="000000" w:themeColor="text1"/>
          <w:sz w:val="24"/>
          <w:szCs w:val="24"/>
          <w14:textFill>
            <w14:solidFill>
              <w14:schemeClr w14:val="tx1"/>
            </w14:solidFill>
          </w14:textFill>
        </w:rPr>
        <w:t xml:space="preserve">总行业务岗创建 </w:t>
      </w:r>
      <w:r>
        <w:rPr>
          <w:rFonts w:ascii="仿宋" w:hAnsi="仿宋" w:eastAsia="仿宋" w:cs="仿宋"/>
          <w:color w:val="000000" w:themeColor="text1"/>
          <w:sz w:val="24"/>
          <w:szCs w:val="24"/>
          <w14:textFill>
            <w14:solidFill>
              <w14:schemeClr w14:val="tx1"/>
            </w14:solidFill>
          </w14:textFill>
        </w:rPr>
        <w:t xml:space="preserve">– </w:t>
      </w:r>
      <w:r>
        <w:rPr>
          <w:rFonts w:hint="eastAsia" w:ascii="仿宋" w:hAnsi="仿宋" w:eastAsia="仿宋" w:cs="仿宋"/>
          <w:color w:val="000000" w:themeColor="text1"/>
          <w:sz w:val="24"/>
          <w:szCs w:val="24"/>
          <w14:textFill>
            <w14:solidFill>
              <w14:schemeClr w14:val="tx1"/>
            </w14:solidFill>
          </w14:textFill>
        </w:rPr>
        <w:t>总行业务岗符合（本人创建本人不能审核）</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3</w:t>
      </w:r>
      <w:r>
        <w:rPr>
          <w:rFonts w:hint="eastAsia" w:ascii="仿宋" w:hAnsi="仿宋" w:eastAsia="仿宋" w:cs="仿宋"/>
          <w:color w:val="000000"/>
          <w:sz w:val="24"/>
          <w:szCs w:val="24"/>
        </w:rPr>
        <w:t>、审核通过的短信模版，才支持发布，发布后一线客户经理才能引用，未发布的模板对一线客户经理不可见。</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4、列表默认按创建时间降序排序；支持创建时间升序/降序排序切换</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（三）权限说明</w:t>
      </w:r>
    </w:p>
    <w:p>
      <w:pPr>
        <w:spacing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kern w:val="0"/>
          <w:sz w:val="24"/>
          <w:szCs w:val="24"/>
          <w14:textFill>
            <w14:solidFill>
              <w14:schemeClr w14:val="tx1"/>
            </w14:solidFill>
          </w14:textFill>
        </w:rPr>
        <w:t>1、仅总行业务岗有权限维护短信模板。</w:t>
      </w:r>
    </w:p>
    <w:p>
      <w:pPr>
        <w:spacing w:after="0"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kern w:val="0"/>
          <w:sz w:val="24"/>
          <w:szCs w:val="24"/>
          <w14:textFill>
            <w14:solidFill>
              <w14:schemeClr w14:val="tx1"/>
            </w14:solidFill>
          </w14:textFill>
        </w:rPr>
        <w:t>2、总行业务岗可以查询到所有的短信模板，仅能维护本人创建的短信模板。</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9"/>
        <w:gridCol w:w="2301"/>
        <w:gridCol w:w="2250"/>
        <w:gridCol w:w="2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30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225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25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5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复选框</w:t>
            </w:r>
          </w:p>
        </w:tc>
        <w:tc>
          <w:tcPr>
            <w:tcW w:w="2301"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反显</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sz w:val="24"/>
                <w:szCs w:val="24"/>
              </w:rPr>
              <w:t>复选框</w:t>
            </w:r>
          </w:p>
        </w:tc>
        <w:tc>
          <w:tcPr>
            <w:tcW w:w="2250" w:type="dxa"/>
          </w:tcPr>
          <w:p>
            <w:pPr>
              <w:spacing w:after="0" w:line="360" w:lineRule="auto"/>
              <w:rPr>
                <w:rFonts w:ascii="仿宋" w:hAnsi="仿宋" w:eastAsia="仿宋" w:cs="仿宋"/>
                <w:sz w:val="24"/>
                <w:szCs w:val="24"/>
              </w:rPr>
            </w:pPr>
            <w:r>
              <w:rPr>
                <w:rFonts w:ascii="仿宋" w:hAnsi="仿宋" w:eastAsia="仿宋" w:cs="仿宋"/>
                <w:kern w:val="0"/>
                <w:sz w:val="24"/>
                <w:szCs w:val="24"/>
              </w:rPr>
              <w:t>支持</w:t>
            </w:r>
            <w:r>
              <w:rPr>
                <w:rFonts w:hint="eastAsia" w:ascii="仿宋" w:hAnsi="仿宋" w:eastAsia="仿宋" w:cs="仿宋"/>
                <w:kern w:val="0"/>
                <w:sz w:val="24"/>
                <w:szCs w:val="24"/>
              </w:rPr>
              <w:t>单选和</w:t>
            </w:r>
            <w:r>
              <w:rPr>
                <w:rFonts w:ascii="仿宋" w:hAnsi="仿宋" w:eastAsia="仿宋" w:cs="仿宋"/>
                <w:kern w:val="0"/>
                <w:sz w:val="24"/>
                <w:szCs w:val="24"/>
              </w:rPr>
              <w:t>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模板名称</w:t>
            </w:r>
          </w:p>
        </w:tc>
        <w:tc>
          <w:tcPr>
            <w:tcW w:w="2301"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反显</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展示模板名称，点击模板名称，支持跳转模板详情。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9" w:hRule="atLeast"/>
          <w:jc w:val="center"/>
        </w:trPr>
        <w:tc>
          <w:tcPr>
            <w:tcW w:w="225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模版类型</w:t>
            </w:r>
          </w:p>
        </w:tc>
        <w:tc>
          <w:tcPr>
            <w:tcW w:w="2301"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lang w:eastAsia="en-US"/>
              </w:rPr>
              <w:t>反显</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展示模板类型，枚举值：产品介绍、营销推广、客户关怀、服务提醒、风险提示。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after="0" w:line="360" w:lineRule="auto"/>
              <w:rPr>
                <w:rFonts w:ascii="仿宋" w:hAnsi="仿宋" w:eastAsia="仿宋" w:cs="仿宋"/>
                <w:kern w:val="0"/>
                <w:sz w:val="24"/>
                <w:szCs w:val="24"/>
              </w:rPr>
            </w:pPr>
            <w:r>
              <w:rPr>
                <w:rFonts w:hint="eastAsia" w:ascii="仿宋" w:hAnsi="仿宋" w:eastAsia="仿宋" w:cs="仿宋"/>
                <w:kern w:val="0"/>
                <w:sz w:val="24"/>
                <w:szCs w:val="24"/>
              </w:rPr>
              <w:t>发布开关</w:t>
            </w:r>
          </w:p>
        </w:tc>
        <w:tc>
          <w:tcPr>
            <w:tcW w:w="2301" w:type="dxa"/>
          </w:tcPr>
          <w:p>
            <w:pPr>
              <w:spacing w:after="0" w:line="360" w:lineRule="auto"/>
              <w:rPr>
                <w:rFonts w:ascii="仿宋" w:hAnsi="仿宋" w:eastAsia="仿宋" w:cs="仿宋"/>
                <w:kern w:val="0"/>
                <w:sz w:val="24"/>
                <w:szCs w:val="24"/>
              </w:rPr>
            </w:pPr>
            <w:r>
              <w:rPr>
                <w:rFonts w:hint="eastAsia" w:ascii="仿宋" w:hAnsi="仿宋" w:eastAsia="仿宋" w:cs="仿宋"/>
                <w:kern w:val="0"/>
                <w:sz w:val="24"/>
                <w:szCs w:val="24"/>
                <w:lang w:eastAsia="en-US"/>
              </w:rPr>
              <w:t>反显</w:t>
            </w:r>
            <w:r>
              <w:rPr>
                <w:rFonts w:hint="eastAsia" w:ascii="仿宋" w:hAnsi="仿宋" w:eastAsia="仿宋" w:cs="仿宋"/>
                <w:kern w:val="0"/>
                <w:sz w:val="24"/>
                <w:szCs w:val="24"/>
              </w:rPr>
              <w:t>、默认为</w:t>
            </w:r>
            <w:ins w:id="525" w:author="wanao" w:date="2026-07-09T18:04:44Z">
              <w:r>
                <w:rPr>
                  <w:rFonts w:hint="eastAsia" w:ascii="仿宋" w:hAnsi="仿宋" w:eastAsia="仿宋" w:cs="仿宋"/>
                  <w:kern w:val="0"/>
                  <w:sz w:val="24"/>
                  <w:szCs w:val="24"/>
                  <w:lang w:val="en-US" w:eastAsia="zh-CN"/>
                </w:rPr>
                <w:t>关闭</w:t>
              </w:r>
            </w:ins>
            <w:del w:id="526" w:author="wanao" w:date="2026-07-09T18:04:41Z">
              <w:r>
                <w:rPr>
                  <w:rFonts w:hint="eastAsia" w:ascii="仿宋" w:hAnsi="仿宋" w:eastAsia="仿宋" w:cs="仿宋"/>
                  <w:kern w:val="0"/>
                  <w:sz w:val="24"/>
                  <w:szCs w:val="24"/>
                </w:rPr>
                <w:delText>开启</w:delText>
              </w:r>
            </w:del>
          </w:p>
        </w:tc>
        <w:tc>
          <w:tcPr>
            <w:tcW w:w="2250" w:type="dxa"/>
          </w:tcPr>
          <w:p>
            <w:pPr>
              <w:spacing w:after="0" w:line="360" w:lineRule="auto"/>
              <w:rPr>
                <w:rFonts w:ascii="仿宋" w:hAnsi="仿宋" w:eastAsia="仿宋" w:cs="仿宋"/>
                <w:kern w:val="0"/>
                <w:sz w:val="24"/>
                <w:szCs w:val="24"/>
                <w:lang w:eastAsia="en-US"/>
              </w:rPr>
            </w:pPr>
            <w:r>
              <w:rPr>
                <w:rFonts w:hint="eastAsia" w:ascii="仿宋" w:hAnsi="仿宋" w:eastAsia="仿宋" w:cs="仿宋"/>
                <w:kern w:val="0"/>
                <w:sz w:val="24"/>
                <w:szCs w:val="24"/>
              </w:rPr>
              <w:t>开关组件</w:t>
            </w:r>
          </w:p>
        </w:tc>
        <w:tc>
          <w:tcPr>
            <w:tcW w:w="2250" w:type="dxa"/>
          </w:tcPr>
          <w:p>
            <w:pPr>
              <w:spacing w:after="0" w:line="360" w:lineRule="auto"/>
              <w:rPr>
                <w:rFonts w:ascii="仿宋" w:hAnsi="仿宋" w:eastAsia="仿宋" w:cs="仿宋"/>
                <w:kern w:val="0"/>
                <w:sz w:val="24"/>
                <w:szCs w:val="24"/>
              </w:rPr>
            </w:pPr>
            <w:r>
              <w:rPr>
                <w:rFonts w:hint="eastAsia" w:ascii="仿宋" w:hAnsi="仿宋" w:eastAsia="仿宋" w:cs="仿宋"/>
                <w:kern w:val="0"/>
                <w:sz w:val="24"/>
                <w:szCs w:val="24"/>
              </w:rPr>
              <w:t>展示发布状态，审批通过后</w:t>
            </w:r>
            <w:del w:id="527" w:author="wanao" w:date="2026-07-09T18:04:50Z">
              <w:r>
                <w:rPr>
                  <w:rFonts w:hint="eastAsia" w:ascii="仿宋" w:hAnsi="仿宋" w:eastAsia="仿宋" w:cs="仿宋"/>
                  <w:kern w:val="0"/>
                  <w:sz w:val="24"/>
                  <w:szCs w:val="24"/>
                </w:rPr>
                <w:delText>才</w:delText>
              </w:r>
            </w:del>
            <w:r>
              <w:rPr>
                <w:rFonts w:hint="eastAsia" w:ascii="仿宋" w:hAnsi="仿宋" w:eastAsia="仿宋" w:cs="仿宋"/>
                <w:kern w:val="0"/>
                <w:sz w:val="24"/>
                <w:szCs w:val="24"/>
              </w:rPr>
              <w:t>可打开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创建人</w:t>
            </w:r>
          </w:p>
        </w:tc>
        <w:tc>
          <w:tcPr>
            <w:tcW w:w="2301"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反显、格式：工号+姓名</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模板创建人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创建时间</w:t>
            </w:r>
          </w:p>
        </w:tc>
        <w:tc>
          <w:tcPr>
            <w:tcW w:w="2301" w:type="dxa"/>
          </w:tcPr>
          <w:p>
            <w:pPr>
              <w:spacing w:after="0" w:line="360" w:lineRule="auto"/>
              <w:jc w:val="left"/>
              <w:rPr>
                <w:rFonts w:ascii="仿宋" w:hAnsi="仿宋" w:eastAsia="仿宋" w:cs="仿宋"/>
                <w:sz w:val="24"/>
                <w:szCs w:val="24"/>
              </w:rPr>
            </w:pPr>
            <w:r>
              <w:rPr>
                <w:rFonts w:hint="eastAsia" w:ascii="仿宋" w:hAnsi="仿宋" w:eastAsia="仿宋" w:cs="仿宋"/>
                <w:kern w:val="0"/>
                <w:sz w:val="24"/>
                <w:szCs w:val="24"/>
              </w:rPr>
              <w:t>反显、格式：YYYY-MM-DD mm:ss</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审批状态</w:t>
            </w:r>
          </w:p>
        </w:tc>
        <w:tc>
          <w:tcPr>
            <w:tcW w:w="2301"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lang w:eastAsia="en-US"/>
              </w:rPr>
              <w:t>反显</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枚举值：审批中、审批通过、审批未通过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操作</w:t>
            </w:r>
          </w:p>
        </w:tc>
        <w:tc>
          <w:tcPr>
            <w:tcW w:w="2301"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lang w:eastAsia="en-US"/>
              </w:rPr>
              <w:t>反显</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按钮</w:t>
            </w:r>
          </w:p>
        </w:tc>
        <w:tc>
          <w:tcPr>
            <w:tcW w:w="2250"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按钮：编辑、启用/停用</w:t>
            </w:r>
          </w:p>
        </w:tc>
      </w:tr>
    </w:tbl>
    <w:p>
      <w:pPr>
        <w:spacing w:after="0" w:line="360" w:lineRule="auto"/>
        <w:rPr>
          <w:rFonts w:ascii="仿宋" w:hAnsi="仿宋" w:eastAsia="仿宋" w:cs="仿宋"/>
          <w:sz w:val="24"/>
          <w:szCs w:val="24"/>
        </w:rPr>
      </w:pP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输入输出的界面</w:t>
      </w:r>
    </w:p>
    <w:p>
      <w:pPr>
        <w:spacing w:line="360" w:lineRule="auto"/>
        <w:rPr>
          <w:rFonts w:ascii="仿宋" w:hAnsi="仿宋" w:eastAsia="仿宋" w:cs="仿宋"/>
          <w:color w:val="000000"/>
          <w:sz w:val="24"/>
          <w:szCs w:val="24"/>
        </w:rPr>
      </w:pPr>
      <w:r>
        <w:drawing>
          <wp:inline distT="0" distB="0" distL="114300" distR="114300">
            <wp:extent cx="5595620" cy="2221230"/>
            <wp:effectExtent l="0" t="0" r="5080" b="7620"/>
            <wp:docPr id="11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90"/>
                    <pic:cNvPicPr>
                      <a:picLocks noChangeAspect="1"/>
                    </pic:cNvPicPr>
                  </pic:nvPicPr>
                  <pic:blipFill>
                    <a:blip r:embed="rId123"/>
                    <a:stretch>
                      <a:fillRect/>
                    </a:stretch>
                  </pic:blipFill>
                  <pic:spPr>
                    <a:xfrm>
                      <a:off x="0" y="0"/>
                      <a:ext cx="5595620" cy="2221230"/>
                    </a:xfrm>
                    <a:prstGeom prst="rect">
                      <a:avLst/>
                    </a:prstGeom>
                    <a:noFill/>
                    <a:ln>
                      <a:noFill/>
                    </a:ln>
                  </pic:spPr>
                </pic:pic>
              </a:graphicData>
            </a:graphic>
          </wp:inline>
        </w:drawing>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核算处理</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lang w:eastAsia="en-US"/>
        </w:rPr>
        <w:t>不涉及</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凭证/合同/协议打印</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lang w:eastAsia="en-US"/>
        </w:rPr>
        <w:t>不涉及</w:t>
      </w:r>
    </w:p>
    <w:p>
      <w:pPr>
        <w:keepNext/>
        <w:keepLines/>
        <w:numPr>
          <w:ilvl w:val="3"/>
          <w:numId w:val="14"/>
        </w:numPr>
        <w:spacing w:before="280" w:after="290" w:line="360" w:lineRule="auto"/>
        <w:outlineLvl w:val="3"/>
        <w:rPr>
          <w:rFonts w:ascii="仿宋" w:hAnsi="仿宋" w:eastAsia="仿宋"/>
          <w:b/>
          <w:bCs/>
          <w:sz w:val="28"/>
          <w:szCs w:val="28"/>
        </w:rPr>
      </w:pPr>
      <w:r>
        <w:rPr>
          <w:rFonts w:hint="eastAsia" w:ascii="仿宋" w:hAnsi="仿宋" w:eastAsia="仿宋"/>
          <w:b/>
          <w:bCs/>
          <w:sz w:val="28"/>
          <w:szCs w:val="28"/>
        </w:rPr>
        <w:t>短信模板设置-新增</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功能描述</w:t>
      </w:r>
    </w:p>
    <w:p>
      <w:pPr>
        <w:spacing w:after="0" w:line="360" w:lineRule="auto"/>
        <w:rPr>
          <w:rFonts w:eastAsia="仿宋"/>
          <w:color w:val="000000"/>
          <w:sz w:val="24"/>
          <w:szCs w:val="24"/>
        </w:rPr>
      </w:pPr>
      <w:r>
        <w:rPr>
          <w:rFonts w:hint="eastAsia" w:eastAsia="仿宋"/>
          <w:color w:val="000000"/>
          <w:sz w:val="24"/>
          <w:szCs w:val="24"/>
        </w:rPr>
        <w:t>支持总行业务岗创建短信模板并配置模板内容、附件及变量信息，推动合规短信内容沉淀并进入审批流管理。</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输入</w:t>
      </w:r>
    </w:p>
    <w:p>
      <w:pPr>
        <w:spacing w:line="360" w:lineRule="auto"/>
        <w:rPr>
          <w:snapToGrid w:val="0"/>
        </w:rPr>
      </w:pPr>
      <w:r>
        <w:rPr>
          <w:rFonts w:hint="eastAsia" w:eastAsia="仿宋"/>
          <w:color w:val="000000"/>
          <w:sz w:val="24"/>
          <w:szCs w:val="24"/>
        </w:rPr>
        <w:t>模板内容</w:t>
      </w:r>
    </w:p>
    <w:tbl>
      <w:tblPr>
        <w:tblStyle w:val="51"/>
        <w:tblW w:w="933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3"/>
        <w:gridCol w:w="2340"/>
        <w:gridCol w:w="1812"/>
        <w:gridCol w:w="2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5" w:hRule="atLeast"/>
          <w:jc w:val="center"/>
        </w:trPr>
        <w:tc>
          <w:tcPr>
            <w:tcW w:w="233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34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1812"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854"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12" w:hRule="atLeast"/>
          <w:jc w:val="center"/>
        </w:trPr>
        <w:tc>
          <w:tcPr>
            <w:tcW w:w="2333" w:type="dxa"/>
            <w:vAlign w:val="center"/>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模板类型</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必输</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下拉选项</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支持选择模板类型，枚举值包括：全部、产品介绍、营销推广、客户关怀、服务提醒、风险提示。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8" w:hRule="atLeast"/>
          <w:jc w:val="center"/>
        </w:trPr>
        <w:tc>
          <w:tcPr>
            <w:tcW w:w="2333" w:type="dxa"/>
            <w:vAlign w:val="center"/>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模板名称</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必输，手动录入，字数限制：20字</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文本框</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支持输入短信模板名称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7" w:hRule="atLeast"/>
          <w:jc w:val="center"/>
        </w:trPr>
        <w:tc>
          <w:tcPr>
            <w:tcW w:w="2333" w:type="dxa"/>
            <w:vAlign w:val="center"/>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模板内容</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必输、最大支持录入3</w:t>
            </w:r>
            <w:r>
              <w:rPr>
                <w:rFonts w:ascii="仿宋" w:hAnsi="仿宋" w:eastAsia="仿宋" w:cs="仿宋"/>
                <w:kern w:val="0"/>
                <w:sz w:val="24"/>
                <w:szCs w:val="24"/>
              </w:rPr>
              <w:t>00</w:t>
            </w:r>
            <w:r>
              <w:rPr>
                <w:rFonts w:hint="eastAsia" w:ascii="仿宋" w:hAnsi="仿宋" w:eastAsia="仿宋" w:cs="仿宋"/>
                <w:kern w:val="0"/>
                <w:sz w:val="24"/>
                <w:szCs w:val="24"/>
              </w:rPr>
              <w:t>字</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文本框</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支持输入模板内容。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8" w:hRule="atLeast"/>
          <w:jc w:val="center"/>
        </w:trPr>
        <w:tc>
          <w:tcPr>
            <w:tcW w:w="2333" w:type="dxa"/>
            <w:vAlign w:val="center"/>
          </w:tcPr>
          <w:p>
            <w:pPr>
              <w:spacing w:after="0" w:line="360" w:lineRule="auto"/>
              <w:rPr>
                <w:rFonts w:ascii="仿宋" w:hAnsi="仿宋" w:eastAsia="仿宋" w:cs="仿宋"/>
                <w:b/>
                <w:bCs/>
                <w:sz w:val="24"/>
                <w:szCs w:val="24"/>
              </w:rPr>
            </w:pPr>
            <w:r>
              <w:rPr>
                <w:rFonts w:hint="eastAsia" w:ascii="仿宋" w:hAnsi="仿宋" w:eastAsia="仿宋" w:cs="仿宋"/>
                <w:b/>
                <w:bCs/>
                <w:kern w:val="0"/>
                <w:sz w:val="24"/>
                <w:szCs w:val="24"/>
              </w:rPr>
              <w:t>附件上传</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非必输</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按钮</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点击弹出文件选择组件，支持上传文件</w:t>
            </w:r>
          </w:p>
        </w:tc>
      </w:tr>
    </w:tbl>
    <w:p>
      <w:pPr>
        <w:spacing w:after="0" w:line="360" w:lineRule="auto"/>
        <w:rPr>
          <w:rFonts w:ascii="仿宋" w:hAnsi="仿宋" w:eastAsia="仿宋" w:cs="仿宋"/>
          <w:sz w:val="24"/>
          <w:szCs w:val="24"/>
        </w:rPr>
      </w:pPr>
    </w:p>
    <w:p>
      <w:pPr>
        <w:spacing w:line="360" w:lineRule="auto"/>
        <w:rPr>
          <w:snapToGrid w:val="0"/>
        </w:rPr>
      </w:pPr>
      <w:r>
        <w:rPr>
          <w:rFonts w:hint="eastAsia" w:eastAsia="仿宋"/>
          <w:color w:val="000000"/>
          <w:sz w:val="24"/>
          <w:szCs w:val="24"/>
        </w:rPr>
        <w:t>常用变量</w:t>
      </w:r>
    </w:p>
    <w:tbl>
      <w:tblPr>
        <w:tblStyle w:val="51"/>
        <w:tblW w:w="933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3"/>
        <w:gridCol w:w="2340"/>
        <w:gridCol w:w="1812"/>
        <w:gridCol w:w="2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5" w:hRule="atLeast"/>
          <w:jc w:val="center"/>
        </w:trPr>
        <w:tc>
          <w:tcPr>
            <w:tcW w:w="233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34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1812"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854"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12" w:hRule="atLeast"/>
          <w:jc w:val="center"/>
        </w:trPr>
        <w:tc>
          <w:tcPr>
            <w:tcW w:w="2333" w:type="dxa"/>
            <w:vAlign w:val="center"/>
          </w:tcPr>
          <w:p>
            <w:pPr>
              <w:spacing w:after="0" w:line="360" w:lineRule="auto"/>
              <w:rPr>
                <w:rFonts w:ascii="仿宋" w:hAnsi="仿宋" w:eastAsia="仿宋" w:cs="仿宋"/>
                <w:sz w:val="24"/>
                <w:szCs w:val="24"/>
              </w:rPr>
            </w:pPr>
            <w:r>
              <w:rPr>
                <w:rFonts w:hint="eastAsia" w:ascii="仿宋" w:hAnsi="仿宋" w:eastAsia="仿宋" w:cs="仿宋"/>
                <w:sz w:val="24"/>
                <w:szCs w:val="24"/>
              </w:rPr>
              <w:t>变量中文名</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非必输</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文本框</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支持按照变量中文名称模糊查询。</w:t>
            </w:r>
          </w:p>
        </w:tc>
      </w:tr>
    </w:tbl>
    <w:p>
      <w:pPr>
        <w:spacing w:after="0" w:line="360" w:lineRule="auto"/>
        <w:rPr>
          <w:rFonts w:ascii="仿宋" w:hAnsi="仿宋" w:eastAsia="仿宋" w:cs="仿宋"/>
          <w:sz w:val="24"/>
          <w:szCs w:val="24"/>
        </w:rPr>
      </w:pP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处理</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（一）操作说</w:t>
      </w:r>
      <w:r>
        <w:rPr>
          <w:rFonts w:hint="eastAsia" w:ascii="仿宋" w:hAnsi="仿宋" w:eastAsia="仿宋" w:cs="仿宋"/>
          <w:b/>
          <w:color w:val="000000"/>
          <w:kern w:val="0"/>
          <w:sz w:val="24"/>
          <w:szCs w:val="24"/>
          <w:lang w:eastAsia="en-US"/>
        </w:rPr>
        <w:t>明</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1、用户进入“短信模板设置”功能，点击“新增”按钮后，系统从右侧抽屉式弹出短信模板新增侧边栏。</w:t>
      </w:r>
    </w:p>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2、用户录入必填信息配置短信模板内容后，</w:t>
      </w:r>
    </w:p>
    <w:p>
      <w:pPr>
        <w:spacing w:line="360" w:lineRule="auto"/>
        <w:ind w:firstLine="420"/>
        <w:rPr>
          <w:rFonts w:ascii="仿宋" w:hAnsi="仿宋" w:eastAsia="仿宋" w:cs="仿宋"/>
          <w:color w:val="000000"/>
          <w:kern w:val="0"/>
          <w:sz w:val="24"/>
          <w:szCs w:val="24"/>
        </w:rPr>
      </w:pPr>
      <w:r>
        <w:rPr>
          <w:rFonts w:hint="eastAsia" w:ascii="仿宋" w:hAnsi="仿宋" w:eastAsia="仿宋" w:cs="仿宋"/>
          <w:color w:val="000000"/>
          <w:kern w:val="0"/>
          <w:sz w:val="24"/>
          <w:szCs w:val="24"/>
        </w:rPr>
        <w:t>点击“确定”按钮，系统进行必填项校验。校验通过后自动提交短信模板审核并关闭“新增”页面，同时，提示：“短信模板提交成功！”。</w:t>
      </w:r>
    </w:p>
    <w:p>
      <w:pPr>
        <w:spacing w:line="360" w:lineRule="auto"/>
        <w:ind w:firstLine="420"/>
        <w:rPr>
          <w:rFonts w:ascii="仿宋" w:hAnsi="仿宋" w:eastAsia="仿宋" w:cs="仿宋"/>
          <w:color w:val="000000"/>
          <w:sz w:val="24"/>
          <w:szCs w:val="24"/>
        </w:rPr>
      </w:pPr>
      <w:r>
        <w:rPr>
          <w:rFonts w:hint="eastAsia" w:ascii="仿宋" w:hAnsi="仿宋" w:eastAsia="仿宋" w:cs="仿宋"/>
          <w:color w:val="000000"/>
          <w:kern w:val="0"/>
          <w:sz w:val="24"/>
          <w:szCs w:val="24"/>
        </w:rPr>
        <w:t>点击“取消”按钮，关闭“新增”页面。</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（二）规则与约束</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1、</w:t>
      </w:r>
      <w:r>
        <w:rPr>
          <w:rFonts w:hint="eastAsia" w:ascii="仿宋" w:hAnsi="仿宋" w:eastAsia="仿宋" w:cs="仿宋"/>
          <w:color w:val="000000"/>
          <w:sz w:val="24"/>
          <w:szCs w:val="24"/>
        </w:rPr>
        <w:t>模板类型、模板名称、模板内容为必填项，缺失任一必填项时不得提交保存。</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2、模板内容支持插入变量，变量应插入至当前光标所在位置，并在短信实际发送时替换为客户真实信息。</w:t>
      </w:r>
    </w:p>
    <w:p>
      <w:pPr>
        <w:spacing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sz w:val="24"/>
          <w:szCs w:val="24"/>
        </w:rPr>
        <w:t>3、</w:t>
      </w:r>
      <w:r>
        <w:rPr>
          <w:rFonts w:hint="eastAsia" w:ascii="仿宋" w:hAnsi="仿宋" w:eastAsia="仿宋" w:cs="仿宋"/>
          <w:color w:val="000000" w:themeColor="text1"/>
          <w:sz w:val="24"/>
          <w:szCs w:val="24"/>
          <w14:textFill>
            <w14:solidFill>
              <w14:schemeClr w14:val="tx1"/>
            </w14:solidFill>
          </w14:textFill>
        </w:rPr>
        <w:t>新增成功后的模板审批状态为“审批中”，</w:t>
      </w:r>
      <w:r>
        <w:rPr>
          <w:rFonts w:hint="eastAsia" w:ascii="仿宋" w:hAnsi="仿宋" w:eastAsia="仿宋" w:cs="仿宋"/>
          <w:color w:val="000000" w:themeColor="text1"/>
          <w:kern w:val="0"/>
          <w:sz w:val="24"/>
          <w:szCs w:val="24"/>
          <w14:textFill>
            <w14:solidFill>
              <w14:schemeClr w14:val="tx1"/>
            </w14:solidFill>
          </w14:textFill>
        </w:rPr>
        <w:t>模板创建后自动进入审批流程；审批通过后，审批状态为“审批通过”。此时需要手动打开发布状态开关，一线营销人员才可以引用短信模板发送短信。</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4、提交短信模板需做重复性校验，不允许创建相同名称的短信模板。</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（三）权限说明</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rPr>
        <w:t>1、仅总行业务岗可新增短信模板。</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输出</w:t>
      </w:r>
    </w:p>
    <w:p>
      <w:pPr>
        <w:spacing w:line="360" w:lineRule="auto"/>
        <w:rPr>
          <w:snapToGrid w:val="0"/>
        </w:rPr>
      </w:pPr>
    </w:p>
    <w:tbl>
      <w:tblPr>
        <w:tblStyle w:val="51"/>
        <w:tblW w:w="933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3"/>
        <w:gridCol w:w="2340"/>
        <w:gridCol w:w="1812"/>
        <w:gridCol w:w="2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5" w:hRule="atLeast"/>
          <w:jc w:val="center"/>
        </w:trPr>
        <w:tc>
          <w:tcPr>
            <w:tcW w:w="233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34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1812"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854"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12" w:hRule="atLeast"/>
          <w:jc w:val="center"/>
        </w:trPr>
        <w:tc>
          <w:tcPr>
            <w:tcW w:w="2333" w:type="dxa"/>
            <w:vAlign w:val="center"/>
          </w:tcPr>
          <w:p>
            <w:pPr>
              <w:spacing w:after="0" w:line="360" w:lineRule="auto"/>
              <w:rPr>
                <w:rFonts w:ascii="仿宋" w:hAnsi="仿宋" w:eastAsia="仿宋" w:cs="仿宋"/>
                <w:sz w:val="24"/>
                <w:szCs w:val="24"/>
              </w:rPr>
            </w:pPr>
            <w:r>
              <w:rPr>
                <w:rFonts w:hint="eastAsia" w:ascii="仿宋" w:hAnsi="仿宋" w:eastAsia="仿宋" w:cs="仿宋"/>
                <w:sz w:val="24"/>
                <w:szCs w:val="24"/>
              </w:rPr>
              <w:t>变量中文名</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展示变量中文名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8" w:hRule="atLeast"/>
          <w:jc w:val="center"/>
        </w:trPr>
        <w:tc>
          <w:tcPr>
            <w:tcW w:w="2333" w:type="dxa"/>
            <w:vAlign w:val="center"/>
          </w:tcPr>
          <w:p>
            <w:pPr>
              <w:spacing w:after="0" w:line="360" w:lineRule="auto"/>
              <w:rPr>
                <w:rFonts w:ascii="仿宋" w:hAnsi="仿宋" w:eastAsia="仿宋" w:cs="仿宋"/>
                <w:sz w:val="24"/>
                <w:szCs w:val="24"/>
              </w:rPr>
            </w:pPr>
            <w:r>
              <w:rPr>
                <w:rFonts w:hint="eastAsia" w:ascii="仿宋" w:hAnsi="仿宋" w:eastAsia="仿宋" w:cs="仿宋"/>
                <w:sz w:val="24"/>
                <w:szCs w:val="24"/>
              </w:rPr>
              <w:t>变量英文名</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展示变量英文名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8" w:hRule="atLeast"/>
          <w:jc w:val="center"/>
        </w:trPr>
        <w:tc>
          <w:tcPr>
            <w:tcW w:w="2333" w:type="dxa"/>
            <w:vAlign w:val="center"/>
          </w:tcPr>
          <w:p>
            <w:pPr>
              <w:spacing w:after="0" w:line="360" w:lineRule="auto"/>
              <w:rPr>
                <w:rFonts w:ascii="仿宋" w:hAnsi="仿宋" w:eastAsia="仿宋" w:cs="仿宋"/>
                <w:sz w:val="24"/>
                <w:szCs w:val="24"/>
              </w:rPr>
            </w:pPr>
            <w:r>
              <w:rPr>
                <w:rFonts w:hint="eastAsia" w:ascii="仿宋" w:hAnsi="仿宋" w:eastAsia="仿宋" w:cs="仿宋"/>
                <w:sz w:val="24"/>
                <w:szCs w:val="24"/>
              </w:rPr>
              <w:t>操作</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sz w:val="24"/>
                <w:szCs w:val="24"/>
              </w:rPr>
              <w:t>按钮</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按钮：加号</w:t>
            </w:r>
          </w:p>
        </w:tc>
      </w:tr>
    </w:tbl>
    <w:p>
      <w:pPr>
        <w:spacing w:line="360" w:lineRule="auto"/>
        <w:rPr>
          <w:rFonts w:ascii="仿宋" w:hAnsi="仿宋" w:eastAsia="仿宋" w:cs="仿宋"/>
          <w:color w:val="000000"/>
          <w:sz w:val="24"/>
          <w:szCs w:val="24"/>
        </w:rPr>
      </w:pP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输入输出的界面</w:t>
      </w:r>
    </w:p>
    <w:p>
      <w:pPr>
        <w:spacing w:line="360" w:lineRule="auto"/>
        <w:rPr>
          <w:rFonts w:ascii="仿宋" w:hAnsi="仿宋" w:eastAsia="仿宋" w:cs="仿宋"/>
          <w:color w:val="000000"/>
          <w:sz w:val="24"/>
          <w:szCs w:val="24"/>
        </w:rPr>
      </w:pPr>
      <w:r>
        <w:drawing>
          <wp:inline distT="0" distB="0" distL="114300" distR="114300">
            <wp:extent cx="5600065" cy="3425825"/>
            <wp:effectExtent l="0" t="0" r="635" b="3175"/>
            <wp:docPr id="113"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91"/>
                    <pic:cNvPicPr>
                      <a:picLocks noChangeAspect="1"/>
                    </pic:cNvPicPr>
                  </pic:nvPicPr>
                  <pic:blipFill>
                    <a:blip r:embed="rId124"/>
                    <a:stretch>
                      <a:fillRect/>
                    </a:stretch>
                  </pic:blipFill>
                  <pic:spPr>
                    <a:xfrm>
                      <a:off x="0" y="0"/>
                      <a:ext cx="5600065" cy="3425825"/>
                    </a:xfrm>
                    <a:prstGeom prst="rect">
                      <a:avLst/>
                    </a:prstGeom>
                    <a:noFill/>
                    <a:ln>
                      <a:noFill/>
                    </a:ln>
                  </pic:spPr>
                </pic:pic>
              </a:graphicData>
            </a:graphic>
          </wp:inline>
        </w:drawing>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核算处理</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rPr>
        <w:t>不涉及</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凭证/合同/协议打印</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rPr>
        <w:t>不涉及</w:t>
      </w:r>
    </w:p>
    <w:p>
      <w:pPr>
        <w:keepNext/>
        <w:keepLines/>
        <w:numPr>
          <w:ilvl w:val="3"/>
          <w:numId w:val="14"/>
        </w:numPr>
        <w:spacing w:before="280" w:after="290" w:line="360" w:lineRule="auto"/>
        <w:outlineLvl w:val="3"/>
        <w:rPr>
          <w:rFonts w:ascii="仿宋" w:hAnsi="仿宋" w:eastAsia="仿宋"/>
          <w:b/>
          <w:bCs/>
          <w:sz w:val="28"/>
          <w:szCs w:val="28"/>
        </w:rPr>
      </w:pPr>
      <w:r>
        <w:rPr>
          <w:rFonts w:hint="eastAsia" w:ascii="仿宋" w:hAnsi="仿宋" w:eastAsia="仿宋"/>
          <w:b/>
          <w:bCs/>
          <w:sz w:val="28"/>
          <w:szCs w:val="28"/>
        </w:rPr>
        <w:t>短信模板设置-编辑</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功能描述</w:t>
      </w:r>
    </w:p>
    <w:p>
      <w:pPr>
        <w:spacing w:after="0" w:line="360" w:lineRule="auto"/>
        <w:rPr>
          <w:rFonts w:eastAsia="仿宋"/>
          <w:color w:val="000000"/>
          <w:sz w:val="24"/>
          <w:szCs w:val="24"/>
        </w:rPr>
      </w:pPr>
      <w:r>
        <w:rPr>
          <w:rFonts w:hint="eastAsia" w:eastAsia="仿宋"/>
          <w:color w:val="000000"/>
          <w:sz w:val="24"/>
          <w:szCs w:val="24"/>
        </w:rPr>
        <w:t>支持总行业务岗对可编辑状态的短信模板进行内容调整并重新提交审批，保障模板维护的连续性与合规性。</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输入</w:t>
      </w:r>
    </w:p>
    <w:p>
      <w:pPr>
        <w:spacing w:line="360" w:lineRule="auto"/>
        <w:rPr>
          <w:snapToGrid w:val="0"/>
        </w:rPr>
      </w:pPr>
      <w:r>
        <w:rPr>
          <w:rFonts w:hint="eastAsia" w:eastAsia="仿宋"/>
          <w:color w:val="000000"/>
          <w:sz w:val="24"/>
          <w:szCs w:val="24"/>
        </w:rPr>
        <w:t>模板内容</w:t>
      </w:r>
    </w:p>
    <w:tbl>
      <w:tblPr>
        <w:tblStyle w:val="51"/>
        <w:tblW w:w="933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3"/>
        <w:gridCol w:w="2340"/>
        <w:gridCol w:w="1812"/>
        <w:gridCol w:w="2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5" w:hRule="atLeast"/>
          <w:jc w:val="center"/>
        </w:trPr>
        <w:tc>
          <w:tcPr>
            <w:tcW w:w="233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34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1812"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854"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12" w:hRule="atLeast"/>
          <w:jc w:val="center"/>
        </w:trPr>
        <w:tc>
          <w:tcPr>
            <w:tcW w:w="2333" w:type="dxa"/>
            <w:vAlign w:val="center"/>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模板类型</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下拉选项</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支持选择模板类型，枚举值包括：全部、产品介绍、营销推广、客户关怀、服务提醒、风险提示。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8" w:hRule="atLeast"/>
          <w:jc w:val="center"/>
        </w:trPr>
        <w:tc>
          <w:tcPr>
            <w:tcW w:w="2333" w:type="dxa"/>
            <w:vAlign w:val="center"/>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模板名称</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r>
              <w:rPr>
                <w:rFonts w:hint="eastAsia" w:ascii="仿宋" w:hAnsi="仿宋" w:eastAsia="仿宋" w:cs="仿宋"/>
                <w:kern w:val="0"/>
                <w:sz w:val="24"/>
                <w:szCs w:val="24"/>
              </w:rPr>
              <w:t>，手动录入，字数限制：20字</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文本框</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支持修改短信模板名称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7" w:hRule="atLeast"/>
          <w:jc w:val="center"/>
        </w:trPr>
        <w:tc>
          <w:tcPr>
            <w:tcW w:w="2333" w:type="dxa"/>
            <w:vAlign w:val="center"/>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模板内容</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r>
              <w:rPr>
                <w:rFonts w:hint="eastAsia" w:ascii="仿宋" w:hAnsi="仿宋" w:eastAsia="仿宋" w:cs="仿宋"/>
                <w:kern w:val="0"/>
                <w:sz w:val="24"/>
                <w:szCs w:val="24"/>
              </w:rPr>
              <w:t>、最大支持录入3</w:t>
            </w:r>
            <w:r>
              <w:rPr>
                <w:rFonts w:ascii="仿宋" w:hAnsi="仿宋" w:eastAsia="仿宋" w:cs="仿宋"/>
                <w:kern w:val="0"/>
                <w:sz w:val="24"/>
                <w:szCs w:val="24"/>
              </w:rPr>
              <w:t>00</w:t>
            </w:r>
            <w:r>
              <w:rPr>
                <w:rFonts w:hint="eastAsia" w:ascii="仿宋" w:hAnsi="仿宋" w:eastAsia="仿宋" w:cs="仿宋"/>
                <w:kern w:val="0"/>
                <w:sz w:val="24"/>
                <w:szCs w:val="24"/>
              </w:rPr>
              <w:t>字</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文本框</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支持修改模板内容。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8" w:hRule="atLeast"/>
          <w:jc w:val="center"/>
        </w:trPr>
        <w:tc>
          <w:tcPr>
            <w:tcW w:w="2333" w:type="dxa"/>
            <w:vAlign w:val="center"/>
          </w:tcPr>
          <w:p>
            <w:pPr>
              <w:spacing w:after="0" w:line="360" w:lineRule="auto"/>
              <w:rPr>
                <w:rFonts w:ascii="仿宋" w:hAnsi="仿宋" w:eastAsia="仿宋" w:cs="仿宋"/>
                <w:b/>
                <w:bCs/>
                <w:sz w:val="24"/>
                <w:szCs w:val="24"/>
              </w:rPr>
            </w:pPr>
            <w:r>
              <w:rPr>
                <w:rFonts w:hint="eastAsia" w:ascii="仿宋" w:hAnsi="仿宋" w:eastAsia="仿宋" w:cs="仿宋"/>
                <w:b/>
                <w:bCs/>
                <w:kern w:val="0"/>
                <w:sz w:val="24"/>
                <w:szCs w:val="24"/>
              </w:rPr>
              <w:t>附件上传</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非必输</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按钮</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点击弹出文件选择组件，支持上传文件</w:t>
            </w:r>
          </w:p>
        </w:tc>
      </w:tr>
    </w:tbl>
    <w:p>
      <w:pPr>
        <w:spacing w:after="0" w:line="360" w:lineRule="auto"/>
        <w:rPr>
          <w:rFonts w:ascii="仿宋" w:hAnsi="仿宋" w:eastAsia="仿宋" w:cs="仿宋"/>
          <w:sz w:val="24"/>
          <w:szCs w:val="24"/>
        </w:rPr>
      </w:pPr>
    </w:p>
    <w:p>
      <w:pPr>
        <w:spacing w:line="360" w:lineRule="auto"/>
        <w:rPr>
          <w:snapToGrid w:val="0"/>
        </w:rPr>
      </w:pPr>
      <w:r>
        <w:rPr>
          <w:rFonts w:hint="eastAsia" w:eastAsia="仿宋"/>
          <w:color w:val="000000"/>
          <w:sz w:val="24"/>
          <w:szCs w:val="24"/>
        </w:rPr>
        <w:t>常用变量</w:t>
      </w:r>
    </w:p>
    <w:tbl>
      <w:tblPr>
        <w:tblStyle w:val="51"/>
        <w:tblW w:w="933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3"/>
        <w:gridCol w:w="2340"/>
        <w:gridCol w:w="1812"/>
        <w:gridCol w:w="2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5" w:hRule="atLeast"/>
          <w:jc w:val="center"/>
        </w:trPr>
        <w:tc>
          <w:tcPr>
            <w:tcW w:w="2333"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340"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1812"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854"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12" w:hRule="atLeast"/>
          <w:jc w:val="center"/>
        </w:trPr>
        <w:tc>
          <w:tcPr>
            <w:tcW w:w="2333" w:type="dxa"/>
            <w:vAlign w:val="center"/>
          </w:tcPr>
          <w:p>
            <w:pPr>
              <w:spacing w:after="0" w:line="360" w:lineRule="auto"/>
              <w:rPr>
                <w:rFonts w:ascii="仿宋" w:hAnsi="仿宋" w:eastAsia="仿宋" w:cs="仿宋"/>
                <w:sz w:val="24"/>
                <w:szCs w:val="24"/>
              </w:rPr>
            </w:pPr>
            <w:r>
              <w:rPr>
                <w:rFonts w:hint="eastAsia" w:ascii="仿宋" w:hAnsi="仿宋" w:eastAsia="仿宋" w:cs="仿宋"/>
                <w:sz w:val="24"/>
                <w:szCs w:val="24"/>
              </w:rPr>
              <w:t>变量中文名</w:t>
            </w:r>
          </w:p>
        </w:tc>
        <w:tc>
          <w:tcPr>
            <w:tcW w:w="2340"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非必输</w:t>
            </w:r>
          </w:p>
        </w:tc>
        <w:tc>
          <w:tcPr>
            <w:tcW w:w="1812"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文本框</w:t>
            </w:r>
          </w:p>
        </w:tc>
        <w:tc>
          <w:tcPr>
            <w:tcW w:w="2854" w:type="dxa"/>
            <w:shd w:val="clear" w:color="auto" w:fill="auto"/>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支持按照变量中文名称模糊查询。</w:t>
            </w:r>
          </w:p>
        </w:tc>
      </w:tr>
    </w:tbl>
    <w:p>
      <w:pPr>
        <w:spacing w:after="0" w:line="360" w:lineRule="auto"/>
        <w:rPr>
          <w:rFonts w:ascii="仿宋" w:hAnsi="仿宋" w:eastAsia="仿宋" w:cs="仿宋"/>
          <w:sz w:val="24"/>
          <w:szCs w:val="24"/>
        </w:rPr>
      </w:pP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处理</w:t>
      </w:r>
    </w:p>
    <w:p>
      <w:pPr>
        <w:spacing w:line="360" w:lineRule="auto"/>
        <w:rPr>
          <w:rFonts w:ascii="仿宋" w:hAnsi="仿宋" w:eastAsia="仿宋" w:cs="仿宋"/>
          <w:color w:val="000000"/>
          <w:sz w:val="24"/>
          <w:szCs w:val="24"/>
        </w:rPr>
      </w:pPr>
      <w:r>
        <w:rPr>
          <w:rFonts w:hint="eastAsia" w:ascii="仿宋" w:hAnsi="仿宋" w:eastAsia="仿宋" w:cs="仿宋"/>
          <w:b/>
          <w:color w:val="000000"/>
          <w:kern w:val="0"/>
          <w:sz w:val="24"/>
          <w:szCs w:val="24"/>
        </w:rPr>
        <w:t>（一）操作说明</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1、用户进入“短信模板设置”功能，先选择目标短信模板，将发布状态关闭，然后点击的“编辑”按钮，系统从右侧抽屉式弹出“短信模板”编辑页面。</w:t>
      </w:r>
    </w:p>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2、编辑页面反显已保存的模板内容，并支持用户修改。</w:t>
      </w:r>
    </w:p>
    <w:p>
      <w:pPr>
        <w:spacing w:line="360" w:lineRule="auto"/>
        <w:ind w:firstLine="420"/>
        <w:rPr>
          <w:rFonts w:ascii="仿宋" w:hAnsi="仿宋" w:eastAsia="仿宋" w:cs="仿宋"/>
          <w:color w:val="000000"/>
          <w:kern w:val="0"/>
          <w:sz w:val="24"/>
          <w:szCs w:val="24"/>
        </w:rPr>
      </w:pPr>
      <w:r>
        <w:rPr>
          <w:rFonts w:hint="eastAsia" w:ascii="仿宋" w:hAnsi="仿宋" w:eastAsia="仿宋" w:cs="仿宋"/>
          <w:color w:val="000000"/>
          <w:kern w:val="0"/>
          <w:sz w:val="24"/>
          <w:szCs w:val="24"/>
        </w:rPr>
        <w:t>用户点击“确定”按钮时，系统进行必填项校验，校验通过自动提交短信模板审核并关闭“编辑”页面，同时，提示：“短信模板提交成功！”</w:t>
      </w:r>
    </w:p>
    <w:p>
      <w:pPr>
        <w:spacing w:line="360" w:lineRule="auto"/>
        <w:ind w:firstLine="420"/>
        <w:rPr>
          <w:rFonts w:ascii="仿宋" w:hAnsi="仿宋" w:eastAsia="仿宋" w:cs="仿宋"/>
          <w:color w:val="000000"/>
          <w:kern w:val="0"/>
          <w:sz w:val="24"/>
          <w:szCs w:val="24"/>
        </w:rPr>
      </w:pPr>
      <w:r>
        <w:rPr>
          <w:rFonts w:hint="eastAsia" w:ascii="仿宋" w:hAnsi="仿宋" w:eastAsia="仿宋" w:cs="仿宋"/>
          <w:color w:val="000000"/>
          <w:kern w:val="0"/>
          <w:sz w:val="24"/>
          <w:szCs w:val="24"/>
        </w:rPr>
        <w:t>点击“取消”按钮，关闭“编辑”页面</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（二）规则与约束</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1、发布状态开关打开的短信模板不允许编辑，模板类型、模板名称、模板内容为必填项，缺失任一必填项时不得提交保存。</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2、模板内容支持插入变量，变量应插入至当前光标所在位置，并在短信实际发送时替换为客户真实信息。</w:t>
      </w:r>
    </w:p>
    <w:p>
      <w:pPr>
        <w:spacing w:line="360" w:lineRule="auto"/>
        <w:rPr>
          <w:rFonts w:ascii="仿宋" w:hAnsi="仿宋" w:eastAsia="仿宋" w:cs="仿宋"/>
          <w:color w:val="FF0000"/>
          <w:sz w:val="24"/>
          <w:szCs w:val="24"/>
        </w:rPr>
      </w:pPr>
      <w:r>
        <w:rPr>
          <w:rFonts w:hint="eastAsia" w:ascii="仿宋" w:hAnsi="仿宋" w:eastAsia="仿宋" w:cs="仿宋"/>
          <w:color w:val="000000"/>
          <w:sz w:val="24"/>
          <w:szCs w:val="24"/>
        </w:rPr>
        <w:t>3、</w:t>
      </w:r>
      <w:r>
        <w:rPr>
          <w:rFonts w:hint="eastAsia" w:ascii="仿宋" w:hAnsi="仿宋" w:eastAsia="仿宋" w:cs="仿宋"/>
          <w:color w:val="000000"/>
          <w:kern w:val="0"/>
          <w:sz w:val="24"/>
          <w:szCs w:val="24"/>
        </w:rPr>
        <w:t>提交短信模板需做重复性校验，不允许创建相同名称的短信模板</w:t>
      </w:r>
    </w:p>
    <w:p>
      <w:pPr>
        <w:spacing w:line="360" w:lineRule="auto"/>
        <w:rPr>
          <w:rFonts w:ascii="仿宋" w:hAnsi="仿宋" w:eastAsia="仿宋" w:cs="仿宋"/>
          <w:color w:val="000000"/>
          <w:kern w:val="0"/>
          <w:sz w:val="24"/>
          <w:szCs w:val="24"/>
        </w:rPr>
      </w:pPr>
      <w:r>
        <w:rPr>
          <w:rFonts w:ascii="仿宋" w:hAnsi="仿宋" w:eastAsia="仿宋" w:cs="仿宋"/>
          <w:color w:val="000000"/>
          <w:kern w:val="0"/>
          <w:sz w:val="24"/>
          <w:szCs w:val="24"/>
        </w:rPr>
        <w:t>4</w:t>
      </w:r>
      <w:r>
        <w:rPr>
          <w:rFonts w:hint="eastAsia" w:ascii="仿宋" w:hAnsi="仿宋" w:eastAsia="仿宋" w:cs="仿宋"/>
          <w:color w:val="000000"/>
          <w:kern w:val="0"/>
          <w:sz w:val="24"/>
          <w:szCs w:val="24"/>
        </w:rPr>
        <w:t>、审批状态说明：</w:t>
      </w:r>
    </w:p>
    <w:p>
      <w:pPr>
        <w:spacing w:line="360" w:lineRule="auto"/>
        <w:ind w:firstLine="420"/>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kern w:val="0"/>
          <w:sz w:val="24"/>
          <w:szCs w:val="24"/>
          <w14:textFill>
            <w14:solidFill>
              <w14:schemeClr w14:val="tx1"/>
            </w14:solidFill>
          </w14:textFill>
        </w:rPr>
        <w:t>审批中：短信模板不允许编辑，若用户选择审批中的短信模板，提示“短信模板审批中，无法编辑!”。</w:t>
      </w:r>
    </w:p>
    <w:p>
      <w:pPr>
        <w:spacing w:line="360" w:lineRule="auto"/>
        <w:ind w:firstLine="420"/>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kern w:val="0"/>
          <w:sz w:val="24"/>
          <w:szCs w:val="24"/>
          <w14:textFill>
            <w14:solidFill>
              <w14:schemeClr w14:val="tx1"/>
            </w14:solidFill>
          </w14:textFill>
        </w:rPr>
        <w:t>审批通过：短信模板允许编辑，但是编辑完成之后，重新走短信模板审批流程，状态变为“审批中”。审批通过的短信模板需要手动打开发布状态开关，一线营销人员才可以引用短信模板发送短信</w:t>
      </w:r>
    </w:p>
    <w:p>
      <w:pPr>
        <w:spacing w:line="360" w:lineRule="auto"/>
        <w:ind w:firstLine="420"/>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kern w:val="0"/>
          <w:sz w:val="24"/>
          <w:szCs w:val="24"/>
          <w14:textFill>
            <w14:solidFill>
              <w14:schemeClr w14:val="tx1"/>
            </w14:solidFill>
          </w14:textFill>
        </w:rPr>
        <w:t>审批拒绝：短信模板允许编辑，但是编辑完成之后，重新走短信模板审批流程，状态变为“审批中”。</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（三）权限说明</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rPr>
        <w:t>1、支持总行业务岗编辑本人创建且审批状态为“审批通过”，“审批不通过”的短信模板。</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输出</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略</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输入输出的界面</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待补充</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核算处理</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rPr>
        <w:t>不涉及</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凭证/合同/协议打印</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rPr>
        <w:t>不涉及</w:t>
      </w:r>
    </w:p>
    <w:p>
      <w:pPr>
        <w:keepNext/>
        <w:keepLines/>
        <w:numPr>
          <w:ilvl w:val="3"/>
          <w:numId w:val="14"/>
        </w:numPr>
        <w:spacing w:before="280" w:after="290" w:line="360" w:lineRule="auto"/>
        <w:outlineLvl w:val="3"/>
        <w:rPr>
          <w:rFonts w:ascii="仿宋" w:hAnsi="仿宋" w:eastAsia="仿宋"/>
          <w:b/>
          <w:bCs/>
          <w:sz w:val="28"/>
          <w:szCs w:val="28"/>
        </w:rPr>
      </w:pPr>
      <w:r>
        <w:rPr>
          <w:rFonts w:hint="eastAsia" w:ascii="仿宋" w:hAnsi="仿宋" w:eastAsia="仿宋"/>
          <w:b/>
          <w:bCs/>
          <w:sz w:val="28"/>
          <w:szCs w:val="28"/>
        </w:rPr>
        <w:t>短信模板设置-删除</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功能描述</w:t>
      </w:r>
    </w:p>
    <w:p>
      <w:pPr>
        <w:spacing w:after="0" w:line="360" w:lineRule="auto"/>
        <w:ind w:firstLine="420"/>
        <w:rPr>
          <w:rFonts w:eastAsia="仿宋"/>
          <w:color w:val="000000"/>
          <w:sz w:val="24"/>
          <w:szCs w:val="24"/>
        </w:rPr>
      </w:pPr>
      <w:r>
        <w:rPr>
          <w:rFonts w:hint="eastAsia" w:eastAsia="仿宋"/>
          <w:color w:val="000000"/>
          <w:sz w:val="24"/>
          <w:szCs w:val="24"/>
        </w:rPr>
        <w:t>该功能支持用户对短信模板进行删除。</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输入</w:t>
      </w:r>
    </w:p>
    <w:p>
      <w:pPr>
        <w:spacing w:after="0" w:line="360" w:lineRule="auto"/>
        <w:rPr>
          <w:rFonts w:ascii="仿宋" w:hAnsi="仿宋" w:eastAsia="仿宋" w:cs="仿宋"/>
          <w:sz w:val="24"/>
          <w:szCs w:val="24"/>
        </w:rPr>
      </w:pPr>
      <w:r>
        <w:rPr>
          <w:rFonts w:hint="eastAsia" w:ascii="仿宋" w:hAnsi="仿宋" w:eastAsia="仿宋" w:cs="仿宋"/>
          <w:sz w:val="24"/>
          <w:szCs w:val="24"/>
        </w:rPr>
        <w:t>支持总行业务岗删除不再使用的短信模板，提升模板清单维护效率并降低误用风险。</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处理</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（一）操作说</w:t>
      </w:r>
      <w:r>
        <w:rPr>
          <w:rFonts w:hint="eastAsia" w:ascii="仿宋" w:hAnsi="仿宋" w:eastAsia="仿宋" w:cs="仿宋"/>
          <w:b/>
          <w:color w:val="000000"/>
          <w:kern w:val="0"/>
          <w:sz w:val="24"/>
          <w:szCs w:val="24"/>
          <w:lang w:eastAsia="en-US"/>
        </w:rPr>
        <w:t>明</w:t>
      </w:r>
    </w:p>
    <w:p>
      <w:pPr>
        <w:spacing w:line="360" w:lineRule="auto"/>
        <w:rPr>
          <w:rFonts w:ascii="仿宋" w:hAnsi="仿宋" w:eastAsia="仿宋"/>
          <w:sz w:val="24"/>
          <w:szCs w:val="24"/>
        </w:rPr>
      </w:pPr>
      <w:r>
        <w:rPr>
          <w:rFonts w:hint="eastAsia" w:ascii="仿宋" w:hAnsi="仿宋" w:eastAsia="仿宋" w:cs="仿宋"/>
          <w:color w:val="000000"/>
          <w:kern w:val="0"/>
          <w:sz w:val="24"/>
          <w:szCs w:val="24"/>
        </w:rPr>
        <w:t>1、用户进入“短信模板设置”菜单，</w:t>
      </w:r>
      <w:r>
        <w:rPr>
          <w:rFonts w:hint="eastAsia" w:ascii="仿宋" w:hAnsi="仿宋" w:eastAsia="仿宋"/>
          <w:sz w:val="24"/>
          <w:szCs w:val="24"/>
        </w:rPr>
        <w:t>在左上角统一操作按钮区点击“删除”按钮时。当未勾选客户直接发起批量操作时，系统应弹出二次确认框，提示文案为：“您当前未勾选短信模板，请先选择要删除</w:t>
      </w:r>
      <w:r>
        <w:rPr>
          <w:rFonts w:ascii="仿宋" w:hAnsi="仿宋" w:eastAsia="仿宋"/>
          <w:sz w:val="24"/>
          <w:szCs w:val="24"/>
        </w:rPr>
        <w:t>{</w:t>
      </w:r>
      <w:r>
        <w:rPr>
          <w:rFonts w:hint="eastAsia" w:ascii="仿宋" w:hAnsi="仿宋" w:eastAsia="仿宋"/>
          <w:sz w:val="24"/>
          <w:szCs w:val="24"/>
        </w:rPr>
        <w:t>短信模板</w:t>
      </w:r>
      <w:r>
        <w:rPr>
          <w:rFonts w:ascii="仿宋" w:hAnsi="仿宋" w:eastAsia="仿宋"/>
          <w:sz w:val="24"/>
          <w:szCs w:val="24"/>
        </w:rPr>
        <w:t>}</w:t>
      </w:r>
      <w:r>
        <w:rPr>
          <w:rFonts w:hint="eastAsia" w:ascii="仿宋" w:hAnsi="仿宋" w:eastAsia="仿宋"/>
          <w:sz w:val="24"/>
          <w:szCs w:val="24"/>
        </w:rPr>
        <w:t>？”。当用户勾选部分短信模板执行批量操作时，系统应仅对已勾选短信模板执行处理，并弹出二次确认框，提示文案为：“您将对已勾选的 {X} 条短信模板进行批量删除操作。请确认是否继续？”。</w:t>
      </w:r>
    </w:p>
    <w:p>
      <w:pPr>
        <w:spacing w:line="360" w:lineRule="auto"/>
        <w:rPr>
          <w:rFonts w:ascii="仿宋" w:hAnsi="仿宋" w:eastAsia="仿宋" w:cs="仿宋"/>
          <w:color w:val="000000"/>
          <w:kern w:val="0"/>
          <w:sz w:val="24"/>
          <w:szCs w:val="24"/>
        </w:rPr>
      </w:pPr>
      <w:r>
        <w:rPr>
          <w:rFonts w:hint="eastAsia" w:ascii="仿宋" w:hAnsi="仿宋" w:eastAsia="仿宋"/>
          <w:sz w:val="24"/>
          <w:szCs w:val="24"/>
        </w:rPr>
        <w:t>2、</w:t>
      </w:r>
      <w:r>
        <w:rPr>
          <w:rFonts w:hint="eastAsia" w:ascii="仿宋" w:hAnsi="仿宋" w:eastAsia="仿宋" w:cs="仿宋"/>
          <w:color w:val="000000"/>
          <w:kern w:val="0"/>
          <w:sz w:val="24"/>
          <w:szCs w:val="24"/>
        </w:rPr>
        <w:t>点击“确定”后，系统删除当前短信模板并刷新列表；点击“取消”后，关闭确认弹窗，不执行删除操作。</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（二）规则与约束</w:t>
      </w:r>
    </w:p>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1、短信模板删除为逻辑删除，删除后页面不再展示，历史数据仍需保留。</w:t>
      </w:r>
    </w:p>
    <w:p>
      <w:pPr>
        <w:spacing w:line="360" w:lineRule="auto"/>
        <w:rPr>
          <w:rFonts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color w:val="000000"/>
          <w:kern w:val="0"/>
          <w:sz w:val="24"/>
          <w:szCs w:val="24"/>
        </w:rPr>
        <w:t>2、</w:t>
      </w:r>
      <w:r>
        <w:rPr>
          <w:rFonts w:hint="eastAsia" w:ascii="仿宋" w:hAnsi="仿宋" w:eastAsia="仿宋" w:cs="仿宋"/>
          <w:color w:val="000000" w:themeColor="text1"/>
          <w:kern w:val="0"/>
          <w:sz w:val="24"/>
          <w:szCs w:val="24"/>
          <w14:textFill>
            <w14:solidFill>
              <w14:schemeClr w14:val="tx1"/>
            </w14:solidFill>
          </w14:textFill>
        </w:rPr>
        <w:t>已发布状态的短信模板不允许删除；若用户勾选的模板中包含已发布模板，系统提示文案：“已发布短信模板无法删除！”。需先关闭短信模板的发布状态，再进行删除操作。</w:t>
      </w:r>
    </w:p>
    <w:p>
      <w:pPr>
        <w:spacing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3、短信模板删除前需进行二次确认，避免误删有效模板类，提示文案：“确认要删除XXX短信模板吗？”。</w:t>
      </w:r>
    </w:p>
    <w:p>
      <w:pPr>
        <w:spacing w:line="360" w:lineRule="auto"/>
        <w:rPr>
          <w:rFonts w:ascii="仿宋" w:hAnsi="仿宋" w:eastAsia="仿宋" w:cs="仿宋"/>
          <w:color w:val="000000"/>
          <w:sz w:val="24"/>
          <w:szCs w:val="24"/>
        </w:rPr>
      </w:pPr>
      <w:r>
        <w:rPr>
          <w:rFonts w:ascii="仿宋" w:hAnsi="仿宋" w:eastAsia="仿宋" w:cs="仿宋"/>
          <w:color w:val="000000"/>
          <w:kern w:val="0"/>
          <w:sz w:val="24"/>
          <w:szCs w:val="24"/>
        </w:rPr>
        <w:t>4</w:t>
      </w:r>
      <w:r>
        <w:rPr>
          <w:rFonts w:hint="eastAsia" w:ascii="仿宋" w:hAnsi="仿宋" w:eastAsia="仿宋" w:cs="仿宋"/>
          <w:color w:val="000000"/>
          <w:kern w:val="0"/>
          <w:sz w:val="24"/>
          <w:szCs w:val="24"/>
        </w:rPr>
        <w:t>、删除处理仅作用于当前已勾选模板，不得自动扩展为当前筛选结果全量处理。仅支持对已停用的短信模板执行删除操作，不支持批量删除，需逐条处理。</w:t>
      </w:r>
    </w:p>
    <w:p>
      <w:pPr>
        <w:spacing w:line="360" w:lineRule="auto"/>
        <w:rPr>
          <w:rFonts w:ascii="仿宋" w:hAnsi="仿宋" w:eastAsia="仿宋" w:cs="仿宋"/>
          <w:color w:val="000000"/>
          <w:sz w:val="24"/>
          <w:szCs w:val="24"/>
        </w:rPr>
      </w:pPr>
      <w:r>
        <w:rPr>
          <w:rFonts w:ascii="仿宋" w:hAnsi="仿宋" w:eastAsia="仿宋" w:cs="仿宋"/>
          <w:color w:val="000000"/>
          <w:kern w:val="0"/>
          <w:sz w:val="24"/>
          <w:szCs w:val="24"/>
        </w:rPr>
        <w:t>5</w:t>
      </w:r>
      <w:r>
        <w:rPr>
          <w:rFonts w:hint="eastAsia" w:ascii="仿宋" w:hAnsi="仿宋" w:eastAsia="仿宋" w:cs="仿宋"/>
          <w:color w:val="000000"/>
          <w:kern w:val="0"/>
          <w:sz w:val="24"/>
          <w:szCs w:val="24"/>
        </w:rPr>
        <w:t>、删除操作无需审批，点击确认后即时生效。</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（三）权限说明</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rPr>
        <w:t>1、仅支持总行业务岗删除本人创建且发布状态开关未打开的短信模板。</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输出</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无</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输入输出的界面</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待补充</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核算处理</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不涉及</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凭证/合同/协议打印</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不涉及</w:t>
      </w:r>
    </w:p>
    <w:p>
      <w:pPr>
        <w:keepNext/>
        <w:keepLines/>
        <w:numPr>
          <w:ilvl w:val="3"/>
          <w:numId w:val="14"/>
        </w:numPr>
        <w:spacing w:before="280" w:after="290" w:line="360" w:lineRule="auto"/>
        <w:outlineLvl w:val="3"/>
        <w:rPr>
          <w:rFonts w:ascii="仿宋" w:hAnsi="仿宋" w:eastAsia="仿宋"/>
          <w:b/>
          <w:bCs/>
          <w:sz w:val="28"/>
          <w:szCs w:val="28"/>
        </w:rPr>
      </w:pPr>
      <w:r>
        <w:rPr>
          <w:rFonts w:hint="eastAsia" w:ascii="仿宋" w:hAnsi="仿宋" w:eastAsia="仿宋"/>
          <w:b/>
          <w:bCs/>
          <w:sz w:val="28"/>
          <w:szCs w:val="28"/>
        </w:rPr>
        <w:t>短信模板设置-发布</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功能描述</w:t>
      </w:r>
    </w:p>
    <w:p>
      <w:pPr>
        <w:spacing w:after="0" w:line="360" w:lineRule="auto"/>
        <w:rPr>
          <w:rFonts w:eastAsia="仿宋"/>
          <w:color w:val="000000"/>
          <w:sz w:val="24"/>
          <w:szCs w:val="24"/>
        </w:rPr>
      </w:pPr>
      <w:r>
        <w:rPr>
          <w:rFonts w:hint="eastAsia" w:eastAsia="仿宋"/>
          <w:color w:val="000000"/>
          <w:sz w:val="24"/>
          <w:szCs w:val="24"/>
        </w:rPr>
        <w:t>支持总行业务岗对审批通过的短信模板进行发布开关状态的切换，保障模板对一线发送场景的投放范围和时效可控。</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5"/>
        <w:gridCol w:w="2265"/>
        <w:gridCol w:w="2265"/>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65"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2265"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265"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5" w:type="dxa"/>
          </w:tcPr>
          <w:p>
            <w:pPr>
              <w:spacing w:after="0" w:line="360" w:lineRule="auto"/>
              <w:rPr>
                <w:rFonts w:ascii="仿宋" w:hAnsi="仿宋" w:eastAsia="仿宋" w:cs="仿宋"/>
                <w:sz w:val="24"/>
                <w:szCs w:val="24"/>
              </w:rPr>
            </w:pPr>
            <w:r>
              <w:rPr>
                <w:rFonts w:hint="eastAsia" w:ascii="仿宋" w:hAnsi="仿宋" w:eastAsia="仿宋" w:cs="仿宋"/>
                <w:sz w:val="24"/>
                <w:szCs w:val="24"/>
              </w:rPr>
              <w:t>发布</w:t>
            </w:r>
          </w:p>
        </w:tc>
        <w:tc>
          <w:tcPr>
            <w:tcW w:w="2265"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必输、默认关闭</w:t>
            </w:r>
          </w:p>
        </w:tc>
        <w:tc>
          <w:tcPr>
            <w:tcW w:w="2265" w:type="dxa"/>
          </w:tcPr>
          <w:p>
            <w:pPr>
              <w:spacing w:after="0" w:line="360" w:lineRule="auto"/>
              <w:rPr>
                <w:rFonts w:ascii="仿宋" w:hAnsi="仿宋" w:eastAsia="仿宋" w:cs="仿宋"/>
                <w:sz w:val="24"/>
                <w:szCs w:val="24"/>
              </w:rPr>
            </w:pPr>
            <w:r>
              <w:rPr>
                <w:rFonts w:hint="eastAsia" w:ascii="仿宋" w:hAnsi="仿宋" w:eastAsia="仿宋" w:cs="仿宋"/>
                <w:sz w:val="24"/>
                <w:szCs w:val="24"/>
              </w:rPr>
              <w:t>开关组件</w:t>
            </w:r>
          </w:p>
        </w:tc>
        <w:tc>
          <w:tcPr>
            <w:tcW w:w="2265" w:type="dxa"/>
          </w:tcPr>
          <w:p>
            <w:pPr>
              <w:spacing w:after="0" w:line="360" w:lineRule="auto"/>
              <w:rPr>
                <w:rFonts w:ascii="仿宋" w:hAnsi="仿宋" w:eastAsia="仿宋" w:cs="仿宋"/>
                <w:sz w:val="24"/>
                <w:szCs w:val="24"/>
              </w:rPr>
            </w:pPr>
            <w:r>
              <w:rPr>
                <w:rFonts w:hint="eastAsia" w:ascii="仿宋" w:hAnsi="仿宋" w:eastAsia="仿宋" w:cs="仿宋"/>
                <w:sz w:val="24"/>
                <w:szCs w:val="24"/>
              </w:rPr>
              <w:t>支持切换开关的状态，状态：关闭、打开</w:t>
            </w:r>
          </w:p>
        </w:tc>
      </w:tr>
    </w:tbl>
    <w:p>
      <w:pPr>
        <w:spacing w:after="0" w:line="360" w:lineRule="auto"/>
        <w:rPr>
          <w:rFonts w:ascii="仿宋" w:hAnsi="仿宋" w:eastAsia="仿宋" w:cs="仿宋"/>
          <w:sz w:val="24"/>
          <w:szCs w:val="24"/>
        </w:rPr>
      </w:pP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处理</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（一）操作说</w:t>
      </w:r>
      <w:r>
        <w:rPr>
          <w:rFonts w:hint="eastAsia" w:ascii="仿宋" w:hAnsi="仿宋" w:eastAsia="仿宋" w:cs="仿宋"/>
          <w:b/>
          <w:color w:val="000000"/>
          <w:kern w:val="0"/>
          <w:sz w:val="24"/>
          <w:szCs w:val="24"/>
          <w:lang w:eastAsia="en-US"/>
        </w:rPr>
        <w:t>明</w:t>
      </w:r>
    </w:p>
    <w:p>
      <w:pPr>
        <w:spacing w:line="360" w:lineRule="auto"/>
        <w:rPr>
          <w:rFonts w:ascii="仿宋" w:hAnsi="仿宋" w:eastAsia="仿宋"/>
          <w:sz w:val="24"/>
          <w:szCs w:val="24"/>
        </w:rPr>
      </w:pPr>
      <w:r>
        <w:rPr>
          <w:rFonts w:hint="eastAsia" w:ascii="仿宋" w:hAnsi="仿宋" w:eastAsia="仿宋" w:cs="仿宋"/>
          <w:color w:val="000000"/>
          <w:kern w:val="0"/>
          <w:sz w:val="24"/>
          <w:szCs w:val="24"/>
        </w:rPr>
        <w:t>1、用户进入“短信模板设置”菜单，</w:t>
      </w:r>
      <w:r>
        <w:rPr>
          <w:rFonts w:hint="eastAsia" w:ascii="仿宋" w:hAnsi="仿宋" w:eastAsia="仿宋"/>
          <w:sz w:val="24"/>
          <w:szCs w:val="24"/>
        </w:rPr>
        <w:t>在</w:t>
      </w:r>
      <w:r>
        <w:rPr>
          <w:rFonts w:hint="eastAsia" w:ascii="仿宋" w:hAnsi="仿宋" w:eastAsia="仿宋" w:cs="仿宋"/>
          <w:color w:val="000000"/>
          <w:kern w:val="0"/>
          <w:sz w:val="24"/>
          <w:szCs w:val="24"/>
        </w:rPr>
        <w:t>列表行内统一操作按钮区，</w:t>
      </w:r>
      <w:r>
        <w:rPr>
          <w:rFonts w:hint="eastAsia" w:ascii="仿宋" w:hAnsi="仿宋" w:eastAsia="仿宋"/>
          <w:sz w:val="24"/>
          <w:szCs w:val="24"/>
        </w:rPr>
        <w:t>点击“发布开关”按钮时。</w:t>
      </w:r>
    </w:p>
    <w:p>
      <w:pPr>
        <w:spacing w:line="360" w:lineRule="auto"/>
        <w:rPr>
          <w:rFonts w:ascii="仿宋" w:hAnsi="仿宋" w:eastAsia="仿宋" w:cs="仿宋"/>
          <w:color w:val="000000"/>
          <w:kern w:val="0"/>
          <w:sz w:val="24"/>
          <w:szCs w:val="24"/>
        </w:rPr>
      </w:pPr>
      <w:r>
        <w:rPr>
          <w:rFonts w:ascii="仿宋" w:hAnsi="仿宋" w:eastAsia="仿宋"/>
          <w:sz w:val="24"/>
          <w:szCs w:val="24"/>
        </w:rPr>
        <w:tab/>
      </w:r>
      <w:r>
        <w:rPr>
          <w:rFonts w:hint="eastAsia" w:ascii="仿宋" w:hAnsi="仿宋" w:eastAsia="仿宋"/>
          <w:sz w:val="24"/>
          <w:szCs w:val="24"/>
        </w:rPr>
        <w:t>发布开关，打开时需进行</w:t>
      </w:r>
      <w:r>
        <w:rPr>
          <w:rFonts w:hint="eastAsia" w:ascii="仿宋" w:hAnsi="仿宋" w:eastAsia="仿宋" w:cs="仿宋"/>
          <w:color w:val="000000"/>
          <w:kern w:val="0"/>
          <w:sz w:val="24"/>
          <w:szCs w:val="24"/>
        </w:rPr>
        <w:t>二次确认弹窗，提示：“确认要发布XXX短信模板吗？”。关闭时也需进行二次确认弹窗，提示：“确认要取消XXX短信模板发布吗？”。</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（二）规则与约束</w:t>
      </w:r>
    </w:p>
    <w:p>
      <w:pPr>
        <w:spacing w:line="360" w:lineRule="auto"/>
        <w:rPr>
          <w:rFonts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color w:val="000000"/>
          <w:kern w:val="0"/>
          <w:sz w:val="24"/>
          <w:szCs w:val="24"/>
        </w:rPr>
        <w:t>1、</w:t>
      </w:r>
      <w:r>
        <w:rPr>
          <w:rFonts w:hint="eastAsia" w:ascii="仿宋" w:hAnsi="仿宋" w:eastAsia="仿宋" w:cs="仿宋"/>
          <w:color w:val="000000" w:themeColor="text1"/>
          <w:kern w:val="0"/>
          <w:sz w:val="24"/>
          <w:szCs w:val="24"/>
          <w14:textFill>
            <w14:solidFill>
              <w14:schemeClr w14:val="tx1"/>
            </w14:solidFill>
          </w14:textFill>
        </w:rPr>
        <w:t>短信模板审批通过后，发布开关默认关闭，需手工打开发布开关。</w:t>
      </w:r>
    </w:p>
    <w:p>
      <w:pPr>
        <w:spacing w:line="360" w:lineRule="auto"/>
        <w:rPr>
          <w:rFonts w:ascii="仿宋" w:hAnsi="仿宋" w:eastAsia="仿宋" w:cs="仿宋"/>
          <w:color w:val="000000" w:themeColor="text1"/>
          <w:kern w:val="0"/>
          <w:sz w:val="24"/>
          <w:szCs w:val="24"/>
          <w14:textFill>
            <w14:solidFill>
              <w14:schemeClr w14:val="tx1"/>
            </w14:solidFill>
          </w14:textFill>
        </w:rPr>
      </w:pPr>
      <w:r>
        <w:rPr>
          <w:rFonts w:ascii="仿宋" w:hAnsi="仿宋" w:eastAsia="仿宋" w:cs="仿宋"/>
          <w:color w:val="000000" w:themeColor="text1"/>
          <w:kern w:val="0"/>
          <w:sz w:val="24"/>
          <w:szCs w:val="24"/>
          <w14:textFill>
            <w14:solidFill>
              <w14:schemeClr w14:val="tx1"/>
            </w14:solidFill>
          </w14:textFill>
        </w:rPr>
        <w:t>2</w:t>
      </w:r>
      <w:r>
        <w:rPr>
          <w:rFonts w:hint="eastAsia" w:ascii="仿宋" w:hAnsi="仿宋" w:eastAsia="仿宋" w:cs="仿宋"/>
          <w:color w:val="000000" w:themeColor="text1"/>
          <w:kern w:val="0"/>
          <w:sz w:val="24"/>
          <w:szCs w:val="24"/>
          <w14:textFill>
            <w14:solidFill>
              <w14:schemeClr w14:val="tx1"/>
            </w14:solidFill>
          </w14:textFill>
        </w:rPr>
        <w:t>、仅审批通过的短信模板允许切换发布开关的状态；审批中或审批拒绝状态的模板不得执行发布状态切换。</w:t>
      </w:r>
    </w:p>
    <w:p>
      <w:pPr>
        <w:spacing w:line="360" w:lineRule="auto"/>
        <w:rPr>
          <w:rFonts w:ascii="仿宋" w:hAnsi="仿宋" w:eastAsia="仿宋" w:cs="仿宋"/>
          <w:color w:val="000000" w:themeColor="text1"/>
          <w:kern w:val="0"/>
          <w:sz w:val="24"/>
          <w:szCs w:val="24"/>
          <w14:textFill>
            <w14:solidFill>
              <w14:schemeClr w14:val="tx1"/>
            </w14:solidFill>
          </w14:textFill>
        </w:rPr>
      </w:pPr>
      <w:r>
        <w:rPr>
          <w:rFonts w:ascii="仿宋" w:hAnsi="仿宋" w:eastAsia="仿宋" w:cs="仿宋"/>
          <w:color w:val="000000" w:themeColor="text1"/>
          <w:kern w:val="0"/>
          <w:sz w:val="24"/>
          <w:szCs w:val="24"/>
          <w14:textFill>
            <w14:solidFill>
              <w14:schemeClr w14:val="tx1"/>
            </w14:solidFill>
          </w14:textFill>
        </w:rPr>
        <w:t>3</w:t>
      </w:r>
      <w:r>
        <w:rPr>
          <w:rFonts w:hint="eastAsia" w:ascii="仿宋" w:hAnsi="仿宋" w:eastAsia="仿宋" w:cs="仿宋"/>
          <w:color w:val="000000" w:themeColor="text1"/>
          <w:kern w:val="0"/>
          <w:sz w:val="24"/>
          <w:szCs w:val="24"/>
          <w14:textFill>
            <w14:solidFill>
              <w14:schemeClr w14:val="tx1"/>
            </w14:solidFill>
          </w14:textFill>
        </w:rPr>
        <w:t>、发布开关说明：</w:t>
      </w:r>
    </w:p>
    <w:p>
      <w:pPr>
        <w:spacing w:line="360" w:lineRule="auto"/>
        <w:ind w:firstLine="420"/>
        <w:rPr>
          <w:rFonts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color w:val="000000" w:themeColor="text1"/>
          <w:kern w:val="0"/>
          <w:sz w:val="24"/>
          <w:szCs w:val="24"/>
          <w14:textFill>
            <w14:solidFill>
              <w14:schemeClr w14:val="tx1"/>
            </w14:solidFill>
          </w14:textFill>
        </w:rPr>
        <w:t>开关关闭时，理财经理发送短信选择模板时，无法选择该短信模板。</w:t>
      </w:r>
    </w:p>
    <w:p>
      <w:pPr>
        <w:spacing w:line="360" w:lineRule="auto"/>
        <w:ind w:firstLine="420"/>
        <w:rPr>
          <w:rFonts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color w:val="000000" w:themeColor="text1"/>
          <w:kern w:val="0"/>
          <w:sz w:val="24"/>
          <w:szCs w:val="24"/>
          <w14:textFill>
            <w14:solidFill>
              <w14:schemeClr w14:val="tx1"/>
            </w14:solidFill>
          </w14:textFill>
        </w:rPr>
        <w:t>开关打开时，恢复其在权限范围内发送短信场景中的可选能力。</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（三）权限说明</w:t>
      </w:r>
    </w:p>
    <w:p>
      <w:pPr>
        <w:spacing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kern w:val="0"/>
          <w:sz w:val="24"/>
          <w:szCs w:val="24"/>
          <w14:textFill>
            <w14:solidFill>
              <w14:schemeClr w14:val="tx1"/>
            </w14:solidFill>
          </w14:textFill>
        </w:rPr>
        <w:t>1.仅支持总行业务岗操作本人创建的短信模板的开关状态。</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输出</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无</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输入输出的界面</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无</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核算处理</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不涉及</w:t>
      </w:r>
    </w:p>
    <w:p>
      <w:pPr>
        <w:widowControl/>
        <w:numPr>
          <w:ilvl w:val="4"/>
          <w:numId w:val="14"/>
        </w:numPr>
        <w:spacing w:before="240" w:after="60" w:line="360" w:lineRule="auto"/>
        <w:jc w:val="left"/>
        <w:outlineLvl w:val="4"/>
        <w:rPr>
          <w:rFonts w:ascii="仿宋" w:hAnsi="仿宋" w:eastAsia="仿宋" w:cs="仿宋"/>
          <w:b/>
          <w:bCs/>
          <w:snapToGrid w:val="0"/>
          <w:kern w:val="0"/>
          <w:sz w:val="24"/>
          <w:szCs w:val="24"/>
        </w:rPr>
      </w:pPr>
      <w:r>
        <w:rPr>
          <w:rFonts w:hint="eastAsia" w:ascii="仿宋" w:hAnsi="仿宋" w:eastAsia="仿宋" w:cs="仿宋"/>
          <w:b/>
          <w:bCs/>
          <w:snapToGrid w:val="0"/>
          <w:kern w:val="0"/>
          <w:sz w:val="24"/>
          <w:szCs w:val="24"/>
        </w:rPr>
        <w:t>凭证/合同/协议打印</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不涉及</w:t>
      </w:r>
    </w:p>
    <w:p>
      <w:pPr>
        <w:keepNext/>
        <w:keepLines/>
        <w:numPr>
          <w:ilvl w:val="3"/>
          <w:numId w:val="14"/>
        </w:numPr>
        <w:spacing w:before="280" w:after="290" w:line="360" w:lineRule="auto"/>
        <w:outlineLvl w:val="3"/>
        <w:rPr>
          <w:rFonts w:ascii="仿宋" w:hAnsi="仿宋" w:eastAsia="仿宋"/>
          <w:b/>
          <w:bCs/>
          <w:sz w:val="28"/>
          <w:szCs w:val="28"/>
        </w:rPr>
      </w:pPr>
      <w:r>
        <w:rPr>
          <w:rFonts w:hint="eastAsia" w:ascii="仿宋" w:hAnsi="仿宋" w:eastAsia="仿宋"/>
          <w:b/>
          <w:bCs/>
          <w:sz w:val="28"/>
          <w:szCs w:val="28"/>
        </w:rPr>
        <w:t>短信模板设置-详情</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功能描述</w:t>
      </w:r>
    </w:p>
    <w:p>
      <w:pPr>
        <w:spacing w:after="0" w:line="360" w:lineRule="auto"/>
        <w:rPr>
          <w:rFonts w:eastAsia="仿宋"/>
          <w:color w:val="000000"/>
          <w:sz w:val="24"/>
          <w:szCs w:val="24"/>
        </w:rPr>
      </w:pPr>
      <w:r>
        <w:rPr>
          <w:rFonts w:hint="eastAsia" w:eastAsia="仿宋"/>
          <w:color w:val="000000"/>
          <w:sz w:val="24"/>
          <w:szCs w:val="24"/>
        </w:rPr>
        <w:t>支持总行业务岗查看短信模板的基础信息、模板内容及附件明细，提升模板核对、审批和复用前确认效率。</w:t>
      </w:r>
    </w:p>
    <w:p>
      <w:pPr>
        <w:widowControl/>
        <w:numPr>
          <w:ilvl w:val="4"/>
          <w:numId w:val="14"/>
        </w:numPr>
        <w:spacing w:before="240" w:after="60" w:line="360" w:lineRule="auto"/>
        <w:ind w:left="1276" w:hanging="1276"/>
        <w:jc w:val="left"/>
        <w:outlineLvl w:val="4"/>
        <w:rPr>
          <w:b/>
          <w:bCs/>
          <w:i/>
          <w:iCs/>
          <w:snapToGrid w:val="0"/>
          <w:sz w:val="26"/>
          <w:szCs w:val="26"/>
        </w:rPr>
      </w:pPr>
      <w:r>
        <w:rPr>
          <w:rFonts w:hint="eastAsia" w:ascii="仿宋" w:hAnsi="仿宋" w:eastAsia="仿宋" w:cs="仿宋"/>
          <w:b/>
          <w:bCs/>
          <w:snapToGrid w:val="0"/>
          <w:kern w:val="0"/>
          <w:sz w:val="24"/>
          <w:szCs w:val="24"/>
        </w:rPr>
        <w:t>输入</w:t>
      </w:r>
    </w:p>
    <w:p>
      <w:pPr>
        <w:spacing w:after="0" w:line="360" w:lineRule="auto"/>
        <w:rPr>
          <w:rFonts w:ascii="仿宋" w:hAnsi="仿宋" w:eastAsia="仿宋" w:cs="仿宋"/>
          <w:sz w:val="24"/>
          <w:szCs w:val="24"/>
        </w:rPr>
      </w:pPr>
      <w:r>
        <w:rPr>
          <w:rFonts w:hint="eastAsia" w:ascii="仿宋" w:hAnsi="仿宋" w:eastAsia="仿宋" w:cs="仿宋"/>
          <w:sz w:val="24"/>
          <w:szCs w:val="24"/>
        </w:rPr>
        <w:t>支持用户点击列表行内“短信模板”名称查看短信模板详情。</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处理</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（一）操作说明</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1、用户进入“短信模板设置”页面。</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2、用户可在列表行内统一操作按钮区操作：</w:t>
      </w:r>
    </w:p>
    <w:p>
      <w:pPr>
        <w:spacing w:line="360" w:lineRule="auto"/>
        <w:ind w:firstLine="720"/>
        <w:rPr>
          <w:rFonts w:ascii="仿宋" w:hAnsi="仿宋" w:eastAsia="仿宋" w:cs="仿宋"/>
          <w:color w:val="000000"/>
          <w:kern w:val="0"/>
          <w:sz w:val="24"/>
          <w:szCs w:val="24"/>
        </w:rPr>
      </w:pPr>
      <w:r>
        <w:rPr>
          <w:rFonts w:hint="eastAsia" w:ascii="仿宋" w:hAnsi="仿宋" w:eastAsia="仿宋" w:cs="仿宋"/>
          <w:color w:val="000000"/>
          <w:kern w:val="0"/>
          <w:sz w:val="24"/>
          <w:szCs w:val="24"/>
        </w:rPr>
        <w:t>在目标模板行，点击“</w:t>
      </w:r>
      <w:r>
        <w:rPr>
          <w:rFonts w:hint="eastAsia" w:ascii="仿宋" w:hAnsi="仿宋" w:eastAsia="仿宋" w:cs="仿宋"/>
          <w:sz w:val="24"/>
          <w:szCs w:val="24"/>
        </w:rPr>
        <w:t>短信模板</w:t>
      </w:r>
      <w:r>
        <w:rPr>
          <w:rFonts w:hint="eastAsia" w:ascii="仿宋" w:hAnsi="仿宋" w:eastAsia="仿宋" w:cs="仿宋"/>
          <w:color w:val="000000"/>
          <w:kern w:val="0"/>
          <w:sz w:val="24"/>
          <w:szCs w:val="24"/>
        </w:rPr>
        <w:t>”</w:t>
      </w:r>
      <w:r>
        <w:rPr>
          <w:rFonts w:hint="eastAsia" w:ascii="仿宋" w:hAnsi="仿宋" w:eastAsia="仿宋" w:cs="仿宋"/>
          <w:sz w:val="24"/>
          <w:szCs w:val="24"/>
        </w:rPr>
        <w:t xml:space="preserve"> 名称</w:t>
      </w:r>
      <w:r>
        <w:rPr>
          <w:rFonts w:hint="eastAsia" w:ascii="仿宋" w:hAnsi="仿宋" w:eastAsia="仿宋" w:cs="仿宋"/>
          <w:color w:val="000000"/>
          <w:kern w:val="0"/>
          <w:sz w:val="24"/>
          <w:szCs w:val="24"/>
        </w:rPr>
        <w:t>，系统从右侧抽屉式弹出“短信模板”详情页面。</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3、用户点击“关闭”按钮后，系统关闭详情界面并返回原列表页页面。</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（二）规则与约束</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1、</w:t>
      </w:r>
      <w:r>
        <w:rPr>
          <w:rFonts w:hint="eastAsia" w:ascii="仿宋" w:hAnsi="仿宋" w:eastAsia="仿宋" w:cs="仿宋"/>
          <w:color w:val="000000"/>
          <w:sz w:val="24"/>
          <w:szCs w:val="24"/>
        </w:rPr>
        <w:t>详情页面仅支持查看，不支持在当前界面直接修改模板内容</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2</w:t>
      </w:r>
      <w:r>
        <w:rPr>
          <w:rFonts w:hint="eastAsia" w:ascii="仿宋" w:hAnsi="仿宋" w:eastAsia="仿宋" w:cs="仿宋"/>
          <w:color w:val="000000"/>
          <w:sz w:val="24"/>
          <w:szCs w:val="24"/>
        </w:rPr>
        <w:t>、模板内容应完整反显当前已保存版本，若模板内容中包含变量，则按模板定义原样展示变量占位符，不在详情页进行实际客户数据替换。</w:t>
      </w:r>
    </w:p>
    <w:p>
      <w:pPr>
        <w:spacing w:line="360" w:lineRule="auto"/>
        <w:rPr>
          <w:rFonts w:ascii="仿宋" w:hAnsi="仿宋" w:eastAsia="仿宋" w:cs="仿宋"/>
          <w:color w:val="000000"/>
          <w:sz w:val="24"/>
          <w:szCs w:val="24"/>
        </w:rPr>
      </w:pPr>
      <w:r>
        <w:rPr>
          <w:rFonts w:hint="eastAsia" w:ascii="仿宋" w:hAnsi="仿宋" w:eastAsia="仿宋" w:cs="仿宋"/>
          <w:color w:val="000000"/>
          <w:sz w:val="24"/>
          <w:szCs w:val="24"/>
        </w:rPr>
        <w:t>3、附件支持展示多个文件，点击附件名称后支持下载查看。</w:t>
      </w:r>
    </w:p>
    <w:p>
      <w:pPr>
        <w:spacing w:line="360" w:lineRule="auto"/>
        <w:rPr>
          <w:rFonts w:ascii="仿宋" w:hAnsi="仿宋" w:eastAsia="仿宋" w:cs="仿宋"/>
          <w:color w:val="000000"/>
          <w:sz w:val="24"/>
          <w:szCs w:val="24"/>
        </w:rPr>
      </w:pPr>
      <w:r>
        <w:rPr>
          <w:rFonts w:ascii="仿宋" w:hAnsi="仿宋" w:eastAsia="仿宋" w:cs="仿宋"/>
          <w:color w:val="000000"/>
          <w:sz w:val="24"/>
          <w:szCs w:val="24"/>
        </w:rPr>
        <w:t>4</w:t>
      </w:r>
      <w:r>
        <w:rPr>
          <w:rFonts w:hint="eastAsia" w:ascii="仿宋" w:hAnsi="仿宋" w:eastAsia="仿宋" w:cs="仿宋"/>
          <w:color w:val="000000"/>
          <w:sz w:val="24"/>
          <w:szCs w:val="24"/>
        </w:rPr>
        <w:t>、详情页面应展示模板当前实际保存信息，用于审批核对、复核及发送前确认，不得展示未保存的临时编辑内容。</w:t>
      </w:r>
    </w:p>
    <w:p>
      <w:pPr>
        <w:spacing w:line="360" w:lineRule="auto"/>
        <w:rPr>
          <w:rFonts w:ascii="仿宋" w:hAnsi="仿宋" w:eastAsia="仿宋" w:cs="仿宋"/>
          <w:sz w:val="24"/>
          <w:szCs w:val="24"/>
        </w:rPr>
      </w:pPr>
      <w:r>
        <w:rPr>
          <w:rFonts w:hint="eastAsia" w:ascii="仿宋" w:hAnsi="仿宋" w:eastAsia="仿宋" w:cs="仿宋"/>
          <w:b/>
          <w:color w:val="000000"/>
          <w:kern w:val="0"/>
          <w:sz w:val="24"/>
          <w:szCs w:val="24"/>
        </w:rPr>
        <w:t>（三）权限说明</w:t>
      </w:r>
    </w:p>
    <w:p>
      <w:pPr>
        <w:spacing w:line="360" w:lineRule="auto"/>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sz w:val="24"/>
          <w:szCs w:val="24"/>
        </w:rPr>
        <w:t>1、</w:t>
      </w:r>
      <w:r>
        <w:rPr>
          <w:rFonts w:hint="eastAsia" w:ascii="仿宋" w:hAnsi="仿宋" w:eastAsia="仿宋" w:cs="仿宋"/>
          <w:color w:val="000000" w:themeColor="text1"/>
          <w:sz w:val="24"/>
          <w:szCs w:val="24"/>
          <w14:textFill>
            <w14:solidFill>
              <w14:schemeClr w14:val="tx1"/>
            </w14:solidFill>
          </w14:textFill>
        </w:rPr>
        <w:t>支持总分支行业务岗查看短信模板详情。</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2269"/>
        <w:gridCol w:w="2261"/>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要素名称</w:t>
            </w:r>
          </w:p>
        </w:tc>
        <w:tc>
          <w:tcPr>
            <w:tcW w:w="2269"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约束及校验规则</w:t>
            </w:r>
          </w:p>
        </w:tc>
        <w:tc>
          <w:tcPr>
            <w:tcW w:w="2261"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数据类型</w:t>
            </w:r>
          </w:p>
        </w:tc>
        <w:tc>
          <w:tcPr>
            <w:tcW w:w="2269" w:type="dxa"/>
            <w:shd w:val="clear" w:color="auto" w:fill="FFFFFF"/>
          </w:tcPr>
          <w:p>
            <w:pPr>
              <w:spacing w:after="0" w:line="360" w:lineRule="auto"/>
              <w:rPr>
                <w:rFonts w:ascii="仿宋" w:hAnsi="仿宋" w:eastAsia="仿宋" w:cs="仿宋"/>
                <w:sz w:val="24"/>
                <w:szCs w:val="24"/>
              </w:rPr>
            </w:pPr>
            <w:r>
              <w:rPr>
                <w:rFonts w:hint="eastAsia" w:ascii="仿宋" w:hAnsi="仿宋" w:eastAsia="仿宋" w:cs="仿宋"/>
                <w:b/>
                <w:color w:val="000000"/>
                <w:kern w:val="0"/>
                <w:sz w:val="24"/>
                <w:szCs w:val="24"/>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vAlign w:val="center"/>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模板类型</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反显</w:t>
            </w:r>
          </w:p>
        </w:tc>
        <w:tc>
          <w:tcPr>
            <w:tcW w:w="2261"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文本</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包括：产品介绍、营销推广、客户关怀、服务提醒、风险提示。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vAlign w:val="center"/>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模板名称</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反显</w:t>
            </w:r>
          </w:p>
        </w:tc>
        <w:tc>
          <w:tcPr>
            <w:tcW w:w="2261"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显示模板名称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vAlign w:val="center"/>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模板内容</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反显</w:t>
            </w:r>
          </w:p>
        </w:tc>
        <w:tc>
          <w:tcPr>
            <w:tcW w:w="2261" w:type="dxa"/>
          </w:tcPr>
          <w:p>
            <w:pPr>
              <w:spacing w:after="0" w:line="360" w:lineRule="auto"/>
              <w:rPr>
                <w:rFonts w:ascii="仿宋" w:hAnsi="仿宋" w:eastAsia="仿宋" w:cs="仿宋"/>
                <w:sz w:val="24"/>
                <w:szCs w:val="24"/>
              </w:rPr>
            </w:pPr>
            <w:r>
              <w:rPr>
                <w:rFonts w:hint="eastAsia" w:ascii="仿宋" w:hAnsi="仿宋" w:eastAsia="仿宋" w:cs="仿宋"/>
                <w:sz w:val="24"/>
                <w:szCs w:val="24"/>
              </w:rPr>
              <w:t>文本</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显示模板内容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vAlign w:val="center"/>
          </w:tcPr>
          <w:p>
            <w:pPr>
              <w:spacing w:after="0" w:line="360" w:lineRule="auto"/>
              <w:rPr>
                <w:rFonts w:ascii="仿宋" w:hAnsi="仿宋" w:eastAsia="仿宋" w:cs="仿宋"/>
                <w:sz w:val="24"/>
                <w:szCs w:val="24"/>
              </w:rPr>
            </w:pPr>
            <w:r>
              <w:rPr>
                <w:rFonts w:hint="eastAsia" w:ascii="仿宋" w:hAnsi="仿宋" w:eastAsia="仿宋" w:cs="仿宋"/>
                <w:kern w:val="0"/>
                <w:sz w:val="24"/>
                <w:szCs w:val="24"/>
              </w:rPr>
              <w:t>附件</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p>
        </w:tc>
        <w:tc>
          <w:tcPr>
            <w:tcW w:w="2261" w:type="dxa"/>
          </w:tcPr>
          <w:p>
            <w:pPr>
              <w:spacing w:after="0" w:line="360" w:lineRule="auto"/>
              <w:rPr>
                <w:rFonts w:ascii="仿宋" w:hAnsi="仿宋" w:eastAsia="仿宋" w:cs="仿宋"/>
                <w:sz w:val="24"/>
                <w:szCs w:val="24"/>
              </w:rPr>
            </w:pPr>
            <w:r>
              <w:rPr>
                <w:rFonts w:hint="eastAsia" w:ascii="仿宋" w:hAnsi="仿宋" w:eastAsia="仿宋" w:cs="仿宋"/>
                <w:sz w:val="24"/>
                <w:szCs w:val="24"/>
              </w:rPr>
              <w:t>文件链接</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附件链接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261"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关闭</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sz w:val="24"/>
                <w:szCs w:val="24"/>
              </w:rPr>
              <w:t>反显</w:t>
            </w:r>
          </w:p>
        </w:tc>
        <w:tc>
          <w:tcPr>
            <w:tcW w:w="2261"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按钮</w:t>
            </w:r>
          </w:p>
        </w:tc>
        <w:tc>
          <w:tcPr>
            <w:tcW w:w="2269" w:type="dxa"/>
          </w:tcPr>
          <w:p>
            <w:pPr>
              <w:spacing w:after="0" w:line="360" w:lineRule="auto"/>
              <w:rPr>
                <w:rFonts w:ascii="仿宋" w:hAnsi="仿宋" w:eastAsia="仿宋" w:cs="仿宋"/>
                <w:sz w:val="24"/>
                <w:szCs w:val="24"/>
              </w:rPr>
            </w:pPr>
            <w:r>
              <w:rPr>
                <w:rFonts w:hint="eastAsia" w:ascii="仿宋" w:hAnsi="仿宋" w:eastAsia="仿宋" w:cs="仿宋"/>
                <w:kern w:val="0"/>
                <w:sz w:val="24"/>
                <w:szCs w:val="24"/>
              </w:rPr>
              <w:t>点击关闭详情，返回列表页。</w:t>
            </w:r>
          </w:p>
        </w:tc>
      </w:tr>
    </w:tbl>
    <w:p>
      <w:pPr>
        <w:spacing w:line="360" w:lineRule="auto"/>
        <w:rPr>
          <w:rFonts w:ascii="仿宋" w:hAnsi="仿宋" w:eastAsia="仿宋" w:cs="仿宋"/>
          <w:color w:val="000000"/>
          <w:sz w:val="24"/>
          <w:szCs w:val="24"/>
        </w:rPr>
      </w:pP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输入输出的界面</w:t>
      </w:r>
    </w:p>
    <w:p>
      <w:pPr>
        <w:spacing w:line="360" w:lineRule="auto"/>
        <w:rPr>
          <w:rFonts w:ascii="仿宋" w:hAnsi="仿宋" w:eastAsia="仿宋" w:cs="仿宋"/>
          <w:color w:val="000000"/>
          <w:sz w:val="24"/>
          <w:szCs w:val="24"/>
        </w:rPr>
      </w:pPr>
      <w:r>
        <w:drawing>
          <wp:inline distT="0" distB="0" distL="114300" distR="114300">
            <wp:extent cx="5604510" cy="3425825"/>
            <wp:effectExtent l="0" t="0" r="5715" b="3175"/>
            <wp:docPr id="114"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92"/>
                    <pic:cNvPicPr>
                      <a:picLocks noChangeAspect="1"/>
                    </pic:cNvPicPr>
                  </pic:nvPicPr>
                  <pic:blipFill>
                    <a:blip r:embed="rId125"/>
                    <a:stretch>
                      <a:fillRect/>
                    </a:stretch>
                  </pic:blipFill>
                  <pic:spPr>
                    <a:xfrm>
                      <a:off x="0" y="0"/>
                      <a:ext cx="5604510" cy="3425825"/>
                    </a:xfrm>
                    <a:prstGeom prst="rect">
                      <a:avLst/>
                    </a:prstGeom>
                    <a:noFill/>
                    <a:ln>
                      <a:noFill/>
                    </a:ln>
                  </pic:spPr>
                </pic:pic>
              </a:graphicData>
            </a:graphic>
          </wp:inline>
        </w:drawing>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核算处理</w:t>
      </w:r>
    </w:p>
    <w:p>
      <w:pPr>
        <w:spacing w:line="360" w:lineRule="auto"/>
        <w:rPr>
          <w:rFonts w:ascii="仿宋" w:hAnsi="仿宋" w:eastAsia="仿宋" w:cs="仿宋"/>
          <w:color w:val="000000"/>
          <w:sz w:val="24"/>
          <w:szCs w:val="24"/>
        </w:rPr>
      </w:pPr>
      <w:r>
        <w:rPr>
          <w:rFonts w:hint="eastAsia" w:ascii="仿宋" w:hAnsi="仿宋" w:eastAsia="仿宋" w:cs="仿宋"/>
          <w:color w:val="000000"/>
          <w:kern w:val="0"/>
          <w:sz w:val="24"/>
          <w:szCs w:val="24"/>
        </w:rPr>
        <w:t>不涉及</w:t>
      </w:r>
    </w:p>
    <w:p>
      <w:pPr>
        <w:widowControl/>
        <w:numPr>
          <w:ilvl w:val="4"/>
          <w:numId w:val="14"/>
        </w:numPr>
        <w:spacing w:before="240" w:after="60" w:line="360" w:lineRule="auto"/>
        <w:jc w:val="left"/>
        <w:outlineLvl w:val="4"/>
        <w:rPr>
          <w:rFonts w:ascii="仿宋" w:hAnsi="仿宋" w:eastAsia="仿宋" w:cs="仿宋"/>
          <w:b/>
          <w:bCs/>
          <w:snapToGrid w:val="0"/>
          <w:sz w:val="24"/>
          <w:szCs w:val="24"/>
        </w:rPr>
      </w:pPr>
      <w:r>
        <w:rPr>
          <w:rFonts w:hint="eastAsia" w:ascii="仿宋" w:hAnsi="仿宋" w:eastAsia="仿宋" w:cs="仿宋"/>
          <w:b/>
          <w:bCs/>
          <w:snapToGrid w:val="0"/>
          <w:kern w:val="0"/>
          <w:sz w:val="24"/>
          <w:szCs w:val="24"/>
        </w:rPr>
        <w:t>凭证/合同/协议打印</w:t>
      </w:r>
    </w:p>
    <w:p>
      <w:pPr>
        <w:spacing w:line="360" w:lineRule="auto"/>
        <w:rPr>
          <w:rFonts w:ascii="仿宋" w:hAnsi="仿宋" w:eastAsia="仿宋" w:cs="仿宋"/>
          <w:sz w:val="24"/>
          <w:szCs w:val="24"/>
        </w:rPr>
      </w:pPr>
      <w:r>
        <w:rPr>
          <w:rFonts w:hint="eastAsia" w:ascii="仿宋" w:hAnsi="仿宋" w:eastAsia="仿宋" w:cs="仿宋"/>
          <w:color w:val="000000"/>
          <w:kern w:val="0"/>
          <w:sz w:val="24"/>
          <w:szCs w:val="24"/>
        </w:rPr>
        <w:t>不涉及</w:t>
      </w:r>
    </w:p>
    <w:p>
      <w:pPr>
        <w:pStyle w:val="4"/>
        <w:numPr>
          <w:ilvl w:val="1"/>
          <w:numId w:val="14"/>
        </w:numPr>
        <w:spacing w:line="360" w:lineRule="auto"/>
      </w:pPr>
      <w:bookmarkStart w:id="103" w:name="_Toc233295857"/>
      <w:r>
        <w:rPr>
          <w:rFonts w:hint="eastAsia"/>
        </w:rPr>
        <w:t>产品管理</w:t>
      </w:r>
      <w:bookmarkEnd w:id="103"/>
    </w:p>
    <w:p>
      <w:pPr>
        <w:pStyle w:val="5"/>
        <w:numPr>
          <w:ilvl w:val="2"/>
          <w:numId w:val="14"/>
        </w:numPr>
        <w:spacing w:line="360" w:lineRule="auto"/>
        <w:ind w:left="993" w:hanging="993"/>
        <w:rPr>
          <w:sz w:val="28"/>
          <w:szCs w:val="28"/>
        </w:rPr>
      </w:pPr>
      <w:bookmarkStart w:id="104" w:name="_Toc233295858"/>
      <w:r>
        <w:rPr>
          <w:rFonts w:hint="eastAsia"/>
          <w:sz w:val="28"/>
          <w:szCs w:val="28"/>
        </w:rPr>
        <w:t>产品管理-列表</w:t>
      </w:r>
      <w:bookmarkEnd w:id="104"/>
    </w:p>
    <w:p>
      <w:pPr>
        <w:pStyle w:val="6"/>
        <w:numPr>
          <w:ilvl w:val="3"/>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rPr>
      </w:pPr>
      <w:r>
        <w:rPr>
          <w:rFonts w:ascii="仿宋" w:hAnsi="仿宋" w:eastAsia="仿宋"/>
          <w:sz w:val="24"/>
        </w:rPr>
        <w:t>支持总行业务岗统一管理零售</w:t>
      </w:r>
      <w:r>
        <w:rPr>
          <w:rFonts w:hint="eastAsia" w:ascii="仿宋" w:hAnsi="仿宋" w:eastAsia="仿宋"/>
          <w:sz w:val="24"/>
        </w:rPr>
        <w:t>银行部（零售条线）</w:t>
      </w:r>
      <w:r>
        <w:rPr>
          <w:rFonts w:ascii="仿宋" w:hAnsi="仿宋" w:eastAsia="仿宋"/>
          <w:sz w:val="24"/>
        </w:rPr>
        <w:t>产品库，整合核心、信贷、理财、保险等产品数据，并通过目录</w:t>
      </w:r>
      <w:r>
        <w:rPr>
          <w:rFonts w:hint="eastAsia" w:ascii="仿宋" w:hAnsi="仿宋" w:eastAsia="仿宋"/>
          <w:sz w:val="24"/>
        </w:rPr>
        <w:t>体系</w:t>
      </w:r>
      <w:r>
        <w:rPr>
          <w:rFonts w:ascii="仿宋" w:hAnsi="仿宋" w:eastAsia="仿宋"/>
          <w:sz w:val="24"/>
        </w:rPr>
        <w:t>检索</w:t>
      </w:r>
      <w:r>
        <w:rPr>
          <w:rFonts w:hint="eastAsia" w:ascii="仿宋" w:hAnsi="仿宋" w:eastAsia="仿宋"/>
          <w:sz w:val="24"/>
        </w:rPr>
        <w:t>产品</w:t>
      </w:r>
      <w:r>
        <w:rPr>
          <w:rFonts w:ascii="仿宋" w:hAnsi="仿宋" w:eastAsia="仿宋"/>
          <w:sz w:val="24"/>
        </w:rPr>
        <w:t>、</w:t>
      </w:r>
      <w:r>
        <w:rPr>
          <w:rFonts w:hint="eastAsia" w:ascii="仿宋" w:hAnsi="仿宋" w:eastAsia="仿宋"/>
          <w:sz w:val="24"/>
        </w:rPr>
        <w:t>产品</w:t>
      </w:r>
      <w:r>
        <w:rPr>
          <w:rFonts w:ascii="仿宋" w:hAnsi="仿宋" w:eastAsia="仿宋"/>
          <w:sz w:val="24"/>
        </w:rPr>
        <w:t>上下架控制和</w:t>
      </w:r>
      <w:r>
        <w:rPr>
          <w:rFonts w:hint="eastAsia" w:ascii="仿宋" w:hAnsi="仿宋" w:eastAsia="仿宋"/>
          <w:sz w:val="24"/>
        </w:rPr>
        <w:t>提供</w:t>
      </w:r>
      <w:r>
        <w:rPr>
          <w:rFonts w:ascii="仿宋" w:hAnsi="仿宋" w:eastAsia="仿宋"/>
          <w:sz w:val="24"/>
        </w:rPr>
        <w:t>产品视图，为全行产品营销提供统一产品底座。</w:t>
      </w:r>
    </w:p>
    <w:p>
      <w:pPr>
        <w:pStyle w:val="6"/>
        <w:numPr>
          <w:ilvl w:val="3"/>
          <w:numId w:val="14"/>
        </w:numPr>
        <w:spacing w:line="360" w:lineRule="auto"/>
        <w:rPr>
          <w:rFonts w:ascii="仿宋" w:hAnsi="仿宋" w:eastAsia="仿宋"/>
        </w:rPr>
      </w:pPr>
      <w:r>
        <w:rPr>
          <w:rFonts w:hint="eastAsia" w:ascii="仿宋" w:hAnsi="仿宋" w:eastAsia="仿宋"/>
        </w:rPr>
        <w:t>输入</w:t>
      </w:r>
    </w:p>
    <w:p>
      <w:pPr>
        <w:spacing w:after="0" w:line="360" w:lineRule="auto"/>
        <w:rPr>
          <w:rFonts w:ascii="仿宋" w:hAnsi="仿宋" w:eastAsia="仿宋"/>
          <w:sz w:val="24"/>
        </w:rPr>
      </w:pPr>
      <w:r>
        <w:rPr>
          <w:rFonts w:hint="eastAsia" w:ascii="仿宋" w:hAnsi="仿宋" w:eastAsia="仿宋"/>
          <w:sz w:val="24"/>
        </w:rPr>
        <w:t>“产品管理列表”页面左侧区域为“产品目录”，右侧区域为“产品列表”。</w:t>
      </w:r>
    </w:p>
    <w:p>
      <w:pPr>
        <w:spacing w:after="0" w:line="360" w:lineRule="auto"/>
        <w:rPr>
          <w:rFonts w:ascii="仿宋" w:hAnsi="仿宋" w:eastAsia="仿宋"/>
          <w:sz w:val="24"/>
        </w:rPr>
      </w:pPr>
      <w:r>
        <w:rPr>
          <w:rFonts w:hint="eastAsia" w:ascii="仿宋" w:hAnsi="仿宋" w:eastAsia="仿宋"/>
          <w:sz w:val="24"/>
        </w:rPr>
        <w:t>左侧“产品目录”输入项：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目录</w:t>
            </w:r>
            <w:r>
              <w:rPr>
                <w:rFonts w:hint="eastAsia" w:ascii="仿宋" w:hAnsi="仿宋" w:eastAsia="仿宋"/>
                <w:sz w:val="24"/>
              </w:rPr>
              <w:t>搜索</w:t>
            </w:r>
          </w:p>
        </w:tc>
        <w:tc>
          <w:tcPr>
            <w:tcW w:w="2160" w:type="dxa"/>
          </w:tcPr>
          <w:p>
            <w:pPr>
              <w:spacing w:after="0" w:line="360" w:lineRule="auto"/>
              <w:rPr>
                <w:rFonts w:ascii="仿宋" w:hAnsi="仿宋" w:eastAsia="仿宋"/>
              </w:rPr>
            </w:pPr>
            <w:r>
              <w:rPr>
                <w:rFonts w:ascii="仿宋" w:hAnsi="仿宋" w:eastAsia="仿宋"/>
                <w:sz w:val="24"/>
              </w:rPr>
              <w:t>非必输</w:t>
            </w:r>
          </w:p>
        </w:tc>
        <w:tc>
          <w:tcPr>
            <w:tcW w:w="2160" w:type="dxa"/>
          </w:tcPr>
          <w:p>
            <w:pPr>
              <w:spacing w:after="0" w:line="360" w:lineRule="auto"/>
              <w:rPr>
                <w:rFonts w:ascii="仿宋" w:hAnsi="仿宋" w:eastAsia="仿宋"/>
              </w:rPr>
            </w:pPr>
            <w:r>
              <w:rPr>
                <w:rFonts w:hint="eastAsia" w:ascii="仿宋" w:hAnsi="仿宋" w:eastAsia="仿宋"/>
              </w:rPr>
              <w:t>文本</w:t>
            </w:r>
          </w:p>
        </w:tc>
        <w:tc>
          <w:tcPr>
            <w:tcW w:w="2160" w:type="dxa"/>
          </w:tcPr>
          <w:p>
            <w:pPr>
              <w:spacing w:after="0" w:line="360" w:lineRule="auto"/>
              <w:rPr>
                <w:rFonts w:ascii="仿宋" w:hAnsi="仿宋" w:eastAsia="仿宋"/>
              </w:rPr>
            </w:pPr>
            <w:r>
              <w:rPr>
                <w:rFonts w:hint="eastAsia" w:ascii="仿宋" w:hAnsi="仿宋" w:eastAsia="仿宋"/>
                <w:sz w:val="24"/>
              </w:rPr>
              <w:t>输入关键词，</w:t>
            </w:r>
            <w:r>
              <w:rPr>
                <w:rFonts w:ascii="仿宋" w:hAnsi="仿宋" w:eastAsia="仿宋"/>
                <w:sz w:val="24"/>
              </w:rPr>
              <w:t>用于搜索左侧产品目录名称</w:t>
            </w:r>
            <w:r>
              <w:rPr>
                <w:rFonts w:hint="eastAsia" w:ascii="仿宋" w:hAnsi="仿宋" w:eastAsia="仿宋"/>
                <w:sz w:val="24"/>
              </w:rPr>
              <w:t>；</w:t>
            </w:r>
            <w:r>
              <w:rPr>
                <w:rFonts w:ascii="仿宋" w:hAnsi="仿宋" w:eastAsia="仿宋"/>
                <w:sz w:val="24"/>
              </w:rPr>
              <w:t>支持模糊检索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搜索</w:t>
            </w:r>
            <w:r>
              <w:rPr>
                <w:rFonts w:hint="eastAsia" w:ascii="仿宋" w:hAnsi="仿宋" w:eastAsia="仿宋"/>
                <w:sz w:val="24"/>
              </w:rPr>
              <w:t>图标</w:t>
            </w:r>
          </w:p>
        </w:tc>
        <w:tc>
          <w:tcPr>
            <w:tcW w:w="2160" w:type="dxa"/>
          </w:tcPr>
          <w:p>
            <w:pPr>
              <w:spacing w:after="0" w:line="360" w:lineRule="auto"/>
              <w:rPr>
                <w:rFonts w:ascii="仿宋" w:hAnsi="仿宋" w:eastAsia="仿宋"/>
              </w:rPr>
            </w:pPr>
            <w:r>
              <w:rPr>
                <w:rFonts w:ascii="仿宋" w:hAnsi="仿宋" w:eastAsia="仿宋"/>
                <w:sz w:val="24"/>
              </w:rPr>
              <w:t>执行产品目录查询</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点击后按关键词过滤目录树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重置</w:t>
            </w:r>
            <w:r>
              <w:rPr>
                <w:rFonts w:hint="eastAsia" w:ascii="仿宋" w:hAnsi="仿宋" w:eastAsia="仿宋"/>
                <w:sz w:val="24"/>
              </w:rPr>
              <w:t>图标</w:t>
            </w:r>
          </w:p>
        </w:tc>
        <w:tc>
          <w:tcPr>
            <w:tcW w:w="2160" w:type="dxa"/>
          </w:tcPr>
          <w:p>
            <w:pPr>
              <w:spacing w:after="0" w:line="360" w:lineRule="auto"/>
              <w:rPr>
                <w:rFonts w:ascii="仿宋" w:hAnsi="仿宋" w:eastAsia="仿宋"/>
              </w:rPr>
            </w:pPr>
            <w:r>
              <w:rPr>
                <w:rFonts w:ascii="仿宋" w:hAnsi="仿宋" w:eastAsia="仿宋"/>
                <w:sz w:val="24"/>
              </w:rPr>
              <w:t>重置产品目录区域</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点击后清空目录关键词并恢复初始目录树</w:t>
            </w:r>
          </w:p>
        </w:tc>
      </w:tr>
    </w:tbl>
    <w:p>
      <w:pPr>
        <w:spacing w:after="0" w:line="360" w:lineRule="auto"/>
        <w:rPr>
          <w:rFonts w:ascii="仿宋" w:hAnsi="仿宋" w:eastAsia="仿宋"/>
          <w:sz w:val="24"/>
        </w:rPr>
      </w:pPr>
    </w:p>
    <w:p>
      <w:pPr>
        <w:spacing w:after="0" w:line="360" w:lineRule="auto"/>
        <w:rPr>
          <w:rFonts w:ascii="仿宋" w:hAnsi="仿宋" w:eastAsia="仿宋"/>
          <w:sz w:val="24"/>
        </w:rPr>
      </w:pPr>
      <w:r>
        <w:rPr>
          <w:rFonts w:hint="eastAsia" w:ascii="仿宋" w:hAnsi="仿宋" w:eastAsia="仿宋"/>
          <w:sz w:val="24"/>
        </w:rPr>
        <w:t>右侧“产品列表”输入项：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产品名称</w:t>
            </w:r>
          </w:p>
        </w:tc>
        <w:tc>
          <w:tcPr>
            <w:tcW w:w="2160" w:type="dxa"/>
          </w:tcPr>
          <w:p>
            <w:pPr>
              <w:spacing w:after="0" w:line="360" w:lineRule="auto"/>
              <w:rPr>
                <w:rFonts w:ascii="仿宋" w:hAnsi="仿宋" w:eastAsia="仿宋"/>
              </w:rPr>
            </w:pPr>
            <w:r>
              <w:rPr>
                <w:rFonts w:ascii="仿宋" w:hAnsi="仿宋" w:eastAsia="仿宋"/>
                <w:sz w:val="24"/>
              </w:rPr>
              <w:t>非必输</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右侧产品列表查询条件</w:t>
            </w:r>
            <w:r>
              <w:rPr>
                <w:rFonts w:hint="eastAsia" w:ascii="仿宋" w:hAnsi="仿宋" w:eastAsia="仿宋"/>
                <w:sz w:val="24"/>
              </w:rPr>
              <w:t>；</w:t>
            </w:r>
            <w:r>
              <w:rPr>
                <w:rFonts w:ascii="仿宋" w:hAnsi="仿宋" w:eastAsia="仿宋"/>
                <w:sz w:val="24"/>
              </w:rPr>
              <w:t>支持模糊查询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产品编号</w:t>
            </w:r>
          </w:p>
        </w:tc>
        <w:tc>
          <w:tcPr>
            <w:tcW w:w="2160" w:type="dxa"/>
          </w:tcPr>
          <w:p>
            <w:pPr>
              <w:spacing w:after="0" w:line="360" w:lineRule="auto"/>
              <w:rPr>
                <w:rFonts w:ascii="仿宋" w:hAnsi="仿宋" w:eastAsia="仿宋"/>
              </w:rPr>
            </w:pPr>
            <w:r>
              <w:rPr>
                <w:rFonts w:ascii="仿宋" w:hAnsi="仿宋" w:eastAsia="仿宋"/>
                <w:sz w:val="24"/>
              </w:rPr>
              <w:t>非必输</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按产品唯一编号检索；支持精确查询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上下架</w:t>
            </w:r>
          </w:p>
        </w:tc>
        <w:tc>
          <w:tcPr>
            <w:tcW w:w="2160" w:type="dxa"/>
          </w:tcPr>
          <w:p>
            <w:pPr>
              <w:spacing w:after="0" w:line="360" w:lineRule="auto"/>
              <w:rPr>
                <w:rFonts w:ascii="仿宋" w:hAnsi="仿宋" w:eastAsia="仿宋"/>
              </w:rPr>
            </w:pPr>
            <w:r>
              <w:rPr>
                <w:rFonts w:ascii="仿宋" w:hAnsi="仿宋" w:eastAsia="仿宋"/>
                <w:sz w:val="24"/>
              </w:rPr>
              <w:t>非必输</w:t>
            </w:r>
          </w:p>
        </w:tc>
        <w:tc>
          <w:tcPr>
            <w:tcW w:w="2160" w:type="dxa"/>
          </w:tcPr>
          <w:p>
            <w:pPr>
              <w:spacing w:after="0" w:line="360" w:lineRule="auto"/>
              <w:rPr>
                <w:rFonts w:ascii="仿宋" w:hAnsi="仿宋" w:eastAsia="仿宋"/>
              </w:rPr>
            </w:pPr>
            <w:r>
              <w:rPr>
                <w:rFonts w:ascii="仿宋" w:hAnsi="仿宋" w:eastAsia="仿宋"/>
                <w:sz w:val="24"/>
              </w:rPr>
              <w:t>下拉框</w:t>
            </w:r>
          </w:p>
        </w:tc>
        <w:tc>
          <w:tcPr>
            <w:tcW w:w="2160" w:type="dxa"/>
          </w:tcPr>
          <w:p>
            <w:pPr>
              <w:spacing w:after="0" w:line="360" w:lineRule="auto"/>
              <w:rPr>
                <w:rFonts w:ascii="仿宋" w:hAnsi="仿宋" w:eastAsia="仿宋"/>
              </w:rPr>
            </w:pPr>
            <w:r>
              <w:rPr>
                <w:rFonts w:ascii="仿宋" w:hAnsi="仿宋" w:eastAsia="仿宋"/>
                <w:sz w:val="24"/>
              </w:rPr>
              <w:t>按上架状态筛选产品列表；下拉单选</w:t>
            </w:r>
            <w:r>
              <w:rPr>
                <w:rFonts w:hint="eastAsia" w:ascii="仿宋" w:hAnsi="仿宋" w:eastAsia="仿宋"/>
                <w:sz w:val="24"/>
              </w:rPr>
              <w:t>，选项：全部、上架、下架，默认“全部”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查询</w:t>
            </w:r>
          </w:p>
        </w:tc>
        <w:tc>
          <w:tcPr>
            <w:tcW w:w="2160" w:type="dxa"/>
          </w:tcPr>
          <w:p>
            <w:pPr>
              <w:spacing w:after="0" w:line="360" w:lineRule="auto"/>
              <w:rPr>
                <w:rFonts w:ascii="仿宋" w:hAnsi="仿宋" w:eastAsia="仿宋"/>
              </w:rPr>
            </w:pPr>
            <w:r>
              <w:rPr>
                <w:rFonts w:ascii="仿宋" w:hAnsi="仿宋" w:eastAsia="仿宋"/>
                <w:sz w:val="24"/>
              </w:rPr>
              <w:t>执行产品列表检索</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点击后按当前条件刷新产品列表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重置</w:t>
            </w:r>
          </w:p>
        </w:tc>
        <w:tc>
          <w:tcPr>
            <w:tcW w:w="2160" w:type="dxa"/>
          </w:tcPr>
          <w:p>
            <w:pPr>
              <w:spacing w:after="0" w:line="360" w:lineRule="auto"/>
              <w:rPr>
                <w:rFonts w:ascii="仿宋" w:hAnsi="仿宋" w:eastAsia="仿宋"/>
              </w:rPr>
            </w:pPr>
            <w:r>
              <w:rPr>
                <w:rFonts w:ascii="仿宋" w:hAnsi="仿宋" w:eastAsia="仿宋"/>
                <w:sz w:val="24"/>
              </w:rPr>
              <w:t>恢复默认产品列表</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点击后清空右侧</w:t>
            </w:r>
            <w:r>
              <w:rPr>
                <w:rFonts w:hint="eastAsia" w:ascii="仿宋" w:hAnsi="仿宋" w:eastAsia="仿宋"/>
                <w:sz w:val="24"/>
              </w:rPr>
              <w:t>产品列表</w:t>
            </w:r>
            <w:r>
              <w:rPr>
                <w:rFonts w:ascii="仿宋" w:hAnsi="仿宋" w:eastAsia="仿宋"/>
                <w:sz w:val="24"/>
              </w:rPr>
              <w:t>查询条件</w:t>
            </w:r>
          </w:p>
        </w:tc>
      </w:tr>
    </w:tbl>
    <w:p>
      <w:pPr>
        <w:spacing w:after="0" w:line="360" w:lineRule="auto"/>
        <w:rPr>
          <w:rFonts w:ascii="仿宋" w:hAnsi="仿宋" w:eastAsia="仿宋"/>
          <w:sz w:val="24"/>
        </w:rPr>
      </w:pPr>
    </w:p>
    <w:p>
      <w:pPr>
        <w:pStyle w:val="6"/>
        <w:numPr>
          <w:ilvl w:val="3"/>
          <w:numId w:val="14"/>
        </w:numPr>
        <w:spacing w:line="360" w:lineRule="auto"/>
        <w:rPr>
          <w:rFonts w:ascii="仿宋" w:hAnsi="仿宋" w:eastAsia="仿宋"/>
        </w:rPr>
      </w:pPr>
      <w:r>
        <w:rPr>
          <w:rFonts w:hint="eastAsia" w:ascii="仿宋" w:hAnsi="仿宋" w:eastAsia="仿宋"/>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用户进入“产品管理-产品管理”页面后，页面左侧为</w:t>
      </w:r>
      <w:r>
        <w:rPr>
          <w:rFonts w:hint="eastAsia" w:ascii="仿宋" w:hAnsi="仿宋" w:eastAsia="仿宋"/>
          <w:sz w:val="24"/>
        </w:rPr>
        <w:t>“</w:t>
      </w:r>
      <w:r>
        <w:rPr>
          <w:rFonts w:ascii="仿宋" w:hAnsi="仿宋" w:eastAsia="仿宋"/>
          <w:sz w:val="24"/>
        </w:rPr>
        <w:t>产品目录</w:t>
      </w:r>
      <w:r>
        <w:rPr>
          <w:rFonts w:hint="eastAsia" w:ascii="仿宋" w:hAnsi="仿宋" w:eastAsia="仿宋"/>
          <w:sz w:val="24"/>
        </w:rPr>
        <w:t>”</w:t>
      </w:r>
      <w:r>
        <w:rPr>
          <w:rFonts w:ascii="仿宋" w:hAnsi="仿宋" w:eastAsia="仿宋"/>
          <w:sz w:val="24"/>
        </w:rPr>
        <w:t>区域，右侧为</w:t>
      </w:r>
      <w:r>
        <w:rPr>
          <w:rFonts w:hint="eastAsia" w:ascii="仿宋" w:hAnsi="仿宋" w:eastAsia="仿宋"/>
          <w:sz w:val="24"/>
        </w:rPr>
        <w:t>“</w:t>
      </w:r>
      <w:r>
        <w:rPr>
          <w:rFonts w:ascii="仿宋" w:hAnsi="仿宋" w:eastAsia="仿宋"/>
          <w:sz w:val="24"/>
        </w:rPr>
        <w:t>产品列表</w:t>
      </w:r>
      <w:r>
        <w:rPr>
          <w:rFonts w:hint="eastAsia" w:ascii="仿宋" w:hAnsi="仿宋" w:eastAsia="仿宋"/>
          <w:sz w:val="24"/>
        </w:rPr>
        <w:t>”</w:t>
      </w:r>
      <w:r>
        <w:rPr>
          <w:rFonts w:ascii="仿宋" w:hAnsi="仿宋" w:eastAsia="仿宋"/>
          <w:sz w:val="24"/>
        </w:rPr>
        <w:t>区域。</w:t>
      </w:r>
    </w:p>
    <w:p>
      <w:pPr>
        <w:spacing w:after="0" w:line="360" w:lineRule="auto"/>
        <w:rPr>
          <w:rFonts w:ascii="仿宋" w:hAnsi="仿宋" w:eastAsia="仿宋"/>
          <w:sz w:val="24"/>
        </w:rPr>
      </w:pPr>
      <w:r>
        <w:rPr>
          <w:rFonts w:ascii="仿宋" w:hAnsi="仿宋" w:eastAsia="仿宋"/>
          <w:sz w:val="24"/>
        </w:rPr>
        <w:t>2. 用户在左侧</w:t>
      </w:r>
      <w:r>
        <w:rPr>
          <w:rFonts w:hint="eastAsia" w:ascii="仿宋" w:hAnsi="仿宋" w:eastAsia="仿宋"/>
          <w:sz w:val="24"/>
        </w:rPr>
        <w:t>产品</w:t>
      </w:r>
      <w:r>
        <w:rPr>
          <w:rFonts w:ascii="仿宋" w:hAnsi="仿宋" w:eastAsia="仿宋"/>
          <w:sz w:val="24"/>
        </w:rPr>
        <w:t>目录区域可输入关键词搜索目录，</w:t>
      </w:r>
      <w:r>
        <w:rPr>
          <w:rFonts w:hint="eastAsia" w:ascii="仿宋" w:hAnsi="仿宋" w:eastAsia="仿宋"/>
          <w:sz w:val="24"/>
        </w:rPr>
        <w:t>点击搜索框内的“搜索”图标执行搜索，</w:t>
      </w:r>
      <w:commentRangeStart w:id="24"/>
      <w:r>
        <w:rPr>
          <w:rFonts w:hint="eastAsia" w:ascii="仿宋" w:hAnsi="仿宋" w:eastAsia="仿宋"/>
          <w:sz w:val="24"/>
        </w:rPr>
        <w:t>若用户未输入关键词则toast提示“请输入目录名称”</w:t>
      </w:r>
      <w:commentRangeEnd w:id="24"/>
      <w:r>
        <w:commentReference w:id="24"/>
      </w:r>
      <w:r>
        <w:rPr>
          <w:rFonts w:hint="eastAsia" w:ascii="仿宋" w:hAnsi="仿宋" w:eastAsia="仿宋"/>
          <w:sz w:val="24"/>
        </w:rPr>
        <w:t>；点击搜索框内的“重置”图标，清空关键词并重置目录列表。</w:t>
      </w:r>
    </w:p>
    <w:p>
      <w:pPr>
        <w:spacing w:after="0" w:line="360" w:lineRule="auto"/>
        <w:rPr>
          <w:rFonts w:ascii="仿宋" w:hAnsi="仿宋" w:eastAsia="仿宋"/>
          <w:sz w:val="24"/>
        </w:rPr>
      </w:pPr>
      <w:r>
        <w:rPr>
          <w:rFonts w:hint="eastAsia" w:ascii="仿宋" w:hAnsi="仿宋" w:eastAsia="仿宋"/>
          <w:sz w:val="24"/>
        </w:rPr>
        <w:t>2.1. 产品目录按层级展示，点击产品目录名称左侧的“展开”按钮，展开该目录的下级目录，并将按钮切换为“收起”按钮；点击“收起”按钮，收起该目录的下级目录，并将按钮切换为“展开”按钮。所有目录都默认展开，按钮默认为“收起”。</w:t>
      </w:r>
    </w:p>
    <w:p>
      <w:pPr>
        <w:spacing w:after="0" w:line="360" w:lineRule="auto"/>
        <w:rPr>
          <w:rFonts w:ascii="仿宋" w:hAnsi="仿宋" w:eastAsia="仿宋"/>
        </w:rPr>
      </w:pPr>
      <w:r>
        <w:rPr>
          <w:rFonts w:hint="eastAsia" w:ascii="仿宋" w:hAnsi="仿宋" w:eastAsia="仿宋"/>
          <w:sz w:val="24"/>
        </w:rPr>
        <w:t>2.2 点击产品目录名称，右侧“产品列表”刷新为当前目录下的产品数据。</w:t>
      </w:r>
    </w:p>
    <w:p>
      <w:pPr>
        <w:spacing w:after="0" w:line="360" w:lineRule="auto"/>
        <w:rPr>
          <w:rFonts w:ascii="仿宋" w:hAnsi="仿宋" w:eastAsia="仿宋"/>
          <w:sz w:val="24"/>
        </w:rPr>
      </w:pPr>
      <w:r>
        <w:rPr>
          <w:rFonts w:ascii="仿宋" w:hAnsi="仿宋" w:eastAsia="仿宋"/>
          <w:sz w:val="24"/>
        </w:rPr>
        <w:t>3. 右侧产品列表查询</w:t>
      </w:r>
      <w:r>
        <w:rPr>
          <w:rFonts w:hint="eastAsia" w:ascii="仿宋" w:hAnsi="仿宋" w:eastAsia="仿宋"/>
          <w:sz w:val="24"/>
        </w:rPr>
        <w:t>条件</w:t>
      </w:r>
      <w:r>
        <w:rPr>
          <w:rFonts w:ascii="仿宋" w:hAnsi="仿宋" w:eastAsia="仿宋"/>
          <w:sz w:val="24"/>
        </w:rPr>
        <w:t>区</w:t>
      </w:r>
      <w:r>
        <w:rPr>
          <w:rFonts w:hint="eastAsia" w:ascii="仿宋" w:hAnsi="仿宋" w:eastAsia="仿宋"/>
          <w:sz w:val="24"/>
        </w:rPr>
        <w:t>的查询条件有：</w:t>
      </w:r>
      <w:r>
        <w:rPr>
          <w:rFonts w:ascii="仿宋" w:hAnsi="仿宋" w:eastAsia="仿宋"/>
          <w:sz w:val="24"/>
        </w:rPr>
        <w:t>产品名称、产品编号</w:t>
      </w:r>
      <w:r>
        <w:rPr>
          <w:rFonts w:hint="eastAsia" w:ascii="仿宋" w:hAnsi="仿宋" w:eastAsia="仿宋"/>
          <w:sz w:val="24"/>
        </w:rPr>
        <w:t>、</w:t>
      </w:r>
      <w:r>
        <w:rPr>
          <w:rFonts w:ascii="仿宋" w:hAnsi="仿宋" w:eastAsia="仿宋"/>
          <w:sz w:val="24"/>
        </w:rPr>
        <w:t>上下架</w:t>
      </w:r>
      <w:r>
        <w:rPr>
          <w:rFonts w:hint="eastAsia" w:ascii="仿宋" w:hAnsi="仿宋" w:eastAsia="仿宋"/>
          <w:sz w:val="24"/>
        </w:rPr>
        <w:t>。</w:t>
      </w:r>
    </w:p>
    <w:p>
      <w:pPr>
        <w:spacing w:after="0" w:line="360" w:lineRule="auto"/>
        <w:rPr>
          <w:rFonts w:ascii="仿宋" w:hAnsi="仿宋" w:eastAsia="仿宋"/>
          <w:sz w:val="24"/>
        </w:rPr>
      </w:pPr>
      <w:r>
        <w:rPr>
          <w:rFonts w:hint="eastAsia" w:ascii="仿宋" w:hAnsi="仿宋" w:eastAsia="仿宋"/>
          <w:sz w:val="24"/>
        </w:rPr>
        <w:t xml:space="preserve">4. </w:t>
      </w:r>
      <w:r>
        <w:rPr>
          <w:rFonts w:ascii="仿宋" w:hAnsi="仿宋" w:eastAsia="仿宋"/>
          <w:sz w:val="24"/>
        </w:rPr>
        <w:t>右侧产品列表查询</w:t>
      </w:r>
      <w:r>
        <w:rPr>
          <w:rFonts w:hint="eastAsia" w:ascii="仿宋" w:hAnsi="仿宋" w:eastAsia="仿宋"/>
          <w:sz w:val="24"/>
        </w:rPr>
        <w:t>条件</w:t>
      </w:r>
      <w:r>
        <w:rPr>
          <w:rFonts w:ascii="仿宋" w:hAnsi="仿宋" w:eastAsia="仿宋"/>
          <w:sz w:val="24"/>
        </w:rPr>
        <w:t>区</w:t>
      </w:r>
      <w:r>
        <w:rPr>
          <w:rFonts w:hint="eastAsia" w:ascii="仿宋" w:hAnsi="仿宋" w:eastAsia="仿宋"/>
          <w:sz w:val="24"/>
        </w:rPr>
        <w:t>的操作按钮有：查询、重置。</w:t>
      </w:r>
    </w:p>
    <w:p>
      <w:pPr>
        <w:spacing w:after="0" w:line="360" w:lineRule="auto"/>
        <w:rPr>
          <w:rFonts w:ascii="仿宋" w:hAnsi="仿宋" w:eastAsia="仿宋"/>
          <w:sz w:val="24"/>
        </w:rPr>
      </w:pPr>
      <w:r>
        <w:rPr>
          <w:rFonts w:hint="eastAsia" w:ascii="仿宋" w:hAnsi="仿宋" w:eastAsia="仿宋"/>
          <w:sz w:val="24"/>
        </w:rPr>
        <w:t>4.1 点击“查询”，系统按当前输入条件返回符合条件的产品列表结果</w:t>
      </w:r>
      <w:r>
        <w:rPr>
          <w:rFonts w:ascii="仿宋" w:hAnsi="仿宋" w:eastAsia="仿宋"/>
          <w:sz w:val="24"/>
        </w:rPr>
        <w:t>。</w:t>
      </w:r>
    </w:p>
    <w:p>
      <w:pPr>
        <w:spacing w:after="0" w:line="360" w:lineRule="auto"/>
        <w:rPr>
          <w:rFonts w:ascii="仿宋" w:hAnsi="仿宋" w:eastAsia="仿宋"/>
          <w:sz w:val="24"/>
        </w:rPr>
      </w:pPr>
      <w:r>
        <w:rPr>
          <w:rFonts w:hint="eastAsia" w:ascii="仿宋" w:hAnsi="仿宋" w:eastAsia="仿宋"/>
          <w:sz w:val="24"/>
        </w:rPr>
        <w:t xml:space="preserve">4.2 </w:t>
      </w:r>
      <w:r>
        <w:rPr>
          <w:rFonts w:hint="eastAsia" w:ascii="仿宋" w:hAnsi="仿宋" w:eastAsia="仿宋"/>
          <w:sz w:val="24"/>
          <w:szCs w:val="24"/>
        </w:rPr>
        <w:t>点击“重置”，系统清空当前输入条件并恢复初始状态。</w:t>
      </w:r>
    </w:p>
    <w:p>
      <w:pPr>
        <w:spacing w:after="0" w:line="360" w:lineRule="auto"/>
        <w:rPr>
          <w:rFonts w:ascii="仿宋" w:hAnsi="仿宋" w:eastAsia="仿宋"/>
        </w:rPr>
      </w:pPr>
      <w:r>
        <w:rPr>
          <w:rFonts w:hint="eastAsia" w:ascii="仿宋" w:hAnsi="仿宋" w:eastAsia="仿宋"/>
          <w:sz w:val="24"/>
        </w:rPr>
        <w:t>5</w:t>
      </w:r>
      <w:r>
        <w:rPr>
          <w:rFonts w:ascii="仿宋" w:hAnsi="仿宋" w:eastAsia="仿宋"/>
          <w:sz w:val="24"/>
        </w:rPr>
        <w:t>. 点击产品名称或产品编号后，系统打开“产品视图”页面查看产品详情。</w:t>
      </w:r>
    </w:p>
    <w:p>
      <w:pPr>
        <w:spacing w:after="0" w:line="360" w:lineRule="auto"/>
        <w:rPr>
          <w:rFonts w:ascii="仿宋" w:hAnsi="仿宋" w:eastAsia="仿宋"/>
          <w:sz w:val="24"/>
          <w:szCs w:val="24"/>
        </w:rPr>
      </w:pPr>
      <w:r>
        <w:rPr>
          <w:rFonts w:hint="eastAsia" w:ascii="仿宋" w:hAnsi="仿宋" w:eastAsia="仿宋"/>
          <w:sz w:val="24"/>
        </w:rPr>
        <w:t>6</w:t>
      </w:r>
      <w:r>
        <w:rPr>
          <w:rFonts w:ascii="仿宋" w:hAnsi="仿宋" w:eastAsia="仿宋"/>
          <w:sz w:val="24"/>
        </w:rPr>
        <w:t>. 右侧产品列表</w:t>
      </w:r>
      <w:r>
        <w:rPr>
          <w:rFonts w:hint="eastAsia" w:ascii="仿宋" w:hAnsi="仿宋" w:eastAsia="仿宋"/>
          <w:sz w:val="24"/>
          <w:szCs w:val="24"/>
        </w:rPr>
        <w:t>行内统一操作按钮区的操作按钮有：上架、下架</w:t>
      </w:r>
    </w:p>
    <w:p>
      <w:pPr>
        <w:spacing w:after="0" w:line="360" w:lineRule="auto"/>
        <w:rPr>
          <w:rFonts w:ascii="仿宋" w:hAnsi="仿宋" w:eastAsia="仿宋"/>
          <w:sz w:val="24"/>
          <w:szCs w:val="24"/>
        </w:rPr>
      </w:pPr>
      <w:r>
        <w:rPr>
          <w:rFonts w:hint="eastAsia" w:ascii="仿宋" w:hAnsi="仿宋" w:eastAsia="仿宋"/>
          <w:sz w:val="24"/>
          <w:szCs w:val="24"/>
        </w:rPr>
        <w:t>6.1 若该行产品为上架状态，则上架按钮置灰不可点击，若该行产品为下架状态，则下架按钮置灰不可点击。</w:t>
      </w:r>
    </w:p>
    <w:p>
      <w:pPr>
        <w:spacing w:after="0" w:line="360" w:lineRule="auto"/>
        <w:rPr>
          <w:rFonts w:ascii="仿宋" w:hAnsi="仿宋" w:eastAsia="仿宋"/>
          <w:sz w:val="24"/>
        </w:rPr>
      </w:pPr>
      <w:r>
        <w:rPr>
          <w:rFonts w:hint="eastAsia" w:ascii="仿宋" w:hAnsi="仿宋" w:eastAsia="仿宋"/>
          <w:sz w:val="24"/>
          <w:szCs w:val="24"/>
        </w:rPr>
        <w:t>6.2 点击</w:t>
      </w:r>
      <w:r>
        <w:rPr>
          <w:rFonts w:ascii="仿宋" w:hAnsi="仿宋" w:eastAsia="仿宋"/>
          <w:sz w:val="24"/>
        </w:rPr>
        <w:t>上架</w:t>
      </w:r>
      <w:r>
        <w:rPr>
          <w:rFonts w:hint="eastAsia" w:ascii="仿宋" w:hAnsi="仿宋" w:eastAsia="仿宋"/>
          <w:sz w:val="24"/>
        </w:rPr>
        <w:t>按钮， 页面中间弹窗提示“是否确认将该产品上架？”，用户点击“确认”按钮后执行上架操作。</w:t>
      </w:r>
    </w:p>
    <w:p>
      <w:pPr>
        <w:spacing w:after="0" w:line="360" w:lineRule="auto"/>
        <w:rPr>
          <w:rFonts w:ascii="仿宋" w:hAnsi="仿宋" w:eastAsia="仿宋"/>
        </w:rPr>
      </w:pPr>
      <w:r>
        <w:rPr>
          <w:rFonts w:hint="eastAsia" w:ascii="仿宋" w:hAnsi="仿宋" w:eastAsia="仿宋"/>
          <w:sz w:val="24"/>
        </w:rPr>
        <w:t xml:space="preserve">6.3 </w:t>
      </w:r>
      <w:r>
        <w:rPr>
          <w:rFonts w:hint="eastAsia" w:ascii="仿宋" w:hAnsi="仿宋" w:eastAsia="仿宋"/>
          <w:sz w:val="24"/>
          <w:szCs w:val="24"/>
        </w:rPr>
        <w:t>点击下</w:t>
      </w:r>
      <w:r>
        <w:rPr>
          <w:rFonts w:ascii="仿宋" w:hAnsi="仿宋" w:eastAsia="仿宋"/>
          <w:sz w:val="24"/>
        </w:rPr>
        <w:t>架</w:t>
      </w:r>
      <w:r>
        <w:rPr>
          <w:rFonts w:hint="eastAsia" w:ascii="仿宋" w:hAnsi="仿宋" w:eastAsia="仿宋"/>
          <w:sz w:val="24"/>
        </w:rPr>
        <w:t>按钮， 页面中间弹窗提示“产品下架后将不会在移动端展示，是否确认下架？”，用户点击“确认”按钮后执行下架操作</w:t>
      </w:r>
      <w:r>
        <w:rPr>
          <w:rFonts w:ascii="仿宋" w:hAnsi="仿宋" w:eastAsia="仿宋"/>
          <w:sz w:val="24"/>
        </w:rPr>
        <w:t>。</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color w:val="000000" w:themeColor="text1"/>
          <w:sz w:val="24"/>
          <w14:textFill>
            <w14:solidFill>
              <w14:schemeClr w14:val="tx1"/>
            </w14:solidFill>
          </w14:textFill>
        </w:rPr>
      </w:pPr>
      <w:r>
        <w:rPr>
          <w:rFonts w:ascii="仿宋" w:hAnsi="仿宋" w:eastAsia="仿宋"/>
          <w:sz w:val="24"/>
        </w:rPr>
        <w:t xml:space="preserve">1. </w:t>
      </w:r>
      <w:r>
        <w:rPr>
          <w:rFonts w:ascii="仿宋" w:hAnsi="仿宋" w:eastAsia="仿宋"/>
          <w:color w:val="000000" w:themeColor="text1"/>
          <w:sz w:val="24"/>
          <w14:textFill>
            <w14:solidFill>
              <w14:schemeClr w14:val="tx1"/>
            </w14:solidFill>
          </w14:textFill>
        </w:rPr>
        <w:t>产品目录体系当前按</w:t>
      </w:r>
      <w:r>
        <w:rPr>
          <w:rFonts w:hint="eastAsia" w:ascii="仿宋" w:hAnsi="仿宋" w:eastAsia="仿宋"/>
          <w:color w:val="000000" w:themeColor="text1"/>
          <w:sz w:val="24"/>
          <w14:textFill>
            <w14:solidFill>
              <w14:schemeClr w14:val="tx1"/>
            </w14:solidFill>
          </w14:textFill>
        </w:rPr>
        <w:t>以下目录分类。</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0"/>
        <w:gridCol w:w="4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b/>
                <w:color w:val="000000" w:themeColor="text1"/>
                <w:sz w:val="24"/>
                <w14:textFill>
                  <w14:solidFill>
                    <w14:schemeClr w14:val="tx1"/>
                  </w14:solidFill>
                </w14:textFill>
              </w:rPr>
              <w:t>一级目录</w:t>
            </w: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b/>
                <w:color w:val="000000" w:themeColor="text1"/>
                <w:sz w:val="24"/>
                <w14:textFill>
                  <w14:solidFill>
                    <w14:schemeClr w14:val="tx1"/>
                  </w14:solidFill>
                </w14:textFill>
              </w:rPr>
              <w:t>二级目录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资产类</w:t>
            </w: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经营性贷款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消费性贷款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按揭贷款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负债类</w:t>
            </w: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活期存款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普通定期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智能存款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通知存款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中间业务</w:t>
            </w: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代销保险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自营理财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代销理财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其他</w:t>
            </w: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其他</w:t>
            </w:r>
          </w:p>
        </w:tc>
      </w:tr>
    </w:tbl>
    <w:p>
      <w:pPr>
        <w:spacing w:after="0" w:line="360" w:lineRule="auto"/>
        <w:rPr>
          <w:rFonts w:ascii="仿宋" w:hAnsi="仿宋" w:eastAsia="仿宋"/>
        </w:rPr>
      </w:pPr>
    </w:p>
    <w:p>
      <w:pPr>
        <w:spacing w:after="0" w:line="360" w:lineRule="auto"/>
        <w:rPr>
          <w:rFonts w:ascii="仿宋" w:hAnsi="仿宋" w:eastAsia="仿宋"/>
        </w:rPr>
      </w:pPr>
      <w:r>
        <w:rPr>
          <w:rFonts w:hint="eastAsia" w:ascii="仿宋" w:hAnsi="仿宋" w:eastAsia="仿宋"/>
          <w:sz w:val="24"/>
        </w:rPr>
        <w:t>2</w:t>
      </w:r>
      <w:r>
        <w:rPr>
          <w:rFonts w:ascii="仿宋" w:hAnsi="仿宋" w:eastAsia="仿宋"/>
          <w:sz w:val="24"/>
        </w:rPr>
        <w:t>. 产品基础数据统一从上游系统获取，按T+1频率同步至产品管理模块。</w:t>
      </w:r>
      <w:r>
        <w:rPr>
          <w:rFonts w:hint="eastAsia" w:ascii="仿宋" w:hAnsi="仿宋" w:eastAsia="仿宋"/>
          <w:sz w:val="24"/>
        </w:rPr>
        <w:t>产品基础数据详见“产品视图-产品简介”章节</w:t>
      </w:r>
      <w:r>
        <w:rPr>
          <w:rFonts w:ascii="仿宋" w:hAnsi="仿宋" w:eastAsia="仿宋"/>
          <w:sz w:val="24"/>
        </w:rPr>
        <w:t>。</w:t>
      </w:r>
    </w:p>
    <w:p>
      <w:pPr>
        <w:spacing w:after="0" w:line="360" w:lineRule="auto"/>
        <w:rPr>
          <w:rFonts w:ascii="仿宋" w:hAnsi="仿宋" w:eastAsia="仿宋"/>
        </w:rPr>
      </w:pPr>
      <w:r>
        <w:rPr>
          <w:rFonts w:hint="eastAsia" w:ascii="仿宋" w:hAnsi="仿宋" w:eastAsia="仿宋"/>
          <w:sz w:val="24"/>
        </w:rPr>
        <w:t>3</w:t>
      </w:r>
      <w:r>
        <w:rPr>
          <w:rFonts w:ascii="仿宋" w:hAnsi="仿宋" w:eastAsia="仿宋"/>
          <w:sz w:val="24"/>
        </w:rPr>
        <w:t>. 产品目录名称按“目录名称（n）”格式展示，其中n为当前目录包含的产品数量。</w:t>
      </w:r>
    </w:p>
    <w:p>
      <w:pPr>
        <w:spacing w:after="0" w:line="360" w:lineRule="auto"/>
        <w:rPr>
          <w:rFonts w:ascii="仿宋" w:hAnsi="仿宋" w:eastAsia="仿宋"/>
        </w:rPr>
      </w:pPr>
      <w:r>
        <w:rPr>
          <w:rFonts w:hint="eastAsia" w:ascii="仿宋" w:hAnsi="仿宋" w:eastAsia="仿宋"/>
          <w:sz w:val="24"/>
        </w:rPr>
        <w:t>4</w:t>
      </w:r>
      <w:r>
        <w:rPr>
          <w:rFonts w:ascii="仿宋" w:hAnsi="仿宋" w:eastAsia="仿宋"/>
          <w:sz w:val="24"/>
        </w:rPr>
        <w:t>. 产品下架后，</w:t>
      </w:r>
      <w:r>
        <w:rPr>
          <w:rFonts w:hint="eastAsia" w:ascii="仿宋" w:hAnsi="仿宋" w:eastAsia="仿宋"/>
          <w:sz w:val="24"/>
        </w:rPr>
        <w:t>不在移动端</w:t>
      </w:r>
      <w:r>
        <w:rPr>
          <w:rFonts w:ascii="仿宋" w:hAnsi="仿宋" w:eastAsia="仿宋"/>
          <w:sz w:val="24"/>
        </w:rPr>
        <w:t>展示，</w:t>
      </w:r>
      <w:r>
        <w:rPr>
          <w:rFonts w:hint="eastAsia" w:ascii="仿宋" w:hAnsi="仿宋" w:eastAsia="仿宋"/>
          <w:sz w:val="24"/>
        </w:rPr>
        <w:t>“产品管理”模块仍</w:t>
      </w:r>
      <w:r>
        <w:rPr>
          <w:rFonts w:ascii="仿宋" w:hAnsi="仿宋" w:eastAsia="仿宋"/>
          <w:sz w:val="24"/>
        </w:rPr>
        <w:t>可查</w:t>
      </w:r>
      <w:r>
        <w:rPr>
          <w:rFonts w:hint="eastAsia" w:ascii="仿宋" w:hAnsi="仿宋" w:eastAsia="仿宋"/>
          <w:sz w:val="24"/>
        </w:rPr>
        <w:t>看</w:t>
      </w:r>
      <w:r>
        <w:rPr>
          <w:rFonts w:ascii="仿宋" w:hAnsi="仿宋" w:eastAsia="仿宋"/>
          <w:sz w:val="24"/>
        </w:rPr>
        <w:t>和</w:t>
      </w:r>
      <w:r>
        <w:rPr>
          <w:rFonts w:hint="eastAsia" w:ascii="仿宋" w:hAnsi="仿宋" w:eastAsia="仿宋"/>
          <w:sz w:val="24"/>
        </w:rPr>
        <w:t>编辑</w:t>
      </w:r>
      <w:r>
        <w:rPr>
          <w:rFonts w:ascii="仿宋" w:hAnsi="仿宋" w:eastAsia="仿宋"/>
          <w:sz w:val="24"/>
        </w:rPr>
        <w:t>维护。</w:t>
      </w:r>
    </w:p>
    <w:p>
      <w:pPr>
        <w:spacing w:after="0" w:line="360" w:lineRule="auto"/>
        <w:rPr>
          <w:rFonts w:ascii="仿宋" w:hAnsi="仿宋" w:eastAsia="仿宋"/>
        </w:rPr>
      </w:pPr>
      <w:r>
        <w:rPr>
          <w:rFonts w:hint="eastAsia" w:ascii="仿宋" w:hAnsi="仿宋" w:eastAsia="仿宋"/>
          <w:sz w:val="24"/>
        </w:rPr>
        <w:t>5</w:t>
      </w:r>
      <w:r>
        <w:rPr>
          <w:rFonts w:ascii="仿宋" w:hAnsi="仿宋" w:eastAsia="仿宋"/>
          <w:sz w:val="24"/>
        </w:rPr>
        <w:t>. 列表字段</w:t>
      </w:r>
      <w:r>
        <w:rPr>
          <w:rFonts w:hint="eastAsia" w:ascii="仿宋" w:hAnsi="仿宋" w:eastAsia="仿宋"/>
          <w:sz w:val="24"/>
        </w:rPr>
        <w:t>有：</w:t>
      </w:r>
      <w:r>
        <w:rPr>
          <w:rFonts w:ascii="仿宋" w:hAnsi="仿宋" w:eastAsia="仿宋"/>
          <w:sz w:val="24"/>
        </w:rPr>
        <w:t>产品名称、产品编号、产品类型、</w:t>
      </w:r>
      <w:del w:id="528" w:author="wanao" w:date="2026-07-15T10:08:05Z">
        <w:r>
          <w:rPr>
            <w:rFonts w:ascii="仿宋" w:hAnsi="仿宋" w:eastAsia="仿宋"/>
            <w:sz w:val="24"/>
          </w:rPr>
          <w:delText>发布机构、</w:delText>
        </w:r>
      </w:del>
      <w:r>
        <w:rPr>
          <w:rFonts w:ascii="仿宋" w:hAnsi="仿宋" w:eastAsia="仿宋"/>
          <w:sz w:val="24"/>
        </w:rPr>
        <w:t>产品来源。</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1. 菜单权限限定为总行业务岗。</w:t>
      </w:r>
    </w:p>
    <w:p>
      <w:pPr>
        <w:spacing w:after="0" w:line="360" w:lineRule="auto"/>
        <w:rPr>
          <w:rFonts w:ascii="仿宋" w:hAnsi="仿宋" w:eastAsia="仿宋"/>
        </w:rPr>
      </w:pPr>
      <w:r>
        <w:rPr>
          <w:rFonts w:ascii="仿宋" w:hAnsi="仿宋" w:eastAsia="仿宋"/>
          <w:sz w:val="24"/>
        </w:rPr>
        <w:t>2. 数据权限覆盖全行零售产品数据，包括核心、信贷、理财、保险系统产品产品。</w:t>
      </w:r>
    </w:p>
    <w:p>
      <w:pPr>
        <w:spacing w:after="0" w:line="360" w:lineRule="auto"/>
        <w:rPr>
          <w:rFonts w:ascii="仿宋" w:hAnsi="仿宋" w:eastAsia="仿宋"/>
        </w:rPr>
      </w:pPr>
      <w:r>
        <w:rPr>
          <w:rFonts w:ascii="仿宋" w:hAnsi="仿宋" w:eastAsia="仿宋"/>
          <w:sz w:val="24"/>
        </w:rPr>
        <w:t>3. 非授权用户不可进入产品管理模块或执行上下架维护。</w:t>
      </w:r>
    </w:p>
    <w:p>
      <w:pPr>
        <w:pStyle w:val="6"/>
        <w:numPr>
          <w:ilvl w:val="3"/>
          <w:numId w:val="14"/>
        </w:numPr>
        <w:spacing w:line="360" w:lineRule="auto"/>
        <w:rPr>
          <w:rFonts w:ascii="仿宋" w:hAnsi="仿宋" w:eastAsia="仿宋"/>
        </w:rPr>
      </w:pPr>
      <w:r>
        <w:rPr>
          <w:rFonts w:hint="eastAsia" w:ascii="仿宋" w:hAnsi="仿宋" w:eastAsia="仿宋"/>
        </w:rPr>
        <w:t>输出</w:t>
      </w:r>
    </w:p>
    <w:p>
      <w:pPr>
        <w:spacing w:after="0" w:line="360" w:lineRule="auto"/>
        <w:rPr>
          <w:rFonts w:ascii="仿宋" w:hAnsi="仿宋" w:eastAsia="仿宋"/>
          <w:b/>
          <w:sz w:val="26"/>
        </w:rPr>
      </w:pPr>
      <w:r>
        <w:rPr>
          <w:rFonts w:hint="eastAsia" w:ascii="仿宋" w:hAnsi="仿宋" w:eastAsia="仿宋"/>
          <w:sz w:val="24"/>
        </w:rPr>
        <w:t>左侧“产品目录”输出项：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产品库</w:t>
            </w:r>
          </w:p>
        </w:tc>
        <w:tc>
          <w:tcPr>
            <w:tcW w:w="2160" w:type="dxa"/>
          </w:tcPr>
          <w:p>
            <w:pPr>
              <w:spacing w:after="0" w:line="360" w:lineRule="auto"/>
              <w:rPr>
                <w:rFonts w:ascii="仿宋" w:hAnsi="仿宋" w:eastAsia="仿宋"/>
              </w:rPr>
            </w:pPr>
            <w:r>
              <w:rPr>
                <w:rFonts w:hint="eastAsia" w:ascii="仿宋" w:hAnsi="仿宋" w:eastAsia="仿宋"/>
                <w:sz w:val="24"/>
              </w:rPr>
              <w:t>反显；</w:t>
            </w:r>
            <w:r>
              <w:rPr>
                <w:rFonts w:ascii="仿宋" w:hAnsi="仿宋" w:eastAsia="仿宋"/>
                <w:sz w:val="24"/>
              </w:rPr>
              <w:t>固定显示“零售”；不可切换</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左侧目录区域顶部固定产品库字段</w:t>
            </w:r>
            <w:r>
              <w:rPr>
                <w:rFonts w:hint="eastAsia" w:ascii="仿宋" w:hAnsi="仿宋" w:eastAsia="仿宋"/>
                <w:sz w:val="24"/>
              </w:rPr>
              <w:t>；</w:t>
            </w:r>
            <w:r>
              <w:rPr>
                <w:rFonts w:ascii="仿宋" w:hAnsi="仿宋" w:eastAsia="仿宋"/>
                <w:sz w:val="24"/>
              </w:rPr>
              <w:t>系统默认展示零售产品库</w:t>
            </w:r>
            <w:r>
              <w:rPr>
                <w:rFonts w:hint="eastAsia" w:ascii="仿宋" w:hAnsi="仿宋" w:eastAsia="仿宋"/>
                <w:sz w:val="24"/>
              </w:rPr>
              <w:t>，不可修改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产品目录名称</w:t>
            </w:r>
          </w:p>
        </w:tc>
        <w:tc>
          <w:tcPr>
            <w:tcW w:w="2160" w:type="dxa"/>
          </w:tcPr>
          <w:p>
            <w:pPr>
              <w:spacing w:after="0" w:line="360" w:lineRule="auto"/>
              <w:rPr>
                <w:rFonts w:ascii="仿宋" w:hAnsi="仿宋" w:eastAsia="仿宋"/>
              </w:rPr>
            </w:pPr>
            <w:r>
              <w:rPr>
                <w:rFonts w:hint="eastAsia"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树形结构</w:t>
            </w:r>
          </w:p>
        </w:tc>
        <w:tc>
          <w:tcPr>
            <w:tcW w:w="2160" w:type="dxa"/>
          </w:tcPr>
          <w:p>
            <w:pPr>
              <w:spacing w:after="0" w:line="360" w:lineRule="auto"/>
              <w:rPr>
                <w:rFonts w:ascii="仿宋" w:hAnsi="仿宋" w:eastAsia="仿宋"/>
              </w:rPr>
            </w:pPr>
            <w:r>
              <w:rPr>
                <w:rFonts w:ascii="仿宋" w:hAnsi="仿宋" w:eastAsia="仿宋"/>
                <w:sz w:val="24"/>
              </w:rPr>
              <w:t>按层级展示；格式为“目录名称（n）”</w:t>
            </w:r>
            <w:r>
              <w:rPr>
                <w:rFonts w:hint="eastAsia" w:ascii="仿宋" w:hAnsi="仿宋" w:eastAsia="仿宋"/>
                <w:sz w:val="24"/>
              </w:rPr>
              <w:t>，n为</w:t>
            </w:r>
            <w:r>
              <w:rPr>
                <w:rFonts w:ascii="仿宋" w:hAnsi="仿宋" w:eastAsia="仿宋"/>
                <w:sz w:val="24"/>
              </w:rPr>
              <w:t>该目录下产品数量</w:t>
            </w:r>
          </w:p>
        </w:tc>
      </w:tr>
    </w:tbl>
    <w:p>
      <w:pPr>
        <w:spacing w:after="0" w:line="360" w:lineRule="auto"/>
        <w:rPr>
          <w:rFonts w:ascii="仿宋" w:hAnsi="仿宋" w:eastAsia="仿宋"/>
          <w:sz w:val="24"/>
        </w:rPr>
      </w:pPr>
      <w:r>
        <w:rPr>
          <w:rFonts w:hint="eastAsia" w:ascii="仿宋" w:hAnsi="仿宋" w:eastAsia="仿宋"/>
          <w:sz w:val="24"/>
        </w:rPr>
        <w:t>右侧“产品列表”输出项：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产品名称</w:t>
            </w:r>
          </w:p>
        </w:tc>
        <w:tc>
          <w:tcPr>
            <w:tcW w:w="2160" w:type="dxa"/>
          </w:tcPr>
          <w:p>
            <w:pPr>
              <w:spacing w:after="0" w:line="360" w:lineRule="auto"/>
              <w:rPr>
                <w:rFonts w:ascii="仿宋" w:hAnsi="仿宋" w:eastAsia="仿宋"/>
              </w:rPr>
            </w:pPr>
            <w:r>
              <w:rPr>
                <w:rFonts w:hint="eastAsia"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文本/链接</w:t>
            </w:r>
          </w:p>
        </w:tc>
        <w:tc>
          <w:tcPr>
            <w:tcW w:w="2160" w:type="dxa"/>
          </w:tcPr>
          <w:p>
            <w:pPr>
              <w:spacing w:after="0" w:line="360" w:lineRule="auto"/>
              <w:rPr>
                <w:rFonts w:ascii="仿宋" w:hAnsi="仿宋" w:eastAsia="仿宋"/>
              </w:rPr>
            </w:pPr>
            <w:r>
              <w:rPr>
                <w:rFonts w:ascii="仿宋" w:hAnsi="仿宋" w:eastAsia="仿宋"/>
                <w:sz w:val="24"/>
              </w:rPr>
              <w:t>点击后打开</w:t>
            </w:r>
            <w:r>
              <w:rPr>
                <w:rFonts w:hint="eastAsia" w:ascii="仿宋" w:hAnsi="仿宋" w:eastAsia="仿宋"/>
                <w:sz w:val="24"/>
              </w:rPr>
              <w:t>“</w:t>
            </w:r>
            <w:r>
              <w:rPr>
                <w:rFonts w:ascii="仿宋" w:hAnsi="仿宋" w:eastAsia="仿宋"/>
                <w:sz w:val="24"/>
              </w:rPr>
              <w:t>产品视图</w:t>
            </w:r>
            <w:r>
              <w:rPr>
                <w:rFonts w:hint="eastAsia" w:ascii="仿宋" w:hAnsi="仿宋" w:eastAsia="仿宋"/>
                <w:sz w:val="24"/>
              </w:rPr>
              <w:t>”</w:t>
            </w:r>
            <w:r>
              <w:rPr>
                <w:rFonts w:ascii="仿宋" w:hAnsi="仿宋" w:eastAsia="仿宋"/>
                <w:sz w:val="24"/>
              </w:rPr>
              <w:t>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产品编号</w:t>
            </w:r>
          </w:p>
        </w:tc>
        <w:tc>
          <w:tcPr>
            <w:tcW w:w="2160" w:type="dxa"/>
          </w:tcPr>
          <w:p>
            <w:pPr>
              <w:spacing w:after="0" w:line="360" w:lineRule="auto"/>
              <w:rPr>
                <w:rFonts w:ascii="仿宋" w:hAnsi="仿宋" w:eastAsia="仿宋"/>
              </w:rPr>
            </w:pPr>
            <w:r>
              <w:rPr>
                <w:rFonts w:hint="eastAsia"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文本/链接</w:t>
            </w:r>
          </w:p>
        </w:tc>
        <w:tc>
          <w:tcPr>
            <w:tcW w:w="2160" w:type="dxa"/>
          </w:tcPr>
          <w:p>
            <w:pPr>
              <w:spacing w:after="0" w:line="360" w:lineRule="auto"/>
              <w:rPr>
                <w:rFonts w:ascii="仿宋" w:hAnsi="仿宋" w:eastAsia="仿宋"/>
              </w:rPr>
            </w:pPr>
            <w:r>
              <w:rPr>
                <w:rFonts w:ascii="仿宋" w:hAnsi="仿宋" w:eastAsia="仿宋"/>
                <w:sz w:val="24"/>
              </w:rPr>
              <w:t>点击后打开</w:t>
            </w:r>
            <w:r>
              <w:rPr>
                <w:rFonts w:hint="eastAsia" w:ascii="仿宋" w:hAnsi="仿宋" w:eastAsia="仿宋"/>
                <w:sz w:val="24"/>
              </w:rPr>
              <w:t>“</w:t>
            </w:r>
            <w:r>
              <w:rPr>
                <w:rFonts w:ascii="仿宋" w:hAnsi="仿宋" w:eastAsia="仿宋"/>
                <w:sz w:val="24"/>
              </w:rPr>
              <w:t>产品视图</w:t>
            </w:r>
            <w:r>
              <w:rPr>
                <w:rFonts w:hint="eastAsia" w:ascii="仿宋" w:hAnsi="仿宋" w:eastAsia="仿宋"/>
                <w:sz w:val="24"/>
              </w:rPr>
              <w:t>”</w:t>
            </w:r>
            <w:r>
              <w:rPr>
                <w:rFonts w:ascii="仿宋" w:hAnsi="仿宋" w:eastAsia="仿宋"/>
                <w:sz w:val="24"/>
              </w:rPr>
              <w:t>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产品类型</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hint="default" w:ascii="仿宋" w:hAnsi="仿宋" w:eastAsia="仿宋"/>
                <w:lang w:val="en-US" w:eastAsia="zh-CN"/>
              </w:rPr>
            </w:pPr>
            <w:ins w:id="529" w:author="wanao" w:date="2026-07-15T10:10:47Z">
              <w:r>
                <w:rPr>
                  <w:rFonts w:hint="default" w:ascii="仿宋" w:hAnsi="仿宋" w:eastAsia="仿宋"/>
                  <w:sz w:val="24"/>
                  <w:lang w:val="en-US" w:eastAsia="zh-CN"/>
                  <w:rPrChange w:id="530" w:author="wanao" w:date="2026-07-15T10:11:06Z">
                    <w:rPr>
                      <w:rFonts w:hint="eastAsia" w:ascii="仿宋" w:hAnsi="仿宋" w:eastAsia="仿宋"/>
                      <w:lang w:val="en-US" w:eastAsia="zh-CN"/>
                    </w:rPr>
                  </w:rPrChange>
                </w:rPr>
                <w:t>取</w:t>
              </w:r>
            </w:ins>
            <w:ins w:id="532" w:author="wanao" w:date="2026-07-15T10:10:48Z">
              <w:r>
                <w:rPr>
                  <w:rFonts w:hint="default" w:ascii="仿宋" w:hAnsi="仿宋" w:eastAsia="仿宋"/>
                  <w:sz w:val="24"/>
                  <w:lang w:val="en-US" w:eastAsia="zh-CN"/>
                  <w:rPrChange w:id="533" w:author="wanao" w:date="2026-07-15T10:11:06Z">
                    <w:rPr>
                      <w:rFonts w:hint="eastAsia" w:ascii="仿宋" w:hAnsi="仿宋" w:eastAsia="仿宋"/>
                      <w:lang w:val="en-US" w:eastAsia="zh-CN"/>
                    </w:rPr>
                  </w:rPrChange>
                </w:rPr>
                <w:t>产品</w:t>
              </w:r>
            </w:ins>
            <w:ins w:id="535" w:author="wanao" w:date="2026-07-15T10:10:56Z">
              <w:r>
                <w:rPr>
                  <w:rFonts w:hint="default" w:ascii="仿宋" w:hAnsi="仿宋" w:eastAsia="仿宋"/>
                  <w:sz w:val="24"/>
                  <w:lang w:val="en-US" w:eastAsia="zh-CN"/>
                  <w:rPrChange w:id="536" w:author="wanao" w:date="2026-07-15T10:11:06Z">
                    <w:rPr>
                      <w:rFonts w:hint="eastAsia" w:ascii="仿宋" w:hAnsi="仿宋" w:eastAsia="仿宋"/>
                      <w:lang w:val="en-US" w:eastAsia="zh-CN"/>
                    </w:rPr>
                  </w:rPrChange>
                </w:rPr>
                <w:t>的</w:t>
              </w:r>
            </w:ins>
            <w:ins w:id="538" w:author="wanao" w:date="2026-07-15T10:10:51Z">
              <w:r>
                <w:rPr>
                  <w:rFonts w:hint="default" w:ascii="仿宋" w:hAnsi="仿宋" w:eastAsia="仿宋"/>
                  <w:sz w:val="24"/>
                  <w:lang w:val="en-US" w:eastAsia="zh-CN"/>
                  <w:rPrChange w:id="539" w:author="wanao" w:date="2026-07-15T10:11:06Z">
                    <w:rPr>
                      <w:rFonts w:hint="eastAsia" w:ascii="仿宋" w:hAnsi="仿宋" w:eastAsia="仿宋"/>
                      <w:lang w:val="en-US" w:eastAsia="zh-CN"/>
                    </w:rPr>
                  </w:rPrChange>
                </w:rPr>
                <w:t>二级</w:t>
              </w:r>
            </w:ins>
            <w:ins w:id="541" w:author="wanao" w:date="2026-07-15T10:10:53Z">
              <w:r>
                <w:rPr>
                  <w:rFonts w:hint="default" w:ascii="仿宋" w:hAnsi="仿宋" w:eastAsia="仿宋"/>
                  <w:sz w:val="24"/>
                  <w:lang w:val="en-US" w:eastAsia="zh-CN"/>
                  <w:rPrChange w:id="542" w:author="wanao" w:date="2026-07-15T10:11:06Z">
                    <w:rPr>
                      <w:rFonts w:hint="eastAsia" w:ascii="仿宋" w:hAnsi="仿宋" w:eastAsia="仿宋"/>
                      <w:lang w:val="en-US" w:eastAsia="zh-CN"/>
                    </w:rPr>
                  </w:rPrChange>
                </w:rPr>
                <w:t>目录</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544" w:author="wanao" w:date="2026-07-15T10:11:26Z"/>
        </w:trPr>
        <w:tc>
          <w:tcPr>
            <w:tcW w:w="2160" w:type="dxa"/>
          </w:tcPr>
          <w:p>
            <w:pPr>
              <w:spacing w:after="0" w:line="360" w:lineRule="auto"/>
              <w:rPr>
                <w:del w:id="545" w:author="wanao" w:date="2026-07-15T10:11:26Z"/>
                <w:rFonts w:ascii="仿宋" w:hAnsi="仿宋" w:eastAsia="仿宋"/>
              </w:rPr>
            </w:pPr>
            <w:del w:id="546" w:author="wanao" w:date="2026-07-15T10:11:26Z">
              <w:r>
                <w:rPr>
                  <w:rFonts w:ascii="仿宋" w:hAnsi="仿宋" w:eastAsia="仿宋"/>
                  <w:sz w:val="24"/>
                </w:rPr>
                <w:delText>发布机构</w:delText>
              </w:r>
            </w:del>
          </w:p>
        </w:tc>
        <w:tc>
          <w:tcPr>
            <w:tcW w:w="2160" w:type="dxa"/>
          </w:tcPr>
          <w:p>
            <w:pPr>
              <w:spacing w:after="0" w:line="360" w:lineRule="auto"/>
              <w:rPr>
                <w:del w:id="547" w:author="wanao" w:date="2026-07-15T10:11:26Z"/>
                <w:rFonts w:ascii="仿宋" w:hAnsi="仿宋" w:eastAsia="仿宋"/>
              </w:rPr>
            </w:pPr>
            <w:del w:id="548" w:author="wanao" w:date="2026-07-15T10:11:26Z">
              <w:r>
                <w:rPr>
                  <w:rFonts w:ascii="仿宋" w:hAnsi="仿宋" w:eastAsia="仿宋"/>
                  <w:sz w:val="24"/>
                </w:rPr>
                <w:delText>反显</w:delText>
              </w:r>
            </w:del>
          </w:p>
        </w:tc>
        <w:tc>
          <w:tcPr>
            <w:tcW w:w="2160" w:type="dxa"/>
          </w:tcPr>
          <w:p>
            <w:pPr>
              <w:spacing w:after="0" w:line="360" w:lineRule="auto"/>
              <w:rPr>
                <w:del w:id="549" w:author="wanao" w:date="2026-07-15T10:11:26Z"/>
                <w:rFonts w:ascii="仿宋" w:hAnsi="仿宋" w:eastAsia="仿宋"/>
              </w:rPr>
            </w:pPr>
            <w:del w:id="550" w:author="wanao" w:date="2026-07-15T10:11:26Z">
              <w:r>
                <w:rPr>
                  <w:rFonts w:ascii="仿宋" w:hAnsi="仿宋" w:eastAsia="仿宋"/>
                  <w:sz w:val="24"/>
                </w:rPr>
                <w:delText>文本</w:delText>
              </w:r>
            </w:del>
          </w:p>
        </w:tc>
        <w:tc>
          <w:tcPr>
            <w:tcW w:w="2160" w:type="dxa"/>
          </w:tcPr>
          <w:p>
            <w:pPr>
              <w:spacing w:after="0" w:line="360" w:lineRule="auto"/>
              <w:rPr>
                <w:del w:id="551" w:author="wanao" w:date="2026-07-15T10:11:26Z"/>
                <w:rFonts w:ascii="仿宋" w:hAnsi="仿宋" w:eastAsia="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产品来源</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反显</w:t>
            </w:r>
            <w:r>
              <w:rPr>
                <w:rFonts w:hint="eastAsia" w:ascii="仿宋" w:hAnsi="仿宋" w:eastAsia="仿宋"/>
                <w:sz w:val="24"/>
              </w:rPr>
              <w:t>产品的</w:t>
            </w:r>
            <w:r>
              <w:rPr>
                <w:rFonts w:ascii="仿宋" w:hAnsi="仿宋" w:eastAsia="仿宋"/>
                <w:sz w:val="24"/>
              </w:rPr>
              <w:t>上游来源系统</w:t>
            </w:r>
            <w:r>
              <w:rPr>
                <w:rFonts w:hint="eastAsia" w:ascii="仿宋" w:hAnsi="仿宋" w:eastAsia="仿宋"/>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操作</w:t>
            </w:r>
          </w:p>
        </w:tc>
        <w:tc>
          <w:tcPr>
            <w:tcW w:w="2160" w:type="dxa"/>
          </w:tcPr>
          <w:p>
            <w:pPr>
              <w:spacing w:after="0" w:line="360" w:lineRule="auto"/>
              <w:rPr>
                <w:rFonts w:ascii="仿宋" w:hAnsi="仿宋" w:eastAsia="仿宋"/>
              </w:rPr>
            </w:pPr>
            <w:r>
              <w:rPr>
                <w:rFonts w:hint="eastAsia" w:ascii="仿宋" w:hAnsi="仿宋" w:eastAsia="仿宋"/>
                <w:sz w:val="24"/>
              </w:rPr>
              <w:t>按钮组</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hint="eastAsia" w:ascii="仿宋" w:hAnsi="仿宋" w:eastAsia="仿宋"/>
                <w:sz w:val="24"/>
              </w:rPr>
              <w:t>上架、下架</w:t>
            </w:r>
          </w:p>
        </w:tc>
      </w:tr>
    </w:tbl>
    <w:p>
      <w:pPr>
        <w:spacing w:after="0" w:line="360" w:lineRule="auto"/>
        <w:rPr>
          <w:rFonts w:ascii="仿宋" w:hAnsi="仿宋" w:eastAsia="仿宋"/>
          <w:b/>
          <w:sz w:val="26"/>
        </w:rPr>
      </w:pPr>
    </w:p>
    <w:p>
      <w:pPr>
        <w:pStyle w:val="6"/>
        <w:numPr>
          <w:ilvl w:val="3"/>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6"/>
        <w:numPr>
          <w:ilvl w:val="3"/>
          <w:numId w:val="14"/>
        </w:numPr>
        <w:spacing w:line="360" w:lineRule="auto"/>
        <w:rPr>
          <w:rFonts w:ascii="仿宋" w:hAnsi="仿宋" w:eastAsia="仿宋"/>
        </w:rPr>
      </w:pPr>
      <w:r>
        <w:rPr>
          <w:rFonts w:hint="eastAsia" w:ascii="仿宋" w:hAnsi="仿宋" w:eastAsia="仿宋"/>
        </w:rPr>
        <w:t>核算处理</w:t>
      </w:r>
    </w:p>
    <w:p>
      <w:pPr>
        <w:spacing w:after="0" w:line="360" w:lineRule="auto"/>
        <w:rPr>
          <w:rFonts w:ascii="仿宋" w:hAnsi="仿宋" w:eastAsia="仿宋"/>
        </w:rPr>
      </w:pPr>
      <w:r>
        <w:rPr>
          <w:rFonts w:ascii="仿宋" w:hAnsi="仿宋" w:eastAsia="仿宋"/>
          <w:sz w:val="24"/>
        </w:rPr>
        <w:t>不涉及。</w:t>
      </w:r>
    </w:p>
    <w:p>
      <w:pPr>
        <w:pStyle w:val="6"/>
        <w:numPr>
          <w:ilvl w:val="3"/>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rPr>
      </w:pPr>
      <w:r>
        <w:rPr>
          <w:rFonts w:ascii="仿宋" w:hAnsi="仿宋" w:eastAsia="仿宋"/>
          <w:sz w:val="24"/>
        </w:rPr>
        <w:t>不涉及。</w:t>
      </w:r>
    </w:p>
    <w:p>
      <w:pPr>
        <w:pStyle w:val="5"/>
        <w:numPr>
          <w:ilvl w:val="2"/>
          <w:numId w:val="14"/>
        </w:numPr>
        <w:spacing w:line="360" w:lineRule="auto"/>
        <w:ind w:left="993" w:hanging="993"/>
        <w:rPr>
          <w:sz w:val="28"/>
          <w:szCs w:val="28"/>
        </w:rPr>
      </w:pPr>
      <w:bookmarkStart w:id="105" w:name="_Toc233295859"/>
      <w:r>
        <w:rPr>
          <w:rFonts w:hint="eastAsia"/>
          <w:sz w:val="28"/>
          <w:szCs w:val="28"/>
        </w:rPr>
        <w:t>产品上架/下架</w:t>
      </w:r>
      <w:bookmarkEnd w:id="105"/>
    </w:p>
    <w:p>
      <w:pPr>
        <w:pStyle w:val="6"/>
        <w:numPr>
          <w:ilvl w:val="3"/>
          <w:numId w:val="1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rPr>
      </w:pPr>
      <w:r>
        <w:rPr>
          <w:rFonts w:ascii="仿宋" w:hAnsi="仿宋" w:eastAsia="仿宋"/>
          <w:sz w:val="24"/>
        </w:rPr>
        <w:t>支持</w:t>
      </w:r>
      <w:r>
        <w:rPr>
          <w:rFonts w:hint="eastAsia" w:ascii="仿宋" w:hAnsi="仿宋" w:eastAsia="仿宋"/>
          <w:sz w:val="24"/>
        </w:rPr>
        <w:t>用户</w:t>
      </w:r>
      <w:r>
        <w:rPr>
          <w:rFonts w:ascii="仿宋" w:hAnsi="仿宋" w:eastAsia="仿宋"/>
          <w:sz w:val="24"/>
        </w:rPr>
        <w:t>对产品执行上架和下架控制，统一管理产品</w:t>
      </w:r>
      <w:r>
        <w:rPr>
          <w:rFonts w:hint="eastAsia" w:ascii="仿宋" w:hAnsi="仿宋" w:eastAsia="仿宋"/>
          <w:sz w:val="24"/>
        </w:rPr>
        <w:t>移动端</w:t>
      </w:r>
      <w:r>
        <w:rPr>
          <w:rFonts w:ascii="仿宋" w:hAnsi="仿宋" w:eastAsia="仿宋"/>
          <w:sz w:val="24"/>
        </w:rPr>
        <w:t>场景中的可见状态。</w:t>
      </w:r>
    </w:p>
    <w:p>
      <w:pPr>
        <w:pStyle w:val="6"/>
        <w:numPr>
          <w:ilvl w:val="3"/>
          <w:numId w:val="14"/>
        </w:numPr>
        <w:spacing w:line="360" w:lineRule="auto"/>
        <w:rPr>
          <w:rFonts w:ascii="仿宋" w:hAnsi="仿宋" w:eastAsia="仿宋"/>
        </w:rPr>
      </w:pPr>
      <w:r>
        <w:rPr>
          <w:rFonts w:hint="eastAsia" w:ascii="仿宋" w:hAnsi="仿宋" w:eastAsia="仿宋"/>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w:t>
            </w:r>
            <w:r>
              <w:rPr>
                <w:rFonts w:hint="eastAsia" w:ascii="仿宋" w:hAnsi="仿宋" w:eastAsia="仿宋"/>
                <w:sz w:val="24"/>
              </w:rPr>
              <w:t>编号</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hint="eastAsia"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由产品列表行内选择单条产品触发</w:t>
            </w:r>
          </w:p>
        </w:tc>
      </w:tr>
    </w:tbl>
    <w:p>
      <w:pPr>
        <w:pStyle w:val="6"/>
        <w:numPr>
          <w:ilvl w:val="3"/>
          <w:numId w:val="14"/>
        </w:numPr>
        <w:spacing w:line="360" w:lineRule="auto"/>
        <w:rPr>
          <w:rFonts w:ascii="仿宋" w:hAnsi="仿宋" w:eastAsia="仿宋"/>
        </w:rPr>
      </w:pPr>
      <w:r>
        <w:rPr>
          <w:rFonts w:hint="eastAsia" w:ascii="仿宋" w:hAnsi="仿宋" w:eastAsia="仿宋"/>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sz w:val="24"/>
        </w:rPr>
      </w:pPr>
      <w:r>
        <w:rPr>
          <w:rFonts w:ascii="仿宋" w:hAnsi="仿宋" w:eastAsia="仿宋"/>
          <w:sz w:val="24"/>
        </w:rPr>
        <w:t>1. 用户在产品列表中定位目标产品后，根据当前状态点击“上架”或“下架”按钮。</w:t>
      </w:r>
    </w:p>
    <w:p>
      <w:pPr>
        <w:spacing w:after="0" w:line="360" w:lineRule="auto"/>
        <w:rPr>
          <w:rFonts w:ascii="仿宋" w:hAnsi="仿宋" w:eastAsia="仿宋"/>
          <w:sz w:val="24"/>
          <w:szCs w:val="24"/>
        </w:rPr>
      </w:pPr>
      <w:r>
        <w:rPr>
          <w:rFonts w:hint="eastAsia" w:ascii="仿宋" w:hAnsi="仿宋" w:eastAsia="仿宋"/>
          <w:sz w:val="24"/>
        </w:rPr>
        <w:t xml:space="preserve">1.1 </w:t>
      </w:r>
      <w:r>
        <w:rPr>
          <w:rFonts w:hint="eastAsia" w:ascii="仿宋" w:hAnsi="仿宋" w:eastAsia="仿宋"/>
          <w:sz w:val="24"/>
          <w:szCs w:val="24"/>
        </w:rPr>
        <w:t>若该行产品为上架状态，则上架按钮置灰不可点击，若该行产品为下架状态，则下架按钮置灰不可点击。</w:t>
      </w:r>
    </w:p>
    <w:p>
      <w:pPr>
        <w:spacing w:after="0" w:line="360" w:lineRule="auto"/>
        <w:rPr>
          <w:rFonts w:ascii="仿宋" w:hAnsi="仿宋" w:eastAsia="仿宋"/>
          <w:sz w:val="24"/>
        </w:rPr>
      </w:pPr>
      <w:r>
        <w:rPr>
          <w:rFonts w:hint="eastAsia" w:ascii="仿宋" w:hAnsi="仿宋" w:eastAsia="仿宋"/>
          <w:sz w:val="24"/>
          <w:szCs w:val="24"/>
        </w:rPr>
        <w:t>1.2 点击</w:t>
      </w:r>
      <w:r>
        <w:rPr>
          <w:rFonts w:ascii="仿宋" w:hAnsi="仿宋" w:eastAsia="仿宋"/>
          <w:sz w:val="24"/>
        </w:rPr>
        <w:t>上架</w:t>
      </w:r>
      <w:r>
        <w:rPr>
          <w:rFonts w:hint="eastAsia" w:ascii="仿宋" w:hAnsi="仿宋" w:eastAsia="仿宋"/>
          <w:sz w:val="24"/>
        </w:rPr>
        <w:t>按钮， 页面中间弹窗提示“是否确认将该产品上架？”，用户点击“确认”按钮后执行上架操作。</w:t>
      </w:r>
    </w:p>
    <w:p>
      <w:pPr>
        <w:spacing w:after="0" w:line="360" w:lineRule="auto"/>
        <w:rPr>
          <w:rFonts w:ascii="仿宋" w:hAnsi="仿宋" w:eastAsia="仿宋"/>
          <w:sz w:val="24"/>
        </w:rPr>
      </w:pPr>
      <w:r>
        <w:rPr>
          <w:rFonts w:hint="eastAsia" w:ascii="仿宋" w:hAnsi="仿宋" w:eastAsia="仿宋"/>
          <w:sz w:val="24"/>
        </w:rPr>
        <w:t xml:space="preserve">1.3 </w:t>
      </w:r>
      <w:r>
        <w:rPr>
          <w:rFonts w:hint="eastAsia" w:ascii="仿宋" w:hAnsi="仿宋" w:eastAsia="仿宋"/>
          <w:sz w:val="24"/>
          <w:szCs w:val="24"/>
        </w:rPr>
        <w:t>点击下</w:t>
      </w:r>
      <w:r>
        <w:rPr>
          <w:rFonts w:ascii="仿宋" w:hAnsi="仿宋" w:eastAsia="仿宋"/>
          <w:sz w:val="24"/>
        </w:rPr>
        <w:t>架</w:t>
      </w:r>
      <w:r>
        <w:rPr>
          <w:rFonts w:hint="eastAsia" w:ascii="仿宋" w:hAnsi="仿宋" w:eastAsia="仿宋"/>
          <w:sz w:val="24"/>
        </w:rPr>
        <w:t>按钮， 页面中间弹窗提示“产品下架后将不会在移动端展示，是否确认下架？”，用户点击“确认”按钮后执行下架操作。</w:t>
      </w:r>
    </w:p>
    <w:p>
      <w:pPr>
        <w:spacing w:after="0" w:line="360" w:lineRule="auto"/>
        <w:rPr>
          <w:rFonts w:ascii="仿宋" w:hAnsi="仿宋" w:eastAsia="仿宋"/>
          <w:sz w:val="24"/>
        </w:rPr>
      </w:pPr>
      <w:r>
        <w:rPr>
          <w:rFonts w:hint="eastAsia" w:ascii="仿宋" w:hAnsi="仿宋" w:eastAsia="仿宋"/>
          <w:sz w:val="24"/>
        </w:rPr>
        <w:t>1.4 上架、下架操作完成后页面需toast提示“上架成功”、“下架成功”，上架、下架操作失败后需toast提示“操作失败”。</w:t>
      </w:r>
    </w:p>
    <w:p>
      <w:pPr>
        <w:spacing w:after="0" w:line="360" w:lineRule="auto"/>
        <w:rPr>
          <w:rFonts w:ascii="仿宋" w:hAnsi="仿宋" w:eastAsia="仿宋"/>
        </w:rPr>
      </w:pPr>
      <w:r>
        <w:rPr>
          <w:rFonts w:ascii="仿宋" w:hAnsi="仿宋" w:eastAsia="仿宋"/>
          <w:sz w:val="24"/>
        </w:rPr>
        <w:t>2. 系统校验产品当前状态与操作类型是否匹配，校验通过后更新产品上架状态。</w:t>
      </w:r>
    </w:p>
    <w:p>
      <w:pPr>
        <w:spacing w:after="0" w:line="360" w:lineRule="auto"/>
        <w:rPr>
          <w:rFonts w:ascii="仿宋" w:hAnsi="仿宋" w:eastAsia="仿宋"/>
        </w:rPr>
      </w:pPr>
      <w:r>
        <w:rPr>
          <w:rFonts w:ascii="仿宋" w:hAnsi="仿宋" w:eastAsia="仿宋"/>
          <w:sz w:val="24"/>
        </w:rPr>
        <w:t>3. 状态更新成功后，系统刷新当前行展示结果。</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ascii="仿宋" w:hAnsi="仿宋" w:eastAsia="仿宋"/>
          <w:sz w:val="24"/>
        </w:rPr>
        <w:t>1. 上架、下架操作均基于单条产品执行，不支持当前清单范围内的批量上下架。</w:t>
      </w:r>
    </w:p>
    <w:p>
      <w:pPr>
        <w:spacing w:after="0" w:line="360" w:lineRule="auto"/>
        <w:rPr>
          <w:rFonts w:ascii="仿宋" w:hAnsi="仿宋" w:eastAsia="仿宋"/>
        </w:rPr>
      </w:pPr>
      <w:r>
        <w:rPr>
          <w:rFonts w:ascii="仿宋" w:hAnsi="仿宋" w:eastAsia="仿宋"/>
          <w:sz w:val="24"/>
        </w:rPr>
        <w:t>2. 已上架产品不可重复上架，已下架产品不可重复下架。</w:t>
      </w:r>
    </w:p>
    <w:p>
      <w:pPr>
        <w:spacing w:after="0" w:line="360" w:lineRule="auto"/>
        <w:rPr>
          <w:rFonts w:ascii="仿宋" w:hAnsi="仿宋" w:eastAsia="仿宋"/>
        </w:rPr>
      </w:pPr>
      <w:r>
        <w:rPr>
          <w:rFonts w:ascii="仿宋" w:hAnsi="仿宋" w:eastAsia="仿宋"/>
          <w:sz w:val="24"/>
        </w:rPr>
        <w:t>3. 下架后的产品在PC端</w:t>
      </w:r>
      <w:r>
        <w:rPr>
          <w:rFonts w:hint="eastAsia" w:ascii="仿宋" w:hAnsi="仿宋" w:eastAsia="仿宋"/>
          <w:sz w:val="24"/>
        </w:rPr>
        <w:t>“</w:t>
      </w:r>
      <w:r>
        <w:rPr>
          <w:rFonts w:ascii="仿宋" w:hAnsi="仿宋" w:eastAsia="仿宋"/>
          <w:sz w:val="24"/>
        </w:rPr>
        <w:t>产品管理</w:t>
      </w:r>
      <w:r>
        <w:rPr>
          <w:rFonts w:hint="eastAsia" w:ascii="仿宋" w:hAnsi="仿宋" w:eastAsia="仿宋"/>
          <w:sz w:val="24"/>
        </w:rPr>
        <w:t>”模块</w:t>
      </w:r>
      <w:r>
        <w:rPr>
          <w:rFonts w:ascii="仿宋" w:hAnsi="仿宋" w:eastAsia="仿宋"/>
          <w:sz w:val="24"/>
        </w:rPr>
        <w:t>页面可见，但在</w:t>
      </w:r>
      <w:r>
        <w:rPr>
          <w:rFonts w:hint="eastAsia" w:ascii="仿宋" w:hAnsi="仿宋" w:eastAsia="仿宋"/>
          <w:sz w:val="24"/>
        </w:rPr>
        <w:t>移动端</w:t>
      </w:r>
      <w:r>
        <w:rPr>
          <w:rFonts w:ascii="仿宋" w:hAnsi="仿宋" w:eastAsia="仿宋"/>
          <w:sz w:val="24"/>
        </w:rPr>
        <w:t>不可见。</w:t>
      </w:r>
    </w:p>
    <w:p>
      <w:pPr>
        <w:spacing w:after="0" w:line="360" w:lineRule="auto"/>
        <w:rPr>
          <w:rFonts w:ascii="仿宋" w:hAnsi="仿宋" w:eastAsia="仿宋"/>
        </w:rPr>
      </w:pPr>
      <w:r>
        <w:rPr>
          <w:rFonts w:ascii="仿宋" w:hAnsi="仿宋" w:eastAsia="仿宋"/>
          <w:sz w:val="24"/>
        </w:rPr>
        <w:t>4. 上下架状态变更需记录操作人、操作时间和操作结果。</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sz w:val="24"/>
        </w:rPr>
        <w:t xml:space="preserve">1. </w:t>
      </w:r>
      <w:r>
        <w:rPr>
          <w:rFonts w:ascii="仿宋" w:hAnsi="仿宋" w:eastAsia="仿宋"/>
          <w:color w:val="000000" w:themeColor="text1"/>
          <w:sz w:val="24"/>
          <w14:textFill>
            <w14:solidFill>
              <w14:schemeClr w14:val="tx1"/>
            </w14:solidFill>
          </w14:textFill>
        </w:rPr>
        <w:t>仅总行业务岗可执行产品上架/下架。</w:t>
      </w:r>
    </w:p>
    <w:p>
      <w:pPr>
        <w:pStyle w:val="6"/>
        <w:numPr>
          <w:ilvl w:val="3"/>
          <w:numId w:val="14"/>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hint="eastAsia" w:ascii="仿宋" w:hAnsi="仿宋" w:eastAsia="仿宋"/>
          <w:sz w:val="24"/>
          <w:szCs w:val="24"/>
        </w:rPr>
        <w:t>略</w:t>
      </w:r>
    </w:p>
    <w:p>
      <w:pPr>
        <w:pStyle w:val="6"/>
        <w:numPr>
          <w:ilvl w:val="3"/>
          <w:numId w:val="14"/>
        </w:numPr>
        <w:spacing w:line="360" w:lineRule="auto"/>
        <w:rPr>
          <w:rFonts w:ascii="仿宋" w:hAnsi="仿宋" w:eastAsia="仿宋"/>
        </w:rPr>
      </w:pPr>
      <w:r>
        <w:rPr>
          <w:rFonts w:hint="eastAsia" w:ascii="仿宋" w:hAnsi="仿宋" w:eastAsia="仿宋"/>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6"/>
        <w:numPr>
          <w:ilvl w:val="3"/>
          <w:numId w:val="14"/>
        </w:numPr>
        <w:spacing w:line="360" w:lineRule="auto"/>
        <w:rPr>
          <w:rFonts w:ascii="仿宋" w:hAnsi="仿宋" w:eastAsia="仿宋"/>
        </w:rPr>
      </w:pPr>
      <w:r>
        <w:rPr>
          <w:rFonts w:hint="eastAsia" w:ascii="仿宋" w:hAnsi="仿宋" w:eastAsia="仿宋"/>
        </w:rPr>
        <w:t>核算处理</w:t>
      </w:r>
    </w:p>
    <w:p>
      <w:pPr>
        <w:spacing w:after="0" w:line="360" w:lineRule="auto"/>
        <w:rPr>
          <w:rFonts w:ascii="仿宋" w:hAnsi="仿宋" w:eastAsia="仿宋"/>
        </w:rPr>
      </w:pPr>
      <w:r>
        <w:rPr>
          <w:rFonts w:ascii="仿宋" w:hAnsi="仿宋" w:eastAsia="仿宋"/>
          <w:sz w:val="24"/>
        </w:rPr>
        <w:t>不涉及。</w:t>
      </w:r>
    </w:p>
    <w:p>
      <w:pPr>
        <w:pStyle w:val="6"/>
        <w:numPr>
          <w:ilvl w:val="3"/>
          <w:numId w:val="14"/>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rPr>
      </w:pPr>
      <w:r>
        <w:rPr>
          <w:rFonts w:ascii="仿宋" w:hAnsi="仿宋" w:eastAsia="仿宋"/>
          <w:sz w:val="24"/>
        </w:rPr>
        <w:t>不涉及。</w:t>
      </w:r>
    </w:p>
    <w:p>
      <w:pPr>
        <w:pStyle w:val="5"/>
        <w:numPr>
          <w:ilvl w:val="2"/>
          <w:numId w:val="14"/>
        </w:numPr>
        <w:spacing w:line="360" w:lineRule="auto"/>
        <w:ind w:left="993" w:hanging="993"/>
        <w:rPr>
          <w:sz w:val="28"/>
          <w:szCs w:val="28"/>
        </w:rPr>
      </w:pPr>
      <w:bookmarkStart w:id="106" w:name="_Toc233295860"/>
      <w:r>
        <w:rPr>
          <w:rFonts w:hint="eastAsia"/>
          <w:sz w:val="28"/>
          <w:szCs w:val="28"/>
        </w:rPr>
        <w:t>产品视图</w:t>
      </w:r>
      <w:bookmarkEnd w:id="106"/>
    </w:p>
    <w:p>
      <w:pPr>
        <w:pStyle w:val="6"/>
        <w:numPr>
          <w:ilvl w:val="3"/>
          <w:numId w:val="14"/>
        </w:numPr>
        <w:spacing w:line="360" w:lineRule="auto"/>
        <w:rPr>
          <w:rFonts w:ascii="仿宋" w:hAnsi="仿宋" w:eastAsia="仿宋"/>
        </w:rPr>
      </w:pPr>
      <w:r>
        <w:rPr>
          <w:rFonts w:hint="eastAsia" w:ascii="仿宋" w:hAnsi="仿宋" w:eastAsia="仿宋"/>
        </w:rPr>
        <w:t>产品简介</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after="0" w:line="360" w:lineRule="auto"/>
        <w:rPr>
          <w:rFonts w:ascii="仿宋" w:hAnsi="仿宋" w:eastAsia="仿宋"/>
          <w:sz w:val="24"/>
        </w:rPr>
      </w:pPr>
      <w:r>
        <w:rPr>
          <w:rFonts w:hint="eastAsia" w:ascii="仿宋" w:hAnsi="仿宋" w:eastAsia="仿宋"/>
          <w:sz w:val="24"/>
        </w:rPr>
        <w:t>产品视图页面上部区域展示产品简介，下部区域展示产品介绍、营销设置，产品介绍、营销设置为两个tab页面，可相互切换，默认展示产品介绍tab页。</w:t>
      </w:r>
    </w:p>
    <w:p>
      <w:pPr>
        <w:spacing w:after="0" w:line="360" w:lineRule="auto"/>
        <w:rPr>
          <w:rFonts w:ascii="仿宋" w:hAnsi="仿宋" w:eastAsia="仿宋"/>
        </w:rPr>
      </w:pPr>
      <w:r>
        <w:rPr>
          <w:rFonts w:hint="eastAsia" w:ascii="仿宋" w:hAnsi="仿宋" w:eastAsia="仿宋"/>
          <w:sz w:val="24"/>
        </w:rPr>
        <w:t>产品简介</w:t>
      </w:r>
      <w:r>
        <w:rPr>
          <w:rFonts w:ascii="仿宋" w:hAnsi="仿宋" w:eastAsia="仿宋"/>
          <w:sz w:val="24"/>
        </w:rPr>
        <w:t>支持用户查看产品基础信息。</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用户在产品管理列表点击产品名称或产品编号后，系统打开“产品视图”页面。</w:t>
      </w:r>
    </w:p>
    <w:p>
      <w:pPr>
        <w:spacing w:after="0" w:line="360" w:lineRule="auto"/>
        <w:rPr>
          <w:rFonts w:ascii="仿宋" w:hAnsi="仿宋" w:eastAsia="仿宋"/>
        </w:rPr>
      </w:pPr>
      <w:r>
        <w:rPr>
          <w:rFonts w:ascii="仿宋" w:hAnsi="仿宋" w:eastAsia="仿宋"/>
          <w:sz w:val="24"/>
        </w:rPr>
        <w:t>2. 页面上部展示产品简介，下部展示“产品介绍”“营销设置”两个可切换tab页。</w:t>
      </w:r>
    </w:p>
    <w:p>
      <w:pPr>
        <w:spacing w:after="0" w:line="360" w:lineRule="auto"/>
        <w:rPr>
          <w:rFonts w:ascii="仿宋" w:hAnsi="仿宋" w:eastAsia="仿宋"/>
        </w:rPr>
      </w:pPr>
      <w:r>
        <w:rPr>
          <w:rFonts w:ascii="仿宋" w:hAnsi="仿宋" w:eastAsia="仿宋"/>
          <w:sz w:val="24"/>
        </w:rPr>
        <w:t>3. 产品简介区域展示上游同步的基础信息，不允许直接修改。</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ascii="仿宋" w:hAnsi="仿宋" w:eastAsia="仿宋"/>
          <w:sz w:val="24"/>
        </w:rPr>
        <w:t>1. 产品简介数据来源于上游系统，同步后在本页面只读展示，不支持手工修改基础字段。</w:t>
      </w:r>
    </w:p>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sz w:val="24"/>
        </w:rPr>
        <w:t>2. 不同产品类型展示字段不同，存款、</w:t>
      </w:r>
      <w:r>
        <w:rPr>
          <w:rFonts w:hint="eastAsia" w:ascii="仿宋" w:hAnsi="仿宋" w:eastAsia="仿宋"/>
          <w:sz w:val="24"/>
        </w:rPr>
        <w:t>自营</w:t>
      </w:r>
      <w:r>
        <w:rPr>
          <w:rFonts w:ascii="仿宋" w:hAnsi="仿宋" w:eastAsia="仿宋"/>
          <w:sz w:val="24"/>
        </w:rPr>
        <w:t>理财</w:t>
      </w:r>
      <w:r>
        <w:rPr>
          <w:rFonts w:hint="eastAsia" w:ascii="仿宋" w:hAnsi="仿宋" w:eastAsia="仿宋"/>
          <w:sz w:val="24"/>
        </w:rPr>
        <w:t>、代销理财</w:t>
      </w:r>
      <w:r>
        <w:rPr>
          <w:rFonts w:ascii="仿宋" w:hAnsi="仿宋" w:eastAsia="仿宋"/>
          <w:sz w:val="24"/>
        </w:rPr>
        <w:t>、保险、贷款</w:t>
      </w:r>
      <w:r>
        <w:rPr>
          <w:rFonts w:hint="eastAsia" w:ascii="仿宋" w:hAnsi="仿宋" w:eastAsia="仿宋"/>
          <w:color w:val="000000" w:themeColor="text1"/>
          <w:sz w:val="24"/>
          <w14:textFill>
            <w14:solidFill>
              <w14:schemeClr w14:val="tx1"/>
            </w14:solidFill>
          </w14:textFill>
        </w:rPr>
        <w:t>各</w:t>
      </w:r>
      <w:r>
        <w:rPr>
          <w:rFonts w:ascii="仿宋" w:hAnsi="仿宋" w:eastAsia="仿宋"/>
          <w:color w:val="000000" w:themeColor="text1"/>
          <w:sz w:val="24"/>
          <w14:textFill>
            <w14:solidFill>
              <w14:schemeClr w14:val="tx1"/>
            </w14:solidFill>
          </w14:textFill>
        </w:rPr>
        <w:t>类型</w:t>
      </w:r>
      <w:r>
        <w:rPr>
          <w:rFonts w:hint="eastAsia" w:ascii="仿宋" w:hAnsi="仿宋" w:eastAsia="仿宋"/>
          <w:color w:val="000000" w:themeColor="text1"/>
          <w:sz w:val="24"/>
          <w14:textFill>
            <w14:solidFill>
              <w14:schemeClr w14:val="tx1"/>
            </w14:solidFill>
          </w14:textFill>
        </w:rPr>
        <w:t>产品</w:t>
      </w: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字段待定，可参考“输出”表里列的字段</w:t>
      </w:r>
      <w:r>
        <w:rPr>
          <w:rFonts w:ascii="仿宋" w:hAnsi="仿宋" w:eastAsia="仿宋"/>
          <w:color w:val="000000" w:themeColor="text1"/>
          <w:sz w:val="24"/>
          <w14:textFill>
            <w14:solidFill>
              <w14:schemeClr w14:val="tx1"/>
            </w14:solidFill>
          </w14:textFill>
        </w:rPr>
        <w:t>。</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sz w:val="24"/>
        </w:rPr>
        <w:t xml:space="preserve">1. </w:t>
      </w:r>
      <w:r>
        <w:rPr>
          <w:rFonts w:ascii="仿宋" w:hAnsi="仿宋" w:eastAsia="仿宋"/>
          <w:color w:val="000000" w:themeColor="text1"/>
          <w:sz w:val="24"/>
          <w14:textFill>
            <w14:solidFill>
              <w14:schemeClr w14:val="tx1"/>
            </w14:solidFill>
          </w14:textFill>
        </w:rPr>
        <w:t>总行业务岗</w:t>
      </w:r>
      <w:r>
        <w:rPr>
          <w:rFonts w:hint="eastAsia" w:ascii="仿宋" w:hAnsi="仿宋" w:eastAsia="仿宋"/>
          <w:color w:val="000000" w:themeColor="text1"/>
          <w:sz w:val="24"/>
          <w14:textFill>
            <w14:solidFill>
              <w14:schemeClr w14:val="tx1"/>
            </w14:solidFill>
          </w14:textFill>
        </w:rPr>
        <w:t>可查看产品视图产品简介信息</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after="0" w:line="360" w:lineRule="auto"/>
        <w:rPr>
          <w:rFonts w:ascii="仿宋" w:hAnsi="仿宋" w:eastAsia="仿宋"/>
          <w:sz w:val="24"/>
        </w:rPr>
      </w:pPr>
      <w:r>
        <w:rPr>
          <w:rFonts w:hint="eastAsia" w:ascii="仿宋" w:hAnsi="仿宋" w:eastAsia="仿宋"/>
          <w:sz w:val="24"/>
        </w:rPr>
        <w:t>产品基础信息-存款-普通存款的输出项：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产品名称</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反显</w:t>
            </w:r>
            <w:r>
              <w:rPr>
                <w:rFonts w:hint="eastAsia" w:ascii="仿宋" w:hAnsi="仿宋" w:eastAsia="仿宋"/>
                <w:sz w:val="24"/>
              </w:rPr>
              <w:t>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产品编号</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除个别未提供编号的类型外均展示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利率</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数值</w:t>
            </w:r>
          </w:p>
        </w:tc>
        <w:tc>
          <w:tcPr>
            <w:tcW w:w="2160" w:type="dxa"/>
          </w:tcPr>
          <w:p>
            <w:pPr>
              <w:spacing w:after="0" w:line="360" w:lineRule="auto"/>
              <w:rPr>
                <w:rFonts w:ascii="仿宋" w:hAnsi="仿宋" w:eastAsia="仿宋"/>
              </w:rPr>
            </w:pPr>
            <w:r>
              <w:rPr>
                <w:rFonts w:ascii="仿宋" w:hAnsi="仿宋" w:eastAsia="仿宋"/>
                <w:sz w:val="24"/>
              </w:rPr>
              <w:t>产品利率信息</w:t>
            </w:r>
            <w:r>
              <w:rPr>
                <w:rFonts w:hint="eastAsia" w:ascii="仿宋" w:hAnsi="仿宋" w:eastAsia="仿宋"/>
                <w:sz w:val="24"/>
              </w:rPr>
              <w:t>，格式：00.00%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产品期限</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产品期限信息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起存金额</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金额</w:t>
            </w:r>
          </w:p>
        </w:tc>
        <w:tc>
          <w:tcPr>
            <w:tcW w:w="2160" w:type="dxa"/>
          </w:tcPr>
          <w:p>
            <w:pPr>
              <w:spacing w:after="0" w:line="360" w:lineRule="auto"/>
              <w:rPr>
                <w:rFonts w:ascii="仿宋" w:hAnsi="仿宋" w:eastAsia="仿宋"/>
              </w:rPr>
            </w:pPr>
            <w:r>
              <w:rPr>
                <w:rFonts w:ascii="仿宋" w:hAnsi="仿宋" w:eastAsia="仿宋"/>
                <w:sz w:val="24"/>
              </w:rPr>
              <w:t>起存</w:t>
            </w:r>
            <w:r>
              <w:rPr>
                <w:rFonts w:hint="eastAsia" w:ascii="仿宋" w:hAnsi="仿宋" w:eastAsia="仿宋"/>
                <w:sz w:val="24"/>
              </w:rPr>
              <w:t>金额信息，格式：整数。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是否在售</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当前</w:t>
            </w:r>
            <w:r>
              <w:rPr>
                <w:rFonts w:hint="eastAsia" w:ascii="仿宋" w:hAnsi="仿宋" w:eastAsia="仿宋"/>
                <w:sz w:val="24"/>
              </w:rPr>
              <w:t>产品</w:t>
            </w:r>
            <w:r>
              <w:rPr>
                <w:rFonts w:ascii="仿宋" w:hAnsi="仿宋" w:eastAsia="仿宋"/>
                <w:sz w:val="24"/>
              </w:rPr>
              <w:t>在售状态</w:t>
            </w:r>
          </w:p>
        </w:tc>
      </w:tr>
    </w:tbl>
    <w:p>
      <w:pPr>
        <w:spacing w:after="0" w:line="360" w:lineRule="auto"/>
        <w:rPr>
          <w:rFonts w:ascii="仿宋" w:hAnsi="仿宋" w:eastAsia="仿宋"/>
          <w:sz w:val="24"/>
        </w:rPr>
      </w:pPr>
    </w:p>
    <w:p>
      <w:pPr>
        <w:spacing w:after="0" w:line="360" w:lineRule="auto"/>
        <w:rPr>
          <w:rFonts w:ascii="仿宋" w:hAnsi="仿宋" w:eastAsia="仿宋"/>
          <w:b/>
          <w:sz w:val="26"/>
        </w:rPr>
      </w:pPr>
      <w:r>
        <w:rPr>
          <w:rFonts w:hint="eastAsia" w:ascii="仿宋" w:hAnsi="仿宋" w:eastAsia="仿宋"/>
          <w:sz w:val="24"/>
        </w:rPr>
        <w:t>产品基础信息-自营理财的输出项：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产品名称</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r>
              <w:rPr>
                <w:rFonts w:hint="eastAsia" w:ascii="仿宋" w:hAnsi="仿宋" w:eastAsia="仿宋"/>
                <w:color w:val="000000" w:themeColor="text1"/>
                <w:sz w:val="24"/>
                <w:szCs w:val="24"/>
                <w14:textFill>
                  <w14:solidFill>
                    <w14:schemeClr w14:val="tx1"/>
                  </w14:solidFill>
                </w14:textFill>
              </w:rPr>
              <w:t>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产品</w:t>
            </w:r>
            <w:r>
              <w:rPr>
                <w:rFonts w:hint="eastAsia" w:ascii="仿宋" w:hAnsi="仿宋" w:eastAsia="仿宋"/>
                <w:color w:val="000000" w:themeColor="text1"/>
                <w:sz w:val="24"/>
                <w:szCs w:val="24"/>
                <w14:textFill>
                  <w14:solidFill>
                    <w14:schemeClr w14:val="tx1"/>
                  </w14:solidFill>
                </w14:textFill>
              </w:rPr>
              <w:t>代码</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反显</w:t>
            </w:r>
            <w:r>
              <w:rPr>
                <w:rFonts w:ascii="仿宋" w:hAnsi="仿宋" w:eastAsia="仿宋"/>
                <w:color w:val="000000" w:themeColor="text1"/>
                <w:sz w:val="24"/>
                <w:szCs w:val="24"/>
                <w14:textFill>
                  <w14:solidFill>
                    <w14:schemeClr w14:val="tx1"/>
                  </w14:solidFill>
                </w14:textFill>
              </w:rPr>
              <w:t>产品</w:t>
            </w:r>
            <w:r>
              <w:rPr>
                <w:rFonts w:hint="eastAsia" w:ascii="仿宋" w:hAnsi="仿宋" w:eastAsia="仿宋"/>
                <w:color w:val="000000" w:themeColor="text1"/>
                <w:sz w:val="24"/>
                <w:szCs w:val="24"/>
                <w14:textFill>
                  <w14:solidFill>
                    <w14:schemeClr w14:val="tx1"/>
                  </w14:solidFill>
                </w14:textFill>
              </w:rPr>
              <w:t>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产品类型</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r>
              <w:rPr>
                <w:rFonts w:hint="eastAsia" w:ascii="仿宋" w:hAnsi="仿宋" w:eastAsia="仿宋"/>
                <w:color w:val="000000" w:themeColor="text1"/>
                <w:sz w:val="24"/>
                <w:szCs w:val="24"/>
                <w14:textFill>
                  <w14:solidFill>
                    <w14:schemeClr w14:val="tx1"/>
                  </w14:solidFill>
                </w14:textFill>
              </w:rPr>
              <w:t>产品类型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业绩比较基准</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展示业绩比较基准区间值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风险</w:t>
            </w:r>
            <w:r>
              <w:rPr>
                <w:rFonts w:hint="eastAsia" w:ascii="仿宋" w:hAnsi="仿宋" w:eastAsia="仿宋"/>
                <w:color w:val="000000" w:themeColor="text1"/>
                <w:sz w:val="24"/>
                <w:szCs w:val="24"/>
                <w14:textFill>
                  <w14:solidFill>
                    <w14:schemeClr w14:val="tx1"/>
                  </w14:solidFill>
                </w14:textFill>
              </w:rPr>
              <w:t>等级</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理财</w:t>
            </w:r>
            <w:r>
              <w:rPr>
                <w:rFonts w:ascii="仿宋" w:hAnsi="仿宋" w:eastAsia="仿宋"/>
                <w:color w:val="000000" w:themeColor="text1"/>
                <w:sz w:val="24"/>
                <w:szCs w:val="24"/>
                <w14:textFill>
                  <w14:solidFill>
                    <w14:schemeClr w14:val="tx1"/>
                  </w14:solidFill>
                </w14:textFill>
              </w:rPr>
              <w:t>产品风险等级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起购金额</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金额</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首次购买门槛</w:t>
            </w:r>
            <w:r>
              <w:rPr>
                <w:rFonts w:hint="eastAsia" w:ascii="仿宋" w:hAnsi="仿宋" w:eastAsia="仿宋"/>
                <w:color w:val="000000" w:themeColor="text1"/>
                <w:sz w:val="24"/>
                <w:szCs w:val="24"/>
                <w14:textFill>
                  <w14:solidFill>
                    <w14:schemeClr w14:val="tx1"/>
                  </w14:solidFill>
                </w14:textFill>
              </w:rPr>
              <w:t>；整数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投资</w:t>
            </w:r>
            <w:r>
              <w:rPr>
                <w:rFonts w:ascii="仿宋" w:hAnsi="仿宋" w:eastAsia="仿宋"/>
                <w:color w:val="000000" w:themeColor="text1"/>
                <w:sz w:val="24"/>
                <w:szCs w:val="24"/>
                <w14:textFill>
                  <w14:solidFill>
                    <w14:schemeClr w14:val="tx1"/>
                  </w14:solidFill>
                </w14:textFill>
              </w:rPr>
              <w:t>期限</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投资期限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认购起始日</w:t>
            </w:r>
            <w:r>
              <w:rPr>
                <w:rFonts w:ascii="仿宋" w:hAnsi="仿宋" w:eastAsia="仿宋"/>
                <w:color w:val="000000" w:themeColor="text1"/>
                <w:sz w:val="24"/>
                <w:szCs w:val="24"/>
                <w14:textFill>
                  <w14:solidFill>
                    <w14:schemeClr w14:val="tx1"/>
                  </w14:solidFill>
                </w14:textFill>
              </w:rPr>
              <w:t>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认购起始日</w:t>
            </w:r>
            <w:r>
              <w:rPr>
                <w:rFonts w:ascii="仿宋" w:hAnsi="仿宋" w:eastAsia="仿宋"/>
                <w:color w:val="000000" w:themeColor="text1"/>
                <w:sz w:val="24"/>
                <w:szCs w:val="24"/>
                <w14:textFill>
                  <w14:solidFill>
                    <w14:schemeClr w14:val="tx1"/>
                  </w14:solidFill>
                </w14:textFill>
              </w:rPr>
              <w:t>期</w:t>
            </w:r>
            <w:r>
              <w:rPr>
                <w:rFonts w:hint="eastAsia" w:ascii="仿宋" w:hAnsi="仿宋" w:eastAsia="仿宋"/>
                <w:color w:val="000000" w:themeColor="text1"/>
                <w:sz w:val="24"/>
                <w:szCs w:val="24"/>
                <w14:textFill>
                  <w14:solidFill>
                    <w14:schemeClr w14:val="tx1"/>
                  </w14:solidFill>
                </w14:textFill>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认购结束</w:t>
            </w: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认购结束</w:t>
            </w:r>
            <w:r>
              <w:rPr>
                <w:rFonts w:ascii="仿宋" w:hAnsi="仿宋" w:eastAsia="仿宋"/>
                <w:color w:val="000000" w:themeColor="text1"/>
                <w:sz w:val="24"/>
                <w:szCs w:val="24"/>
                <w14:textFill>
                  <w14:solidFill>
                    <w14:schemeClr w14:val="tx1"/>
                  </w14:solidFill>
                </w14:textFill>
              </w:rPr>
              <w:t>日期</w:t>
            </w:r>
            <w:r>
              <w:rPr>
                <w:rFonts w:hint="eastAsia" w:ascii="仿宋" w:hAnsi="仿宋" w:eastAsia="仿宋"/>
                <w:color w:val="000000" w:themeColor="text1"/>
                <w:sz w:val="24"/>
                <w:szCs w:val="24"/>
                <w14:textFill>
                  <w14:solidFill>
                    <w14:schemeClr w14:val="tx1"/>
                  </w14:solidFill>
                </w14:textFill>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产品成立日</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产品成立日；格式：YYYY-MM-DD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产品清盘日</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产品清盘日；格式：YYYY-MM-DD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产品销售状态</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当前</w:t>
            </w:r>
            <w:r>
              <w:rPr>
                <w:rFonts w:hint="eastAsia" w:ascii="仿宋" w:hAnsi="仿宋" w:eastAsia="仿宋"/>
                <w:color w:val="000000" w:themeColor="text1"/>
                <w:sz w:val="24"/>
                <w:szCs w:val="24"/>
                <w14:textFill>
                  <w14:solidFill>
                    <w14:schemeClr w14:val="tx1"/>
                  </w14:solidFill>
                </w14:textFill>
              </w:rPr>
              <w:t>产品</w:t>
            </w:r>
            <w:r>
              <w:rPr>
                <w:rFonts w:ascii="仿宋" w:hAnsi="仿宋" w:eastAsia="仿宋"/>
                <w:color w:val="000000" w:themeColor="text1"/>
                <w:sz w:val="24"/>
                <w:szCs w:val="24"/>
                <w14:textFill>
                  <w14:solidFill>
                    <w14:schemeClr w14:val="tx1"/>
                  </w14:solidFill>
                </w14:textFill>
              </w:rPr>
              <w:t>在售状态</w:t>
            </w:r>
          </w:p>
        </w:tc>
      </w:tr>
    </w:tbl>
    <w:p>
      <w:pPr>
        <w:spacing w:after="0" w:line="360" w:lineRule="auto"/>
        <w:rPr>
          <w:rFonts w:ascii="仿宋" w:hAnsi="仿宋" w:eastAsia="仿宋"/>
          <w:sz w:val="24"/>
        </w:rPr>
      </w:pPr>
    </w:p>
    <w:p>
      <w:pPr>
        <w:spacing w:after="0" w:line="360" w:lineRule="auto"/>
        <w:rPr>
          <w:rFonts w:ascii="仿宋" w:hAnsi="仿宋" w:eastAsia="仿宋"/>
          <w:b/>
          <w:sz w:val="26"/>
        </w:rPr>
      </w:pPr>
      <w:r>
        <w:rPr>
          <w:rFonts w:hint="eastAsia" w:ascii="仿宋" w:hAnsi="仿宋" w:eastAsia="仿宋"/>
          <w:sz w:val="24"/>
        </w:rPr>
        <w:t>产品基础信息-代销理财的输出项：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产品名称</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r>
              <w:rPr>
                <w:rFonts w:hint="eastAsia" w:ascii="仿宋" w:hAnsi="仿宋" w:eastAsia="仿宋"/>
                <w:color w:val="000000" w:themeColor="text1"/>
                <w:sz w:val="24"/>
                <w:szCs w:val="24"/>
                <w14:textFill>
                  <w14:solidFill>
                    <w14:schemeClr w14:val="tx1"/>
                  </w14:solidFill>
                </w14:textFill>
              </w:rPr>
              <w:t>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产品代码</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反显产品代码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风险</w:t>
            </w:r>
            <w:r>
              <w:rPr>
                <w:rFonts w:hint="eastAsia" w:ascii="仿宋" w:hAnsi="仿宋" w:eastAsia="仿宋"/>
                <w:color w:val="000000" w:themeColor="text1"/>
                <w:sz w:val="24"/>
                <w:szCs w:val="24"/>
                <w14:textFill>
                  <w14:solidFill>
                    <w14:schemeClr w14:val="tx1"/>
                  </w14:solidFill>
                </w14:textFill>
              </w:rPr>
              <w:t>等级</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理财</w:t>
            </w:r>
            <w:r>
              <w:rPr>
                <w:rFonts w:ascii="仿宋" w:hAnsi="仿宋" w:eastAsia="仿宋"/>
                <w:color w:val="000000" w:themeColor="text1"/>
                <w:sz w:val="24"/>
                <w:szCs w:val="24"/>
                <w14:textFill>
                  <w14:solidFill>
                    <w14:schemeClr w14:val="tx1"/>
                  </w14:solidFill>
                </w14:textFill>
              </w:rPr>
              <w:t>产品风险等级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发行机构（TA名称）</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反显发行机构（TA名称）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起购金额</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金额</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首次购买门槛</w:t>
            </w:r>
            <w:r>
              <w:rPr>
                <w:rFonts w:hint="eastAsia" w:ascii="仿宋" w:hAnsi="仿宋" w:eastAsia="仿宋"/>
                <w:color w:val="000000" w:themeColor="text1"/>
                <w:sz w:val="24"/>
                <w:szCs w:val="24"/>
                <w14:textFill>
                  <w14:solidFill>
                    <w14:schemeClr w14:val="tx1"/>
                  </w14:solidFill>
                </w14:textFill>
              </w:rPr>
              <w:t>；整数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投资</w:t>
            </w:r>
            <w:r>
              <w:rPr>
                <w:rFonts w:ascii="仿宋" w:hAnsi="仿宋" w:eastAsia="仿宋"/>
                <w:color w:val="000000" w:themeColor="text1"/>
                <w:sz w:val="24"/>
                <w:szCs w:val="24"/>
                <w14:textFill>
                  <w14:solidFill>
                    <w14:schemeClr w14:val="tx1"/>
                  </w14:solidFill>
                </w14:textFill>
              </w:rPr>
              <w:t>期限</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展示投资期限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产品形态</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反显产品形态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产品状态</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反显产品状态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募集开始日期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募集开始日期；格式：YYYY-MM-DD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募集结束日期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募集结束日期；格式：YYYY-MM-DD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产品成立日</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产品成立日；格式：YYYY-MM-DD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产品清盘日</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产品清盘日；格式：YYYY-MM-DD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七日年化收益率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w:t>
            </w:r>
            <w:r>
              <w:rPr>
                <w:rFonts w:ascii="仿宋" w:hAnsi="仿宋" w:eastAsia="仿宋"/>
                <w:color w:val="000000" w:themeColor="text1"/>
                <w:sz w:val="24"/>
                <w:szCs w:val="24"/>
                <w14:textFill>
                  <w14:solidFill>
                    <w14:schemeClr w14:val="tx1"/>
                  </w14:solidFill>
                </w14:textFill>
              </w:rPr>
              <w:t>七日年化收益率</w:t>
            </w:r>
            <w:r>
              <w:rPr>
                <w:rFonts w:hint="eastAsia" w:ascii="仿宋" w:hAnsi="仿宋" w:eastAsia="仿宋"/>
                <w:color w:val="000000" w:themeColor="text1"/>
                <w:sz w:val="24"/>
                <w:szCs w:val="24"/>
                <w14:textFill>
                  <w14:solidFill>
                    <w14:schemeClr w14:val="tx1"/>
                  </w14:solidFill>
                </w14:textFill>
              </w:rPr>
              <w:t>、格式示例：00.00%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日年化收益率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展示日年化收益率、格式示例：00.00%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近一月年化</w:t>
            </w:r>
            <w:r>
              <w:rPr>
                <w:rFonts w:ascii="仿宋" w:hAnsi="仿宋" w:eastAsia="仿宋"/>
                <w:color w:val="000000" w:themeColor="text1"/>
                <w:sz w:val="24"/>
                <w:szCs w:val="24"/>
                <w14:textFill>
                  <w14:solidFill>
                    <w14:schemeClr w14:val="tx1"/>
                  </w14:solidFill>
                </w14:textFill>
              </w:rPr>
              <w:t>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展示近一月年化</w:t>
            </w:r>
            <w:r>
              <w:rPr>
                <w:rFonts w:ascii="仿宋" w:hAnsi="仿宋" w:eastAsia="仿宋"/>
                <w:color w:val="000000" w:themeColor="text1"/>
                <w:sz w:val="24"/>
                <w:szCs w:val="24"/>
                <w14:textFill>
                  <w14:solidFill>
                    <w14:schemeClr w14:val="tx1"/>
                  </w14:solidFill>
                </w14:textFill>
              </w:rPr>
              <w:t>收益率</w:t>
            </w:r>
            <w:r>
              <w:rPr>
                <w:rFonts w:hint="eastAsia" w:ascii="仿宋" w:hAnsi="仿宋" w:eastAsia="仿宋"/>
                <w:color w:val="000000" w:themeColor="text1"/>
                <w:sz w:val="24"/>
                <w:szCs w:val="24"/>
                <w14:textFill>
                  <w14:solidFill>
                    <w14:schemeClr w14:val="tx1"/>
                  </w14:solidFill>
                </w14:textFill>
              </w:rPr>
              <w:t>、格式示例：00.00%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近3月年化收益率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展示近3月年化收益率、格式示例：00.00%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近一季年化</w:t>
            </w:r>
            <w:r>
              <w:rPr>
                <w:rFonts w:ascii="仿宋" w:hAnsi="仿宋" w:eastAsia="仿宋"/>
                <w:color w:val="000000" w:themeColor="text1"/>
                <w:sz w:val="24"/>
                <w:szCs w:val="24"/>
                <w14:textFill>
                  <w14:solidFill>
                    <w14:schemeClr w14:val="tx1"/>
                  </w14:solidFill>
                </w14:textFill>
              </w:rPr>
              <w:t>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展示近一季年化</w:t>
            </w:r>
            <w:r>
              <w:rPr>
                <w:rFonts w:ascii="仿宋" w:hAnsi="仿宋" w:eastAsia="仿宋"/>
                <w:color w:val="000000" w:themeColor="text1"/>
                <w:sz w:val="24"/>
                <w:szCs w:val="24"/>
                <w14:textFill>
                  <w14:solidFill>
                    <w14:schemeClr w14:val="tx1"/>
                  </w14:solidFill>
                </w14:textFill>
              </w:rPr>
              <w:t>收益率</w:t>
            </w:r>
            <w:r>
              <w:rPr>
                <w:rFonts w:hint="eastAsia" w:ascii="仿宋" w:hAnsi="仿宋" w:eastAsia="仿宋"/>
                <w:color w:val="000000" w:themeColor="text1"/>
                <w:sz w:val="24"/>
                <w:szCs w:val="24"/>
                <w14:textFill>
                  <w14:solidFill>
                    <w14:schemeClr w14:val="tx1"/>
                  </w14:solidFill>
                </w14:textFill>
              </w:rPr>
              <w:t>、格式示例：00.00%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近半年以来年化</w:t>
            </w:r>
            <w:r>
              <w:rPr>
                <w:rFonts w:ascii="仿宋" w:hAnsi="仿宋" w:eastAsia="仿宋"/>
                <w:color w:val="000000" w:themeColor="text1"/>
                <w:sz w:val="24"/>
                <w:szCs w:val="24"/>
                <w14:textFill>
                  <w14:solidFill>
                    <w14:schemeClr w14:val="tx1"/>
                  </w14:solidFill>
                </w14:textFill>
              </w:rPr>
              <w:t>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展示近半年以来年化</w:t>
            </w:r>
            <w:r>
              <w:rPr>
                <w:rFonts w:ascii="仿宋" w:hAnsi="仿宋" w:eastAsia="仿宋"/>
                <w:color w:val="000000" w:themeColor="text1"/>
                <w:sz w:val="24"/>
                <w:szCs w:val="24"/>
                <w14:textFill>
                  <w14:solidFill>
                    <w14:schemeClr w14:val="tx1"/>
                  </w14:solidFill>
                </w14:textFill>
              </w:rPr>
              <w:t>收益率</w:t>
            </w:r>
            <w:r>
              <w:rPr>
                <w:rFonts w:hint="eastAsia" w:ascii="仿宋" w:hAnsi="仿宋" w:eastAsia="仿宋"/>
                <w:color w:val="000000" w:themeColor="text1"/>
                <w:sz w:val="24"/>
                <w:szCs w:val="24"/>
                <w14:textFill>
                  <w14:solidFill>
                    <w14:schemeClr w14:val="tx1"/>
                  </w14:solidFill>
                </w14:textFill>
              </w:rPr>
              <w:t>、格式示例：00.00%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近一年年化</w:t>
            </w:r>
            <w:r>
              <w:rPr>
                <w:rFonts w:ascii="仿宋" w:hAnsi="仿宋" w:eastAsia="仿宋"/>
                <w:color w:val="000000" w:themeColor="text1"/>
                <w:sz w:val="24"/>
                <w:szCs w:val="24"/>
                <w14:textFill>
                  <w14:solidFill>
                    <w14:schemeClr w14:val="tx1"/>
                  </w14:solidFill>
                </w14:textFill>
              </w:rPr>
              <w:t>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展示近一年年化</w:t>
            </w:r>
            <w:r>
              <w:rPr>
                <w:rFonts w:ascii="仿宋" w:hAnsi="仿宋" w:eastAsia="仿宋"/>
                <w:color w:val="000000" w:themeColor="text1"/>
                <w:sz w:val="24"/>
                <w:szCs w:val="24"/>
                <w14:textFill>
                  <w14:solidFill>
                    <w14:schemeClr w14:val="tx1"/>
                  </w14:solidFill>
                </w14:textFill>
              </w:rPr>
              <w:t>收益率</w:t>
            </w:r>
            <w:r>
              <w:rPr>
                <w:rFonts w:hint="eastAsia" w:ascii="仿宋" w:hAnsi="仿宋" w:eastAsia="仿宋"/>
                <w:color w:val="000000" w:themeColor="text1"/>
                <w:sz w:val="24"/>
                <w:szCs w:val="24"/>
                <w14:textFill>
                  <w14:solidFill>
                    <w14:schemeClr w14:val="tx1"/>
                  </w14:solidFill>
                </w14:textFill>
              </w:rPr>
              <w:t>、格式示例：00.00%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上周期化收益率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展示上周期化收益率、格式示例：00.00%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近二年以来年化收益率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展示近二年以来年化收益率、格式示例：00.00%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近三年以来年化收益率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展示近三年以来年化收益率、格式示例：00.00%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产品销售状态</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14:textFill>
                  <w14:solidFill>
                    <w14:schemeClr w14:val="tx1"/>
                  </w14:solidFill>
                </w14:textFill>
              </w:rPr>
              <w:t>当前</w:t>
            </w:r>
            <w:r>
              <w:rPr>
                <w:rFonts w:hint="eastAsia" w:ascii="仿宋" w:hAnsi="仿宋" w:eastAsia="仿宋"/>
                <w:color w:val="000000" w:themeColor="text1"/>
                <w:sz w:val="24"/>
                <w14:textFill>
                  <w14:solidFill>
                    <w14:schemeClr w14:val="tx1"/>
                  </w14:solidFill>
                </w14:textFill>
              </w:rPr>
              <w:t>产品</w:t>
            </w:r>
            <w:r>
              <w:rPr>
                <w:rFonts w:ascii="仿宋" w:hAnsi="仿宋" w:eastAsia="仿宋"/>
                <w:color w:val="000000" w:themeColor="text1"/>
                <w:sz w:val="24"/>
                <w14:textFill>
                  <w14:solidFill>
                    <w14:schemeClr w14:val="tx1"/>
                  </w14:solidFill>
                </w14:textFill>
              </w:rPr>
              <w:t>在售状态</w:t>
            </w:r>
          </w:p>
        </w:tc>
      </w:tr>
    </w:tbl>
    <w:p>
      <w:pPr>
        <w:spacing w:after="0" w:line="360" w:lineRule="auto"/>
        <w:rPr>
          <w:rFonts w:ascii="仿宋" w:hAnsi="仿宋" w:eastAsia="仿宋"/>
          <w:sz w:val="24"/>
        </w:rPr>
      </w:pPr>
    </w:p>
    <w:p>
      <w:pPr>
        <w:spacing w:after="0" w:line="360" w:lineRule="auto"/>
        <w:rPr>
          <w:rFonts w:ascii="仿宋" w:hAnsi="仿宋" w:eastAsia="仿宋"/>
          <w:b/>
          <w:sz w:val="26"/>
        </w:rPr>
      </w:pPr>
      <w:r>
        <w:rPr>
          <w:rFonts w:hint="eastAsia" w:ascii="仿宋" w:hAnsi="仿宋" w:eastAsia="仿宋"/>
          <w:sz w:val="24"/>
        </w:rPr>
        <w:t>产品基础信息-保险的输出项：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产品名称</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反显</w:t>
            </w:r>
            <w:r>
              <w:rPr>
                <w:rFonts w:hint="eastAsia" w:ascii="仿宋" w:hAnsi="仿宋" w:eastAsia="仿宋"/>
                <w:sz w:val="24"/>
              </w:rPr>
              <w:t>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产品编号</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除个别未提供编号的类型外均展示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险种分类</w:t>
            </w:r>
          </w:p>
        </w:tc>
        <w:tc>
          <w:tcPr>
            <w:tcW w:w="2160" w:type="dxa"/>
          </w:tcPr>
          <w:p>
            <w:pPr>
              <w:spacing w:after="0" w:line="360" w:lineRule="auto"/>
              <w:rPr>
                <w:rFonts w:ascii="仿宋" w:hAnsi="仿宋" w:eastAsia="仿宋"/>
                <w:sz w:val="24"/>
              </w:rPr>
            </w:pPr>
            <w:r>
              <w:rPr>
                <w:rFonts w:ascii="仿宋" w:hAnsi="仿宋" w:eastAsia="仿宋"/>
                <w:sz w:val="24"/>
              </w:rPr>
              <w:t>反显</w:t>
            </w:r>
          </w:p>
        </w:tc>
        <w:tc>
          <w:tcPr>
            <w:tcW w:w="2160" w:type="dxa"/>
          </w:tcPr>
          <w:p>
            <w:pPr>
              <w:spacing w:after="0" w:line="360" w:lineRule="auto"/>
              <w:rPr>
                <w:rFonts w:ascii="仿宋" w:hAnsi="仿宋" w:eastAsia="仿宋"/>
                <w:sz w:val="24"/>
              </w:rPr>
            </w:pPr>
            <w:r>
              <w:rPr>
                <w:rFonts w:ascii="仿宋" w:hAnsi="仿宋" w:eastAsia="仿宋"/>
                <w:sz w:val="24"/>
              </w:rPr>
              <w:t>文本</w:t>
            </w:r>
          </w:p>
        </w:tc>
        <w:tc>
          <w:tcPr>
            <w:tcW w:w="2160" w:type="dxa"/>
          </w:tcPr>
          <w:p>
            <w:pPr>
              <w:spacing w:after="0" w:line="360" w:lineRule="auto"/>
              <w:rPr>
                <w:rFonts w:ascii="仿宋" w:hAnsi="仿宋" w:eastAsia="仿宋"/>
                <w:sz w:val="24"/>
              </w:rPr>
            </w:pPr>
            <w:r>
              <w:rPr>
                <w:rFonts w:ascii="仿宋" w:hAnsi="仿宋" w:eastAsia="仿宋"/>
                <w:sz w:val="24"/>
              </w:rPr>
              <w:t>反显</w:t>
            </w:r>
            <w:r>
              <w:rPr>
                <w:rFonts w:hint="eastAsia" w:ascii="仿宋" w:hAnsi="仿宋" w:eastAsia="仿宋"/>
                <w:sz w:val="24"/>
              </w:rPr>
              <w:t>产品类型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保险公司</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承保公司信息</w:t>
            </w:r>
            <w:r>
              <w:rPr>
                <w:rFonts w:hint="eastAsia" w:ascii="仿宋" w:hAnsi="仿宋" w:eastAsia="仿宋"/>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风险</w:t>
            </w:r>
            <w:r>
              <w:rPr>
                <w:rFonts w:hint="eastAsia" w:ascii="仿宋" w:hAnsi="仿宋" w:eastAsia="仿宋"/>
                <w:color w:val="000000" w:themeColor="text1"/>
                <w:sz w:val="24"/>
                <w14:textFill>
                  <w14:solidFill>
                    <w14:schemeClr w14:val="tx1"/>
                  </w14:solidFill>
                </w14:textFill>
              </w:rPr>
              <w:t>等级</w:t>
            </w:r>
          </w:p>
        </w:tc>
        <w:tc>
          <w:tcPr>
            <w:tcW w:w="2160" w:type="dxa"/>
          </w:tcPr>
          <w:p>
            <w:pPr>
              <w:spacing w:after="0" w:line="360" w:lineRule="auto"/>
              <w:rPr>
                <w:rFonts w:ascii="仿宋" w:hAnsi="仿宋" w:eastAsia="仿宋"/>
                <w:sz w:val="24"/>
              </w:rPr>
            </w:pPr>
            <w:r>
              <w:rPr>
                <w:rFonts w:ascii="仿宋" w:hAnsi="仿宋" w:eastAsia="仿宋"/>
                <w:sz w:val="24"/>
              </w:rPr>
              <w:t>反显</w:t>
            </w:r>
          </w:p>
        </w:tc>
        <w:tc>
          <w:tcPr>
            <w:tcW w:w="2160" w:type="dxa"/>
          </w:tcPr>
          <w:p>
            <w:pPr>
              <w:spacing w:after="0" w:line="360" w:lineRule="auto"/>
              <w:rPr>
                <w:rFonts w:ascii="仿宋" w:hAnsi="仿宋" w:eastAsia="仿宋"/>
                <w:sz w:val="24"/>
              </w:rPr>
            </w:pPr>
            <w:r>
              <w:rPr>
                <w:rFonts w:ascii="仿宋" w:hAnsi="仿宋" w:eastAsia="仿宋"/>
                <w:sz w:val="24"/>
              </w:rPr>
              <w:t>文本</w:t>
            </w:r>
          </w:p>
        </w:tc>
        <w:tc>
          <w:tcPr>
            <w:tcW w:w="2160" w:type="dxa"/>
          </w:tcPr>
          <w:p>
            <w:pPr>
              <w:spacing w:after="0" w:line="360" w:lineRule="auto"/>
              <w:rPr>
                <w:rFonts w:ascii="仿宋" w:hAnsi="仿宋" w:eastAsia="仿宋"/>
                <w:sz w:val="24"/>
              </w:rPr>
            </w:pPr>
            <w:r>
              <w:rPr>
                <w:rFonts w:ascii="仿宋" w:hAnsi="仿宋" w:eastAsia="仿宋"/>
                <w:sz w:val="24"/>
              </w:rPr>
              <w:t>产品风险等级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保障</w:t>
            </w:r>
            <w:r>
              <w:rPr>
                <w:rFonts w:hint="eastAsia" w:ascii="仿宋" w:hAnsi="仿宋" w:eastAsia="仿宋"/>
                <w:color w:val="000000" w:themeColor="text1"/>
                <w:sz w:val="24"/>
                <w14:textFill>
                  <w14:solidFill>
                    <w14:schemeClr w14:val="tx1"/>
                  </w14:solidFill>
                </w14:textFill>
              </w:rPr>
              <w:t>期间</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保险保障</w:t>
            </w:r>
            <w:r>
              <w:rPr>
                <w:rFonts w:hint="eastAsia" w:ascii="仿宋" w:hAnsi="仿宋" w:eastAsia="仿宋"/>
                <w:sz w:val="24"/>
              </w:rPr>
              <w:t>期间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起购金额</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金额</w:t>
            </w:r>
          </w:p>
        </w:tc>
        <w:tc>
          <w:tcPr>
            <w:tcW w:w="2160" w:type="dxa"/>
          </w:tcPr>
          <w:p>
            <w:pPr>
              <w:spacing w:after="0" w:line="360" w:lineRule="auto"/>
              <w:rPr>
                <w:rFonts w:ascii="仿宋" w:hAnsi="仿宋" w:eastAsia="仿宋"/>
              </w:rPr>
            </w:pPr>
            <w:r>
              <w:rPr>
                <w:rFonts w:ascii="仿宋" w:hAnsi="仿宋" w:eastAsia="仿宋"/>
                <w:sz w:val="24"/>
              </w:rPr>
              <w:t>保险起购门槛</w:t>
            </w:r>
            <w:r>
              <w:rPr>
                <w:rFonts w:hint="eastAsia" w:ascii="仿宋" w:hAnsi="仿宋" w:eastAsia="仿宋"/>
                <w:sz w:val="24"/>
              </w:rPr>
              <w:t>；整数，系统为最低购买份数*保费/保额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缴费方式</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保费缴纳方式</w:t>
            </w:r>
            <w:r>
              <w:rPr>
                <w:rFonts w:hint="eastAsia" w:ascii="仿宋" w:hAnsi="仿宋" w:eastAsia="仿宋"/>
                <w:sz w:val="24"/>
              </w:rPr>
              <w:t>，枚举：期交/趸交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缴费期限</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缴费周期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是否在售</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当前</w:t>
            </w:r>
            <w:r>
              <w:rPr>
                <w:rFonts w:hint="eastAsia" w:ascii="仿宋" w:hAnsi="仿宋" w:eastAsia="仿宋"/>
                <w:sz w:val="24"/>
              </w:rPr>
              <w:t>产品</w:t>
            </w:r>
            <w:r>
              <w:rPr>
                <w:rFonts w:ascii="仿宋" w:hAnsi="仿宋" w:eastAsia="仿宋"/>
                <w:sz w:val="24"/>
              </w:rPr>
              <w:t>在售状态</w:t>
            </w:r>
          </w:p>
        </w:tc>
      </w:tr>
    </w:tbl>
    <w:p>
      <w:pPr>
        <w:spacing w:after="0" w:line="360" w:lineRule="auto"/>
        <w:rPr>
          <w:rFonts w:ascii="仿宋" w:hAnsi="仿宋" w:eastAsia="仿宋"/>
          <w:sz w:val="24"/>
        </w:rPr>
      </w:pPr>
    </w:p>
    <w:p>
      <w:pPr>
        <w:spacing w:after="0" w:line="360" w:lineRule="auto"/>
        <w:rPr>
          <w:rFonts w:ascii="仿宋" w:hAnsi="仿宋" w:eastAsia="仿宋"/>
          <w:b/>
          <w:sz w:val="26"/>
        </w:rPr>
      </w:pPr>
      <w:r>
        <w:rPr>
          <w:rFonts w:hint="eastAsia" w:ascii="仿宋" w:hAnsi="仿宋" w:eastAsia="仿宋"/>
          <w:sz w:val="24"/>
        </w:rPr>
        <w:t>产品基础信息-贷款的输出项：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产品名称</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反显</w:t>
            </w:r>
            <w:r>
              <w:rPr>
                <w:rFonts w:hint="eastAsia" w:ascii="仿宋" w:hAnsi="仿宋" w:eastAsia="仿宋"/>
                <w:sz w:val="24"/>
              </w:rPr>
              <w:t>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产品编号</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除个别未提供编号的类型外均展示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产品</w:t>
            </w:r>
            <w:r>
              <w:rPr>
                <w:rFonts w:ascii="仿宋" w:hAnsi="仿宋" w:eastAsia="仿宋"/>
                <w:color w:val="000000" w:themeColor="text1"/>
                <w:sz w:val="24"/>
                <w14:textFill>
                  <w14:solidFill>
                    <w14:schemeClr w14:val="tx1"/>
                  </w14:solidFill>
                </w14:textFill>
              </w:rPr>
              <w:t>类型</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贷款产品</w:t>
            </w:r>
            <w:r>
              <w:rPr>
                <w:rFonts w:hint="eastAsia" w:ascii="仿宋" w:hAnsi="仿宋" w:eastAsia="仿宋"/>
                <w:sz w:val="24"/>
              </w:rPr>
              <w:t>类型，例如经营贷、消费贷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产品对象</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适用客户对象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准入条件</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申请或准入条件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最高授信金额</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金额</w:t>
            </w:r>
          </w:p>
        </w:tc>
        <w:tc>
          <w:tcPr>
            <w:tcW w:w="2160" w:type="dxa"/>
          </w:tcPr>
          <w:p>
            <w:pPr>
              <w:spacing w:after="0" w:line="360" w:lineRule="auto"/>
              <w:rPr>
                <w:rFonts w:ascii="仿宋" w:hAnsi="仿宋" w:eastAsia="仿宋"/>
              </w:rPr>
            </w:pPr>
            <w:r>
              <w:rPr>
                <w:rFonts w:ascii="仿宋" w:hAnsi="仿宋" w:eastAsia="仿宋"/>
                <w:sz w:val="24"/>
              </w:rPr>
              <w:t>贷款授信上限</w:t>
            </w:r>
            <w:r>
              <w:rPr>
                <w:rFonts w:hint="eastAsia" w:ascii="仿宋" w:hAnsi="仿宋" w:eastAsia="仿宋"/>
                <w:sz w:val="24"/>
              </w:rPr>
              <w:t>；整数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最长授信期限</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授信期限上限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最长贷款期限</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贷款期限上限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可用担保方式</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担保方式说明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最低利率定价</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数值</w:t>
            </w:r>
          </w:p>
        </w:tc>
        <w:tc>
          <w:tcPr>
            <w:tcW w:w="2160" w:type="dxa"/>
          </w:tcPr>
          <w:p>
            <w:pPr>
              <w:spacing w:after="0" w:line="360" w:lineRule="auto"/>
              <w:rPr>
                <w:rFonts w:ascii="仿宋" w:hAnsi="仿宋" w:eastAsia="仿宋"/>
              </w:rPr>
            </w:pPr>
            <w:r>
              <w:rPr>
                <w:rFonts w:ascii="仿宋" w:hAnsi="仿宋" w:eastAsia="仿宋"/>
                <w:sz w:val="24"/>
              </w:rPr>
              <w:t>贷款最低利率定价</w:t>
            </w:r>
            <w:r>
              <w:rPr>
                <w:rFonts w:hint="eastAsia" w:ascii="仿宋" w:hAnsi="仿宋" w:eastAsia="仿宋"/>
                <w:sz w:val="24"/>
              </w:rPr>
              <w:t>；格式示例：00.00%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产品所属条线</w:t>
            </w:r>
          </w:p>
        </w:tc>
        <w:tc>
          <w:tcPr>
            <w:tcW w:w="2160" w:type="dxa"/>
          </w:tcPr>
          <w:p>
            <w:pPr>
              <w:spacing w:after="0" w:line="360" w:lineRule="auto"/>
              <w:rPr>
                <w:rFonts w:ascii="仿宋" w:hAnsi="仿宋" w:eastAsia="仿宋"/>
                <w:sz w:val="24"/>
              </w:rPr>
            </w:pPr>
            <w:r>
              <w:rPr>
                <w:rFonts w:ascii="仿宋" w:hAnsi="仿宋" w:eastAsia="仿宋"/>
                <w:sz w:val="24"/>
              </w:rPr>
              <w:t>反显</w:t>
            </w:r>
          </w:p>
        </w:tc>
        <w:tc>
          <w:tcPr>
            <w:tcW w:w="2160" w:type="dxa"/>
          </w:tcPr>
          <w:p>
            <w:pPr>
              <w:spacing w:after="0" w:line="360" w:lineRule="auto"/>
              <w:rPr>
                <w:rFonts w:ascii="仿宋" w:hAnsi="仿宋" w:eastAsia="仿宋"/>
                <w:sz w:val="24"/>
              </w:rPr>
            </w:pPr>
            <w:r>
              <w:rPr>
                <w:rFonts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枚举值：零售（个金）、普惠（小微）</w:t>
            </w:r>
          </w:p>
        </w:tc>
      </w:tr>
    </w:tbl>
    <w:p>
      <w:pPr>
        <w:spacing w:after="0" w:line="360" w:lineRule="auto"/>
        <w:rPr>
          <w:rFonts w:ascii="仿宋" w:hAnsi="仿宋" w:eastAsia="仿宋"/>
          <w:sz w:val="24"/>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after="0" w:line="360" w:lineRule="auto"/>
        <w:rPr>
          <w:rFonts w:ascii="仿宋" w:hAnsi="仿宋" w:eastAsia="仿宋"/>
        </w:rPr>
      </w:pPr>
      <w:r>
        <w:rPr>
          <w:rFonts w:ascii="仿宋" w:hAnsi="仿宋" w:eastAsia="仿宋"/>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after="0" w:line="360" w:lineRule="auto"/>
        <w:rPr>
          <w:rFonts w:ascii="仿宋" w:hAnsi="仿宋" w:eastAsia="仿宋"/>
        </w:rPr>
      </w:pPr>
      <w:r>
        <w:rPr>
          <w:rFonts w:ascii="仿宋" w:hAnsi="仿宋" w:eastAsia="仿宋"/>
          <w:sz w:val="24"/>
        </w:rPr>
        <w:t>不涉及。</w:t>
      </w:r>
    </w:p>
    <w:p>
      <w:pPr>
        <w:pStyle w:val="6"/>
        <w:numPr>
          <w:ilvl w:val="3"/>
          <w:numId w:val="14"/>
        </w:numPr>
        <w:spacing w:line="360" w:lineRule="auto"/>
        <w:rPr>
          <w:rFonts w:ascii="仿宋" w:hAnsi="仿宋" w:eastAsia="仿宋"/>
        </w:rPr>
      </w:pPr>
      <w:r>
        <w:rPr>
          <w:rFonts w:hint="eastAsia" w:ascii="仿宋" w:hAnsi="仿宋" w:eastAsia="仿宋"/>
        </w:rPr>
        <w:t>产品介绍</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after="0" w:line="360" w:lineRule="auto"/>
        <w:rPr>
          <w:rFonts w:ascii="仿宋" w:hAnsi="仿宋" w:eastAsia="仿宋"/>
        </w:rPr>
      </w:pPr>
      <w:r>
        <w:rPr>
          <w:rFonts w:hint="eastAsia" w:ascii="仿宋" w:hAnsi="仿宋" w:eastAsia="仿宋"/>
          <w:sz w:val="24"/>
        </w:rPr>
        <w:t>产品介绍tab页分三个区域展示，分别为产品简介、产品特点、适用人群。</w:t>
      </w:r>
      <w:r>
        <w:rPr>
          <w:rFonts w:ascii="仿宋" w:hAnsi="仿宋" w:eastAsia="仿宋"/>
          <w:sz w:val="24"/>
        </w:rPr>
        <w:t>支持</w:t>
      </w:r>
      <w:r>
        <w:rPr>
          <w:rFonts w:hint="eastAsia" w:ascii="仿宋" w:hAnsi="仿宋" w:eastAsia="仿宋"/>
          <w:sz w:val="24"/>
        </w:rPr>
        <w:t>用户</w:t>
      </w:r>
      <w:r>
        <w:rPr>
          <w:rFonts w:ascii="仿宋" w:hAnsi="仿宋" w:eastAsia="仿宋"/>
          <w:sz w:val="24"/>
        </w:rPr>
        <w:t>维护产品简介及优势、产品特点、适用人群等营销展示内容，为前台产品详情页提供统一的产品介绍信息。</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产品简介</w:t>
            </w:r>
          </w:p>
        </w:tc>
        <w:tc>
          <w:tcPr>
            <w:tcW w:w="2160" w:type="dxa"/>
          </w:tcPr>
          <w:p>
            <w:pPr>
              <w:spacing w:after="0" w:line="360" w:lineRule="auto"/>
              <w:rPr>
                <w:rFonts w:ascii="仿宋" w:hAnsi="仿宋" w:eastAsia="仿宋"/>
              </w:rPr>
            </w:pPr>
            <w:r>
              <w:rPr>
                <w:rFonts w:ascii="仿宋" w:hAnsi="仿宋" w:eastAsia="仿宋"/>
                <w:sz w:val="24"/>
              </w:rPr>
              <w:t>非必输；富文本编辑；</w:t>
            </w:r>
            <w:r>
              <w:rPr>
                <w:rFonts w:hint="eastAsia" w:ascii="仿宋" w:hAnsi="仿宋" w:eastAsia="仿宋"/>
                <w:sz w:val="24"/>
              </w:rPr>
              <w:t>不超过1000字符</w:t>
            </w:r>
          </w:p>
        </w:tc>
        <w:tc>
          <w:tcPr>
            <w:tcW w:w="2160" w:type="dxa"/>
          </w:tcPr>
          <w:p>
            <w:pPr>
              <w:spacing w:after="0" w:line="360" w:lineRule="auto"/>
              <w:rPr>
                <w:rFonts w:ascii="仿宋" w:hAnsi="仿宋" w:eastAsia="仿宋"/>
              </w:rPr>
            </w:pPr>
            <w:r>
              <w:rPr>
                <w:rFonts w:ascii="仿宋" w:hAnsi="仿宋" w:eastAsia="仿宋"/>
                <w:sz w:val="24"/>
              </w:rPr>
              <w:t>富文本</w:t>
            </w:r>
          </w:p>
        </w:tc>
        <w:tc>
          <w:tcPr>
            <w:tcW w:w="2160" w:type="dxa"/>
          </w:tcPr>
          <w:p>
            <w:pPr>
              <w:spacing w:after="0" w:line="360" w:lineRule="auto"/>
              <w:rPr>
                <w:rFonts w:ascii="仿宋" w:hAnsi="仿宋" w:eastAsia="仿宋"/>
              </w:rPr>
            </w:pPr>
            <w:r>
              <w:rPr>
                <w:rFonts w:ascii="仿宋" w:hAnsi="仿宋" w:eastAsia="仿宋"/>
                <w:sz w:val="24"/>
              </w:rPr>
              <w:t>展示产品核心卖点与优势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产品特点</w:t>
            </w:r>
          </w:p>
        </w:tc>
        <w:tc>
          <w:tcPr>
            <w:tcW w:w="2160" w:type="dxa"/>
          </w:tcPr>
          <w:p>
            <w:pPr>
              <w:spacing w:after="0" w:line="360" w:lineRule="auto"/>
              <w:rPr>
                <w:rFonts w:ascii="仿宋" w:hAnsi="仿宋" w:eastAsia="仿宋"/>
              </w:rPr>
            </w:pPr>
            <w:r>
              <w:rPr>
                <w:rFonts w:ascii="仿宋" w:hAnsi="仿宋" w:eastAsia="仿宋"/>
                <w:sz w:val="24"/>
              </w:rPr>
              <w:t>非必输；富文本编辑；</w:t>
            </w:r>
            <w:r>
              <w:rPr>
                <w:rFonts w:hint="eastAsia" w:ascii="仿宋" w:hAnsi="仿宋" w:eastAsia="仿宋"/>
                <w:sz w:val="24"/>
              </w:rPr>
              <w:t>不超过1000字符</w:t>
            </w:r>
          </w:p>
        </w:tc>
        <w:tc>
          <w:tcPr>
            <w:tcW w:w="2160" w:type="dxa"/>
          </w:tcPr>
          <w:p>
            <w:pPr>
              <w:spacing w:after="0" w:line="360" w:lineRule="auto"/>
              <w:rPr>
                <w:rFonts w:ascii="仿宋" w:hAnsi="仿宋" w:eastAsia="仿宋"/>
              </w:rPr>
            </w:pPr>
            <w:r>
              <w:rPr>
                <w:rFonts w:ascii="仿宋" w:hAnsi="仿宋" w:eastAsia="仿宋"/>
                <w:sz w:val="24"/>
              </w:rPr>
              <w:t>富文本</w:t>
            </w:r>
          </w:p>
        </w:tc>
        <w:tc>
          <w:tcPr>
            <w:tcW w:w="2160" w:type="dxa"/>
          </w:tcPr>
          <w:p>
            <w:pPr>
              <w:spacing w:after="0" w:line="360" w:lineRule="auto"/>
              <w:rPr>
                <w:rFonts w:ascii="仿宋" w:hAnsi="仿宋" w:eastAsia="仿宋"/>
              </w:rPr>
            </w:pPr>
            <w:r>
              <w:rPr>
                <w:rFonts w:ascii="仿宋" w:hAnsi="仿宋" w:eastAsia="仿宋"/>
                <w:sz w:val="24"/>
              </w:rPr>
              <w:t>展示产品特点说明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适用人群</w:t>
            </w:r>
          </w:p>
        </w:tc>
        <w:tc>
          <w:tcPr>
            <w:tcW w:w="2160" w:type="dxa"/>
          </w:tcPr>
          <w:p>
            <w:pPr>
              <w:spacing w:after="0" w:line="360" w:lineRule="auto"/>
              <w:rPr>
                <w:rFonts w:ascii="仿宋" w:hAnsi="仿宋" w:eastAsia="仿宋"/>
              </w:rPr>
            </w:pPr>
            <w:r>
              <w:rPr>
                <w:rFonts w:ascii="仿宋" w:hAnsi="仿宋" w:eastAsia="仿宋"/>
                <w:sz w:val="24"/>
              </w:rPr>
              <w:t>非必输；富文本编辑；</w:t>
            </w:r>
            <w:r>
              <w:rPr>
                <w:rFonts w:hint="eastAsia" w:ascii="仿宋" w:hAnsi="仿宋" w:eastAsia="仿宋"/>
                <w:sz w:val="24"/>
              </w:rPr>
              <w:t>不超过1000字符</w:t>
            </w:r>
          </w:p>
        </w:tc>
        <w:tc>
          <w:tcPr>
            <w:tcW w:w="2160" w:type="dxa"/>
          </w:tcPr>
          <w:p>
            <w:pPr>
              <w:spacing w:after="0" w:line="360" w:lineRule="auto"/>
              <w:rPr>
                <w:rFonts w:ascii="仿宋" w:hAnsi="仿宋" w:eastAsia="仿宋"/>
              </w:rPr>
            </w:pPr>
            <w:r>
              <w:rPr>
                <w:rFonts w:ascii="仿宋" w:hAnsi="仿宋" w:eastAsia="仿宋"/>
                <w:sz w:val="24"/>
              </w:rPr>
              <w:t>富文本</w:t>
            </w:r>
          </w:p>
        </w:tc>
        <w:tc>
          <w:tcPr>
            <w:tcW w:w="2160" w:type="dxa"/>
          </w:tcPr>
          <w:p>
            <w:pPr>
              <w:spacing w:after="0" w:line="360" w:lineRule="auto"/>
              <w:rPr>
                <w:rFonts w:ascii="仿宋" w:hAnsi="仿宋" w:eastAsia="仿宋"/>
              </w:rPr>
            </w:pPr>
            <w:r>
              <w:rPr>
                <w:rFonts w:ascii="仿宋" w:hAnsi="仿宋" w:eastAsia="仿宋"/>
                <w:sz w:val="24"/>
              </w:rPr>
              <w:t>展示目标客户群体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编辑</w:t>
            </w:r>
          </w:p>
        </w:tc>
        <w:tc>
          <w:tcPr>
            <w:tcW w:w="2160" w:type="dxa"/>
          </w:tcPr>
          <w:p>
            <w:pPr>
              <w:spacing w:after="0" w:line="360" w:lineRule="auto"/>
              <w:rPr>
                <w:rFonts w:ascii="仿宋" w:hAnsi="仿宋" w:eastAsia="仿宋"/>
              </w:rPr>
            </w:pPr>
            <w:r>
              <w:rPr>
                <w:rFonts w:ascii="仿宋" w:hAnsi="仿宋" w:eastAsia="仿宋"/>
                <w:sz w:val="24"/>
              </w:rPr>
              <w:t>点击后进入编辑状态</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开启对应区域内容维护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保存</w:t>
            </w:r>
          </w:p>
        </w:tc>
        <w:tc>
          <w:tcPr>
            <w:tcW w:w="2160" w:type="dxa"/>
          </w:tcPr>
          <w:p>
            <w:pPr>
              <w:spacing w:after="0" w:line="360" w:lineRule="auto"/>
              <w:rPr>
                <w:rFonts w:ascii="仿宋" w:hAnsi="仿宋" w:eastAsia="仿宋"/>
              </w:rPr>
            </w:pPr>
            <w:r>
              <w:rPr>
                <w:rFonts w:ascii="仿宋" w:hAnsi="仿宋" w:eastAsia="仿宋"/>
                <w:sz w:val="24"/>
              </w:rPr>
              <w:t>点击后保存富文本内容</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提交本次编辑结果</w:t>
            </w:r>
          </w:p>
        </w:tc>
      </w:tr>
    </w:tbl>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w:t>
      </w:r>
      <w:r>
        <w:rPr>
          <w:rFonts w:hint="eastAsia" w:ascii="仿宋" w:hAnsi="仿宋" w:eastAsia="仿宋"/>
          <w:sz w:val="24"/>
        </w:rPr>
        <w:t>在“产品视图”页面</w:t>
      </w:r>
      <w:r>
        <w:rPr>
          <w:rFonts w:ascii="仿宋" w:hAnsi="仿宋" w:eastAsia="仿宋"/>
          <w:sz w:val="24"/>
        </w:rPr>
        <w:t>切换至“产品介绍”tab页后，系统展示产品简介、产品特点、适用人群三个区域。</w:t>
      </w:r>
    </w:p>
    <w:p>
      <w:pPr>
        <w:spacing w:after="0" w:line="360" w:lineRule="auto"/>
        <w:rPr>
          <w:rFonts w:ascii="仿宋" w:hAnsi="仿宋" w:eastAsia="仿宋"/>
        </w:rPr>
      </w:pPr>
      <w:r>
        <w:rPr>
          <w:rFonts w:ascii="仿宋" w:hAnsi="仿宋" w:eastAsia="仿宋"/>
          <w:sz w:val="24"/>
        </w:rPr>
        <w:t>2. 用户点击任一区域标题右侧“编辑”按钮后，进入编辑状态并使用富文本编辑器维护内容</w:t>
      </w:r>
      <w:r>
        <w:rPr>
          <w:rFonts w:hint="eastAsia" w:ascii="仿宋" w:hAnsi="仿宋" w:eastAsia="仿宋"/>
          <w:sz w:val="24"/>
        </w:rPr>
        <w:t>，并隐藏“编辑”按钮，新增展示“保存”、“取消”按钮</w:t>
      </w:r>
      <w:r>
        <w:rPr>
          <w:rFonts w:ascii="仿宋" w:hAnsi="仿宋" w:eastAsia="仿宋"/>
          <w:sz w:val="24"/>
        </w:rPr>
        <w:t>。</w:t>
      </w:r>
    </w:p>
    <w:p>
      <w:pPr>
        <w:spacing w:after="0" w:line="360" w:lineRule="auto"/>
        <w:rPr>
          <w:rFonts w:ascii="仿宋" w:hAnsi="仿宋" w:eastAsia="仿宋"/>
          <w:sz w:val="24"/>
        </w:rPr>
      </w:pPr>
      <w:r>
        <w:rPr>
          <w:rFonts w:ascii="仿宋" w:hAnsi="仿宋" w:eastAsia="仿宋"/>
          <w:sz w:val="24"/>
        </w:rPr>
        <w:t>3. 用户点击任一区域标题右侧“保存”按钮后，系统</w:t>
      </w:r>
      <w:r>
        <w:rPr>
          <w:rFonts w:hint="eastAsia" w:ascii="仿宋" w:hAnsi="仿宋" w:eastAsia="仿宋"/>
          <w:sz w:val="24"/>
        </w:rPr>
        <w:t>校验输入的内容是否超过最高字符限制，如果超过则toast提示“最多不超过1000个字符，请重新输入”，如果没超过则</w:t>
      </w:r>
      <w:r>
        <w:rPr>
          <w:rFonts w:ascii="仿宋" w:hAnsi="仿宋" w:eastAsia="仿宋"/>
          <w:sz w:val="24"/>
        </w:rPr>
        <w:t>保存对应区域内容</w:t>
      </w:r>
      <w:r>
        <w:rPr>
          <w:rFonts w:hint="eastAsia" w:ascii="仿宋" w:hAnsi="仿宋" w:eastAsia="仿宋"/>
          <w:sz w:val="24"/>
        </w:rPr>
        <w:t>，隐藏“保存”、“取消”按钮，展示“编辑”按钮，</w:t>
      </w:r>
      <w:r>
        <w:rPr>
          <w:rFonts w:ascii="仿宋" w:hAnsi="仿宋" w:eastAsia="仿宋"/>
          <w:sz w:val="24"/>
        </w:rPr>
        <w:t>并返回查看状态。</w:t>
      </w:r>
    </w:p>
    <w:p>
      <w:pPr>
        <w:spacing w:after="0" w:line="360" w:lineRule="auto"/>
        <w:rPr>
          <w:rFonts w:ascii="仿宋" w:hAnsi="仿宋" w:eastAsia="仿宋"/>
          <w:sz w:val="24"/>
        </w:rPr>
      </w:pPr>
      <w:r>
        <w:rPr>
          <w:rFonts w:hint="eastAsia" w:ascii="仿宋" w:hAnsi="仿宋" w:eastAsia="仿宋"/>
          <w:sz w:val="24"/>
        </w:rPr>
        <w:t xml:space="preserve">4. </w:t>
      </w:r>
      <w:r>
        <w:rPr>
          <w:rFonts w:ascii="仿宋" w:hAnsi="仿宋" w:eastAsia="仿宋"/>
          <w:sz w:val="24"/>
        </w:rPr>
        <w:t>用户点击任一区域标题右侧“</w:t>
      </w:r>
      <w:r>
        <w:rPr>
          <w:rFonts w:hint="eastAsia" w:ascii="仿宋" w:hAnsi="仿宋" w:eastAsia="仿宋"/>
          <w:sz w:val="24"/>
        </w:rPr>
        <w:t>取消</w:t>
      </w:r>
      <w:r>
        <w:rPr>
          <w:rFonts w:ascii="仿宋" w:hAnsi="仿宋" w:eastAsia="仿宋"/>
          <w:sz w:val="24"/>
        </w:rPr>
        <w:t>”按钮后，</w:t>
      </w:r>
      <w:r>
        <w:rPr>
          <w:rFonts w:hint="eastAsia" w:ascii="仿宋" w:hAnsi="仿宋" w:eastAsia="仿宋"/>
          <w:sz w:val="24"/>
        </w:rPr>
        <w:t>不执行编辑操作，隐藏“保存”、“取消”按钮，展示“编辑”按钮，</w:t>
      </w:r>
      <w:r>
        <w:rPr>
          <w:rFonts w:ascii="仿宋" w:hAnsi="仿宋" w:eastAsia="仿宋"/>
          <w:sz w:val="24"/>
        </w:rPr>
        <w:t>并返回查看状态</w:t>
      </w:r>
      <w:r>
        <w:rPr>
          <w:rFonts w:hint="eastAsia" w:ascii="仿宋" w:hAnsi="仿宋" w:eastAsia="仿宋"/>
          <w:sz w:val="24"/>
        </w:rPr>
        <w:t>。</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ascii="仿宋" w:hAnsi="仿宋" w:eastAsia="仿宋"/>
          <w:sz w:val="24"/>
        </w:rPr>
        <w:t>1. 产品介绍内容允许按区域分别维护，互不覆盖。</w:t>
      </w:r>
    </w:p>
    <w:p>
      <w:pPr>
        <w:spacing w:after="0" w:line="360" w:lineRule="auto"/>
        <w:rPr>
          <w:rFonts w:ascii="仿宋" w:hAnsi="仿宋" w:eastAsia="仿宋"/>
        </w:rPr>
      </w:pPr>
      <w:r>
        <w:rPr>
          <w:rFonts w:ascii="仿宋" w:hAnsi="仿宋" w:eastAsia="仿宋"/>
          <w:sz w:val="24"/>
        </w:rPr>
        <w:t>2. 富文本内容应支持基础排版能力，并在保存后按统一展示规范反显。</w:t>
      </w:r>
    </w:p>
    <w:p>
      <w:pPr>
        <w:spacing w:after="0" w:line="360" w:lineRule="auto"/>
        <w:rPr>
          <w:rFonts w:ascii="仿宋" w:hAnsi="仿宋" w:eastAsia="仿宋"/>
        </w:rPr>
      </w:pPr>
      <w:r>
        <w:rPr>
          <w:rFonts w:ascii="仿宋" w:hAnsi="仿宋" w:eastAsia="仿宋"/>
          <w:sz w:val="24"/>
        </w:rPr>
        <w:t>3. 若某区域未维护内容，则在</w:t>
      </w:r>
      <w:r>
        <w:rPr>
          <w:rFonts w:hint="eastAsia" w:ascii="仿宋" w:hAnsi="仿宋" w:eastAsia="仿宋"/>
          <w:sz w:val="24"/>
        </w:rPr>
        <w:t>移动端</w:t>
      </w:r>
      <w:r>
        <w:rPr>
          <w:rFonts w:ascii="仿宋" w:hAnsi="仿宋" w:eastAsia="仿宋"/>
          <w:sz w:val="24"/>
        </w:rPr>
        <w:t>展示时可不展示对应模块，</w:t>
      </w:r>
      <w:r>
        <w:rPr>
          <w:rFonts w:hint="eastAsia" w:ascii="仿宋" w:hAnsi="仿宋" w:eastAsia="仿宋"/>
          <w:sz w:val="24"/>
        </w:rPr>
        <w:t>“产品视图”页面展示空模块，可编辑。</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1. 仅总行业务岗可编辑产品介绍内容。</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产品简介</w:t>
            </w:r>
          </w:p>
        </w:tc>
        <w:tc>
          <w:tcPr>
            <w:tcW w:w="2160" w:type="dxa"/>
          </w:tcPr>
          <w:p>
            <w:pPr>
              <w:spacing w:after="0" w:line="360" w:lineRule="auto"/>
              <w:rPr>
                <w:rFonts w:ascii="仿宋" w:hAnsi="仿宋" w:eastAsia="仿宋"/>
              </w:rPr>
            </w:pPr>
            <w:r>
              <w:rPr>
                <w:rFonts w:ascii="仿宋" w:hAnsi="仿宋" w:eastAsia="仿宋"/>
                <w:sz w:val="24"/>
              </w:rPr>
              <w:t>按最新保存版本反显</w:t>
            </w:r>
          </w:p>
        </w:tc>
        <w:tc>
          <w:tcPr>
            <w:tcW w:w="2160" w:type="dxa"/>
          </w:tcPr>
          <w:p>
            <w:pPr>
              <w:spacing w:after="0" w:line="360" w:lineRule="auto"/>
              <w:rPr>
                <w:rFonts w:ascii="仿宋" w:hAnsi="仿宋" w:eastAsia="仿宋"/>
              </w:rPr>
            </w:pPr>
            <w:r>
              <w:rPr>
                <w:rFonts w:ascii="仿宋" w:hAnsi="仿宋" w:eastAsia="仿宋"/>
                <w:sz w:val="24"/>
              </w:rPr>
              <w:t>富文本内容</w:t>
            </w:r>
          </w:p>
        </w:tc>
        <w:tc>
          <w:tcPr>
            <w:tcW w:w="2160" w:type="dxa"/>
          </w:tcPr>
          <w:p>
            <w:pPr>
              <w:spacing w:after="0" w:line="360" w:lineRule="auto"/>
              <w:rPr>
                <w:rFonts w:ascii="仿宋" w:hAnsi="仿宋" w:eastAsia="仿宋"/>
              </w:rPr>
            </w:pPr>
            <w:r>
              <w:rPr>
                <w:rFonts w:ascii="仿宋" w:hAnsi="仿宋" w:eastAsia="仿宋"/>
                <w:sz w:val="24"/>
              </w:rPr>
              <w:t>产品介绍页展示区域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产品特点</w:t>
            </w:r>
          </w:p>
        </w:tc>
        <w:tc>
          <w:tcPr>
            <w:tcW w:w="2160" w:type="dxa"/>
          </w:tcPr>
          <w:p>
            <w:pPr>
              <w:spacing w:after="0" w:line="360" w:lineRule="auto"/>
              <w:rPr>
                <w:rFonts w:ascii="仿宋" w:hAnsi="仿宋" w:eastAsia="仿宋"/>
              </w:rPr>
            </w:pPr>
            <w:r>
              <w:rPr>
                <w:rFonts w:ascii="仿宋" w:hAnsi="仿宋" w:eastAsia="仿宋"/>
                <w:sz w:val="24"/>
              </w:rPr>
              <w:t>按最新保存版本反显</w:t>
            </w:r>
          </w:p>
        </w:tc>
        <w:tc>
          <w:tcPr>
            <w:tcW w:w="2160" w:type="dxa"/>
          </w:tcPr>
          <w:p>
            <w:pPr>
              <w:spacing w:after="0" w:line="360" w:lineRule="auto"/>
              <w:rPr>
                <w:rFonts w:ascii="仿宋" w:hAnsi="仿宋" w:eastAsia="仿宋"/>
              </w:rPr>
            </w:pPr>
            <w:r>
              <w:rPr>
                <w:rFonts w:ascii="仿宋" w:hAnsi="仿宋" w:eastAsia="仿宋"/>
                <w:sz w:val="24"/>
              </w:rPr>
              <w:t>富文本内容</w:t>
            </w:r>
          </w:p>
        </w:tc>
        <w:tc>
          <w:tcPr>
            <w:tcW w:w="2160" w:type="dxa"/>
          </w:tcPr>
          <w:p>
            <w:pPr>
              <w:spacing w:after="0" w:line="360" w:lineRule="auto"/>
              <w:rPr>
                <w:rFonts w:ascii="仿宋" w:hAnsi="仿宋" w:eastAsia="仿宋"/>
              </w:rPr>
            </w:pPr>
            <w:r>
              <w:rPr>
                <w:rFonts w:ascii="仿宋" w:hAnsi="仿宋" w:eastAsia="仿宋"/>
                <w:sz w:val="24"/>
              </w:rPr>
              <w:t>产品介绍页展示区域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适用人群</w:t>
            </w:r>
          </w:p>
        </w:tc>
        <w:tc>
          <w:tcPr>
            <w:tcW w:w="2160" w:type="dxa"/>
          </w:tcPr>
          <w:p>
            <w:pPr>
              <w:spacing w:after="0" w:line="360" w:lineRule="auto"/>
              <w:rPr>
                <w:rFonts w:ascii="仿宋" w:hAnsi="仿宋" w:eastAsia="仿宋"/>
              </w:rPr>
            </w:pPr>
            <w:r>
              <w:rPr>
                <w:rFonts w:ascii="仿宋" w:hAnsi="仿宋" w:eastAsia="仿宋"/>
                <w:sz w:val="24"/>
              </w:rPr>
              <w:t>按最新保存版本反显</w:t>
            </w:r>
          </w:p>
        </w:tc>
        <w:tc>
          <w:tcPr>
            <w:tcW w:w="2160" w:type="dxa"/>
          </w:tcPr>
          <w:p>
            <w:pPr>
              <w:spacing w:after="0" w:line="360" w:lineRule="auto"/>
              <w:rPr>
                <w:rFonts w:ascii="仿宋" w:hAnsi="仿宋" w:eastAsia="仿宋"/>
              </w:rPr>
            </w:pPr>
            <w:r>
              <w:rPr>
                <w:rFonts w:ascii="仿宋" w:hAnsi="仿宋" w:eastAsia="仿宋"/>
                <w:sz w:val="24"/>
              </w:rPr>
              <w:t>富文本内容</w:t>
            </w:r>
          </w:p>
        </w:tc>
        <w:tc>
          <w:tcPr>
            <w:tcW w:w="2160" w:type="dxa"/>
          </w:tcPr>
          <w:p>
            <w:pPr>
              <w:spacing w:after="0" w:line="360" w:lineRule="auto"/>
              <w:rPr>
                <w:rFonts w:ascii="仿宋" w:hAnsi="仿宋" w:eastAsia="仿宋"/>
              </w:rPr>
            </w:pPr>
            <w:r>
              <w:rPr>
                <w:rFonts w:ascii="仿宋" w:hAnsi="仿宋" w:eastAsia="仿宋"/>
                <w:sz w:val="24"/>
              </w:rPr>
              <w:t>产品介绍页展示区域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操作</w:t>
            </w:r>
          </w:p>
        </w:tc>
        <w:tc>
          <w:tcPr>
            <w:tcW w:w="2160" w:type="dxa"/>
          </w:tcPr>
          <w:p>
            <w:pPr>
              <w:spacing w:after="0" w:line="360" w:lineRule="auto"/>
              <w:rPr>
                <w:rFonts w:ascii="仿宋" w:hAnsi="仿宋" w:eastAsia="仿宋"/>
              </w:rPr>
            </w:pPr>
            <w:r>
              <w:rPr>
                <w:rFonts w:ascii="仿宋" w:hAnsi="仿宋" w:eastAsia="仿宋"/>
                <w:sz w:val="24"/>
              </w:rPr>
              <w:t>每个区域标题右侧展示</w:t>
            </w:r>
          </w:p>
        </w:tc>
        <w:tc>
          <w:tcPr>
            <w:tcW w:w="2160" w:type="dxa"/>
          </w:tcPr>
          <w:p>
            <w:pPr>
              <w:spacing w:after="0" w:line="360" w:lineRule="auto"/>
              <w:rPr>
                <w:rFonts w:ascii="仿宋" w:hAnsi="仿宋" w:eastAsia="仿宋"/>
              </w:rPr>
            </w:pPr>
            <w:r>
              <w:rPr>
                <w:rFonts w:ascii="仿宋" w:hAnsi="仿宋" w:eastAsia="仿宋"/>
                <w:sz w:val="24"/>
              </w:rPr>
              <w:t>按钮</w:t>
            </w:r>
            <w:r>
              <w:rPr>
                <w:rFonts w:hint="eastAsia" w:ascii="仿宋" w:hAnsi="仿宋" w:eastAsia="仿宋"/>
                <w:sz w:val="24"/>
              </w:rPr>
              <w:t>组</w:t>
            </w:r>
          </w:p>
        </w:tc>
        <w:tc>
          <w:tcPr>
            <w:tcW w:w="2160" w:type="dxa"/>
          </w:tcPr>
          <w:p>
            <w:pPr>
              <w:spacing w:after="0" w:line="360" w:lineRule="auto"/>
              <w:rPr>
                <w:rFonts w:ascii="仿宋" w:hAnsi="仿宋" w:eastAsia="仿宋"/>
              </w:rPr>
            </w:pPr>
            <w:r>
              <w:rPr>
                <w:rFonts w:hint="eastAsia" w:ascii="仿宋" w:hAnsi="仿宋" w:eastAsia="仿宋"/>
                <w:sz w:val="24"/>
              </w:rPr>
              <w:t>按钮：编辑、保存、取消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保存结果</w:t>
            </w:r>
          </w:p>
        </w:tc>
        <w:tc>
          <w:tcPr>
            <w:tcW w:w="2160" w:type="dxa"/>
          </w:tcPr>
          <w:p>
            <w:pPr>
              <w:spacing w:after="0" w:line="360" w:lineRule="auto"/>
              <w:rPr>
                <w:rFonts w:ascii="仿宋" w:hAnsi="仿宋" w:eastAsia="仿宋"/>
              </w:rPr>
            </w:pPr>
            <w:r>
              <w:rPr>
                <w:rFonts w:ascii="仿宋" w:hAnsi="仿宋" w:eastAsia="仿宋"/>
                <w:sz w:val="24"/>
              </w:rPr>
              <w:t>返回成功或失败</w:t>
            </w:r>
            <w:r>
              <w:rPr>
                <w:rFonts w:hint="eastAsia" w:ascii="仿宋" w:hAnsi="仿宋" w:eastAsia="仿宋"/>
                <w:sz w:val="24"/>
              </w:rPr>
              <w:t>的toast</w:t>
            </w:r>
            <w:r>
              <w:rPr>
                <w:rFonts w:ascii="仿宋" w:hAnsi="仿宋" w:eastAsia="仿宋"/>
                <w:sz w:val="24"/>
              </w:rPr>
              <w:t>提示</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产品介绍维护反馈</w:t>
            </w:r>
          </w:p>
        </w:tc>
      </w:tr>
    </w:tbl>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after="0" w:line="360" w:lineRule="auto"/>
        <w:rPr>
          <w:rFonts w:ascii="仿宋" w:hAnsi="仿宋" w:eastAsia="仿宋"/>
        </w:rPr>
      </w:pPr>
      <w:r>
        <w:rPr>
          <w:rFonts w:ascii="仿宋" w:hAnsi="仿宋" w:eastAsia="仿宋"/>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after="0" w:line="360" w:lineRule="auto"/>
        <w:rPr>
          <w:rFonts w:ascii="仿宋" w:hAnsi="仿宋" w:eastAsia="仿宋"/>
        </w:rPr>
      </w:pPr>
      <w:r>
        <w:rPr>
          <w:rFonts w:ascii="仿宋" w:hAnsi="仿宋" w:eastAsia="仿宋"/>
          <w:sz w:val="24"/>
        </w:rPr>
        <w:t>不涉及。</w:t>
      </w:r>
    </w:p>
    <w:p>
      <w:pPr>
        <w:pStyle w:val="6"/>
        <w:numPr>
          <w:ilvl w:val="3"/>
          <w:numId w:val="14"/>
        </w:numPr>
        <w:spacing w:line="360" w:lineRule="auto"/>
        <w:rPr>
          <w:rFonts w:ascii="仿宋" w:hAnsi="仿宋" w:eastAsia="仿宋"/>
        </w:rPr>
      </w:pPr>
      <w:r>
        <w:rPr>
          <w:rFonts w:hint="eastAsia" w:ascii="仿宋" w:hAnsi="仿宋" w:eastAsia="仿宋"/>
        </w:rPr>
        <w:t>营销设置</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after="0" w:line="360" w:lineRule="auto"/>
        <w:rPr>
          <w:rFonts w:ascii="仿宋" w:hAnsi="仿宋" w:eastAsia="仿宋"/>
        </w:rPr>
      </w:pPr>
      <w:r>
        <w:rPr>
          <w:rFonts w:ascii="仿宋" w:hAnsi="仿宋" w:eastAsia="仿宋"/>
          <w:sz w:val="24"/>
        </w:rPr>
        <w:t>支持</w:t>
      </w:r>
      <w:r>
        <w:rPr>
          <w:rFonts w:hint="eastAsia" w:ascii="仿宋" w:hAnsi="仿宋" w:eastAsia="仿宋"/>
          <w:sz w:val="24"/>
        </w:rPr>
        <w:t>用户</w:t>
      </w:r>
      <w:r>
        <w:rPr>
          <w:rFonts w:ascii="仿宋" w:hAnsi="仿宋" w:eastAsia="仿宋"/>
          <w:sz w:val="24"/>
        </w:rPr>
        <w:t>维护产品营销话术、封面、海报和营销手册等营销素材，为产品营销和前台展示提供统一内容支撑。</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after="0" w:line="360" w:lineRule="auto"/>
        <w:rPr>
          <w:rFonts w:ascii="仿宋" w:hAnsi="仿宋" w:eastAsia="仿宋"/>
          <w:sz w:val="24"/>
        </w:rPr>
      </w:pPr>
      <w:r>
        <w:rPr>
          <w:rFonts w:hint="eastAsia" w:ascii="仿宋" w:hAnsi="仿宋" w:eastAsia="仿宋"/>
          <w:sz w:val="24"/>
        </w:rPr>
        <w:t>营销设置tab页面的输入项：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营销话术</w:t>
            </w:r>
          </w:p>
        </w:tc>
        <w:tc>
          <w:tcPr>
            <w:tcW w:w="2160" w:type="dxa"/>
          </w:tcPr>
          <w:p>
            <w:pPr>
              <w:spacing w:after="0" w:line="360" w:lineRule="auto"/>
              <w:rPr>
                <w:rFonts w:ascii="仿宋" w:hAnsi="仿宋" w:eastAsia="仿宋"/>
              </w:rPr>
            </w:pPr>
            <w:r>
              <w:rPr>
                <w:rFonts w:ascii="仿宋" w:hAnsi="仿宋" w:eastAsia="仿宋"/>
                <w:sz w:val="24"/>
              </w:rPr>
              <w:t>非必输；富文本编辑；</w:t>
            </w:r>
            <w:r>
              <w:rPr>
                <w:rFonts w:hint="eastAsia" w:ascii="仿宋" w:hAnsi="仿宋" w:eastAsia="仿宋"/>
                <w:sz w:val="24"/>
              </w:rPr>
              <w:t>不超过1000字符</w:t>
            </w:r>
          </w:p>
        </w:tc>
        <w:tc>
          <w:tcPr>
            <w:tcW w:w="2160" w:type="dxa"/>
          </w:tcPr>
          <w:p>
            <w:pPr>
              <w:spacing w:after="0" w:line="360" w:lineRule="auto"/>
              <w:rPr>
                <w:rFonts w:ascii="仿宋" w:hAnsi="仿宋" w:eastAsia="仿宋"/>
              </w:rPr>
            </w:pPr>
            <w:r>
              <w:rPr>
                <w:rFonts w:ascii="仿宋" w:hAnsi="仿宋" w:eastAsia="仿宋"/>
                <w:sz w:val="24"/>
              </w:rPr>
              <w:t>富文本</w:t>
            </w:r>
          </w:p>
        </w:tc>
        <w:tc>
          <w:tcPr>
            <w:tcW w:w="2160" w:type="dxa"/>
          </w:tcPr>
          <w:p>
            <w:pPr>
              <w:spacing w:after="0" w:line="360" w:lineRule="auto"/>
              <w:rPr>
                <w:rFonts w:ascii="仿宋" w:hAnsi="仿宋" w:eastAsia="仿宋"/>
              </w:rPr>
            </w:pPr>
            <w:r>
              <w:rPr>
                <w:rFonts w:ascii="仿宋" w:hAnsi="仿宋" w:eastAsia="仿宋"/>
                <w:sz w:val="24"/>
              </w:rPr>
              <w:t>维护产品营销话术内容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产品封面</w:t>
            </w:r>
          </w:p>
        </w:tc>
        <w:tc>
          <w:tcPr>
            <w:tcW w:w="2160" w:type="dxa"/>
          </w:tcPr>
          <w:p>
            <w:pPr>
              <w:spacing w:after="0" w:line="360" w:lineRule="auto"/>
              <w:rPr>
                <w:rFonts w:ascii="仿宋" w:hAnsi="仿宋" w:eastAsia="仿宋"/>
              </w:rPr>
            </w:pPr>
            <w:r>
              <w:rPr>
                <w:rFonts w:ascii="仿宋" w:hAnsi="仿宋" w:eastAsia="仿宋"/>
                <w:sz w:val="24"/>
              </w:rPr>
              <w:t>非必输；仅支持上传1张；单张不超过10M；格式为jpg、png</w:t>
            </w:r>
          </w:p>
        </w:tc>
        <w:tc>
          <w:tcPr>
            <w:tcW w:w="2160" w:type="dxa"/>
          </w:tcPr>
          <w:p>
            <w:pPr>
              <w:spacing w:after="0" w:line="360" w:lineRule="auto"/>
              <w:rPr>
                <w:rFonts w:ascii="仿宋" w:hAnsi="仿宋" w:eastAsia="仿宋"/>
              </w:rPr>
            </w:pPr>
            <w:r>
              <w:rPr>
                <w:rFonts w:ascii="仿宋" w:hAnsi="仿宋" w:eastAsia="仿宋"/>
                <w:sz w:val="24"/>
              </w:rPr>
              <w:t>图片</w:t>
            </w:r>
          </w:p>
        </w:tc>
        <w:tc>
          <w:tcPr>
            <w:tcW w:w="2160" w:type="dxa"/>
          </w:tcPr>
          <w:p>
            <w:pPr>
              <w:spacing w:after="0" w:line="360" w:lineRule="auto"/>
              <w:rPr>
                <w:rFonts w:ascii="仿宋" w:hAnsi="仿宋" w:eastAsia="仿宋"/>
              </w:rPr>
            </w:pPr>
            <w:r>
              <w:rPr>
                <w:rFonts w:ascii="仿宋" w:hAnsi="仿宋" w:eastAsia="仿宋"/>
                <w:sz w:val="24"/>
              </w:rPr>
              <w:t>维护产品封面图片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产品海报-PC端</w:t>
            </w:r>
          </w:p>
        </w:tc>
        <w:tc>
          <w:tcPr>
            <w:tcW w:w="2160" w:type="dxa"/>
          </w:tcPr>
          <w:p>
            <w:pPr>
              <w:spacing w:after="0" w:line="360" w:lineRule="auto"/>
              <w:rPr>
                <w:rFonts w:ascii="仿宋" w:hAnsi="仿宋" w:eastAsia="仿宋"/>
              </w:rPr>
            </w:pPr>
            <w:r>
              <w:rPr>
                <w:rFonts w:ascii="仿宋" w:hAnsi="仿宋" w:eastAsia="仿宋"/>
                <w:sz w:val="24"/>
              </w:rPr>
              <w:t>非必输；最多10张；单张不超过10M；格式为jpg、png</w:t>
            </w:r>
          </w:p>
        </w:tc>
        <w:tc>
          <w:tcPr>
            <w:tcW w:w="2160" w:type="dxa"/>
          </w:tcPr>
          <w:p>
            <w:pPr>
              <w:spacing w:after="0" w:line="360" w:lineRule="auto"/>
              <w:rPr>
                <w:rFonts w:ascii="仿宋" w:hAnsi="仿宋" w:eastAsia="仿宋"/>
              </w:rPr>
            </w:pPr>
            <w:r>
              <w:rPr>
                <w:rFonts w:ascii="仿宋" w:hAnsi="仿宋" w:eastAsia="仿宋"/>
                <w:sz w:val="24"/>
              </w:rPr>
              <w:t>图片</w:t>
            </w:r>
          </w:p>
        </w:tc>
        <w:tc>
          <w:tcPr>
            <w:tcW w:w="2160" w:type="dxa"/>
          </w:tcPr>
          <w:p>
            <w:pPr>
              <w:spacing w:after="0" w:line="360" w:lineRule="auto"/>
              <w:rPr>
                <w:rFonts w:ascii="仿宋" w:hAnsi="仿宋" w:eastAsia="仿宋"/>
              </w:rPr>
            </w:pPr>
            <w:r>
              <w:rPr>
                <w:rFonts w:ascii="仿宋" w:hAnsi="仿宋" w:eastAsia="仿宋"/>
                <w:sz w:val="24"/>
              </w:rPr>
              <w:t>维护PC端产品海报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产品海报-移动端</w:t>
            </w:r>
          </w:p>
        </w:tc>
        <w:tc>
          <w:tcPr>
            <w:tcW w:w="2160" w:type="dxa"/>
          </w:tcPr>
          <w:p>
            <w:pPr>
              <w:spacing w:after="0" w:line="360" w:lineRule="auto"/>
              <w:rPr>
                <w:rFonts w:ascii="仿宋" w:hAnsi="仿宋" w:eastAsia="仿宋"/>
              </w:rPr>
            </w:pPr>
            <w:r>
              <w:rPr>
                <w:rFonts w:ascii="仿宋" w:hAnsi="仿宋" w:eastAsia="仿宋"/>
                <w:sz w:val="24"/>
              </w:rPr>
              <w:t>非必输；最多10张；单张不超过10M；格式为jpg、png</w:t>
            </w:r>
          </w:p>
        </w:tc>
        <w:tc>
          <w:tcPr>
            <w:tcW w:w="2160" w:type="dxa"/>
          </w:tcPr>
          <w:p>
            <w:pPr>
              <w:spacing w:after="0" w:line="360" w:lineRule="auto"/>
              <w:rPr>
                <w:rFonts w:ascii="仿宋" w:hAnsi="仿宋" w:eastAsia="仿宋"/>
              </w:rPr>
            </w:pPr>
            <w:r>
              <w:rPr>
                <w:rFonts w:ascii="仿宋" w:hAnsi="仿宋" w:eastAsia="仿宋"/>
                <w:sz w:val="24"/>
              </w:rPr>
              <w:t>图片</w:t>
            </w:r>
          </w:p>
        </w:tc>
        <w:tc>
          <w:tcPr>
            <w:tcW w:w="2160" w:type="dxa"/>
          </w:tcPr>
          <w:p>
            <w:pPr>
              <w:spacing w:after="0" w:line="360" w:lineRule="auto"/>
              <w:rPr>
                <w:rFonts w:ascii="仿宋" w:hAnsi="仿宋" w:eastAsia="仿宋"/>
              </w:rPr>
            </w:pPr>
            <w:r>
              <w:rPr>
                <w:rFonts w:ascii="仿宋" w:hAnsi="仿宋" w:eastAsia="仿宋"/>
                <w:sz w:val="24"/>
              </w:rPr>
              <w:t>维护移动端产品海报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上传</w:t>
            </w:r>
            <w:r>
              <w:rPr>
                <w:rFonts w:hint="eastAsia" w:ascii="仿宋" w:hAnsi="仿宋" w:eastAsia="仿宋"/>
                <w:sz w:val="24"/>
              </w:rPr>
              <w:t>图片</w:t>
            </w:r>
          </w:p>
        </w:tc>
        <w:tc>
          <w:tcPr>
            <w:tcW w:w="2160" w:type="dxa"/>
          </w:tcPr>
          <w:p>
            <w:pPr>
              <w:spacing w:after="0" w:line="360" w:lineRule="auto"/>
              <w:rPr>
                <w:rFonts w:ascii="仿宋" w:hAnsi="仿宋" w:eastAsia="仿宋"/>
              </w:rPr>
            </w:pPr>
            <w:r>
              <w:rPr>
                <w:rFonts w:ascii="仿宋" w:hAnsi="仿宋" w:eastAsia="仿宋"/>
                <w:sz w:val="24"/>
              </w:rPr>
              <w:t>点击后打开选择文件窗口</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hint="eastAsia" w:ascii="仿宋" w:hAnsi="仿宋" w:eastAsia="仿宋"/>
                <w:sz w:val="24"/>
              </w:rPr>
              <w:t>选择文件上传</w:t>
            </w:r>
          </w:p>
        </w:tc>
      </w:tr>
    </w:tbl>
    <w:p>
      <w:pPr>
        <w:spacing w:after="0" w:line="360" w:lineRule="auto"/>
        <w:rPr>
          <w:rFonts w:ascii="仿宋" w:hAnsi="仿宋" w:eastAsia="仿宋"/>
          <w:sz w:val="24"/>
        </w:rPr>
      </w:pPr>
    </w:p>
    <w:p>
      <w:pPr>
        <w:spacing w:after="0" w:line="360" w:lineRule="auto"/>
        <w:rPr>
          <w:rFonts w:ascii="仿宋" w:hAnsi="仿宋" w:eastAsia="仿宋"/>
          <w:b/>
          <w:sz w:val="26"/>
        </w:rPr>
      </w:pPr>
      <w:r>
        <w:rPr>
          <w:rFonts w:hint="eastAsia" w:ascii="仿宋" w:hAnsi="仿宋" w:eastAsia="仿宋"/>
          <w:sz w:val="24"/>
        </w:rPr>
        <w:t>“营销手册上传”弹窗的输入项：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营销手册类型</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下拉框</w:t>
            </w:r>
          </w:p>
        </w:tc>
        <w:tc>
          <w:tcPr>
            <w:tcW w:w="2160" w:type="dxa"/>
          </w:tcPr>
          <w:p>
            <w:pPr>
              <w:spacing w:after="0" w:line="360" w:lineRule="auto"/>
              <w:rPr>
                <w:rFonts w:ascii="仿宋" w:hAnsi="仿宋" w:eastAsia="仿宋"/>
              </w:rPr>
            </w:pPr>
            <w:r>
              <w:rPr>
                <w:rFonts w:ascii="仿宋" w:hAnsi="仿宋" w:eastAsia="仿宋"/>
                <w:sz w:val="24"/>
              </w:rPr>
              <w:t>上传营销手册时选择类型</w:t>
            </w:r>
            <w:r>
              <w:rPr>
                <w:rFonts w:hint="eastAsia" w:ascii="仿宋" w:hAnsi="仿宋" w:eastAsia="仿宋"/>
                <w:sz w:val="24"/>
              </w:rPr>
              <w:t>；</w:t>
            </w:r>
            <w:r>
              <w:rPr>
                <w:rFonts w:ascii="仿宋" w:hAnsi="仿宋" w:eastAsia="仿宋"/>
                <w:sz w:val="24"/>
              </w:rPr>
              <w:t>枚举值为营销手册、操作流程、营销案例</w:t>
            </w:r>
            <w:r>
              <w:rPr>
                <w:rFonts w:hint="eastAsia" w:ascii="仿宋" w:hAnsi="仿宋" w:eastAsia="仿宋"/>
                <w:sz w:val="24"/>
              </w:rPr>
              <w:t>，默认“</w:t>
            </w:r>
            <w:r>
              <w:rPr>
                <w:rFonts w:ascii="仿宋" w:hAnsi="仿宋" w:eastAsia="仿宋"/>
                <w:sz w:val="24"/>
              </w:rPr>
              <w:t>营销手册</w:t>
            </w:r>
            <w:r>
              <w:rPr>
                <w:rFonts w:hint="eastAsia" w:ascii="仿宋" w:hAnsi="仿宋" w:eastAsia="仿宋"/>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营销手册文件</w:t>
            </w:r>
          </w:p>
        </w:tc>
        <w:tc>
          <w:tcPr>
            <w:tcW w:w="2160" w:type="dxa"/>
          </w:tcPr>
          <w:p>
            <w:pPr>
              <w:spacing w:after="0" w:line="360" w:lineRule="auto"/>
              <w:rPr>
                <w:rFonts w:ascii="仿宋" w:hAnsi="仿宋" w:eastAsia="仿宋"/>
              </w:rPr>
            </w:pPr>
            <w:r>
              <w:rPr>
                <w:rFonts w:ascii="仿宋" w:hAnsi="仿宋" w:eastAsia="仿宋"/>
                <w:sz w:val="24"/>
              </w:rPr>
              <w:t>必输；仅支持docx、excel、pdf、pptx格式</w:t>
            </w:r>
          </w:p>
        </w:tc>
        <w:tc>
          <w:tcPr>
            <w:tcW w:w="2160" w:type="dxa"/>
          </w:tcPr>
          <w:p>
            <w:pPr>
              <w:spacing w:after="0" w:line="360" w:lineRule="auto"/>
              <w:rPr>
                <w:rFonts w:ascii="仿宋" w:hAnsi="仿宋" w:eastAsia="仿宋"/>
              </w:rPr>
            </w:pPr>
            <w:r>
              <w:rPr>
                <w:rFonts w:ascii="仿宋" w:hAnsi="仿宋" w:eastAsia="仿宋"/>
                <w:sz w:val="24"/>
              </w:rPr>
              <w:t>文件上传</w:t>
            </w:r>
          </w:p>
        </w:tc>
        <w:tc>
          <w:tcPr>
            <w:tcW w:w="2160" w:type="dxa"/>
          </w:tcPr>
          <w:p>
            <w:pPr>
              <w:spacing w:after="0" w:line="360" w:lineRule="auto"/>
              <w:rPr>
                <w:rFonts w:ascii="仿宋" w:hAnsi="仿宋" w:eastAsia="仿宋"/>
              </w:rPr>
            </w:pPr>
            <w:r>
              <w:rPr>
                <w:rFonts w:ascii="仿宋" w:hAnsi="仿宋" w:eastAsia="仿宋"/>
                <w:sz w:val="24"/>
              </w:rPr>
              <w:t>上传营销手册附件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上传</w:t>
            </w:r>
            <w:r>
              <w:rPr>
                <w:rFonts w:hint="eastAsia" w:ascii="仿宋" w:hAnsi="仿宋" w:eastAsia="仿宋"/>
                <w:sz w:val="24"/>
              </w:rPr>
              <w:t>文件</w:t>
            </w:r>
          </w:p>
        </w:tc>
        <w:tc>
          <w:tcPr>
            <w:tcW w:w="2160" w:type="dxa"/>
          </w:tcPr>
          <w:p>
            <w:pPr>
              <w:spacing w:after="0" w:line="360" w:lineRule="auto"/>
              <w:rPr>
                <w:rFonts w:ascii="仿宋" w:hAnsi="仿宋" w:eastAsia="仿宋"/>
              </w:rPr>
            </w:pPr>
            <w:r>
              <w:rPr>
                <w:rFonts w:ascii="仿宋" w:hAnsi="仿宋" w:eastAsia="仿宋"/>
                <w:sz w:val="24"/>
              </w:rPr>
              <w:t>点击后打开选择文件窗口</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hint="eastAsia" w:ascii="仿宋" w:hAnsi="仿宋" w:eastAsia="仿宋"/>
                <w:sz w:val="24"/>
              </w:rPr>
              <w:t>选择文件上传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删除文件</w:t>
            </w:r>
          </w:p>
        </w:tc>
        <w:tc>
          <w:tcPr>
            <w:tcW w:w="2160" w:type="dxa"/>
          </w:tcPr>
          <w:p>
            <w:pPr>
              <w:spacing w:after="0" w:line="360" w:lineRule="auto"/>
              <w:rPr>
                <w:rFonts w:ascii="仿宋" w:hAnsi="仿宋" w:eastAsia="仿宋"/>
                <w:sz w:val="24"/>
              </w:rPr>
            </w:pPr>
            <w:r>
              <w:rPr>
                <w:rFonts w:hint="eastAsia" w:ascii="仿宋" w:hAnsi="仿宋" w:eastAsia="仿宋"/>
                <w:sz w:val="24"/>
              </w:rPr>
              <w:t>删除弹窗中已上传的文件</w:t>
            </w:r>
          </w:p>
        </w:tc>
        <w:tc>
          <w:tcPr>
            <w:tcW w:w="2160" w:type="dxa"/>
          </w:tcPr>
          <w:p>
            <w:pPr>
              <w:spacing w:after="0" w:line="360" w:lineRule="auto"/>
              <w:rPr>
                <w:rFonts w:ascii="仿宋" w:hAnsi="仿宋" w:eastAsia="仿宋"/>
                <w:sz w:val="24"/>
              </w:rPr>
            </w:pPr>
            <w:r>
              <w:rPr>
                <w:rFonts w:ascii="仿宋" w:hAnsi="仿宋" w:eastAsia="仿宋"/>
                <w:sz w:val="24"/>
              </w:rPr>
              <w:t>按钮</w:t>
            </w:r>
          </w:p>
        </w:tc>
        <w:tc>
          <w:tcPr>
            <w:tcW w:w="2160" w:type="dxa"/>
          </w:tcPr>
          <w:p>
            <w:pPr>
              <w:spacing w:after="0" w:line="360" w:lineRule="auto"/>
              <w:rPr>
                <w:rFonts w:ascii="仿宋" w:hAnsi="仿宋" w:eastAsia="仿宋"/>
                <w:sz w:val="24"/>
              </w:rPr>
            </w:pPr>
            <w:r>
              <w:rPr>
                <w:rFonts w:hint="eastAsia" w:ascii="仿宋" w:hAnsi="仿宋" w:eastAsia="仿宋"/>
                <w:sz w:val="24"/>
              </w:rPr>
              <w:t>展示在已上传文件的文件名称的右侧；单个文件删除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确定</w:t>
            </w:r>
          </w:p>
        </w:tc>
        <w:tc>
          <w:tcPr>
            <w:tcW w:w="2160" w:type="dxa"/>
          </w:tcPr>
          <w:p>
            <w:pPr>
              <w:spacing w:after="0" w:line="360" w:lineRule="auto"/>
              <w:rPr>
                <w:rFonts w:ascii="仿宋" w:hAnsi="仿宋" w:eastAsia="仿宋"/>
              </w:rPr>
            </w:pPr>
            <w:r>
              <w:rPr>
                <w:rFonts w:ascii="仿宋" w:hAnsi="仿宋" w:eastAsia="仿宋"/>
                <w:sz w:val="24"/>
              </w:rPr>
              <w:t>点击后提交本次营销手册上传结果</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确认保存上传内容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取消</w:t>
            </w:r>
          </w:p>
        </w:tc>
        <w:tc>
          <w:tcPr>
            <w:tcW w:w="2160" w:type="dxa"/>
          </w:tcPr>
          <w:p>
            <w:pPr>
              <w:spacing w:after="0" w:line="360" w:lineRule="auto"/>
              <w:rPr>
                <w:rFonts w:ascii="仿宋" w:hAnsi="仿宋" w:eastAsia="仿宋"/>
                <w:sz w:val="24"/>
              </w:rPr>
            </w:pPr>
            <w:r>
              <w:rPr>
                <w:rFonts w:hint="eastAsia" w:ascii="仿宋" w:hAnsi="仿宋" w:eastAsia="仿宋"/>
                <w:sz w:val="24"/>
              </w:rPr>
              <w:t>取消操作</w:t>
            </w:r>
          </w:p>
        </w:tc>
        <w:tc>
          <w:tcPr>
            <w:tcW w:w="2160" w:type="dxa"/>
          </w:tcPr>
          <w:p>
            <w:pPr>
              <w:spacing w:after="0" w:line="360" w:lineRule="auto"/>
              <w:rPr>
                <w:rFonts w:ascii="仿宋" w:hAnsi="仿宋" w:eastAsia="仿宋"/>
                <w:sz w:val="24"/>
              </w:rPr>
            </w:pPr>
            <w:r>
              <w:rPr>
                <w:rFonts w:ascii="仿宋" w:hAnsi="仿宋" w:eastAsia="仿宋"/>
                <w:sz w:val="24"/>
              </w:rPr>
              <w:t>按钮</w:t>
            </w:r>
          </w:p>
        </w:tc>
        <w:tc>
          <w:tcPr>
            <w:tcW w:w="2160" w:type="dxa"/>
          </w:tcPr>
          <w:p>
            <w:pPr>
              <w:spacing w:after="0" w:line="360" w:lineRule="auto"/>
              <w:rPr>
                <w:rFonts w:ascii="仿宋" w:hAnsi="仿宋" w:eastAsia="仿宋"/>
                <w:sz w:val="24"/>
              </w:rPr>
            </w:pPr>
            <w:r>
              <w:rPr>
                <w:rFonts w:hint="eastAsia" w:ascii="仿宋" w:hAnsi="仿宋" w:eastAsia="仿宋"/>
                <w:sz w:val="24"/>
              </w:rPr>
              <w:t>取消操作，关闭“营销手册上传”弹窗</w:t>
            </w:r>
          </w:p>
        </w:tc>
      </w:tr>
    </w:tbl>
    <w:p>
      <w:pPr>
        <w:spacing w:after="0" w:line="360" w:lineRule="auto"/>
        <w:rPr>
          <w:rFonts w:ascii="仿宋" w:hAnsi="仿宋" w:eastAsia="仿宋"/>
          <w:b/>
          <w:sz w:val="26"/>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w:t>
      </w:r>
      <w:r>
        <w:rPr>
          <w:rFonts w:hint="eastAsia" w:ascii="仿宋" w:hAnsi="仿宋" w:eastAsia="仿宋"/>
          <w:sz w:val="24"/>
        </w:rPr>
        <w:t>在“产品视图”页面</w:t>
      </w:r>
      <w:r>
        <w:rPr>
          <w:rFonts w:ascii="仿宋" w:hAnsi="仿宋" w:eastAsia="仿宋"/>
          <w:sz w:val="24"/>
        </w:rPr>
        <w:t>切换至“营销设置”tab页后，系统展示产品营销话术、产品封面、产品海报、产品营销手册四个区域。</w:t>
      </w:r>
    </w:p>
    <w:p>
      <w:pPr>
        <w:spacing w:after="0" w:line="360" w:lineRule="auto"/>
        <w:rPr>
          <w:rFonts w:ascii="仿宋" w:hAnsi="仿宋" w:eastAsia="仿宋"/>
          <w:sz w:val="24"/>
        </w:rPr>
      </w:pPr>
      <w:r>
        <w:rPr>
          <w:rFonts w:ascii="仿宋" w:hAnsi="仿宋" w:eastAsia="仿宋"/>
          <w:sz w:val="24"/>
        </w:rPr>
        <w:t>2. 用户点击营销话术区域“编辑”按钮后，</w:t>
      </w:r>
      <w:r>
        <w:rPr>
          <w:rFonts w:hint="eastAsia" w:ascii="仿宋" w:hAnsi="仿宋" w:eastAsia="仿宋"/>
          <w:sz w:val="24"/>
        </w:rPr>
        <w:t>进入编辑状态，可</w:t>
      </w:r>
      <w:r>
        <w:rPr>
          <w:rFonts w:ascii="仿宋" w:hAnsi="仿宋" w:eastAsia="仿宋"/>
          <w:sz w:val="24"/>
        </w:rPr>
        <w:t>通过富文本编辑器维护话术内容</w:t>
      </w:r>
      <w:r>
        <w:rPr>
          <w:rFonts w:hint="eastAsia" w:ascii="仿宋" w:hAnsi="仿宋" w:eastAsia="仿宋"/>
          <w:sz w:val="24"/>
        </w:rPr>
        <w:t>，并隐藏“编辑”按钮，新增展示“保存”、“取消”按钮</w:t>
      </w:r>
      <w:r>
        <w:rPr>
          <w:rFonts w:ascii="仿宋" w:hAnsi="仿宋" w:eastAsia="仿宋"/>
          <w:sz w:val="24"/>
        </w:rPr>
        <w:t>。</w:t>
      </w:r>
    </w:p>
    <w:p>
      <w:pPr>
        <w:spacing w:after="0" w:line="360" w:lineRule="auto"/>
        <w:rPr>
          <w:rFonts w:ascii="仿宋" w:hAnsi="仿宋" w:eastAsia="仿宋"/>
          <w:sz w:val="24"/>
        </w:rPr>
      </w:pPr>
      <w:r>
        <w:rPr>
          <w:rFonts w:hint="eastAsia" w:ascii="仿宋" w:hAnsi="仿宋" w:eastAsia="仿宋"/>
          <w:sz w:val="24"/>
        </w:rPr>
        <w:t>2.1</w:t>
      </w:r>
      <w:r>
        <w:rPr>
          <w:rFonts w:ascii="仿宋" w:hAnsi="仿宋" w:eastAsia="仿宋"/>
          <w:sz w:val="24"/>
        </w:rPr>
        <w:t>点击“保存”按钮后，系统</w:t>
      </w:r>
      <w:r>
        <w:rPr>
          <w:rFonts w:hint="eastAsia" w:ascii="仿宋" w:hAnsi="仿宋" w:eastAsia="仿宋"/>
          <w:sz w:val="24"/>
        </w:rPr>
        <w:t>校验输入的内容是否超过最高字符限制，如果超过则toast提示“最多不超过1000个字符，请重新输入”，如果没超过则</w:t>
      </w:r>
      <w:r>
        <w:rPr>
          <w:rFonts w:ascii="仿宋" w:hAnsi="仿宋" w:eastAsia="仿宋"/>
          <w:sz w:val="24"/>
        </w:rPr>
        <w:t>保存对应区域内容</w:t>
      </w:r>
      <w:r>
        <w:rPr>
          <w:rFonts w:hint="eastAsia" w:ascii="仿宋" w:hAnsi="仿宋" w:eastAsia="仿宋"/>
          <w:sz w:val="24"/>
        </w:rPr>
        <w:t>，隐藏“保存”、“取消”按钮，展示“编辑”按钮，</w:t>
      </w:r>
      <w:r>
        <w:rPr>
          <w:rFonts w:ascii="仿宋" w:hAnsi="仿宋" w:eastAsia="仿宋"/>
          <w:sz w:val="24"/>
        </w:rPr>
        <w:t>并返回查看状态</w:t>
      </w:r>
      <w:r>
        <w:rPr>
          <w:rFonts w:hint="eastAsia" w:ascii="仿宋" w:hAnsi="仿宋" w:eastAsia="仿宋"/>
          <w:sz w:val="24"/>
        </w:rPr>
        <w:t>。</w:t>
      </w:r>
    </w:p>
    <w:p>
      <w:pPr>
        <w:spacing w:after="0" w:line="360" w:lineRule="auto"/>
        <w:rPr>
          <w:rFonts w:ascii="仿宋" w:hAnsi="仿宋" w:eastAsia="仿宋"/>
          <w:sz w:val="24"/>
        </w:rPr>
      </w:pPr>
      <w:r>
        <w:rPr>
          <w:rFonts w:hint="eastAsia" w:ascii="仿宋" w:hAnsi="仿宋" w:eastAsia="仿宋"/>
          <w:sz w:val="24"/>
        </w:rPr>
        <w:t xml:space="preserve">2.2 </w:t>
      </w:r>
      <w:r>
        <w:rPr>
          <w:rFonts w:ascii="仿宋" w:hAnsi="仿宋" w:eastAsia="仿宋"/>
          <w:sz w:val="24"/>
        </w:rPr>
        <w:t>点击“</w:t>
      </w:r>
      <w:r>
        <w:rPr>
          <w:rFonts w:hint="eastAsia" w:ascii="仿宋" w:hAnsi="仿宋" w:eastAsia="仿宋"/>
          <w:sz w:val="24"/>
        </w:rPr>
        <w:t>取消</w:t>
      </w:r>
      <w:r>
        <w:rPr>
          <w:rFonts w:ascii="仿宋" w:hAnsi="仿宋" w:eastAsia="仿宋"/>
          <w:sz w:val="24"/>
        </w:rPr>
        <w:t>”按钮后，</w:t>
      </w:r>
      <w:r>
        <w:rPr>
          <w:rFonts w:hint="eastAsia" w:ascii="仿宋" w:hAnsi="仿宋" w:eastAsia="仿宋"/>
          <w:sz w:val="24"/>
        </w:rPr>
        <w:t>不执行编辑操作，隐藏“保存”、“取消”按钮，展示“编辑”按钮，</w:t>
      </w:r>
      <w:r>
        <w:rPr>
          <w:rFonts w:ascii="仿宋" w:hAnsi="仿宋" w:eastAsia="仿宋"/>
          <w:sz w:val="24"/>
        </w:rPr>
        <w:t>并返回查看状态</w:t>
      </w:r>
      <w:r>
        <w:rPr>
          <w:rFonts w:hint="eastAsia" w:ascii="仿宋" w:hAnsi="仿宋" w:eastAsia="仿宋"/>
          <w:sz w:val="24"/>
        </w:rPr>
        <w:t>。</w:t>
      </w:r>
    </w:p>
    <w:p>
      <w:pPr>
        <w:spacing w:after="0" w:line="360" w:lineRule="auto"/>
        <w:rPr>
          <w:rFonts w:ascii="仿宋" w:hAnsi="仿宋" w:eastAsia="仿宋"/>
        </w:rPr>
      </w:pPr>
      <w:r>
        <w:rPr>
          <w:rFonts w:ascii="仿宋" w:hAnsi="仿宋" w:eastAsia="仿宋"/>
          <w:sz w:val="24"/>
        </w:rPr>
        <w:t>3. 用户点击“上传图片”后</w:t>
      </w:r>
      <w:r>
        <w:rPr>
          <w:rFonts w:hint="eastAsia" w:ascii="仿宋" w:hAnsi="仿宋" w:eastAsia="仿宋"/>
          <w:sz w:val="24"/>
        </w:rPr>
        <w:t>打开系统自带的“选择文件”弹窗，</w:t>
      </w:r>
      <w:r>
        <w:rPr>
          <w:rFonts w:ascii="仿宋" w:hAnsi="仿宋" w:eastAsia="仿宋"/>
          <w:sz w:val="24"/>
        </w:rPr>
        <w:t>可上传产品封面、PC端海报或移动端海报，系统按对应区域规则校验文件格式、大小和数量</w:t>
      </w:r>
      <w:r>
        <w:rPr>
          <w:rFonts w:hint="eastAsia" w:ascii="仿宋" w:hAnsi="仿宋" w:eastAsia="仿宋"/>
          <w:sz w:val="24"/>
        </w:rPr>
        <w:t>，不满足要求则toast提示“请上传不超过10M的jpg/png图片”</w:t>
      </w:r>
      <w:r>
        <w:rPr>
          <w:rFonts w:ascii="仿宋" w:hAnsi="仿宋" w:eastAsia="仿宋"/>
          <w:sz w:val="24"/>
        </w:rPr>
        <w:t>。</w:t>
      </w:r>
    </w:p>
    <w:p>
      <w:pPr>
        <w:spacing w:after="0" w:line="360" w:lineRule="auto"/>
        <w:rPr>
          <w:rFonts w:ascii="仿宋" w:hAnsi="仿宋" w:eastAsia="仿宋"/>
          <w:sz w:val="24"/>
        </w:rPr>
      </w:pPr>
      <w:r>
        <w:rPr>
          <w:rFonts w:ascii="仿宋" w:hAnsi="仿宋" w:eastAsia="仿宋"/>
          <w:sz w:val="24"/>
        </w:rPr>
        <w:t>4. 用户点击营销手册区域“上传”按钮后，系统以右侧抽屉形式打开“营销手册上传”页面，用户选择手册类型并上传文件</w:t>
      </w:r>
      <w:r>
        <w:rPr>
          <w:rFonts w:hint="eastAsia" w:ascii="仿宋" w:hAnsi="仿宋" w:eastAsia="仿宋"/>
          <w:sz w:val="24"/>
        </w:rPr>
        <w:t>，系统需校验文件格式，如果不满足要求则toast提示“请上传docx/excel/pdf/pptx格式的文件”</w:t>
      </w:r>
      <w:r>
        <w:rPr>
          <w:rFonts w:ascii="仿宋" w:hAnsi="仿宋" w:eastAsia="仿宋"/>
          <w:sz w:val="24"/>
        </w:rPr>
        <w:t>。</w:t>
      </w:r>
      <w:r>
        <w:rPr>
          <w:rFonts w:hint="eastAsia" w:ascii="仿宋" w:hAnsi="仿宋" w:eastAsia="仿宋"/>
          <w:sz w:val="24"/>
        </w:rPr>
        <w:t>页面右下角展示“确定”、“取消”按钮。</w:t>
      </w:r>
    </w:p>
    <w:p>
      <w:pPr>
        <w:spacing w:after="0" w:line="360" w:lineRule="auto"/>
        <w:rPr>
          <w:rFonts w:ascii="仿宋" w:hAnsi="仿宋" w:eastAsia="仿宋"/>
          <w:sz w:val="24"/>
        </w:rPr>
      </w:pPr>
      <w:r>
        <w:rPr>
          <w:rFonts w:hint="eastAsia" w:ascii="仿宋" w:hAnsi="仿宋" w:eastAsia="仿宋"/>
          <w:sz w:val="24"/>
        </w:rPr>
        <w:t>4.1 点击“确定”按钮，上传文件到</w:t>
      </w:r>
      <w:r>
        <w:rPr>
          <w:rFonts w:ascii="仿宋" w:hAnsi="仿宋" w:eastAsia="仿宋"/>
          <w:sz w:val="24"/>
        </w:rPr>
        <w:t>营销手册</w:t>
      </w:r>
      <w:r>
        <w:rPr>
          <w:rFonts w:hint="eastAsia" w:ascii="仿宋" w:hAnsi="仿宋" w:eastAsia="仿宋"/>
          <w:sz w:val="24"/>
        </w:rPr>
        <w:t>的列表区域，并关闭</w:t>
      </w:r>
      <w:r>
        <w:rPr>
          <w:rFonts w:ascii="仿宋" w:hAnsi="仿宋" w:eastAsia="仿宋"/>
          <w:sz w:val="24"/>
        </w:rPr>
        <w:t>“营销手册上传”页面</w:t>
      </w:r>
      <w:r>
        <w:rPr>
          <w:rFonts w:hint="eastAsia" w:ascii="仿宋" w:hAnsi="仿宋" w:eastAsia="仿宋"/>
          <w:sz w:val="24"/>
        </w:rPr>
        <w:t>。</w:t>
      </w:r>
    </w:p>
    <w:p>
      <w:pPr>
        <w:spacing w:after="0" w:line="360" w:lineRule="auto"/>
        <w:rPr>
          <w:rFonts w:ascii="仿宋" w:hAnsi="仿宋" w:eastAsia="仿宋"/>
          <w:sz w:val="24"/>
        </w:rPr>
      </w:pPr>
      <w:r>
        <w:rPr>
          <w:rFonts w:hint="eastAsia" w:ascii="仿宋" w:hAnsi="仿宋" w:eastAsia="仿宋"/>
          <w:sz w:val="24"/>
        </w:rPr>
        <w:t>4.2 点击“取消”按钮，不执行上传文件操作，直接关闭</w:t>
      </w:r>
      <w:r>
        <w:rPr>
          <w:rFonts w:ascii="仿宋" w:hAnsi="仿宋" w:eastAsia="仿宋"/>
          <w:sz w:val="24"/>
        </w:rPr>
        <w:t>“营销手册上传”页面</w:t>
      </w:r>
      <w:r>
        <w:rPr>
          <w:rFonts w:hint="eastAsia" w:ascii="仿宋" w:hAnsi="仿宋" w:eastAsia="仿宋"/>
          <w:sz w:val="24"/>
        </w:rPr>
        <w:t>。</w:t>
      </w:r>
    </w:p>
    <w:p>
      <w:pPr>
        <w:spacing w:after="0" w:line="360" w:lineRule="auto"/>
        <w:rPr>
          <w:rFonts w:ascii="仿宋" w:hAnsi="仿宋" w:eastAsia="仿宋"/>
        </w:rPr>
      </w:pPr>
      <w:r>
        <w:rPr>
          <w:rFonts w:ascii="仿宋" w:hAnsi="仿宋" w:eastAsia="仿宋"/>
          <w:sz w:val="24"/>
        </w:rPr>
        <w:t>5. 上传成功后，营销手册按类型回显在列表中，并显示文档名称和上传时间。</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ascii="仿宋" w:hAnsi="仿宋" w:eastAsia="仿宋"/>
          <w:sz w:val="24"/>
        </w:rPr>
        <w:t>1. 产品封面仅允许上传1张图片，再次上传时覆盖原图片。</w:t>
      </w:r>
    </w:p>
    <w:p>
      <w:pPr>
        <w:spacing w:after="0" w:line="360" w:lineRule="auto"/>
        <w:rPr>
          <w:rFonts w:ascii="仿宋" w:hAnsi="仿宋" w:eastAsia="仿宋"/>
        </w:rPr>
      </w:pPr>
      <w:r>
        <w:rPr>
          <w:rFonts w:ascii="仿宋" w:hAnsi="仿宋" w:eastAsia="仿宋"/>
          <w:sz w:val="24"/>
        </w:rPr>
        <w:t xml:space="preserve">2. </w:t>
      </w:r>
      <w:r>
        <w:rPr>
          <w:rFonts w:ascii="仿宋" w:hAnsi="仿宋" w:eastAsia="仿宋"/>
          <w:color w:val="000000" w:themeColor="text1"/>
          <w:sz w:val="24"/>
          <w14:textFill>
            <w14:solidFill>
              <w14:schemeClr w14:val="tx1"/>
            </w14:solidFill>
          </w14:textFill>
        </w:rPr>
        <w:t>产品封面建议分辨率为380*240px；PC端海报建议分辨率1920*1080px；移动端海报建议分辨率320*497px。</w:t>
      </w:r>
    </w:p>
    <w:p>
      <w:pPr>
        <w:spacing w:after="0" w:line="360" w:lineRule="auto"/>
        <w:rPr>
          <w:rFonts w:ascii="仿宋" w:hAnsi="仿宋" w:eastAsia="仿宋"/>
        </w:rPr>
      </w:pPr>
      <w:r>
        <w:rPr>
          <w:rFonts w:ascii="仿宋" w:hAnsi="仿宋" w:eastAsia="仿宋"/>
          <w:sz w:val="24"/>
        </w:rPr>
        <w:t>3. 每类海报最多上传10张；超出数量限制时系统应阻止继续上传并</w:t>
      </w:r>
      <w:r>
        <w:rPr>
          <w:rFonts w:hint="eastAsia" w:ascii="仿宋" w:hAnsi="仿宋" w:eastAsia="仿宋"/>
          <w:sz w:val="24"/>
        </w:rPr>
        <w:t>toast</w:t>
      </w:r>
      <w:r>
        <w:rPr>
          <w:rFonts w:ascii="仿宋" w:hAnsi="仿宋" w:eastAsia="仿宋"/>
          <w:sz w:val="24"/>
        </w:rPr>
        <w:t>提示</w:t>
      </w:r>
      <w:r>
        <w:rPr>
          <w:rFonts w:hint="eastAsia" w:ascii="仿宋" w:hAnsi="仿宋" w:eastAsia="仿宋"/>
          <w:sz w:val="24"/>
        </w:rPr>
        <w:t>“最多支持上传10张海报”</w:t>
      </w:r>
      <w:r>
        <w:rPr>
          <w:rFonts w:ascii="仿宋" w:hAnsi="仿宋" w:eastAsia="仿宋"/>
          <w:sz w:val="24"/>
        </w:rPr>
        <w:t>。</w:t>
      </w:r>
    </w:p>
    <w:p>
      <w:pPr>
        <w:spacing w:after="0" w:line="360" w:lineRule="auto"/>
        <w:rPr>
          <w:rFonts w:ascii="仿宋" w:hAnsi="仿宋" w:eastAsia="仿宋"/>
        </w:rPr>
      </w:pPr>
      <w:r>
        <w:rPr>
          <w:rFonts w:ascii="仿宋" w:hAnsi="仿宋" w:eastAsia="仿宋"/>
          <w:sz w:val="24"/>
        </w:rPr>
        <w:t>4. 营销手册文件格式仅支持docx、excel、pdf、pptx。</w:t>
      </w:r>
    </w:p>
    <w:p>
      <w:pPr>
        <w:spacing w:after="0" w:line="360" w:lineRule="auto"/>
        <w:rPr>
          <w:rFonts w:ascii="仿宋" w:hAnsi="仿宋" w:eastAsia="仿宋"/>
        </w:rPr>
      </w:pPr>
      <w:r>
        <w:rPr>
          <w:rFonts w:ascii="仿宋" w:hAnsi="仿宋" w:eastAsia="仿宋"/>
          <w:sz w:val="24"/>
        </w:rPr>
        <w:t>5. 营销手册列表按“全部、Word、ppt、Excel、pdf”五个tab页展示，默认显示“全部”。</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1. 仅总行业务岗可编辑营销设置。</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after="0" w:line="360" w:lineRule="auto"/>
        <w:rPr>
          <w:rFonts w:ascii="仿宋" w:hAnsi="仿宋" w:eastAsia="仿宋"/>
          <w:b/>
          <w:sz w:val="26"/>
        </w:rPr>
      </w:pPr>
      <w:r>
        <w:rPr>
          <w:rFonts w:hint="eastAsia" w:ascii="仿宋" w:hAnsi="仿宋" w:eastAsia="仿宋"/>
          <w:sz w:val="24"/>
        </w:rPr>
        <w:t>营销设置tab页面的输出项：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产品营销话术</w:t>
            </w:r>
          </w:p>
        </w:tc>
        <w:tc>
          <w:tcPr>
            <w:tcW w:w="2160" w:type="dxa"/>
          </w:tcPr>
          <w:p>
            <w:pPr>
              <w:spacing w:after="0" w:line="360" w:lineRule="auto"/>
              <w:rPr>
                <w:rFonts w:ascii="仿宋" w:hAnsi="仿宋" w:eastAsia="仿宋"/>
              </w:rPr>
            </w:pPr>
            <w:r>
              <w:rPr>
                <w:rFonts w:ascii="仿宋" w:hAnsi="仿宋" w:eastAsia="仿宋"/>
                <w:sz w:val="24"/>
              </w:rPr>
              <w:t>按最新保存内容反显</w:t>
            </w:r>
          </w:p>
        </w:tc>
        <w:tc>
          <w:tcPr>
            <w:tcW w:w="2160" w:type="dxa"/>
          </w:tcPr>
          <w:p>
            <w:pPr>
              <w:spacing w:after="0" w:line="360" w:lineRule="auto"/>
              <w:rPr>
                <w:rFonts w:ascii="仿宋" w:hAnsi="仿宋" w:eastAsia="仿宋"/>
              </w:rPr>
            </w:pPr>
            <w:r>
              <w:rPr>
                <w:rFonts w:ascii="仿宋" w:hAnsi="仿宋" w:eastAsia="仿宋"/>
                <w:sz w:val="24"/>
              </w:rPr>
              <w:t>富文本内容</w:t>
            </w:r>
          </w:p>
        </w:tc>
        <w:tc>
          <w:tcPr>
            <w:tcW w:w="2160" w:type="dxa"/>
          </w:tcPr>
          <w:p>
            <w:pPr>
              <w:spacing w:after="0" w:line="360" w:lineRule="auto"/>
              <w:rPr>
                <w:rFonts w:ascii="仿宋" w:hAnsi="仿宋" w:eastAsia="仿宋"/>
              </w:rPr>
            </w:pPr>
            <w:r>
              <w:rPr>
                <w:rFonts w:ascii="仿宋" w:hAnsi="仿宋" w:eastAsia="仿宋"/>
                <w:sz w:val="24"/>
              </w:rPr>
              <w:t>营销设置页展示区域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产品封面图片</w:t>
            </w:r>
          </w:p>
        </w:tc>
        <w:tc>
          <w:tcPr>
            <w:tcW w:w="2160" w:type="dxa"/>
          </w:tcPr>
          <w:p>
            <w:pPr>
              <w:spacing w:after="0" w:line="360" w:lineRule="auto"/>
              <w:rPr>
                <w:rFonts w:ascii="仿宋" w:hAnsi="仿宋" w:eastAsia="仿宋"/>
              </w:rPr>
            </w:pPr>
            <w:r>
              <w:rPr>
                <w:rFonts w:ascii="仿宋" w:hAnsi="仿宋" w:eastAsia="仿宋"/>
                <w:sz w:val="24"/>
              </w:rPr>
              <w:t>反显</w:t>
            </w:r>
            <w:r>
              <w:rPr>
                <w:rFonts w:hint="eastAsia" w:ascii="仿宋" w:hAnsi="仿宋" w:eastAsia="仿宋"/>
                <w:sz w:val="24"/>
              </w:rPr>
              <w:t>；</w:t>
            </w:r>
            <w:r>
              <w:rPr>
                <w:rFonts w:ascii="仿宋" w:hAnsi="仿宋" w:eastAsia="仿宋"/>
                <w:sz w:val="24"/>
              </w:rPr>
              <w:t>仅展示1张最新封面</w:t>
            </w:r>
          </w:p>
        </w:tc>
        <w:tc>
          <w:tcPr>
            <w:tcW w:w="2160" w:type="dxa"/>
          </w:tcPr>
          <w:p>
            <w:pPr>
              <w:spacing w:after="0" w:line="360" w:lineRule="auto"/>
              <w:rPr>
                <w:rFonts w:ascii="仿宋" w:hAnsi="仿宋" w:eastAsia="仿宋"/>
              </w:rPr>
            </w:pPr>
            <w:r>
              <w:rPr>
                <w:rFonts w:ascii="仿宋" w:hAnsi="仿宋" w:eastAsia="仿宋"/>
                <w:sz w:val="24"/>
              </w:rPr>
              <w:t>图片</w:t>
            </w:r>
          </w:p>
        </w:tc>
        <w:tc>
          <w:tcPr>
            <w:tcW w:w="2160" w:type="dxa"/>
          </w:tcPr>
          <w:p>
            <w:pPr>
              <w:spacing w:after="0" w:line="360" w:lineRule="auto"/>
              <w:rPr>
                <w:rFonts w:ascii="仿宋" w:hAnsi="仿宋" w:eastAsia="仿宋"/>
              </w:rPr>
            </w:pPr>
            <w:r>
              <w:rPr>
                <w:rFonts w:ascii="仿宋" w:hAnsi="仿宋" w:eastAsia="仿宋"/>
                <w:sz w:val="24"/>
              </w:rPr>
              <w:t>产品封面展示区域</w:t>
            </w:r>
            <w:r>
              <w:rPr>
                <w:rFonts w:hint="eastAsia" w:ascii="仿宋" w:hAnsi="仿宋" w:eastAsia="仿宋"/>
                <w:sz w:val="24"/>
              </w:rPr>
              <w:t>；</w:t>
            </w:r>
            <w:r>
              <w:rPr>
                <w:rFonts w:ascii="仿宋" w:hAnsi="仿宋" w:eastAsia="仿宋"/>
                <w:sz w:val="24"/>
              </w:rPr>
              <w:t>点击支持放大</w:t>
            </w:r>
            <w:r>
              <w:rPr>
                <w:rFonts w:hint="eastAsia" w:ascii="仿宋" w:hAnsi="仿宋" w:eastAsia="仿宋"/>
                <w:sz w:val="24"/>
              </w:rPr>
              <w:t>查看图片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PC端海报</w:t>
            </w:r>
          </w:p>
        </w:tc>
        <w:tc>
          <w:tcPr>
            <w:tcW w:w="2160" w:type="dxa"/>
          </w:tcPr>
          <w:p>
            <w:pPr>
              <w:spacing w:after="0" w:line="360" w:lineRule="auto"/>
              <w:rPr>
                <w:rFonts w:ascii="仿宋" w:hAnsi="仿宋" w:eastAsia="仿宋"/>
              </w:rPr>
            </w:pPr>
            <w:r>
              <w:rPr>
                <w:rFonts w:ascii="仿宋" w:hAnsi="仿宋" w:eastAsia="仿宋"/>
                <w:sz w:val="24"/>
              </w:rPr>
              <w:t>反显</w:t>
            </w:r>
            <w:r>
              <w:rPr>
                <w:rFonts w:hint="eastAsia" w:ascii="仿宋" w:hAnsi="仿宋" w:eastAsia="仿宋"/>
                <w:sz w:val="24"/>
              </w:rPr>
              <w:t>；</w:t>
            </w:r>
            <w:r>
              <w:rPr>
                <w:rFonts w:ascii="仿宋" w:hAnsi="仿宋" w:eastAsia="仿宋"/>
                <w:sz w:val="24"/>
              </w:rPr>
              <w:t>最多展示10张</w:t>
            </w:r>
          </w:p>
        </w:tc>
        <w:tc>
          <w:tcPr>
            <w:tcW w:w="2160" w:type="dxa"/>
          </w:tcPr>
          <w:p>
            <w:pPr>
              <w:spacing w:after="0" w:line="360" w:lineRule="auto"/>
              <w:rPr>
                <w:rFonts w:ascii="仿宋" w:hAnsi="仿宋" w:eastAsia="仿宋"/>
              </w:rPr>
            </w:pPr>
            <w:r>
              <w:rPr>
                <w:rFonts w:ascii="仿宋" w:hAnsi="仿宋" w:eastAsia="仿宋"/>
                <w:sz w:val="24"/>
              </w:rPr>
              <w:t>图片列表</w:t>
            </w:r>
          </w:p>
        </w:tc>
        <w:tc>
          <w:tcPr>
            <w:tcW w:w="2160" w:type="dxa"/>
          </w:tcPr>
          <w:p>
            <w:pPr>
              <w:spacing w:after="0" w:line="360" w:lineRule="auto"/>
              <w:rPr>
                <w:rFonts w:ascii="仿宋" w:hAnsi="仿宋" w:eastAsia="仿宋"/>
              </w:rPr>
            </w:pPr>
            <w:r>
              <w:rPr>
                <w:rFonts w:ascii="仿宋" w:hAnsi="仿宋" w:eastAsia="仿宋"/>
                <w:sz w:val="24"/>
              </w:rPr>
              <w:t>PC端海报展示区域</w:t>
            </w:r>
            <w:r>
              <w:rPr>
                <w:rFonts w:hint="eastAsia" w:ascii="仿宋" w:hAnsi="仿宋" w:eastAsia="仿宋"/>
                <w:sz w:val="24"/>
              </w:rPr>
              <w:t>；</w:t>
            </w:r>
            <w:r>
              <w:rPr>
                <w:rFonts w:ascii="仿宋" w:hAnsi="仿宋" w:eastAsia="仿宋"/>
                <w:sz w:val="24"/>
              </w:rPr>
              <w:t>点击支持放大</w:t>
            </w:r>
            <w:r>
              <w:rPr>
                <w:rFonts w:hint="eastAsia" w:ascii="仿宋" w:hAnsi="仿宋" w:eastAsia="仿宋"/>
                <w:sz w:val="24"/>
              </w:rPr>
              <w:t>查看图片；拖动图片可调整顺序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移动端海报</w:t>
            </w:r>
          </w:p>
        </w:tc>
        <w:tc>
          <w:tcPr>
            <w:tcW w:w="2160" w:type="dxa"/>
          </w:tcPr>
          <w:p>
            <w:pPr>
              <w:spacing w:after="0" w:line="360" w:lineRule="auto"/>
              <w:rPr>
                <w:rFonts w:ascii="仿宋" w:hAnsi="仿宋" w:eastAsia="仿宋"/>
              </w:rPr>
            </w:pPr>
            <w:r>
              <w:rPr>
                <w:rFonts w:ascii="仿宋" w:hAnsi="仿宋" w:eastAsia="仿宋"/>
                <w:sz w:val="24"/>
              </w:rPr>
              <w:t>反显</w:t>
            </w:r>
            <w:r>
              <w:rPr>
                <w:rFonts w:hint="eastAsia" w:ascii="仿宋" w:hAnsi="仿宋" w:eastAsia="仿宋"/>
                <w:sz w:val="24"/>
              </w:rPr>
              <w:t>；</w:t>
            </w:r>
            <w:r>
              <w:rPr>
                <w:rFonts w:ascii="仿宋" w:hAnsi="仿宋" w:eastAsia="仿宋"/>
                <w:sz w:val="24"/>
              </w:rPr>
              <w:t>最多展示10张</w:t>
            </w:r>
          </w:p>
        </w:tc>
        <w:tc>
          <w:tcPr>
            <w:tcW w:w="2160" w:type="dxa"/>
          </w:tcPr>
          <w:p>
            <w:pPr>
              <w:spacing w:after="0" w:line="360" w:lineRule="auto"/>
              <w:rPr>
                <w:rFonts w:ascii="仿宋" w:hAnsi="仿宋" w:eastAsia="仿宋"/>
              </w:rPr>
            </w:pPr>
            <w:r>
              <w:rPr>
                <w:rFonts w:ascii="仿宋" w:hAnsi="仿宋" w:eastAsia="仿宋"/>
                <w:sz w:val="24"/>
              </w:rPr>
              <w:t>图片列表</w:t>
            </w:r>
          </w:p>
        </w:tc>
        <w:tc>
          <w:tcPr>
            <w:tcW w:w="2160" w:type="dxa"/>
          </w:tcPr>
          <w:p>
            <w:pPr>
              <w:spacing w:after="0" w:line="360" w:lineRule="auto"/>
              <w:rPr>
                <w:rFonts w:ascii="仿宋" w:hAnsi="仿宋" w:eastAsia="仿宋"/>
              </w:rPr>
            </w:pPr>
            <w:r>
              <w:rPr>
                <w:rFonts w:ascii="仿宋" w:hAnsi="仿宋" w:eastAsia="仿宋"/>
                <w:sz w:val="24"/>
              </w:rPr>
              <w:t>移动端海报展示区域</w:t>
            </w:r>
            <w:r>
              <w:rPr>
                <w:rFonts w:hint="eastAsia" w:ascii="仿宋" w:hAnsi="仿宋" w:eastAsia="仿宋"/>
                <w:sz w:val="24"/>
              </w:rPr>
              <w:t>；</w:t>
            </w:r>
            <w:r>
              <w:rPr>
                <w:rFonts w:ascii="仿宋" w:hAnsi="仿宋" w:eastAsia="仿宋"/>
                <w:sz w:val="24"/>
              </w:rPr>
              <w:t>点击支持放大</w:t>
            </w:r>
            <w:r>
              <w:rPr>
                <w:rFonts w:hint="eastAsia" w:ascii="仿宋" w:hAnsi="仿宋" w:eastAsia="仿宋"/>
                <w:sz w:val="24"/>
              </w:rPr>
              <w:t>查看图片；拖动图片可调整顺序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产品营销手册列表</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hint="eastAsia" w:ascii="仿宋" w:hAnsi="仿宋" w:eastAsia="仿宋"/>
                <w:sz w:val="24"/>
              </w:rPr>
              <w:t>列表</w:t>
            </w:r>
          </w:p>
        </w:tc>
        <w:tc>
          <w:tcPr>
            <w:tcW w:w="2160" w:type="dxa"/>
          </w:tcPr>
          <w:p>
            <w:pPr>
              <w:spacing w:after="0" w:line="360" w:lineRule="auto"/>
              <w:rPr>
                <w:rFonts w:ascii="仿宋" w:hAnsi="仿宋" w:eastAsia="仿宋"/>
              </w:rPr>
            </w:pPr>
            <w:r>
              <w:rPr>
                <w:rFonts w:hint="eastAsia" w:ascii="仿宋" w:hAnsi="仿宋" w:eastAsia="仿宋"/>
                <w:sz w:val="24"/>
              </w:rPr>
              <w:t>列表输出字段详见“营销设置tab页面-产品营销手册列表的输出项”</w:t>
            </w:r>
          </w:p>
        </w:tc>
      </w:tr>
    </w:tbl>
    <w:p>
      <w:pPr>
        <w:spacing w:after="0" w:line="360" w:lineRule="auto"/>
        <w:rPr>
          <w:rFonts w:ascii="仿宋" w:hAnsi="仿宋" w:eastAsia="仿宋"/>
          <w:sz w:val="24"/>
        </w:rPr>
      </w:pPr>
      <w:r>
        <w:rPr>
          <w:rFonts w:hint="eastAsia" w:ascii="仿宋" w:hAnsi="仿宋" w:eastAsia="仿宋"/>
          <w:sz w:val="24"/>
        </w:rPr>
        <w:t>营销设置tab页面-产品营销手册列表的输出项：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文件类型筛选</w:t>
            </w:r>
          </w:p>
        </w:tc>
        <w:tc>
          <w:tcPr>
            <w:tcW w:w="2160" w:type="dxa"/>
          </w:tcPr>
          <w:p>
            <w:pPr>
              <w:spacing w:after="0" w:line="360" w:lineRule="auto"/>
              <w:rPr>
                <w:rFonts w:ascii="仿宋" w:hAnsi="仿宋" w:eastAsia="仿宋"/>
                <w:sz w:val="24"/>
              </w:rPr>
            </w:pPr>
            <w:r>
              <w:rPr>
                <w:rFonts w:hint="eastAsia" w:ascii="仿宋" w:hAnsi="仿宋" w:eastAsia="仿宋"/>
                <w:sz w:val="24"/>
              </w:rPr>
              <w:t>按文件类型筛选列表</w:t>
            </w:r>
          </w:p>
        </w:tc>
        <w:tc>
          <w:tcPr>
            <w:tcW w:w="2160" w:type="dxa"/>
          </w:tcPr>
          <w:p>
            <w:pPr>
              <w:spacing w:after="0" w:line="360" w:lineRule="auto"/>
              <w:rPr>
                <w:rFonts w:ascii="仿宋" w:hAnsi="仿宋" w:eastAsia="仿宋"/>
                <w:sz w:val="24"/>
              </w:rPr>
            </w:pPr>
            <w:r>
              <w:rPr>
                <w:rFonts w:hint="eastAsia" w:ascii="仿宋" w:hAnsi="仿宋" w:eastAsia="仿宋"/>
                <w:sz w:val="24"/>
              </w:rPr>
              <w:t>按钮</w:t>
            </w:r>
          </w:p>
        </w:tc>
        <w:tc>
          <w:tcPr>
            <w:tcW w:w="2160" w:type="dxa"/>
          </w:tcPr>
          <w:p>
            <w:pPr>
              <w:spacing w:after="0" w:line="360" w:lineRule="auto"/>
              <w:rPr>
                <w:rFonts w:ascii="仿宋" w:hAnsi="仿宋" w:eastAsia="仿宋"/>
                <w:sz w:val="24"/>
              </w:rPr>
            </w:pPr>
            <w:r>
              <w:rPr>
                <w:rFonts w:hint="eastAsia" w:ascii="仿宋" w:hAnsi="仿宋" w:eastAsia="仿宋"/>
                <w:sz w:val="24"/>
              </w:rPr>
              <w:t>选项：</w:t>
            </w:r>
            <w:r>
              <w:rPr>
                <w:rFonts w:ascii="仿宋" w:hAnsi="仿宋" w:eastAsia="仿宋"/>
                <w:sz w:val="24"/>
              </w:rPr>
              <w:t>全部/Word/ppt/Excel/pdf</w:t>
            </w:r>
            <w:r>
              <w:rPr>
                <w:rFonts w:hint="eastAsia" w:ascii="仿宋" w:hAnsi="仿宋" w:eastAsia="仿宋"/>
                <w:sz w:val="24"/>
              </w:rPr>
              <w:t>；单选；默认“全部”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营销手册类型</w:t>
            </w:r>
          </w:p>
        </w:tc>
        <w:tc>
          <w:tcPr>
            <w:tcW w:w="2160" w:type="dxa"/>
          </w:tcPr>
          <w:p>
            <w:pPr>
              <w:spacing w:after="0" w:line="360" w:lineRule="auto"/>
              <w:rPr>
                <w:rFonts w:ascii="仿宋" w:hAnsi="仿宋" w:eastAsia="仿宋"/>
              </w:rPr>
            </w:pPr>
            <w:r>
              <w:rPr>
                <w:rFonts w:ascii="仿宋" w:hAnsi="仿宋" w:eastAsia="仿宋"/>
                <w:sz w:val="24"/>
              </w:rPr>
              <w:t>列表中按上传内容反显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营销手册类型</w:t>
            </w:r>
            <w:r>
              <w:rPr>
                <w:rFonts w:hint="eastAsia" w:ascii="仿宋" w:hAnsi="仿宋" w:eastAsia="仿宋"/>
                <w:sz w:val="24"/>
              </w:rPr>
              <w:t>有：</w:t>
            </w:r>
            <w:r>
              <w:rPr>
                <w:rFonts w:ascii="仿宋" w:hAnsi="仿宋" w:eastAsia="仿宋"/>
                <w:sz w:val="24"/>
              </w:rPr>
              <w:t>营销手册、操作流程、营销案例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文档名称</w:t>
            </w:r>
          </w:p>
        </w:tc>
        <w:tc>
          <w:tcPr>
            <w:tcW w:w="2160" w:type="dxa"/>
          </w:tcPr>
          <w:p>
            <w:pPr>
              <w:spacing w:after="0" w:line="360" w:lineRule="auto"/>
              <w:rPr>
                <w:rFonts w:ascii="仿宋" w:hAnsi="仿宋" w:eastAsia="仿宋"/>
              </w:rPr>
            </w:pPr>
            <w:r>
              <w:rPr>
                <w:rFonts w:ascii="仿宋" w:hAnsi="仿宋" w:eastAsia="仿宋"/>
                <w:sz w:val="24"/>
              </w:rPr>
              <w:t>列表中按上传文件名反显</w:t>
            </w:r>
          </w:p>
        </w:tc>
        <w:tc>
          <w:tcPr>
            <w:tcW w:w="2160" w:type="dxa"/>
          </w:tcPr>
          <w:p>
            <w:pPr>
              <w:spacing w:after="0" w:line="360" w:lineRule="auto"/>
              <w:rPr>
                <w:rFonts w:ascii="仿宋" w:hAnsi="仿宋" w:eastAsia="仿宋"/>
              </w:rPr>
            </w:pPr>
            <w:r>
              <w:rPr>
                <w:rFonts w:ascii="仿宋" w:hAnsi="仿宋" w:eastAsia="仿宋"/>
                <w:sz w:val="24"/>
              </w:rPr>
              <w:t>文本</w:t>
            </w:r>
            <w:r>
              <w:rPr>
                <w:rFonts w:hint="eastAsia" w:ascii="仿宋" w:hAnsi="仿宋" w:eastAsia="仿宋"/>
                <w:sz w:val="24"/>
              </w:rPr>
              <w:t>/链接</w:t>
            </w:r>
          </w:p>
        </w:tc>
        <w:tc>
          <w:tcPr>
            <w:tcW w:w="2160" w:type="dxa"/>
          </w:tcPr>
          <w:p>
            <w:pPr>
              <w:spacing w:after="0" w:line="360" w:lineRule="auto"/>
              <w:rPr>
                <w:rFonts w:ascii="仿宋" w:hAnsi="仿宋" w:eastAsia="仿宋"/>
              </w:rPr>
            </w:pPr>
            <w:r>
              <w:rPr>
                <w:rFonts w:hint="eastAsia" w:ascii="仿宋" w:hAnsi="仿宋" w:eastAsia="仿宋"/>
                <w:sz w:val="24"/>
              </w:rPr>
              <w:t>点击文件名称可使用浏览器下载文件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上传时间</w:t>
            </w:r>
          </w:p>
        </w:tc>
        <w:tc>
          <w:tcPr>
            <w:tcW w:w="2160" w:type="dxa"/>
          </w:tcPr>
          <w:p>
            <w:pPr>
              <w:spacing w:after="0" w:line="360" w:lineRule="auto"/>
              <w:rPr>
                <w:rFonts w:ascii="仿宋" w:hAnsi="仿宋" w:eastAsia="仿宋"/>
              </w:rPr>
            </w:pPr>
            <w:r>
              <w:rPr>
                <w:rFonts w:ascii="仿宋" w:hAnsi="仿宋" w:eastAsia="仿宋"/>
                <w:sz w:val="24"/>
              </w:rPr>
              <w:t>反显文件上传时间</w:t>
            </w:r>
          </w:p>
        </w:tc>
        <w:tc>
          <w:tcPr>
            <w:tcW w:w="2160" w:type="dxa"/>
          </w:tcPr>
          <w:p>
            <w:pPr>
              <w:spacing w:after="0" w:line="360" w:lineRule="auto"/>
              <w:rPr>
                <w:rFonts w:ascii="仿宋" w:hAnsi="仿宋" w:eastAsia="仿宋"/>
              </w:rPr>
            </w:pPr>
            <w:r>
              <w:rPr>
                <w:rFonts w:ascii="仿宋" w:hAnsi="仿宋" w:eastAsia="仿宋"/>
                <w:sz w:val="24"/>
              </w:rPr>
              <w:t>日期时间</w:t>
            </w:r>
          </w:p>
        </w:tc>
        <w:tc>
          <w:tcPr>
            <w:tcW w:w="2160" w:type="dxa"/>
          </w:tcPr>
          <w:p>
            <w:pPr>
              <w:spacing w:after="0" w:line="360" w:lineRule="auto"/>
              <w:rPr>
                <w:rFonts w:ascii="仿宋" w:hAnsi="仿宋" w:eastAsia="仿宋"/>
              </w:rPr>
            </w:pPr>
            <w:r>
              <w:rPr>
                <w:rFonts w:hint="eastAsia" w:ascii="仿宋" w:hAnsi="仿宋" w:eastAsia="仿宋"/>
                <w:sz w:val="24"/>
              </w:rPr>
              <w:t>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文件类型筛选</w:t>
            </w:r>
          </w:p>
        </w:tc>
        <w:tc>
          <w:tcPr>
            <w:tcW w:w="2160" w:type="dxa"/>
          </w:tcPr>
          <w:p>
            <w:pPr>
              <w:spacing w:after="0" w:line="360" w:lineRule="auto"/>
              <w:rPr>
                <w:rFonts w:ascii="仿宋" w:hAnsi="仿宋" w:eastAsia="仿宋"/>
              </w:rPr>
            </w:pPr>
            <w:r>
              <w:rPr>
                <w:rFonts w:hint="eastAsia" w:ascii="仿宋" w:hAnsi="仿宋" w:eastAsia="仿宋"/>
                <w:sz w:val="24"/>
              </w:rPr>
              <w:t>按文件类型筛选列表</w:t>
            </w:r>
          </w:p>
        </w:tc>
        <w:tc>
          <w:tcPr>
            <w:tcW w:w="2160" w:type="dxa"/>
          </w:tcPr>
          <w:p>
            <w:pPr>
              <w:spacing w:after="0" w:line="360" w:lineRule="auto"/>
              <w:rPr>
                <w:rFonts w:ascii="仿宋" w:hAnsi="仿宋" w:eastAsia="仿宋"/>
              </w:rPr>
            </w:pPr>
            <w:r>
              <w:rPr>
                <w:rFonts w:hint="eastAsia" w:ascii="仿宋" w:hAnsi="仿宋" w:eastAsia="仿宋"/>
                <w:sz w:val="24"/>
              </w:rPr>
              <w:t>按钮</w:t>
            </w:r>
          </w:p>
        </w:tc>
        <w:tc>
          <w:tcPr>
            <w:tcW w:w="2160" w:type="dxa"/>
          </w:tcPr>
          <w:p>
            <w:pPr>
              <w:spacing w:after="0" w:line="360" w:lineRule="auto"/>
              <w:rPr>
                <w:rFonts w:ascii="仿宋" w:hAnsi="仿宋" w:eastAsia="仿宋"/>
              </w:rPr>
            </w:pPr>
            <w:r>
              <w:rPr>
                <w:rFonts w:hint="eastAsia" w:ascii="仿宋" w:hAnsi="仿宋" w:eastAsia="仿宋"/>
                <w:sz w:val="24"/>
              </w:rPr>
              <w:t>展示在列表</w:t>
            </w:r>
            <w:r>
              <w:rPr>
                <w:rFonts w:hint="eastAsia" w:ascii="仿宋" w:hAnsi="仿宋" w:eastAsia="仿宋"/>
                <w:sz w:val="24"/>
                <w:szCs w:val="24"/>
              </w:rPr>
              <w:t>左上角统一操作按钮区；</w:t>
            </w:r>
            <w:r>
              <w:rPr>
                <w:rFonts w:hint="eastAsia" w:ascii="仿宋" w:hAnsi="仿宋" w:eastAsia="仿宋"/>
                <w:sz w:val="24"/>
              </w:rPr>
              <w:t>选项：</w:t>
            </w:r>
            <w:r>
              <w:rPr>
                <w:rFonts w:ascii="仿宋" w:hAnsi="仿宋" w:eastAsia="仿宋"/>
                <w:sz w:val="24"/>
              </w:rPr>
              <w:t>全部/Word/ppt/Excel/pdf</w:t>
            </w:r>
            <w:r>
              <w:rPr>
                <w:rFonts w:hint="eastAsia" w:ascii="仿宋" w:hAnsi="仿宋" w:eastAsia="仿宋"/>
                <w:sz w:val="24"/>
              </w:rPr>
              <w:t>；单选；默认“全部”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上传按钮</w:t>
            </w:r>
          </w:p>
        </w:tc>
        <w:tc>
          <w:tcPr>
            <w:tcW w:w="2160" w:type="dxa"/>
          </w:tcPr>
          <w:p>
            <w:pPr>
              <w:spacing w:after="0" w:line="360" w:lineRule="auto"/>
              <w:rPr>
                <w:rFonts w:ascii="仿宋" w:hAnsi="仿宋" w:eastAsia="仿宋"/>
              </w:rPr>
            </w:pPr>
            <w:r>
              <w:rPr>
                <w:rFonts w:hint="eastAsia"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按钮</w:t>
            </w:r>
          </w:p>
        </w:tc>
        <w:tc>
          <w:tcPr>
            <w:tcW w:w="2160" w:type="dxa"/>
          </w:tcPr>
          <w:p>
            <w:pPr>
              <w:spacing w:after="0" w:line="360" w:lineRule="auto"/>
              <w:rPr>
                <w:rFonts w:ascii="仿宋" w:hAnsi="仿宋" w:eastAsia="仿宋"/>
              </w:rPr>
            </w:pPr>
            <w:r>
              <w:rPr>
                <w:rFonts w:ascii="仿宋" w:hAnsi="仿宋" w:eastAsia="仿宋"/>
                <w:sz w:val="24"/>
              </w:rPr>
              <w:t>区域标题右侧展示</w:t>
            </w:r>
            <w:r>
              <w:rPr>
                <w:rFonts w:hint="eastAsia" w:ascii="仿宋" w:hAnsi="仿宋" w:eastAsia="仿宋"/>
                <w:sz w:val="24"/>
              </w:rPr>
              <w:t>；点击右侧抽屉式打开“</w:t>
            </w:r>
            <w:r>
              <w:rPr>
                <w:rFonts w:ascii="仿宋" w:hAnsi="仿宋" w:eastAsia="仿宋"/>
                <w:sz w:val="24"/>
              </w:rPr>
              <w:t>营销手册上传</w:t>
            </w:r>
            <w:r>
              <w:rPr>
                <w:rFonts w:hint="eastAsia" w:ascii="仿宋" w:hAnsi="仿宋" w:eastAsia="仿宋"/>
                <w:sz w:val="24"/>
              </w:rPr>
              <w:t>”</w:t>
            </w:r>
            <w:r>
              <w:rPr>
                <w:rFonts w:ascii="仿宋" w:hAnsi="仿宋" w:eastAsia="仿宋"/>
                <w:sz w:val="24"/>
              </w:rPr>
              <w:t>页面</w:t>
            </w:r>
          </w:p>
        </w:tc>
      </w:tr>
    </w:tbl>
    <w:p>
      <w:pPr>
        <w:spacing w:after="0" w:line="360" w:lineRule="auto"/>
        <w:rPr>
          <w:rFonts w:ascii="仿宋" w:hAnsi="仿宋" w:eastAsia="仿宋"/>
          <w:sz w:val="24"/>
        </w:rPr>
      </w:pPr>
    </w:p>
    <w:p>
      <w:pPr>
        <w:spacing w:after="0" w:line="360" w:lineRule="auto"/>
        <w:rPr>
          <w:rFonts w:ascii="仿宋" w:hAnsi="仿宋" w:eastAsia="仿宋"/>
          <w:b/>
          <w:sz w:val="26"/>
        </w:rPr>
      </w:pPr>
      <w:r>
        <w:rPr>
          <w:rFonts w:hint="eastAsia" w:ascii="仿宋" w:hAnsi="仿宋" w:eastAsia="仿宋"/>
          <w:sz w:val="24"/>
        </w:rPr>
        <w:t>“营销手册上传”弹窗的输出项：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营销手册类型</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hint="eastAsia" w:ascii="仿宋" w:hAnsi="仿宋" w:eastAsia="仿宋"/>
                <w:sz w:val="24"/>
              </w:rPr>
              <w:t>下拉筛选框</w:t>
            </w:r>
          </w:p>
        </w:tc>
        <w:tc>
          <w:tcPr>
            <w:tcW w:w="2160" w:type="dxa"/>
          </w:tcPr>
          <w:p>
            <w:pPr>
              <w:spacing w:after="0" w:line="360" w:lineRule="auto"/>
              <w:rPr>
                <w:rFonts w:ascii="仿宋" w:hAnsi="仿宋" w:eastAsia="仿宋"/>
              </w:rPr>
            </w:pPr>
            <w:r>
              <w:rPr>
                <w:rFonts w:ascii="仿宋" w:hAnsi="仿宋" w:eastAsia="仿宋"/>
                <w:sz w:val="24"/>
              </w:rPr>
              <w:t>营销手册类型</w:t>
            </w:r>
            <w:r>
              <w:rPr>
                <w:rFonts w:hint="eastAsia" w:ascii="仿宋" w:hAnsi="仿宋" w:eastAsia="仿宋"/>
                <w:sz w:val="24"/>
              </w:rPr>
              <w:t>有：</w:t>
            </w:r>
            <w:r>
              <w:rPr>
                <w:rFonts w:ascii="仿宋" w:hAnsi="仿宋" w:eastAsia="仿宋"/>
                <w:sz w:val="24"/>
              </w:rPr>
              <w:t>营销手册、操作流程、营销案例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文档名称</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反显已上传文件的文件名称</w:t>
            </w:r>
          </w:p>
        </w:tc>
      </w:tr>
    </w:tbl>
    <w:p>
      <w:pPr>
        <w:spacing w:after="0" w:line="360" w:lineRule="auto"/>
        <w:rPr>
          <w:rFonts w:ascii="仿宋" w:hAnsi="仿宋" w:eastAsia="仿宋"/>
          <w:b/>
          <w:sz w:val="26"/>
        </w:rPr>
      </w:pP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after="0" w:line="360" w:lineRule="auto"/>
        <w:jc w:val="left"/>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after="0" w:line="360" w:lineRule="auto"/>
        <w:rPr>
          <w:rFonts w:ascii="仿宋" w:hAnsi="仿宋" w:eastAsia="仿宋"/>
        </w:rPr>
      </w:pPr>
      <w:r>
        <w:rPr>
          <w:rFonts w:ascii="仿宋" w:hAnsi="仿宋" w:eastAsia="仿宋"/>
          <w:sz w:val="24"/>
        </w:rPr>
        <w:t>不涉及。</w:t>
      </w:r>
    </w:p>
    <w:p>
      <w:pPr>
        <w:pStyle w:val="7"/>
        <w:numPr>
          <w:ilvl w:val="4"/>
          <w:numId w:val="14"/>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after="0" w:line="360" w:lineRule="auto"/>
        <w:rPr>
          <w:rFonts w:ascii="仿宋" w:hAnsi="仿宋" w:eastAsia="仿宋"/>
        </w:rPr>
      </w:pPr>
      <w:r>
        <w:rPr>
          <w:rFonts w:ascii="仿宋" w:hAnsi="仿宋" w:eastAsia="仿宋"/>
          <w:sz w:val="24"/>
        </w:rPr>
        <w:t>不涉及。</w:t>
      </w:r>
    </w:p>
    <w:p>
      <w:pPr>
        <w:pStyle w:val="4"/>
        <w:numPr>
          <w:ilvl w:val="1"/>
          <w:numId w:val="14"/>
        </w:numPr>
        <w:spacing w:line="360" w:lineRule="auto"/>
      </w:pPr>
      <w:bookmarkStart w:id="107" w:name="_Toc233295861"/>
      <w:r>
        <w:rPr>
          <w:rFonts w:hint="eastAsia"/>
        </w:rPr>
        <w:t>系统管理</w:t>
      </w:r>
      <w:bookmarkEnd w:id="107"/>
    </w:p>
    <w:p>
      <w:pPr>
        <w:pStyle w:val="5"/>
        <w:numPr>
          <w:ilvl w:val="2"/>
          <w:numId w:val="14"/>
        </w:numPr>
        <w:spacing w:line="360" w:lineRule="auto"/>
        <w:ind w:left="993" w:hanging="993"/>
        <w:rPr>
          <w:sz w:val="28"/>
          <w:szCs w:val="28"/>
          <w:lang w:eastAsia="en-US"/>
        </w:rPr>
      </w:pPr>
      <w:bookmarkStart w:id="108" w:name="_Toc233295862"/>
      <w:r>
        <w:rPr>
          <w:rFonts w:hint="eastAsia"/>
          <w:sz w:val="28"/>
          <w:szCs w:val="28"/>
          <w:lang w:eastAsia="en-US"/>
        </w:rPr>
        <w:t>用户管理</w:t>
      </w:r>
      <w:bookmarkEnd w:id="108"/>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用户管理-列表</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支持系统管理员按机构、岗位、角色统一维护系统用户账号，完成用户初始化导入、日常增删改查、状态管控及多岗位授权，保障系统账号管理规范可控。</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用户进入“用户管理”页面后，可按工号、姓名、所属机构、</w:t>
      </w:r>
      <w:r>
        <w:rPr>
          <w:rFonts w:hint="eastAsia" w:ascii="仿宋" w:hAnsi="仿宋" w:eastAsia="仿宋"/>
          <w:color w:val="000000"/>
          <w:kern w:val="0"/>
          <w:sz w:val="24"/>
          <w:szCs w:val="22"/>
        </w:rPr>
        <w:t>手机号</w:t>
      </w:r>
      <w:r>
        <w:rPr>
          <w:rFonts w:ascii="仿宋" w:hAnsi="仿宋" w:eastAsia="仿宋"/>
          <w:color w:val="000000"/>
          <w:kern w:val="0"/>
          <w:sz w:val="24"/>
          <w:szCs w:val="22"/>
        </w:rPr>
        <w:t>、岗位、角色、</w:t>
      </w:r>
      <w:r>
        <w:rPr>
          <w:rFonts w:hint="eastAsia" w:ascii="仿宋" w:hAnsi="仿宋" w:eastAsia="仿宋"/>
          <w:color w:val="000000"/>
          <w:kern w:val="0"/>
          <w:sz w:val="24"/>
          <w:szCs w:val="22"/>
        </w:rPr>
        <w:t>员工状态、</w:t>
      </w:r>
      <w:r>
        <w:rPr>
          <w:rFonts w:ascii="仿宋" w:hAnsi="仿宋" w:eastAsia="仿宋"/>
          <w:color w:val="000000"/>
          <w:kern w:val="0"/>
          <w:sz w:val="24"/>
          <w:szCs w:val="22"/>
        </w:rPr>
        <w:t>账号状态等条件检索用户信息。</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工号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支持精确或前缀检索；长度不超过20位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用户姓名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支持模糊检索；长度不超过50位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所属机构</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树选择</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支持机构树选择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手机号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w:t>
            </w:r>
            <w:r>
              <w:rPr>
                <w:rFonts w:hint="eastAsia" w:ascii="仿宋" w:hAnsi="仿宋" w:eastAsia="仿宋"/>
                <w:color w:val="000000"/>
                <w:kern w:val="0"/>
                <w:sz w:val="24"/>
                <w:szCs w:val="22"/>
              </w:rPr>
              <w:t>精确</w:t>
            </w:r>
            <w:r>
              <w:rPr>
                <w:rFonts w:ascii="仿宋" w:hAnsi="仿宋" w:eastAsia="仿宋"/>
                <w:color w:val="000000"/>
                <w:kern w:val="0"/>
                <w:sz w:val="24"/>
                <w:szCs w:val="22"/>
              </w:rPr>
              <w:t>检索；长度不超过</w:t>
            </w:r>
            <w:r>
              <w:rPr>
                <w:rFonts w:hint="eastAsia" w:ascii="仿宋" w:hAnsi="仿宋" w:eastAsia="仿宋"/>
                <w:color w:val="000000"/>
                <w:kern w:val="0"/>
                <w:sz w:val="24"/>
                <w:szCs w:val="22"/>
              </w:rPr>
              <w:t>11</w:t>
            </w:r>
            <w:r>
              <w:rPr>
                <w:rFonts w:ascii="仿宋" w:hAnsi="仿宋" w:eastAsia="仿宋"/>
                <w:color w:val="000000"/>
                <w:kern w:val="0"/>
                <w:sz w:val="24"/>
                <w:szCs w:val="22"/>
              </w:rPr>
              <w:t>位</w:t>
            </w:r>
            <w:r>
              <w:rPr>
                <w:rFonts w:hint="eastAsia" w:ascii="仿宋" w:hAnsi="仿宋" w:eastAsia="仿宋"/>
                <w:color w:val="000000"/>
                <w:kern w:val="0"/>
                <w:sz w:val="24"/>
                <w:szCs w:val="22"/>
              </w:rPr>
              <w:t>数字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ins w:id="552" w:author="wanao" w:date="2026-07-03T15:14:38Z">
              <w:r>
                <w:rPr>
                  <w:rFonts w:hint="eastAsia" w:ascii="仿宋" w:hAnsi="仿宋" w:eastAsia="仿宋"/>
                  <w:color w:val="000000"/>
                  <w:kern w:val="0"/>
                  <w:sz w:val="24"/>
                  <w:szCs w:val="22"/>
                  <w:lang w:val="en-US" w:eastAsia="zh-CN"/>
                </w:rPr>
                <w:t>职位</w:t>
              </w:r>
            </w:ins>
            <w:del w:id="553" w:author="wanao" w:date="2026-07-03T15:14:37Z">
              <w:r>
                <w:rPr>
                  <w:rFonts w:ascii="仿宋" w:hAnsi="仿宋" w:eastAsia="仿宋"/>
                  <w:color w:val="000000"/>
                  <w:kern w:val="0"/>
                  <w:sz w:val="24"/>
                  <w:szCs w:val="22"/>
                  <w:lang w:eastAsia="en-US"/>
                </w:rPr>
                <w:delText>岗位</w:delText>
              </w:r>
            </w:del>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支持模糊检索；长度不超过50位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角色</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支持模糊检索；长度不超过50位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员工</w:t>
            </w:r>
            <w:r>
              <w:rPr>
                <w:rFonts w:hint="eastAsia" w:ascii="仿宋" w:hAnsi="仿宋" w:eastAsia="仿宋"/>
                <w:color w:val="000000"/>
                <w:kern w:val="0"/>
                <w:sz w:val="24"/>
                <w:szCs w:val="22"/>
              </w:rPr>
              <w:t>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枚举值为</w:t>
            </w:r>
            <w:commentRangeStart w:id="25"/>
            <w:r>
              <w:rPr>
                <w:rFonts w:hint="eastAsia" w:ascii="仿宋" w:hAnsi="仿宋" w:eastAsia="仿宋"/>
                <w:color w:val="000000"/>
                <w:kern w:val="0"/>
                <w:sz w:val="24"/>
                <w:szCs w:val="22"/>
              </w:rPr>
              <w:t>“</w:t>
            </w:r>
            <w:r>
              <w:rPr>
                <w:rFonts w:hint="eastAsia" w:ascii="仿宋" w:hAnsi="仿宋" w:eastAsia="仿宋"/>
                <w:color w:val="000000"/>
                <w:kern w:val="0"/>
                <w:sz w:val="24"/>
                <w:szCs w:val="22"/>
                <w:lang w:val="en-US" w:eastAsia="zh-CN"/>
              </w:rPr>
              <w:t>离职</w:t>
            </w:r>
            <w:r>
              <w:rPr>
                <w:rFonts w:hint="eastAsia" w:ascii="仿宋" w:hAnsi="仿宋" w:eastAsia="仿宋"/>
                <w:color w:val="000000"/>
                <w:kern w:val="0"/>
                <w:sz w:val="24"/>
                <w:szCs w:val="22"/>
              </w:rPr>
              <w:t>”“在职”“劳务派遣”“</w:t>
            </w:r>
            <w:r>
              <w:rPr>
                <w:rFonts w:hint="eastAsia" w:ascii="仿宋" w:hAnsi="仿宋" w:eastAsia="仿宋"/>
                <w:color w:val="000000"/>
                <w:kern w:val="0"/>
                <w:sz w:val="24"/>
                <w:szCs w:val="22"/>
                <w:lang w:val="en-US" w:eastAsia="zh-CN"/>
              </w:rPr>
              <w:t>退休</w:t>
            </w:r>
            <w:r>
              <w:rPr>
                <w:rFonts w:hint="eastAsia" w:ascii="仿宋" w:hAnsi="仿宋" w:eastAsia="仿宋"/>
                <w:color w:val="000000"/>
                <w:kern w:val="0"/>
                <w:sz w:val="24"/>
                <w:szCs w:val="22"/>
              </w:rPr>
              <w:t>”</w:t>
            </w:r>
            <w:commentRangeEnd w:id="25"/>
            <w:r>
              <w:commentReference w:id="25"/>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commentRangeStart w:id="26"/>
            <w:r>
              <w:rPr>
                <w:rFonts w:hint="eastAsia" w:ascii="仿宋" w:hAnsi="仿宋" w:eastAsia="仿宋"/>
                <w:color w:val="000000"/>
                <w:kern w:val="0"/>
                <w:sz w:val="24"/>
                <w:szCs w:val="22"/>
                <w:lang w:val="en-US" w:eastAsia="zh-CN"/>
              </w:rPr>
              <w:t>锁定状态</w:t>
            </w:r>
            <w:commentRangeEnd w:id="26"/>
            <w:r>
              <w:commentReference w:id="26"/>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枚举值为“</w:t>
            </w:r>
            <w:r>
              <w:rPr>
                <w:rFonts w:hint="eastAsia" w:ascii="仿宋" w:hAnsi="仿宋" w:eastAsia="仿宋"/>
                <w:color w:val="000000"/>
                <w:kern w:val="0"/>
                <w:sz w:val="24"/>
                <w:szCs w:val="22"/>
                <w:lang w:val="en-US" w:eastAsia="zh-CN"/>
              </w:rPr>
              <w:t>正常</w:t>
            </w:r>
            <w:r>
              <w:rPr>
                <w:rFonts w:ascii="仿宋" w:hAnsi="仿宋" w:eastAsia="仿宋"/>
                <w:color w:val="000000"/>
                <w:kern w:val="0"/>
                <w:sz w:val="24"/>
                <w:szCs w:val="22"/>
              </w:rPr>
              <w:t>”“</w:t>
            </w:r>
            <w:r>
              <w:rPr>
                <w:rFonts w:hint="eastAsia" w:ascii="仿宋" w:hAnsi="仿宋" w:eastAsia="仿宋"/>
                <w:color w:val="000000"/>
                <w:kern w:val="0"/>
                <w:sz w:val="24"/>
                <w:szCs w:val="22"/>
                <w:lang w:val="en-US" w:eastAsia="zh-CN"/>
              </w:rPr>
              <w:t>锁定</w:t>
            </w:r>
            <w:r>
              <w:rPr>
                <w:rFonts w:ascii="仿宋" w:hAnsi="仿宋" w:eastAsia="仿宋"/>
                <w:color w:val="000000"/>
                <w:kern w:val="0"/>
                <w:sz w:val="24"/>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账号状态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枚举值为“正常”“冻结”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点击后按当前输入条件返回符合条件的用户列表结果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点击后打开用户新增页面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批量导入</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点击后打开用户初始化导入页面；支持模板下载、文件上传和导入结果反馈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选中单条数据后点击，打开用户编辑页面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重置密码</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选中单条数据后点击，触发密码重置确认</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冻结/解冻</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选中单条数据后点击，执行账号状态切换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ins w:id="554" w:author="wanao" w:date="2026-07-03T15:16:36Z">
              <w:r>
                <w:rPr>
                  <w:rFonts w:hint="eastAsia" w:ascii="仿宋" w:hAnsi="仿宋" w:eastAsia="仿宋"/>
                  <w:color w:val="000000"/>
                  <w:kern w:val="0"/>
                  <w:sz w:val="24"/>
                  <w:szCs w:val="22"/>
                  <w:lang w:val="en-US" w:eastAsia="zh-CN"/>
                </w:rPr>
                <w:t>职位</w:t>
              </w:r>
            </w:ins>
            <w:ins w:id="555" w:author="wanao" w:date="2026-07-03T15:16:37Z">
              <w:r>
                <w:rPr>
                  <w:rFonts w:hint="eastAsia" w:ascii="仿宋" w:hAnsi="仿宋" w:eastAsia="仿宋"/>
                  <w:color w:val="000000"/>
                  <w:kern w:val="0"/>
                  <w:sz w:val="24"/>
                  <w:szCs w:val="22"/>
                  <w:lang w:val="en-US" w:eastAsia="zh-CN"/>
                </w:rPr>
                <w:t>管理</w:t>
              </w:r>
            </w:ins>
            <w:del w:id="556" w:author="wanao" w:date="2026-07-03T15:16:35Z">
              <w:commentRangeStart w:id="27"/>
              <w:r>
                <w:rPr>
                  <w:rFonts w:ascii="仿宋" w:hAnsi="仿宋" w:eastAsia="仿宋"/>
                  <w:color w:val="000000"/>
                  <w:kern w:val="0"/>
                  <w:sz w:val="24"/>
                  <w:szCs w:val="22"/>
                  <w:lang w:eastAsia="en-US"/>
                </w:rPr>
                <w:delText>岗位维</w:delText>
              </w:r>
            </w:del>
            <w:del w:id="557" w:author="wanao" w:date="2026-07-03T15:16:34Z">
              <w:r>
                <w:rPr>
                  <w:rFonts w:ascii="仿宋" w:hAnsi="仿宋" w:eastAsia="仿宋"/>
                  <w:color w:val="000000"/>
                  <w:kern w:val="0"/>
                  <w:sz w:val="24"/>
                  <w:szCs w:val="22"/>
                  <w:lang w:eastAsia="en-US"/>
                </w:rPr>
                <w:delText>护</w:delText>
              </w:r>
              <w:commentRangeEnd w:id="27"/>
            </w:del>
            <w:r>
              <w:commentReference w:id="27"/>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选中单条数据后点击，打开岗位维护页面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删除</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选中单条数据后点击，系统先校验关联关系并弹出删除确认；确认后执行删除处理</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查询条件区的操作按钮有：“查询”“重置”。点击“查询”，系统按当前输入条件返回用户列表结果；点击“重置”，系统清空当前输入条件并恢复初始状态。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hint="eastAsia" w:ascii="仿宋" w:hAnsi="仿宋" w:eastAsia="仿宋"/>
          <w:color w:val="000000"/>
          <w:kern w:val="0"/>
          <w:sz w:val="24"/>
          <w:szCs w:val="22"/>
        </w:rPr>
        <w:t>列表</w:t>
      </w:r>
      <w:r>
        <w:rPr>
          <w:rFonts w:ascii="仿宋" w:hAnsi="仿宋" w:eastAsia="仿宋"/>
          <w:color w:val="000000"/>
          <w:kern w:val="0"/>
          <w:sz w:val="24"/>
          <w:szCs w:val="22"/>
        </w:rPr>
        <w:t>左上角统一操作按钮区的操作按钮有：“新增”“编辑”</w:t>
      </w:r>
      <w:r>
        <w:rPr>
          <w:rFonts w:hint="eastAsia" w:ascii="仿宋" w:hAnsi="仿宋" w:eastAsia="仿宋"/>
          <w:color w:val="000000"/>
          <w:kern w:val="0"/>
          <w:sz w:val="24"/>
          <w:szCs w:val="22"/>
        </w:rPr>
        <w:t>“删除”</w:t>
      </w:r>
      <w:r>
        <w:rPr>
          <w:rFonts w:ascii="仿宋" w:hAnsi="仿宋" w:eastAsia="仿宋"/>
          <w:color w:val="000000"/>
          <w:kern w:val="0"/>
          <w:sz w:val="24"/>
          <w:szCs w:val="22"/>
        </w:rPr>
        <w:t>“重置密码”“冻结”</w:t>
      </w:r>
      <w:r>
        <w:rPr>
          <w:rFonts w:hint="eastAsia" w:ascii="仿宋" w:hAnsi="仿宋" w:eastAsia="仿宋"/>
          <w:color w:val="000000"/>
          <w:kern w:val="0"/>
          <w:sz w:val="24"/>
          <w:szCs w:val="22"/>
        </w:rPr>
        <w:t>“</w:t>
      </w:r>
      <w:r>
        <w:rPr>
          <w:rFonts w:ascii="仿宋" w:hAnsi="仿宋" w:eastAsia="仿宋"/>
          <w:color w:val="000000"/>
          <w:kern w:val="0"/>
          <w:sz w:val="24"/>
          <w:szCs w:val="22"/>
        </w:rPr>
        <w:t>解冻</w:t>
      </w:r>
      <w:r>
        <w:rPr>
          <w:rFonts w:hint="eastAsia" w:ascii="仿宋" w:hAnsi="仿宋" w:eastAsia="仿宋"/>
          <w:color w:val="000000"/>
          <w:kern w:val="0"/>
          <w:sz w:val="24"/>
          <w:szCs w:val="22"/>
        </w:rPr>
        <w:t>”</w:t>
      </w:r>
      <w:r>
        <w:rPr>
          <w:rFonts w:ascii="仿宋" w:hAnsi="仿宋" w:eastAsia="仿宋"/>
          <w:color w:val="000000"/>
          <w:kern w:val="0"/>
          <w:sz w:val="24"/>
          <w:szCs w:val="22"/>
        </w:rPr>
        <w:t>“</w:t>
      </w:r>
      <w:ins w:id="558" w:author="wanao" w:date="2026-07-03T15:16:58Z">
        <w:r>
          <w:rPr>
            <w:rFonts w:hint="eastAsia" w:ascii="仿宋" w:hAnsi="仿宋" w:eastAsia="仿宋"/>
            <w:color w:val="000000"/>
            <w:kern w:val="0"/>
            <w:sz w:val="24"/>
            <w:szCs w:val="22"/>
            <w:lang w:val="en-US" w:eastAsia="zh-CN"/>
          </w:rPr>
          <w:t>职位</w:t>
        </w:r>
      </w:ins>
      <w:del w:id="559" w:author="wanao" w:date="2026-07-03T15:16:58Z">
        <w:r>
          <w:rPr>
            <w:rFonts w:hint="eastAsia" w:ascii="仿宋" w:hAnsi="仿宋" w:eastAsia="仿宋"/>
            <w:color w:val="000000"/>
            <w:kern w:val="0"/>
            <w:sz w:val="24"/>
            <w:szCs w:val="22"/>
          </w:rPr>
          <w:delText>权</w:delText>
        </w:r>
      </w:del>
      <w:del w:id="560" w:author="wanao" w:date="2026-07-03T15:16:57Z">
        <w:r>
          <w:rPr>
            <w:rFonts w:hint="eastAsia" w:ascii="仿宋" w:hAnsi="仿宋" w:eastAsia="仿宋"/>
            <w:color w:val="000000"/>
            <w:kern w:val="0"/>
            <w:sz w:val="24"/>
            <w:szCs w:val="22"/>
          </w:rPr>
          <w:delText>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w:t>
      </w:r>
      <w:r>
        <w:rPr>
          <w:rFonts w:hint="eastAsia" w:ascii="仿宋" w:hAnsi="仿宋" w:eastAsia="仿宋"/>
          <w:color w:val="000000"/>
          <w:kern w:val="0"/>
          <w:sz w:val="24"/>
          <w:szCs w:val="22"/>
        </w:rPr>
        <w:t>“批量新增权限”“批量删除权限”</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2.1 </w:t>
      </w:r>
      <w:r>
        <w:rPr>
          <w:rFonts w:ascii="仿宋" w:hAnsi="仿宋" w:eastAsia="仿宋"/>
          <w:color w:val="000000"/>
          <w:kern w:val="0"/>
          <w:sz w:val="24"/>
          <w:szCs w:val="22"/>
        </w:rPr>
        <w:t>点击“新增”，系统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打开新增页面</w:t>
      </w:r>
      <w:r>
        <w:rPr>
          <w:rFonts w:hint="eastAsia" w:ascii="仿宋" w:hAnsi="仿宋" w:eastAsia="仿宋"/>
          <w:color w:val="000000"/>
          <w:kern w:val="0"/>
          <w:sz w:val="24"/>
          <w:szCs w:val="22"/>
        </w:rPr>
        <w:t>。功能详见“用户管理-新增”章节。</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2.2 选择单个用户，</w:t>
      </w:r>
      <w:r>
        <w:rPr>
          <w:rFonts w:ascii="仿宋" w:hAnsi="仿宋" w:eastAsia="仿宋"/>
          <w:color w:val="000000"/>
          <w:kern w:val="0"/>
          <w:sz w:val="24"/>
          <w:szCs w:val="22"/>
        </w:rPr>
        <w:t>点击“</w:t>
      </w:r>
      <w:r>
        <w:rPr>
          <w:rFonts w:hint="eastAsia" w:ascii="仿宋" w:hAnsi="仿宋" w:eastAsia="仿宋"/>
          <w:color w:val="000000"/>
          <w:kern w:val="0"/>
          <w:sz w:val="24"/>
          <w:szCs w:val="22"/>
        </w:rPr>
        <w:t>编辑</w:t>
      </w:r>
      <w:r>
        <w:rPr>
          <w:rFonts w:ascii="仿宋" w:hAnsi="仿宋" w:eastAsia="仿宋"/>
          <w:color w:val="000000"/>
          <w:kern w:val="0"/>
          <w:sz w:val="24"/>
          <w:szCs w:val="22"/>
        </w:rPr>
        <w:t>”，系统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编辑</w:t>
      </w:r>
      <w:r>
        <w:rPr>
          <w:rFonts w:ascii="仿宋" w:hAnsi="仿宋" w:eastAsia="仿宋"/>
          <w:color w:val="000000"/>
          <w:kern w:val="0"/>
          <w:sz w:val="24"/>
          <w:szCs w:val="22"/>
        </w:rPr>
        <w:t>页面</w:t>
      </w:r>
      <w:r>
        <w:rPr>
          <w:rFonts w:hint="eastAsia" w:ascii="仿宋" w:hAnsi="仿宋" w:eastAsia="仿宋"/>
          <w:color w:val="000000"/>
          <w:kern w:val="0"/>
          <w:sz w:val="24"/>
          <w:szCs w:val="22"/>
        </w:rPr>
        <w:t>；选择多个用户，点击“编辑”，页面toast提示“请选择单条数据”。功能详见“用户管理-编辑”章节。</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2.3 选择用户，点击</w:t>
      </w:r>
      <w:r>
        <w:rPr>
          <w:rFonts w:ascii="仿宋" w:hAnsi="仿宋" w:eastAsia="仿宋"/>
          <w:color w:val="000000"/>
          <w:kern w:val="0"/>
          <w:sz w:val="24"/>
          <w:szCs w:val="22"/>
        </w:rPr>
        <w:t>“</w:t>
      </w:r>
      <w:r>
        <w:rPr>
          <w:rFonts w:hint="eastAsia" w:ascii="仿宋" w:hAnsi="仿宋" w:eastAsia="仿宋"/>
          <w:color w:val="000000"/>
          <w:kern w:val="0"/>
          <w:sz w:val="24"/>
          <w:szCs w:val="22"/>
        </w:rPr>
        <w:t>删除</w:t>
      </w:r>
      <w:r>
        <w:rPr>
          <w:rFonts w:ascii="仿宋" w:hAnsi="仿宋" w:eastAsia="仿宋"/>
          <w:color w:val="000000"/>
          <w:kern w:val="0"/>
          <w:sz w:val="24"/>
          <w:szCs w:val="22"/>
        </w:rPr>
        <w:t>”，</w:t>
      </w:r>
      <w:r>
        <w:rPr>
          <w:rFonts w:hint="eastAsia" w:ascii="仿宋" w:hAnsi="仿宋" w:eastAsia="仿宋"/>
          <w:color w:val="000000"/>
          <w:kern w:val="0"/>
          <w:sz w:val="24"/>
          <w:szCs w:val="22"/>
        </w:rPr>
        <w:t>页面弹窗提示“确认删除已选择的用户？”，操作者确认后删除用户。功能详见“用户管理-删除”章节。</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2.4 选择用户，点击</w:t>
      </w:r>
      <w:r>
        <w:rPr>
          <w:rFonts w:ascii="仿宋" w:hAnsi="仿宋" w:eastAsia="仿宋"/>
          <w:color w:val="000000"/>
          <w:kern w:val="0"/>
          <w:sz w:val="24"/>
          <w:szCs w:val="22"/>
        </w:rPr>
        <w:t>“重置密码”，</w:t>
      </w:r>
      <w:r>
        <w:rPr>
          <w:rFonts w:hint="eastAsia" w:ascii="仿宋" w:hAnsi="仿宋" w:eastAsia="仿宋"/>
          <w:color w:val="000000"/>
          <w:kern w:val="0"/>
          <w:sz w:val="24"/>
          <w:szCs w:val="22"/>
        </w:rPr>
        <w:t>页面弹窗提示“确认重置已选择用户的密码？重置后的密码为123456”，操作者确认后重置客户密码。功能详见“用户管理-重置密码”章节。</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2.5 选择账号状态为非冻结状态的用户，点击</w:t>
      </w:r>
      <w:r>
        <w:rPr>
          <w:rFonts w:ascii="仿宋" w:hAnsi="仿宋" w:eastAsia="仿宋"/>
          <w:color w:val="000000"/>
          <w:kern w:val="0"/>
          <w:sz w:val="24"/>
          <w:szCs w:val="22"/>
        </w:rPr>
        <w:t>“</w:t>
      </w:r>
      <w:r>
        <w:rPr>
          <w:rFonts w:hint="eastAsia" w:ascii="仿宋" w:hAnsi="仿宋" w:eastAsia="仿宋"/>
          <w:color w:val="000000"/>
          <w:kern w:val="0"/>
          <w:sz w:val="24"/>
          <w:szCs w:val="22"/>
        </w:rPr>
        <w:t>冻结</w:t>
      </w:r>
      <w:r>
        <w:rPr>
          <w:rFonts w:ascii="仿宋" w:hAnsi="仿宋" w:eastAsia="仿宋"/>
          <w:color w:val="000000"/>
          <w:kern w:val="0"/>
          <w:sz w:val="24"/>
          <w:szCs w:val="22"/>
        </w:rPr>
        <w:t>”，</w:t>
      </w:r>
      <w:r>
        <w:rPr>
          <w:rFonts w:hint="eastAsia" w:ascii="仿宋" w:hAnsi="仿宋" w:eastAsia="仿宋"/>
          <w:color w:val="000000"/>
          <w:kern w:val="0"/>
          <w:sz w:val="24"/>
          <w:szCs w:val="22"/>
        </w:rPr>
        <w:t>页面打开“冻结”弹窗，操作者输入冻结原因并确认后冻结用户。选择的用户中包含账号状态为冻结状态的，点击</w:t>
      </w:r>
      <w:r>
        <w:rPr>
          <w:rFonts w:ascii="仿宋" w:hAnsi="仿宋" w:eastAsia="仿宋"/>
          <w:color w:val="000000"/>
          <w:kern w:val="0"/>
          <w:sz w:val="24"/>
          <w:szCs w:val="22"/>
        </w:rPr>
        <w:t>“</w:t>
      </w:r>
      <w:r>
        <w:rPr>
          <w:rFonts w:hint="eastAsia" w:ascii="仿宋" w:hAnsi="仿宋" w:eastAsia="仿宋"/>
          <w:color w:val="000000"/>
          <w:kern w:val="0"/>
          <w:sz w:val="24"/>
          <w:szCs w:val="22"/>
        </w:rPr>
        <w:t>冻结</w:t>
      </w:r>
      <w:r>
        <w:rPr>
          <w:rFonts w:ascii="仿宋" w:hAnsi="仿宋" w:eastAsia="仿宋"/>
          <w:color w:val="000000"/>
          <w:kern w:val="0"/>
          <w:sz w:val="24"/>
          <w:szCs w:val="22"/>
        </w:rPr>
        <w:t>”，</w:t>
      </w:r>
      <w:r>
        <w:rPr>
          <w:rFonts w:hint="eastAsia" w:ascii="仿宋" w:hAnsi="仿宋" w:eastAsia="仿宋"/>
          <w:color w:val="000000"/>
          <w:kern w:val="0"/>
          <w:sz w:val="24"/>
          <w:szCs w:val="22"/>
        </w:rPr>
        <w:t>页面toast提示“您选择的用户中存在已被冻结的，请重新选择”。功能详见“用户管理-冻结”章节。</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2.6 选择账号状态为冻结状态的用户，点击</w:t>
      </w:r>
      <w:r>
        <w:rPr>
          <w:rFonts w:ascii="仿宋" w:hAnsi="仿宋" w:eastAsia="仿宋"/>
          <w:color w:val="000000"/>
          <w:kern w:val="0"/>
          <w:sz w:val="24"/>
          <w:szCs w:val="22"/>
        </w:rPr>
        <w:t>“</w:t>
      </w:r>
      <w:r>
        <w:rPr>
          <w:rFonts w:hint="eastAsia" w:ascii="仿宋" w:hAnsi="仿宋" w:eastAsia="仿宋"/>
          <w:color w:val="000000"/>
          <w:kern w:val="0"/>
          <w:sz w:val="24"/>
          <w:szCs w:val="22"/>
        </w:rPr>
        <w:t>解冻</w:t>
      </w:r>
      <w:r>
        <w:rPr>
          <w:rFonts w:ascii="仿宋" w:hAnsi="仿宋" w:eastAsia="仿宋"/>
          <w:color w:val="000000"/>
          <w:kern w:val="0"/>
          <w:sz w:val="24"/>
          <w:szCs w:val="22"/>
        </w:rPr>
        <w:t>”，</w:t>
      </w:r>
      <w:r>
        <w:rPr>
          <w:rFonts w:hint="eastAsia" w:ascii="仿宋" w:hAnsi="仿宋" w:eastAsia="仿宋"/>
          <w:color w:val="000000"/>
          <w:kern w:val="0"/>
          <w:sz w:val="24"/>
          <w:szCs w:val="22"/>
        </w:rPr>
        <w:t>页面打开弹窗提示“您确认要将选中的账号解冻吗？解冻后用户将能正常登录系统”，操作者确认后解冻用户。选择的用户中包含账号状态为非冻结状态的，点击</w:t>
      </w:r>
      <w:r>
        <w:rPr>
          <w:rFonts w:ascii="仿宋" w:hAnsi="仿宋" w:eastAsia="仿宋"/>
          <w:color w:val="000000"/>
          <w:kern w:val="0"/>
          <w:sz w:val="24"/>
          <w:szCs w:val="22"/>
        </w:rPr>
        <w:t>“</w:t>
      </w:r>
      <w:r>
        <w:rPr>
          <w:rFonts w:hint="eastAsia" w:ascii="仿宋" w:hAnsi="仿宋" w:eastAsia="仿宋"/>
          <w:color w:val="000000"/>
          <w:kern w:val="0"/>
          <w:sz w:val="24"/>
          <w:szCs w:val="22"/>
        </w:rPr>
        <w:t>解冻</w:t>
      </w:r>
      <w:r>
        <w:rPr>
          <w:rFonts w:ascii="仿宋" w:hAnsi="仿宋" w:eastAsia="仿宋"/>
          <w:color w:val="000000"/>
          <w:kern w:val="0"/>
          <w:sz w:val="24"/>
          <w:szCs w:val="22"/>
        </w:rPr>
        <w:t>”，</w:t>
      </w:r>
      <w:r>
        <w:rPr>
          <w:rFonts w:hint="eastAsia" w:ascii="仿宋" w:hAnsi="仿宋" w:eastAsia="仿宋"/>
          <w:color w:val="000000"/>
          <w:kern w:val="0"/>
          <w:sz w:val="24"/>
          <w:szCs w:val="22"/>
        </w:rPr>
        <w:t>页面toast提示“您选择的用户中存在未被冻结的，请重新选择”。功能详见“用户管理-解冻”章节。</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2.7 选择单个用户，</w:t>
      </w:r>
      <w:r>
        <w:rPr>
          <w:rFonts w:ascii="仿宋" w:hAnsi="仿宋" w:eastAsia="仿宋"/>
          <w:color w:val="000000"/>
          <w:kern w:val="0"/>
          <w:sz w:val="24"/>
          <w:szCs w:val="22"/>
        </w:rPr>
        <w:t>点击“</w:t>
      </w:r>
      <w:ins w:id="561" w:author="wanao" w:date="2026-07-03T15:25:23Z">
        <w:r>
          <w:rPr>
            <w:rFonts w:hint="eastAsia" w:ascii="仿宋" w:hAnsi="仿宋" w:eastAsia="仿宋"/>
            <w:color w:val="000000"/>
            <w:kern w:val="0"/>
            <w:sz w:val="24"/>
            <w:szCs w:val="22"/>
            <w:lang w:val="en-US" w:eastAsia="zh-CN"/>
          </w:rPr>
          <w:t>职位</w:t>
        </w:r>
      </w:ins>
      <w:del w:id="562" w:author="wanao" w:date="2026-07-03T15:25:21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w:t>
      </w:r>
      <w:ins w:id="563" w:author="wanao" w:date="2026-07-03T15:25:27Z">
        <w:r>
          <w:rPr>
            <w:rFonts w:hint="eastAsia" w:ascii="仿宋" w:hAnsi="仿宋" w:eastAsia="仿宋"/>
            <w:color w:val="000000"/>
            <w:kern w:val="0"/>
            <w:sz w:val="24"/>
            <w:szCs w:val="22"/>
            <w:lang w:val="en-US" w:eastAsia="zh-CN"/>
          </w:rPr>
          <w:t>职位</w:t>
        </w:r>
      </w:ins>
      <w:del w:id="564" w:author="wanao" w:date="2026-07-03T15:25:26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页面</w:t>
      </w:r>
      <w:r>
        <w:rPr>
          <w:rFonts w:hint="eastAsia" w:ascii="仿宋" w:hAnsi="仿宋" w:eastAsia="仿宋"/>
          <w:color w:val="000000"/>
          <w:kern w:val="0"/>
          <w:sz w:val="24"/>
          <w:szCs w:val="22"/>
        </w:rPr>
        <w:t>；选择多个用户，点击“</w:t>
      </w:r>
      <w:ins w:id="565" w:author="wanao" w:date="2026-07-03T15:25:33Z">
        <w:r>
          <w:rPr>
            <w:rFonts w:hint="eastAsia" w:ascii="仿宋" w:hAnsi="仿宋" w:eastAsia="仿宋"/>
            <w:color w:val="000000"/>
            <w:kern w:val="0"/>
            <w:sz w:val="24"/>
            <w:szCs w:val="22"/>
            <w:lang w:val="en-US" w:eastAsia="zh-CN"/>
          </w:rPr>
          <w:t>职位</w:t>
        </w:r>
      </w:ins>
      <w:del w:id="566" w:author="wanao" w:date="2026-07-03T15:25:32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管理”，页面toast提示“请选择单个用户”。功能详见“用户管理-</w:t>
      </w:r>
      <w:ins w:id="567" w:author="wanao" w:date="2026-07-03T15:25:37Z">
        <w:r>
          <w:rPr>
            <w:rFonts w:hint="eastAsia" w:ascii="仿宋" w:hAnsi="仿宋" w:eastAsia="仿宋"/>
            <w:color w:val="000000"/>
            <w:kern w:val="0"/>
            <w:sz w:val="24"/>
            <w:szCs w:val="22"/>
            <w:lang w:val="en-US" w:eastAsia="zh-CN"/>
          </w:rPr>
          <w:t>职位</w:t>
        </w:r>
      </w:ins>
      <w:del w:id="568" w:author="wanao" w:date="2026-07-03T15:25:36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管理”章节。</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2.8 选择用户，点击</w:t>
      </w:r>
      <w:r>
        <w:rPr>
          <w:rFonts w:ascii="仿宋" w:hAnsi="仿宋" w:eastAsia="仿宋"/>
          <w:color w:val="000000"/>
          <w:kern w:val="0"/>
          <w:sz w:val="24"/>
          <w:szCs w:val="22"/>
        </w:rPr>
        <w:t>“</w:t>
      </w:r>
      <w:r>
        <w:rPr>
          <w:rFonts w:hint="eastAsia" w:ascii="仿宋" w:hAnsi="仿宋" w:eastAsia="仿宋"/>
          <w:color w:val="000000"/>
          <w:kern w:val="0"/>
          <w:sz w:val="24"/>
          <w:szCs w:val="22"/>
        </w:rPr>
        <w:t>批量新增</w:t>
      </w:r>
      <w:ins w:id="569" w:author="wanao" w:date="2026-07-03T15:25:47Z">
        <w:r>
          <w:rPr>
            <w:rFonts w:hint="eastAsia" w:ascii="仿宋" w:hAnsi="仿宋" w:eastAsia="仿宋"/>
            <w:color w:val="000000"/>
            <w:kern w:val="0"/>
            <w:sz w:val="24"/>
            <w:szCs w:val="22"/>
            <w:lang w:val="en-US" w:eastAsia="zh-CN"/>
          </w:rPr>
          <w:t>职位</w:t>
        </w:r>
      </w:ins>
      <w:del w:id="570" w:author="wanao" w:date="2026-07-03T15:25:46Z">
        <w:r>
          <w:rPr>
            <w:rFonts w:hint="eastAsia" w:ascii="仿宋" w:hAnsi="仿宋" w:eastAsia="仿宋"/>
            <w:color w:val="000000"/>
            <w:kern w:val="0"/>
            <w:sz w:val="24"/>
            <w:szCs w:val="22"/>
          </w:rPr>
          <w:delText>权限</w:delText>
        </w:r>
      </w:del>
      <w:r>
        <w:rPr>
          <w:rFonts w:ascii="仿宋" w:hAnsi="仿宋" w:eastAsia="仿宋"/>
          <w:color w:val="000000"/>
          <w:kern w:val="0"/>
          <w:sz w:val="24"/>
          <w:szCs w:val="22"/>
        </w:rPr>
        <w:t>”，系统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“批量新增</w:t>
      </w:r>
      <w:ins w:id="571" w:author="wanao" w:date="2026-07-03T15:26:03Z">
        <w:r>
          <w:rPr>
            <w:rFonts w:hint="eastAsia" w:ascii="仿宋" w:hAnsi="仿宋" w:eastAsia="仿宋"/>
            <w:color w:val="000000"/>
            <w:kern w:val="0"/>
            <w:sz w:val="24"/>
            <w:szCs w:val="22"/>
            <w:lang w:val="en-US" w:eastAsia="zh-CN"/>
          </w:rPr>
          <w:t>职位</w:t>
        </w:r>
      </w:ins>
      <w:del w:id="572" w:author="wanao" w:date="2026-07-03T15:26:02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w:t>
      </w:r>
      <w:r>
        <w:rPr>
          <w:rFonts w:ascii="仿宋" w:hAnsi="仿宋" w:eastAsia="仿宋"/>
          <w:color w:val="000000"/>
          <w:kern w:val="0"/>
          <w:sz w:val="24"/>
          <w:szCs w:val="22"/>
        </w:rPr>
        <w:t>页面</w:t>
      </w:r>
      <w:r>
        <w:rPr>
          <w:rFonts w:hint="eastAsia" w:ascii="仿宋" w:hAnsi="仿宋" w:eastAsia="仿宋"/>
          <w:color w:val="000000"/>
          <w:kern w:val="0"/>
          <w:sz w:val="24"/>
          <w:szCs w:val="22"/>
        </w:rPr>
        <w:t>。功能详见“用户管理-批量新增</w:t>
      </w:r>
      <w:ins w:id="573" w:author="wanao" w:date="2026-07-03T15:26:08Z">
        <w:r>
          <w:rPr>
            <w:rFonts w:hint="eastAsia" w:ascii="仿宋" w:hAnsi="仿宋" w:eastAsia="仿宋"/>
            <w:color w:val="000000"/>
            <w:kern w:val="0"/>
            <w:sz w:val="24"/>
            <w:szCs w:val="22"/>
            <w:lang w:val="en-US" w:eastAsia="zh-CN"/>
          </w:rPr>
          <w:t>职位</w:t>
        </w:r>
      </w:ins>
      <w:del w:id="574" w:author="wanao" w:date="2026-07-03T15:26:07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”章节。</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2.9 选择用户，点击</w:t>
      </w:r>
      <w:r>
        <w:rPr>
          <w:rFonts w:ascii="仿宋" w:hAnsi="仿宋" w:eastAsia="仿宋"/>
          <w:color w:val="000000"/>
          <w:kern w:val="0"/>
          <w:sz w:val="24"/>
          <w:szCs w:val="22"/>
        </w:rPr>
        <w:t>“</w:t>
      </w:r>
      <w:r>
        <w:rPr>
          <w:rFonts w:hint="eastAsia" w:ascii="仿宋" w:hAnsi="仿宋" w:eastAsia="仿宋"/>
          <w:color w:val="000000"/>
          <w:kern w:val="0"/>
          <w:sz w:val="24"/>
          <w:szCs w:val="22"/>
        </w:rPr>
        <w:t>批量删除</w:t>
      </w:r>
      <w:ins w:id="575" w:author="wanao" w:date="2026-07-03T15:26:12Z">
        <w:r>
          <w:rPr>
            <w:rFonts w:hint="eastAsia" w:ascii="仿宋" w:hAnsi="仿宋" w:eastAsia="仿宋"/>
            <w:color w:val="000000"/>
            <w:kern w:val="0"/>
            <w:sz w:val="24"/>
            <w:szCs w:val="22"/>
            <w:lang w:val="en-US" w:eastAsia="zh-CN"/>
          </w:rPr>
          <w:t>职位</w:t>
        </w:r>
      </w:ins>
      <w:del w:id="576" w:author="wanao" w:date="2026-07-03T15:26:11Z">
        <w:r>
          <w:rPr>
            <w:rFonts w:hint="eastAsia" w:ascii="仿宋" w:hAnsi="仿宋" w:eastAsia="仿宋"/>
            <w:color w:val="000000"/>
            <w:kern w:val="0"/>
            <w:sz w:val="24"/>
            <w:szCs w:val="22"/>
          </w:rPr>
          <w:delText>权限</w:delText>
        </w:r>
      </w:del>
      <w:r>
        <w:rPr>
          <w:rFonts w:ascii="仿宋" w:hAnsi="仿宋" w:eastAsia="仿宋"/>
          <w:color w:val="000000"/>
          <w:kern w:val="0"/>
          <w:sz w:val="24"/>
          <w:szCs w:val="22"/>
        </w:rPr>
        <w:t>”，</w:t>
      </w:r>
      <w:r>
        <w:rPr>
          <w:rFonts w:hint="eastAsia" w:ascii="仿宋" w:hAnsi="仿宋" w:eastAsia="仿宋"/>
          <w:color w:val="000000"/>
          <w:kern w:val="0"/>
          <w:sz w:val="24"/>
          <w:szCs w:val="22"/>
        </w:rPr>
        <w:t>页面弹窗提示“确认删除选择用户的所有</w:t>
      </w:r>
      <w:ins w:id="577" w:author="wanao" w:date="2026-07-03T15:26:33Z">
        <w:r>
          <w:rPr>
            <w:rFonts w:hint="eastAsia" w:ascii="仿宋" w:hAnsi="仿宋" w:eastAsia="仿宋"/>
            <w:color w:val="000000"/>
            <w:kern w:val="0"/>
            <w:sz w:val="24"/>
            <w:szCs w:val="22"/>
            <w:lang w:val="en-US" w:eastAsia="zh-CN"/>
          </w:rPr>
          <w:t>职位</w:t>
        </w:r>
      </w:ins>
      <w:del w:id="578" w:author="wanao" w:date="2026-07-03T15:26:31Z">
        <w:r>
          <w:rPr>
            <w:rFonts w:hint="eastAsia" w:ascii="仿宋" w:hAnsi="仿宋" w:eastAsia="仿宋"/>
            <w:color w:val="000000"/>
            <w:kern w:val="0"/>
            <w:sz w:val="24"/>
            <w:szCs w:val="22"/>
          </w:rPr>
          <w:delText>权</w:delText>
        </w:r>
      </w:del>
      <w:del w:id="579" w:author="wanao" w:date="2026-07-03T15:26:30Z">
        <w:r>
          <w:rPr>
            <w:rFonts w:hint="eastAsia" w:ascii="仿宋" w:hAnsi="仿宋" w:eastAsia="仿宋"/>
            <w:color w:val="000000"/>
            <w:kern w:val="0"/>
            <w:sz w:val="24"/>
            <w:szCs w:val="22"/>
          </w:rPr>
          <w:delText>限</w:delText>
        </w:r>
      </w:del>
      <w:r>
        <w:rPr>
          <w:rFonts w:hint="eastAsia" w:ascii="仿宋" w:hAnsi="仿宋" w:eastAsia="仿宋"/>
          <w:color w:val="000000"/>
          <w:kern w:val="0"/>
          <w:sz w:val="24"/>
          <w:szCs w:val="22"/>
        </w:rPr>
        <w:t>？”，操作者确认后删除用户的所有</w:t>
      </w:r>
      <w:ins w:id="580" w:author="wanao" w:date="2026-07-03T15:26:38Z">
        <w:r>
          <w:rPr>
            <w:rFonts w:hint="eastAsia" w:ascii="仿宋" w:hAnsi="仿宋" w:eastAsia="仿宋"/>
            <w:color w:val="000000"/>
            <w:kern w:val="0"/>
            <w:sz w:val="24"/>
            <w:szCs w:val="22"/>
            <w:lang w:val="en-US" w:eastAsia="zh-CN"/>
          </w:rPr>
          <w:t>职位</w:t>
        </w:r>
      </w:ins>
      <w:del w:id="581" w:author="wanao" w:date="2026-07-03T15:26:37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。功能详见“用户管理-批量删除</w:t>
      </w:r>
      <w:ins w:id="582" w:author="wanao" w:date="2026-07-03T15:26:45Z">
        <w:r>
          <w:rPr>
            <w:rFonts w:hint="eastAsia" w:ascii="仿宋" w:hAnsi="仿宋" w:eastAsia="仿宋"/>
            <w:color w:val="000000"/>
            <w:kern w:val="0"/>
            <w:sz w:val="24"/>
            <w:szCs w:val="22"/>
            <w:lang w:val="en-US" w:eastAsia="zh-CN"/>
          </w:rPr>
          <w:t>职位</w:t>
        </w:r>
      </w:ins>
      <w:del w:id="583" w:author="wanao" w:date="2026-07-03T15:26:44Z">
        <w:r>
          <w:rPr>
            <w:rFonts w:hint="eastAsia" w:ascii="仿宋" w:hAnsi="仿宋" w:eastAsia="仿宋"/>
            <w:color w:val="000000"/>
            <w:kern w:val="0"/>
            <w:sz w:val="24"/>
            <w:szCs w:val="22"/>
          </w:rPr>
          <w:delText>权</w:delText>
        </w:r>
      </w:del>
      <w:del w:id="584" w:author="wanao" w:date="2026-07-03T15:26:43Z">
        <w:r>
          <w:rPr>
            <w:rFonts w:hint="eastAsia" w:ascii="仿宋" w:hAnsi="仿宋" w:eastAsia="仿宋"/>
            <w:color w:val="000000"/>
            <w:kern w:val="0"/>
            <w:sz w:val="24"/>
            <w:szCs w:val="22"/>
          </w:rPr>
          <w:delText>限</w:delText>
        </w:r>
      </w:del>
      <w:r>
        <w:rPr>
          <w:rFonts w:hint="eastAsia" w:ascii="仿宋" w:hAnsi="仿宋" w:eastAsia="仿宋"/>
          <w:color w:val="000000"/>
          <w:kern w:val="0"/>
          <w:sz w:val="24"/>
          <w:szCs w:val="22"/>
        </w:rPr>
        <w:t>”章节。</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ascii="仿宋" w:hAnsi="仿宋" w:eastAsia="仿宋"/>
          <w:color w:val="000000" w:themeColor="text1"/>
          <w:kern w:val="0"/>
          <w:sz w:val="24"/>
          <w:szCs w:val="22"/>
          <w14:textFill>
            <w14:solidFill>
              <w14:schemeClr w14:val="tx1"/>
            </w14:solidFill>
          </w14:textFill>
        </w:rPr>
        <w:t>系统上线前，</w:t>
      </w:r>
      <w:r>
        <w:rPr>
          <w:rFonts w:hint="eastAsia" w:ascii="仿宋" w:hAnsi="仿宋" w:eastAsia="仿宋"/>
          <w:color w:val="000000" w:themeColor="text1"/>
          <w:kern w:val="0"/>
          <w:sz w:val="24"/>
          <w:szCs w:val="22"/>
          <w14:textFill>
            <w14:solidFill>
              <w14:schemeClr w14:val="tx1"/>
            </w14:solidFill>
          </w14:textFill>
        </w:rPr>
        <w:t>通过后台完成</w:t>
      </w:r>
      <w:r>
        <w:rPr>
          <w:rFonts w:ascii="仿宋" w:hAnsi="仿宋" w:eastAsia="仿宋"/>
          <w:color w:val="000000" w:themeColor="text1"/>
          <w:kern w:val="0"/>
          <w:sz w:val="24"/>
          <w:szCs w:val="22"/>
          <w14:textFill>
            <w14:solidFill>
              <w14:schemeClr w14:val="tx1"/>
            </w14:solidFill>
          </w14:textFill>
        </w:rPr>
        <w:t>用户初始化；</w:t>
      </w:r>
      <w:r>
        <w:rPr>
          <w:rFonts w:ascii="仿宋" w:hAnsi="仿宋" w:eastAsia="仿宋"/>
          <w:color w:val="000000"/>
          <w:kern w:val="0"/>
          <w:sz w:val="24"/>
          <w:szCs w:val="22"/>
        </w:rPr>
        <w:t>上线后，系统支持人工新增、编辑和停用维护。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同一员工可关联多个</w:t>
      </w:r>
      <w:ins w:id="585" w:author="wanao" w:date="2026-07-03T15:27:17Z">
        <w:r>
          <w:rPr>
            <w:rFonts w:hint="eastAsia" w:ascii="仿宋" w:hAnsi="仿宋" w:eastAsia="仿宋"/>
            <w:color w:val="000000"/>
            <w:kern w:val="0"/>
            <w:sz w:val="24"/>
            <w:szCs w:val="22"/>
            <w:lang w:val="en-US" w:eastAsia="zh-CN"/>
          </w:rPr>
          <w:t>职位</w:t>
        </w:r>
      </w:ins>
      <w:del w:id="586" w:author="wanao" w:date="2026-07-03T15:27:28Z">
        <w:r>
          <w:rPr>
            <w:rFonts w:ascii="仿宋" w:hAnsi="仿宋" w:eastAsia="仿宋"/>
            <w:color w:val="000000"/>
            <w:kern w:val="0"/>
            <w:sz w:val="24"/>
            <w:szCs w:val="22"/>
          </w:rPr>
          <w:delText>岗位</w:delText>
        </w:r>
      </w:del>
      <w:r>
        <w:rPr>
          <w:rFonts w:ascii="仿宋" w:hAnsi="仿宋" w:eastAsia="仿宋"/>
          <w:color w:val="000000"/>
          <w:kern w:val="0"/>
          <w:sz w:val="24"/>
          <w:szCs w:val="22"/>
        </w:rPr>
        <w:t>、多个角色，并支持在授权范围内进行跨机构身份切换；系统应基于岗位与角色共同计算最终权限并取并集。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用户工号在系统内唯一；同一用户同一岗位在同一机构下不得重复配置。</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岗位管理模块保留人工维护能力，不与外部人力资源系统做实时同步。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密码复杂度、账户冻结解冻规则、长期无动作账户清理规则由参数配置模块统一维护，用户管理模块应按已生效参数执行。</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6</w:t>
      </w:r>
      <w:r>
        <w:rPr>
          <w:rFonts w:ascii="仿宋" w:hAnsi="仿宋" w:eastAsia="仿宋"/>
          <w:color w:val="000000"/>
          <w:kern w:val="0"/>
          <w:sz w:val="24"/>
          <w:szCs w:val="22"/>
        </w:rPr>
        <w:t>. 所有新增、编辑、删除、冻结、解冻</w:t>
      </w:r>
      <w:r>
        <w:rPr>
          <w:rFonts w:hint="eastAsia" w:ascii="仿宋" w:hAnsi="仿宋" w:eastAsia="仿宋"/>
          <w:color w:val="000000"/>
          <w:kern w:val="0"/>
          <w:sz w:val="24"/>
          <w:szCs w:val="22"/>
        </w:rPr>
        <w:t>、</w:t>
      </w:r>
      <w:r>
        <w:rPr>
          <w:rFonts w:ascii="仿宋" w:hAnsi="仿宋" w:eastAsia="仿宋"/>
          <w:color w:val="000000"/>
          <w:kern w:val="0"/>
          <w:sz w:val="24"/>
          <w:szCs w:val="22"/>
        </w:rPr>
        <w:t>发布类操作均应进行字段完整性校验、业务唯一性校验和关联数据影响校验，校验不通过时应明确提示具体原因，不得仅提示“操作失败”。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8. 所有关键维护操作提交成功后，系统应返回成功提示并刷新当前列表；提交失败时应保留用户已录入信息，便于修正后再次提交。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9. 所有维护操作均需记录操作日志，日志至少包括操作模块、操作类型、操作人、操作时间、操作对象主键、操作前值、操作后值和处理结果。</w:t>
      </w:r>
    </w:p>
    <w:p>
      <w:pPr>
        <w:widowControl/>
        <w:spacing w:after="0" w:line="360" w:lineRule="auto"/>
        <w:jc w:val="left"/>
        <w:rPr>
          <w:rFonts w:hint="default" w:ascii="仿宋" w:hAnsi="仿宋" w:eastAsia="仿宋"/>
          <w:color w:val="000000"/>
          <w:kern w:val="0"/>
          <w:sz w:val="24"/>
          <w:szCs w:val="22"/>
          <w:lang w:val="en-US" w:eastAsia="zh-CN"/>
        </w:rPr>
      </w:pPr>
      <w:commentRangeStart w:id="28"/>
      <w:r>
        <w:rPr>
          <w:rFonts w:hint="eastAsia" w:ascii="仿宋" w:hAnsi="仿宋" w:eastAsia="仿宋"/>
          <w:color w:val="000000"/>
          <w:kern w:val="0"/>
          <w:sz w:val="24"/>
          <w:szCs w:val="22"/>
          <w:lang w:val="en-US" w:eastAsia="zh-CN"/>
        </w:rPr>
        <w:t>10. 用户登录密码输入错误5次，系统将“锁定状态”置为“锁定”，锁定的用户将禁止登录系统，登录时提示“该账号已锁定，请联系系统管理员解锁”。</w:t>
      </w:r>
      <w:commentRangeEnd w:id="28"/>
      <w:r>
        <w:commentReference w:id="28"/>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仅具备用户管理菜单权限且拥有相应机构数据权限的系统管理员可维护用户。</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普通业务用户不可进入用户管理页面，不可查看或维护其他用户账号信息。</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工号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按用户唯一工号展示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用户姓名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按用户姓名展示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手机号码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按保留前3位和后4位脱敏展示，如“138****1234”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所属机构</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按机构全称展示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ins w:id="587" w:author="wanao" w:date="2026-07-03T15:28:58Z">
              <w:r>
                <w:rPr>
                  <w:rFonts w:hint="eastAsia" w:ascii="仿宋" w:hAnsi="仿宋" w:eastAsia="仿宋"/>
                  <w:color w:val="000000"/>
                  <w:kern w:val="0"/>
                  <w:sz w:val="24"/>
                  <w:szCs w:val="22"/>
                  <w:lang w:val="en-US" w:eastAsia="zh-CN"/>
                </w:rPr>
                <w:t>职位</w:t>
              </w:r>
            </w:ins>
            <w:del w:id="588" w:author="wanao" w:date="2026-07-03T15:28:56Z">
              <w:commentRangeStart w:id="29"/>
              <w:r>
                <w:rPr>
                  <w:rFonts w:ascii="仿宋" w:hAnsi="仿宋" w:eastAsia="仿宋"/>
                  <w:color w:val="000000"/>
                  <w:kern w:val="0"/>
                  <w:sz w:val="24"/>
                  <w:szCs w:val="22"/>
                  <w:lang w:eastAsia="en-US"/>
                </w:rPr>
                <w:delText>岗位</w:delText>
              </w:r>
              <w:commentRangeEnd w:id="29"/>
            </w:del>
            <w:r>
              <w:commentReference w:id="29"/>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按已配置岗位名称展示；多岗位使用顿号分隔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commentRangeStart w:id="30"/>
            <w:r>
              <w:rPr>
                <w:rFonts w:hint="eastAsia" w:ascii="仿宋" w:hAnsi="仿宋" w:eastAsia="仿宋"/>
                <w:color w:val="000000"/>
                <w:kern w:val="0"/>
                <w:sz w:val="24"/>
                <w:szCs w:val="22"/>
                <w:lang w:val="en-US" w:eastAsia="zh-CN"/>
              </w:rPr>
              <w:t>职位机构</w:t>
            </w:r>
            <w:commentRangeEnd w:id="30"/>
            <w:r>
              <w:commentReference w:id="30"/>
            </w:r>
          </w:p>
        </w:tc>
        <w:tc>
          <w:tcPr>
            <w:tcW w:w="2340" w:type="dxa"/>
          </w:tcPr>
          <w:p>
            <w:pPr>
              <w:widowControl/>
              <w:spacing w:after="0" w:line="360" w:lineRule="auto"/>
              <w:jc w:val="left"/>
              <w:rPr>
                <w:rFonts w:hint="eastAsia" w:ascii="仿宋" w:hAnsi="仿宋" w:eastAsia="仿宋"/>
                <w:color w:val="000000"/>
                <w:kern w:val="0"/>
                <w:sz w:val="24"/>
                <w:szCs w:val="22"/>
              </w:rPr>
            </w:pPr>
          </w:p>
        </w:tc>
        <w:tc>
          <w:tcPr>
            <w:tcW w:w="2340" w:type="dxa"/>
          </w:tcPr>
          <w:p>
            <w:pPr>
              <w:widowControl/>
              <w:spacing w:after="0" w:line="360" w:lineRule="auto"/>
              <w:jc w:val="left"/>
              <w:rPr>
                <w:rFonts w:ascii="仿宋" w:hAnsi="仿宋" w:eastAsia="仿宋"/>
                <w:color w:val="000000"/>
                <w:kern w:val="0"/>
                <w:sz w:val="24"/>
                <w:szCs w:val="22"/>
                <w:lang w:eastAsia="en-US"/>
              </w:rPr>
            </w:pPr>
          </w:p>
        </w:tc>
        <w:tc>
          <w:tcPr>
            <w:tcW w:w="2340" w:type="dxa"/>
          </w:tcPr>
          <w:p>
            <w:pPr>
              <w:widowControl/>
              <w:spacing w:after="0" w:line="360" w:lineRule="auto"/>
              <w:jc w:val="left"/>
              <w:rPr>
                <w:rFonts w:ascii="仿宋" w:hAnsi="仿宋" w:eastAsia="仿宋"/>
                <w:color w:val="000000"/>
                <w:kern w:val="0"/>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角色</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按已配置角色名称展示；多角色使用顿号分隔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员工状态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按对应员工状态展示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锁定状态</w:t>
            </w:r>
          </w:p>
        </w:tc>
        <w:tc>
          <w:tcPr>
            <w:tcW w:w="2340" w:type="dxa"/>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按账号是否锁定展示状态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账号状态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展示“正常”“冻结”“停用”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冻结原因</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p>
        </w:tc>
        <w:tc>
          <w:tcPr>
            <w:tcW w:w="2340" w:type="dxa"/>
          </w:tcPr>
          <w:p>
            <w:pPr>
              <w:widowControl/>
              <w:spacing w:after="0" w:line="360" w:lineRule="auto"/>
              <w:jc w:val="left"/>
              <w:rPr>
                <w:rFonts w:ascii="仿宋" w:hAnsi="仿宋" w:eastAsia="仿宋"/>
                <w:color w:val="000000"/>
                <w:kern w:val="0"/>
                <w:sz w:val="24"/>
                <w:szCs w:val="22"/>
                <w:lang w:eastAsia="en-US"/>
              </w:rPr>
            </w:pP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用户管理-新增</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支持具备权限的用户新增</w:t>
      </w:r>
      <w:r>
        <w:rPr>
          <w:rFonts w:hint="eastAsia" w:ascii="仿宋" w:hAnsi="仿宋" w:eastAsia="仿宋"/>
          <w:color w:val="000000"/>
          <w:kern w:val="0"/>
          <w:sz w:val="24"/>
          <w:szCs w:val="22"/>
        </w:rPr>
        <w:t>“系统用户”</w:t>
      </w:r>
      <w:r>
        <w:rPr>
          <w:rFonts w:ascii="仿宋" w:hAnsi="仿宋" w:eastAsia="仿宋"/>
          <w:color w:val="000000"/>
          <w:kern w:val="0"/>
          <w:sz w:val="24"/>
          <w:szCs w:val="22"/>
        </w:rPr>
        <w:t>，完成页面录入、字段校验、唯一性校验、关联校验和保存处理。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w:t>
      </w:r>
      <w:r>
        <w:rPr>
          <w:rFonts w:hint="eastAsia" w:ascii="仿宋" w:hAnsi="仿宋" w:eastAsia="仿宋"/>
          <w:color w:val="000000"/>
          <w:kern w:val="0"/>
          <w:sz w:val="24"/>
          <w:szCs w:val="22"/>
        </w:rPr>
        <w:t>在“用户管理”列表</w:t>
      </w:r>
      <w:r>
        <w:rPr>
          <w:rFonts w:ascii="仿宋" w:hAnsi="仿宋" w:eastAsia="仿宋"/>
          <w:color w:val="000000"/>
          <w:kern w:val="0"/>
          <w:sz w:val="24"/>
          <w:szCs w:val="22"/>
        </w:rPr>
        <w:t>点击“新增”后</w:t>
      </w:r>
      <w:r>
        <w:rPr>
          <w:rFonts w:hint="eastAsia" w:ascii="仿宋" w:hAnsi="仿宋" w:eastAsia="仿宋"/>
          <w:color w:val="000000"/>
          <w:kern w:val="0"/>
          <w:sz w:val="24"/>
          <w:szCs w:val="22"/>
        </w:rPr>
        <w:t>右侧抽屉式</w:t>
      </w:r>
      <w:r>
        <w:rPr>
          <w:rFonts w:ascii="仿宋" w:hAnsi="仿宋" w:eastAsia="仿宋"/>
          <w:color w:val="000000"/>
          <w:kern w:val="0"/>
          <w:sz w:val="24"/>
          <w:szCs w:val="22"/>
        </w:rPr>
        <w:t>进入</w:t>
      </w:r>
      <w:r>
        <w:rPr>
          <w:rFonts w:hint="eastAsia" w:ascii="仿宋" w:hAnsi="仿宋" w:eastAsia="仿宋"/>
          <w:color w:val="000000"/>
          <w:kern w:val="0"/>
          <w:sz w:val="24"/>
          <w:szCs w:val="22"/>
        </w:rPr>
        <w:t>“</w:t>
      </w:r>
      <w:r>
        <w:rPr>
          <w:rFonts w:ascii="仿宋" w:hAnsi="仿宋" w:eastAsia="仿宋"/>
          <w:color w:val="000000"/>
          <w:kern w:val="0"/>
          <w:sz w:val="24"/>
          <w:szCs w:val="22"/>
        </w:rPr>
        <w:t>新增</w:t>
      </w:r>
      <w:r>
        <w:rPr>
          <w:rFonts w:hint="eastAsia" w:ascii="仿宋" w:hAnsi="仿宋" w:eastAsia="仿宋"/>
          <w:color w:val="000000"/>
          <w:kern w:val="0"/>
          <w:sz w:val="24"/>
          <w:szCs w:val="22"/>
        </w:rPr>
        <w:t>”</w:t>
      </w:r>
      <w:r>
        <w:rPr>
          <w:rFonts w:ascii="仿宋" w:hAnsi="仿宋" w:eastAsia="仿宋"/>
          <w:color w:val="000000"/>
          <w:kern w:val="0"/>
          <w:sz w:val="24"/>
          <w:szCs w:val="22"/>
        </w:rPr>
        <w:t>页面。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工号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数字</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新增时录入；系统校验唯一性；长度不超过50位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589" w:author="wanao" w:date="2026-07-03T15:32:46Z"/>
        </w:trPr>
        <w:tc>
          <w:tcPr>
            <w:tcW w:w="2340" w:type="dxa"/>
          </w:tcPr>
          <w:p>
            <w:pPr>
              <w:widowControl/>
              <w:spacing w:after="0" w:line="360" w:lineRule="auto"/>
              <w:jc w:val="left"/>
              <w:rPr>
                <w:del w:id="590" w:author="wanao" w:date="2026-07-03T15:32:46Z"/>
                <w:rFonts w:ascii="仿宋" w:hAnsi="仿宋" w:eastAsia="仿宋"/>
                <w:color w:val="000000"/>
                <w:kern w:val="0"/>
                <w:sz w:val="24"/>
                <w:szCs w:val="22"/>
              </w:rPr>
            </w:pPr>
            <w:del w:id="591" w:author="wanao" w:date="2026-07-03T15:32:46Z">
              <w:r>
                <w:rPr>
                  <w:rFonts w:hint="eastAsia" w:ascii="仿宋" w:hAnsi="仿宋" w:eastAsia="仿宋"/>
                  <w:color w:val="000000"/>
                  <w:kern w:val="0"/>
                  <w:sz w:val="24"/>
                  <w:szCs w:val="22"/>
                </w:rPr>
                <w:delText>身份证号码</w:delText>
              </w:r>
            </w:del>
          </w:p>
        </w:tc>
        <w:tc>
          <w:tcPr>
            <w:tcW w:w="2340" w:type="dxa"/>
          </w:tcPr>
          <w:p>
            <w:pPr>
              <w:widowControl/>
              <w:spacing w:after="0" w:line="360" w:lineRule="auto"/>
              <w:jc w:val="left"/>
              <w:rPr>
                <w:del w:id="592" w:author="wanao" w:date="2026-07-03T15:32:46Z"/>
                <w:rFonts w:ascii="仿宋" w:hAnsi="仿宋" w:eastAsia="仿宋"/>
                <w:color w:val="000000"/>
                <w:kern w:val="0"/>
                <w:sz w:val="24"/>
                <w:szCs w:val="22"/>
                <w:lang w:eastAsia="en-US"/>
              </w:rPr>
            </w:pPr>
            <w:del w:id="593" w:author="wanao" w:date="2026-07-03T15:32:46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594" w:author="wanao" w:date="2026-07-03T15:32:46Z"/>
                <w:rFonts w:ascii="仿宋" w:hAnsi="仿宋" w:eastAsia="仿宋"/>
                <w:color w:val="000000"/>
                <w:kern w:val="0"/>
                <w:sz w:val="24"/>
                <w:szCs w:val="22"/>
              </w:rPr>
            </w:pPr>
            <w:del w:id="595" w:author="wanao" w:date="2026-07-03T15:32:46Z">
              <w:r>
                <w:rPr>
                  <w:rFonts w:hint="eastAsia" w:ascii="仿宋" w:hAnsi="仿宋" w:eastAsia="仿宋"/>
                  <w:color w:val="000000"/>
                  <w:kern w:val="0"/>
                  <w:sz w:val="24"/>
                  <w:szCs w:val="22"/>
                </w:rPr>
                <w:delText>数字</w:delText>
              </w:r>
            </w:del>
          </w:p>
        </w:tc>
        <w:tc>
          <w:tcPr>
            <w:tcW w:w="2340" w:type="dxa"/>
          </w:tcPr>
          <w:p>
            <w:pPr>
              <w:widowControl/>
              <w:spacing w:after="0" w:line="360" w:lineRule="auto"/>
              <w:jc w:val="left"/>
              <w:rPr>
                <w:del w:id="596" w:author="wanao" w:date="2026-07-03T15:32:46Z"/>
                <w:rFonts w:ascii="仿宋" w:hAnsi="仿宋" w:eastAsia="仿宋"/>
                <w:color w:val="000000"/>
                <w:kern w:val="0"/>
                <w:sz w:val="24"/>
                <w:szCs w:val="22"/>
              </w:rPr>
            </w:pPr>
            <w:del w:id="597" w:author="wanao" w:date="2026-07-03T15:32:46Z">
              <w:r>
                <w:rPr>
                  <w:rFonts w:ascii="仿宋" w:hAnsi="仿宋" w:eastAsia="仿宋"/>
                  <w:color w:val="000000"/>
                  <w:kern w:val="0"/>
                  <w:sz w:val="24"/>
                  <w:szCs w:val="22"/>
                </w:rPr>
                <w:delText>系统校验唯一性；</w:delText>
              </w:r>
            </w:del>
            <w:del w:id="598" w:author="wanao" w:date="2026-07-03T15:32:46Z">
              <w:r>
                <w:rPr>
                  <w:rFonts w:hint="eastAsia" w:ascii="仿宋" w:hAnsi="仿宋" w:eastAsia="仿宋"/>
                  <w:color w:val="000000"/>
                  <w:kern w:val="0"/>
                  <w:sz w:val="24"/>
                  <w:szCs w:val="22"/>
                </w:rPr>
                <w:delText>必须为身份证格式</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commentRangeStart w:id="31"/>
            <w:r>
              <w:rPr>
                <w:rFonts w:hint="eastAsia" w:ascii="仿宋" w:hAnsi="仿宋" w:eastAsia="仿宋"/>
                <w:color w:val="000000"/>
                <w:kern w:val="0"/>
                <w:sz w:val="24"/>
                <w:szCs w:val="22"/>
              </w:rPr>
              <w:t>员工状态</w:t>
            </w:r>
            <w:commentRangeEnd w:id="31"/>
            <w:r>
              <w:commentReference w:id="31"/>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下拉选择</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选项：</w:t>
            </w:r>
            <w:del w:id="599" w:author="wanao" w:date="2026-07-03T15:31:25Z">
              <w:r>
                <w:rPr>
                  <w:rFonts w:hint="eastAsia" w:ascii="仿宋" w:hAnsi="仿宋" w:eastAsia="仿宋"/>
                  <w:color w:val="000000"/>
                  <w:kern w:val="0"/>
                  <w:sz w:val="24"/>
                  <w:szCs w:val="22"/>
                </w:rPr>
                <w:delText>“未入职”</w:delText>
              </w:r>
            </w:del>
            <w:r>
              <w:rPr>
                <w:rFonts w:hint="eastAsia" w:ascii="仿宋" w:hAnsi="仿宋" w:eastAsia="仿宋"/>
                <w:color w:val="000000"/>
                <w:kern w:val="0"/>
                <w:sz w:val="24"/>
                <w:szCs w:val="22"/>
              </w:rPr>
              <w:t>“在职”</w:t>
            </w:r>
            <w:ins w:id="600" w:author="wanao" w:date="2026-07-03T15:31:36Z">
              <w:r>
                <w:rPr>
                  <w:rFonts w:hint="eastAsia" w:ascii="仿宋" w:hAnsi="仿宋" w:eastAsia="仿宋"/>
                  <w:color w:val="000000"/>
                  <w:kern w:val="0"/>
                  <w:sz w:val="24"/>
                  <w:szCs w:val="22"/>
                  <w:lang w:eastAsia="zh-CN"/>
                </w:rPr>
                <w:t>“</w:t>
              </w:r>
            </w:ins>
            <w:ins w:id="601" w:author="wanao" w:date="2026-07-03T15:31:40Z">
              <w:r>
                <w:rPr>
                  <w:rFonts w:hint="eastAsia" w:ascii="仿宋" w:hAnsi="仿宋" w:eastAsia="仿宋"/>
                  <w:color w:val="000000"/>
                  <w:kern w:val="0"/>
                  <w:sz w:val="24"/>
                  <w:szCs w:val="22"/>
                  <w:lang w:val="en-US" w:eastAsia="zh-CN"/>
                </w:rPr>
                <w:t>离职</w:t>
              </w:r>
            </w:ins>
            <w:ins w:id="602" w:author="wanao" w:date="2026-07-03T15:31:37Z">
              <w:r>
                <w:rPr>
                  <w:rFonts w:hint="eastAsia" w:ascii="仿宋" w:hAnsi="仿宋" w:eastAsia="仿宋"/>
                  <w:color w:val="000000"/>
                  <w:kern w:val="0"/>
                  <w:sz w:val="24"/>
                  <w:szCs w:val="22"/>
                  <w:lang w:eastAsia="zh-CN"/>
                </w:rPr>
                <w:t>”</w:t>
              </w:r>
            </w:ins>
            <w:r>
              <w:rPr>
                <w:rFonts w:hint="eastAsia" w:ascii="仿宋" w:hAnsi="仿宋" w:eastAsia="仿宋"/>
                <w:color w:val="000000"/>
                <w:kern w:val="0"/>
                <w:sz w:val="24"/>
                <w:szCs w:val="22"/>
              </w:rPr>
              <w:t>“劳务派遣”“</w:t>
            </w:r>
            <w:del w:id="603" w:author="wanao" w:date="2026-07-03T15:31:51Z">
              <w:r>
                <w:rPr>
                  <w:rFonts w:hint="default" w:ascii="仿宋" w:hAnsi="仿宋" w:eastAsia="仿宋"/>
                  <w:color w:val="000000"/>
                  <w:kern w:val="0"/>
                  <w:sz w:val="24"/>
                  <w:szCs w:val="22"/>
                  <w:lang w:val="en-US"/>
                </w:rPr>
                <w:delText>劳务派遣结束</w:delText>
              </w:r>
            </w:del>
            <w:ins w:id="604" w:author="wanao" w:date="2026-07-03T15:31:52Z">
              <w:r>
                <w:rPr>
                  <w:rFonts w:hint="eastAsia" w:ascii="仿宋" w:hAnsi="仿宋" w:eastAsia="仿宋"/>
                  <w:color w:val="000000"/>
                  <w:kern w:val="0"/>
                  <w:sz w:val="24"/>
                  <w:szCs w:val="22"/>
                  <w:lang w:val="en-US" w:eastAsia="zh-CN"/>
                </w:rPr>
                <w:t>退休</w:t>
              </w:r>
            </w:ins>
            <w:r>
              <w:rPr>
                <w:rFonts w:hint="eastAsia" w:ascii="仿宋" w:hAnsi="仿宋" w:eastAsia="仿宋"/>
                <w:color w:val="000000"/>
                <w:kern w:val="0"/>
                <w:sz w:val="24"/>
                <w:szCs w:val="22"/>
              </w:rPr>
              <w:t>”</w:t>
            </w:r>
            <w:del w:id="605" w:author="wanao" w:date="2026-07-03T15:31:56Z">
              <w:r>
                <w:rPr>
                  <w:rFonts w:hint="eastAsia" w:ascii="仿宋" w:hAnsi="仿宋" w:eastAsia="仿宋"/>
                  <w:color w:val="000000"/>
                  <w:kern w:val="0"/>
                  <w:sz w:val="24"/>
                  <w:szCs w:val="22"/>
                </w:rPr>
                <w:delText>“实习”“实习结束”“临时工”</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用户姓名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性别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非必填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下拉选择</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选项：男、女、未知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手机号码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数字</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不超过11位数字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所属机构</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下拉选择</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新增页录入字段</w:t>
            </w:r>
            <w:r>
              <w:rPr>
                <w:rFonts w:hint="eastAsia" w:ascii="仿宋" w:hAnsi="仿宋" w:eastAsia="仿宋"/>
                <w:color w:val="000000"/>
                <w:kern w:val="0"/>
                <w:sz w:val="24"/>
                <w:szCs w:val="22"/>
              </w:rPr>
              <w:t>通过机构树选择权限范围内的机构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邮箱</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非必填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备注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非必填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不超过300个汉字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确定</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点击后校验当前录入信息并执行新增</w:t>
            </w:r>
            <w:r>
              <w:rPr>
                <w:rFonts w:hint="eastAsia" w:ascii="仿宋" w:hAnsi="仿宋" w:eastAsia="仿宋"/>
                <w:color w:val="000000"/>
                <w:kern w:val="0"/>
                <w:sz w:val="24"/>
                <w:szCs w:val="22"/>
              </w:rPr>
              <w:t>用户操作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点击后关闭新增页面并放弃本次录入</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用户点击“新增”后，系统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打开“新增”页面。</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用户点击“保存”后，系统按字段规则逐项校验必填、格式、长度、唯一性、联动关系和权限边界；校验通过后保存数据并提示“保存成功”。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用户点击“取消”后，系统关闭新增页面；如存在未保存内容，应提示用户确认是否放弃当前录入。</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新增页面的主键类编码字段在保存前必须唯一校验通过。</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2. </w:t>
      </w:r>
      <w:r>
        <w:rPr>
          <w:rFonts w:ascii="仿宋" w:hAnsi="仿宋" w:eastAsia="仿宋"/>
          <w:color w:val="000000"/>
          <w:kern w:val="0"/>
          <w:sz w:val="24"/>
          <w:szCs w:val="22"/>
        </w:rPr>
        <w:t>系统应对必填项、字段长度、枚举值范围、时间先后关系、编码唯一性进行完整校验；未通过校验时应逐项提示并阻止保存</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w:t>
      </w:r>
      <w:r>
        <w:rPr>
          <w:rFonts w:ascii="仿宋" w:hAnsi="仿宋" w:eastAsia="仿宋"/>
          <w:color w:val="000000"/>
          <w:kern w:val="0"/>
          <w:sz w:val="24"/>
          <w:szCs w:val="22"/>
        </w:rPr>
        <w:t>. 涉及机构、</w:t>
      </w:r>
      <w:del w:id="606" w:author="wanao" w:date="2026-07-03T15:33:22Z">
        <w:r>
          <w:rPr>
            <w:rFonts w:ascii="仿宋" w:hAnsi="仿宋" w:eastAsia="仿宋"/>
            <w:color w:val="000000"/>
            <w:kern w:val="0"/>
            <w:sz w:val="24"/>
            <w:szCs w:val="22"/>
          </w:rPr>
          <w:delText>团队、</w:delText>
        </w:r>
      </w:del>
      <w:r>
        <w:rPr>
          <w:rFonts w:ascii="仿宋" w:hAnsi="仿宋" w:eastAsia="仿宋"/>
          <w:color w:val="000000"/>
          <w:kern w:val="0"/>
          <w:sz w:val="24"/>
          <w:szCs w:val="22"/>
        </w:rPr>
        <w:t>角色、菜单、场景等引用字段时，必须从有效数据中选择，不允许录入无效值。</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w:t>
      </w:r>
      <w:r>
        <w:rPr>
          <w:rFonts w:ascii="仿宋" w:hAnsi="仿宋" w:eastAsia="仿宋"/>
          <w:color w:val="000000"/>
          <w:kern w:val="0"/>
          <w:sz w:val="24"/>
          <w:szCs w:val="22"/>
        </w:rPr>
        <w:t>. 涉及上下级联动的字段，变更上级字段后应自动清空并重载下级字段候选值。</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仅具备“新增”功能权限且拥有对应数据范围的用户可执行新增。</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用户管理-编辑</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支持具备权限的用户编辑既有用户管理数据，回显原始信息并按字段修改规则完成保存处理。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用户选中单条记录点击“编辑”后</w:t>
      </w:r>
      <w:r>
        <w:rPr>
          <w:rFonts w:hint="eastAsia" w:ascii="仿宋" w:hAnsi="仿宋" w:eastAsia="仿宋"/>
          <w:color w:val="000000"/>
          <w:kern w:val="0"/>
          <w:sz w:val="24"/>
          <w:szCs w:val="22"/>
        </w:rPr>
        <w:t>右侧抽屉式</w:t>
      </w:r>
      <w:r>
        <w:rPr>
          <w:rFonts w:ascii="仿宋" w:hAnsi="仿宋" w:eastAsia="仿宋"/>
          <w:color w:val="000000"/>
          <w:kern w:val="0"/>
          <w:sz w:val="24"/>
          <w:szCs w:val="22"/>
        </w:rPr>
        <w:t>进入“编辑”页面。页面应回显原始数据，并按字段是否只读、是否允许修改、是否联动进行控制。</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工号</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必填</w:t>
            </w:r>
            <w:r>
              <w:rPr>
                <w:rFonts w:hint="eastAsia" w:ascii="仿宋" w:hAnsi="仿宋" w:eastAsia="仿宋"/>
                <w:color w:val="000000"/>
                <w:kern w:val="0"/>
                <w:sz w:val="24"/>
                <w:szCs w:val="22"/>
              </w:rPr>
              <w:t>；反显，不可修改</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数字</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工号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607" w:author="wanao" w:date="2026-07-03T15:33:40Z"/>
        </w:trPr>
        <w:tc>
          <w:tcPr>
            <w:tcW w:w="2340" w:type="dxa"/>
          </w:tcPr>
          <w:p>
            <w:pPr>
              <w:widowControl/>
              <w:spacing w:after="0" w:line="360" w:lineRule="auto"/>
              <w:jc w:val="left"/>
              <w:rPr>
                <w:del w:id="608" w:author="wanao" w:date="2026-07-03T15:33:40Z"/>
                <w:rFonts w:ascii="仿宋" w:hAnsi="仿宋" w:eastAsia="仿宋"/>
                <w:color w:val="000000"/>
                <w:kern w:val="0"/>
                <w:sz w:val="24"/>
                <w:szCs w:val="22"/>
              </w:rPr>
            </w:pPr>
            <w:del w:id="609" w:author="wanao" w:date="2026-07-03T15:33:40Z">
              <w:r>
                <w:rPr>
                  <w:rFonts w:hint="eastAsia" w:ascii="仿宋" w:hAnsi="仿宋" w:eastAsia="仿宋"/>
                  <w:color w:val="000000"/>
                  <w:kern w:val="0"/>
                  <w:sz w:val="24"/>
                  <w:szCs w:val="22"/>
                </w:rPr>
                <w:delText>身份证号码</w:delText>
              </w:r>
            </w:del>
          </w:p>
        </w:tc>
        <w:tc>
          <w:tcPr>
            <w:tcW w:w="2340" w:type="dxa"/>
          </w:tcPr>
          <w:p>
            <w:pPr>
              <w:widowControl/>
              <w:spacing w:after="0" w:line="360" w:lineRule="auto"/>
              <w:jc w:val="left"/>
              <w:rPr>
                <w:del w:id="610" w:author="wanao" w:date="2026-07-03T15:33:40Z"/>
                <w:rFonts w:ascii="仿宋" w:hAnsi="仿宋" w:eastAsia="仿宋"/>
                <w:color w:val="000000"/>
                <w:kern w:val="0"/>
                <w:sz w:val="24"/>
                <w:szCs w:val="22"/>
              </w:rPr>
            </w:pPr>
            <w:del w:id="611" w:author="wanao" w:date="2026-07-03T15:33:40Z">
              <w:r>
                <w:rPr>
                  <w:rFonts w:ascii="仿宋" w:hAnsi="仿宋" w:eastAsia="仿宋"/>
                  <w:color w:val="000000"/>
                  <w:kern w:val="0"/>
                  <w:sz w:val="24"/>
                  <w:szCs w:val="22"/>
                </w:rPr>
                <w:delText>必填</w:delText>
              </w:r>
            </w:del>
            <w:del w:id="612" w:author="wanao" w:date="2026-07-03T15:33:40Z">
              <w:r>
                <w:rPr>
                  <w:rFonts w:hint="eastAsia" w:ascii="仿宋" w:hAnsi="仿宋" w:eastAsia="仿宋"/>
                  <w:color w:val="000000"/>
                  <w:kern w:val="0"/>
                  <w:sz w:val="24"/>
                  <w:szCs w:val="22"/>
                </w:rPr>
                <w:delText>；反显，不可修改</w:delText>
              </w:r>
            </w:del>
          </w:p>
        </w:tc>
        <w:tc>
          <w:tcPr>
            <w:tcW w:w="2340" w:type="dxa"/>
          </w:tcPr>
          <w:p>
            <w:pPr>
              <w:widowControl/>
              <w:spacing w:after="0" w:line="360" w:lineRule="auto"/>
              <w:jc w:val="left"/>
              <w:rPr>
                <w:del w:id="613" w:author="wanao" w:date="2026-07-03T15:33:40Z"/>
                <w:rFonts w:ascii="仿宋" w:hAnsi="仿宋" w:eastAsia="仿宋"/>
                <w:color w:val="000000"/>
                <w:kern w:val="0"/>
                <w:sz w:val="24"/>
                <w:szCs w:val="22"/>
              </w:rPr>
            </w:pPr>
            <w:del w:id="614" w:author="wanao" w:date="2026-07-03T15:33:40Z">
              <w:r>
                <w:rPr>
                  <w:rFonts w:hint="eastAsia" w:ascii="仿宋" w:hAnsi="仿宋" w:eastAsia="仿宋"/>
                  <w:color w:val="000000"/>
                  <w:kern w:val="0"/>
                  <w:sz w:val="24"/>
                  <w:szCs w:val="22"/>
                </w:rPr>
                <w:delText>数字</w:delText>
              </w:r>
            </w:del>
          </w:p>
        </w:tc>
        <w:tc>
          <w:tcPr>
            <w:tcW w:w="2340" w:type="dxa"/>
          </w:tcPr>
          <w:p>
            <w:pPr>
              <w:widowControl/>
              <w:spacing w:after="0" w:line="360" w:lineRule="auto"/>
              <w:jc w:val="left"/>
              <w:rPr>
                <w:del w:id="615" w:author="wanao" w:date="2026-07-03T15:33:40Z"/>
                <w:rFonts w:ascii="仿宋" w:hAnsi="仿宋" w:eastAsia="仿宋"/>
                <w:color w:val="000000"/>
                <w:kern w:val="0"/>
                <w:sz w:val="24"/>
                <w:szCs w:val="22"/>
              </w:rPr>
            </w:pPr>
            <w:del w:id="616" w:author="wanao" w:date="2026-07-03T15:33:40Z">
              <w:r>
                <w:rPr>
                  <w:rFonts w:hint="eastAsia" w:ascii="仿宋" w:hAnsi="仿宋" w:eastAsia="仿宋"/>
                  <w:color w:val="000000"/>
                  <w:kern w:val="0"/>
                  <w:sz w:val="24"/>
                  <w:szCs w:val="22"/>
                </w:rPr>
                <w:delText>反显身份证号码</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员工状态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r>
              <w:rPr>
                <w:rFonts w:hint="eastAsia" w:ascii="仿宋" w:hAnsi="仿宋" w:eastAsia="仿宋"/>
                <w:color w:val="000000"/>
                <w:kern w:val="0"/>
                <w:sz w:val="24"/>
                <w:szCs w:val="22"/>
              </w:rPr>
              <w:t>；反显，可修改</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下拉选择</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选项：</w:t>
            </w:r>
            <w:del w:id="617" w:author="wanao" w:date="2026-07-03T15:33:45Z">
              <w:r>
                <w:rPr>
                  <w:rFonts w:hint="eastAsia" w:ascii="仿宋" w:hAnsi="仿宋" w:eastAsia="仿宋"/>
                  <w:color w:val="000000"/>
                  <w:kern w:val="0"/>
                  <w:sz w:val="24"/>
                  <w:szCs w:val="22"/>
                </w:rPr>
                <w:delText>“未入职”</w:delText>
              </w:r>
            </w:del>
            <w:r>
              <w:rPr>
                <w:rFonts w:hint="eastAsia" w:ascii="仿宋" w:hAnsi="仿宋" w:eastAsia="仿宋"/>
                <w:color w:val="000000"/>
                <w:kern w:val="0"/>
                <w:sz w:val="24"/>
                <w:szCs w:val="22"/>
              </w:rPr>
              <w:t>“在职”</w:t>
            </w:r>
            <w:ins w:id="618" w:author="wanao" w:date="2026-07-03T15:33:49Z">
              <w:r>
                <w:rPr>
                  <w:rFonts w:hint="eastAsia" w:ascii="仿宋" w:hAnsi="仿宋" w:eastAsia="仿宋"/>
                  <w:color w:val="000000"/>
                  <w:kern w:val="0"/>
                  <w:sz w:val="24"/>
                  <w:szCs w:val="22"/>
                  <w:lang w:eastAsia="zh-CN"/>
                </w:rPr>
                <w:t>“</w:t>
              </w:r>
            </w:ins>
            <w:ins w:id="619" w:author="wanao" w:date="2026-07-03T15:33:53Z">
              <w:r>
                <w:rPr>
                  <w:rFonts w:hint="eastAsia" w:ascii="仿宋" w:hAnsi="仿宋" w:eastAsia="仿宋"/>
                  <w:color w:val="000000"/>
                  <w:kern w:val="0"/>
                  <w:sz w:val="24"/>
                  <w:szCs w:val="22"/>
                  <w:lang w:val="en-US" w:eastAsia="zh-CN"/>
                </w:rPr>
                <w:t>离职</w:t>
              </w:r>
            </w:ins>
            <w:ins w:id="620" w:author="wanao" w:date="2026-07-03T15:33:49Z">
              <w:r>
                <w:rPr>
                  <w:rFonts w:hint="eastAsia" w:ascii="仿宋" w:hAnsi="仿宋" w:eastAsia="仿宋"/>
                  <w:color w:val="000000"/>
                  <w:kern w:val="0"/>
                  <w:sz w:val="24"/>
                  <w:szCs w:val="22"/>
                  <w:lang w:eastAsia="zh-CN"/>
                </w:rPr>
                <w:t>”</w:t>
              </w:r>
            </w:ins>
            <w:r>
              <w:rPr>
                <w:rFonts w:hint="eastAsia" w:ascii="仿宋" w:hAnsi="仿宋" w:eastAsia="仿宋"/>
                <w:color w:val="000000"/>
                <w:kern w:val="0"/>
                <w:sz w:val="24"/>
                <w:szCs w:val="22"/>
              </w:rPr>
              <w:t>“劳务派遣”“</w:t>
            </w:r>
            <w:del w:id="621" w:author="wanao" w:date="2026-07-03T15:33:57Z">
              <w:r>
                <w:rPr>
                  <w:rFonts w:hint="default" w:ascii="仿宋" w:hAnsi="仿宋" w:eastAsia="仿宋"/>
                  <w:color w:val="000000"/>
                  <w:kern w:val="0"/>
                  <w:sz w:val="24"/>
                  <w:szCs w:val="22"/>
                  <w:lang w:val="en-US"/>
                </w:rPr>
                <w:delText>劳务派遣结束</w:delText>
              </w:r>
            </w:del>
            <w:ins w:id="622" w:author="wanao" w:date="2026-07-03T15:33:58Z">
              <w:r>
                <w:rPr>
                  <w:rFonts w:hint="eastAsia" w:ascii="仿宋" w:hAnsi="仿宋" w:eastAsia="仿宋"/>
                  <w:color w:val="000000"/>
                  <w:kern w:val="0"/>
                  <w:sz w:val="24"/>
                  <w:szCs w:val="22"/>
                  <w:lang w:val="en-US" w:eastAsia="zh-CN"/>
                </w:rPr>
                <w:t>退休</w:t>
              </w:r>
            </w:ins>
            <w:r>
              <w:rPr>
                <w:rFonts w:hint="eastAsia" w:ascii="仿宋" w:hAnsi="仿宋" w:eastAsia="仿宋"/>
                <w:color w:val="000000"/>
                <w:kern w:val="0"/>
                <w:sz w:val="24"/>
                <w:szCs w:val="22"/>
              </w:rPr>
              <w:t>”</w:t>
            </w:r>
            <w:del w:id="623" w:author="wanao" w:date="2026-07-03T15:34:04Z">
              <w:r>
                <w:rPr>
                  <w:rFonts w:hint="eastAsia" w:ascii="仿宋" w:hAnsi="仿宋" w:eastAsia="仿宋"/>
                  <w:color w:val="000000"/>
                  <w:kern w:val="0"/>
                  <w:sz w:val="24"/>
                  <w:szCs w:val="22"/>
                </w:rPr>
                <w:delText>“实习”“实习结束”“临时工”</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用户姓名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r>
              <w:rPr>
                <w:rFonts w:hint="eastAsia" w:ascii="仿宋" w:hAnsi="仿宋" w:eastAsia="仿宋"/>
                <w:color w:val="000000"/>
                <w:kern w:val="0"/>
                <w:sz w:val="24"/>
                <w:szCs w:val="22"/>
              </w:rPr>
              <w:t>；反显，可修改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性别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非必填；反显，可修改</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下拉选择</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选项：男、女、未知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手机号码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r>
              <w:rPr>
                <w:rFonts w:hint="eastAsia" w:ascii="仿宋" w:hAnsi="仿宋" w:eastAsia="仿宋"/>
                <w:color w:val="000000"/>
                <w:kern w:val="0"/>
                <w:sz w:val="24"/>
                <w:szCs w:val="22"/>
              </w:rPr>
              <w:t>；反显，可修改</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数字</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不超过11位数字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所属机构</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r>
              <w:rPr>
                <w:rFonts w:hint="eastAsia" w:ascii="仿宋" w:hAnsi="仿宋" w:eastAsia="仿宋"/>
                <w:color w:val="000000"/>
                <w:kern w:val="0"/>
                <w:sz w:val="24"/>
                <w:szCs w:val="22"/>
              </w:rPr>
              <w:t>；反显，可修改</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下拉选择</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新增页录入字段</w:t>
            </w:r>
            <w:r>
              <w:rPr>
                <w:rFonts w:hint="eastAsia" w:ascii="仿宋" w:hAnsi="仿宋" w:eastAsia="仿宋"/>
                <w:color w:val="000000"/>
                <w:kern w:val="0"/>
                <w:sz w:val="24"/>
                <w:szCs w:val="22"/>
              </w:rPr>
              <w:t>通过机构树选择权限范围内的机构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邮箱</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非必填；反显，可修改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备注</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非必填；反显，可修改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不超过300个汉字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确定</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w:t>
            </w:r>
            <w:r>
              <w:rPr>
                <w:rFonts w:hint="eastAsia" w:ascii="仿宋" w:hAnsi="仿宋" w:eastAsia="仿宋"/>
                <w:color w:val="000000"/>
                <w:kern w:val="0"/>
                <w:sz w:val="24"/>
                <w:szCs w:val="22"/>
              </w:rPr>
              <w:t>编辑用户操作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w:t>
            </w:r>
            <w:r>
              <w:rPr>
                <w:rFonts w:hint="eastAsia" w:ascii="仿宋" w:hAnsi="仿宋" w:eastAsia="仿宋"/>
                <w:color w:val="000000"/>
                <w:kern w:val="0"/>
                <w:sz w:val="24"/>
                <w:szCs w:val="22"/>
              </w:rPr>
              <w:t>编辑</w:t>
            </w:r>
            <w:r>
              <w:rPr>
                <w:rFonts w:ascii="仿宋" w:hAnsi="仿宋" w:eastAsia="仿宋"/>
                <w:color w:val="000000"/>
                <w:kern w:val="0"/>
                <w:sz w:val="24"/>
                <w:szCs w:val="22"/>
              </w:rPr>
              <w:t>页面并放弃本次录入</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用户选中单条记录点击“编辑”后，系统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打开“编辑”页面并回显原始数据。</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用户修改字段后点击“保存”，系统校验只读控制、修改权限、唯一性、联动关系及下游影响；校验通过后更新数据并提示“保存成功”。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如编辑内容影响下游业务范围，系统应在保存前提示影响内容，用户确认后方可继续保存。</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主键类字段、外部唯一标识字段默认只读，不允许直接修改。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修改后仍需满足唯一性、层级性、时序性和有效状态约束。</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3. </w:t>
      </w:r>
      <w:r>
        <w:rPr>
          <w:rFonts w:ascii="仿宋" w:hAnsi="仿宋" w:eastAsia="仿宋"/>
          <w:color w:val="000000"/>
          <w:kern w:val="0"/>
          <w:sz w:val="24"/>
          <w:szCs w:val="22"/>
        </w:rPr>
        <w:t>编辑时，系统应回显原始数据并校验变更后的关键字段是否仍满足唯一性和关联约束；如变更会影响下游数据，应在保存前给出影响提示</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w:t>
      </w:r>
      <w:r>
        <w:rPr>
          <w:rFonts w:ascii="仿宋" w:hAnsi="仿宋" w:eastAsia="仿宋"/>
          <w:color w:val="000000"/>
          <w:kern w:val="0"/>
          <w:sz w:val="24"/>
          <w:szCs w:val="22"/>
        </w:rPr>
        <w:t>. 若关键字段已被下游业务引用，系统应按规则限制修改或提示先解除关联。</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仅具备“编辑”功能权限且拥有对应数据范围的用户可执行编辑。</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用户仅可编辑授权范围内的数据记录，不可越权修改其他机构或其他范围数据。</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用户管理-删除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支持具备权限的用户删除用户管理数据，删除前需完成关联校验、状态校验和二次确认。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用户选中单条记录点击“删除”后，系统先执行关联校验、状态校验、在途业务校验。</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校验通过后，系统弹出二次确认提示：“</w:t>
      </w:r>
      <w:r>
        <w:rPr>
          <w:rFonts w:hint="eastAsia" w:ascii="仿宋" w:hAnsi="仿宋" w:eastAsia="仿宋"/>
          <w:color w:val="000000"/>
          <w:kern w:val="0"/>
          <w:sz w:val="24"/>
          <w:szCs w:val="22"/>
        </w:rPr>
        <w:t>确认删除已选择的用户？</w:t>
      </w:r>
      <w:r>
        <w:rPr>
          <w:rFonts w:ascii="仿宋" w:hAnsi="仿宋" w:eastAsia="仿宋"/>
          <w:color w:val="000000"/>
          <w:kern w:val="0"/>
          <w:sz w:val="24"/>
          <w:szCs w:val="22"/>
        </w:rPr>
        <w:t>”</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用户点击“确认”后，系统执行逻辑删除，并提示“删除成功”；删除失败时应提示具体原因。</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ascii="仿宋" w:hAnsi="仿宋" w:eastAsia="仿宋"/>
          <w:color w:val="000000" w:themeColor="text1"/>
          <w:kern w:val="0"/>
          <w:sz w:val="24"/>
          <w:szCs w:val="22"/>
          <w14:textFill>
            <w14:solidFill>
              <w14:schemeClr w14:val="tx1"/>
            </w14:solidFill>
          </w14:textFill>
        </w:rPr>
        <w:t>删除前必须校验是否存在下游引用、是否存在未完成业务、是否处于启用或生效状态。</w:t>
      </w:r>
      <w:r>
        <w:rPr>
          <w:rFonts w:ascii="仿宋" w:hAnsi="仿宋" w:eastAsia="仿宋"/>
          <w:color w:val="000000"/>
          <w:kern w:val="0"/>
          <w:sz w:val="24"/>
          <w:szCs w:val="22"/>
        </w:rPr>
        <w:t>若用户存在未完成审批、客户归属、营销任务归属等在途业务数据，禁止删除，应先完成转移或关闭处理</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除明确允许物理删除的临时数据外，删除默认采用逻辑删除或状态失效方式处理。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已删除数据不得继续参与新增业务，但历史日志和历史业务记录中仍保留原标识。</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4. </w:t>
      </w:r>
      <w:r>
        <w:rPr>
          <w:rFonts w:ascii="仿宋" w:hAnsi="仿宋" w:eastAsia="仿宋"/>
          <w:color w:val="000000"/>
          <w:kern w:val="0"/>
          <w:sz w:val="24"/>
          <w:szCs w:val="22"/>
        </w:rPr>
        <w:t>删除操作默认采用逻辑删除或状态失效方式处理，除明确约定可物理删除的临时数据外，不得直接物理清除历史审计数据。</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5</w:t>
      </w:r>
      <w:r>
        <w:rPr>
          <w:rFonts w:ascii="仿宋" w:hAnsi="仿宋" w:eastAsia="仿宋"/>
          <w:color w:val="000000"/>
          <w:kern w:val="0"/>
          <w:sz w:val="24"/>
          <w:szCs w:val="22"/>
        </w:rPr>
        <w:t>. 删除前必须校验关联引用关系；存在用户、角色、菜单、功能、模板、规则、任务或日志等下游引用时，系统应禁止删除并提示具体引用对象。</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6</w:t>
      </w:r>
      <w:r>
        <w:rPr>
          <w:rFonts w:ascii="仿宋" w:hAnsi="仿宋" w:eastAsia="仿宋"/>
          <w:color w:val="000000"/>
          <w:kern w:val="0"/>
          <w:sz w:val="24"/>
          <w:szCs w:val="22"/>
        </w:rPr>
        <w:t>. 已删除用户不得继续登录系统，历史操作日志和业务流水中仍保留原用户标识。</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仅具备“删除”功能权限且拥有对应数据范围的用户可执行删除。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widowControl/>
        <w:spacing w:after="0" w:line="360" w:lineRule="auto"/>
        <w:jc w:val="left"/>
        <w:rPr>
          <w:rFonts w:ascii="仿宋" w:hAnsi="仿宋" w:eastAsia="仿宋"/>
          <w:color w:val="000000"/>
          <w:kern w:val="0"/>
          <w:sz w:val="24"/>
          <w:szCs w:val="22"/>
          <w:lang w:eastAsia="en-US"/>
        </w:rPr>
      </w:pP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用户管理-重置密码</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支持具备权限的用户对用户管理中的目标账号执行密码重置，并按安全策略生成初始化密码。</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w:t>
      </w:r>
      <w:r>
        <w:rPr>
          <w:rFonts w:hint="eastAsia" w:ascii="仿宋" w:hAnsi="仿宋" w:eastAsia="仿宋"/>
          <w:color w:val="000000"/>
          <w:kern w:val="0"/>
          <w:sz w:val="24"/>
          <w:szCs w:val="22"/>
        </w:rPr>
        <w:t>选择单条或多条数据后，</w:t>
      </w:r>
      <w:r>
        <w:rPr>
          <w:rFonts w:ascii="仿宋" w:hAnsi="仿宋" w:eastAsia="仿宋"/>
          <w:color w:val="000000"/>
          <w:kern w:val="0"/>
          <w:sz w:val="24"/>
          <w:szCs w:val="22"/>
        </w:rPr>
        <w:t>点击“重置密码”后，</w:t>
      </w:r>
      <w:r>
        <w:rPr>
          <w:rFonts w:hint="eastAsia" w:ascii="仿宋" w:hAnsi="仿宋" w:eastAsia="仿宋"/>
          <w:color w:val="000000"/>
          <w:kern w:val="0"/>
          <w:sz w:val="24"/>
          <w:szCs w:val="22"/>
        </w:rPr>
        <w:t>页面弹窗提示“确认重置已选择用户的密码？重置后的密码为123456”</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用户点击“确认”后，系统</w:t>
      </w:r>
      <w:r>
        <w:rPr>
          <w:rFonts w:hint="eastAsia" w:ascii="仿宋" w:hAnsi="仿宋" w:eastAsia="仿宋"/>
          <w:color w:val="000000"/>
          <w:kern w:val="0"/>
          <w:sz w:val="24"/>
          <w:szCs w:val="22"/>
        </w:rPr>
        <w:t>重置所选用户的登录密码</w:t>
      </w:r>
      <w:r>
        <w:rPr>
          <w:rFonts w:hint="eastAsia" w:ascii="仿宋" w:hAnsi="仿宋" w:eastAsia="仿宋"/>
          <w:color w:val="000000"/>
          <w:kern w:val="0"/>
          <w:sz w:val="24"/>
          <w:szCs w:val="22"/>
          <w:lang w:eastAsia="zh-CN"/>
        </w:rPr>
        <w:t>，</w:t>
      </w:r>
      <w:commentRangeStart w:id="32"/>
      <w:r>
        <w:rPr>
          <w:rFonts w:hint="eastAsia" w:ascii="仿宋" w:hAnsi="仿宋" w:eastAsia="仿宋"/>
          <w:color w:val="000000"/>
          <w:kern w:val="0"/>
          <w:sz w:val="24"/>
          <w:szCs w:val="22"/>
          <w:lang w:val="en-US" w:eastAsia="zh-CN"/>
        </w:rPr>
        <w:t>并将锁定状态改为“正常”</w:t>
      </w:r>
      <w:commentRangeEnd w:id="32"/>
      <w:r>
        <w:commentReference w:id="32"/>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重置成功后系统</w:t>
      </w:r>
      <w:r>
        <w:rPr>
          <w:rFonts w:hint="eastAsia" w:ascii="仿宋" w:hAnsi="仿宋" w:eastAsia="仿宋"/>
          <w:color w:val="000000"/>
          <w:kern w:val="0"/>
          <w:sz w:val="24"/>
          <w:szCs w:val="22"/>
        </w:rPr>
        <w:t>toast</w:t>
      </w:r>
      <w:r>
        <w:rPr>
          <w:rFonts w:ascii="仿宋" w:hAnsi="仿宋" w:eastAsia="仿宋"/>
          <w:color w:val="000000"/>
          <w:kern w:val="0"/>
          <w:sz w:val="24"/>
          <w:szCs w:val="22"/>
        </w:rPr>
        <w:t>提示</w:t>
      </w:r>
      <w:r>
        <w:rPr>
          <w:rFonts w:hint="eastAsia" w:ascii="仿宋" w:hAnsi="仿宋" w:eastAsia="仿宋"/>
          <w:color w:val="000000"/>
          <w:kern w:val="0"/>
          <w:sz w:val="24"/>
          <w:szCs w:val="22"/>
        </w:rPr>
        <w:t>“密码重置</w:t>
      </w:r>
      <w:r>
        <w:rPr>
          <w:rFonts w:ascii="仿宋" w:hAnsi="仿宋" w:eastAsia="仿宋"/>
          <w:color w:val="000000"/>
          <w:kern w:val="0"/>
          <w:sz w:val="24"/>
          <w:szCs w:val="22"/>
        </w:rPr>
        <w:t>成功</w:t>
      </w:r>
      <w:r>
        <w:rPr>
          <w:rFonts w:hint="eastAsia" w:ascii="仿宋" w:hAnsi="仿宋" w:eastAsia="仿宋"/>
          <w:color w:val="000000"/>
          <w:kern w:val="0"/>
          <w:sz w:val="24"/>
          <w:szCs w:val="22"/>
        </w:rPr>
        <w:t>”，并</w:t>
      </w:r>
      <w:r>
        <w:rPr>
          <w:rFonts w:ascii="仿宋" w:hAnsi="仿宋" w:eastAsia="仿宋"/>
          <w:color w:val="000000"/>
          <w:kern w:val="0"/>
          <w:sz w:val="24"/>
          <w:szCs w:val="22"/>
        </w:rPr>
        <w:t>强制</w:t>
      </w:r>
      <w:r>
        <w:rPr>
          <w:rFonts w:hint="eastAsia" w:ascii="仿宋" w:hAnsi="仿宋" w:eastAsia="仿宋"/>
          <w:color w:val="000000"/>
          <w:kern w:val="0"/>
          <w:sz w:val="24"/>
          <w:szCs w:val="22"/>
        </w:rPr>
        <w:t>重置密码后的用户第一</w:t>
      </w:r>
      <w:r>
        <w:rPr>
          <w:rFonts w:ascii="仿宋" w:hAnsi="仿宋" w:eastAsia="仿宋"/>
          <w:color w:val="000000"/>
          <w:kern w:val="0"/>
          <w:sz w:val="24"/>
          <w:szCs w:val="22"/>
        </w:rPr>
        <w:t>次登录修改密码，校验通过后完成密码</w:t>
      </w:r>
      <w:r>
        <w:rPr>
          <w:rFonts w:hint="eastAsia" w:ascii="仿宋" w:hAnsi="仿宋" w:eastAsia="仿宋"/>
          <w:color w:val="000000"/>
          <w:kern w:val="0"/>
          <w:sz w:val="24"/>
          <w:szCs w:val="22"/>
        </w:rPr>
        <w:t>修改</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1</w:t>
      </w:r>
      <w:r>
        <w:rPr>
          <w:rFonts w:ascii="仿宋" w:hAnsi="仿宋" w:eastAsia="仿宋"/>
          <w:color w:val="000000"/>
          <w:kern w:val="0"/>
          <w:sz w:val="24"/>
          <w:szCs w:val="22"/>
        </w:rPr>
        <w:t>. 密码重置必须记录操作日志，日志至少包含操作人、操作时间、目标账号、重置方式和处理结果。</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仅具备密码重置权限的管理员可执行该操作。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用户管理-冻结</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支持具备权限的用户执行“冻结”状态类操作。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冻结原因</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不超过300个汉字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确认</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校验必填项，满足要求则执行冻结操作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点击后关闭当前操作页，不执行状态变更</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rPr>
        <w:t>选择账号状态为非冻结状态的用户，点击</w:t>
      </w:r>
      <w:r>
        <w:rPr>
          <w:rFonts w:ascii="仿宋" w:hAnsi="仿宋" w:eastAsia="仿宋"/>
          <w:color w:val="000000"/>
          <w:kern w:val="0"/>
          <w:sz w:val="24"/>
          <w:szCs w:val="22"/>
        </w:rPr>
        <w:t>“</w:t>
      </w:r>
      <w:r>
        <w:rPr>
          <w:rFonts w:hint="eastAsia" w:ascii="仿宋" w:hAnsi="仿宋" w:eastAsia="仿宋"/>
          <w:color w:val="000000"/>
          <w:kern w:val="0"/>
          <w:sz w:val="24"/>
          <w:szCs w:val="22"/>
        </w:rPr>
        <w:t>冻结</w:t>
      </w:r>
      <w:r>
        <w:rPr>
          <w:rFonts w:ascii="仿宋" w:hAnsi="仿宋" w:eastAsia="仿宋"/>
          <w:color w:val="000000"/>
          <w:kern w:val="0"/>
          <w:sz w:val="24"/>
          <w:szCs w:val="22"/>
        </w:rPr>
        <w:t>”，</w:t>
      </w:r>
      <w:r>
        <w:rPr>
          <w:rFonts w:hint="eastAsia" w:ascii="仿宋" w:hAnsi="仿宋" w:eastAsia="仿宋"/>
          <w:color w:val="000000"/>
          <w:kern w:val="0"/>
          <w:sz w:val="24"/>
          <w:szCs w:val="22"/>
        </w:rPr>
        <w:t>页面打开“冻结”弹窗，操作者输入冻结原因并确认后冻结用户。选择的用户中包含账号状态为冻结状态的，点击</w:t>
      </w:r>
      <w:r>
        <w:rPr>
          <w:rFonts w:ascii="仿宋" w:hAnsi="仿宋" w:eastAsia="仿宋"/>
          <w:color w:val="000000"/>
          <w:kern w:val="0"/>
          <w:sz w:val="24"/>
          <w:szCs w:val="22"/>
        </w:rPr>
        <w:t>“</w:t>
      </w:r>
      <w:r>
        <w:rPr>
          <w:rFonts w:hint="eastAsia" w:ascii="仿宋" w:hAnsi="仿宋" w:eastAsia="仿宋"/>
          <w:color w:val="000000"/>
          <w:kern w:val="0"/>
          <w:sz w:val="24"/>
          <w:szCs w:val="22"/>
        </w:rPr>
        <w:t>冻结</w:t>
      </w:r>
      <w:r>
        <w:rPr>
          <w:rFonts w:ascii="仿宋" w:hAnsi="仿宋" w:eastAsia="仿宋"/>
          <w:color w:val="000000"/>
          <w:kern w:val="0"/>
          <w:sz w:val="24"/>
          <w:szCs w:val="22"/>
        </w:rPr>
        <w:t>”，</w:t>
      </w:r>
      <w:r>
        <w:rPr>
          <w:rFonts w:hint="eastAsia" w:ascii="仿宋" w:hAnsi="仿宋" w:eastAsia="仿宋"/>
          <w:color w:val="000000"/>
          <w:kern w:val="0"/>
          <w:sz w:val="24"/>
          <w:szCs w:val="22"/>
        </w:rPr>
        <w:t>页面toast提示“您选择的用户中存在已被冻结的，请重新选择”</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w:t>
      </w:r>
      <w:r>
        <w:rPr>
          <w:rFonts w:hint="eastAsia" w:ascii="仿宋" w:hAnsi="仿宋" w:eastAsia="仿宋"/>
          <w:color w:val="000000"/>
          <w:kern w:val="0"/>
          <w:sz w:val="24"/>
          <w:szCs w:val="22"/>
        </w:rPr>
        <w:t>在“冻结”弹窗</w:t>
      </w:r>
      <w:r>
        <w:rPr>
          <w:rFonts w:ascii="仿宋" w:hAnsi="仿宋" w:eastAsia="仿宋"/>
          <w:color w:val="000000"/>
          <w:kern w:val="0"/>
          <w:sz w:val="24"/>
          <w:szCs w:val="22"/>
        </w:rPr>
        <w:t>点击“确认”</w:t>
      </w:r>
      <w:r>
        <w:rPr>
          <w:rFonts w:hint="eastAsia" w:ascii="仿宋" w:hAnsi="仿宋" w:eastAsia="仿宋"/>
          <w:color w:val="000000"/>
          <w:kern w:val="0"/>
          <w:sz w:val="24"/>
          <w:szCs w:val="22"/>
        </w:rPr>
        <w:t>按钮</w:t>
      </w:r>
      <w:r>
        <w:rPr>
          <w:rFonts w:ascii="仿宋" w:hAnsi="仿宋" w:eastAsia="仿宋"/>
          <w:color w:val="000000"/>
          <w:kern w:val="0"/>
          <w:sz w:val="24"/>
          <w:szCs w:val="22"/>
        </w:rPr>
        <w:t>后，系统先校验当前状态是否允许执行本次变更、是否存在下游有效引用或在途业务，再执行状态切换。</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状态变更成功后，系统提示“冻结/解冻成功”并刷新列表；失败时明确反馈阻断原因。</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1</w:t>
      </w:r>
      <w:r>
        <w:rPr>
          <w:rFonts w:ascii="仿宋" w:hAnsi="仿宋" w:eastAsia="仿宋"/>
          <w:color w:val="000000"/>
          <w:kern w:val="0"/>
          <w:sz w:val="24"/>
          <w:szCs w:val="22"/>
        </w:rPr>
        <w:t xml:space="preserve">. </w:t>
      </w:r>
      <w:r>
        <w:rPr>
          <w:rFonts w:hint="eastAsia" w:ascii="仿宋" w:hAnsi="仿宋" w:eastAsia="仿宋"/>
          <w:color w:val="000000"/>
          <w:kern w:val="0"/>
          <w:sz w:val="24"/>
          <w:szCs w:val="22"/>
        </w:rPr>
        <w:t>用户处于冻结状态，无法登录系统，登录系统时需提示“该账户已冻结，请联系系统管理员解冻”。</w:t>
      </w:r>
    </w:p>
    <w:p>
      <w:pPr>
        <w:widowControl/>
        <w:numPr>
          <w:ilvl w:val="0"/>
          <w:numId w:val="43"/>
        </w:numPr>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若当前记录已被下游业务引用、处于审批中或存在生效中的关联配置，系统应按业务规则限制或禁止状态切换。</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状态类操作必须记录操作日志，日志至少包含操作前状态、目标状态、操作原因和处理结果。</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仅具备“冻结”功能权限且拥有对应数据范围的用户可执行状态切换。</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用户管理-解冻</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支持具备权限的用户执行“解冻”状态类操作。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不涉及</w:t>
      </w:r>
      <w:r>
        <w:rPr>
          <w:rFonts w:ascii="仿宋" w:hAnsi="仿宋" w:eastAsia="仿宋"/>
          <w:color w:val="000000"/>
          <w:kern w:val="0"/>
          <w:sz w:val="24"/>
          <w:szCs w:val="22"/>
          <w:lang w:eastAsia="en-US"/>
        </w:rPr>
        <w:t>。</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rPr>
        <w:t>选择账号状态为冻结状态的用户，点击</w:t>
      </w:r>
      <w:r>
        <w:rPr>
          <w:rFonts w:ascii="仿宋" w:hAnsi="仿宋" w:eastAsia="仿宋"/>
          <w:color w:val="000000"/>
          <w:kern w:val="0"/>
          <w:sz w:val="24"/>
          <w:szCs w:val="22"/>
        </w:rPr>
        <w:t>“</w:t>
      </w:r>
      <w:r>
        <w:rPr>
          <w:rFonts w:hint="eastAsia" w:ascii="仿宋" w:hAnsi="仿宋" w:eastAsia="仿宋"/>
          <w:color w:val="000000"/>
          <w:kern w:val="0"/>
          <w:sz w:val="24"/>
          <w:szCs w:val="22"/>
        </w:rPr>
        <w:t>解冻</w:t>
      </w:r>
      <w:r>
        <w:rPr>
          <w:rFonts w:ascii="仿宋" w:hAnsi="仿宋" w:eastAsia="仿宋"/>
          <w:color w:val="000000"/>
          <w:kern w:val="0"/>
          <w:sz w:val="24"/>
          <w:szCs w:val="22"/>
        </w:rPr>
        <w:t>”，</w:t>
      </w:r>
      <w:r>
        <w:rPr>
          <w:rFonts w:hint="eastAsia" w:ascii="仿宋" w:hAnsi="仿宋" w:eastAsia="仿宋"/>
          <w:color w:val="000000"/>
          <w:kern w:val="0"/>
          <w:sz w:val="24"/>
          <w:szCs w:val="22"/>
        </w:rPr>
        <w:t>页面打开弹窗提示“您确认要将选中的账号解冻吗？解冻后用户将能正常登录系统”，操作者确认后解冻用户。选择的用户中包含账号状态为非冻结状态的，点击</w:t>
      </w:r>
      <w:r>
        <w:rPr>
          <w:rFonts w:ascii="仿宋" w:hAnsi="仿宋" w:eastAsia="仿宋"/>
          <w:color w:val="000000"/>
          <w:kern w:val="0"/>
          <w:sz w:val="24"/>
          <w:szCs w:val="22"/>
        </w:rPr>
        <w:t>“</w:t>
      </w:r>
      <w:r>
        <w:rPr>
          <w:rFonts w:hint="eastAsia" w:ascii="仿宋" w:hAnsi="仿宋" w:eastAsia="仿宋"/>
          <w:color w:val="000000"/>
          <w:kern w:val="0"/>
          <w:sz w:val="24"/>
          <w:szCs w:val="22"/>
        </w:rPr>
        <w:t>解冻</w:t>
      </w:r>
      <w:r>
        <w:rPr>
          <w:rFonts w:ascii="仿宋" w:hAnsi="仿宋" w:eastAsia="仿宋"/>
          <w:color w:val="000000"/>
          <w:kern w:val="0"/>
          <w:sz w:val="24"/>
          <w:szCs w:val="22"/>
        </w:rPr>
        <w:t>”，</w:t>
      </w:r>
      <w:r>
        <w:rPr>
          <w:rFonts w:hint="eastAsia" w:ascii="仿宋" w:hAnsi="仿宋" w:eastAsia="仿宋"/>
          <w:color w:val="000000"/>
          <w:kern w:val="0"/>
          <w:sz w:val="24"/>
          <w:szCs w:val="22"/>
        </w:rPr>
        <w:t>页面toast提示“您选择的用户中存在未被冻结的，请重新选择”</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用户点击“确认”后，系统先校验当前状态是否允许执行本次变更、是否存在下游有效引用或在途业务，再执行状态切换。</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状态变更成功后，系统提示“解冻成功”并刷新列表；失败时明确反馈阻断原因。</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rPr>
        <w:t>用户解冻后，可正常登录系统</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若当前记录已被下游业务引用、处于审批中或存在生效中的关联配置，系统应按业务规则限制或禁止状态切换。</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状态类操作必须记录操作日志，日志至少包含操作前状态、目标状态、操作原因和处理结果。</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仅具备“冻结/解冻”功能权限且拥有对应数据范围的用户可执行状态切换。</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widowControl/>
        <w:spacing w:after="0" w:line="360" w:lineRule="auto"/>
        <w:jc w:val="left"/>
        <w:rPr>
          <w:rFonts w:ascii="仿宋" w:hAnsi="仿宋" w:eastAsia="仿宋"/>
          <w:color w:val="000000"/>
          <w:kern w:val="0"/>
          <w:sz w:val="24"/>
          <w:szCs w:val="22"/>
          <w:lang w:eastAsia="en-US"/>
        </w:rPr>
      </w:pPr>
    </w:p>
    <w:p>
      <w:pPr>
        <w:pStyle w:val="6"/>
        <w:numPr>
          <w:ilvl w:val="3"/>
          <w:numId w:val="14"/>
        </w:numPr>
        <w:spacing w:line="360" w:lineRule="auto"/>
        <w:ind w:left="1418" w:hanging="1418"/>
        <w:rPr>
          <w:rFonts w:ascii="仿宋" w:hAnsi="仿宋" w:eastAsia="仿宋"/>
        </w:rPr>
      </w:pPr>
      <w:r>
        <w:rPr>
          <w:rFonts w:hint="eastAsia" w:ascii="仿宋" w:hAnsi="仿宋" w:eastAsia="仿宋"/>
          <w:lang w:eastAsia="en-US"/>
        </w:rPr>
        <w:t>用户管理-</w:t>
      </w:r>
      <w:ins w:id="624" w:author="wanao" w:date="2026-07-03T15:40:10Z">
        <w:r>
          <w:rPr>
            <w:rFonts w:hint="eastAsia" w:ascii="仿宋" w:hAnsi="仿宋" w:eastAsia="仿宋"/>
            <w:lang w:val="en-US" w:eastAsia="zh-CN"/>
          </w:rPr>
          <w:t>职位</w:t>
        </w:r>
      </w:ins>
      <w:del w:id="625" w:author="wanao" w:date="2026-07-03T15:40:09Z">
        <w:commentRangeStart w:id="33"/>
        <w:r>
          <w:rPr>
            <w:rFonts w:hint="eastAsia" w:ascii="仿宋" w:hAnsi="仿宋" w:eastAsia="仿宋"/>
          </w:rPr>
          <w:delText>权限</w:delText>
        </w:r>
      </w:del>
      <w:r>
        <w:rPr>
          <w:rFonts w:hint="eastAsia" w:ascii="仿宋" w:hAnsi="仿宋" w:eastAsia="仿宋"/>
        </w:rPr>
        <w:t>管理</w:t>
      </w:r>
      <w:commentRangeEnd w:id="33"/>
      <w:r>
        <w:commentReference w:id="33"/>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w:t>
      </w:r>
      <w:r>
        <w:rPr>
          <w:rFonts w:hint="eastAsia" w:ascii="仿宋" w:hAnsi="仿宋" w:eastAsia="仿宋"/>
          <w:color w:val="000000"/>
          <w:kern w:val="0"/>
          <w:sz w:val="24"/>
          <w:szCs w:val="22"/>
        </w:rPr>
        <w:t>选择数据</w:t>
      </w:r>
      <w:r>
        <w:rPr>
          <w:rFonts w:ascii="仿宋" w:hAnsi="仿宋" w:eastAsia="仿宋"/>
          <w:color w:val="000000"/>
          <w:kern w:val="0"/>
          <w:sz w:val="24"/>
          <w:szCs w:val="22"/>
        </w:rPr>
        <w:t>执行“</w:t>
      </w:r>
      <w:r>
        <w:rPr>
          <w:rFonts w:hint="eastAsia" w:ascii="仿宋" w:hAnsi="仿宋" w:eastAsia="仿宋"/>
          <w:color w:val="000000"/>
          <w:kern w:val="0"/>
          <w:sz w:val="24"/>
          <w:szCs w:val="22"/>
        </w:rPr>
        <w:t>权限管理</w:t>
      </w:r>
      <w:r>
        <w:rPr>
          <w:rFonts w:ascii="仿宋" w:hAnsi="仿宋" w:eastAsia="仿宋"/>
          <w:color w:val="000000"/>
          <w:kern w:val="0"/>
          <w:sz w:val="24"/>
          <w:szCs w:val="22"/>
        </w:rPr>
        <w:t>”，维护</w:t>
      </w:r>
      <w:r>
        <w:rPr>
          <w:rFonts w:hint="eastAsia" w:ascii="仿宋" w:hAnsi="仿宋" w:eastAsia="仿宋"/>
          <w:color w:val="000000"/>
          <w:kern w:val="0"/>
          <w:sz w:val="24"/>
          <w:szCs w:val="22"/>
        </w:rPr>
        <w:t>系统</w:t>
      </w:r>
      <w:r>
        <w:rPr>
          <w:rFonts w:ascii="仿宋" w:hAnsi="仿宋" w:eastAsia="仿宋"/>
          <w:color w:val="000000"/>
          <w:kern w:val="0"/>
          <w:sz w:val="24"/>
          <w:szCs w:val="22"/>
        </w:rPr>
        <w:t>用户</w:t>
      </w:r>
      <w:r>
        <w:rPr>
          <w:rFonts w:hint="eastAsia" w:ascii="仿宋" w:hAnsi="仿宋" w:eastAsia="仿宋"/>
          <w:color w:val="000000"/>
          <w:kern w:val="0"/>
          <w:sz w:val="24"/>
          <w:szCs w:val="22"/>
        </w:rPr>
        <w:t>的数据权限、菜单权限</w:t>
      </w:r>
      <w:r>
        <w:rPr>
          <w:rFonts w:ascii="仿宋" w:hAnsi="仿宋" w:eastAsia="仿宋"/>
          <w:color w:val="000000"/>
          <w:kern w:val="0"/>
          <w:sz w:val="24"/>
          <w:szCs w:val="22"/>
        </w:rPr>
        <w:t>。</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w:t>
      </w:r>
      <w:r>
        <w:rPr>
          <w:rFonts w:hint="eastAsia" w:ascii="仿宋" w:hAnsi="仿宋" w:eastAsia="仿宋"/>
          <w:color w:val="000000"/>
          <w:kern w:val="0"/>
          <w:sz w:val="24"/>
          <w:szCs w:val="22"/>
        </w:rPr>
        <w:t>在“用户管理”列表</w:t>
      </w:r>
      <w:r>
        <w:rPr>
          <w:rFonts w:ascii="仿宋" w:hAnsi="仿宋" w:eastAsia="仿宋"/>
          <w:color w:val="000000"/>
          <w:kern w:val="0"/>
          <w:sz w:val="24"/>
          <w:szCs w:val="22"/>
        </w:rPr>
        <w:t>点击“</w:t>
      </w:r>
      <w:ins w:id="626" w:author="wanao" w:date="2026-07-03T15:40:29Z">
        <w:r>
          <w:rPr>
            <w:rFonts w:hint="eastAsia" w:ascii="仿宋" w:hAnsi="仿宋" w:eastAsia="仿宋"/>
            <w:color w:val="000000"/>
            <w:kern w:val="0"/>
            <w:sz w:val="24"/>
            <w:szCs w:val="22"/>
            <w:lang w:val="en-US" w:eastAsia="zh-CN"/>
          </w:rPr>
          <w:t>职位</w:t>
        </w:r>
      </w:ins>
      <w:del w:id="627" w:author="wanao" w:date="2026-07-03T15:40:28Z">
        <w:r>
          <w:rPr>
            <w:rFonts w:hint="eastAsia" w:ascii="仿宋" w:hAnsi="仿宋" w:eastAsia="仿宋"/>
            <w:color w:val="000000"/>
            <w:kern w:val="0"/>
            <w:sz w:val="24"/>
            <w:szCs w:val="22"/>
          </w:rPr>
          <w:delText>权</w:delText>
        </w:r>
      </w:del>
      <w:del w:id="628" w:author="wanao" w:date="2026-07-03T15:40:27Z">
        <w:r>
          <w:rPr>
            <w:rFonts w:hint="eastAsia" w:ascii="仿宋" w:hAnsi="仿宋" w:eastAsia="仿宋"/>
            <w:color w:val="000000"/>
            <w:kern w:val="0"/>
            <w:sz w:val="24"/>
            <w:szCs w:val="22"/>
          </w:rPr>
          <w:delText>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w:t>
      </w:r>
      <w:r>
        <w:rPr>
          <w:rFonts w:hint="eastAsia" w:ascii="仿宋" w:hAnsi="仿宋" w:eastAsia="仿宋"/>
          <w:color w:val="000000"/>
          <w:kern w:val="0"/>
          <w:sz w:val="24"/>
          <w:szCs w:val="22"/>
        </w:rPr>
        <w:t>按钮</w:t>
      </w:r>
      <w:r>
        <w:rPr>
          <w:rFonts w:ascii="仿宋" w:hAnsi="仿宋" w:eastAsia="仿宋"/>
          <w:color w:val="000000"/>
          <w:kern w:val="0"/>
          <w:sz w:val="24"/>
          <w:szCs w:val="22"/>
        </w:rPr>
        <w:t>后</w:t>
      </w:r>
      <w:r>
        <w:rPr>
          <w:rFonts w:hint="eastAsia" w:ascii="仿宋" w:hAnsi="仿宋" w:eastAsia="仿宋"/>
          <w:color w:val="000000"/>
          <w:kern w:val="0"/>
          <w:sz w:val="24"/>
          <w:szCs w:val="22"/>
        </w:rPr>
        <w:t>，右侧抽屉式打开</w:t>
      </w:r>
      <w:r>
        <w:rPr>
          <w:rFonts w:ascii="仿宋" w:hAnsi="仿宋" w:eastAsia="仿宋"/>
          <w:color w:val="000000"/>
          <w:kern w:val="0"/>
          <w:sz w:val="24"/>
          <w:szCs w:val="22"/>
        </w:rPr>
        <w:t>“</w:t>
      </w:r>
      <w:ins w:id="629" w:author="wanao" w:date="2026-07-03T15:40:33Z">
        <w:r>
          <w:rPr>
            <w:rFonts w:hint="eastAsia" w:ascii="仿宋" w:hAnsi="仿宋" w:eastAsia="仿宋"/>
            <w:color w:val="000000"/>
            <w:kern w:val="0"/>
            <w:sz w:val="24"/>
            <w:szCs w:val="22"/>
            <w:lang w:val="en-US" w:eastAsia="zh-CN"/>
          </w:rPr>
          <w:t>职位</w:t>
        </w:r>
      </w:ins>
      <w:del w:id="630" w:author="wanao" w:date="2026-07-03T15:40:32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w:t>
      </w:r>
      <w:r>
        <w:rPr>
          <w:rFonts w:hint="eastAsia" w:ascii="仿宋" w:hAnsi="仿宋" w:eastAsia="仿宋"/>
          <w:color w:val="000000"/>
          <w:kern w:val="0"/>
          <w:sz w:val="24"/>
          <w:szCs w:val="22"/>
        </w:rPr>
        <w:t>弹窗</w:t>
      </w:r>
      <w:r>
        <w:rPr>
          <w:rFonts w:ascii="仿宋" w:hAnsi="仿宋" w:eastAsia="仿宋"/>
          <w:color w:val="000000"/>
          <w:kern w:val="0"/>
          <w:sz w:val="24"/>
          <w:szCs w:val="22"/>
        </w:rPr>
        <w:t>。</w:t>
      </w:r>
      <w:r>
        <w:rPr>
          <w:rFonts w:hint="eastAsia" w:ascii="仿宋" w:hAnsi="仿宋" w:eastAsia="仿宋"/>
          <w:color w:val="000000"/>
          <w:kern w:val="0"/>
          <w:sz w:val="24"/>
          <w:szCs w:val="22"/>
        </w:rPr>
        <w:t>在</w:t>
      </w:r>
      <w:r>
        <w:rPr>
          <w:rFonts w:ascii="仿宋" w:hAnsi="仿宋" w:eastAsia="仿宋"/>
          <w:color w:val="000000"/>
          <w:kern w:val="0"/>
          <w:sz w:val="24"/>
          <w:szCs w:val="22"/>
        </w:rPr>
        <w:t>“</w:t>
      </w:r>
      <w:ins w:id="631" w:author="wanao" w:date="2026-07-03T15:40:38Z">
        <w:r>
          <w:rPr>
            <w:rFonts w:hint="eastAsia" w:ascii="仿宋" w:hAnsi="仿宋" w:eastAsia="仿宋"/>
            <w:color w:val="000000"/>
            <w:kern w:val="0"/>
            <w:sz w:val="24"/>
            <w:szCs w:val="22"/>
            <w:lang w:val="en-US" w:eastAsia="zh-CN"/>
          </w:rPr>
          <w:t>职位</w:t>
        </w:r>
      </w:ins>
      <w:del w:id="632" w:author="wanao" w:date="2026-07-03T15:40:37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w:t>
      </w:r>
      <w:r>
        <w:rPr>
          <w:rFonts w:hint="eastAsia" w:ascii="仿宋" w:hAnsi="仿宋" w:eastAsia="仿宋"/>
          <w:color w:val="000000"/>
          <w:kern w:val="0"/>
          <w:sz w:val="24"/>
          <w:szCs w:val="22"/>
        </w:rPr>
        <w:t>弹窗点击“增加</w:t>
      </w:r>
      <w:ins w:id="633" w:author="wanao" w:date="2026-07-03T15:40:53Z">
        <w:r>
          <w:rPr>
            <w:rFonts w:hint="eastAsia" w:ascii="仿宋" w:hAnsi="仿宋" w:eastAsia="仿宋"/>
            <w:color w:val="000000"/>
            <w:kern w:val="0"/>
            <w:sz w:val="24"/>
            <w:szCs w:val="22"/>
            <w:lang w:val="en-US" w:eastAsia="zh-CN"/>
          </w:rPr>
          <w:t>职位</w:t>
        </w:r>
      </w:ins>
      <w:del w:id="634" w:author="wanao" w:date="2026-07-03T15:40:52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”按钮，右侧抽屉式打开“新增</w:t>
      </w:r>
      <w:ins w:id="635" w:author="wanao" w:date="2026-07-03T15:40:57Z">
        <w:r>
          <w:rPr>
            <w:rFonts w:hint="eastAsia" w:ascii="仿宋" w:hAnsi="仿宋" w:eastAsia="仿宋"/>
            <w:color w:val="000000"/>
            <w:kern w:val="0"/>
            <w:sz w:val="24"/>
            <w:szCs w:val="22"/>
            <w:lang w:val="en-US" w:eastAsia="zh-CN"/>
          </w:rPr>
          <w:t>职位</w:t>
        </w:r>
      </w:ins>
      <w:del w:id="636" w:author="wanao" w:date="2026-07-03T15:40:56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”弹窗；在</w:t>
      </w:r>
      <w:r>
        <w:rPr>
          <w:rFonts w:ascii="仿宋" w:hAnsi="仿宋" w:eastAsia="仿宋"/>
          <w:color w:val="000000"/>
          <w:kern w:val="0"/>
          <w:sz w:val="24"/>
          <w:szCs w:val="22"/>
        </w:rPr>
        <w:t>“</w:t>
      </w:r>
      <w:ins w:id="637" w:author="wanao" w:date="2026-07-03T15:41:01Z">
        <w:r>
          <w:rPr>
            <w:rFonts w:hint="eastAsia" w:ascii="仿宋" w:hAnsi="仿宋" w:eastAsia="仿宋"/>
            <w:color w:val="000000"/>
            <w:kern w:val="0"/>
            <w:sz w:val="24"/>
            <w:szCs w:val="22"/>
            <w:lang w:val="en-US" w:eastAsia="zh-CN"/>
          </w:rPr>
          <w:t>职位</w:t>
        </w:r>
      </w:ins>
      <w:del w:id="638" w:author="wanao" w:date="2026-07-03T15:41:01Z">
        <w:r>
          <w:rPr>
            <w:rFonts w:hint="eastAsia" w:ascii="仿宋" w:hAnsi="仿宋" w:eastAsia="仿宋"/>
            <w:color w:val="000000"/>
            <w:kern w:val="0"/>
            <w:sz w:val="24"/>
            <w:szCs w:val="22"/>
          </w:rPr>
          <w:delText>权</w:delText>
        </w:r>
      </w:del>
      <w:del w:id="639" w:author="wanao" w:date="2026-07-03T15:41:00Z">
        <w:r>
          <w:rPr>
            <w:rFonts w:hint="eastAsia" w:ascii="仿宋" w:hAnsi="仿宋" w:eastAsia="仿宋"/>
            <w:color w:val="000000"/>
            <w:kern w:val="0"/>
            <w:sz w:val="24"/>
            <w:szCs w:val="22"/>
          </w:rPr>
          <w:delText>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w:t>
      </w:r>
      <w:r>
        <w:rPr>
          <w:rFonts w:hint="eastAsia" w:ascii="仿宋" w:hAnsi="仿宋" w:eastAsia="仿宋"/>
          <w:color w:val="000000"/>
          <w:kern w:val="0"/>
          <w:sz w:val="24"/>
          <w:szCs w:val="22"/>
        </w:rPr>
        <w:t>弹窗岗位列表选择单个岗位，点击“编辑</w:t>
      </w:r>
      <w:ins w:id="640" w:author="wanao" w:date="2026-07-03T15:41:08Z">
        <w:r>
          <w:rPr>
            <w:rFonts w:hint="eastAsia" w:ascii="仿宋" w:hAnsi="仿宋" w:eastAsia="仿宋"/>
            <w:color w:val="000000"/>
            <w:kern w:val="0"/>
            <w:sz w:val="24"/>
            <w:szCs w:val="22"/>
            <w:lang w:val="en-US" w:eastAsia="zh-CN"/>
          </w:rPr>
          <w:t>职位</w:t>
        </w:r>
      </w:ins>
      <w:del w:id="641" w:author="wanao" w:date="2026-07-03T15:41:08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”按钮，右侧抽屉式打开“编辑</w:t>
      </w:r>
      <w:ins w:id="642" w:author="wanao" w:date="2026-07-03T15:41:16Z">
        <w:r>
          <w:rPr>
            <w:rFonts w:hint="eastAsia" w:ascii="仿宋" w:hAnsi="仿宋" w:eastAsia="仿宋"/>
            <w:color w:val="000000"/>
            <w:kern w:val="0"/>
            <w:sz w:val="24"/>
            <w:szCs w:val="22"/>
            <w:lang w:val="en-US" w:eastAsia="zh-CN"/>
          </w:rPr>
          <w:t>职位</w:t>
        </w:r>
      </w:ins>
      <w:del w:id="643" w:author="wanao" w:date="2026-07-03T15:41:16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”弹窗；在</w:t>
      </w:r>
      <w:r>
        <w:rPr>
          <w:rFonts w:ascii="仿宋" w:hAnsi="仿宋" w:eastAsia="仿宋"/>
          <w:color w:val="000000"/>
          <w:kern w:val="0"/>
          <w:sz w:val="24"/>
          <w:szCs w:val="22"/>
        </w:rPr>
        <w:t>“</w:t>
      </w:r>
      <w:ins w:id="644" w:author="wanao" w:date="2026-07-03T15:41:18Z">
        <w:r>
          <w:rPr>
            <w:rFonts w:hint="eastAsia" w:ascii="仿宋" w:hAnsi="仿宋" w:eastAsia="仿宋"/>
            <w:color w:val="000000"/>
            <w:kern w:val="0"/>
            <w:sz w:val="24"/>
            <w:szCs w:val="22"/>
            <w:lang w:val="en-US" w:eastAsia="zh-CN"/>
          </w:rPr>
          <w:t>职位</w:t>
        </w:r>
      </w:ins>
      <w:del w:id="645" w:author="wanao" w:date="2026-07-03T15:41:18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w:t>
      </w:r>
      <w:r>
        <w:rPr>
          <w:rFonts w:hint="eastAsia" w:ascii="仿宋" w:hAnsi="仿宋" w:eastAsia="仿宋"/>
          <w:color w:val="000000"/>
          <w:kern w:val="0"/>
          <w:sz w:val="24"/>
          <w:szCs w:val="22"/>
        </w:rPr>
        <w:t>弹窗岗位列表选择单个或多个岗位，点击“删除</w:t>
      </w:r>
      <w:ins w:id="646" w:author="wanao" w:date="2026-07-03T15:41:25Z">
        <w:r>
          <w:rPr>
            <w:rFonts w:hint="eastAsia" w:ascii="仿宋" w:hAnsi="仿宋" w:eastAsia="仿宋"/>
            <w:color w:val="000000"/>
            <w:kern w:val="0"/>
            <w:sz w:val="24"/>
            <w:szCs w:val="22"/>
            <w:lang w:val="en-US" w:eastAsia="zh-CN"/>
          </w:rPr>
          <w:t>职位</w:t>
        </w:r>
      </w:ins>
      <w:del w:id="647" w:author="wanao" w:date="2026-07-03T15:41:25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”按钮，页面弹窗提示“确认删除已选择的</w:t>
      </w:r>
      <w:ins w:id="648" w:author="wanao" w:date="2026-07-03T15:41:29Z">
        <w:r>
          <w:rPr>
            <w:rFonts w:hint="eastAsia" w:ascii="仿宋" w:hAnsi="仿宋" w:eastAsia="仿宋"/>
            <w:color w:val="000000"/>
            <w:kern w:val="0"/>
            <w:sz w:val="24"/>
            <w:szCs w:val="22"/>
            <w:lang w:val="en-US" w:eastAsia="zh-CN"/>
          </w:rPr>
          <w:t>职位</w:t>
        </w:r>
      </w:ins>
      <w:del w:id="649" w:author="wanao" w:date="2026-07-03T15:41:29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“新增</w:t>
      </w:r>
      <w:ins w:id="650" w:author="wanao" w:date="2026-07-03T15:41:33Z">
        <w:r>
          <w:rPr>
            <w:rFonts w:hint="eastAsia" w:ascii="仿宋" w:hAnsi="仿宋" w:eastAsia="仿宋"/>
            <w:color w:val="000000"/>
            <w:kern w:val="0"/>
            <w:sz w:val="24"/>
            <w:szCs w:val="22"/>
            <w:lang w:val="en-US" w:eastAsia="zh-CN"/>
          </w:rPr>
          <w:t>职位</w:t>
        </w:r>
      </w:ins>
      <w:del w:id="651" w:author="wanao" w:date="2026-07-03T15:41:33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”弹窗：</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岗位名称</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提供登录用户归属机构范围内的全部岗位供选择；单选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652" w:author="wanao" w:date="2026-07-07T10:17:08Z"/>
        </w:trPr>
        <w:tc>
          <w:tcPr>
            <w:tcW w:w="2340" w:type="dxa"/>
          </w:tcPr>
          <w:p>
            <w:pPr>
              <w:widowControl/>
              <w:spacing w:after="0" w:line="360" w:lineRule="auto"/>
              <w:jc w:val="left"/>
              <w:rPr>
                <w:del w:id="653" w:author="wanao" w:date="2026-07-07T10:17:08Z"/>
                <w:rFonts w:ascii="仿宋" w:hAnsi="仿宋" w:eastAsia="仿宋"/>
                <w:color w:val="000000"/>
                <w:kern w:val="0"/>
                <w:sz w:val="24"/>
                <w:szCs w:val="22"/>
              </w:rPr>
            </w:pPr>
            <w:del w:id="654" w:author="wanao" w:date="2026-07-07T10:17:08Z">
              <w:r>
                <w:rPr>
                  <w:rFonts w:hint="eastAsia" w:ascii="仿宋" w:hAnsi="仿宋" w:eastAsia="仿宋"/>
                  <w:color w:val="000000"/>
                  <w:kern w:val="0"/>
                  <w:sz w:val="24"/>
                  <w:szCs w:val="22"/>
                </w:rPr>
                <w:delText>业务条线</w:delText>
              </w:r>
            </w:del>
          </w:p>
        </w:tc>
        <w:tc>
          <w:tcPr>
            <w:tcW w:w="2340" w:type="dxa"/>
          </w:tcPr>
          <w:p>
            <w:pPr>
              <w:widowControl/>
              <w:spacing w:after="0" w:line="360" w:lineRule="auto"/>
              <w:jc w:val="left"/>
              <w:rPr>
                <w:del w:id="655" w:author="wanao" w:date="2026-07-07T10:17:08Z"/>
                <w:rFonts w:ascii="仿宋" w:hAnsi="仿宋" w:eastAsia="仿宋"/>
                <w:color w:val="000000"/>
                <w:kern w:val="0"/>
                <w:sz w:val="24"/>
                <w:szCs w:val="22"/>
              </w:rPr>
            </w:pPr>
            <w:del w:id="656" w:author="wanao" w:date="2026-07-07T10:17:08Z">
              <w:r>
                <w:rPr>
                  <w:rFonts w:hint="eastAsia" w:ascii="仿宋" w:hAnsi="仿宋" w:eastAsia="仿宋"/>
                  <w:color w:val="000000"/>
                  <w:kern w:val="0"/>
                  <w:sz w:val="24"/>
                  <w:szCs w:val="22"/>
                </w:rPr>
                <w:delText>必输；反显</w:delText>
              </w:r>
            </w:del>
          </w:p>
        </w:tc>
        <w:tc>
          <w:tcPr>
            <w:tcW w:w="2340" w:type="dxa"/>
          </w:tcPr>
          <w:p>
            <w:pPr>
              <w:widowControl/>
              <w:spacing w:after="0" w:line="360" w:lineRule="auto"/>
              <w:jc w:val="left"/>
              <w:rPr>
                <w:del w:id="657" w:author="wanao" w:date="2026-07-07T10:17:08Z"/>
                <w:rFonts w:ascii="仿宋" w:hAnsi="仿宋" w:eastAsia="仿宋"/>
                <w:color w:val="000000"/>
                <w:kern w:val="0"/>
                <w:sz w:val="24"/>
                <w:szCs w:val="22"/>
                <w:lang w:eastAsia="en-US"/>
              </w:rPr>
            </w:pPr>
            <w:del w:id="658" w:author="wanao" w:date="2026-07-07T10:17:08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659" w:author="wanao" w:date="2026-07-07T10:17:08Z"/>
                <w:rFonts w:ascii="仿宋" w:hAnsi="仿宋" w:eastAsia="仿宋"/>
                <w:color w:val="000000"/>
                <w:kern w:val="0"/>
                <w:sz w:val="24"/>
                <w:szCs w:val="22"/>
              </w:rPr>
            </w:pPr>
            <w:del w:id="660" w:author="wanao" w:date="2026-07-07T10:17:08Z">
              <w:r>
                <w:rPr>
                  <w:rFonts w:hint="eastAsia" w:ascii="仿宋" w:hAnsi="仿宋" w:eastAsia="仿宋"/>
                  <w:color w:val="000000"/>
                  <w:kern w:val="0"/>
                  <w:sz w:val="24"/>
                  <w:szCs w:val="22"/>
                </w:rPr>
                <w:delText>反显用户选择的岗位对应的条线，不可调整</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所属机构</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以机构树的形式提供用户权限范围内的机构供选择；单选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角色</w:t>
            </w:r>
            <w:r>
              <w:rPr>
                <w:rFonts w:hint="eastAsia" w:ascii="仿宋" w:hAnsi="仿宋" w:eastAsia="仿宋"/>
                <w:color w:val="000000"/>
                <w:kern w:val="0"/>
                <w:sz w:val="24"/>
                <w:szCs w:val="22"/>
              </w:rPr>
              <w:t>选择</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提供登录用户归属机构范围内的全部角色供选择；可多选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确定</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校验数据正确性，通过校验则给用户新增岗位，并将新权限反显到</w:t>
            </w:r>
            <w:r>
              <w:rPr>
                <w:rFonts w:ascii="仿宋" w:hAnsi="仿宋" w:eastAsia="仿宋"/>
                <w:color w:val="000000"/>
                <w:kern w:val="0"/>
                <w:sz w:val="24"/>
                <w:szCs w:val="22"/>
              </w:rPr>
              <w:t>“</w:t>
            </w:r>
            <w:r>
              <w:rPr>
                <w:rFonts w:hint="eastAsia" w:ascii="仿宋" w:hAnsi="仿宋" w:eastAsia="仿宋"/>
                <w:color w:val="000000"/>
                <w:kern w:val="0"/>
                <w:sz w:val="24"/>
                <w:szCs w:val="22"/>
              </w:rPr>
              <w:t>权限管理</w:t>
            </w:r>
            <w:r>
              <w:rPr>
                <w:rFonts w:ascii="仿宋" w:hAnsi="仿宋" w:eastAsia="仿宋"/>
                <w:color w:val="000000"/>
                <w:kern w:val="0"/>
                <w:sz w:val="24"/>
                <w:szCs w:val="22"/>
              </w:rPr>
              <w:t>”</w:t>
            </w:r>
            <w:r>
              <w:rPr>
                <w:rFonts w:hint="eastAsia" w:ascii="仿宋" w:hAnsi="仿宋" w:eastAsia="仿宋"/>
                <w:color w:val="000000"/>
                <w:kern w:val="0"/>
                <w:sz w:val="24"/>
                <w:szCs w:val="22"/>
              </w:rPr>
              <w:t>弹窗的岗位列表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点击后关闭当前维护页，不执行保存</w:t>
            </w:r>
          </w:p>
        </w:tc>
      </w:tr>
    </w:tbl>
    <w:p>
      <w:pPr>
        <w:widowControl/>
        <w:spacing w:after="200" w:line="276" w:lineRule="auto"/>
        <w:jc w:val="left"/>
        <w:rPr>
          <w:rFonts w:ascii="仿宋" w:hAnsi="仿宋" w:eastAsia="仿宋"/>
          <w:color w:val="000000"/>
          <w:kern w:val="0"/>
          <w:sz w:val="24"/>
          <w:szCs w:val="22"/>
        </w:rPr>
      </w:pPr>
    </w:p>
    <w:p>
      <w:pPr>
        <w:widowControl/>
        <w:spacing w:after="200" w:line="276"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“编辑</w:t>
      </w:r>
      <w:ins w:id="661" w:author="wanao" w:date="2026-07-03T15:42:14Z">
        <w:r>
          <w:rPr>
            <w:rFonts w:hint="eastAsia" w:ascii="仿宋" w:hAnsi="仿宋" w:eastAsia="仿宋"/>
            <w:color w:val="000000"/>
            <w:kern w:val="0"/>
            <w:sz w:val="24"/>
            <w:szCs w:val="22"/>
            <w:lang w:val="en-US" w:eastAsia="zh-CN"/>
          </w:rPr>
          <w:t>职位</w:t>
        </w:r>
      </w:ins>
      <w:del w:id="662" w:author="wanao" w:date="2026-07-03T15:42:14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”弹窗：</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岗位名称</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必输；反显，不可修改</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反显用户选择的岗位，</w:t>
            </w:r>
            <w:del w:id="663" w:author="wanao" w:date="2026-07-09T18:03:08Z">
              <w:r>
                <w:rPr>
                  <w:rFonts w:hint="eastAsia" w:ascii="仿宋" w:hAnsi="仿宋" w:eastAsia="仿宋"/>
                  <w:color w:val="000000"/>
                  <w:kern w:val="0"/>
                  <w:sz w:val="24"/>
                  <w:szCs w:val="22"/>
                </w:rPr>
                <w:delText>不</w:delText>
              </w:r>
            </w:del>
            <w:r>
              <w:rPr>
                <w:rFonts w:hint="eastAsia" w:ascii="仿宋" w:hAnsi="仿宋" w:eastAsia="仿宋"/>
                <w:color w:val="000000"/>
                <w:kern w:val="0"/>
                <w:sz w:val="24"/>
                <w:szCs w:val="22"/>
              </w:rPr>
              <w:t>可修改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664" w:author="wanao" w:date="2026-07-07T10:17:18Z"/>
        </w:trPr>
        <w:tc>
          <w:tcPr>
            <w:tcW w:w="2340" w:type="dxa"/>
          </w:tcPr>
          <w:p>
            <w:pPr>
              <w:widowControl/>
              <w:spacing w:after="0" w:line="360" w:lineRule="auto"/>
              <w:jc w:val="left"/>
              <w:rPr>
                <w:del w:id="665" w:author="wanao" w:date="2026-07-07T10:17:18Z"/>
                <w:rFonts w:ascii="仿宋" w:hAnsi="仿宋" w:eastAsia="仿宋"/>
                <w:color w:val="000000"/>
                <w:kern w:val="0"/>
                <w:sz w:val="24"/>
                <w:szCs w:val="22"/>
              </w:rPr>
            </w:pPr>
            <w:del w:id="666" w:author="wanao" w:date="2026-07-07T10:17:18Z">
              <w:r>
                <w:rPr>
                  <w:rFonts w:hint="eastAsia" w:ascii="仿宋" w:hAnsi="仿宋" w:eastAsia="仿宋"/>
                  <w:color w:val="000000"/>
                  <w:kern w:val="0"/>
                  <w:sz w:val="24"/>
                  <w:szCs w:val="22"/>
                </w:rPr>
                <w:delText>业务条线</w:delText>
              </w:r>
            </w:del>
          </w:p>
        </w:tc>
        <w:tc>
          <w:tcPr>
            <w:tcW w:w="2340" w:type="dxa"/>
          </w:tcPr>
          <w:p>
            <w:pPr>
              <w:widowControl/>
              <w:spacing w:after="0" w:line="360" w:lineRule="auto"/>
              <w:jc w:val="left"/>
              <w:rPr>
                <w:del w:id="667" w:author="wanao" w:date="2026-07-07T10:17:18Z"/>
                <w:rFonts w:ascii="仿宋" w:hAnsi="仿宋" w:eastAsia="仿宋"/>
                <w:color w:val="000000"/>
                <w:kern w:val="0"/>
                <w:sz w:val="24"/>
                <w:szCs w:val="22"/>
              </w:rPr>
            </w:pPr>
            <w:del w:id="668" w:author="wanao" w:date="2026-07-07T10:17:18Z">
              <w:r>
                <w:rPr>
                  <w:rFonts w:hint="eastAsia" w:ascii="仿宋" w:hAnsi="仿宋" w:eastAsia="仿宋"/>
                  <w:color w:val="000000"/>
                  <w:kern w:val="0"/>
                  <w:sz w:val="24"/>
                  <w:szCs w:val="22"/>
                </w:rPr>
                <w:delText>必输；反显，不可修改</w:delText>
              </w:r>
            </w:del>
          </w:p>
        </w:tc>
        <w:tc>
          <w:tcPr>
            <w:tcW w:w="2340" w:type="dxa"/>
          </w:tcPr>
          <w:p>
            <w:pPr>
              <w:widowControl/>
              <w:spacing w:after="0" w:line="360" w:lineRule="auto"/>
              <w:jc w:val="left"/>
              <w:rPr>
                <w:del w:id="669" w:author="wanao" w:date="2026-07-07T10:17:18Z"/>
                <w:rFonts w:ascii="仿宋" w:hAnsi="仿宋" w:eastAsia="仿宋"/>
                <w:color w:val="000000"/>
                <w:kern w:val="0"/>
                <w:sz w:val="24"/>
                <w:szCs w:val="22"/>
                <w:lang w:eastAsia="en-US"/>
              </w:rPr>
            </w:pPr>
            <w:del w:id="670" w:author="wanao" w:date="2026-07-07T10:17:18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671" w:author="wanao" w:date="2026-07-07T10:17:18Z"/>
                <w:rFonts w:ascii="仿宋" w:hAnsi="仿宋" w:eastAsia="仿宋"/>
                <w:color w:val="000000"/>
                <w:kern w:val="0"/>
                <w:sz w:val="24"/>
                <w:szCs w:val="22"/>
              </w:rPr>
            </w:pPr>
            <w:del w:id="672" w:author="wanao" w:date="2026-07-07T10:17:18Z">
              <w:r>
                <w:rPr>
                  <w:rFonts w:hint="eastAsia" w:ascii="仿宋" w:hAnsi="仿宋" w:eastAsia="仿宋"/>
                  <w:color w:val="000000"/>
                  <w:kern w:val="0"/>
                  <w:sz w:val="24"/>
                  <w:szCs w:val="22"/>
                </w:rPr>
                <w:delText>反显用户选择的岗位对应的条线，不可修改</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所属机构</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必输；反显，不可修改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反显用户选择的机构，不可修改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角色</w:t>
            </w:r>
            <w:r>
              <w:rPr>
                <w:rFonts w:hint="eastAsia" w:ascii="仿宋" w:hAnsi="仿宋" w:eastAsia="仿宋"/>
                <w:color w:val="000000"/>
                <w:kern w:val="0"/>
                <w:sz w:val="24"/>
                <w:szCs w:val="22"/>
              </w:rPr>
              <w:t>选择</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必输；反显，可修改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提供登录用户归属机构范围内的全部角色供选择；可多选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确定</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校验数据正确性，通过校验则将编辑后的权限覆盖到原权限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点击后关闭当前维护页，不执行保存</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w:t>
      </w:r>
      <w:r>
        <w:rPr>
          <w:rFonts w:hint="eastAsia" w:ascii="仿宋" w:hAnsi="仿宋" w:eastAsia="仿宋"/>
          <w:color w:val="000000"/>
          <w:kern w:val="0"/>
          <w:sz w:val="24"/>
          <w:szCs w:val="22"/>
        </w:rPr>
        <w:t>在“用户管理”列表</w:t>
      </w:r>
      <w:r>
        <w:rPr>
          <w:rFonts w:ascii="仿宋" w:hAnsi="仿宋" w:eastAsia="仿宋"/>
          <w:color w:val="000000"/>
          <w:kern w:val="0"/>
          <w:sz w:val="24"/>
          <w:szCs w:val="22"/>
        </w:rPr>
        <w:t>点击“</w:t>
      </w:r>
      <w:ins w:id="673" w:author="wanao" w:date="2026-07-03T15:42:42Z">
        <w:r>
          <w:rPr>
            <w:rFonts w:hint="eastAsia" w:ascii="仿宋" w:hAnsi="仿宋" w:eastAsia="仿宋"/>
            <w:color w:val="000000"/>
            <w:kern w:val="0"/>
            <w:sz w:val="24"/>
            <w:szCs w:val="22"/>
            <w:lang w:val="en-US" w:eastAsia="zh-CN"/>
          </w:rPr>
          <w:t>职位</w:t>
        </w:r>
      </w:ins>
      <w:del w:id="674" w:author="wanao" w:date="2026-07-03T15:42:42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w:t>
      </w:r>
      <w:r>
        <w:rPr>
          <w:rFonts w:hint="eastAsia" w:ascii="仿宋" w:hAnsi="仿宋" w:eastAsia="仿宋"/>
          <w:color w:val="000000"/>
          <w:kern w:val="0"/>
          <w:sz w:val="24"/>
          <w:szCs w:val="22"/>
        </w:rPr>
        <w:t>按钮</w:t>
      </w:r>
      <w:r>
        <w:rPr>
          <w:rFonts w:ascii="仿宋" w:hAnsi="仿宋" w:eastAsia="仿宋"/>
          <w:color w:val="000000"/>
          <w:kern w:val="0"/>
          <w:sz w:val="24"/>
          <w:szCs w:val="22"/>
        </w:rPr>
        <w:t>后</w:t>
      </w:r>
      <w:r>
        <w:rPr>
          <w:rFonts w:hint="eastAsia" w:ascii="仿宋" w:hAnsi="仿宋" w:eastAsia="仿宋"/>
          <w:color w:val="000000"/>
          <w:kern w:val="0"/>
          <w:sz w:val="24"/>
          <w:szCs w:val="22"/>
        </w:rPr>
        <w:t>，右侧抽屉式打开</w:t>
      </w:r>
      <w:r>
        <w:rPr>
          <w:rFonts w:ascii="仿宋" w:hAnsi="仿宋" w:eastAsia="仿宋"/>
          <w:color w:val="000000"/>
          <w:kern w:val="0"/>
          <w:sz w:val="24"/>
          <w:szCs w:val="22"/>
        </w:rPr>
        <w:t>“</w:t>
      </w:r>
      <w:ins w:id="675" w:author="wanao" w:date="2026-07-03T15:42:46Z">
        <w:r>
          <w:rPr>
            <w:rFonts w:hint="eastAsia" w:ascii="仿宋" w:hAnsi="仿宋" w:eastAsia="仿宋"/>
            <w:color w:val="000000"/>
            <w:kern w:val="0"/>
            <w:sz w:val="24"/>
            <w:szCs w:val="22"/>
            <w:lang w:val="en-US" w:eastAsia="zh-CN"/>
          </w:rPr>
          <w:t>职位</w:t>
        </w:r>
      </w:ins>
      <w:del w:id="676" w:author="wanao" w:date="2026-07-03T15:42:46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w:t>
      </w:r>
      <w:r>
        <w:rPr>
          <w:rFonts w:hint="eastAsia" w:ascii="仿宋" w:hAnsi="仿宋" w:eastAsia="仿宋"/>
          <w:color w:val="000000"/>
          <w:kern w:val="0"/>
          <w:sz w:val="24"/>
          <w:szCs w:val="22"/>
        </w:rPr>
        <w:t>弹窗</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1.1 点击“增加</w:t>
      </w:r>
      <w:ins w:id="677" w:author="wanao" w:date="2026-07-03T15:42:53Z">
        <w:r>
          <w:rPr>
            <w:rFonts w:hint="eastAsia" w:ascii="仿宋" w:hAnsi="仿宋" w:eastAsia="仿宋"/>
            <w:color w:val="000000"/>
            <w:kern w:val="0"/>
            <w:sz w:val="24"/>
            <w:szCs w:val="22"/>
            <w:lang w:val="en-US" w:eastAsia="zh-CN"/>
          </w:rPr>
          <w:t>职位</w:t>
        </w:r>
      </w:ins>
      <w:del w:id="678" w:author="wanao" w:date="2026-07-03T15:42:53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”按钮，右侧抽屉式打开“新增</w:t>
      </w:r>
      <w:ins w:id="679" w:author="wanao" w:date="2026-07-03T15:42:56Z">
        <w:r>
          <w:rPr>
            <w:rFonts w:hint="eastAsia" w:ascii="仿宋" w:hAnsi="仿宋" w:eastAsia="仿宋"/>
            <w:color w:val="000000"/>
            <w:kern w:val="0"/>
            <w:sz w:val="24"/>
            <w:szCs w:val="22"/>
            <w:lang w:val="en-US" w:eastAsia="zh-CN"/>
          </w:rPr>
          <w:t>职位</w:t>
        </w:r>
      </w:ins>
      <w:del w:id="680" w:author="wanao" w:date="2026-07-03T15:42:56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”弹窗，设置岗位名称、</w:t>
      </w:r>
      <w:del w:id="681" w:author="wanao" w:date="2026-07-07T10:19:18Z">
        <w:r>
          <w:rPr>
            <w:rFonts w:hint="eastAsia" w:ascii="仿宋" w:hAnsi="仿宋" w:eastAsia="仿宋"/>
            <w:color w:val="000000"/>
            <w:kern w:val="0"/>
            <w:sz w:val="24"/>
            <w:szCs w:val="22"/>
          </w:rPr>
          <w:delText>业务条线、</w:delText>
        </w:r>
      </w:del>
      <w:r>
        <w:rPr>
          <w:rFonts w:hint="eastAsia" w:ascii="仿宋" w:hAnsi="仿宋" w:eastAsia="仿宋"/>
          <w:color w:val="000000"/>
          <w:kern w:val="0"/>
          <w:sz w:val="24"/>
          <w:szCs w:val="22"/>
        </w:rPr>
        <w:t>所属机构、角色等数据后点击“确定”按钮，通过校验后在</w:t>
      </w:r>
      <w:r>
        <w:rPr>
          <w:rFonts w:ascii="仿宋" w:hAnsi="仿宋" w:eastAsia="仿宋"/>
          <w:color w:val="000000"/>
          <w:kern w:val="0"/>
          <w:sz w:val="24"/>
          <w:szCs w:val="22"/>
        </w:rPr>
        <w:t>“</w:t>
      </w:r>
      <w:ins w:id="682" w:author="wanao" w:date="2026-07-03T15:43:05Z">
        <w:r>
          <w:rPr>
            <w:rFonts w:hint="eastAsia" w:ascii="仿宋" w:hAnsi="仿宋" w:eastAsia="仿宋"/>
            <w:color w:val="000000"/>
            <w:kern w:val="0"/>
            <w:sz w:val="24"/>
            <w:szCs w:val="22"/>
            <w:lang w:val="en-US" w:eastAsia="zh-CN"/>
          </w:rPr>
          <w:t>职位</w:t>
        </w:r>
      </w:ins>
      <w:del w:id="683" w:author="wanao" w:date="2026-07-03T15:43:05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w:t>
      </w:r>
      <w:r>
        <w:rPr>
          <w:rFonts w:hint="eastAsia" w:ascii="仿宋" w:hAnsi="仿宋" w:eastAsia="仿宋"/>
          <w:color w:val="000000"/>
          <w:kern w:val="0"/>
          <w:sz w:val="24"/>
          <w:szCs w:val="22"/>
        </w:rPr>
        <w:t>列表新增</w:t>
      </w:r>
      <w:ins w:id="684" w:author="wanao" w:date="2026-07-03T15:43:12Z">
        <w:r>
          <w:rPr>
            <w:rFonts w:hint="eastAsia" w:ascii="仿宋" w:hAnsi="仿宋" w:eastAsia="仿宋"/>
            <w:color w:val="000000"/>
            <w:kern w:val="0"/>
            <w:sz w:val="24"/>
            <w:szCs w:val="22"/>
            <w:lang w:val="en-US" w:eastAsia="zh-CN"/>
          </w:rPr>
          <w:t>职位</w:t>
        </w:r>
      </w:ins>
      <w:del w:id="685" w:author="wanao" w:date="2026-07-03T15:43:12Z">
        <w:r>
          <w:rPr>
            <w:rFonts w:hint="eastAsia" w:ascii="仿宋" w:hAnsi="仿宋" w:eastAsia="仿宋"/>
            <w:color w:val="000000"/>
            <w:kern w:val="0"/>
            <w:sz w:val="24"/>
            <w:szCs w:val="22"/>
          </w:rPr>
          <w:delText>岗位</w:delText>
        </w:r>
      </w:del>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1.2 在列表选择单个</w:t>
      </w:r>
      <w:ins w:id="686" w:author="wanao" w:date="2026-07-03T15:43:40Z">
        <w:r>
          <w:rPr>
            <w:rFonts w:hint="eastAsia" w:ascii="仿宋" w:hAnsi="仿宋" w:eastAsia="仿宋"/>
            <w:color w:val="000000"/>
            <w:kern w:val="0"/>
            <w:sz w:val="24"/>
            <w:szCs w:val="22"/>
            <w:lang w:val="en-US" w:eastAsia="zh-CN"/>
          </w:rPr>
          <w:t>职位</w:t>
        </w:r>
      </w:ins>
      <w:del w:id="687" w:author="wanao" w:date="2026-07-03T15:43:40Z">
        <w:r>
          <w:rPr>
            <w:rFonts w:hint="eastAsia" w:ascii="仿宋" w:hAnsi="仿宋" w:eastAsia="仿宋"/>
            <w:color w:val="000000"/>
            <w:kern w:val="0"/>
            <w:sz w:val="24"/>
            <w:szCs w:val="22"/>
          </w:rPr>
          <w:delText>岗位</w:delText>
        </w:r>
      </w:del>
      <w:r>
        <w:rPr>
          <w:rFonts w:hint="eastAsia" w:ascii="仿宋" w:hAnsi="仿宋" w:eastAsia="仿宋"/>
          <w:color w:val="000000"/>
          <w:kern w:val="0"/>
          <w:sz w:val="24"/>
          <w:szCs w:val="22"/>
        </w:rPr>
        <w:t>，点击“编辑</w:t>
      </w:r>
      <w:ins w:id="688" w:author="wanao" w:date="2026-07-03T15:43:18Z">
        <w:r>
          <w:rPr>
            <w:rFonts w:hint="eastAsia" w:ascii="仿宋" w:hAnsi="仿宋" w:eastAsia="仿宋"/>
            <w:color w:val="000000"/>
            <w:kern w:val="0"/>
            <w:sz w:val="24"/>
            <w:szCs w:val="22"/>
            <w:lang w:val="en-US" w:eastAsia="zh-CN"/>
          </w:rPr>
          <w:t>职位</w:t>
        </w:r>
      </w:ins>
      <w:del w:id="689" w:author="wanao" w:date="2026-07-03T15:43:18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”按钮，右侧抽屉式打开“编辑</w:t>
      </w:r>
      <w:ins w:id="690" w:author="wanao" w:date="2026-07-03T15:43:20Z">
        <w:r>
          <w:rPr>
            <w:rFonts w:hint="eastAsia" w:ascii="仿宋" w:hAnsi="仿宋" w:eastAsia="仿宋"/>
            <w:color w:val="000000"/>
            <w:kern w:val="0"/>
            <w:sz w:val="24"/>
            <w:szCs w:val="22"/>
            <w:lang w:val="en-US" w:eastAsia="zh-CN"/>
          </w:rPr>
          <w:t>职位</w:t>
        </w:r>
      </w:ins>
      <w:del w:id="691" w:author="wanao" w:date="2026-07-03T15:43:20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”弹窗，可编辑</w:t>
      </w:r>
      <w:ins w:id="692" w:author="wanao" w:date="2026-07-03T15:43:46Z">
        <w:r>
          <w:rPr>
            <w:rFonts w:hint="eastAsia" w:ascii="仿宋" w:hAnsi="仿宋" w:eastAsia="仿宋"/>
            <w:color w:val="000000"/>
            <w:kern w:val="0"/>
            <w:sz w:val="24"/>
            <w:szCs w:val="22"/>
            <w:lang w:val="en-US" w:eastAsia="zh-CN"/>
          </w:rPr>
          <w:t>职位</w:t>
        </w:r>
      </w:ins>
      <w:del w:id="693" w:author="wanao" w:date="2026-07-03T15:43:46Z">
        <w:r>
          <w:rPr>
            <w:rFonts w:hint="eastAsia" w:ascii="仿宋" w:hAnsi="仿宋" w:eastAsia="仿宋"/>
            <w:color w:val="000000"/>
            <w:kern w:val="0"/>
            <w:sz w:val="24"/>
            <w:szCs w:val="22"/>
          </w:rPr>
          <w:delText>岗位</w:delText>
        </w:r>
      </w:del>
      <w:r>
        <w:rPr>
          <w:rFonts w:hint="eastAsia" w:ascii="仿宋" w:hAnsi="仿宋" w:eastAsia="仿宋"/>
          <w:color w:val="000000"/>
          <w:kern w:val="0"/>
          <w:sz w:val="24"/>
          <w:szCs w:val="22"/>
        </w:rPr>
        <w:t>包含的角色。</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1.3 在列表选择单个或多个</w:t>
      </w:r>
      <w:ins w:id="694" w:author="wanao" w:date="2026-07-03T15:43:36Z">
        <w:r>
          <w:rPr>
            <w:rFonts w:hint="eastAsia" w:ascii="仿宋" w:hAnsi="仿宋" w:eastAsia="仿宋"/>
            <w:color w:val="000000"/>
            <w:kern w:val="0"/>
            <w:sz w:val="24"/>
            <w:szCs w:val="22"/>
            <w:lang w:val="en-US" w:eastAsia="zh-CN"/>
          </w:rPr>
          <w:t>职位</w:t>
        </w:r>
      </w:ins>
      <w:del w:id="695" w:author="wanao" w:date="2026-07-03T15:43:36Z">
        <w:r>
          <w:rPr>
            <w:rFonts w:hint="eastAsia" w:ascii="仿宋" w:hAnsi="仿宋" w:eastAsia="仿宋"/>
            <w:color w:val="000000"/>
            <w:kern w:val="0"/>
            <w:sz w:val="24"/>
            <w:szCs w:val="22"/>
          </w:rPr>
          <w:delText>岗位</w:delText>
        </w:r>
      </w:del>
      <w:r>
        <w:rPr>
          <w:rFonts w:hint="eastAsia" w:ascii="仿宋" w:hAnsi="仿宋" w:eastAsia="仿宋"/>
          <w:color w:val="000000"/>
          <w:kern w:val="0"/>
          <w:sz w:val="24"/>
          <w:szCs w:val="22"/>
        </w:rPr>
        <w:t>，点击“删除</w:t>
      </w:r>
      <w:ins w:id="696" w:author="wanao" w:date="2026-07-03T15:44:26Z">
        <w:r>
          <w:rPr>
            <w:rFonts w:hint="eastAsia" w:ascii="仿宋" w:hAnsi="仿宋" w:eastAsia="仿宋"/>
            <w:color w:val="000000"/>
            <w:kern w:val="0"/>
            <w:sz w:val="24"/>
            <w:szCs w:val="22"/>
            <w:lang w:val="en-US" w:eastAsia="zh-CN"/>
          </w:rPr>
          <w:t>职位</w:t>
        </w:r>
      </w:ins>
      <w:del w:id="697" w:author="wanao" w:date="2026-07-03T15:44:26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”按钮，页面弹窗提示“确认删除已选择的</w:t>
      </w:r>
      <w:ins w:id="698" w:author="wanao" w:date="2026-07-03T15:44:35Z">
        <w:r>
          <w:rPr>
            <w:rFonts w:hint="eastAsia" w:ascii="仿宋" w:hAnsi="仿宋" w:eastAsia="仿宋"/>
            <w:color w:val="000000"/>
            <w:kern w:val="0"/>
            <w:sz w:val="24"/>
            <w:szCs w:val="22"/>
            <w:lang w:val="en-US" w:eastAsia="zh-CN"/>
          </w:rPr>
          <w:t>职位</w:t>
        </w:r>
      </w:ins>
      <w:del w:id="699" w:author="wanao" w:date="2026-07-03T15:44:35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？”，经用户确认后将选择的</w:t>
      </w:r>
      <w:ins w:id="700" w:author="wanao" w:date="2026-07-03T15:44:41Z">
        <w:r>
          <w:rPr>
            <w:rFonts w:hint="eastAsia" w:ascii="仿宋" w:hAnsi="仿宋" w:eastAsia="仿宋"/>
            <w:color w:val="000000"/>
            <w:kern w:val="0"/>
            <w:sz w:val="24"/>
            <w:szCs w:val="22"/>
            <w:lang w:val="en-US" w:eastAsia="zh-CN"/>
          </w:rPr>
          <w:t>职位</w:t>
        </w:r>
      </w:ins>
      <w:ins w:id="701" w:author="wanao" w:date="2026-07-03T15:44:56Z">
        <w:r>
          <w:rPr>
            <w:rFonts w:hint="eastAsia" w:ascii="仿宋" w:hAnsi="仿宋" w:eastAsia="仿宋"/>
            <w:color w:val="000000"/>
            <w:kern w:val="0"/>
            <w:sz w:val="24"/>
            <w:szCs w:val="22"/>
            <w:lang w:val="en-US" w:eastAsia="zh-CN"/>
          </w:rPr>
          <w:t>状态</w:t>
        </w:r>
      </w:ins>
      <w:ins w:id="702" w:author="wanao" w:date="2026-07-03T15:44:57Z">
        <w:r>
          <w:rPr>
            <w:rFonts w:hint="eastAsia" w:ascii="仿宋" w:hAnsi="仿宋" w:eastAsia="仿宋"/>
            <w:color w:val="000000"/>
            <w:kern w:val="0"/>
            <w:sz w:val="24"/>
            <w:szCs w:val="22"/>
            <w:lang w:val="en-US" w:eastAsia="zh-CN"/>
          </w:rPr>
          <w:t>改为</w:t>
        </w:r>
      </w:ins>
      <w:ins w:id="703" w:author="wanao" w:date="2026-07-03T15:44:58Z">
        <w:r>
          <w:rPr>
            <w:rFonts w:hint="eastAsia" w:ascii="仿宋" w:hAnsi="仿宋" w:eastAsia="仿宋"/>
            <w:color w:val="000000"/>
            <w:kern w:val="0"/>
            <w:sz w:val="24"/>
            <w:szCs w:val="22"/>
            <w:lang w:val="en-US" w:eastAsia="zh-CN"/>
          </w:rPr>
          <w:t>“</w:t>
        </w:r>
      </w:ins>
      <w:ins w:id="704" w:author="wanao" w:date="2026-07-03T15:45:01Z">
        <w:r>
          <w:rPr>
            <w:rFonts w:hint="eastAsia" w:ascii="仿宋" w:hAnsi="仿宋" w:eastAsia="仿宋"/>
            <w:color w:val="000000"/>
            <w:kern w:val="0"/>
            <w:sz w:val="24"/>
            <w:szCs w:val="22"/>
            <w:lang w:val="en-US" w:eastAsia="zh-CN"/>
          </w:rPr>
          <w:t>删除</w:t>
        </w:r>
      </w:ins>
      <w:ins w:id="705" w:author="wanao" w:date="2026-07-03T15:44:59Z">
        <w:r>
          <w:rPr>
            <w:rFonts w:hint="eastAsia" w:ascii="仿宋" w:hAnsi="仿宋" w:eastAsia="仿宋"/>
            <w:color w:val="000000"/>
            <w:kern w:val="0"/>
            <w:sz w:val="24"/>
            <w:szCs w:val="22"/>
            <w:lang w:val="en-US" w:eastAsia="zh-CN"/>
          </w:rPr>
          <w:t>”</w:t>
        </w:r>
      </w:ins>
      <w:del w:id="706" w:author="wanao" w:date="2026-07-03T15:45:16Z">
        <w:r>
          <w:rPr>
            <w:rFonts w:hint="eastAsia" w:ascii="仿宋" w:hAnsi="仿宋" w:eastAsia="仿宋"/>
            <w:color w:val="000000"/>
            <w:kern w:val="0"/>
            <w:sz w:val="24"/>
            <w:szCs w:val="22"/>
          </w:rPr>
          <w:delText>岗位</w:delText>
        </w:r>
        <w:commentRangeStart w:id="34"/>
        <w:r>
          <w:rPr>
            <w:rFonts w:hint="eastAsia" w:ascii="仿宋" w:hAnsi="仿宋" w:eastAsia="仿宋"/>
            <w:color w:val="000000"/>
            <w:kern w:val="0"/>
            <w:sz w:val="24"/>
            <w:szCs w:val="22"/>
          </w:rPr>
          <w:delText>从列表删除</w:delText>
        </w:r>
        <w:commentRangeEnd w:id="34"/>
      </w:del>
      <w:del w:id="707" w:author="wanao" w:date="2026-07-03T15:45:16Z">
        <w:r>
          <w:rPr/>
          <w:commentReference w:id="34"/>
        </w:r>
      </w:del>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hint="eastAsia" w:ascii="仿宋" w:hAnsi="仿宋" w:eastAsia="仿宋"/>
          <w:color w:val="000000"/>
          <w:kern w:val="0"/>
          <w:sz w:val="24"/>
          <w:szCs w:val="22"/>
        </w:rPr>
        <w:t>在</w:t>
      </w:r>
      <w:r>
        <w:rPr>
          <w:rFonts w:ascii="仿宋" w:hAnsi="仿宋" w:eastAsia="仿宋"/>
          <w:color w:val="000000"/>
          <w:kern w:val="0"/>
          <w:sz w:val="24"/>
          <w:szCs w:val="22"/>
        </w:rPr>
        <w:t>“</w:t>
      </w:r>
      <w:ins w:id="708" w:author="wanao" w:date="2026-07-03T15:47:47Z">
        <w:r>
          <w:rPr>
            <w:rFonts w:hint="eastAsia" w:ascii="仿宋" w:hAnsi="仿宋" w:eastAsia="仿宋"/>
            <w:color w:val="000000"/>
            <w:kern w:val="0"/>
            <w:sz w:val="24"/>
            <w:szCs w:val="22"/>
            <w:lang w:val="en-US" w:eastAsia="zh-CN"/>
          </w:rPr>
          <w:t>职位</w:t>
        </w:r>
      </w:ins>
      <w:del w:id="709" w:author="wanao" w:date="2026-07-03T15:47:47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w:t>
      </w:r>
      <w:r>
        <w:rPr>
          <w:rFonts w:hint="eastAsia" w:ascii="仿宋" w:hAnsi="仿宋" w:eastAsia="仿宋"/>
          <w:color w:val="000000"/>
          <w:kern w:val="0"/>
          <w:sz w:val="24"/>
          <w:szCs w:val="22"/>
        </w:rPr>
        <w:t>弹窗，点击右下角操作区的“确认”或“取消”按钮，关闭弹窗</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ins w:id="710" w:author="wanao" w:date="2026-07-03T15:47:52Z">
        <w:r>
          <w:rPr>
            <w:rFonts w:hint="eastAsia" w:ascii="仿宋" w:hAnsi="仿宋" w:eastAsia="仿宋"/>
            <w:color w:val="000000"/>
            <w:kern w:val="0"/>
            <w:sz w:val="24"/>
            <w:szCs w:val="22"/>
            <w:lang w:val="en-US" w:eastAsia="zh-CN"/>
          </w:rPr>
          <w:t>职位</w:t>
        </w:r>
      </w:ins>
      <w:del w:id="711" w:author="wanao" w:date="2026-07-03T15:47:56Z">
        <w:r>
          <w:rPr>
            <w:rFonts w:hint="eastAsia" w:ascii="仿宋" w:hAnsi="仿宋" w:eastAsia="仿宋"/>
            <w:color w:val="000000"/>
            <w:kern w:val="0"/>
            <w:sz w:val="24"/>
            <w:szCs w:val="22"/>
          </w:rPr>
          <w:delText>权限（即岗位）</w:delText>
        </w:r>
      </w:del>
      <w:r>
        <w:rPr>
          <w:rFonts w:hint="eastAsia" w:ascii="仿宋" w:hAnsi="仿宋" w:eastAsia="仿宋"/>
          <w:color w:val="000000"/>
          <w:kern w:val="0"/>
          <w:sz w:val="24"/>
          <w:szCs w:val="22"/>
        </w:rPr>
        <w:t>由岗位名称、</w:t>
      </w:r>
      <w:del w:id="712" w:author="wanao" w:date="2026-07-07T10:19:05Z">
        <w:r>
          <w:rPr>
            <w:rFonts w:hint="eastAsia" w:ascii="仿宋" w:hAnsi="仿宋" w:eastAsia="仿宋"/>
            <w:color w:val="000000"/>
            <w:kern w:val="0"/>
            <w:sz w:val="24"/>
            <w:szCs w:val="22"/>
          </w:rPr>
          <w:delText>业务条线、</w:delText>
        </w:r>
      </w:del>
      <w:r>
        <w:rPr>
          <w:rFonts w:hint="eastAsia" w:ascii="仿宋" w:hAnsi="仿宋" w:eastAsia="仿宋"/>
          <w:color w:val="000000"/>
          <w:kern w:val="0"/>
          <w:sz w:val="24"/>
          <w:szCs w:val="22"/>
        </w:rPr>
        <w:t>所属机构、角色组成，一个岗位可包含多个角色</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w:t>
      </w:r>
      <w:ins w:id="713" w:author="wanao" w:date="2026-07-03T15:48:05Z">
        <w:r>
          <w:rPr>
            <w:rFonts w:hint="eastAsia" w:ascii="仿宋" w:hAnsi="仿宋" w:eastAsia="仿宋"/>
            <w:color w:val="000000"/>
            <w:kern w:val="0"/>
            <w:sz w:val="24"/>
            <w:szCs w:val="22"/>
            <w:lang w:val="en-US" w:eastAsia="zh-CN"/>
          </w:rPr>
          <w:t>职位</w:t>
        </w:r>
      </w:ins>
      <w:del w:id="714" w:author="wanao" w:date="2026-07-03T15:48:05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管理</w:t>
      </w:r>
      <w:r>
        <w:rPr>
          <w:rFonts w:ascii="仿宋" w:hAnsi="仿宋" w:eastAsia="仿宋"/>
          <w:color w:val="000000"/>
          <w:kern w:val="0"/>
          <w:sz w:val="24"/>
          <w:szCs w:val="22"/>
        </w:rPr>
        <w:t>”功能权限的用户可执行当前操作。</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 仅支持对权限范围内的用户进行操作。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“新增</w:t>
      </w:r>
      <w:ins w:id="715" w:author="wanao" w:date="2026-07-03T15:48:23Z">
        <w:r>
          <w:rPr>
            <w:rFonts w:hint="eastAsia" w:ascii="仿宋" w:hAnsi="仿宋" w:eastAsia="仿宋"/>
            <w:color w:val="000000"/>
            <w:kern w:val="0"/>
            <w:sz w:val="24"/>
            <w:szCs w:val="22"/>
            <w:lang w:val="en-US" w:eastAsia="zh-CN"/>
          </w:rPr>
          <w:t>职位</w:t>
        </w:r>
      </w:ins>
      <w:del w:id="716" w:author="wanao" w:date="2026-07-03T15:48:23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”弹窗的岗位列表：</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ins w:id="717" w:author="wanao" w:date="2026-07-03T15:48:18Z">
              <w:r>
                <w:rPr>
                  <w:rFonts w:hint="eastAsia" w:ascii="仿宋" w:hAnsi="仿宋" w:eastAsia="仿宋"/>
                  <w:color w:val="000000"/>
                  <w:kern w:val="0"/>
                  <w:sz w:val="24"/>
                  <w:szCs w:val="22"/>
                  <w:lang w:val="en-US" w:eastAsia="zh-CN"/>
                </w:rPr>
                <w:t>职位</w:t>
              </w:r>
            </w:ins>
            <w:del w:id="718" w:author="wanao" w:date="2026-07-03T15:48:18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按权限名称展示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del w:id="719" w:author="wanao" w:date="2026-07-03T15:48:48Z">
              <w:r>
                <w:rPr>
                  <w:rFonts w:hint="default" w:ascii="仿宋" w:hAnsi="仿宋" w:eastAsia="仿宋"/>
                  <w:color w:val="000000"/>
                  <w:kern w:val="0"/>
                  <w:sz w:val="24"/>
                  <w:szCs w:val="22"/>
                  <w:lang w:val="en-US"/>
                </w:rPr>
                <w:delText>岗位</w:delText>
              </w:r>
            </w:del>
            <w:ins w:id="720" w:author="wanao" w:date="2026-07-03T15:48:49Z">
              <w:r>
                <w:rPr>
                  <w:rFonts w:hint="eastAsia" w:ascii="仿宋" w:hAnsi="仿宋" w:eastAsia="仿宋"/>
                  <w:color w:val="000000"/>
                  <w:kern w:val="0"/>
                  <w:sz w:val="24"/>
                  <w:szCs w:val="22"/>
                  <w:lang w:val="en-US" w:eastAsia="zh-CN"/>
                </w:rPr>
                <w:t>所属</w:t>
              </w:r>
            </w:ins>
            <w:r>
              <w:rPr>
                <w:rFonts w:hint="eastAsia" w:ascii="仿宋" w:hAnsi="仿宋" w:eastAsia="仿宋"/>
                <w:color w:val="000000"/>
                <w:kern w:val="0"/>
                <w:sz w:val="24"/>
                <w:szCs w:val="22"/>
              </w:rPr>
              <w:t>机构</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按岗位机构展示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角色名称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按角色名称展示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rPr>
      </w:pPr>
      <w:r>
        <w:rPr>
          <w:rFonts w:hint="eastAsia" w:ascii="仿宋" w:hAnsi="仿宋" w:eastAsia="仿宋"/>
          <w:lang w:eastAsia="en-US"/>
        </w:rPr>
        <w:t>用户管理-</w:t>
      </w:r>
      <w:r>
        <w:rPr>
          <w:rFonts w:hint="eastAsia" w:ascii="仿宋" w:hAnsi="仿宋" w:eastAsia="仿宋"/>
        </w:rPr>
        <w:t>批量新增</w:t>
      </w:r>
      <w:ins w:id="721" w:author="wanao" w:date="2026-07-03T15:49:24Z">
        <w:r>
          <w:rPr>
            <w:rFonts w:hint="eastAsia" w:ascii="仿宋" w:hAnsi="仿宋" w:eastAsia="仿宋"/>
            <w:lang w:val="en-US" w:eastAsia="zh-CN"/>
          </w:rPr>
          <w:t>职位</w:t>
        </w:r>
      </w:ins>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w:t>
      </w:r>
      <w:r>
        <w:rPr>
          <w:rFonts w:hint="eastAsia" w:ascii="仿宋" w:hAnsi="仿宋" w:eastAsia="仿宋"/>
          <w:color w:val="000000"/>
          <w:kern w:val="0"/>
          <w:sz w:val="24"/>
          <w:szCs w:val="22"/>
        </w:rPr>
        <w:t>给多个用户批量新增</w:t>
      </w:r>
      <w:ins w:id="722" w:author="wanao" w:date="2026-07-03T15:49:35Z">
        <w:r>
          <w:rPr>
            <w:rFonts w:hint="eastAsia" w:ascii="仿宋" w:hAnsi="仿宋" w:eastAsia="仿宋"/>
            <w:color w:val="000000"/>
            <w:kern w:val="0"/>
            <w:sz w:val="24"/>
            <w:szCs w:val="22"/>
            <w:lang w:val="en-US" w:eastAsia="zh-CN"/>
          </w:rPr>
          <w:t>职位</w:t>
        </w:r>
      </w:ins>
      <w:del w:id="723" w:author="wanao" w:date="2026-07-03T15:49:35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，用于同</w:t>
      </w:r>
      <w:ins w:id="724" w:author="wanao" w:date="2026-07-03T15:49:54Z">
        <w:r>
          <w:rPr>
            <w:rFonts w:hint="eastAsia" w:ascii="仿宋" w:hAnsi="仿宋" w:eastAsia="仿宋"/>
            <w:color w:val="000000"/>
            <w:kern w:val="0"/>
            <w:sz w:val="24"/>
            <w:szCs w:val="22"/>
            <w:lang w:val="en-US" w:eastAsia="zh-CN"/>
          </w:rPr>
          <w:t>职位</w:t>
        </w:r>
      </w:ins>
      <w:del w:id="725" w:author="wanao" w:date="2026-07-03T15:49:54Z">
        <w:r>
          <w:rPr>
            <w:rFonts w:hint="eastAsia" w:ascii="仿宋" w:hAnsi="仿宋" w:eastAsia="仿宋"/>
            <w:color w:val="000000"/>
            <w:kern w:val="0"/>
            <w:sz w:val="24"/>
            <w:szCs w:val="22"/>
          </w:rPr>
          <w:delText>岗位</w:delText>
        </w:r>
      </w:del>
      <w:r>
        <w:rPr>
          <w:rFonts w:hint="eastAsia" w:ascii="仿宋" w:hAnsi="仿宋" w:eastAsia="仿宋"/>
          <w:color w:val="000000"/>
          <w:kern w:val="0"/>
          <w:sz w:val="24"/>
          <w:szCs w:val="22"/>
        </w:rPr>
        <w:t>用户批量设置场景</w:t>
      </w:r>
      <w:r>
        <w:rPr>
          <w:rFonts w:ascii="仿宋" w:hAnsi="仿宋" w:eastAsia="仿宋"/>
          <w:color w:val="000000"/>
          <w:kern w:val="0"/>
          <w:sz w:val="24"/>
          <w:szCs w:val="22"/>
        </w:rPr>
        <w:t>。</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w:t>
      </w:r>
      <w:r>
        <w:rPr>
          <w:rFonts w:hint="eastAsia" w:ascii="仿宋" w:hAnsi="仿宋" w:eastAsia="仿宋"/>
          <w:color w:val="000000"/>
          <w:kern w:val="0"/>
          <w:sz w:val="24"/>
          <w:szCs w:val="22"/>
        </w:rPr>
        <w:t>在“用户管理”列表</w:t>
      </w:r>
      <w:r>
        <w:rPr>
          <w:rFonts w:ascii="仿宋" w:hAnsi="仿宋" w:eastAsia="仿宋"/>
          <w:color w:val="000000"/>
          <w:kern w:val="0"/>
          <w:sz w:val="24"/>
          <w:szCs w:val="22"/>
        </w:rPr>
        <w:t>点击“</w:t>
      </w:r>
      <w:r>
        <w:rPr>
          <w:rFonts w:hint="eastAsia" w:ascii="仿宋" w:hAnsi="仿宋" w:eastAsia="仿宋"/>
          <w:color w:val="000000"/>
          <w:kern w:val="0"/>
          <w:sz w:val="24"/>
          <w:szCs w:val="22"/>
        </w:rPr>
        <w:t>批量新增</w:t>
      </w:r>
      <w:ins w:id="726" w:author="wanao" w:date="2026-07-03T15:50:00Z">
        <w:r>
          <w:rPr>
            <w:rFonts w:hint="eastAsia" w:ascii="仿宋" w:hAnsi="仿宋" w:eastAsia="仿宋"/>
            <w:color w:val="000000"/>
            <w:kern w:val="0"/>
            <w:sz w:val="24"/>
            <w:szCs w:val="22"/>
            <w:lang w:val="en-US" w:eastAsia="zh-CN"/>
          </w:rPr>
          <w:t>职位</w:t>
        </w:r>
      </w:ins>
      <w:del w:id="727" w:author="wanao" w:date="2026-07-03T15:50:00Z">
        <w:r>
          <w:rPr>
            <w:rFonts w:hint="eastAsia" w:ascii="仿宋" w:hAnsi="仿宋" w:eastAsia="仿宋"/>
            <w:color w:val="000000"/>
            <w:kern w:val="0"/>
            <w:sz w:val="24"/>
            <w:szCs w:val="22"/>
          </w:rPr>
          <w:delText>权限</w:delText>
        </w:r>
      </w:del>
      <w:r>
        <w:rPr>
          <w:rFonts w:ascii="仿宋" w:hAnsi="仿宋" w:eastAsia="仿宋"/>
          <w:color w:val="000000"/>
          <w:kern w:val="0"/>
          <w:sz w:val="24"/>
          <w:szCs w:val="22"/>
        </w:rPr>
        <w:t>”</w:t>
      </w:r>
      <w:r>
        <w:rPr>
          <w:rFonts w:hint="eastAsia" w:ascii="仿宋" w:hAnsi="仿宋" w:eastAsia="仿宋"/>
          <w:color w:val="000000"/>
          <w:kern w:val="0"/>
          <w:sz w:val="24"/>
          <w:szCs w:val="22"/>
        </w:rPr>
        <w:t>按钮</w:t>
      </w:r>
      <w:r>
        <w:rPr>
          <w:rFonts w:ascii="仿宋" w:hAnsi="仿宋" w:eastAsia="仿宋"/>
          <w:color w:val="000000"/>
          <w:kern w:val="0"/>
          <w:sz w:val="24"/>
          <w:szCs w:val="22"/>
        </w:rPr>
        <w:t>后</w:t>
      </w:r>
      <w:r>
        <w:rPr>
          <w:rFonts w:hint="eastAsia" w:ascii="仿宋" w:hAnsi="仿宋" w:eastAsia="仿宋"/>
          <w:color w:val="000000"/>
          <w:kern w:val="0"/>
          <w:sz w:val="24"/>
          <w:szCs w:val="22"/>
        </w:rPr>
        <w:t>，右侧抽屉式打开</w:t>
      </w:r>
      <w:r>
        <w:rPr>
          <w:rFonts w:ascii="仿宋" w:hAnsi="仿宋" w:eastAsia="仿宋"/>
          <w:color w:val="000000"/>
          <w:kern w:val="0"/>
          <w:sz w:val="24"/>
          <w:szCs w:val="22"/>
        </w:rPr>
        <w:t>“</w:t>
      </w:r>
      <w:r>
        <w:rPr>
          <w:rFonts w:hint="eastAsia" w:ascii="仿宋" w:hAnsi="仿宋" w:eastAsia="仿宋"/>
          <w:color w:val="000000"/>
          <w:kern w:val="0"/>
          <w:sz w:val="24"/>
          <w:szCs w:val="22"/>
        </w:rPr>
        <w:t>批量新增</w:t>
      </w:r>
      <w:ins w:id="728" w:author="wanao" w:date="2026-07-03T15:50:03Z">
        <w:r>
          <w:rPr>
            <w:rFonts w:hint="eastAsia" w:ascii="仿宋" w:hAnsi="仿宋" w:eastAsia="仿宋"/>
            <w:color w:val="000000"/>
            <w:kern w:val="0"/>
            <w:sz w:val="24"/>
            <w:szCs w:val="22"/>
            <w:lang w:val="en-US" w:eastAsia="zh-CN"/>
          </w:rPr>
          <w:t>职位</w:t>
        </w:r>
      </w:ins>
      <w:del w:id="729" w:author="wanao" w:date="2026-07-03T15:50:03Z">
        <w:r>
          <w:rPr>
            <w:rFonts w:hint="eastAsia" w:ascii="仿宋" w:hAnsi="仿宋" w:eastAsia="仿宋"/>
            <w:color w:val="000000"/>
            <w:kern w:val="0"/>
            <w:sz w:val="24"/>
            <w:szCs w:val="22"/>
          </w:rPr>
          <w:delText>权限</w:delText>
        </w:r>
      </w:del>
      <w:r>
        <w:rPr>
          <w:rFonts w:ascii="仿宋" w:hAnsi="仿宋" w:eastAsia="仿宋"/>
          <w:color w:val="000000"/>
          <w:kern w:val="0"/>
          <w:sz w:val="24"/>
          <w:szCs w:val="22"/>
        </w:rPr>
        <w:t>”</w:t>
      </w:r>
      <w:r>
        <w:rPr>
          <w:rFonts w:hint="eastAsia" w:ascii="仿宋" w:hAnsi="仿宋" w:eastAsia="仿宋"/>
          <w:color w:val="000000"/>
          <w:kern w:val="0"/>
          <w:sz w:val="24"/>
          <w:szCs w:val="22"/>
        </w:rPr>
        <w:t>弹窗</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“批量新增</w:t>
      </w:r>
      <w:ins w:id="730" w:author="wanao" w:date="2026-07-03T15:50:08Z">
        <w:r>
          <w:rPr>
            <w:rFonts w:hint="eastAsia" w:ascii="仿宋" w:hAnsi="仿宋" w:eastAsia="仿宋"/>
            <w:color w:val="000000"/>
            <w:kern w:val="0"/>
            <w:sz w:val="24"/>
            <w:szCs w:val="22"/>
            <w:lang w:val="en-US" w:eastAsia="zh-CN"/>
          </w:rPr>
          <w:t>职位</w:t>
        </w:r>
      </w:ins>
      <w:del w:id="731" w:author="wanao" w:date="2026-07-03T15:50:08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”弹窗：</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岗位名称</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提供登录用户归属机构范围内的全部岗位供选择；单选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732" w:author="wanao" w:date="2026-07-07T10:18:12Z"/>
        </w:trPr>
        <w:tc>
          <w:tcPr>
            <w:tcW w:w="2340" w:type="dxa"/>
          </w:tcPr>
          <w:p>
            <w:pPr>
              <w:widowControl/>
              <w:spacing w:after="0" w:line="360" w:lineRule="auto"/>
              <w:jc w:val="left"/>
              <w:rPr>
                <w:del w:id="733" w:author="wanao" w:date="2026-07-07T10:18:12Z"/>
                <w:rFonts w:ascii="仿宋" w:hAnsi="仿宋" w:eastAsia="仿宋"/>
                <w:color w:val="000000"/>
                <w:kern w:val="0"/>
                <w:sz w:val="24"/>
                <w:szCs w:val="22"/>
              </w:rPr>
            </w:pPr>
            <w:del w:id="734" w:author="wanao" w:date="2026-07-07T10:18:12Z">
              <w:r>
                <w:rPr>
                  <w:rFonts w:hint="eastAsia" w:ascii="仿宋" w:hAnsi="仿宋" w:eastAsia="仿宋"/>
                  <w:color w:val="000000"/>
                  <w:kern w:val="0"/>
                  <w:sz w:val="24"/>
                  <w:szCs w:val="22"/>
                </w:rPr>
                <w:delText>业务条线</w:delText>
              </w:r>
            </w:del>
          </w:p>
        </w:tc>
        <w:tc>
          <w:tcPr>
            <w:tcW w:w="2340" w:type="dxa"/>
          </w:tcPr>
          <w:p>
            <w:pPr>
              <w:widowControl/>
              <w:spacing w:after="0" w:line="360" w:lineRule="auto"/>
              <w:jc w:val="left"/>
              <w:rPr>
                <w:del w:id="735" w:author="wanao" w:date="2026-07-07T10:18:12Z"/>
                <w:rFonts w:ascii="仿宋" w:hAnsi="仿宋" w:eastAsia="仿宋"/>
                <w:color w:val="000000"/>
                <w:kern w:val="0"/>
                <w:sz w:val="24"/>
                <w:szCs w:val="22"/>
              </w:rPr>
            </w:pPr>
            <w:del w:id="736" w:author="wanao" w:date="2026-07-07T10:18:12Z">
              <w:r>
                <w:rPr>
                  <w:rFonts w:hint="eastAsia" w:ascii="仿宋" w:hAnsi="仿宋" w:eastAsia="仿宋"/>
                  <w:color w:val="000000"/>
                  <w:kern w:val="0"/>
                  <w:sz w:val="24"/>
                  <w:szCs w:val="22"/>
                </w:rPr>
                <w:delText>必输；反显</w:delText>
              </w:r>
            </w:del>
          </w:p>
        </w:tc>
        <w:tc>
          <w:tcPr>
            <w:tcW w:w="2340" w:type="dxa"/>
          </w:tcPr>
          <w:p>
            <w:pPr>
              <w:widowControl/>
              <w:spacing w:after="0" w:line="360" w:lineRule="auto"/>
              <w:jc w:val="left"/>
              <w:rPr>
                <w:del w:id="737" w:author="wanao" w:date="2026-07-07T10:18:12Z"/>
                <w:rFonts w:ascii="仿宋" w:hAnsi="仿宋" w:eastAsia="仿宋"/>
                <w:color w:val="000000"/>
                <w:kern w:val="0"/>
                <w:sz w:val="24"/>
                <w:szCs w:val="22"/>
                <w:lang w:eastAsia="en-US"/>
              </w:rPr>
            </w:pPr>
            <w:del w:id="738" w:author="wanao" w:date="2026-07-07T10:18:12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739" w:author="wanao" w:date="2026-07-07T10:18:12Z"/>
                <w:rFonts w:ascii="仿宋" w:hAnsi="仿宋" w:eastAsia="仿宋"/>
                <w:color w:val="000000"/>
                <w:kern w:val="0"/>
                <w:sz w:val="24"/>
                <w:szCs w:val="22"/>
              </w:rPr>
            </w:pPr>
            <w:del w:id="740" w:author="wanao" w:date="2026-07-07T10:18:12Z">
              <w:r>
                <w:rPr>
                  <w:rFonts w:hint="eastAsia" w:ascii="仿宋" w:hAnsi="仿宋" w:eastAsia="仿宋"/>
                  <w:color w:val="000000"/>
                  <w:kern w:val="0"/>
                  <w:sz w:val="24"/>
                  <w:szCs w:val="22"/>
                </w:rPr>
                <w:delText>反显用户选择的岗位对应的条线，不可调整</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所属机构</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以机构树的形式提供用户权限范围内的机构供选择；单选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角色</w:t>
            </w:r>
            <w:r>
              <w:rPr>
                <w:rFonts w:hint="eastAsia" w:ascii="仿宋" w:hAnsi="仿宋" w:eastAsia="仿宋"/>
                <w:color w:val="000000"/>
                <w:kern w:val="0"/>
                <w:sz w:val="24"/>
                <w:szCs w:val="22"/>
              </w:rPr>
              <w:t>选择</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提供登录用户归属机构范围内的全部角色供选择；可多选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确定</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校验数据正确性，通过校验则给用户新增岗位，并将新权限反显到</w:t>
            </w:r>
            <w:r>
              <w:rPr>
                <w:rFonts w:ascii="仿宋" w:hAnsi="仿宋" w:eastAsia="仿宋"/>
                <w:color w:val="000000"/>
                <w:kern w:val="0"/>
                <w:sz w:val="24"/>
                <w:szCs w:val="22"/>
              </w:rPr>
              <w:t>“</w:t>
            </w:r>
            <w:r>
              <w:rPr>
                <w:rFonts w:hint="eastAsia" w:ascii="仿宋" w:hAnsi="仿宋" w:eastAsia="仿宋"/>
                <w:color w:val="000000"/>
                <w:kern w:val="0"/>
                <w:sz w:val="24"/>
                <w:szCs w:val="22"/>
              </w:rPr>
              <w:t>权限管理</w:t>
            </w:r>
            <w:r>
              <w:rPr>
                <w:rFonts w:ascii="仿宋" w:hAnsi="仿宋" w:eastAsia="仿宋"/>
                <w:color w:val="000000"/>
                <w:kern w:val="0"/>
                <w:sz w:val="24"/>
                <w:szCs w:val="22"/>
              </w:rPr>
              <w:t>”</w:t>
            </w:r>
            <w:r>
              <w:rPr>
                <w:rFonts w:hint="eastAsia" w:ascii="仿宋" w:hAnsi="仿宋" w:eastAsia="仿宋"/>
                <w:color w:val="000000"/>
                <w:kern w:val="0"/>
                <w:sz w:val="24"/>
                <w:szCs w:val="22"/>
              </w:rPr>
              <w:t>弹窗的岗位列表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点击后关闭当前维护页，不执行保存</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w:t>
      </w:r>
      <w:r>
        <w:rPr>
          <w:rFonts w:hint="eastAsia" w:ascii="仿宋" w:hAnsi="仿宋" w:eastAsia="仿宋"/>
          <w:color w:val="000000"/>
          <w:kern w:val="0"/>
          <w:sz w:val="24"/>
          <w:szCs w:val="22"/>
        </w:rPr>
        <w:t>在“用户管理”列表</w:t>
      </w:r>
      <w:r>
        <w:rPr>
          <w:rFonts w:ascii="仿宋" w:hAnsi="仿宋" w:eastAsia="仿宋"/>
          <w:color w:val="000000"/>
          <w:kern w:val="0"/>
          <w:sz w:val="24"/>
          <w:szCs w:val="22"/>
        </w:rPr>
        <w:t>点击“</w:t>
      </w:r>
      <w:r>
        <w:rPr>
          <w:rFonts w:hint="eastAsia" w:ascii="仿宋" w:hAnsi="仿宋" w:eastAsia="仿宋"/>
          <w:color w:val="000000"/>
          <w:kern w:val="0"/>
          <w:sz w:val="24"/>
          <w:szCs w:val="22"/>
        </w:rPr>
        <w:t>批量新增</w:t>
      </w:r>
      <w:ins w:id="741" w:author="wanao" w:date="2026-07-03T15:51:00Z">
        <w:r>
          <w:rPr>
            <w:rFonts w:hint="eastAsia" w:ascii="仿宋" w:hAnsi="仿宋" w:eastAsia="仿宋"/>
            <w:color w:val="000000"/>
            <w:kern w:val="0"/>
            <w:sz w:val="24"/>
            <w:szCs w:val="22"/>
            <w:lang w:val="en-US" w:eastAsia="zh-CN"/>
          </w:rPr>
          <w:t>职位</w:t>
        </w:r>
      </w:ins>
      <w:del w:id="742" w:author="wanao" w:date="2026-07-03T15:51:00Z">
        <w:r>
          <w:rPr>
            <w:rFonts w:hint="eastAsia" w:ascii="仿宋" w:hAnsi="仿宋" w:eastAsia="仿宋"/>
            <w:color w:val="000000"/>
            <w:kern w:val="0"/>
            <w:sz w:val="24"/>
            <w:szCs w:val="22"/>
          </w:rPr>
          <w:delText>权限</w:delText>
        </w:r>
      </w:del>
      <w:r>
        <w:rPr>
          <w:rFonts w:ascii="仿宋" w:hAnsi="仿宋" w:eastAsia="仿宋"/>
          <w:color w:val="000000"/>
          <w:kern w:val="0"/>
          <w:sz w:val="24"/>
          <w:szCs w:val="22"/>
        </w:rPr>
        <w:t>”</w:t>
      </w:r>
      <w:r>
        <w:rPr>
          <w:rFonts w:hint="eastAsia" w:ascii="仿宋" w:hAnsi="仿宋" w:eastAsia="仿宋"/>
          <w:color w:val="000000"/>
          <w:kern w:val="0"/>
          <w:sz w:val="24"/>
          <w:szCs w:val="22"/>
        </w:rPr>
        <w:t>按钮</w:t>
      </w:r>
      <w:r>
        <w:rPr>
          <w:rFonts w:ascii="仿宋" w:hAnsi="仿宋" w:eastAsia="仿宋"/>
          <w:color w:val="000000"/>
          <w:kern w:val="0"/>
          <w:sz w:val="24"/>
          <w:szCs w:val="22"/>
        </w:rPr>
        <w:t>后</w:t>
      </w:r>
      <w:r>
        <w:rPr>
          <w:rFonts w:hint="eastAsia" w:ascii="仿宋" w:hAnsi="仿宋" w:eastAsia="仿宋"/>
          <w:color w:val="000000"/>
          <w:kern w:val="0"/>
          <w:sz w:val="24"/>
          <w:szCs w:val="22"/>
        </w:rPr>
        <w:t>，右侧抽屉式打开</w:t>
      </w:r>
      <w:r>
        <w:rPr>
          <w:rFonts w:ascii="仿宋" w:hAnsi="仿宋" w:eastAsia="仿宋"/>
          <w:color w:val="000000"/>
          <w:kern w:val="0"/>
          <w:sz w:val="24"/>
          <w:szCs w:val="22"/>
        </w:rPr>
        <w:t>“</w:t>
      </w:r>
      <w:r>
        <w:rPr>
          <w:rFonts w:hint="eastAsia" w:ascii="仿宋" w:hAnsi="仿宋" w:eastAsia="仿宋"/>
          <w:color w:val="000000"/>
          <w:kern w:val="0"/>
          <w:sz w:val="24"/>
          <w:szCs w:val="22"/>
        </w:rPr>
        <w:t>批量新增</w:t>
      </w:r>
      <w:ins w:id="743" w:author="wanao" w:date="2026-07-03T15:51:04Z">
        <w:r>
          <w:rPr>
            <w:rFonts w:hint="eastAsia" w:ascii="仿宋" w:hAnsi="仿宋" w:eastAsia="仿宋"/>
            <w:color w:val="000000"/>
            <w:kern w:val="0"/>
            <w:sz w:val="24"/>
            <w:szCs w:val="22"/>
            <w:lang w:val="en-US" w:eastAsia="zh-CN"/>
          </w:rPr>
          <w:t>职位</w:t>
        </w:r>
      </w:ins>
      <w:del w:id="744" w:author="wanao" w:date="2026-07-03T15:51:04Z">
        <w:r>
          <w:rPr>
            <w:rFonts w:hint="eastAsia" w:ascii="仿宋" w:hAnsi="仿宋" w:eastAsia="仿宋"/>
            <w:color w:val="000000"/>
            <w:kern w:val="0"/>
            <w:sz w:val="24"/>
            <w:szCs w:val="22"/>
          </w:rPr>
          <w:delText>权限</w:delText>
        </w:r>
      </w:del>
      <w:r>
        <w:rPr>
          <w:rFonts w:ascii="仿宋" w:hAnsi="仿宋" w:eastAsia="仿宋"/>
          <w:color w:val="000000"/>
          <w:kern w:val="0"/>
          <w:sz w:val="24"/>
          <w:szCs w:val="22"/>
        </w:rPr>
        <w:t>”</w:t>
      </w:r>
      <w:r>
        <w:rPr>
          <w:rFonts w:hint="eastAsia" w:ascii="仿宋" w:hAnsi="仿宋" w:eastAsia="仿宋"/>
          <w:color w:val="000000"/>
          <w:kern w:val="0"/>
          <w:sz w:val="24"/>
          <w:szCs w:val="22"/>
        </w:rPr>
        <w:t>弹窗，设置岗位名称、</w:t>
      </w:r>
      <w:del w:id="745" w:author="wanao" w:date="2026-07-07T10:18:35Z">
        <w:r>
          <w:rPr>
            <w:rFonts w:hint="eastAsia" w:ascii="仿宋" w:hAnsi="仿宋" w:eastAsia="仿宋"/>
            <w:color w:val="000000"/>
            <w:kern w:val="0"/>
            <w:sz w:val="24"/>
            <w:szCs w:val="22"/>
          </w:rPr>
          <w:delText>业务条线、</w:delText>
        </w:r>
      </w:del>
      <w:r>
        <w:rPr>
          <w:rFonts w:hint="eastAsia" w:ascii="仿宋" w:hAnsi="仿宋" w:eastAsia="仿宋"/>
          <w:color w:val="000000"/>
          <w:kern w:val="0"/>
          <w:sz w:val="24"/>
          <w:szCs w:val="22"/>
        </w:rPr>
        <w:t>所属机构、角色等数据后点击“确定”按钮，通过校验后给所选用户批量新增</w:t>
      </w:r>
      <w:ins w:id="746" w:author="wanao" w:date="2026-07-03T15:51:09Z">
        <w:r>
          <w:rPr>
            <w:rFonts w:hint="eastAsia" w:ascii="仿宋" w:hAnsi="仿宋" w:eastAsia="仿宋"/>
            <w:color w:val="000000"/>
            <w:kern w:val="0"/>
            <w:sz w:val="24"/>
            <w:szCs w:val="22"/>
            <w:lang w:val="en-US" w:eastAsia="zh-CN"/>
          </w:rPr>
          <w:t>职位</w:t>
        </w:r>
      </w:ins>
      <w:del w:id="747" w:author="wanao" w:date="2026-07-03T15:51:09Z">
        <w:r>
          <w:rPr>
            <w:rFonts w:hint="eastAsia" w:ascii="仿宋" w:hAnsi="仿宋" w:eastAsia="仿宋"/>
            <w:color w:val="000000"/>
            <w:kern w:val="0"/>
            <w:sz w:val="24"/>
            <w:szCs w:val="22"/>
          </w:rPr>
          <w:delText>岗位</w:delText>
        </w:r>
      </w:del>
      <w:r>
        <w:rPr>
          <w:rFonts w:hint="eastAsia" w:ascii="仿宋" w:hAnsi="仿宋" w:eastAsia="仿宋"/>
          <w:color w:val="000000"/>
          <w:kern w:val="0"/>
          <w:sz w:val="24"/>
          <w:szCs w:val="22"/>
        </w:rPr>
        <w:t>，点击“取消”按钮关闭弹窗。</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rPr>
        <w:t>系统给所选用户批量新增</w:t>
      </w:r>
      <w:ins w:id="748" w:author="wanao" w:date="2026-07-03T15:51:14Z">
        <w:r>
          <w:rPr>
            <w:rFonts w:hint="eastAsia" w:ascii="仿宋" w:hAnsi="仿宋" w:eastAsia="仿宋"/>
            <w:color w:val="000000"/>
            <w:kern w:val="0"/>
            <w:sz w:val="24"/>
            <w:szCs w:val="22"/>
            <w:lang w:val="en-US" w:eastAsia="zh-CN"/>
          </w:rPr>
          <w:t>职位</w:t>
        </w:r>
      </w:ins>
      <w:del w:id="749" w:author="wanao" w:date="2026-07-03T15:51:14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时，需校验所选用户是否能新增该</w:t>
      </w:r>
      <w:ins w:id="750" w:author="wanao" w:date="2026-07-03T15:51:20Z">
        <w:r>
          <w:rPr>
            <w:rFonts w:hint="eastAsia" w:ascii="仿宋" w:hAnsi="仿宋" w:eastAsia="仿宋"/>
            <w:color w:val="000000"/>
            <w:kern w:val="0"/>
            <w:sz w:val="24"/>
            <w:szCs w:val="22"/>
            <w:lang w:val="en-US" w:eastAsia="zh-CN"/>
          </w:rPr>
          <w:t>职位</w:t>
        </w:r>
      </w:ins>
      <w:del w:id="751" w:author="wanao" w:date="2026-07-03T15:51:20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，并记录新增成功用户、新增失败用户，系统执行完批量新增操作后需弹窗提示“{用户姓名}（{工号}）、{用户姓名}（{工号}）新增</w:t>
      </w:r>
      <w:ins w:id="752" w:author="wanao" w:date="2026-07-03T15:51:25Z">
        <w:r>
          <w:rPr>
            <w:rFonts w:hint="eastAsia" w:ascii="仿宋" w:hAnsi="仿宋" w:eastAsia="仿宋"/>
            <w:color w:val="000000"/>
            <w:kern w:val="0"/>
            <w:sz w:val="24"/>
            <w:szCs w:val="22"/>
            <w:lang w:val="en-US" w:eastAsia="zh-CN"/>
          </w:rPr>
          <w:t>职位</w:t>
        </w:r>
      </w:ins>
      <w:del w:id="753" w:author="wanao" w:date="2026-07-03T15:51:25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成功，{用户姓名}（{工号}）、{用户姓名}（{工号}）新增</w:t>
      </w:r>
      <w:ins w:id="754" w:author="wanao" w:date="2026-07-03T15:51:28Z">
        <w:r>
          <w:rPr>
            <w:rFonts w:hint="eastAsia" w:ascii="仿宋" w:hAnsi="仿宋" w:eastAsia="仿宋"/>
            <w:color w:val="000000"/>
            <w:kern w:val="0"/>
            <w:sz w:val="24"/>
            <w:szCs w:val="22"/>
            <w:lang w:val="en-US" w:eastAsia="zh-CN"/>
          </w:rPr>
          <w:t>职位</w:t>
        </w:r>
      </w:ins>
      <w:del w:id="755" w:author="wanao" w:date="2026-07-03T15:51:28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失败”</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w:t>
      </w:r>
      <w:r>
        <w:rPr>
          <w:rFonts w:hint="eastAsia" w:ascii="仿宋" w:hAnsi="仿宋" w:eastAsia="仿宋"/>
          <w:color w:val="000000"/>
          <w:kern w:val="0"/>
          <w:sz w:val="24"/>
          <w:szCs w:val="22"/>
        </w:rPr>
        <w:t>批量新增</w:t>
      </w:r>
      <w:ins w:id="756" w:author="wanao" w:date="2026-07-03T15:51:37Z">
        <w:r>
          <w:rPr>
            <w:rFonts w:hint="eastAsia" w:ascii="仿宋" w:hAnsi="仿宋" w:eastAsia="仿宋"/>
            <w:color w:val="000000"/>
            <w:kern w:val="0"/>
            <w:sz w:val="24"/>
            <w:szCs w:val="22"/>
            <w:lang w:val="en-US" w:eastAsia="zh-CN"/>
          </w:rPr>
          <w:t>职位</w:t>
        </w:r>
      </w:ins>
      <w:del w:id="757" w:author="wanao" w:date="2026-07-03T15:51:37Z">
        <w:r>
          <w:rPr>
            <w:rFonts w:hint="eastAsia" w:ascii="仿宋" w:hAnsi="仿宋" w:eastAsia="仿宋"/>
            <w:color w:val="000000"/>
            <w:kern w:val="0"/>
            <w:sz w:val="24"/>
            <w:szCs w:val="22"/>
          </w:rPr>
          <w:delText>权限</w:delText>
        </w:r>
      </w:del>
      <w:r>
        <w:rPr>
          <w:rFonts w:ascii="仿宋" w:hAnsi="仿宋" w:eastAsia="仿宋"/>
          <w:color w:val="000000"/>
          <w:kern w:val="0"/>
          <w:sz w:val="24"/>
          <w:szCs w:val="22"/>
        </w:rPr>
        <w:t>”功能权限的用户可执行当前操作。</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 仅支持对权限范围内的用户进行操作。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rPr>
      </w:pPr>
      <w:r>
        <w:rPr>
          <w:rFonts w:hint="eastAsia" w:ascii="仿宋" w:hAnsi="仿宋" w:eastAsia="仿宋"/>
          <w:lang w:eastAsia="en-US"/>
        </w:rPr>
        <w:t>用户管理-</w:t>
      </w:r>
      <w:r>
        <w:rPr>
          <w:rFonts w:hint="eastAsia" w:ascii="仿宋" w:hAnsi="仿宋" w:eastAsia="仿宋"/>
        </w:rPr>
        <w:t>批量删除</w:t>
      </w:r>
      <w:ins w:id="758" w:author="wanao" w:date="2026-07-03T15:51:59Z">
        <w:r>
          <w:rPr>
            <w:rFonts w:hint="eastAsia" w:ascii="仿宋" w:hAnsi="仿宋" w:eastAsia="仿宋"/>
            <w:lang w:val="en-US" w:eastAsia="zh-CN"/>
          </w:rPr>
          <w:t>职位</w:t>
        </w:r>
      </w:ins>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w:t>
      </w:r>
      <w:r>
        <w:rPr>
          <w:rFonts w:hint="eastAsia" w:ascii="仿宋" w:hAnsi="仿宋" w:eastAsia="仿宋"/>
          <w:color w:val="000000"/>
          <w:kern w:val="0"/>
          <w:sz w:val="24"/>
          <w:szCs w:val="22"/>
        </w:rPr>
        <w:t>给多个用户批量删除</w:t>
      </w:r>
      <w:ins w:id="759" w:author="wanao" w:date="2026-07-03T15:52:03Z">
        <w:r>
          <w:rPr>
            <w:rFonts w:hint="eastAsia" w:ascii="仿宋" w:hAnsi="仿宋" w:eastAsia="仿宋"/>
            <w:color w:val="000000"/>
            <w:kern w:val="0"/>
            <w:sz w:val="24"/>
            <w:szCs w:val="22"/>
            <w:lang w:val="en-US" w:eastAsia="zh-CN"/>
          </w:rPr>
          <w:t>职位</w:t>
        </w:r>
      </w:ins>
      <w:del w:id="760" w:author="wanao" w:date="2026-07-03T15:52:03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，用于批量删除用户的所有</w:t>
      </w:r>
      <w:ins w:id="761" w:author="wanao" w:date="2026-07-03T15:52:08Z">
        <w:r>
          <w:rPr>
            <w:rFonts w:hint="eastAsia" w:ascii="仿宋" w:hAnsi="仿宋" w:eastAsia="仿宋"/>
            <w:color w:val="000000"/>
            <w:kern w:val="0"/>
            <w:sz w:val="24"/>
            <w:szCs w:val="22"/>
            <w:lang w:val="en-US" w:eastAsia="zh-CN"/>
          </w:rPr>
          <w:t>职位</w:t>
        </w:r>
      </w:ins>
      <w:del w:id="762" w:author="wanao" w:date="2026-07-03T15:52:08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的场景</w:t>
      </w:r>
      <w:r>
        <w:rPr>
          <w:rFonts w:ascii="仿宋" w:hAnsi="仿宋" w:eastAsia="仿宋"/>
          <w:color w:val="000000"/>
          <w:kern w:val="0"/>
          <w:sz w:val="24"/>
          <w:szCs w:val="22"/>
        </w:rPr>
        <w:t>。</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w:t>
      </w:r>
      <w:r>
        <w:rPr>
          <w:rFonts w:hint="eastAsia" w:ascii="仿宋" w:hAnsi="仿宋" w:eastAsia="仿宋"/>
          <w:color w:val="000000"/>
          <w:kern w:val="0"/>
          <w:sz w:val="24"/>
          <w:szCs w:val="22"/>
        </w:rPr>
        <w:t>在“用户管理”列表选择单个或多个用户，</w:t>
      </w:r>
      <w:r>
        <w:rPr>
          <w:rFonts w:ascii="仿宋" w:hAnsi="仿宋" w:eastAsia="仿宋"/>
          <w:color w:val="000000"/>
          <w:kern w:val="0"/>
          <w:sz w:val="24"/>
          <w:szCs w:val="22"/>
        </w:rPr>
        <w:t>点击“</w:t>
      </w:r>
      <w:r>
        <w:rPr>
          <w:rFonts w:hint="eastAsia" w:ascii="仿宋" w:hAnsi="仿宋" w:eastAsia="仿宋"/>
          <w:color w:val="000000"/>
          <w:kern w:val="0"/>
          <w:sz w:val="24"/>
          <w:szCs w:val="22"/>
        </w:rPr>
        <w:t>批量删除</w:t>
      </w:r>
      <w:ins w:id="763" w:author="wanao" w:date="2026-07-03T15:52:14Z">
        <w:r>
          <w:rPr>
            <w:rFonts w:hint="eastAsia" w:ascii="仿宋" w:hAnsi="仿宋" w:eastAsia="仿宋"/>
            <w:color w:val="000000"/>
            <w:kern w:val="0"/>
            <w:sz w:val="24"/>
            <w:szCs w:val="22"/>
            <w:lang w:val="en-US" w:eastAsia="zh-CN"/>
          </w:rPr>
          <w:t>职位</w:t>
        </w:r>
      </w:ins>
      <w:del w:id="764" w:author="wanao" w:date="2026-07-03T15:52:14Z">
        <w:r>
          <w:rPr>
            <w:rFonts w:hint="eastAsia" w:ascii="仿宋" w:hAnsi="仿宋" w:eastAsia="仿宋"/>
            <w:color w:val="000000"/>
            <w:kern w:val="0"/>
            <w:sz w:val="24"/>
            <w:szCs w:val="22"/>
          </w:rPr>
          <w:delText>权限</w:delText>
        </w:r>
      </w:del>
      <w:r>
        <w:rPr>
          <w:rFonts w:ascii="仿宋" w:hAnsi="仿宋" w:eastAsia="仿宋"/>
          <w:color w:val="000000"/>
          <w:kern w:val="0"/>
          <w:sz w:val="24"/>
          <w:szCs w:val="22"/>
        </w:rPr>
        <w:t>”</w:t>
      </w:r>
      <w:r>
        <w:rPr>
          <w:rFonts w:hint="eastAsia" w:ascii="仿宋" w:hAnsi="仿宋" w:eastAsia="仿宋"/>
          <w:color w:val="000000"/>
          <w:kern w:val="0"/>
          <w:sz w:val="24"/>
          <w:szCs w:val="22"/>
        </w:rPr>
        <w:t>按钮</w:t>
      </w:r>
      <w:r>
        <w:rPr>
          <w:rFonts w:ascii="仿宋" w:hAnsi="仿宋" w:eastAsia="仿宋"/>
          <w:color w:val="000000"/>
          <w:kern w:val="0"/>
          <w:sz w:val="24"/>
          <w:szCs w:val="22"/>
        </w:rPr>
        <w:t>后</w:t>
      </w:r>
      <w:r>
        <w:rPr>
          <w:rFonts w:hint="eastAsia" w:ascii="仿宋" w:hAnsi="仿宋" w:eastAsia="仿宋"/>
          <w:color w:val="000000"/>
          <w:kern w:val="0"/>
          <w:sz w:val="24"/>
          <w:szCs w:val="22"/>
        </w:rPr>
        <w:t>，页面弹窗提示“确认删除所有用户的全部</w:t>
      </w:r>
      <w:ins w:id="765" w:author="wanao" w:date="2026-07-03T15:52:18Z">
        <w:r>
          <w:rPr>
            <w:rFonts w:hint="eastAsia" w:ascii="仿宋" w:hAnsi="仿宋" w:eastAsia="仿宋"/>
            <w:color w:val="000000"/>
            <w:kern w:val="0"/>
            <w:sz w:val="24"/>
            <w:szCs w:val="22"/>
            <w:lang w:val="en-US" w:eastAsia="zh-CN"/>
          </w:rPr>
          <w:t>职位</w:t>
        </w:r>
      </w:ins>
      <w:del w:id="766" w:author="wanao" w:date="2026-07-03T15:52:18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？”，点击“确定”按钮执行批量删除操作，点击“取消”按钮关闭弹窗。</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rPr>
        <w:t>系统给所选用户批量删除</w:t>
      </w:r>
      <w:ins w:id="767" w:author="wanao" w:date="2026-07-03T15:52:24Z">
        <w:r>
          <w:rPr>
            <w:rFonts w:hint="eastAsia" w:ascii="仿宋" w:hAnsi="仿宋" w:eastAsia="仿宋"/>
            <w:color w:val="000000"/>
            <w:kern w:val="0"/>
            <w:sz w:val="24"/>
            <w:szCs w:val="22"/>
            <w:lang w:val="en-US" w:eastAsia="zh-CN"/>
          </w:rPr>
          <w:t>职位</w:t>
        </w:r>
      </w:ins>
      <w:del w:id="768" w:author="wanao" w:date="2026-07-03T15:52:24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时，需校验所选用户是否能删除所有</w:t>
      </w:r>
      <w:ins w:id="769" w:author="wanao" w:date="2026-07-03T15:52:27Z">
        <w:r>
          <w:rPr>
            <w:rFonts w:hint="eastAsia" w:ascii="仿宋" w:hAnsi="仿宋" w:eastAsia="仿宋"/>
            <w:color w:val="000000"/>
            <w:kern w:val="0"/>
            <w:sz w:val="24"/>
            <w:szCs w:val="22"/>
            <w:lang w:val="en-US" w:eastAsia="zh-CN"/>
          </w:rPr>
          <w:t>职位</w:t>
        </w:r>
      </w:ins>
      <w:del w:id="770" w:author="wanao" w:date="2026-07-03T15:52:27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，并记录删除成功用户、删除失败用户，系统执行完批量删除操作后需弹窗提示“{用户姓名}（{工号}）、{用户姓名}（{工号}）删除</w:t>
      </w:r>
      <w:ins w:id="771" w:author="wanao" w:date="2026-07-03T15:52:33Z">
        <w:r>
          <w:rPr>
            <w:rFonts w:hint="eastAsia" w:ascii="仿宋" w:hAnsi="仿宋" w:eastAsia="仿宋"/>
            <w:color w:val="000000"/>
            <w:kern w:val="0"/>
            <w:sz w:val="24"/>
            <w:szCs w:val="22"/>
            <w:lang w:val="en-US" w:eastAsia="zh-CN"/>
          </w:rPr>
          <w:t>职位</w:t>
        </w:r>
      </w:ins>
      <w:del w:id="772" w:author="wanao" w:date="2026-07-03T15:52:33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成功，{用户姓名}（{工号}）、{用户姓名}（{工号}）删除</w:t>
      </w:r>
      <w:ins w:id="773" w:author="wanao" w:date="2026-07-03T15:52:37Z">
        <w:r>
          <w:rPr>
            <w:rFonts w:hint="eastAsia" w:ascii="仿宋" w:hAnsi="仿宋" w:eastAsia="仿宋"/>
            <w:color w:val="000000"/>
            <w:kern w:val="0"/>
            <w:sz w:val="24"/>
            <w:szCs w:val="22"/>
            <w:lang w:val="en-US" w:eastAsia="zh-CN"/>
          </w:rPr>
          <w:t>职位</w:t>
        </w:r>
      </w:ins>
      <w:del w:id="774" w:author="wanao" w:date="2026-07-03T15:52:37Z">
        <w:r>
          <w:rPr>
            <w:rFonts w:hint="eastAsia" w:ascii="仿宋" w:hAnsi="仿宋" w:eastAsia="仿宋"/>
            <w:color w:val="000000"/>
            <w:kern w:val="0"/>
            <w:sz w:val="24"/>
            <w:szCs w:val="22"/>
          </w:rPr>
          <w:delText>权限</w:delText>
        </w:r>
      </w:del>
      <w:r>
        <w:rPr>
          <w:rFonts w:hint="eastAsia" w:ascii="仿宋" w:hAnsi="仿宋" w:eastAsia="仿宋"/>
          <w:color w:val="000000"/>
          <w:kern w:val="0"/>
          <w:sz w:val="24"/>
          <w:szCs w:val="22"/>
        </w:rPr>
        <w:t>失败”</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w:t>
      </w:r>
      <w:r>
        <w:rPr>
          <w:rFonts w:hint="eastAsia" w:ascii="仿宋" w:hAnsi="仿宋" w:eastAsia="仿宋"/>
          <w:color w:val="000000"/>
          <w:kern w:val="0"/>
          <w:sz w:val="24"/>
          <w:szCs w:val="22"/>
        </w:rPr>
        <w:t>批量删除</w:t>
      </w:r>
      <w:ins w:id="775" w:author="wanao" w:date="2026-07-03T15:52:45Z">
        <w:r>
          <w:rPr>
            <w:rFonts w:hint="eastAsia" w:ascii="仿宋" w:hAnsi="仿宋" w:eastAsia="仿宋"/>
            <w:color w:val="000000"/>
            <w:kern w:val="0"/>
            <w:sz w:val="24"/>
            <w:szCs w:val="22"/>
            <w:lang w:val="en-US" w:eastAsia="zh-CN"/>
          </w:rPr>
          <w:t>职位</w:t>
        </w:r>
      </w:ins>
      <w:del w:id="776" w:author="wanao" w:date="2026-07-03T15:52:45Z">
        <w:r>
          <w:rPr>
            <w:rFonts w:hint="eastAsia" w:ascii="仿宋" w:hAnsi="仿宋" w:eastAsia="仿宋"/>
            <w:color w:val="000000"/>
            <w:kern w:val="0"/>
            <w:sz w:val="24"/>
            <w:szCs w:val="22"/>
          </w:rPr>
          <w:delText>权限</w:delText>
        </w:r>
      </w:del>
      <w:r>
        <w:rPr>
          <w:rFonts w:ascii="仿宋" w:hAnsi="仿宋" w:eastAsia="仿宋"/>
          <w:color w:val="000000"/>
          <w:kern w:val="0"/>
          <w:sz w:val="24"/>
          <w:szCs w:val="22"/>
        </w:rPr>
        <w:t>”功能权限的用户可执行当前操作。</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 仅支持对权限范围内的用户进行操作。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widowControl/>
        <w:spacing w:after="0" w:line="360" w:lineRule="auto"/>
        <w:jc w:val="left"/>
        <w:rPr>
          <w:rFonts w:ascii="仿宋" w:hAnsi="仿宋" w:eastAsia="仿宋"/>
          <w:color w:val="000000"/>
          <w:kern w:val="0"/>
          <w:sz w:val="24"/>
          <w:szCs w:val="22"/>
          <w:lang w:eastAsia="en-US"/>
        </w:rPr>
      </w:pPr>
    </w:p>
    <w:p>
      <w:pPr>
        <w:pStyle w:val="5"/>
        <w:numPr>
          <w:ilvl w:val="2"/>
          <w:numId w:val="14"/>
        </w:numPr>
        <w:spacing w:line="360" w:lineRule="auto"/>
        <w:ind w:left="993" w:hanging="993"/>
        <w:rPr>
          <w:sz w:val="28"/>
          <w:szCs w:val="28"/>
          <w:lang w:eastAsia="en-US"/>
        </w:rPr>
      </w:pPr>
      <w:bookmarkStart w:id="109" w:name="_Toc233295863"/>
      <w:r>
        <w:rPr>
          <w:rFonts w:hint="eastAsia"/>
          <w:sz w:val="28"/>
          <w:szCs w:val="28"/>
          <w:lang w:eastAsia="en-US"/>
        </w:rPr>
        <w:t>机构管理</w:t>
      </w:r>
      <w:bookmarkEnd w:id="109"/>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机构管理-列表</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支持系统管理员</w:t>
      </w:r>
      <w:ins w:id="777" w:author="wanao" w:date="2026-07-03T15:53:14Z">
        <w:r>
          <w:rPr>
            <w:rFonts w:hint="eastAsia" w:ascii="仿宋" w:hAnsi="仿宋" w:eastAsia="仿宋"/>
            <w:color w:val="000000"/>
            <w:kern w:val="0"/>
            <w:sz w:val="24"/>
            <w:szCs w:val="22"/>
            <w:lang w:val="en-US" w:eastAsia="zh-CN"/>
          </w:rPr>
          <w:t>查看</w:t>
        </w:r>
      </w:ins>
      <w:del w:id="778" w:author="wanao" w:date="2026-07-03T15:53:13Z">
        <w:r>
          <w:rPr>
            <w:rFonts w:ascii="仿宋" w:hAnsi="仿宋" w:eastAsia="仿宋"/>
            <w:color w:val="000000"/>
            <w:kern w:val="0"/>
            <w:sz w:val="24"/>
            <w:szCs w:val="22"/>
          </w:rPr>
          <w:delText>维护</w:delText>
        </w:r>
      </w:del>
      <w:r>
        <w:rPr>
          <w:rFonts w:ascii="仿宋" w:hAnsi="仿宋" w:eastAsia="仿宋"/>
          <w:color w:val="000000"/>
          <w:kern w:val="0"/>
          <w:sz w:val="24"/>
          <w:szCs w:val="22"/>
        </w:rPr>
        <w:t>机构层级、机构属性及外部编码映射关系，保障系统组织架构与业务系统口径保持一致。</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用户进入“机构管理”页面后，可按机构名称</w:t>
      </w:r>
      <w:r>
        <w:rPr>
          <w:rFonts w:hint="eastAsia" w:ascii="仿宋" w:hAnsi="仿宋" w:eastAsia="仿宋"/>
          <w:color w:val="000000"/>
          <w:kern w:val="0"/>
          <w:sz w:val="24"/>
          <w:szCs w:val="22"/>
        </w:rPr>
        <w:t>搜索</w:t>
      </w:r>
      <w:r>
        <w:rPr>
          <w:rFonts w:ascii="仿宋" w:hAnsi="仿宋" w:eastAsia="仿宋"/>
          <w:color w:val="000000"/>
          <w:kern w:val="0"/>
          <w:sz w:val="24"/>
          <w:szCs w:val="22"/>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机构名称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支持模糊检索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点击后按当前输入条件返回符合条件的机构列表结果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rPr>
        <w:t>列表以机构树的结构展示，列表行内在“机构编号”前面</w:t>
      </w:r>
      <w:r>
        <w:rPr>
          <w:rFonts w:ascii="仿宋" w:hAnsi="仿宋" w:eastAsia="仿宋"/>
          <w:color w:val="000000"/>
          <w:kern w:val="0"/>
          <w:sz w:val="24"/>
          <w:szCs w:val="22"/>
        </w:rPr>
        <w:t>展示</w:t>
      </w:r>
      <w:r>
        <w:rPr>
          <w:rFonts w:hint="eastAsia" w:ascii="仿宋" w:hAnsi="仿宋" w:eastAsia="仿宋"/>
          <w:color w:val="000000"/>
          <w:kern w:val="0"/>
          <w:sz w:val="24"/>
          <w:szCs w:val="22"/>
        </w:rPr>
        <w:t>“展开”、“收起”按钮，点击后收起、展开该机构的子机构，默认为收起状态</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查询条件区的操作按钮有：“查询”“重置”。点击“查询”，系统</w:t>
      </w:r>
      <w:r>
        <w:rPr>
          <w:rFonts w:hint="eastAsia" w:ascii="仿宋" w:hAnsi="仿宋" w:eastAsia="仿宋"/>
          <w:color w:val="000000"/>
          <w:kern w:val="0"/>
          <w:sz w:val="24"/>
          <w:szCs w:val="22"/>
        </w:rPr>
        <w:t>查询数据并</w:t>
      </w:r>
      <w:r>
        <w:rPr>
          <w:rFonts w:ascii="仿宋" w:hAnsi="仿宋" w:eastAsia="仿宋"/>
          <w:color w:val="000000"/>
          <w:kern w:val="0"/>
          <w:sz w:val="24"/>
          <w:szCs w:val="22"/>
        </w:rPr>
        <w:t>返回机构列表；点击“重置”，系统清空查询条件。</w:t>
      </w:r>
    </w:p>
    <w:p>
      <w:pPr>
        <w:widowControl/>
        <w:spacing w:after="0" w:line="360" w:lineRule="auto"/>
        <w:jc w:val="left"/>
        <w:rPr>
          <w:del w:id="779" w:author="wanao" w:date="2026-07-03T15:56:57Z"/>
          <w:rFonts w:ascii="仿宋" w:hAnsi="仿宋" w:eastAsia="仿宋"/>
          <w:color w:val="000000"/>
          <w:kern w:val="0"/>
          <w:sz w:val="24"/>
          <w:szCs w:val="22"/>
        </w:rPr>
      </w:pPr>
      <w:r>
        <w:rPr>
          <w:rFonts w:ascii="仿宋" w:hAnsi="仿宋" w:eastAsia="仿宋"/>
          <w:color w:val="000000"/>
          <w:kern w:val="0"/>
          <w:sz w:val="24"/>
          <w:szCs w:val="22"/>
        </w:rPr>
        <w:t>3. 左上角统一操作按钮区</w:t>
      </w:r>
      <w:ins w:id="780" w:author="wanao" w:date="2026-07-03T15:56:19Z">
        <w:r>
          <w:rPr>
            <w:rFonts w:hint="eastAsia" w:ascii="仿宋" w:hAnsi="仿宋" w:eastAsia="仿宋"/>
            <w:color w:val="000000"/>
            <w:kern w:val="0"/>
            <w:sz w:val="24"/>
            <w:szCs w:val="22"/>
            <w:lang w:val="en-US" w:eastAsia="zh-CN"/>
          </w:rPr>
          <w:t>无</w:t>
        </w:r>
      </w:ins>
      <w:del w:id="781" w:author="wanao" w:date="2026-07-03T15:56:18Z">
        <w:r>
          <w:rPr>
            <w:rFonts w:ascii="仿宋" w:hAnsi="仿宋" w:eastAsia="仿宋"/>
            <w:color w:val="000000"/>
            <w:kern w:val="0"/>
            <w:sz w:val="24"/>
            <w:szCs w:val="22"/>
          </w:rPr>
          <w:delText>的</w:delText>
        </w:r>
      </w:del>
      <w:r>
        <w:rPr>
          <w:rFonts w:ascii="仿宋" w:hAnsi="仿宋" w:eastAsia="仿宋"/>
          <w:color w:val="000000"/>
          <w:kern w:val="0"/>
          <w:sz w:val="24"/>
          <w:szCs w:val="22"/>
        </w:rPr>
        <w:t>操作按钮</w:t>
      </w:r>
      <w:del w:id="782" w:author="wanao" w:date="2026-07-03T15:56:09Z">
        <w:r>
          <w:rPr>
            <w:rFonts w:ascii="仿宋" w:hAnsi="仿宋" w:eastAsia="仿宋"/>
            <w:color w:val="000000"/>
            <w:kern w:val="0"/>
            <w:sz w:val="24"/>
            <w:szCs w:val="22"/>
          </w:rPr>
          <w:delText>有：“新增”“编辑”“</w:delText>
        </w:r>
      </w:del>
      <w:del w:id="783" w:author="wanao" w:date="2026-07-03T15:56:09Z">
        <w:r>
          <w:rPr>
            <w:rFonts w:hint="eastAsia" w:ascii="仿宋" w:hAnsi="仿宋" w:eastAsia="仿宋"/>
            <w:color w:val="000000"/>
            <w:kern w:val="0"/>
            <w:sz w:val="24"/>
            <w:szCs w:val="22"/>
          </w:rPr>
          <w:delText>删除</w:delText>
        </w:r>
      </w:del>
      <w:del w:id="784" w:author="wanao" w:date="2026-07-03T15:56:09Z">
        <w:r>
          <w:rPr>
            <w:rFonts w:ascii="仿宋" w:hAnsi="仿宋" w:eastAsia="仿宋"/>
            <w:color w:val="000000"/>
            <w:kern w:val="0"/>
            <w:sz w:val="24"/>
            <w:szCs w:val="22"/>
          </w:rPr>
          <w:delText>”</w:delText>
        </w:r>
      </w:del>
      <w:r>
        <w:rPr>
          <w:rFonts w:ascii="仿宋" w:hAnsi="仿宋" w:eastAsia="仿宋"/>
          <w:color w:val="000000"/>
          <w:kern w:val="0"/>
          <w:sz w:val="24"/>
          <w:szCs w:val="22"/>
        </w:rPr>
        <w:t>。</w:t>
      </w:r>
    </w:p>
    <w:p>
      <w:pPr>
        <w:widowControl/>
        <w:spacing w:after="0" w:line="360" w:lineRule="auto"/>
        <w:jc w:val="left"/>
        <w:rPr>
          <w:del w:id="785" w:author="wanao" w:date="2026-07-03T15:56:56Z"/>
          <w:rFonts w:ascii="仿宋" w:hAnsi="仿宋" w:eastAsia="仿宋"/>
          <w:color w:val="000000"/>
          <w:kern w:val="0"/>
          <w:sz w:val="24"/>
          <w:szCs w:val="22"/>
        </w:rPr>
      </w:pPr>
      <w:del w:id="786" w:author="wanao" w:date="2026-07-03T15:56:56Z">
        <w:r>
          <w:rPr>
            <w:rFonts w:hint="eastAsia" w:ascii="仿宋" w:hAnsi="仿宋" w:eastAsia="仿宋"/>
            <w:color w:val="000000"/>
            <w:kern w:val="0"/>
            <w:sz w:val="24"/>
            <w:szCs w:val="22"/>
          </w:rPr>
          <w:delText xml:space="preserve">3.1 </w:delText>
        </w:r>
      </w:del>
      <w:del w:id="787" w:author="wanao" w:date="2026-07-03T15:56:56Z">
        <w:r>
          <w:rPr>
            <w:rFonts w:ascii="仿宋" w:hAnsi="仿宋" w:eastAsia="仿宋"/>
            <w:color w:val="000000"/>
            <w:kern w:val="0"/>
            <w:sz w:val="24"/>
            <w:szCs w:val="22"/>
          </w:rPr>
          <w:delText>点击“新增”，系统</w:delText>
        </w:r>
      </w:del>
      <w:del w:id="788" w:author="wanao" w:date="2026-07-03T15:56:56Z">
        <w:r>
          <w:rPr>
            <w:rFonts w:hint="eastAsia" w:ascii="仿宋" w:hAnsi="仿宋" w:eastAsia="仿宋"/>
            <w:color w:val="000000"/>
            <w:kern w:val="0"/>
            <w:sz w:val="24"/>
            <w:szCs w:val="22"/>
          </w:rPr>
          <w:delText>右侧抽屉式</w:delText>
        </w:r>
      </w:del>
      <w:del w:id="789" w:author="wanao" w:date="2026-07-03T15:56:56Z">
        <w:r>
          <w:rPr>
            <w:rFonts w:ascii="仿宋" w:hAnsi="仿宋" w:eastAsia="仿宋"/>
            <w:color w:val="000000"/>
            <w:kern w:val="0"/>
            <w:sz w:val="24"/>
            <w:szCs w:val="22"/>
          </w:rPr>
          <w:delText>打开</w:delText>
        </w:r>
      </w:del>
      <w:del w:id="790" w:author="wanao" w:date="2026-07-03T15:56:56Z">
        <w:r>
          <w:rPr>
            <w:rFonts w:hint="eastAsia" w:ascii="仿宋" w:hAnsi="仿宋" w:eastAsia="仿宋"/>
            <w:color w:val="000000"/>
            <w:kern w:val="0"/>
            <w:sz w:val="24"/>
            <w:szCs w:val="22"/>
          </w:rPr>
          <w:delText>“</w:delText>
        </w:r>
      </w:del>
      <w:del w:id="791" w:author="wanao" w:date="2026-07-03T15:56:56Z">
        <w:r>
          <w:rPr>
            <w:rFonts w:ascii="仿宋" w:hAnsi="仿宋" w:eastAsia="仿宋"/>
            <w:color w:val="000000"/>
            <w:kern w:val="0"/>
            <w:sz w:val="24"/>
            <w:szCs w:val="22"/>
          </w:rPr>
          <w:delText>新增</w:delText>
        </w:r>
      </w:del>
      <w:del w:id="792" w:author="wanao" w:date="2026-07-03T15:56:56Z">
        <w:r>
          <w:rPr>
            <w:rFonts w:hint="eastAsia" w:ascii="仿宋" w:hAnsi="仿宋" w:eastAsia="仿宋"/>
            <w:color w:val="000000"/>
            <w:kern w:val="0"/>
            <w:sz w:val="24"/>
            <w:szCs w:val="22"/>
          </w:rPr>
          <w:delText>机构”</w:delText>
        </w:r>
      </w:del>
      <w:del w:id="793" w:author="wanao" w:date="2026-07-03T15:56:56Z">
        <w:r>
          <w:rPr>
            <w:rFonts w:ascii="仿宋" w:hAnsi="仿宋" w:eastAsia="仿宋"/>
            <w:color w:val="000000"/>
            <w:kern w:val="0"/>
            <w:sz w:val="24"/>
            <w:szCs w:val="22"/>
          </w:rPr>
          <w:delText>页面</w:delText>
        </w:r>
      </w:del>
      <w:del w:id="794" w:author="wanao" w:date="2026-07-03T15:56:56Z">
        <w:r>
          <w:rPr>
            <w:rFonts w:hint="eastAsia" w:ascii="仿宋" w:hAnsi="仿宋" w:eastAsia="仿宋"/>
            <w:color w:val="000000"/>
            <w:kern w:val="0"/>
            <w:sz w:val="24"/>
            <w:szCs w:val="22"/>
          </w:rPr>
          <w:delText>。</w:delText>
        </w:r>
      </w:del>
    </w:p>
    <w:p>
      <w:pPr>
        <w:widowControl/>
        <w:spacing w:after="0" w:line="360" w:lineRule="auto"/>
        <w:jc w:val="left"/>
        <w:rPr>
          <w:del w:id="795" w:author="wanao" w:date="2026-07-03T15:56:56Z"/>
          <w:rFonts w:ascii="仿宋" w:hAnsi="仿宋" w:eastAsia="仿宋"/>
          <w:color w:val="000000"/>
          <w:kern w:val="0"/>
          <w:sz w:val="24"/>
          <w:szCs w:val="22"/>
        </w:rPr>
      </w:pPr>
      <w:del w:id="796" w:author="wanao" w:date="2026-07-03T15:56:56Z">
        <w:r>
          <w:rPr>
            <w:rFonts w:hint="eastAsia" w:ascii="仿宋" w:hAnsi="仿宋" w:eastAsia="仿宋"/>
            <w:color w:val="000000"/>
            <w:kern w:val="0"/>
            <w:sz w:val="24"/>
            <w:szCs w:val="22"/>
          </w:rPr>
          <w:delText>3.2 选择单条数据，</w:delText>
        </w:r>
      </w:del>
      <w:del w:id="797" w:author="wanao" w:date="2026-07-03T15:56:56Z">
        <w:r>
          <w:rPr>
            <w:rFonts w:ascii="仿宋" w:hAnsi="仿宋" w:eastAsia="仿宋"/>
            <w:color w:val="000000"/>
            <w:kern w:val="0"/>
            <w:sz w:val="24"/>
            <w:szCs w:val="22"/>
          </w:rPr>
          <w:delText>点击“编辑”，系统</w:delText>
        </w:r>
      </w:del>
      <w:del w:id="798" w:author="wanao" w:date="2026-07-03T15:56:56Z">
        <w:r>
          <w:rPr>
            <w:rFonts w:hint="eastAsia" w:ascii="仿宋" w:hAnsi="仿宋" w:eastAsia="仿宋"/>
            <w:color w:val="000000"/>
            <w:kern w:val="0"/>
            <w:sz w:val="24"/>
            <w:szCs w:val="22"/>
          </w:rPr>
          <w:delText>右侧抽屉式</w:delText>
        </w:r>
      </w:del>
      <w:del w:id="799" w:author="wanao" w:date="2026-07-03T15:56:56Z">
        <w:r>
          <w:rPr>
            <w:rFonts w:ascii="仿宋" w:hAnsi="仿宋" w:eastAsia="仿宋"/>
            <w:color w:val="000000"/>
            <w:kern w:val="0"/>
            <w:sz w:val="24"/>
            <w:szCs w:val="22"/>
          </w:rPr>
          <w:delText>打开</w:delText>
        </w:r>
      </w:del>
      <w:del w:id="800" w:author="wanao" w:date="2026-07-03T15:56:56Z">
        <w:r>
          <w:rPr>
            <w:rFonts w:hint="eastAsia" w:ascii="仿宋" w:hAnsi="仿宋" w:eastAsia="仿宋"/>
            <w:color w:val="000000"/>
            <w:kern w:val="0"/>
            <w:sz w:val="24"/>
            <w:szCs w:val="22"/>
          </w:rPr>
          <w:delText>“编辑机构”</w:delText>
        </w:r>
      </w:del>
      <w:del w:id="801" w:author="wanao" w:date="2026-07-03T15:56:56Z">
        <w:r>
          <w:rPr>
            <w:rFonts w:ascii="仿宋" w:hAnsi="仿宋" w:eastAsia="仿宋"/>
            <w:color w:val="000000"/>
            <w:kern w:val="0"/>
            <w:sz w:val="24"/>
            <w:szCs w:val="22"/>
          </w:rPr>
          <w:delText>页面</w:delText>
        </w:r>
      </w:del>
      <w:del w:id="802" w:author="wanao" w:date="2026-07-03T15:56:56Z">
        <w:r>
          <w:rPr>
            <w:rFonts w:hint="eastAsia" w:ascii="仿宋" w:hAnsi="仿宋" w:eastAsia="仿宋"/>
            <w:color w:val="000000"/>
            <w:kern w:val="0"/>
            <w:sz w:val="24"/>
            <w:szCs w:val="22"/>
          </w:rPr>
          <w:delText>。选择多条数据，点击“编辑”，页面toast提示“请选择单条数据”。</w:delText>
        </w:r>
      </w:del>
    </w:p>
    <w:p>
      <w:pPr>
        <w:widowControl/>
        <w:spacing w:after="0" w:line="360" w:lineRule="auto"/>
        <w:jc w:val="left"/>
        <w:rPr>
          <w:rFonts w:ascii="仿宋" w:hAnsi="仿宋" w:eastAsia="仿宋"/>
          <w:color w:val="000000"/>
          <w:kern w:val="0"/>
          <w:sz w:val="24"/>
          <w:szCs w:val="22"/>
        </w:rPr>
      </w:pPr>
      <w:del w:id="803" w:author="wanao" w:date="2026-07-03T15:56:56Z">
        <w:r>
          <w:rPr>
            <w:rFonts w:hint="eastAsia" w:ascii="仿宋" w:hAnsi="仿宋" w:eastAsia="仿宋"/>
            <w:color w:val="000000"/>
            <w:kern w:val="0"/>
            <w:sz w:val="24"/>
            <w:szCs w:val="22"/>
          </w:rPr>
          <w:delText>3.3 选择单条或多条数据，</w:delText>
        </w:r>
      </w:del>
      <w:del w:id="804" w:author="wanao" w:date="2026-07-03T15:56:56Z">
        <w:r>
          <w:rPr>
            <w:rFonts w:ascii="仿宋" w:hAnsi="仿宋" w:eastAsia="仿宋"/>
            <w:color w:val="000000"/>
            <w:kern w:val="0"/>
            <w:sz w:val="24"/>
            <w:szCs w:val="22"/>
          </w:rPr>
          <w:delText>点击“</w:delText>
        </w:r>
      </w:del>
      <w:del w:id="805" w:author="wanao" w:date="2026-07-03T15:56:56Z">
        <w:r>
          <w:rPr>
            <w:rFonts w:hint="eastAsia" w:ascii="仿宋" w:hAnsi="仿宋" w:eastAsia="仿宋"/>
            <w:color w:val="000000"/>
            <w:kern w:val="0"/>
            <w:sz w:val="24"/>
            <w:szCs w:val="22"/>
          </w:rPr>
          <w:delText>删除</w:delText>
        </w:r>
      </w:del>
      <w:del w:id="806" w:author="wanao" w:date="2026-07-03T15:56:56Z">
        <w:r>
          <w:rPr>
            <w:rFonts w:ascii="仿宋" w:hAnsi="仿宋" w:eastAsia="仿宋"/>
            <w:color w:val="000000"/>
            <w:kern w:val="0"/>
            <w:sz w:val="24"/>
            <w:szCs w:val="22"/>
          </w:rPr>
          <w:delText>”，系统</w:delText>
        </w:r>
      </w:del>
      <w:del w:id="807" w:author="wanao" w:date="2026-07-03T15:56:56Z">
        <w:r>
          <w:rPr>
            <w:rFonts w:hint="eastAsia" w:ascii="仿宋" w:hAnsi="仿宋" w:eastAsia="仿宋"/>
            <w:color w:val="000000"/>
            <w:kern w:val="0"/>
            <w:sz w:val="24"/>
            <w:szCs w:val="22"/>
          </w:rPr>
          <w:delText>二次弹窗提示“确认删除已选择的机构？”，用户确认后执行删除操作</w:delText>
        </w:r>
      </w:del>
      <w:del w:id="808" w:author="wanao" w:date="2026-07-03T15:56:56Z">
        <w:r>
          <w:rPr>
            <w:rFonts w:ascii="仿宋" w:hAnsi="仿宋" w:eastAsia="仿宋"/>
            <w:color w:val="000000"/>
            <w:kern w:val="0"/>
            <w:sz w:val="24"/>
            <w:szCs w:val="22"/>
          </w:rPr>
          <w:delText>。</w:delText>
        </w:r>
      </w:del>
      <w:del w:id="809" w:author="wanao" w:date="2026-07-03T15:56:56Z">
        <w:r>
          <w:rPr>
            <w:rFonts w:hint="eastAsia" w:ascii="仿宋" w:hAnsi="仿宋" w:eastAsia="仿宋"/>
            <w:color w:val="000000"/>
            <w:kern w:val="0"/>
            <w:sz w:val="24"/>
            <w:szCs w:val="22"/>
          </w:rPr>
          <w:delText>若选择的机构中包含非虚拟机构，则toast提示“非虚拟部门无法删除”。若选择机构包含子机构则toast提示“包含子机构的机构不能删除，请先删除子机构”。</w:delText>
        </w:r>
      </w:del>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机构采用树形层级管理，新增机构时必须指定上级机构，且机构层级不得超过系统定义的最大层级。</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commentRangeStart w:id="35"/>
      <w:r>
        <w:rPr>
          <w:rFonts w:ascii="仿宋" w:hAnsi="仿宋" w:eastAsia="仿宋"/>
          <w:color w:val="FF0000"/>
          <w:kern w:val="0"/>
          <w:sz w:val="24"/>
          <w:szCs w:val="22"/>
        </w:rPr>
        <w:t>机构编码口径需兼顾双录系统等外部来源，因此系统应支持维护外部机构编码映射关系，并支持后续替换正式数据源而不影响前端操作。</w:t>
      </w:r>
      <w:commentRangeEnd w:id="35"/>
      <w:r>
        <w:rPr>
          <w:rFonts w:ascii="仿宋" w:hAnsi="仿宋" w:eastAsia="仿宋"/>
          <w:color w:val="000000"/>
          <w:kern w:val="0"/>
          <w:sz w:val="24"/>
          <w:szCs w:val="22"/>
          <w:lang w:eastAsia="en-US"/>
        </w:rPr>
        <w:commentReference w:id="35"/>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w:t>
      </w:r>
      <w:r>
        <w:rPr>
          <w:rFonts w:ascii="仿宋" w:hAnsi="仿宋" w:eastAsia="仿宋"/>
          <w:color w:val="000000"/>
          <w:kern w:val="0"/>
          <w:sz w:val="24"/>
          <w:szCs w:val="22"/>
        </w:rPr>
        <w:t>. 机构编号在系统内唯一；同一外部机构编码在同一生效时间段内仅允许映射到一个有效机构。</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w:t>
      </w:r>
      <w:r>
        <w:rPr>
          <w:rFonts w:ascii="仿宋" w:hAnsi="仿宋" w:eastAsia="仿宋"/>
          <w:color w:val="000000"/>
          <w:kern w:val="0"/>
          <w:sz w:val="24"/>
          <w:szCs w:val="22"/>
        </w:rPr>
        <w:t>. 机构层级、排序、上级机构调整均需记录操作日志。</w:t>
      </w:r>
    </w:p>
    <w:p>
      <w:pPr>
        <w:widowControl/>
        <w:spacing w:after="0" w:line="360" w:lineRule="auto"/>
        <w:jc w:val="left"/>
        <w:rPr>
          <w:del w:id="810" w:author="wanao" w:date="2026-07-03T15:57:11Z"/>
          <w:rFonts w:ascii="仿宋" w:hAnsi="仿宋" w:eastAsia="仿宋"/>
          <w:color w:val="000000"/>
          <w:kern w:val="0"/>
          <w:sz w:val="24"/>
          <w:szCs w:val="22"/>
        </w:rPr>
      </w:pPr>
      <w:del w:id="811" w:author="wanao" w:date="2026-07-03T15:57:11Z">
        <w:r>
          <w:rPr>
            <w:rFonts w:hint="eastAsia" w:ascii="仿宋" w:hAnsi="仿宋" w:eastAsia="仿宋"/>
            <w:color w:val="000000"/>
            <w:kern w:val="0"/>
            <w:sz w:val="24"/>
            <w:szCs w:val="22"/>
          </w:rPr>
          <w:delText>5</w:delText>
        </w:r>
      </w:del>
      <w:del w:id="812" w:author="wanao" w:date="2026-07-03T15:57:11Z">
        <w:r>
          <w:rPr>
            <w:rFonts w:ascii="仿宋" w:hAnsi="仿宋" w:eastAsia="仿宋"/>
            <w:color w:val="000000"/>
            <w:kern w:val="0"/>
            <w:sz w:val="24"/>
            <w:szCs w:val="22"/>
          </w:rPr>
          <w:delText>. 所有新增、编辑、删除、启停、发布类操作均应进行字段完整性校验、业务唯一性校验和关联数据影响校验，校验不通过时应明确提示具体原因，不得仅提示“操作失败”。</w:delText>
        </w:r>
      </w:del>
    </w:p>
    <w:p>
      <w:pPr>
        <w:widowControl/>
        <w:spacing w:after="0" w:line="360" w:lineRule="auto"/>
        <w:jc w:val="left"/>
        <w:rPr>
          <w:del w:id="813" w:author="wanao" w:date="2026-07-03T15:57:11Z"/>
          <w:rFonts w:ascii="仿宋" w:hAnsi="仿宋" w:eastAsia="仿宋"/>
          <w:color w:val="000000"/>
          <w:kern w:val="0"/>
          <w:sz w:val="24"/>
          <w:szCs w:val="22"/>
        </w:rPr>
      </w:pPr>
      <w:del w:id="814" w:author="wanao" w:date="2026-07-03T15:57:11Z">
        <w:r>
          <w:rPr>
            <w:rFonts w:hint="eastAsia" w:ascii="仿宋" w:hAnsi="仿宋" w:eastAsia="仿宋"/>
            <w:color w:val="000000"/>
            <w:kern w:val="0"/>
            <w:sz w:val="24"/>
            <w:szCs w:val="22"/>
          </w:rPr>
          <w:delText>6</w:delText>
        </w:r>
      </w:del>
      <w:del w:id="815" w:author="wanao" w:date="2026-07-03T15:57:11Z">
        <w:r>
          <w:rPr>
            <w:rFonts w:ascii="仿宋" w:hAnsi="仿宋" w:eastAsia="仿宋"/>
            <w:color w:val="000000"/>
            <w:kern w:val="0"/>
            <w:sz w:val="24"/>
            <w:szCs w:val="22"/>
          </w:rPr>
          <w:delText>. 所有关键维护操作提交成功后，系统应返回成功提示并刷新当前列表；提交失败时应保留用户已录入信息，便于修正后再次提交。</w:delText>
        </w:r>
      </w:del>
    </w:p>
    <w:p>
      <w:pPr>
        <w:widowControl/>
        <w:spacing w:after="0" w:line="360" w:lineRule="auto"/>
        <w:jc w:val="left"/>
        <w:rPr>
          <w:del w:id="816" w:author="wanao" w:date="2026-07-03T15:57:11Z"/>
          <w:rFonts w:ascii="仿宋" w:hAnsi="仿宋" w:eastAsia="仿宋"/>
          <w:color w:val="000000"/>
          <w:kern w:val="0"/>
          <w:sz w:val="24"/>
          <w:szCs w:val="22"/>
        </w:rPr>
      </w:pPr>
      <w:del w:id="817" w:author="wanao" w:date="2026-07-03T15:57:11Z">
        <w:r>
          <w:rPr>
            <w:rFonts w:hint="eastAsia" w:ascii="仿宋" w:hAnsi="仿宋" w:eastAsia="仿宋"/>
            <w:color w:val="000000"/>
            <w:kern w:val="0"/>
            <w:sz w:val="24"/>
            <w:szCs w:val="22"/>
          </w:rPr>
          <w:delText>7</w:delText>
        </w:r>
      </w:del>
      <w:del w:id="818" w:author="wanao" w:date="2026-07-03T15:57:11Z">
        <w:r>
          <w:rPr>
            <w:rFonts w:ascii="仿宋" w:hAnsi="仿宋" w:eastAsia="仿宋"/>
            <w:color w:val="000000"/>
            <w:kern w:val="0"/>
            <w:sz w:val="24"/>
            <w:szCs w:val="22"/>
          </w:rPr>
          <w:delText>. 所有关键维护操作均需记录操作日志，日志至少包括操作模块、操作类型、操作人、操作时间、操作对象主键、操作前值、操作后值和处理结果。</w:delText>
        </w:r>
      </w:del>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del w:id="819" w:author="wanao" w:date="2026-07-03T15:57:24Z">
        <w:r>
          <w:rPr>
            <w:rFonts w:ascii="仿宋" w:hAnsi="仿宋" w:eastAsia="仿宋"/>
            <w:color w:val="000000"/>
            <w:kern w:val="0"/>
            <w:sz w:val="24"/>
            <w:szCs w:val="22"/>
          </w:rPr>
          <w:delText>仅</w:delText>
        </w:r>
      </w:del>
      <w:del w:id="820" w:author="wanao" w:date="2026-07-03T15:57:23Z">
        <w:r>
          <w:rPr>
            <w:rFonts w:ascii="仿宋" w:hAnsi="仿宋" w:eastAsia="仿宋"/>
            <w:color w:val="000000"/>
            <w:kern w:val="0"/>
            <w:sz w:val="24"/>
            <w:szCs w:val="22"/>
          </w:rPr>
          <w:delText>具备</w:delText>
        </w:r>
      </w:del>
      <w:r>
        <w:rPr>
          <w:rFonts w:ascii="仿宋" w:hAnsi="仿宋" w:eastAsia="仿宋"/>
          <w:color w:val="000000"/>
          <w:kern w:val="0"/>
          <w:sz w:val="24"/>
          <w:szCs w:val="22"/>
        </w:rPr>
        <w:t>机构管理权限的系统管理员可</w:t>
      </w:r>
      <w:del w:id="821" w:author="wanao" w:date="2026-07-03T15:57:41Z">
        <w:r>
          <w:rPr>
            <w:rFonts w:hint="default" w:ascii="仿宋" w:hAnsi="仿宋" w:eastAsia="仿宋"/>
            <w:color w:val="000000"/>
            <w:kern w:val="0"/>
            <w:sz w:val="24"/>
            <w:szCs w:val="22"/>
            <w:lang w:val="en-US"/>
          </w:rPr>
          <w:delText>维护</w:delText>
        </w:r>
      </w:del>
      <w:ins w:id="822" w:author="wanao" w:date="2026-07-03T15:57:42Z">
        <w:r>
          <w:rPr>
            <w:rFonts w:hint="eastAsia" w:ascii="仿宋" w:hAnsi="仿宋" w:eastAsia="仿宋"/>
            <w:color w:val="000000"/>
            <w:kern w:val="0"/>
            <w:sz w:val="24"/>
            <w:szCs w:val="22"/>
            <w:lang w:val="en-US" w:eastAsia="zh-CN"/>
          </w:rPr>
          <w:t>查看</w:t>
        </w:r>
      </w:ins>
      <w:r>
        <w:rPr>
          <w:rFonts w:ascii="仿宋" w:hAnsi="仿宋" w:eastAsia="仿宋"/>
          <w:color w:val="000000"/>
          <w:kern w:val="0"/>
          <w:sz w:val="24"/>
          <w:szCs w:val="22"/>
        </w:rPr>
        <w:t>机构数据。</w:t>
      </w:r>
    </w:p>
    <w:p>
      <w:pPr>
        <w:widowControl/>
        <w:spacing w:after="0" w:line="360" w:lineRule="auto"/>
        <w:jc w:val="left"/>
        <w:rPr>
          <w:del w:id="823" w:author="wanao" w:date="2026-07-03T15:57:19Z"/>
          <w:rFonts w:ascii="仿宋" w:hAnsi="仿宋" w:eastAsia="仿宋"/>
          <w:color w:val="000000"/>
          <w:kern w:val="0"/>
          <w:sz w:val="24"/>
          <w:szCs w:val="22"/>
        </w:rPr>
      </w:pPr>
      <w:del w:id="824" w:author="wanao" w:date="2026-07-03T15:57:19Z">
        <w:r>
          <w:rPr>
            <w:rFonts w:ascii="仿宋" w:hAnsi="仿宋" w:eastAsia="仿宋"/>
            <w:color w:val="000000"/>
            <w:kern w:val="0"/>
            <w:sz w:val="24"/>
            <w:szCs w:val="22"/>
          </w:rPr>
          <w:delText>2. 机构管理员仅可维护授权范围内的机构及下级机构，不可跨授权范围调整上级关系。</w:delText>
        </w:r>
      </w:del>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机构编号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按系统机构编号展示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机构名称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按机构全称展示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825" w:author="wanao" w:date="2026-07-03T15:58:00Z"/>
        </w:trPr>
        <w:tc>
          <w:tcPr>
            <w:tcW w:w="2340" w:type="dxa"/>
          </w:tcPr>
          <w:p>
            <w:pPr>
              <w:widowControl/>
              <w:spacing w:after="0" w:line="360" w:lineRule="auto"/>
              <w:jc w:val="left"/>
              <w:rPr>
                <w:del w:id="826" w:author="wanao" w:date="2026-07-03T15:58:00Z"/>
                <w:rFonts w:ascii="仿宋" w:hAnsi="仿宋" w:eastAsia="仿宋"/>
                <w:color w:val="000000"/>
                <w:kern w:val="0"/>
                <w:sz w:val="24"/>
                <w:szCs w:val="22"/>
                <w:lang w:eastAsia="en-US"/>
              </w:rPr>
            </w:pPr>
            <w:del w:id="827" w:author="wanao" w:date="2026-07-03T15:58:00Z">
              <w:r>
                <w:rPr>
                  <w:rFonts w:ascii="仿宋" w:hAnsi="仿宋" w:eastAsia="仿宋"/>
                  <w:color w:val="000000"/>
                  <w:kern w:val="0"/>
                  <w:sz w:val="24"/>
                  <w:szCs w:val="22"/>
                  <w:lang w:eastAsia="en-US"/>
                </w:rPr>
                <w:delText>机构简称</w:delText>
              </w:r>
            </w:del>
          </w:p>
        </w:tc>
        <w:tc>
          <w:tcPr>
            <w:tcW w:w="2340" w:type="dxa"/>
          </w:tcPr>
          <w:p>
            <w:pPr>
              <w:widowControl/>
              <w:spacing w:after="0" w:line="360" w:lineRule="auto"/>
              <w:jc w:val="left"/>
              <w:rPr>
                <w:del w:id="828" w:author="wanao" w:date="2026-07-03T15:58:00Z"/>
                <w:rFonts w:ascii="仿宋" w:hAnsi="仿宋" w:eastAsia="仿宋"/>
                <w:color w:val="000000"/>
                <w:kern w:val="0"/>
                <w:sz w:val="24"/>
                <w:szCs w:val="22"/>
                <w:lang w:eastAsia="en-US"/>
              </w:rPr>
            </w:pPr>
            <w:del w:id="829" w:author="wanao" w:date="2026-07-03T15:58:00Z">
              <w:r>
                <w:rPr>
                  <w:rFonts w:hint="eastAsia" w:ascii="仿宋" w:hAnsi="仿宋" w:eastAsia="仿宋"/>
                  <w:color w:val="000000"/>
                  <w:kern w:val="0"/>
                  <w:sz w:val="24"/>
                  <w:szCs w:val="22"/>
                </w:rPr>
                <w:delText>反显</w:delText>
              </w:r>
            </w:del>
          </w:p>
        </w:tc>
        <w:tc>
          <w:tcPr>
            <w:tcW w:w="2340" w:type="dxa"/>
          </w:tcPr>
          <w:p>
            <w:pPr>
              <w:widowControl/>
              <w:spacing w:after="0" w:line="360" w:lineRule="auto"/>
              <w:jc w:val="left"/>
              <w:rPr>
                <w:del w:id="830" w:author="wanao" w:date="2026-07-03T15:58:00Z"/>
                <w:rFonts w:ascii="仿宋" w:hAnsi="仿宋" w:eastAsia="仿宋"/>
                <w:color w:val="000000"/>
                <w:kern w:val="0"/>
                <w:sz w:val="24"/>
                <w:szCs w:val="22"/>
                <w:lang w:eastAsia="en-US"/>
              </w:rPr>
            </w:pPr>
            <w:del w:id="831" w:author="wanao" w:date="2026-07-03T15:58:00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832" w:author="wanao" w:date="2026-07-03T15:58:00Z"/>
                <w:rFonts w:ascii="仿宋" w:hAnsi="仿宋" w:eastAsia="仿宋"/>
                <w:color w:val="000000"/>
                <w:kern w:val="0"/>
                <w:sz w:val="24"/>
                <w:szCs w:val="22"/>
                <w:lang w:eastAsia="en-US"/>
              </w:rPr>
            </w:pPr>
            <w:del w:id="833" w:author="wanao" w:date="2026-07-03T15:58:00Z">
              <w:r>
                <w:rPr>
                  <w:rFonts w:ascii="仿宋" w:hAnsi="仿宋" w:eastAsia="仿宋"/>
                  <w:color w:val="000000"/>
                  <w:kern w:val="0"/>
                  <w:sz w:val="24"/>
                  <w:szCs w:val="22"/>
                  <w:lang w:eastAsia="en-US"/>
                </w:rPr>
                <w:delText>按机构简称展示</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机构</w:t>
            </w:r>
            <w:r>
              <w:rPr>
                <w:rFonts w:hint="eastAsia" w:ascii="仿宋" w:hAnsi="仿宋" w:eastAsia="仿宋"/>
                <w:color w:val="000000"/>
                <w:kern w:val="0"/>
                <w:sz w:val="24"/>
                <w:szCs w:val="22"/>
              </w:rPr>
              <w:t>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按机构</w:t>
            </w:r>
            <w:r>
              <w:rPr>
                <w:rFonts w:hint="eastAsia" w:ascii="仿宋" w:hAnsi="仿宋" w:eastAsia="仿宋"/>
                <w:color w:val="000000"/>
                <w:kern w:val="0"/>
                <w:sz w:val="24"/>
                <w:szCs w:val="22"/>
              </w:rPr>
              <w:t>类型</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机构层级</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展示机构层级名称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834" w:author="wanao" w:date="2026-07-03T16:00:28Z"/>
        </w:trPr>
        <w:tc>
          <w:tcPr>
            <w:tcW w:w="2340" w:type="dxa"/>
          </w:tcPr>
          <w:p>
            <w:pPr>
              <w:widowControl/>
              <w:spacing w:after="0" w:line="360" w:lineRule="auto"/>
              <w:jc w:val="left"/>
              <w:rPr>
                <w:del w:id="835" w:author="wanao" w:date="2026-07-03T16:00:28Z"/>
                <w:rFonts w:ascii="仿宋" w:hAnsi="仿宋" w:eastAsia="仿宋"/>
                <w:color w:val="000000"/>
                <w:kern w:val="0"/>
                <w:sz w:val="24"/>
                <w:szCs w:val="22"/>
              </w:rPr>
            </w:pPr>
            <w:del w:id="836" w:author="wanao" w:date="2026-07-03T16:00:28Z">
              <w:r>
                <w:rPr>
                  <w:rFonts w:hint="eastAsia" w:ascii="仿宋" w:hAnsi="仿宋" w:eastAsia="仿宋"/>
                  <w:color w:val="000000"/>
                  <w:kern w:val="0"/>
                  <w:sz w:val="24"/>
                  <w:szCs w:val="22"/>
                </w:rPr>
                <w:delText>地区</w:delText>
              </w:r>
            </w:del>
          </w:p>
        </w:tc>
        <w:tc>
          <w:tcPr>
            <w:tcW w:w="2340" w:type="dxa"/>
          </w:tcPr>
          <w:p>
            <w:pPr>
              <w:widowControl/>
              <w:spacing w:after="0" w:line="360" w:lineRule="auto"/>
              <w:jc w:val="left"/>
              <w:rPr>
                <w:del w:id="837" w:author="wanao" w:date="2026-07-03T16:00:28Z"/>
                <w:rFonts w:ascii="仿宋" w:hAnsi="仿宋" w:eastAsia="仿宋"/>
                <w:color w:val="000000"/>
                <w:kern w:val="0"/>
                <w:sz w:val="24"/>
                <w:szCs w:val="22"/>
                <w:lang w:eastAsia="en-US"/>
              </w:rPr>
            </w:pPr>
            <w:del w:id="838" w:author="wanao" w:date="2026-07-03T16:00:28Z">
              <w:r>
                <w:rPr>
                  <w:rFonts w:hint="eastAsia" w:ascii="仿宋" w:hAnsi="仿宋" w:eastAsia="仿宋"/>
                  <w:color w:val="000000"/>
                  <w:kern w:val="0"/>
                  <w:sz w:val="24"/>
                  <w:szCs w:val="22"/>
                </w:rPr>
                <w:delText>反显</w:delText>
              </w:r>
            </w:del>
          </w:p>
        </w:tc>
        <w:tc>
          <w:tcPr>
            <w:tcW w:w="2340" w:type="dxa"/>
          </w:tcPr>
          <w:p>
            <w:pPr>
              <w:widowControl/>
              <w:spacing w:after="0" w:line="360" w:lineRule="auto"/>
              <w:jc w:val="left"/>
              <w:rPr>
                <w:del w:id="839" w:author="wanao" w:date="2026-07-03T16:00:28Z"/>
                <w:rFonts w:ascii="仿宋" w:hAnsi="仿宋" w:eastAsia="仿宋"/>
                <w:color w:val="000000"/>
                <w:kern w:val="0"/>
                <w:sz w:val="24"/>
                <w:szCs w:val="22"/>
                <w:lang w:eastAsia="en-US"/>
              </w:rPr>
            </w:pPr>
            <w:del w:id="840" w:author="wanao" w:date="2026-07-03T16:00:28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841" w:author="wanao" w:date="2026-07-03T16:00:28Z"/>
                <w:rFonts w:ascii="仿宋" w:hAnsi="仿宋" w:eastAsia="仿宋"/>
                <w:color w:val="000000"/>
                <w:kern w:val="0"/>
                <w:sz w:val="24"/>
                <w:szCs w:val="22"/>
              </w:rPr>
            </w:pPr>
            <w:del w:id="842" w:author="wanao" w:date="2026-07-03T16:00:28Z">
              <w:r>
                <w:rPr>
                  <w:rFonts w:hint="eastAsia" w:ascii="仿宋" w:hAnsi="仿宋" w:eastAsia="仿宋"/>
                  <w:color w:val="000000"/>
                  <w:kern w:val="0"/>
                  <w:sz w:val="24"/>
                  <w:szCs w:val="22"/>
                </w:rPr>
                <w:delText>展示机构归属地区</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机构地址</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展示机构地址</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del w:id="843" w:author="wanao" w:date="2026-07-03T16:00:37Z"/>
          <w:rFonts w:ascii="仿宋" w:hAnsi="仿宋" w:eastAsia="仿宋"/>
          <w:lang w:eastAsia="en-US"/>
        </w:rPr>
      </w:pPr>
      <w:del w:id="844" w:author="wanao" w:date="2026-07-03T16:00:37Z">
        <w:r>
          <w:rPr>
            <w:rFonts w:hint="eastAsia" w:ascii="仿宋" w:hAnsi="仿宋" w:eastAsia="仿宋"/>
            <w:lang w:eastAsia="en-US"/>
          </w:rPr>
          <w:delText>机</w:delText>
        </w:r>
        <w:commentRangeStart w:id="36"/>
        <w:r>
          <w:rPr>
            <w:rFonts w:hint="eastAsia" w:ascii="仿宋" w:hAnsi="仿宋" w:eastAsia="仿宋"/>
            <w:lang w:eastAsia="en-US"/>
          </w:rPr>
          <w:delText>构管理-新增</w:delText>
        </w:r>
        <w:commentRangeEnd w:id="36"/>
      </w:del>
      <w:del w:id="845" w:author="wanao" w:date="2026-07-03T16:00:37Z">
        <w:r>
          <w:rPr/>
          <w:commentReference w:id="36"/>
        </w:r>
      </w:del>
    </w:p>
    <w:p>
      <w:pPr>
        <w:pStyle w:val="7"/>
        <w:numPr>
          <w:ilvl w:val="4"/>
          <w:numId w:val="14"/>
        </w:numPr>
        <w:spacing w:line="360" w:lineRule="auto"/>
        <w:ind w:left="1418" w:hanging="1418"/>
        <w:rPr>
          <w:del w:id="846" w:author="wanao" w:date="2026-07-03T16:00:37Z"/>
          <w:rFonts w:ascii="仿宋" w:hAnsi="仿宋" w:eastAsia="仿宋"/>
          <w:i w:val="0"/>
          <w:iCs w:val="0"/>
          <w:lang w:eastAsia="en-US"/>
        </w:rPr>
      </w:pPr>
      <w:del w:id="847" w:author="wanao" w:date="2026-07-03T16:00:37Z">
        <w:r>
          <w:rPr>
            <w:rFonts w:hint="eastAsia" w:ascii="仿宋" w:hAnsi="仿宋" w:eastAsia="仿宋"/>
            <w:i w:val="0"/>
            <w:iCs w:val="0"/>
            <w:lang w:eastAsia="en-US"/>
          </w:rPr>
          <w:delText>功能描述</w:delText>
        </w:r>
      </w:del>
    </w:p>
    <w:p>
      <w:pPr>
        <w:widowControl/>
        <w:spacing w:after="0" w:line="360" w:lineRule="auto"/>
        <w:jc w:val="left"/>
        <w:rPr>
          <w:del w:id="848" w:author="wanao" w:date="2026-07-03T16:00:37Z"/>
          <w:rFonts w:ascii="仿宋" w:hAnsi="仿宋" w:eastAsia="仿宋"/>
          <w:color w:val="000000"/>
          <w:kern w:val="0"/>
          <w:sz w:val="24"/>
          <w:szCs w:val="22"/>
        </w:rPr>
      </w:pPr>
      <w:del w:id="849" w:author="wanao" w:date="2026-07-03T16:00:37Z">
        <w:r>
          <w:rPr>
            <w:rFonts w:ascii="仿宋" w:hAnsi="仿宋" w:eastAsia="仿宋"/>
            <w:color w:val="000000"/>
            <w:kern w:val="0"/>
            <w:sz w:val="24"/>
            <w:szCs w:val="22"/>
          </w:rPr>
          <w:delText>支持具备权限的用户新增机构数据，</w:delText>
        </w:r>
      </w:del>
      <w:del w:id="850" w:author="wanao" w:date="2026-07-03T16:00:37Z">
        <w:r>
          <w:rPr>
            <w:rFonts w:hint="eastAsia" w:ascii="仿宋" w:hAnsi="仿宋" w:eastAsia="仿宋"/>
            <w:color w:val="000000"/>
            <w:kern w:val="0"/>
            <w:sz w:val="24"/>
            <w:szCs w:val="22"/>
          </w:rPr>
          <w:delText>维护系统机构树</w:delText>
        </w:r>
      </w:del>
      <w:del w:id="851" w:author="wanao" w:date="2026-07-03T16:00:37Z">
        <w:r>
          <w:rPr>
            <w:rFonts w:ascii="仿宋" w:hAnsi="仿宋" w:eastAsia="仿宋"/>
            <w:color w:val="000000"/>
            <w:kern w:val="0"/>
            <w:sz w:val="24"/>
            <w:szCs w:val="22"/>
          </w:rPr>
          <w:delText>。</w:delText>
        </w:r>
      </w:del>
    </w:p>
    <w:p>
      <w:pPr>
        <w:pStyle w:val="7"/>
        <w:numPr>
          <w:ilvl w:val="4"/>
          <w:numId w:val="14"/>
        </w:numPr>
        <w:spacing w:line="360" w:lineRule="auto"/>
        <w:ind w:left="1418" w:hanging="1418"/>
        <w:rPr>
          <w:del w:id="852" w:author="wanao" w:date="2026-07-03T16:00:37Z"/>
          <w:rFonts w:ascii="仿宋" w:hAnsi="仿宋" w:eastAsia="仿宋"/>
          <w:i w:val="0"/>
          <w:iCs w:val="0"/>
          <w:lang w:eastAsia="en-US"/>
        </w:rPr>
      </w:pPr>
      <w:del w:id="853" w:author="wanao" w:date="2026-07-03T16:00:37Z">
        <w:r>
          <w:rPr>
            <w:rFonts w:hint="eastAsia" w:ascii="仿宋" w:hAnsi="仿宋" w:eastAsia="仿宋"/>
            <w:i w:val="0"/>
            <w:iCs w:val="0"/>
            <w:lang w:eastAsia="en-US"/>
          </w:rPr>
          <w:delText>输入</w:delText>
        </w:r>
      </w:del>
    </w:p>
    <w:p>
      <w:pPr>
        <w:widowControl/>
        <w:spacing w:after="0" w:line="360" w:lineRule="auto"/>
        <w:jc w:val="left"/>
        <w:rPr>
          <w:del w:id="854" w:author="wanao" w:date="2026-07-03T16:00:37Z"/>
          <w:rFonts w:ascii="仿宋" w:hAnsi="仿宋" w:eastAsia="仿宋"/>
          <w:color w:val="000000"/>
          <w:kern w:val="0"/>
          <w:sz w:val="24"/>
          <w:szCs w:val="22"/>
        </w:rPr>
      </w:pPr>
      <w:del w:id="855" w:author="wanao" w:date="2026-07-03T16:00:37Z">
        <w:r>
          <w:rPr>
            <w:rFonts w:ascii="仿宋" w:hAnsi="仿宋" w:eastAsia="仿宋"/>
            <w:color w:val="000000"/>
            <w:kern w:val="0"/>
            <w:sz w:val="24"/>
            <w:szCs w:val="22"/>
          </w:rPr>
          <w:delText>用户</w:delText>
        </w:r>
      </w:del>
      <w:del w:id="856" w:author="wanao" w:date="2026-07-03T16:00:37Z">
        <w:r>
          <w:rPr>
            <w:rFonts w:hint="eastAsia" w:ascii="仿宋" w:hAnsi="仿宋" w:eastAsia="仿宋"/>
            <w:color w:val="000000"/>
            <w:kern w:val="0"/>
            <w:sz w:val="24"/>
            <w:szCs w:val="22"/>
          </w:rPr>
          <w:delText>在“机构管理”列表，</w:delText>
        </w:r>
      </w:del>
      <w:del w:id="857" w:author="wanao" w:date="2026-07-03T16:00:37Z">
        <w:r>
          <w:rPr>
            <w:rFonts w:ascii="仿宋" w:hAnsi="仿宋" w:eastAsia="仿宋"/>
            <w:color w:val="000000"/>
            <w:kern w:val="0"/>
            <w:sz w:val="24"/>
            <w:szCs w:val="22"/>
          </w:rPr>
          <w:delText>点击“新增”</w:delText>
        </w:r>
      </w:del>
      <w:del w:id="858" w:author="wanao" w:date="2026-07-03T16:00:37Z">
        <w:r>
          <w:rPr>
            <w:rFonts w:hint="eastAsia" w:ascii="仿宋" w:hAnsi="仿宋" w:eastAsia="仿宋"/>
            <w:color w:val="000000"/>
            <w:kern w:val="0"/>
            <w:sz w:val="24"/>
            <w:szCs w:val="22"/>
          </w:rPr>
          <w:delText>按钮</w:delText>
        </w:r>
      </w:del>
      <w:del w:id="859" w:author="wanao" w:date="2026-07-03T16:00:37Z">
        <w:r>
          <w:rPr>
            <w:rFonts w:ascii="仿宋" w:hAnsi="仿宋" w:eastAsia="仿宋"/>
            <w:color w:val="000000"/>
            <w:kern w:val="0"/>
            <w:sz w:val="24"/>
            <w:szCs w:val="22"/>
          </w:rPr>
          <w:delText>后</w:delText>
        </w:r>
      </w:del>
      <w:del w:id="860" w:author="wanao" w:date="2026-07-03T16:00:37Z">
        <w:r>
          <w:rPr>
            <w:rFonts w:hint="eastAsia" w:ascii="仿宋" w:hAnsi="仿宋" w:eastAsia="仿宋"/>
            <w:color w:val="000000"/>
            <w:kern w:val="0"/>
            <w:sz w:val="24"/>
            <w:szCs w:val="22"/>
          </w:rPr>
          <w:delText>右侧抽屉式打开“</w:delText>
        </w:r>
      </w:del>
      <w:del w:id="861" w:author="wanao" w:date="2026-07-03T16:00:37Z">
        <w:r>
          <w:rPr>
            <w:rFonts w:ascii="仿宋" w:hAnsi="仿宋" w:eastAsia="仿宋"/>
            <w:color w:val="000000"/>
            <w:kern w:val="0"/>
            <w:sz w:val="24"/>
            <w:szCs w:val="22"/>
          </w:rPr>
          <w:delText>新增</w:delText>
        </w:r>
      </w:del>
      <w:del w:id="862" w:author="wanao" w:date="2026-07-03T16:00:37Z">
        <w:r>
          <w:rPr>
            <w:rFonts w:hint="eastAsia" w:ascii="仿宋" w:hAnsi="仿宋" w:eastAsia="仿宋"/>
            <w:color w:val="000000"/>
            <w:kern w:val="0"/>
            <w:sz w:val="24"/>
            <w:szCs w:val="22"/>
          </w:rPr>
          <w:delText>”</w:delText>
        </w:r>
      </w:del>
      <w:del w:id="863" w:author="wanao" w:date="2026-07-03T16:00:37Z">
        <w:r>
          <w:rPr>
            <w:rFonts w:ascii="仿宋" w:hAnsi="仿宋" w:eastAsia="仿宋"/>
            <w:color w:val="000000"/>
            <w:kern w:val="0"/>
            <w:sz w:val="24"/>
            <w:szCs w:val="22"/>
          </w:rPr>
          <w:delText>页面。</w:delText>
        </w:r>
      </w:del>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864" w:author="wanao" w:date="2026-07-03T16:00:37Z"/>
        </w:trPr>
        <w:tc>
          <w:tcPr>
            <w:tcW w:w="2340" w:type="dxa"/>
          </w:tcPr>
          <w:p>
            <w:pPr>
              <w:widowControl/>
              <w:spacing w:after="0" w:line="360" w:lineRule="auto"/>
              <w:jc w:val="left"/>
              <w:rPr>
                <w:del w:id="865" w:author="wanao" w:date="2026-07-03T16:00:37Z"/>
                <w:rFonts w:ascii="仿宋" w:hAnsi="仿宋" w:eastAsia="仿宋"/>
                <w:color w:val="000000"/>
                <w:kern w:val="0"/>
                <w:sz w:val="24"/>
                <w:szCs w:val="22"/>
                <w:lang w:eastAsia="en-US"/>
              </w:rPr>
            </w:pPr>
            <w:del w:id="866" w:author="wanao" w:date="2026-07-03T16:00:37Z">
              <w:r>
                <w:rPr>
                  <w:rFonts w:ascii="仿宋" w:hAnsi="仿宋" w:eastAsia="仿宋"/>
                  <w:b/>
                  <w:color w:val="000000"/>
                  <w:kern w:val="0"/>
                  <w:sz w:val="24"/>
                  <w:szCs w:val="22"/>
                  <w:lang w:eastAsia="en-US"/>
                </w:rPr>
                <w:delText>要素名称</w:delText>
              </w:r>
            </w:del>
          </w:p>
        </w:tc>
        <w:tc>
          <w:tcPr>
            <w:tcW w:w="2340" w:type="dxa"/>
          </w:tcPr>
          <w:p>
            <w:pPr>
              <w:widowControl/>
              <w:spacing w:after="0" w:line="360" w:lineRule="auto"/>
              <w:jc w:val="left"/>
              <w:rPr>
                <w:del w:id="867" w:author="wanao" w:date="2026-07-03T16:00:37Z"/>
                <w:rFonts w:ascii="仿宋" w:hAnsi="仿宋" w:eastAsia="仿宋"/>
                <w:color w:val="000000"/>
                <w:kern w:val="0"/>
                <w:sz w:val="24"/>
                <w:szCs w:val="22"/>
                <w:lang w:eastAsia="en-US"/>
              </w:rPr>
            </w:pPr>
            <w:del w:id="868" w:author="wanao" w:date="2026-07-03T16:00:37Z">
              <w:r>
                <w:rPr>
                  <w:rFonts w:ascii="仿宋" w:hAnsi="仿宋" w:eastAsia="仿宋"/>
                  <w:b/>
                  <w:color w:val="000000"/>
                  <w:kern w:val="0"/>
                  <w:sz w:val="24"/>
                  <w:szCs w:val="22"/>
                  <w:lang w:eastAsia="en-US"/>
                </w:rPr>
                <w:delText>约束及校验规则</w:delText>
              </w:r>
            </w:del>
          </w:p>
        </w:tc>
        <w:tc>
          <w:tcPr>
            <w:tcW w:w="2340" w:type="dxa"/>
          </w:tcPr>
          <w:p>
            <w:pPr>
              <w:widowControl/>
              <w:spacing w:after="0" w:line="360" w:lineRule="auto"/>
              <w:jc w:val="left"/>
              <w:rPr>
                <w:del w:id="869" w:author="wanao" w:date="2026-07-03T16:00:37Z"/>
                <w:rFonts w:ascii="仿宋" w:hAnsi="仿宋" w:eastAsia="仿宋"/>
                <w:color w:val="000000"/>
                <w:kern w:val="0"/>
                <w:sz w:val="24"/>
                <w:szCs w:val="22"/>
                <w:lang w:eastAsia="en-US"/>
              </w:rPr>
            </w:pPr>
            <w:del w:id="870" w:author="wanao" w:date="2026-07-03T16:00:37Z">
              <w:r>
                <w:rPr>
                  <w:rFonts w:ascii="仿宋" w:hAnsi="仿宋" w:eastAsia="仿宋"/>
                  <w:b/>
                  <w:color w:val="000000"/>
                  <w:kern w:val="0"/>
                  <w:sz w:val="24"/>
                  <w:szCs w:val="22"/>
                  <w:lang w:eastAsia="en-US"/>
                </w:rPr>
                <w:delText>数据类型</w:delText>
              </w:r>
            </w:del>
          </w:p>
        </w:tc>
        <w:tc>
          <w:tcPr>
            <w:tcW w:w="2340" w:type="dxa"/>
          </w:tcPr>
          <w:p>
            <w:pPr>
              <w:widowControl/>
              <w:spacing w:after="0" w:line="360" w:lineRule="auto"/>
              <w:jc w:val="left"/>
              <w:rPr>
                <w:del w:id="871" w:author="wanao" w:date="2026-07-03T16:00:37Z"/>
                <w:rFonts w:ascii="仿宋" w:hAnsi="仿宋" w:eastAsia="仿宋"/>
                <w:color w:val="000000"/>
                <w:kern w:val="0"/>
                <w:sz w:val="24"/>
                <w:szCs w:val="22"/>
                <w:lang w:eastAsia="en-US"/>
              </w:rPr>
            </w:pPr>
            <w:del w:id="872" w:author="wanao" w:date="2026-07-03T16:00:37Z">
              <w:r>
                <w:rPr>
                  <w:rFonts w:ascii="仿宋" w:hAnsi="仿宋" w:eastAsia="仿宋"/>
                  <w:b/>
                  <w:color w:val="000000"/>
                  <w:kern w:val="0"/>
                  <w:sz w:val="24"/>
                  <w:szCs w:val="22"/>
                  <w:lang w:eastAsia="en-US"/>
                </w:rPr>
                <w:delText>说明</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873" w:author="wanao" w:date="2026-07-03T16:00:37Z"/>
        </w:trPr>
        <w:tc>
          <w:tcPr>
            <w:tcW w:w="2340" w:type="dxa"/>
          </w:tcPr>
          <w:p>
            <w:pPr>
              <w:widowControl/>
              <w:spacing w:after="0" w:line="360" w:lineRule="auto"/>
              <w:jc w:val="left"/>
              <w:rPr>
                <w:del w:id="874" w:author="wanao" w:date="2026-07-03T16:00:37Z"/>
                <w:rFonts w:ascii="仿宋" w:hAnsi="仿宋" w:eastAsia="仿宋"/>
                <w:color w:val="000000"/>
                <w:kern w:val="0"/>
                <w:sz w:val="24"/>
                <w:szCs w:val="22"/>
                <w:lang w:eastAsia="en-US"/>
              </w:rPr>
            </w:pPr>
            <w:del w:id="875" w:author="wanao" w:date="2026-07-03T16:00:37Z">
              <w:r>
                <w:rPr>
                  <w:rFonts w:ascii="仿宋" w:hAnsi="仿宋" w:eastAsia="仿宋"/>
                  <w:color w:val="000000"/>
                  <w:kern w:val="0"/>
                  <w:sz w:val="24"/>
                  <w:szCs w:val="22"/>
                  <w:lang w:eastAsia="en-US"/>
                </w:rPr>
                <w:delText>机构编号</w:delText>
              </w:r>
            </w:del>
          </w:p>
        </w:tc>
        <w:tc>
          <w:tcPr>
            <w:tcW w:w="2340" w:type="dxa"/>
          </w:tcPr>
          <w:p>
            <w:pPr>
              <w:widowControl/>
              <w:spacing w:after="0" w:line="360" w:lineRule="auto"/>
              <w:jc w:val="left"/>
              <w:rPr>
                <w:del w:id="876" w:author="wanao" w:date="2026-07-03T16:00:37Z"/>
                <w:rFonts w:ascii="仿宋" w:hAnsi="仿宋" w:eastAsia="仿宋"/>
                <w:color w:val="000000"/>
                <w:kern w:val="0"/>
                <w:sz w:val="24"/>
                <w:szCs w:val="22"/>
                <w:lang w:eastAsia="en-US"/>
              </w:rPr>
            </w:pPr>
            <w:del w:id="877" w:author="wanao" w:date="2026-07-03T16:00:37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878" w:author="wanao" w:date="2026-07-03T16:00:37Z"/>
                <w:rFonts w:ascii="仿宋" w:hAnsi="仿宋" w:eastAsia="仿宋"/>
                <w:color w:val="000000"/>
                <w:kern w:val="0"/>
                <w:sz w:val="24"/>
                <w:szCs w:val="22"/>
              </w:rPr>
            </w:pPr>
            <w:del w:id="879" w:author="wanao" w:date="2026-07-03T16:00:37Z">
              <w:r>
                <w:rPr>
                  <w:rFonts w:hint="eastAsia" w:ascii="仿宋" w:hAnsi="仿宋" w:eastAsia="仿宋"/>
                  <w:color w:val="000000"/>
                  <w:kern w:val="0"/>
                  <w:sz w:val="24"/>
                  <w:szCs w:val="22"/>
                </w:rPr>
                <w:delText>文本</w:delText>
              </w:r>
            </w:del>
          </w:p>
        </w:tc>
        <w:tc>
          <w:tcPr>
            <w:tcW w:w="2340" w:type="dxa"/>
          </w:tcPr>
          <w:p>
            <w:pPr>
              <w:widowControl/>
              <w:spacing w:after="0" w:line="360" w:lineRule="auto"/>
              <w:jc w:val="left"/>
              <w:rPr>
                <w:del w:id="880" w:author="wanao" w:date="2026-07-03T16:00:37Z"/>
                <w:rFonts w:ascii="仿宋" w:hAnsi="仿宋" w:eastAsia="仿宋"/>
                <w:color w:val="000000"/>
                <w:kern w:val="0"/>
                <w:sz w:val="24"/>
                <w:szCs w:val="22"/>
              </w:rPr>
            </w:pPr>
            <w:del w:id="881" w:author="wanao" w:date="2026-07-03T16:00:37Z">
              <w:r>
                <w:rPr>
                  <w:rFonts w:ascii="仿宋" w:hAnsi="仿宋" w:eastAsia="仿宋"/>
                  <w:color w:val="000000"/>
                  <w:kern w:val="0"/>
                  <w:sz w:val="24"/>
                  <w:szCs w:val="22"/>
                </w:rPr>
                <w:delText>新增时录入；系统校验唯一性；长度不超过50位</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882" w:author="wanao" w:date="2026-07-03T16:00:37Z"/>
        </w:trPr>
        <w:tc>
          <w:tcPr>
            <w:tcW w:w="2340" w:type="dxa"/>
          </w:tcPr>
          <w:p>
            <w:pPr>
              <w:widowControl/>
              <w:spacing w:after="0" w:line="360" w:lineRule="auto"/>
              <w:jc w:val="left"/>
              <w:rPr>
                <w:del w:id="883" w:author="wanao" w:date="2026-07-03T16:00:37Z"/>
                <w:rFonts w:ascii="仿宋" w:hAnsi="仿宋" w:eastAsia="仿宋"/>
                <w:color w:val="000000"/>
                <w:kern w:val="0"/>
                <w:sz w:val="24"/>
                <w:szCs w:val="22"/>
                <w:lang w:eastAsia="en-US"/>
              </w:rPr>
            </w:pPr>
            <w:del w:id="884" w:author="wanao" w:date="2026-07-03T16:00:37Z">
              <w:r>
                <w:rPr>
                  <w:rFonts w:ascii="仿宋" w:hAnsi="仿宋" w:eastAsia="仿宋"/>
                  <w:color w:val="000000"/>
                  <w:kern w:val="0"/>
                  <w:sz w:val="24"/>
                  <w:szCs w:val="22"/>
                  <w:lang w:eastAsia="en-US"/>
                </w:rPr>
                <w:delText>机构名称</w:delText>
              </w:r>
            </w:del>
          </w:p>
        </w:tc>
        <w:tc>
          <w:tcPr>
            <w:tcW w:w="2340" w:type="dxa"/>
          </w:tcPr>
          <w:p>
            <w:pPr>
              <w:widowControl/>
              <w:spacing w:after="0" w:line="360" w:lineRule="auto"/>
              <w:jc w:val="left"/>
              <w:rPr>
                <w:del w:id="885" w:author="wanao" w:date="2026-07-03T16:00:37Z"/>
                <w:rFonts w:ascii="仿宋" w:hAnsi="仿宋" w:eastAsia="仿宋"/>
                <w:color w:val="000000"/>
                <w:kern w:val="0"/>
                <w:sz w:val="24"/>
                <w:szCs w:val="22"/>
                <w:lang w:eastAsia="en-US"/>
              </w:rPr>
            </w:pPr>
            <w:del w:id="886" w:author="wanao" w:date="2026-07-03T16:00:37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887" w:author="wanao" w:date="2026-07-03T16:00:37Z"/>
                <w:rFonts w:ascii="仿宋" w:hAnsi="仿宋" w:eastAsia="仿宋"/>
                <w:color w:val="000000"/>
                <w:kern w:val="0"/>
                <w:sz w:val="24"/>
                <w:szCs w:val="22"/>
                <w:lang w:eastAsia="en-US"/>
              </w:rPr>
            </w:pPr>
            <w:del w:id="888" w:author="wanao" w:date="2026-07-03T16:00:37Z">
              <w:r>
                <w:rPr>
                  <w:rFonts w:hint="eastAsia" w:ascii="仿宋" w:hAnsi="仿宋" w:eastAsia="仿宋"/>
                  <w:color w:val="000000"/>
                  <w:kern w:val="0"/>
                  <w:sz w:val="24"/>
                  <w:szCs w:val="22"/>
                </w:rPr>
                <w:delText>文本</w:delText>
              </w:r>
            </w:del>
          </w:p>
        </w:tc>
        <w:tc>
          <w:tcPr>
            <w:tcW w:w="2340" w:type="dxa"/>
          </w:tcPr>
          <w:p>
            <w:pPr>
              <w:widowControl/>
              <w:spacing w:after="0" w:line="360" w:lineRule="auto"/>
              <w:jc w:val="left"/>
              <w:rPr>
                <w:del w:id="889" w:author="wanao" w:date="2026-07-03T16:00:37Z"/>
                <w:rFonts w:ascii="仿宋" w:hAnsi="仿宋" w:eastAsia="仿宋"/>
                <w:color w:val="000000"/>
                <w:kern w:val="0"/>
                <w:sz w:val="24"/>
                <w:szCs w:val="22"/>
              </w:rPr>
            </w:pPr>
            <w:del w:id="890" w:author="wanao" w:date="2026-07-03T16:00:37Z">
              <w:r>
                <w:rPr>
                  <w:rFonts w:ascii="仿宋" w:hAnsi="仿宋" w:eastAsia="仿宋"/>
                  <w:color w:val="000000"/>
                  <w:kern w:val="0"/>
                  <w:sz w:val="24"/>
                  <w:szCs w:val="22"/>
                </w:rPr>
                <w:delText>长度不超过100位；系统校验唯一性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891" w:author="wanao" w:date="2026-07-03T16:00:37Z"/>
        </w:trPr>
        <w:tc>
          <w:tcPr>
            <w:tcW w:w="2340" w:type="dxa"/>
          </w:tcPr>
          <w:p>
            <w:pPr>
              <w:widowControl/>
              <w:spacing w:after="0" w:line="360" w:lineRule="auto"/>
              <w:jc w:val="left"/>
              <w:rPr>
                <w:del w:id="892" w:author="wanao" w:date="2026-07-03T16:00:37Z"/>
                <w:rFonts w:ascii="仿宋" w:hAnsi="仿宋" w:eastAsia="仿宋"/>
                <w:color w:val="000000"/>
                <w:kern w:val="0"/>
                <w:sz w:val="24"/>
                <w:szCs w:val="22"/>
                <w:lang w:eastAsia="en-US"/>
              </w:rPr>
            </w:pPr>
            <w:del w:id="893" w:author="wanao" w:date="2026-07-03T16:00:37Z">
              <w:commentRangeStart w:id="37"/>
              <w:r>
                <w:rPr>
                  <w:rFonts w:ascii="仿宋" w:hAnsi="仿宋" w:eastAsia="仿宋"/>
                  <w:color w:val="000000"/>
                  <w:kern w:val="0"/>
                  <w:sz w:val="24"/>
                  <w:szCs w:val="22"/>
                  <w:lang w:eastAsia="en-US"/>
                </w:rPr>
                <w:delText>机构简称</w:delText>
              </w:r>
              <w:commentRangeEnd w:id="37"/>
            </w:del>
            <w:del w:id="894" w:author="wanao" w:date="2026-07-03T16:00:37Z">
              <w:r>
                <w:rPr/>
                <w:commentReference w:id="37"/>
              </w:r>
            </w:del>
          </w:p>
        </w:tc>
        <w:tc>
          <w:tcPr>
            <w:tcW w:w="2340" w:type="dxa"/>
          </w:tcPr>
          <w:p>
            <w:pPr>
              <w:widowControl/>
              <w:spacing w:after="0" w:line="360" w:lineRule="auto"/>
              <w:jc w:val="left"/>
              <w:rPr>
                <w:del w:id="895" w:author="wanao" w:date="2026-07-03T16:00:37Z"/>
                <w:rFonts w:ascii="仿宋" w:hAnsi="仿宋" w:eastAsia="仿宋"/>
                <w:color w:val="000000"/>
                <w:kern w:val="0"/>
                <w:sz w:val="24"/>
                <w:szCs w:val="22"/>
                <w:lang w:eastAsia="en-US"/>
              </w:rPr>
            </w:pPr>
            <w:del w:id="896" w:author="wanao" w:date="2026-07-03T16:00:37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897" w:author="wanao" w:date="2026-07-03T16:00:37Z"/>
                <w:rFonts w:ascii="仿宋" w:hAnsi="仿宋" w:eastAsia="仿宋"/>
                <w:color w:val="000000"/>
                <w:kern w:val="0"/>
                <w:sz w:val="24"/>
                <w:szCs w:val="22"/>
                <w:lang w:eastAsia="en-US"/>
              </w:rPr>
            </w:pPr>
            <w:del w:id="898" w:author="wanao" w:date="2026-07-03T16:00:37Z">
              <w:r>
                <w:rPr>
                  <w:rFonts w:hint="eastAsia" w:ascii="仿宋" w:hAnsi="仿宋" w:eastAsia="仿宋"/>
                  <w:color w:val="000000"/>
                  <w:kern w:val="0"/>
                  <w:sz w:val="24"/>
                  <w:szCs w:val="22"/>
                </w:rPr>
                <w:delText>文本</w:delText>
              </w:r>
            </w:del>
          </w:p>
        </w:tc>
        <w:tc>
          <w:tcPr>
            <w:tcW w:w="2340" w:type="dxa"/>
          </w:tcPr>
          <w:p>
            <w:pPr>
              <w:widowControl/>
              <w:spacing w:after="0" w:line="360" w:lineRule="auto"/>
              <w:jc w:val="left"/>
              <w:rPr>
                <w:del w:id="899" w:author="wanao" w:date="2026-07-03T16:00:37Z"/>
                <w:rFonts w:ascii="仿宋" w:hAnsi="仿宋" w:eastAsia="仿宋"/>
                <w:color w:val="000000"/>
                <w:kern w:val="0"/>
                <w:sz w:val="24"/>
                <w:szCs w:val="22"/>
              </w:rPr>
            </w:pPr>
            <w:del w:id="900" w:author="wanao" w:date="2026-07-03T16:00:37Z">
              <w:r>
                <w:rPr>
                  <w:rFonts w:ascii="仿宋" w:hAnsi="仿宋" w:eastAsia="仿宋"/>
                  <w:color w:val="000000"/>
                  <w:kern w:val="0"/>
                  <w:sz w:val="24"/>
                  <w:szCs w:val="22"/>
                </w:rPr>
                <w:delText>长度不超过50位</w:delText>
              </w:r>
            </w:del>
            <w:del w:id="901" w:author="wanao" w:date="2026-07-03T16:00:37Z">
              <w:r>
                <w:rPr>
                  <w:rFonts w:hint="eastAsia" w:ascii="仿宋" w:hAnsi="仿宋" w:eastAsia="仿宋"/>
                  <w:color w:val="000000"/>
                  <w:kern w:val="0"/>
                  <w:sz w:val="24"/>
                  <w:szCs w:val="22"/>
                </w:rPr>
                <w:delText>；</w:delText>
              </w:r>
            </w:del>
            <w:del w:id="902" w:author="wanao" w:date="2026-07-03T16:00:37Z">
              <w:r>
                <w:rPr>
                  <w:rFonts w:ascii="仿宋" w:hAnsi="仿宋" w:eastAsia="仿宋"/>
                  <w:color w:val="000000"/>
                  <w:kern w:val="0"/>
                  <w:sz w:val="24"/>
                  <w:szCs w:val="22"/>
                </w:rPr>
                <w:delText>系统校验唯一性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903" w:author="wanao" w:date="2026-07-03T16:00:37Z"/>
        </w:trPr>
        <w:tc>
          <w:tcPr>
            <w:tcW w:w="2340" w:type="dxa"/>
          </w:tcPr>
          <w:p>
            <w:pPr>
              <w:widowControl/>
              <w:spacing w:after="0" w:line="360" w:lineRule="auto"/>
              <w:jc w:val="left"/>
              <w:rPr>
                <w:del w:id="904" w:author="wanao" w:date="2026-07-03T16:00:37Z"/>
                <w:rFonts w:ascii="仿宋" w:hAnsi="仿宋" w:eastAsia="仿宋"/>
                <w:color w:val="000000"/>
                <w:kern w:val="0"/>
                <w:sz w:val="24"/>
                <w:szCs w:val="22"/>
                <w:lang w:eastAsia="en-US"/>
              </w:rPr>
            </w:pPr>
            <w:del w:id="905" w:author="wanao" w:date="2026-07-03T16:00:37Z">
              <w:r>
                <w:rPr>
                  <w:rFonts w:ascii="仿宋" w:hAnsi="仿宋" w:eastAsia="仿宋"/>
                  <w:color w:val="000000"/>
                  <w:kern w:val="0"/>
                  <w:sz w:val="24"/>
                  <w:szCs w:val="22"/>
                  <w:lang w:eastAsia="en-US"/>
                </w:rPr>
                <w:delText>上级机构</w:delText>
              </w:r>
            </w:del>
          </w:p>
        </w:tc>
        <w:tc>
          <w:tcPr>
            <w:tcW w:w="2340" w:type="dxa"/>
          </w:tcPr>
          <w:p>
            <w:pPr>
              <w:widowControl/>
              <w:spacing w:after="0" w:line="360" w:lineRule="auto"/>
              <w:jc w:val="left"/>
              <w:rPr>
                <w:del w:id="906" w:author="wanao" w:date="2026-07-03T16:00:37Z"/>
                <w:rFonts w:ascii="仿宋" w:hAnsi="仿宋" w:eastAsia="仿宋"/>
                <w:color w:val="000000"/>
                <w:kern w:val="0"/>
                <w:sz w:val="24"/>
                <w:szCs w:val="22"/>
                <w:lang w:eastAsia="en-US"/>
              </w:rPr>
            </w:pPr>
            <w:del w:id="907" w:author="wanao" w:date="2026-07-03T16:00:37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908" w:author="wanao" w:date="2026-07-03T16:00:37Z"/>
                <w:rFonts w:ascii="仿宋" w:hAnsi="仿宋" w:eastAsia="仿宋"/>
                <w:color w:val="000000"/>
                <w:kern w:val="0"/>
                <w:sz w:val="24"/>
                <w:szCs w:val="22"/>
                <w:lang w:eastAsia="en-US"/>
              </w:rPr>
            </w:pPr>
            <w:del w:id="909" w:author="wanao" w:date="2026-07-03T16:00:37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910" w:author="wanao" w:date="2026-07-03T16:00:37Z"/>
                <w:rFonts w:ascii="仿宋" w:hAnsi="仿宋" w:eastAsia="仿宋"/>
                <w:color w:val="000000"/>
                <w:kern w:val="0"/>
                <w:sz w:val="24"/>
                <w:szCs w:val="22"/>
              </w:rPr>
            </w:pPr>
            <w:del w:id="911" w:author="wanao" w:date="2026-07-03T16:00:37Z">
              <w:r>
                <w:rPr>
                  <w:rFonts w:hint="eastAsia" w:ascii="仿宋" w:hAnsi="仿宋" w:eastAsia="仿宋"/>
                  <w:color w:val="000000"/>
                  <w:kern w:val="0"/>
                  <w:sz w:val="24"/>
                  <w:szCs w:val="22"/>
                </w:rPr>
                <w:delText>通过机构树选择；单选</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912" w:author="wanao" w:date="2026-07-03T16:00:37Z"/>
        </w:trPr>
        <w:tc>
          <w:tcPr>
            <w:tcW w:w="2340" w:type="dxa"/>
          </w:tcPr>
          <w:p>
            <w:pPr>
              <w:widowControl/>
              <w:spacing w:after="0" w:line="360" w:lineRule="auto"/>
              <w:jc w:val="left"/>
              <w:rPr>
                <w:del w:id="913" w:author="wanao" w:date="2026-07-03T16:00:37Z"/>
                <w:rFonts w:ascii="仿宋" w:hAnsi="仿宋" w:eastAsia="仿宋"/>
                <w:color w:val="000000"/>
                <w:kern w:val="0"/>
                <w:sz w:val="24"/>
                <w:szCs w:val="22"/>
              </w:rPr>
            </w:pPr>
            <w:del w:id="914" w:author="wanao" w:date="2026-07-03T16:00:37Z">
              <w:r>
                <w:rPr>
                  <w:rFonts w:hint="eastAsia" w:ascii="仿宋" w:hAnsi="仿宋" w:eastAsia="仿宋"/>
                  <w:color w:val="000000"/>
                  <w:kern w:val="0"/>
                  <w:sz w:val="24"/>
                  <w:szCs w:val="22"/>
                </w:rPr>
                <w:delText>机构类型</w:delText>
              </w:r>
            </w:del>
          </w:p>
        </w:tc>
        <w:tc>
          <w:tcPr>
            <w:tcW w:w="2340" w:type="dxa"/>
          </w:tcPr>
          <w:p>
            <w:pPr>
              <w:widowControl/>
              <w:spacing w:after="0" w:line="360" w:lineRule="auto"/>
              <w:jc w:val="left"/>
              <w:rPr>
                <w:del w:id="915" w:author="wanao" w:date="2026-07-03T16:00:37Z"/>
                <w:rFonts w:ascii="仿宋" w:hAnsi="仿宋" w:eastAsia="仿宋"/>
                <w:color w:val="000000"/>
                <w:kern w:val="0"/>
                <w:sz w:val="24"/>
                <w:szCs w:val="22"/>
                <w:lang w:eastAsia="en-US"/>
              </w:rPr>
            </w:pPr>
            <w:del w:id="916" w:author="wanao" w:date="2026-07-03T16:00:37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917" w:author="wanao" w:date="2026-07-03T16:00:37Z"/>
                <w:rFonts w:ascii="仿宋" w:hAnsi="仿宋" w:eastAsia="仿宋"/>
                <w:color w:val="000000"/>
                <w:kern w:val="0"/>
                <w:sz w:val="24"/>
                <w:szCs w:val="22"/>
                <w:lang w:eastAsia="en-US"/>
              </w:rPr>
            </w:pPr>
            <w:del w:id="918" w:author="wanao" w:date="2026-07-03T16:00:37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919" w:author="wanao" w:date="2026-07-03T16:00:37Z"/>
                <w:rFonts w:ascii="仿宋" w:hAnsi="仿宋" w:eastAsia="仿宋"/>
                <w:color w:val="000000"/>
                <w:kern w:val="0"/>
                <w:sz w:val="24"/>
                <w:szCs w:val="22"/>
              </w:rPr>
            </w:pPr>
            <w:del w:id="920" w:author="wanao" w:date="2026-07-03T16:00:37Z">
              <w:commentRangeStart w:id="38"/>
              <w:r>
                <w:rPr>
                  <w:rFonts w:hint="eastAsia" w:ascii="仿宋" w:hAnsi="仿宋" w:eastAsia="仿宋"/>
                  <w:color w:val="000000" w:themeColor="text1"/>
                  <w:kern w:val="0"/>
                  <w:sz w:val="24"/>
                  <w:szCs w:val="22"/>
                  <w14:textFill>
                    <w14:solidFill>
                      <w14:schemeClr w14:val="tx1"/>
                    </w14:solidFill>
                  </w14:textFill>
                </w:rPr>
                <w:delText>默认“虚拟机构”且不可更改</w:delText>
              </w:r>
              <w:commentRangeEnd w:id="38"/>
            </w:del>
            <w:del w:id="921" w:author="wanao" w:date="2026-07-03T16:00:37Z">
              <w:r>
                <w:rPr/>
                <w:commentReference w:id="38"/>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922" w:author="wanao" w:date="2026-07-03T16:00:37Z"/>
        </w:trPr>
        <w:tc>
          <w:tcPr>
            <w:tcW w:w="2340" w:type="dxa"/>
          </w:tcPr>
          <w:p>
            <w:pPr>
              <w:widowControl/>
              <w:spacing w:after="0" w:line="360" w:lineRule="auto"/>
              <w:jc w:val="left"/>
              <w:rPr>
                <w:del w:id="923" w:author="wanao" w:date="2026-07-03T16:00:37Z"/>
                <w:rFonts w:ascii="仿宋" w:hAnsi="仿宋" w:eastAsia="仿宋"/>
                <w:color w:val="000000"/>
                <w:kern w:val="0"/>
                <w:sz w:val="24"/>
                <w:szCs w:val="22"/>
                <w:lang w:eastAsia="en-US"/>
              </w:rPr>
            </w:pPr>
            <w:del w:id="924" w:author="wanao" w:date="2026-07-03T16:00:37Z">
              <w:r>
                <w:rPr>
                  <w:rFonts w:ascii="仿宋" w:hAnsi="仿宋" w:eastAsia="仿宋"/>
                  <w:color w:val="000000"/>
                  <w:kern w:val="0"/>
                  <w:sz w:val="24"/>
                  <w:szCs w:val="22"/>
                  <w:lang w:eastAsia="en-US"/>
                </w:rPr>
                <w:delText>机构层级</w:delText>
              </w:r>
            </w:del>
          </w:p>
        </w:tc>
        <w:tc>
          <w:tcPr>
            <w:tcW w:w="2340" w:type="dxa"/>
          </w:tcPr>
          <w:p>
            <w:pPr>
              <w:widowControl/>
              <w:spacing w:after="0" w:line="360" w:lineRule="auto"/>
              <w:jc w:val="left"/>
              <w:rPr>
                <w:del w:id="925" w:author="wanao" w:date="2026-07-03T16:00:37Z"/>
                <w:rFonts w:ascii="仿宋" w:hAnsi="仿宋" w:eastAsia="仿宋"/>
                <w:color w:val="000000"/>
                <w:kern w:val="0"/>
                <w:sz w:val="24"/>
                <w:szCs w:val="22"/>
                <w:lang w:eastAsia="en-US"/>
              </w:rPr>
            </w:pPr>
            <w:del w:id="926" w:author="wanao" w:date="2026-07-03T16:00:37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927" w:author="wanao" w:date="2026-07-03T16:00:37Z"/>
                <w:rFonts w:ascii="仿宋" w:hAnsi="仿宋" w:eastAsia="仿宋"/>
                <w:color w:val="000000"/>
                <w:kern w:val="0"/>
                <w:sz w:val="24"/>
                <w:szCs w:val="22"/>
                <w:lang w:eastAsia="en-US"/>
              </w:rPr>
            </w:pPr>
            <w:del w:id="928" w:author="wanao" w:date="2026-07-03T16:00:37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929" w:author="wanao" w:date="2026-07-03T16:00:37Z"/>
                <w:rFonts w:ascii="仿宋" w:hAnsi="仿宋" w:eastAsia="仿宋"/>
                <w:color w:val="000000"/>
                <w:kern w:val="0"/>
                <w:sz w:val="24"/>
                <w:szCs w:val="22"/>
              </w:rPr>
            </w:pPr>
            <w:del w:id="930" w:author="wanao" w:date="2026-07-03T16:00:37Z">
              <w:r>
                <w:rPr>
                  <w:rFonts w:hint="eastAsia" w:ascii="仿宋" w:hAnsi="仿宋" w:eastAsia="仿宋"/>
                  <w:color w:val="000000"/>
                  <w:kern w:val="0"/>
                  <w:sz w:val="24"/>
                  <w:szCs w:val="22"/>
                </w:rPr>
                <w:delText>选项：一级、二级、三级、四级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931" w:author="wanao" w:date="2026-07-03T16:00:37Z"/>
        </w:trPr>
        <w:tc>
          <w:tcPr>
            <w:tcW w:w="2340" w:type="dxa"/>
          </w:tcPr>
          <w:p>
            <w:pPr>
              <w:widowControl/>
              <w:spacing w:after="0" w:line="360" w:lineRule="auto"/>
              <w:jc w:val="left"/>
              <w:rPr>
                <w:del w:id="932" w:author="wanao" w:date="2026-07-03T16:00:37Z"/>
                <w:rFonts w:ascii="仿宋" w:hAnsi="仿宋" w:eastAsia="仿宋"/>
                <w:color w:val="000000"/>
                <w:kern w:val="0"/>
                <w:sz w:val="24"/>
                <w:szCs w:val="22"/>
              </w:rPr>
            </w:pPr>
            <w:del w:id="933" w:author="wanao" w:date="2026-07-03T16:00:37Z">
              <w:commentRangeStart w:id="39"/>
              <w:r>
                <w:rPr>
                  <w:rFonts w:hint="eastAsia" w:ascii="仿宋" w:hAnsi="仿宋" w:eastAsia="仿宋"/>
                  <w:color w:val="000000"/>
                  <w:kern w:val="0"/>
                  <w:sz w:val="24"/>
                  <w:szCs w:val="22"/>
                </w:rPr>
                <w:delText>地区</w:delText>
              </w:r>
              <w:commentRangeEnd w:id="39"/>
            </w:del>
            <w:del w:id="934" w:author="wanao" w:date="2026-07-03T16:00:37Z">
              <w:r>
                <w:rPr/>
                <w:commentReference w:id="39"/>
              </w:r>
            </w:del>
          </w:p>
        </w:tc>
        <w:tc>
          <w:tcPr>
            <w:tcW w:w="2340" w:type="dxa"/>
          </w:tcPr>
          <w:p>
            <w:pPr>
              <w:widowControl/>
              <w:spacing w:after="0" w:line="360" w:lineRule="auto"/>
              <w:jc w:val="left"/>
              <w:rPr>
                <w:del w:id="935" w:author="wanao" w:date="2026-07-03T16:00:37Z"/>
                <w:rFonts w:ascii="仿宋" w:hAnsi="仿宋" w:eastAsia="仿宋"/>
                <w:color w:val="000000"/>
                <w:kern w:val="0"/>
                <w:sz w:val="24"/>
                <w:szCs w:val="22"/>
              </w:rPr>
            </w:pPr>
            <w:del w:id="936" w:author="wanao" w:date="2026-07-03T16:00:37Z">
              <w:r>
                <w:rPr>
                  <w:rFonts w:hint="eastAsia" w:ascii="仿宋" w:hAnsi="仿宋" w:eastAsia="仿宋"/>
                  <w:color w:val="000000"/>
                  <w:kern w:val="0"/>
                  <w:sz w:val="24"/>
                  <w:szCs w:val="22"/>
                </w:rPr>
                <w:delText>非必填</w:delText>
              </w:r>
            </w:del>
          </w:p>
        </w:tc>
        <w:tc>
          <w:tcPr>
            <w:tcW w:w="2340" w:type="dxa"/>
          </w:tcPr>
          <w:p>
            <w:pPr>
              <w:widowControl/>
              <w:spacing w:after="0" w:line="360" w:lineRule="auto"/>
              <w:jc w:val="left"/>
              <w:rPr>
                <w:del w:id="937" w:author="wanao" w:date="2026-07-03T16:00:37Z"/>
                <w:rFonts w:ascii="仿宋" w:hAnsi="仿宋" w:eastAsia="仿宋"/>
                <w:color w:val="000000"/>
                <w:kern w:val="0"/>
                <w:sz w:val="24"/>
                <w:szCs w:val="22"/>
                <w:lang w:eastAsia="en-US"/>
              </w:rPr>
            </w:pPr>
            <w:del w:id="938" w:author="wanao" w:date="2026-07-03T16:00:37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939" w:author="wanao" w:date="2026-07-03T16:00:37Z"/>
                <w:rFonts w:ascii="仿宋" w:hAnsi="仿宋" w:eastAsia="仿宋"/>
                <w:color w:val="000000"/>
                <w:kern w:val="0"/>
                <w:sz w:val="24"/>
                <w:szCs w:val="22"/>
              </w:rPr>
            </w:pPr>
            <w:del w:id="940" w:author="wanao" w:date="2026-07-03T16:00:37Z">
              <w:r>
                <w:rPr>
                  <w:rFonts w:hint="eastAsia" w:ascii="仿宋" w:hAnsi="仿宋" w:eastAsia="仿宋"/>
                  <w:color w:val="000000"/>
                  <w:kern w:val="0"/>
                  <w:sz w:val="24"/>
                  <w:szCs w:val="22"/>
                </w:rPr>
                <w:delText>省、市两个下拉款，先选择省份，再联动选择该省份下的市</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941" w:author="wanao" w:date="2026-07-03T16:00:37Z"/>
        </w:trPr>
        <w:tc>
          <w:tcPr>
            <w:tcW w:w="2340" w:type="dxa"/>
          </w:tcPr>
          <w:p>
            <w:pPr>
              <w:widowControl/>
              <w:spacing w:after="0" w:line="360" w:lineRule="auto"/>
              <w:jc w:val="left"/>
              <w:rPr>
                <w:del w:id="942" w:author="wanao" w:date="2026-07-03T16:00:37Z"/>
                <w:rFonts w:ascii="仿宋" w:hAnsi="仿宋" w:eastAsia="仿宋"/>
                <w:color w:val="000000"/>
                <w:kern w:val="0"/>
                <w:sz w:val="24"/>
                <w:szCs w:val="22"/>
              </w:rPr>
            </w:pPr>
            <w:del w:id="943" w:author="wanao" w:date="2026-07-03T16:00:37Z">
              <w:r>
                <w:rPr>
                  <w:rFonts w:ascii="仿宋" w:hAnsi="仿宋" w:eastAsia="仿宋"/>
                  <w:color w:val="000000"/>
                  <w:kern w:val="0"/>
                  <w:sz w:val="24"/>
                  <w:szCs w:val="22"/>
                  <w:lang w:eastAsia="en-US"/>
                </w:rPr>
                <w:delText>机构</w:delText>
              </w:r>
            </w:del>
            <w:del w:id="944" w:author="wanao" w:date="2026-07-03T16:00:37Z">
              <w:r>
                <w:rPr>
                  <w:rFonts w:hint="eastAsia" w:ascii="仿宋" w:hAnsi="仿宋" w:eastAsia="仿宋"/>
                  <w:color w:val="000000"/>
                  <w:kern w:val="0"/>
                  <w:sz w:val="24"/>
                  <w:szCs w:val="22"/>
                </w:rPr>
                <w:delText>负责人</w:delText>
              </w:r>
            </w:del>
          </w:p>
        </w:tc>
        <w:tc>
          <w:tcPr>
            <w:tcW w:w="2340" w:type="dxa"/>
          </w:tcPr>
          <w:p>
            <w:pPr>
              <w:widowControl/>
              <w:spacing w:after="0" w:line="360" w:lineRule="auto"/>
              <w:jc w:val="left"/>
              <w:rPr>
                <w:del w:id="945" w:author="wanao" w:date="2026-07-03T16:00:37Z"/>
                <w:rFonts w:ascii="仿宋" w:hAnsi="仿宋" w:eastAsia="仿宋"/>
                <w:color w:val="000000"/>
                <w:kern w:val="0"/>
                <w:sz w:val="24"/>
                <w:szCs w:val="22"/>
                <w:lang w:eastAsia="en-US"/>
              </w:rPr>
            </w:pPr>
            <w:del w:id="946" w:author="wanao" w:date="2026-07-03T16:00:37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947" w:author="wanao" w:date="2026-07-03T16:00:37Z"/>
                <w:rFonts w:ascii="仿宋" w:hAnsi="仿宋" w:eastAsia="仿宋"/>
                <w:color w:val="000000"/>
                <w:kern w:val="0"/>
                <w:sz w:val="24"/>
                <w:szCs w:val="22"/>
              </w:rPr>
            </w:pPr>
            <w:del w:id="948" w:author="wanao" w:date="2026-07-03T16:00:37Z">
              <w:r>
                <w:rPr>
                  <w:rFonts w:hint="eastAsia" w:ascii="仿宋" w:hAnsi="仿宋" w:eastAsia="仿宋"/>
                  <w:color w:val="000000"/>
                  <w:kern w:val="0"/>
                  <w:sz w:val="24"/>
                  <w:szCs w:val="22"/>
                </w:rPr>
                <w:delText>文本</w:delText>
              </w:r>
            </w:del>
          </w:p>
        </w:tc>
        <w:tc>
          <w:tcPr>
            <w:tcW w:w="2340" w:type="dxa"/>
          </w:tcPr>
          <w:p>
            <w:pPr>
              <w:widowControl/>
              <w:spacing w:after="0" w:line="360" w:lineRule="auto"/>
              <w:jc w:val="left"/>
              <w:rPr>
                <w:del w:id="949" w:author="wanao" w:date="2026-07-03T16:00:37Z"/>
                <w:rFonts w:ascii="仿宋" w:hAnsi="仿宋" w:eastAsia="仿宋"/>
                <w:color w:val="000000"/>
                <w:kern w:val="0"/>
                <w:sz w:val="24"/>
                <w:szCs w:val="22"/>
                <w:lang w:eastAsia="en-US"/>
              </w:rPr>
            </w:pPr>
            <w:del w:id="950" w:author="wanao" w:date="2026-07-03T16:00:37Z">
              <w:r>
                <w:rPr>
                  <w:rFonts w:ascii="仿宋" w:hAnsi="仿宋" w:eastAsia="仿宋"/>
                  <w:color w:val="000000"/>
                  <w:kern w:val="0"/>
                  <w:sz w:val="24"/>
                  <w:szCs w:val="22"/>
                  <w:lang w:eastAsia="en-US"/>
                </w:rPr>
                <w:delText>长度不超过50位</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951" w:author="wanao" w:date="2026-07-03T16:00:37Z"/>
        </w:trPr>
        <w:tc>
          <w:tcPr>
            <w:tcW w:w="2340" w:type="dxa"/>
          </w:tcPr>
          <w:p>
            <w:pPr>
              <w:widowControl/>
              <w:spacing w:after="0" w:line="360" w:lineRule="auto"/>
              <w:jc w:val="left"/>
              <w:rPr>
                <w:del w:id="952" w:author="wanao" w:date="2026-07-03T16:00:37Z"/>
                <w:rFonts w:ascii="仿宋" w:hAnsi="仿宋" w:eastAsia="仿宋"/>
                <w:color w:val="000000"/>
                <w:kern w:val="0"/>
                <w:sz w:val="24"/>
                <w:szCs w:val="22"/>
              </w:rPr>
            </w:pPr>
            <w:del w:id="953" w:author="wanao" w:date="2026-07-03T16:00:37Z">
              <w:r>
                <w:rPr>
                  <w:rFonts w:hint="eastAsia" w:ascii="仿宋" w:hAnsi="仿宋" w:eastAsia="仿宋"/>
                  <w:color w:val="000000"/>
                  <w:kern w:val="0"/>
                  <w:sz w:val="24"/>
                  <w:szCs w:val="22"/>
                </w:rPr>
                <w:delText>机构电话</w:delText>
              </w:r>
            </w:del>
          </w:p>
        </w:tc>
        <w:tc>
          <w:tcPr>
            <w:tcW w:w="2340" w:type="dxa"/>
          </w:tcPr>
          <w:p>
            <w:pPr>
              <w:widowControl/>
              <w:spacing w:after="0" w:line="360" w:lineRule="auto"/>
              <w:jc w:val="left"/>
              <w:rPr>
                <w:del w:id="954" w:author="wanao" w:date="2026-07-03T16:00:37Z"/>
                <w:rFonts w:ascii="仿宋" w:hAnsi="仿宋" w:eastAsia="仿宋"/>
                <w:color w:val="000000"/>
                <w:kern w:val="0"/>
                <w:sz w:val="24"/>
                <w:szCs w:val="22"/>
                <w:lang w:eastAsia="en-US"/>
              </w:rPr>
            </w:pPr>
            <w:del w:id="955" w:author="wanao" w:date="2026-07-03T16:00:37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956" w:author="wanao" w:date="2026-07-03T16:00:37Z"/>
                <w:rFonts w:ascii="仿宋" w:hAnsi="仿宋" w:eastAsia="仿宋"/>
                <w:color w:val="000000"/>
                <w:kern w:val="0"/>
                <w:sz w:val="24"/>
                <w:szCs w:val="22"/>
                <w:lang w:eastAsia="en-US"/>
              </w:rPr>
            </w:pPr>
            <w:del w:id="957" w:author="wanao" w:date="2026-07-03T16:00:37Z">
              <w:r>
                <w:rPr>
                  <w:rFonts w:hint="eastAsia" w:ascii="仿宋" w:hAnsi="仿宋" w:eastAsia="仿宋"/>
                  <w:color w:val="000000"/>
                  <w:kern w:val="0"/>
                  <w:sz w:val="24"/>
                  <w:szCs w:val="22"/>
                </w:rPr>
                <w:delText>文本</w:delText>
              </w:r>
            </w:del>
          </w:p>
        </w:tc>
        <w:tc>
          <w:tcPr>
            <w:tcW w:w="2340" w:type="dxa"/>
          </w:tcPr>
          <w:p>
            <w:pPr>
              <w:widowControl/>
              <w:spacing w:after="0" w:line="360" w:lineRule="auto"/>
              <w:jc w:val="left"/>
              <w:rPr>
                <w:del w:id="958" w:author="wanao" w:date="2026-07-03T16:00:37Z"/>
                <w:rFonts w:ascii="仿宋" w:hAnsi="仿宋" w:eastAsia="仿宋"/>
                <w:color w:val="000000"/>
                <w:kern w:val="0"/>
                <w:sz w:val="24"/>
                <w:szCs w:val="22"/>
                <w:lang w:eastAsia="en-US"/>
              </w:rPr>
            </w:pPr>
            <w:del w:id="959" w:author="wanao" w:date="2026-07-03T16:00:37Z">
              <w:r>
                <w:rPr>
                  <w:rFonts w:ascii="仿宋" w:hAnsi="仿宋" w:eastAsia="仿宋"/>
                  <w:color w:val="000000"/>
                  <w:kern w:val="0"/>
                  <w:sz w:val="24"/>
                  <w:szCs w:val="22"/>
                  <w:lang w:eastAsia="en-US"/>
                </w:rPr>
                <w:delText>长度不超过</w:delText>
              </w:r>
            </w:del>
            <w:del w:id="960" w:author="wanao" w:date="2026-07-03T16:00:37Z">
              <w:r>
                <w:rPr>
                  <w:rFonts w:hint="eastAsia" w:ascii="仿宋" w:hAnsi="仿宋" w:eastAsia="仿宋"/>
                  <w:color w:val="000000"/>
                  <w:kern w:val="0"/>
                  <w:sz w:val="24"/>
                  <w:szCs w:val="22"/>
                </w:rPr>
                <w:delText>11</w:delText>
              </w:r>
            </w:del>
            <w:del w:id="961" w:author="wanao" w:date="2026-07-03T16:00:37Z">
              <w:r>
                <w:rPr>
                  <w:rFonts w:ascii="仿宋" w:hAnsi="仿宋" w:eastAsia="仿宋"/>
                  <w:color w:val="000000"/>
                  <w:kern w:val="0"/>
                  <w:sz w:val="24"/>
                  <w:szCs w:val="22"/>
                  <w:lang w:eastAsia="en-US"/>
                </w:rPr>
                <w:delText>位</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962" w:author="wanao" w:date="2026-07-03T16:00:37Z"/>
        </w:trPr>
        <w:tc>
          <w:tcPr>
            <w:tcW w:w="2340" w:type="dxa"/>
          </w:tcPr>
          <w:p>
            <w:pPr>
              <w:widowControl/>
              <w:spacing w:after="0" w:line="360" w:lineRule="auto"/>
              <w:jc w:val="left"/>
              <w:rPr>
                <w:del w:id="963" w:author="wanao" w:date="2026-07-03T16:00:37Z"/>
                <w:rFonts w:ascii="仿宋" w:hAnsi="仿宋" w:eastAsia="仿宋"/>
                <w:color w:val="000000"/>
                <w:kern w:val="0"/>
                <w:sz w:val="24"/>
                <w:szCs w:val="22"/>
              </w:rPr>
            </w:pPr>
            <w:del w:id="964" w:author="wanao" w:date="2026-07-03T16:00:37Z">
              <w:r>
                <w:rPr>
                  <w:rFonts w:hint="eastAsia" w:ascii="仿宋" w:hAnsi="仿宋" w:eastAsia="仿宋"/>
                  <w:color w:val="000000"/>
                  <w:kern w:val="0"/>
                  <w:sz w:val="24"/>
                  <w:szCs w:val="22"/>
                </w:rPr>
                <w:delText>机构地址</w:delText>
              </w:r>
            </w:del>
          </w:p>
        </w:tc>
        <w:tc>
          <w:tcPr>
            <w:tcW w:w="2340" w:type="dxa"/>
          </w:tcPr>
          <w:p>
            <w:pPr>
              <w:widowControl/>
              <w:spacing w:after="0" w:line="360" w:lineRule="auto"/>
              <w:jc w:val="left"/>
              <w:rPr>
                <w:del w:id="965" w:author="wanao" w:date="2026-07-03T16:00:37Z"/>
                <w:rFonts w:ascii="仿宋" w:hAnsi="仿宋" w:eastAsia="仿宋"/>
                <w:color w:val="000000"/>
                <w:kern w:val="0"/>
                <w:sz w:val="24"/>
                <w:szCs w:val="22"/>
                <w:lang w:eastAsia="en-US"/>
              </w:rPr>
            </w:pPr>
            <w:del w:id="966" w:author="wanao" w:date="2026-07-03T16:00:37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967" w:author="wanao" w:date="2026-07-03T16:00:37Z"/>
                <w:rFonts w:ascii="仿宋" w:hAnsi="仿宋" w:eastAsia="仿宋"/>
                <w:color w:val="000000"/>
                <w:kern w:val="0"/>
                <w:sz w:val="24"/>
                <w:szCs w:val="22"/>
                <w:lang w:eastAsia="en-US"/>
              </w:rPr>
            </w:pPr>
            <w:del w:id="968" w:author="wanao" w:date="2026-07-03T16:00:37Z">
              <w:r>
                <w:rPr>
                  <w:rFonts w:ascii="仿宋" w:hAnsi="仿宋" w:eastAsia="仿宋"/>
                  <w:color w:val="000000"/>
                  <w:kern w:val="0"/>
                  <w:sz w:val="24"/>
                  <w:szCs w:val="22"/>
                  <w:lang w:eastAsia="en-US"/>
                </w:rPr>
                <w:delText>选择器</w:delText>
              </w:r>
            </w:del>
          </w:p>
        </w:tc>
        <w:tc>
          <w:tcPr>
            <w:tcW w:w="2340" w:type="dxa"/>
          </w:tcPr>
          <w:p>
            <w:pPr>
              <w:widowControl/>
              <w:spacing w:after="0" w:line="360" w:lineRule="auto"/>
              <w:jc w:val="left"/>
              <w:rPr>
                <w:del w:id="969" w:author="wanao" w:date="2026-07-03T16:00:37Z"/>
                <w:rFonts w:ascii="仿宋" w:hAnsi="仿宋" w:eastAsia="仿宋"/>
                <w:color w:val="000000"/>
                <w:kern w:val="0"/>
                <w:sz w:val="24"/>
                <w:szCs w:val="22"/>
              </w:rPr>
            </w:pPr>
            <w:del w:id="970" w:author="wanao" w:date="2026-07-03T16:00:37Z">
              <w:r>
                <w:rPr>
                  <w:rFonts w:hint="eastAsia" w:ascii="仿宋" w:hAnsi="仿宋" w:eastAsia="仿宋"/>
                  <w:color w:val="000000"/>
                  <w:kern w:val="0"/>
                  <w:sz w:val="24"/>
                  <w:szCs w:val="22"/>
                </w:rPr>
                <w:delText>不超过30个汉字</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971" w:author="wanao" w:date="2026-07-03T16:00:37Z"/>
        </w:trPr>
        <w:tc>
          <w:tcPr>
            <w:tcW w:w="2340" w:type="dxa"/>
          </w:tcPr>
          <w:p>
            <w:pPr>
              <w:widowControl/>
              <w:spacing w:after="0" w:line="360" w:lineRule="auto"/>
              <w:jc w:val="left"/>
              <w:rPr>
                <w:del w:id="972" w:author="wanao" w:date="2026-07-03T16:00:37Z"/>
                <w:rFonts w:ascii="仿宋" w:hAnsi="仿宋" w:eastAsia="仿宋"/>
                <w:color w:val="000000"/>
                <w:kern w:val="0"/>
                <w:sz w:val="24"/>
                <w:szCs w:val="22"/>
              </w:rPr>
            </w:pPr>
            <w:del w:id="973" w:author="wanao" w:date="2026-07-03T16:00:37Z">
              <w:commentRangeStart w:id="40"/>
              <w:r>
                <w:rPr>
                  <w:rFonts w:hint="eastAsia" w:ascii="仿宋" w:hAnsi="仿宋" w:eastAsia="仿宋"/>
                  <w:color w:val="000000"/>
                  <w:kern w:val="0"/>
                  <w:sz w:val="24"/>
                  <w:szCs w:val="22"/>
                </w:rPr>
                <w:delText>机构经纬度</w:delText>
              </w:r>
              <w:commentRangeEnd w:id="40"/>
            </w:del>
            <w:del w:id="974" w:author="wanao" w:date="2026-07-03T16:00:37Z">
              <w:r>
                <w:rPr/>
                <w:commentReference w:id="40"/>
              </w:r>
            </w:del>
          </w:p>
        </w:tc>
        <w:tc>
          <w:tcPr>
            <w:tcW w:w="2340" w:type="dxa"/>
          </w:tcPr>
          <w:p>
            <w:pPr>
              <w:widowControl/>
              <w:spacing w:after="0" w:line="360" w:lineRule="auto"/>
              <w:jc w:val="left"/>
              <w:rPr>
                <w:del w:id="975" w:author="wanao" w:date="2026-07-03T16:00:37Z"/>
                <w:rFonts w:ascii="仿宋" w:hAnsi="仿宋" w:eastAsia="仿宋"/>
                <w:color w:val="000000"/>
                <w:kern w:val="0"/>
                <w:sz w:val="24"/>
                <w:szCs w:val="22"/>
                <w:lang w:eastAsia="en-US"/>
              </w:rPr>
            </w:pPr>
            <w:del w:id="976" w:author="wanao" w:date="2026-07-03T16:00:37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977" w:author="wanao" w:date="2026-07-03T16:00:37Z"/>
                <w:rFonts w:ascii="仿宋" w:hAnsi="仿宋" w:eastAsia="仿宋"/>
                <w:color w:val="000000"/>
                <w:kern w:val="0"/>
                <w:sz w:val="24"/>
                <w:szCs w:val="22"/>
                <w:lang w:eastAsia="en-US"/>
              </w:rPr>
            </w:pPr>
            <w:del w:id="978" w:author="wanao" w:date="2026-07-03T16:00:37Z">
              <w:r>
                <w:rPr>
                  <w:rFonts w:hint="eastAsia" w:ascii="仿宋" w:hAnsi="仿宋" w:eastAsia="仿宋"/>
                  <w:color w:val="000000"/>
                  <w:kern w:val="0"/>
                  <w:sz w:val="24"/>
                  <w:szCs w:val="22"/>
                </w:rPr>
                <w:delText>文本</w:delText>
              </w:r>
            </w:del>
          </w:p>
        </w:tc>
        <w:tc>
          <w:tcPr>
            <w:tcW w:w="2340" w:type="dxa"/>
          </w:tcPr>
          <w:p>
            <w:pPr>
              <w:widowControl/>
              <w:spacing w:after="0" w:line="360" w:lineRule="auto"/>
              <w:jc w:val="left"/>
              <w:rPr>
                <w:del w:id="979" w:author="wanao" w:date="2026-07-03T16:00:37Z"/>
                <w:rFonts w:ascii="仿宋" w:hAnsi="仿宋" w:eastAsia="仿宋"/>
                <w:color w:val="000000"/>
                <w:kern w:val="0"/>
                <w:sz w:val="24"/>
                <w:szCs w:val="22"/>
              </w:rPr>
            </w:pPr>
            <w:del w:id="980" w:author="wanao" w:date="2026-07-03T16:00:37Z">
              <w:r>
                <w:rPr>
                  <w:rFonts w:hint="eastAsia" w:ascii="仿宋" w:hAnsi="仿宋" w:eastAsia="仿宋"/>
                  <w:color w:val="000000"/>
                  <w:kern w:val="0"/>
                  <w:sz w:val="24"/>
                  <w:szCs w:val="22"/>
                </w:rPr>
                <w:delText>由经度、维度两个输入框组成；输入框</w:delText>
              </w:r>
            </w:del>
            <w:del w:id="981" w:author="wanao" w:date="2026-07-03T16:00:37Z">
              <w:r>
                <w:rPr>
                  <w:rFonts w:ascii="仿宋" w:hAnsi="仿宋" w:eastAsia="仿宋"/>
                  <w:color w:val="000000"/>
                  <w:kern w:val="0"/>
                  <w:sz w:val="24"/>
                  <w:szCs w:val="22"/>
                </w:rPr>
                <w:delText>长度不超过50位</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982" w:author="wanao" w:date="2026-07-03T16:00:37Z"/>
        </w:trPr>
        <w:tc>
          <w:tcPr>
            <w:tcW w:w="2340" w:type="dxa"/>
          </w:tcPr>
          <w:p>
            <w:pPr>
              <w:widowControl/>
              <w:spacing w:after="0" w:line="360" w:lineRule="auto"/>
              <w:jc w:val="left"/>
              <w:rPr>
                <w:del w:id="983" w:author="wanao" w:date="2026-07-03T16:00:37Z"/>
                <w:rFonts w:ascii="仿宋" w:hAnsi="仿宋" w:eastAsia="仿宋"/>
                <w:color w:val="000000"/>
                <w:kern w:val="0"/>
                <w:sz w:val="24"/>
                <w:szCs w:val="22"/>
                <w:lang w:eastAsia="en-US"/>
              </w:rPr>
            </w:pPr>
            <w:del w:id="984" w:author="wanao" w:date="2026-07-03T16:00:37Z">
              <w:r>
                <w:rPr>
                  <w:rFonts w:ascii="仿宋" w:hAnsi="仿宋" w:eastAsia="仿宋"/>
                  <w:color w:val="000000"/>
                  <w:kern w:val="0"/>
                  <w:sz w:val="24"/>
                  <w:szCs w:val="22"/>
                  <w:lang w:eastAsia="en-US"/>
                </w:rPr>
                <w:delText>保存</w:delText>
              </w:r>
            </w:del>
          </w:p>
        </w:tc>
        <w:tc>
          <w:tcPr>
            <w:tcW w:w="2340" w:type="dxa"/>
          </w:tcPr>
          <w:p>
            <w:pPr>
              <w:widowControl/>
              <w:spacing w:after="0" w:line="360" w:lineRule="auto"/>
              <w:jc w:val="left"/>
              <w:rPr>
                <w:del w:id="985" w:author="wanao" w:date="2026-07-03T16:00:37Z"/>
                <w:rFonts w:ascii="仿宋" w:hAnsi="仿宋" w:eastAsia="仿宋"/>
                <w:color w:val="000000"/>
                <w:kern w:val="0"/>
                <w:sz w:val="24"/>
                <w:szCs w:val="22"/>
                <w:lang w:eastAsia="en-US"/>
              </w:rPr>
            </w:pPr>
            <w:del w:id="986" w:author="wanao" w:date="2026-07-03T16:00:37Z">
              <w:r>
                <w:rPr>
                  <w:rFonts w:ascii="仿宋" w:hAnsi="仿宋" w:eastAsia="仿宋"/>
                  <w:color w:val="000000"/>
                  <w:kern w:val="0"/>
                  <w:sz w:val="24"/>
                  <w:szCs w:val="22"/>
                  <w:lang w:eastAsia="en-US"/>
                </w:rPr>
                <w:delText>按钮</w:delText>
              </w:r>
            </w:del>
          </w:p>
        </w:tc>
        <w:tc>
          <w:tcPr>
            <w:tcW w:w="2340" w:type="dxa"/>
          </w:tcPr>
          <w:p>
            <w:pPr>
              <w:widowControl/>
              <w:spacing w:after="0" w:line="360" w:lineRule="auto"/>
              <w:jc w:val="left"/>
              <w:rPr>
                <w:del w:id="987" w:author="wanao" w:date="2026-07-03T16:00:37Z"/>
                <w:rFonts w:ascii="仿宋" w:hAnsi="仿宋" w:eastAsia="仿宋"/>
                <w:color w:val="000000"/>
                <w:kern w:val="0"/>
                <w:sz w:val="24"/>
                <w:szCs w:val="22"/>
                <w:lang w:eastAsia="en-US"/>
              </w:rPr>
            </w:pPr>
            <w:del w:id="988" w:author="wanao" w:date="2026-07-03T16:00:37Z">
              <w:r>
                <w:rPr>
                  <w:rFonts w:ascii="仿宋" w:hAnsi="仿宋" w:eastAsia="仿宋"/>
                  <w:color w:val="000000"/>
                  <w:kern w:val="0"/>
                  <w:sz w:val="24"/>
                  <w:szCs w:val="22"/>
                  <w:lang w:eastAsia="en-US"/>
                </w:rPr>
                <w:delText>按钮</w:delText>
              </w:r>
            </w:del>
          </w:p>
        </w:tc>
        <w:tc>
          <w:tcPr>
            <w:tcW w:w="2340" w:type="dxa"/>
          </w:tcPr>
          <w:p>
            <w:pPr>
              <w:widowControl/>
              <w:spacing w:after="0" w:line="360" w:lineRule="auto"/>
              <w:jc w:val="left"/>
              <w:rPr>
                <w:del w:id="989" w:author="wanao" w:date="2026-07-03T16:00:37Z"/>
                <w:rFonts w:ascii="仿宋" w:hAnsi="仿宋" w:eastAsia="仿宋"/>
                <w:color w:val="000000"/>
                <w:kern w:val="0"/>
                <w:sz w:val="24"/>
                <w:szCs w:val="22"/>
              </w:rPr>
            </w:pPr>
            <w:del w:id="990" w:author="wanao" w:date="2026-07-03T16:00:37Z">
              <w:r>
                <w:rPr>
                  <w:rFonts w:ascii="仿宋" w:hAnsi="仿宋" w:eastAsia="仿宋"/>
                  <w:color w:val="000000"/>
                  <w:kern w:val="0"/>
                  <w:sz w:val="24"/>
                  <w:szCs w:val="22"/>
                </w:rPr>
                <w:delText>点击后校验当前录入信息并执行新增保存</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991" w:author="wanao" w:date="2026-07-03T16:00:37Z"/>
        </w:trPr>
        <w:tc>
          <w:tcPr>
            <w:tcW w:w="2340" w:type="dxa"/>
          </w:tcPr>
          <w:p>
            <w:pPr>
              <w:widowControl/>
              <w:spacing w:after="0" w:line="360" w:lineRule="auto"/>
              <w:jc w:val="left"/>
              <w:rPr>
                <w:del w:id="992" w:author="wanao" w:date="2026-07-03T16:00:37Z"/>
                <w:rFonts w:ascii="仿宋" w:hAnsi="仿宋" w:eastAsia="仿宋"/>
                <w:color w:val="000000"/>
                <w:kern w:val="0"/>
                <w:sz w:val="24"/>
                <w:szCs w:val="22"/>
                <w:lang w:eastAsia="en-US"/>
              </w:rPr>
            </w:pPr>
            <w:del w:id="993" w:author="wanao" w:date="2026-07-03T16:00:37Z">
              <w:r>
                <w:rPr>
                  <w:rFonts w:ascii="仿宋" w:hAnsi="仿宋" w:eastAsia="仿宋"/>
                  <w:color w:val="000000"/>
                  <w:kern w:val="0"/>
                  <w:sz w:val="24"/>
                  <w:szCs w:val="22"/>
                  <w:lang w:eastAsia="en-US"/>
                </w:rPr>
                <w:delText>取消</w:delText>
              </w:r>
            </w:del>
          </w:p>
        </w:tc>
        <w:tc>
          <w:tcPr>
            <w:tcW w:w="2340" w:type="dxa"/>
          </w:tcPr>
          <w:p>
            <w:pPr>
              <w:widowControl/>
              <w:spacing w:after="0" w:line="360" w:lineRule="auto"/>
              <w:jc w:val="left"/>
              <w:rPr>
                <w:del w:id="994" w:author="wanao" w:date="2026-07-03T16:00:37Z"/>
                <w:rFonts w:ascii="仿宋" w:hAnsi="仿宋" w:eastAsia="仿宋"/>
                <w:color w:val="000000"/>
                <w:kern w:val="0"/>
                <w:sz w:val="24"/>
                <w:szCs w:val="22"/>
                <w:lang w:eastAsia="en-US"/>
              </w:rPr>
            </w:pPr>
            <w:del w:id="995" w:author="wanao" w:date="2026-07-03T16:00:37Z">
              <w:r>
                <w:rPr>
                  <w:rFonts w:ascii="仿宋" w:hAnsi="仿宋" w:eastAsia="仿宋"/>
                  <w:color w:val="000000"/>
                  <w:kern w:val="0"/>
                  <w:sz w:val="24"/>
                  <w:szCs w:val="22"/>
                  <w:lang w:eastAsia="en-US"/>
                </w:rPr>
                <w:delText>按钮</w:delText>
              </w:r>
            </w:del>
          </w:p>
        </w:tc>
        <w:tc>
          <w:tcPr>
            <w:tcW w:w="2340" w:type="dxa"/>
          </w:tcPr>
          <w:p>
            <w:pPr>
              <w:widowControl/>
              <w:spacing w:after="0" w:line="360" w:lineRule="auto"/>
              <w:jc w:val="left"/>
              <w:rPr>
                <w:del w:id="996" w:author="wanao" w:date="2026-07-03T16:00:37Z"/>
                <w:rFonts w:ascii="仿宋" w:hAnsi="仿宋" w:eastAsia="仿宋"/>
                <w:color w:val="000000"/>
                <w:kern w:val="0"/>
                <w:sz w:val="24"/>
                <w:szCs w:val="22"/>
                <w:lang w:eastAsia="en-US"/>
              </w:rPr>
            </w:pPr>
            <w:del w:id="997" w:author="wanao" w:date="2026-07-03T16:00:37Z">
              <w:r>
                <w:rPr>
                  <w:rFonts w:ascii="仿宋" w:hAnsi="仿宋" w:eastAsia="仿宋"/>
                  <w:color w:val="000000"/>
                  <w:kern w:val="0"/>
                  <w:sz w:val="24"/>
                  <w:szCs w:val="22"/>
                  <w:lang w:eastAsia="en-US"/>
                </w:rPr>
                <w:delText>按钮</w:delText>
              </w:r>
            </w:del>
          </w:p>
        </w:tc>
        <w:tc>
          <w:tcPr>
            <w:tcW w:w="2340" w:type="dxa"/>
          </w:tcPr>
          <w:p>
            <w:pPr>
              <w:widowControl/>
              <w:spacing w:after="0" w:line="360" w:lineRule="auto"/>
              <w:jc w:val="left"/>
              <w:rPr>
                <w:del w:id="998" w:author="wanao" w:date="2026-07-03T16:00:37Z"/>
                <w:rFonts w:ascii="仿宋" w:hAnsi="仿宋" w:eastAsia="仿宋"/>
                <w:color w:val="000000"/>
                <w:kern w:val="0"/>
                <w:sz w:val="24"/>
                <w:szCs w:val="22"/>
              </w:rPr>
            </w:pPr>
            <w:del w:id="999" w:author="wanao" w:date="2026-07-03T16:00:37Z">
              <w:r>
                <w:rPr>
                  <w:rFonts w:ascii="仿宋" w:hAnsi="仿宋" w:eastAsia="仿宋"/>
                  <w:color w:val="000000"/>
                  <w:kern w:val="0"/>
                  <w:sz w:val="24"/>
                  <w:szCs w:val="22"/>
                </w:rPr>
                <w:delText>点击后关闭新增页面并放弃本次录入</w:delText>
              </w:r>
            </w:del>
          </w:p>
        </w:tc>
      </w:tr>
    </w:tbl>
    <w:p>
      <w:pPr>
        <w:widowControl/>
        <w:spacing w:after="200" w:line="276" w:lineRule="auto"/>
        <w:jc w:val="left"/>
        <w:rPr>
          <w:del w:id="1000" w:author="wanao" w:date="2026-07-03T16:00:37Z"/>
          <w:rFonts w:ascii="仿宋" w:hAnsi="仿宋" w:eastAsia="仿宋"/>
          <w:color w:val="000000"/>
          <w:kern w:val="0"/>
          <w:sz w:val="24"/>
          <w:szCs w:val="22"/>
        </w:rPr>
      </w:pPr>
    </w:p>
    <w:p>
      <w:pPr>
        <w:pStyle w:val="7"/>
        <w:numPr>
          <w:ilvl w:val="4"/>
          <w:numId w:val="14"/>
        </w:numPr>
        <w:spacing w:line="360" w:lineRule="auto"/>
        <w:ind w:left="1418" w:hanging="1418"/>
        <w:rPr>
          <w:del w:id="1001" w:author="wanao" w:date="2026-07-03T16:00:37Z"/>
          <w:rFonts w:ascii="仿宋" w:hAnsi="仿宋" w:eastAsia="仿宋"/>
          <w:i w:val="0"/>
          <w:iCs w:val="0"/>
          <w:lang w:eastAsia="en-US"/>
        </w:rPr>
      </w:pPr>
      <w:del w:id="1002" w:author="wanao" w:date="2026-07-03T16:00:37Z">
        <w:r>
          <w:rPr>
            <w:rFonts w:hint="eastAsia" w:ascii="仿宋" w:hAnsi="仿宋" w:eastAsia="仿宋"/>
            <w:i w:val="0"/>
            <w:iCs w:val="0"/>
            <w:lang w:eastAsia="en-US"/>
          </w:rPr>
          <w:delText>处理</w:delText>
        </w:r>
      </w:del>
    </w:p>
    <w:p>
      <w:pPr>
        <w:widowControl/>
        <w:spacing w:after="0" w:line="360" w:lineRule="auto"/>
        <w:jc w:val="left"/>
        <w:rPr>
          <w:del w:id="1003" w:author="wanao" w:date="2026-07-03T16:00:37Z"/>
          <w:rFonts w:ascii="仿宋" w:hAnsi="仿宋" w:eastAsia="仿宋"/>
          <w:color w:val="000000"/>
          <w:kern w:val="0"/>
          <w:sz w:val="24"/>
          <w:szCs w:val="22"/>
          <w:lang w:eastAsia="en-US"/>
        </w:rPr>
      </w:pPr>
      <w:del w:id="1004" w:author="wanao" w:date="2026-07-03T16:00:37Z">
        <w:r>
          <w:rPr>
            <w:rFonts w:ascii="仿宋" w:hAnsi="仿宋" w:eastAsia="仿宋"/>
            <w:b/>
            <w:color w:val="000000"/>
            <w:kern w:val="0"/>
            <w:sz w:val="24"/>
            <w:szCs w:val="22"/>
            <w:lang w:eastAsia="en-US"/>
          </w:rPr>
          <w:delText>（一）操作说明</w:delText>
        </w:r>
      </w:del>
    </w:p>
    <w:p>
      <w:pPr>
        <w:widowControl/>
        <w:spacing w:after="0" w:line="360" w:lineRule="auto"/>
        <w:jc w:val="left"/>
        <w:rPr>
          <w:del w:id="1005" w:author="wanao" w:date="2026-07-03T16:00:37Z"/>
          <w:rFonts w:ascii="仿宋" w:hAnsi="仿宋" w:eastAsia="仿宋"/>
          <w:color w:val="000000"/>
          <w:kern w:val="0"/>
          <w:sz w:val="24"/>
          <w:szCs w:val="22"/>
        </w:rPr>
      </w:pPr>
      <w:del w:id="1006" w:author="wanao" w:date="2026-07-03T16:00:37Z">
        <w:r>
          <w:rPr>
            <w:rFonts w:ascii="仿宋" w:hAnsi="仿宋" w:eastAsia="仿宋"/>
            <w:color w:val="000000"/>
            <w:kern w:val="0"/>
            <w:sz w:val="24"/>
            <w:szCs w:val="22"/>
          </w:rPr>
          <w:delText>1. 用户</w:delText>
        </w:r>
      </w:del>
      <w:del w:id="1007" w:author="wanao" w:date="2026-07-03T16:00:37Z">
        <w:r>
          <w:rPr>
            <w:rFonts w:hint="eastAsia" w:ascii="仿宋" w:hAnsi="仿宋" w:eastAsia="仿宋"/>
            <w:color w:val="000000"/>
            <w:kern w:val="0"/>
            <w:sz w:val="24"/>
            <w:szCs w:val="22"/>
          </w:rPr>
          <w:delText>在“机构管理”列表左上角操作区</w:delText>
        </w:r>
      </w:del>
      <w:del w:id="1008" w:author="wanao" w:date="2026-07-03T16:00:37Z">
        <w:r>
          <w:rPr>
            <w:rFonts w:ascii="仿宋" w:hAnsi="仿宋" w:eastAsia="仿宋"/>
            <w:color w:val="000000"/>
            <w:kern w:val="0"/>
            <w:sz w:val="24"/>
            <w:szCs w:val="22"/>
          </w:rPr>
          <w:delText>点击“新增”</w:delText>
        </w:r>
      </w:del>
      <w:del w:id="1009" w:author="wanao" w:date="2026-07-03T16:00:37Z">
        <w:r>
          <w:rPr>
            <w:rFonts w:hint="eastAsia" w:ascii="仿宋" w:hAnsi="仿宋" w:eastAsia="仿宋"/>
            <w:color w:val="000000"/>
            <w:kern w:val="0"/>
            <w:sz w:val="24"/>
            <w:szCs w:val="22"/>
          </w:rPr>
          <w:delText>按钮</w:delText>
        </w:r>
      </w:del>
      <w:del w:id="1010" w:author="wanao" w:date="2026-07-03T16:00:37Z">
        <w:r>
          <w:rPr>
            <w:rFonts w:ascii="仿宋" w:hAnsi="仿宋" w:eastAsia="仿宋"/>
            <w:color w:val="000000"/>
            <w:kern w:val="0"/>
            <w:sz w:val="24"/>
            <w:szCs w:val="22"/>
          </w:rPr>
          <w:delText>后，系统</w:delText>
        </w:r>
      </w:del>
      <w:del w:id="1011" w:author="wanao" w:date="2026-07-03T16:00:37Z">
        <w:r>
          <w:rPr>
            <w:rFonts w:hint="eastAsia" w:ascii="仿宋" w:hAnsi="仿宋" w:eastAsia="仿宋"/>
            <w:color w:val="000000"/>
            <w:kern w:val="0"/>
            <w:sz w:val="24"/>
            <w:szCs w:val="22"/>
          </w:rPr>
          <w:delText>右侧抽屉式</w:delText>
        </w:r>
      </w:del>
      <w:del w:id="1012" w:author="wanao" w:date="2026-07-03T16:00:37Z">
        <w:r>
          <w:rPr>
            <w:rFonts w:ascii="仿宋" w:hAnsi="仿宋" w:eastAsia="仿宋"/>
            <w:color w:val="000000"/>
            <w:kern w:val="0"/>
            <w:sz w:val="24"/>
            <w:szCs w:val="22"/>
          </w:rPr>
          <w:delText>打开</w:delText>
        </w:r>
      </w:del>
      <w:del w:id="1013" w:author="wanao" w:date="2026-07-03T16:00:37Z">
        <w:r>
          <w:rPr>
            <w:rFonts w:hint="eastAsia" w:ascii="仿宋" w:hAnsi="仿宋" w:eastAsia="仿宋"/>
            <w:color w:val="000000"/>
            <w:kern w:val="0"/>
            <w:sz w:val="24"/>
            <w:szCs w:val="22"/>
          </w:rPr>
          <w:delText>“新增”弹窗</w:delText>
        </w:r>
      </w:del>
      <w:del w:id="1014" w:author="wanao" w:date="2026-07-03T16:00:37Z">
        <w:r>
          <w:rPr>
            <w:rFonts w:ascii="仿宋" w:hAnsi="仿宋" w:eastAsia="仿宋"/>
            <w:color w:val="000000"/>
            <w:kern w:val="0"/>
            <w:sz w:val="24"/>
            <w:szCs w:val="22"/>
          </w:rPr>
          <w:delText>页面。</w:delText>
        </w:r>
      </w:del>
    </w:p>
    <w:p>
      <w:pPr>
        <w:widowControl/>
        <w:spacing w:after="0" w:line="360" w:lineRule="auto"/>
        <w:jc w:val="left"/>
        <w:rPr>
          <w:del w:id="1015" w:author="wanao" w:date="2026-07-03T16:00:37Z"/>
          <w:rFonts w:ascii="仿宋" w:hAnsi="仿宋" w:eastAsia="仿宋"/>
          <w:color w:val="000000"/>
          <w:kern w:val="0"/>
          <w:sz w:val="24"/>
          <w:szCs w:val="22"/>
        </w:rPr>
      </w:pPr>
      <w:del w:id="1016" w:author="wanao" w:date="2026-07-03T16:00:37Z">
        <w:r>
          <w:rPr>
            <w:rFonts w:ascii="仿宋" w:hAnsi="仿宋" w:eastAsia="仿宋"/>
            <w:color w:val="000000"/>
            <w:kern w:val="0"/>
            <w:sz w:val="24"/>
            <w:szCs w:val="22"/>
          </w:rPr>
          <w:delText>2. 用户</w:delText>
        </w:r>
      </w:del>
      <w:del w:id="1017" w:author="wanao" w:date="2026-07-03T16:00:37Z">
        <w:r>
          <w:rPr>
            <w:rFonts w:hint="eastAsia" w:ascii="仿宋" w:hAnsi="仿宋" w:eastAsia="仿宋"/>
            <w:color w:val="000000"/>
            <w:kern w:val="0"/>
            <w:sz w:val="24"/>
            <w:szCs w:val="22"/>
          </w:rPr>
          <w:delText>在“新增”弹窗页面，</w:delText>
        </w:r>
      </w:del>
      <w:del w:id="1018" w:author="wanao" w:date="2026-07-03T16:00:37Z">
        <w:r>
          <w:rPr>
            <w:rFonts w:ascii="仿宋" w:hAnsi="仿宋" w:eastAsia="仿宋"/>
            <w:color w:val="000000"/>
            <w:kern w:val="0"/>
            <w:sz w:val="24"/>
            <w:szCs w:val="22"/>
          </w:rPr>
          <w:delText>点击“</w:delText>
        </w:r>
      </w:del>
      <w:del w:id="1019" w:author="wanao" w:date="2026-07-03T16:00:37Z">
        <w:r>
          <w:rPr>
            <w:rFonts w:hint="eastAsia" w:ascii="仿宋" w:hAnsi="仿宋" w:eastAsia="仿宋"/>
            <w:color w:val="000000"/>
            <w:kern w:val="0"/>
            <w:sz w:val="24"/>
            <w:szCs w:val="22"/>
          </w:rPr>
          <w:delText>确定</w:delText>
        </w:r>
      </w:del>
      <w:del w:id="1020" w:author="wanao" w:date="2026-07-03T16:00:37Z">
        <w:r>
          <w:rPr>
            <w:rFonts w:ascii="仿宋" w:hAnsi="仿宋" w:eastAsia="仿宋"/>
            <w:color w:val="000000"/>
            <w:kern w:val="0"/>
            <w:sz w:val="24"/>
            <w:szCs w:val="22"/>
          </w:rPr>
          <w:delText>”后，系统按字段规则逐项校验必填、格式、长度、唯一性、联动关系和权限边界；校验通过后保存数据并提示“保存成功”。</w:delText>
        </w:r>
      </w:del>
    </w:p>
    <w:p>
      <w:pPr>
        <w:widowControl/>
        <w:spacing w:after="0" w:line="360" w:lineRule="auto"/>
        <w:jc w:val="left"/>
        <w:rPr>
          <w:del w:id="1021" w:author="wanao" w:date="2026-07-03T16:00:37Z"/>
          <w:rFonts w:ascii="仿宋" w:hAnsi="仿宋" w:eastAsia="仿宋"/>
          <w:color w:val="000000"/>
          <w:kern w:val="0"/>
          <w:sz w:val="24"/>
          <w:szCs w:val="22"/>
        </w:rPr>
      </w:pPr>
      <w:del w:id="1022" w:author="wanao" w:date="2026-07-03T16:00:37Z">
        <w:r>
          <w:rPr>
            <w:rFonts w:ascii="仿宋" w:hAnsi="仿宋" w:eastAsia="仿宋"/>
            <w:color w:val="000000"/>
            <w:kern w:val="0"/>
            <w:sz w:val="24"/>
            <w:szCs w:val="22"/>
          </w:rPr>
          <w:delText>3. 用户</w:delText>
        </w:r>
      </w:del>
      <w:del w:id="1023" w:author="wanao" w:date="2026-07-03T16:00:37Z">
        <w:r>
          <w:rPr>
            <w:rFonts w:hint="eastAsia" w:ascii="仿宋" w:hAnsi="仿宋" w:eastAsia="仿宋"/>
            <w:color w:val="000000"/>
            <w:kern w:val="0"/>
            <w:sz w:val="24"/>
            <w:szCs w:val="22"/>
          </w:rPr>
          <w:delText>在“新增”弹窗页面，</w:delText>
        </w:r>
      </w:del>
      <w:del w:id="1024" w:author="wanao" w:date="2026-07-03T16:00:37Z">
        <w:r>
          <w:rPr>
            <w:rFonts w:ascii="仿宋" w:hAnsi="仿宋" w:eastAsia="仿宋"/>
            <w:color w:val="000000"/>
            <w:kern w:val="0"/>
            <w:sz w:val="24"/>
            <w:szCs w:val="22"/>
          </w:rPr>
          <w:delText>点击“取消”后，系统关闭新增页面；如存在未保存内容，应</w:delText>
        </w:r>
      </w:del>
      <w:del w:id="1025" w:author="wanao" w:date="2026-07-03T16:00:37Z">
        <w:r>
          <w:rPr>
            <w:rFonts w:hint="eastAsia" w:ascii="仿宋" w:hAnsi="仿宋" w:eastAsia="仿宋"/>
            <w:color w:val="000000"/>
            <w:kern w:val="0"/>
            <w:sz w:val="24"/>
            <w:szCs w:val="22"/>
          </w:rPr>
          <w:delText>弹窗</w:delText>
        </w:r>
      </w:del>
      <w:del w:id="1026" w:author="wanao" w:date="2026-07-03T16:00:37Z">
        <w:r>
          <w:rPr>
            <w:rFonts w:ascii="仿宋" w:hAnsi="仿宋" w:eastAsia="仿宋"/>
            <w:color w:val="000000"/>
            <w:kern w:val="0"/>
            <w:sz w:val="24"/>
            <w:szCs w:val="22"/>
          </w:rPr>
          <w:delText>提示用户</w:delText>
        </w:r>
      </w:del>
      <w:del w:id="1027" w:author="wanao" w:date="2026-07-03T16:00:37Z">
        <w:r>
          <w:rPr>
            <w:rFonts w:hint="eastAsia" w:ascii="仿宋" w:hAnsi="仿宋" w:eastAsia="仿宋"/>
            <w:color w:val="000000"/>
            <w:kern w:val="0"/>
            <w:sz w:val="24"/>
            <w:szCs w:val="22"/>
          </w:rPr>
          <w:delText>“确认放弃已输入的信息？”</w:delText>
        </w:r>
      </w:del>
      <w:del w:id="1028" w:author="wanao" w:date="2026-07-03T16:00:37Z">
        <w:r>
          <w:rPr>
            <w:rFonts w:ascii="仿宋" w:hAnsi="仿宋" w:eastAsia="仿宋"/>
            <w:color w:val="000000"/>
            <w:kern w:val="0"/>
            <w:sz w:val="24"/>
            <w:szCs w:val="22"/>
          </w:rPr>
          <w:delText>。</w:delText>
        </w:r>
      </w:del>
    </w:p>
    <w:p>
      <w:pPr>
        <w:widowControl/>
        <w:spacing w:after="0" w:line="360" w:lineRule="auto"/>
        <w:jc w:val="left"/>
        <w:rPr>
          <w:del w:id="1029" w:author="wanao" w:date="2026-07-03T16:00:37Z"/>
          <w:rFonts w:ascii="仿宋" w:hAnsi="仿宋" w:eastAsia="仿宋"/>
          <w:color w:val="000000"/>
          <w:kern w:val="0"/>
          <w:sz w:val="24"/>
          <w:szCs w:val="22"/>
        </w:rPr>
      </w:pPr>
      <w:del w:id="1030" w:author="wanao" w:date="2026-07-03T16:00:37Z">
        <w:r>
          <w:rPr>
            <w:rFonts w:ascii="仿宋" w:hAnsi="仿宋" w:eastAsia="仿宋"/>
            <w:b/>
            <w:color w:val="000000"/>
            <w:kern w:val="0"/>
            <w:sz w:val="24"/>
            <w:szCs w:val="22"/>
          </w:rPr>
          <w:delText>（二）规则与约束</w:delText>
        </w:r>
      </w:del>
    </w:p>
    <w:p>
      <w:pPr>
        <w:widowControl/>
        <w:spacing w:after="0" w:line="360" w:lineRule="auto"/>
        <w:jc w:val="left"/>
        <w:rPr>
          <w:del w:id="1031" w:author="wanao" w:date="2026-07-03T16:00:37Z"/>
          <w:rFonts w:ascii="仿宋" w:hAnsi="仿宋" w:eastAsia="仿宋"/>
          <w:color w:val="000000"/>
          <w:kern w:val="0"/>
          <w:sz w:val="24"/>
          <w:szCs w:val="22"/>
        </w:rPr>
      </w:pPr>
      <w:del w:id="1032" w:author="wanao" w:date="2026-07-03T16:00:37Z">
        <w:r>
          <w:rPr>
            <w:rFonts w:ascii="仿宋" w:hAnsi="仿宋" w:eastAsia="仿宋"/>
            <w:color w:val="000000"/>
            <w:kern w:val="0"/>
            <w:sz w:val="24"/>
            <w:szCs w:val="22"/>
          </w:rPr>
          <w:delText>1. 新增页面的主键类编码字段在保存前必须唯一校验通过。</w:delText>
        </w:r>
      </w:del>
    </w:p>
    <w:p>
      <w:pPr>
        <w:widowControl/>
        <w:spacing w:after="0" w:line="360" w:lineRule="auto"/>
        <w:jc w:val="left"/>
        <w:rPr>
          <w:del w:id="1033" w:author="wanao" w:date="2026-07-03T16:00:37Z"/>
          <w:rFonts w:ascii="仿宋" w:hAnsi="仿宋" w:eastAsia="仿宋"/>
          <w:color w:val="000000"/>
          <w:kern w:val="0"/>
          <w:sz w:val="24"/>
          <w:szCs w:val="22"/>
        </w:rPr>
      </w:pPr>
      <w:del w:id="1034" w:author="wanao" w:date="2026-07-03T16:00:37Z">
        <w:r>
          <w:rPr>
            <w:rFonts w:ascii="仿宋" w:hAnsi="仿宋" w:eastAsia="仿宋"/>
            <w:color w:val="000000"/>
            <w:kern w:val="0"/>
            <w:sz w:val="24"/>
            <w:szCs w:val="22"/>
          </w:rPr>
          <w:delText>2. 新增时，系统应对必填项、字段长度、枚举值范围、编码唯一性进行完整校验；未通过校验时应逐项提示并阻止保存。</w:delText>
        </w:r>
      </w:del>
    </w:p>
    <w:p>
      <w:pPr>
        <w:widowControl/>
        <w:spacing w:after="0" w:line="360" w:lineRule="auto"/>
        <w:jc w:val="left"/>
        <w:rPr>
          <w:del w:id="1035" w:author="wanao" w:date="2026-07-03T16:00:37Z"/>
          <w:rFonts w:ascii="仿宋" w:hAnsi="仿宋" w:eastAsia="仿宋"/>
          <w:color w:val="000000"/>
          <w:kern w:val="0"/>
          <w:sz w:val="24"/>
          <w:szCs w:val="22"/>
        </w:rPr>
      </w:pPr>
      <w:del w:id="1036" w:author="wanao" w:date="2026-07-03T16:00:37Z">
        <w:r>
          <w:rPr>
            <w:rFonts w:ascii="仿宋" w:hAnsi="仿宋" w:eastAsia="仿宋"/>
            <w:b/>
            <w:color w:val="000000"/>
            <w:kern w:val="0"/>
            <w:sz w:val="24"/>
            <w:szCs w:val="22"/>
          </w:rPr>
          <w:delText>（三）权限说明</w:delText>
        </w:r>
      </w:del>
    </w:p>
    <w:p>
      <w:pPr>
        <w:widowControl/>
        <w:spacing w:after="0" w:line="360" w:lineRule="auto"/>
        <w:jc w:val="left"/>
        <w:rPr>
          <w:del w:id="1037" w:author="wanao" w:date="2026-07-03T16:00:37Z"/>
          <w:rFonts w:ascii="仿宋" w:hAnsi="仿宋" w:eastAsia="仿宋"/>
          <w:color w:val="000000"/>
          <w:kern w:val="0"/>
          <w:sz w:val="24"/>
          <w:szCs w:val="22"/>
        </w:rPr>
      </w:pPr>
      <w:del w:id="1038" w:author="wanao" w:date="2026-07-03T16:00:37Z">
        <w:r>
          <w:rPr>
            <w:rFonts w:ascii="仿宋" w:hAnsi="仿宋" w:eastAsia="仿宋"/>
            <w:color w:val="000000"/>
            <w:kern w:val="0"/>
            <w:sz w:val="24"/>
            <w:szCs w:val="22"/>
          </w:rPr>
          <w:delText>1. 仅具备“新增”功能权限且的用户可执行新增。</w:delText>
        </w:r>
      </w:del>
    </w:p>
    <w:p>
      <w:pPr>
        <w:widowControl/>
        <w:spacing w:after="0" w:line="360" w:lineRule="auto"/>
        <w:jc w:val="left"/>
        <w:rPr>
          <w:del w:id="1039" w:author="wanao" w:date="2026-07-03T16:00:37Z"/>
          <w:rFonts w:ascii="仿宋" w:hAnsi="仿宋" w:eastAsia="仿宋"/>
          <w:color w:val="000000"/>
          <w:kern w:val="0"/>
          <w:sz w:val="24"/>
          <w:szCs w:val="22"/>
        </w:rPr>
      </w:pPr>
      <w:del w:id="1040" w:author="wanao" w:date="2026-07-03T16:00:37Z">
        <w:r>
          <w:rPr>
            <w:rFonts w:ascii="仿宋" w:hAnsi="仿宋" w:eastAsia="仿宋"/>
            <w:color w:val="000000"/>
            <w:kern w:val="0"/>
            <w:sz w:val="24"/>
            <w:szCs w:val="22"/>
          </w:rPr>
          <w:delText>2. 不具备新增权限的用户仅可查看列表，不可进入新增页面。</w:delText>
        </w:r>
      </w:del>
    </w:p>
    <w:p>
      <w:pPr>
        <w:pStyle w:val="7"/>
        <w:numPr>
          <w:ilvl w:val="4"/>
          <w:numId w:val="14"/>
        </w:numPr>
        <w:spacing w:line="360" w:lineRule="auto"/>
        <w:ind w:left="1418" w:hanging="1418"/>
        <w:rPr>
          <w:del w:id="1041" w:author="wanao" w:date="2026-07-03T16:00:37Z"/>
          <w:rFonts w:ascii="仿宋" w:hAnsi="仿宋" w:eastAsia="仿宋"/>
          <w:i w:val="0"/>
          <w:iCs w:val="0"/>
          <w:lang w:eastAsia="en-US"/>
        </w:rPr>
      </w:pPr>
      <w:del w:id="1042" w:author="wanao" w:date="2026-07-03T16:00:37Z">
        <w:r>
          <w:rPr>
            <w:rFonts w:hint="eastAsia" w:ascii="仿宋" w:hAnsi="仿宋" w:eastAsia="仿宋"/>
            <w:i w:val="0"/>
            <w:iCs w:val="0"/>
            <w:lang w:eastAsia="en-US"/>
          </w:rPr>
          <w:delText>输出</w:delText>
        </w:r>
      </w:del>
    </w:p>
    <w:p>
      <w:pPr>
        <w:widowControl/>
        <w:spacing w:after="200" w:line="276" w:lineRule="auto"/>
        <w:jc w:val="left"/>
        <w:rPr>
          <w:del w:id="1043" w:author="wanao" w:date="2026-07-03T16:00:37Z"/>
          <w:rFonts w:ascii="仿宋" w:hAnsi="仿宋" w:eastAsia="仿宋"/>
          <w:color w:val="000000"/>
          <w:kern w:val="0"/>
          <w:sz w:val="24"/>
          <w:szCs w:val="22"/>
          <w:lang w:eastAsia="en-US"/>
        </w:rPr>
      </w:pPr>
      <w:del w:id="1044" w:author="wanao" w:date="2026-07-03T16:00:37Z">
        <w:r>
          <w:rPr>
            <w:rFonts w:ascii="仿宋" w:hAnsi="仿宋" w:eastAsia="仿宋"/>
            <w:color w:val="000000"/>
            <w:kern w:val="0"/>
            <w:sz w:val="24"/>
            <w:szCs w:val="22"/>
            <w:lang w:eastAsia="en-US"/>
          </w:rPr>
          <w:delText>不涉及。</w:delText>
        </w:r>
      </w:del>
    </w:p>
    <w:p>
      <w:pPr>
        <w:pStyle w:val="7"/>
        <w:numPr>
          <w:ilvl w:val="4"/>
          <w:numId w:val="14"/>
        </w:numPr>
        <w:spacing w:line="360" w:lineRule="auto"/>
        <w:ind w:left="1418" w:hanging="1418"/>
        <w:rPr>
          <w:del w:id="1045" w:author="wanao" w:date="2026-07-03T16:00:37Z"/>
          <w:rFonts w:ascii="仿宋" w:hAnsi="仿宋" w:eastAsia="仿宋"/>
          <w:i w:val="0"/>
          <w:iCs w:val="0"/>
          <w:lang w:eastAsia="en-US"/>
        </w:rPr>
      </w:pPr>
      <w:del w:id="1046" w:author="wanao" w:date="2026-07-03T16:00:37Z">
        <w:r>
          <w:rPr>
            <w:rFonts w:hint="eastAsia" w:ascii="仿宋" w:hAnsi="仿宋" w:eastAsia="仿宋"/>
            <w:i w:val="0"/>
            <w:iCs w:val="0"/>
            <w:lang w:eastAsia="en-US"/>
          </w:rPr>
          <w:delText>输入输出的界面</w:delText>
        </w:r>
      </w:del>
    </w:p>
    <w:p>
      <w:pPr>
        <w:widowControl/>
        <w:spacing w:after="0" w:line="360" w:lineRule="auto"/>
        <w:jc w:val="left"/>
        <w:rPr>
          <w:del w:id="1047" w:author="wanao" w:date="2026-07-03T16:00:37Z"/>
          <w:rFonts w:ascii="仿宋" w:hAnsi="仿宋" w:eastAsia="仿宋"/>
          <w:color w:val="000000"/>
          <w:kern w:val="0"/>
          <w:sz w:val="24"/>
          <w:szCs w:val="22"/>
          <w:lang w:eastAsia="en-US"/>
        </w:rPr>
      </w:pPr>
      <w:del w:id="1048" w:author="wanao" w:date="2026-07-03T16:00:37Z">
        <w:r>
          <w:rPr/>
          <w:drawing>
            <wp:inline distT="0" distB="0" distL="114300" distR="114300">
              <wp:extent cx="5601335" cy="3355975"/>
              <wp:effectExtent l="0" t="0" r="8890" b="6350"/>
              <wp:docPr id="128"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06"/>
                      <pic:cNvPicPr>
                        <a:picLocks noChangeAspect="1"/>
                      </pic:cNvPicPr>
                    </pic:nvPicPr>
                    <pic:blipFill>
                      <a:blip r:embed="rId138"/>
                      <a:stretch>
                        <a:fillRect/>
                      </a:stretch>
                    </pic:blipFill>
                    <pic:spPr>
                      <a:xfrm>
                        <a:off x="0" y="0"/>
                        <a:ext cx="5601335" cy="3355975"/>
                      </a:xfrm>
                      <a:prstGeom prst="rect">
                        <a:avLst/>
                      </a:prstGeom>
                      <a:noFill/>
                      <a:ln>
                        <a:noFill/>
                      </a:ln>
                    </pic:spPr>
                  </pic:pic>
                </a:graphicData>
              </a:graphic>
            </wp:inline>
          </w:drawing>
        </w:r>
      </w:del>
    </w:p>
    <w:p>
      <w:pPr>
        <w:pStyle w:val="7"/>
        <w:numPr>
          <w:ilvl w:val="4"/>
          <w:numId w:val="14"/>
        </w:numPr>
        <w:spacing w:line="360" w:lineRule="auto"/>
        <w:ind w:left="1418" w:hanging="1418"/>
        <w:rPr>
          <w:del w:id="1050" w:author="wanao" w:date="2026-07-03T16:00:37Z"/>
          <w:rFonts w:ascii="仿宋" w:hAnsi="仿宋" w:eastAsia="仿宋"/>
          <w:i w:val="0"/>
          <w:iCs w:val="0"/>
          <w:lang w:eastAsia="en-US"/>
        </w:rPr>
      </w:pPr>
      <w:del w:id="1051" w:author="wanao" w:date="2026-07-03T16:00:37Z">
        <w:r>
          <w:rPr>
            <w:rFonts w:hint="eastAsia" w:ascii="仿宋" w:hAnsi="仿宋" w:eastAsia="仿宋"/>
            <w:i w:val="0"/>
            <w:iCs w:val="0"/>
            <w:lang w:eastAsia="en-US"/>
          </w:rPr>
          <w:delText>核算处理</w:delText>
        </w:r>
      </w:del>
    </w:p>
    <w:p>
      <w:pPr>
        <w:widowControl/>
        <w:spacing w:after="0" w:line="360" w:lineRule="auto"/>
        <w:jc w:val="left"/>
        <w:rPr>
          <w:del w:id="1052" w:author="wanao" w:date="2026-07-03T16:00:37Z"/>
          <w:rFonts w:ascii="仿宋" w:hAnsi="仿宋" w:eastAsia="仿宋"/>
          <w:color w:val="000000"/>
          <w:kern w:val="0"/>
          <w:sz w:val="24"/>
          <w:szCs w:val="22"/>
          <w:lang w:eastAsia="en-US"/>
        </w:rPr>
      </w:pPr>
      <w:del w:id="1053" w:author="wanao" w:date="2026-07-03T16:00:37Z">
        <w:r>
          <w:rPr>
            <w:rFonts w:ascii="仿宋" w:hAnsi="仿宋" w:eastAsia="仿宋"/>
            <w:color w:val="000000"/>
            <w:kern w:val="0"/>
            <w:sz w:val="24"/>
            <w:szCs w:val="22"/>
            <w:lang w:eastAsia="en-US"/>
          </w:rPr>
          <w:delText>不涉及。</w:delText>
        </w:r>
      </w:del>
    </w:p>
    <w:p>
      <w:pPr>
        <w:pStyle w:val="7"/>
        <w:numPr>
          <w:ilvl w:val="4"/>
          <w:numId w:val="14"/>
        </w:numPr>
        <w:spacing w:line="360" w:lineRule="auto"/>
        <w:ind w:left="1418" w:hanging="1418"/>
        <w:rPr>
          <w:del w:id="1054" w:author="wanao" w:date="2026-07-03T16:00:37Z"/>
          <w:rFonts w:ascii="仿宋" w:hAnsi="仿宋" w:eastAsia="仿宋"/>
          <w:i w:val="0"/>
          <w:iCs w:val="0"/>
          <w:lang w:eastAsia="en-US"/>
        </w:rPr>
      </w:pPr>
      <w:del w:id="1055" w:author="wanao" w:date="2026-07-03T16:00:37Z">
        <w:r>
          <w:rPr>
            <w:rFonts w:hint="eastAsia" w:ascii="仿宋" w:hAnsi="仿宋" w:eastAsia="仿宋"/>
            <w:i w:val="0"/>
            <w:iCs w:val="0"/>
            <w:lang w:eastAsia="en-US"/>
          </w:rPr>
          <w:delText>凭证/合同/协议打印</w:delText>
        </w:r>
      </w:del>
    </w:p>
    <w:p>
      <w:pPr>
        <w:widowControl/>
        <w:spacing w:after="0" w:line="360" w:lineRule="auto"/>
        <w:jc w:val="left"/>
        <w:rPr>
          <w:del w:id="1056" w:author="wanao" w:date="2026-07-03T16:00:37Z"/>
          <w:rFonts w:ascii="仿宋" w:hAnsi="仿宋" w:eastAsia="仿宋"/>
          <w:color w:val="000000"/>
          <w:kern w:val="0"/>
          <w:sz w:val="24"/>
          <w:szCs w:val="22"/>
          <w:lang w:eastAsia="en-US"/>
        </w:rPr>
      </w:pPr>
      <w:del w:id="1057" w:author="wanao" w:date="2026-07-03T16:00:37Z">
        <w:r>
          <w:rPr>
            <w:rFonts w:ascii="仿宋" w:hAnsi="仿宋" w:eastAsia="仿宋"/>
            <w:color w:val="000000"/>
            <w:kern w:val="0"/>
            <w:sz w:val="24"/>
            <w:szCs w:val="22"/>
            <w:lang w:eastAsia="en-US"/>
          </w:rPr>
          <w:delText>不涉及。</w:delText>
        </w:r>
      </w:del>
    </w:p>
    <w:p>
      <w:pPr>
        <w:pStyle w:val="6"/>
        <w:numPr>
          <w:ilvl w:val="3"/>
          <w:numId w:val="14"/>
        </w:numPr>
        <w:spacing w:line="360" w:lineRule="auto"/>
        <w:ind w:left="1418" w:hanging="1418"/>
        <w:rPr>
          <w:del w:id="1058" w:author="wanao" w:date="2026-07-03T16:00:40Z"/>
          <w:rFonts w:ascii="仿宋" w:hAnsi="仿宋" w:eastAsia="仿宋"/>
          <w:lang w:eastAsia="en-US"/>
        </w:rPr>
      </w:pPr>
      <w:del w:id="1059" w:author="wanao" w:date="2026-07-03T16:00:40Z">
        <w:commentRangeStart w:id="41"/>
        <w:r>
          <w:rPr>
            <w:rFonts w:hint="eastAsia" w:ascii="仿宋" w:hAnsi="仿宋" w:eastAsia="仿宋"/>
            <w:lang w:eastAsia="en-US"/>
          </w:rPr>
          <w:delText>机构管理-编辑</w:delText>
        </w:r>
        <w:commentRangeEnd w:id="41"/>
      </w:del>
      <w:del w:id="1060" w:author="wanao" w:date="2026-07-03T16:00:40Z">
        <w:r>
          <w:rPr/>
          <w:commentReference w:id="41"/>
        </w:r>
      </w:del>
    </w:p>
    <w:p>
      <w:pPr>
        <w:pStyle w:val="7"/>
        <w:numPr>
          <w:ilvl w:val="4"/>
          <w:numId w:val="14"/>
        </w:numPr>
        <w:spacing w:line="360" w:lineRule="auto"/>
        <w:ind w:left="1418" w:hanging="1418"/>
        <w:rPr>
          <w:del w:id="1061" w:author="wanao" w:date="2026-07-03T16:00:40Z"/>
          <w:rFonts w:ascii="仿宋" w:hAnsi="仿宋" w:eastAsia="仿宋"/>
          <w:i w:val="0"/>
          <w:iCs w:val="0"/>
          <w:lang w:eastAsia="en-US"/>
        </w:rPr>
      </w:pPr>
      <w:del w:id="1062" w:author="wanao" w:date="2026-07-03T16:00:40Z">
        <w:r>
          <w:rPr>
            <w:rFonts w:hint="eastAsia" w:ascii="仿宋" w:hAnsi="仿宋" w:eastAsia="仿宋"/>
            <w:i w:val="0"/>
            <w:iCs w:val="0"/>
            <w:lang w:eastAsia="en-US"/>
          </w:rPr>
          <w:delText>功能描述</w:delText>
        </w:r>
      </w:del>
    </w:p>
    <w:p>
      <w:pPr>
        <w:widowControl/>
        <w:spacing w:after="0" w:line="360" w:lineRule="auto"/>
        <w:jc w:val="left"/>
        <w:rPr>
          <w:del w:id="1063" w:author="wanao" w:date="2026-07-03T16:00:40Z"/>
          <w:rFonts w:ascii="仿宋" w:hAnsi="仿宋" w:eastAsia="仿宋"/>
          <w:color w:val="000000"/>
          <w:kern w:val="0"/>
          <w:sz w:val="24"/>
          <w:szCs w:val="22"/>
        </w:rPr>
      </w:pPr>
      <w:del w:id="1064" w:author="wanao" w:date="2026-07-03T16:00:40Z">
        <w:r>
          <w:rPr>
            <w:rFonts w:ascii="仿宋" w:hAnsi="仿宋" w:eastAsia="仿宋"/>
            <w:color w:val="000000"/>
            <w:kern w:val="0"/>
            <w:sz w:val="24"/>
            <w:szCs w:val="22"/>
          </w:rPr>
          <w:delText>支持具备权限的用户编辑既有机构数据，回显原始信息并按字段修改规则完成保存处理。</w:delText>
        </w:r>
      </w:del>
    </w:p>
    <w:p>
      <w:pPr>
        <w:pStyle w:val="7"/>
        <w:numPr>
          <w:ilvl w:val="4"/>
          <w:numId w:val="14"/>
        </w:numPr>
        <w:spacing w:line="360" w:lineRule="auto"/>
        <w:ind w:left="1418" w:hanging="1418"/>
        <w:rPr>
          <w:del w:id="1065" w:author="wanao" w:date="2026-07-03T16:00:40Z"/>
          <w:rFonts w:ascii="仿宋" w:hAnsi="仿宋" w:eastAsia="仿宋"/>
          <w:i w:val="0"/>
          <w:iCs w:val="0"/>
          <w:lang w:eastAsia="en-US"/>
        </w:rPr>
      </w:pPr>
      <w:del w:id="1066" w:author="wanao" w:date="2026-07-03T16:00:40Z">
        <w:r>
          <w:rPr>
            <w:rFonts w:hint="eastAsia" w:ascii="仿宋" w:hAnsi="仿宋" w:eastAsia="仿宋"/>
            <w:i w:val="0"/>
            <w:iCs w:val="0"/>
            <w:lang w:eastAsia="en-US"/>
          </w:rPr>
          <w:delText>输入</w:delText>
        </w:r>
      </w:del>
    </w:p>
    <w:p>
      <w:pPr>
        <w:widowControl/>
        <w:spacing w:after="0" w:line="360" w:lineRule="auto"/>
        <w:jc w:val="left"/>
        <w:rPr>
          <w:del w:id="1067" w:author="wanao" w:date="2026-07-03T16:00:40Z"/>
          <w:rFonts w:ascii="仿宋" w:hAnsi="仿宋" w:eastAsia="仿宋"/>
          <w:color w:val="000000"/>
          <w:kern w:val="0"/>
          <w:sz w:val="24"/>
          <w:szCs w:val="22"/>
        </w:rPr>
      </w:pPr>
      <w:del w:id="1068" w:author="wanao" w:date="2026-07-03T16:00:40Z">
        <w:r>
          <w:rPr>
            <w:rFonts w:ascii="仿宋" w:hAnsi="仿宋" w:eastAsia="仿宋"/>
            <w:color w:val="000000"/>
            <w:kern w:val="0"/>
            <w:sz w:val="24"/>
            <w:szCs w:val="22"/>
          </w:rPr>
          <w:delText>用户选中单条记录点击“编辑”后</w:delText>
        </w:r>
      </w:del>
      <w:del w:id="1069" w:author="wanao" w:date="2026-07-03T16:00:40Z">
        <w:r>
          <w:rPr>
            <w:rFonts w:hint="eastAsia" w:ascii="仿宋" w:hAnsi="仿宋" w:eastAsia="仿宋"/>
            <w:color w:val="000000"/>
            <w:kern w:val="0"/>
            <w:sz w:val="24"/>
            <w:szCs w:val="22"/>
          </w:rPr>
          <w:delText>右侧抽屉式打开“</w:delText>
        </w:r>
      </w:del>
      <w:del w:id="1070" w:author="wanao" w:date="2026-07-03T16:00:40Z">
        <w:r>
          <w:rPr>
            <w:rFonts w:ascii="仿宋" w:hAnsi="仿宋" w:eastAsia="仿宋"/>
            <w:color w:val="000000"/>
            <w:kern w:val="0"/>
            <w:sz w:val="24"/>
            <w:szCs w:val="22"/>
          </w:rPr>
          <w:delText>编辑</w:delText>
        </w:r>
      </w:del>
      <w:del w:id="1071" w:author="wanao" w:date="2026-07-03T16:00:40Z">
        <w:r>
          <w:rPr>
            <w:rFonts w:hint="eastAsia" w:ascii="仿宋" w:hAnsi="仿宋" w:eastAsia="仿宋"/>
            <w:color w:val="000000"/>
            <w:kern w:val="0"/>
            <w:sz w:val="24"/>
            <w:szCs w:val="22"/>
          </w:rPr>
          <w:delText>”</w:delText>
        </w:r>
      </w:del>
      <w:del w:id="1072" w:author="wanao" w:date="2026-07-03T16:00:40Z">
        <w:r>
          <w:rPr>
            <w:rFonts w:ascii="仿宋" w:hAnsi="仿宋" w:eastAsia="仿宋"/>
            <w:color w:val="000000"/>
            <w:kern w:val="0"/>
            <w:sz w:val="24"/>
            <w:szCs w:val="22"/>
          </w:rPr>
          <w:delText>页面。</w:delText>
        </w:r>
      </w:del>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073" w:author="wanao" w:date="2026-07-03T16:00:40Z"/>
        </w:trPr>
        <w:tc>
          <w:tcPr>
            <w:tcW w:w="2340" w:type="dxa"/>
          </w:tcPr>
          <w:p>
            <w:pPr>
              <w:widowControl/>
              <w:spacing w:after="0" w:line="360" w:lineRule="auto"/>
              <w:jc w:val="left"/>
              <w:rPr>
                <w:del w:id="1074" w:author="wanao" w:date="2026-07-03T16:00:40Z"/>
                <w:rFonts w:ascii="仿宋" w:hAnsi="仿宋" w:eastAsia="仿宋"/>
                <w:color w:val="000000"/>
                <w:kern w:val="0"/>
                <w:sz w:val="24"/>
                <w:szCs w:val="22"/>
                <w:lang w:eastAsia="en-US"/>
              </w:rPr>
            </w:pPr>
            <w:del w:id="1075" w:author="wanao" w:date="2026-07-03T16:00:40Z">
              <w:r>
                <w:rPr>
                  <w:rFonts w:ascii="仿宋" w:hAnsi="仿宋" w:eastAsia="仿宋"/>
                  <w:b/>
                  <w:color w:val="000000"/>
                  <w:kern w:val="0"/>
                  <w:sz w:val="24"/>
                  <w:szCs w:val="22"/>
                  <w:lang w:eastAsia="en-US"/>
                </w:rPr>
                <w:delText>要素名称</w:delText>
              </w:r>
            </w:del>
          </w:p>
        </w:tc>
        <w:tc>
          <w:tcPr>
            <w:tcW w:w="2340" w:type="dxa"/>
          </w:tcPr>
          <w:p>
            <w:pPr>
              <w:widowControl/>
              <w:spacing w:after="0" w:line="360" w:lineRule="auto"/>
              <w:jc w:val="left"/>
              <w:rPr>
                <w:del w:id="1076" w:author="wanao" w:date="2026-07-03T16:00:40Z"/>
                <w:rFonts w:ascii="仿宋" w:hAnsi="仿宋" w:eastAsia="仿宋"/>
                <w:color w:val="000000"/>
                <w:kern w:val="0"/>
                <w:sz w:val="24"/>
                <w:szCs w:val="22"/>
                <w:lang w:eastAsia="en-US"/>
              </w:rPr>
            </w:pPr>
            <w:del w:id="1077" w:author="wanao" w:date="2026-07-03T16:00:40Z">
              <w:r>
                <w:rPr>
                  <w:rFonts w:ascii="仿宋" w:hAnsi="仿宋" w:eastAsia="仿宋"/>
                  <w:b/>
                  <w:color w:val="000000"/>
                  <w:kern w:val="0"/>
                  <w:sz w:val="24"/>
                  <w:szCs w:val="22"/>
                  <w:lang w:eastAsia="en-US"/>
                </w:rPr>
                <w:delText>约束及校验规则</w:delText>
              </w:r>
            </w:del>
          </w:p>
        </w:tc>
        <w:tc>
          <w:tcPr>
            <w:tcW w:w="2340" w:type="dxa"/>
          </w:tcPr>
          <w:p>
            <w:pPr>
              <w:widowControl/>
              <w:spacing w:after="0" w:line="360" w:lineRule="auto"/>
              <w:jc w:val="left"/>
              <w:rPr>
                <w:del w:id="1078" w:author="wanao" w:date="2026-07-03T16:00:40Z"/>
                <w:rFonts w:ascii="仿宋" w:hAnsi="仿宋" w:eastAsia="仿宋"/>
                <w:color w:val="000000"/>
                <w:kern w:val="0"/>
                <w:sz w:val="24"/>
                <w:szCs w:val="22"/>
                <w:lang w:eastAsia="en-US"/>
              </w:rPr>
            </w:pPr>
            <w:del w:id="1079" w:author="wanao" w:date="2026-07-03T16:00:40Z">
              <w:r>
                <w:rPr>
                  <w:rFonts w:ascii="仿宋" w:hAnsi="仿宋" w:eastAsia="仿宋"/>
                  <w:b/>
                  <w:color w:val="000000"/>
                  <w:kern w:val="0"/>
                  <w:sz w:val="24"/>
                  <w:szCs w:val="22"/>
                  <w:lang w:eastAsia="en-US"/>
                </w:rPr>
                <w:delText>数据类型</w:delText>
              </w:r>
            </w:del>
          </w:p>
        </w:tc>
        <w:tc>
          <w:tcPr>
            <w:tcW w:w="2340" w:type="dxa"/>
          </w:tcPr>
          <w:p>
            <w:pPr>
              <w:widowControl/>
              <w:spacing w:after="0" w:line="360" w:lineRule="auto"/>
              <w:jc w:val="left"/>
              <w:rPr>
                <w:del w:id="1080" w:author="wanao" w:date="2026-07-03T16:00:40Z"/>
                <w:rFonts w:ascii="仿宋" w:hAnsi="仿宋" w:eastAsia="仿宋"/>
                <w:color w:val="000000"/>
                <w:kern w:val="0"/>
                <w:sz w:val="24"/>
                <w:szCs w:val="22"/>
                <w:lang w:eastAsia="en-US"/>
              </w:rPr>
            </w:pPr>
            <w:del w:id="1081" w:author="wanao" w:date="2026-07-03T16:00:40Z">
              <w:r>
                <w:rPr>
                  <w:rFonts w:ascii="仿宋" w:hAnsi="仿宋" w:eastAsia="仿宋"/>
                  <w:b/>
                  <w:color w:val="000000"/>
                  <w:kern w:val="0"/>
                  <w:sz w:val="24"/>
                  <w:szCs w:val="22"/>
                  <w:lang w:eastAsia="en-US"/>
                </w:rPr>
                <w:delText>说明</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082" w:author="wanao" w:date="2026-07-03T16:00:40Z"/>
        </w:trPr>
        <w:tc>
          <w:tcPr>
            <w:tcW w:w="2340" w:type="dxa"/>
          </w:tcPr>
          <w:p>
            <w:pPr>
              <w:widowControl/>
              <w:spacing w:after="0" w:line="360" w:lineRule="auto"/>
              <w:jc w:val="left"/>
              <w:rPr>
                <w:del w:id="1083" w:author="wanao" w:date="2026-07-03T16:00:40Z"/>
                <w:rFonts w:ascii="仿宋" w:hAnsi="仿宋" w:eastAsia="仿宋"/>
                <w:color w:val="000000"/>
                <w:kern w:val="0"/>
                <w:sz w:val="24"/>
                <w:szCs w:val="22"/>
                <w:lang w:eastAsia="en-US"/>
              </w:rPr>
            </w:pPr>
            <w:del w:id="1084" w:author="wanao" w:date="2026-07-03T16:00:40Z">
              <w:r>
                <w:rPr>
                  <w:rFonts w:ascii="仿宋" w:hAnsi="仿宋" w:eastAsia="仿宋"/>
                  <w:color w:val="000000"/>
                  <w:kern w:val="0"/>
                  <w:sz w:val="24"/>
                  <w:szCs w:val="22"/>
                  <w:lang w:eastAsia="en-US"/>
                </w:rPr>
                <w:delText>机构编号</w:delText>
              </w:r>
            </w:del>
          </w:p>
        </w:tc>
        <w:tc>
          <w:tcPr>
            <w:tcW w:w="2340" w:type="dxa"/>
          </w:tcPr>
          <w:p>
            <w:pPr>
              <w:widowControl/>
              <w:spacing w:after="0" w:line="360" w:lineRule="auto"/>
              <w:jc w:val="left"/>
              <w:rPr>
                <w:del w:id="1085" w:author="wanao" w:date="2026-07-03T16:00:40Z"/>
                <w:rFonts w:ascii="仿宋" w:hAnsi="仿宋" w:eastAsia="仿宋"/>
                <w:color w:val="000000"/>
                <w:kern w:val="0"/>
                <w:sz w:val="24"/>
                <w:szCs w:val="22"/>
                <w:lang w:eastAsia="en-US"/>
              </w:rPr>
            </w:pPr>
            <w:del w:id="1086" w:author="wanao" w:date="2026-07-03T16:00:40Z">
              <w:r>
                <w:rPr>
                  <w:rFonts w:hint="eastAsia" w:ascii="仿宋" w:hAnsi="仿宋" w:eastAsia="仿宋"/>
                  <w:color w:val="000000"/>
                  <w:kern w:val="0"/>
                  <w:sz w:val="24"/>
                  <w:szCs w:val="22"/>
                </w:rPr>
                <w:delText>回显；</w:delText>
              </w:r>
            </w:del>
            <w:del w:id="1087" w:author="wanao" w:date="2026-07-03T16:00:40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088" w:author="wanao" w:date="2026-07-03T16:00:40Z"/>
                <w:rFonts w:ascii="仿宋" w:hAnsi="仿宋" w:eastAsia="仿宋"/>
                <w:color w:val="000000"/>
                <w:kern w:val="0"/>
                <w:sz w:val="24"/>
                <w:szCs w:val="22"/>
              </w:rPr>
            </w:pPr>
            <w:del w:id="1089" w:author="wanao" w:date="2026-07-03T16:00:40Z">
              <w:r>
                <w:rPr>
                  <w:rFonts w:hint="eastAsia" w:ascii="仿宋" w:hAnsi="仿宋" w:eastAsia="仿宋"/>
                  <w:color w:val="000000"/>
                  <w:kern w:val="0"/>
                  <w:sz w:val="24"/>
                  <w:szCs w:val="22"/>
                </w:rPr>
                <w:delText>文本</w:delText>
              </w:r>
            </w:del>
          </w:p>
        </w:tc>
        <w:tc>
          <w:tcPr>
            <w:tcW w:w="2340" w:type="dxa"/>
          </w:tcPr>
          <w:p>
            <w:pPr>
              <w:widowControl/>
              <w:spacing w:after="0" w:line="360" w:lineRule="auto"/>
              <w:jc w:val="left"/>
              <w:rPr>
                <w:del w:id="1090" w:author="wanao" w:date="2026-07-03T16:00:40Z"/>
                <w:rFonts w:ascii="仿宋" w:hAnsi="仿宋" w:eastAsia="仿宋"/>
                <w:color w:val="000000"/>
                <w:kern w:val="0"/>
                <w:sz w:val="24"/>
                <w:szCs w:val="22"/>
              </w:rPr>
            </w:pPr>
            <w:del w:id="1091" w:author="wanao" w:date="2026-07-03T16:00:40Z">
              <w:r>
                <w:rPr>
                  <w:rFonts w:ascii="仿宋" w:hAnsi="仿宋" w:eastAsia="仿宋"/>
                  <w:color w:val="000000"/>
                  <w:kern w:val="0"/>
                  <w:sz w:val="24"/>
                  <w:szCs w:val="22"/>
                </w:rPr>
                <w:delText>新增时录入；系统校验唯一性；长度不超过50位</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092" w:author="wanao" w:date="2026-07-03T16:00:40Z"/>
        </w:trPr>
        <w:tc>
          <w:tcPr>
            <w:tcW w:w="2340" w:type="dxa"/>
          </w:tcPr>
          <w:p>
            <w:pPr>
              <w:widowControl/>
              <w:spacing w:after="0" w:line="360" w:lineRule="auto"/>
              <w:jc w:val="left"/>
              <w:rPr>
                <w:del w:id="1093" w:author="wanao" w:date="2026-07-03T16:00:40Z"/>
                <w:rFonts w:ascii="仿宋" w:hAnsi="仿宋" w:eastAsia="仿宋"/>
                <w:color w:val="000000"/>
                <w:kern w:val="0"/>
                <w:sz w:val="24"/>
                <w:szCs w:val="22"/>
                <w:lang w:eastAsia="en-US"/>
              </w:rPr>
            </w:pPr>
            <w:del w:id="1094" w:author="wanao" w:date="2026-07-03T16:00:40Z">
              <w:r>
                <w:rPr>
                  <w:rFonts w:ascii="仿宋" w:hAnsi="仿宋" w:eastAsia="仿宋"/>
                  <w:color w:val="000000"/>
                  <w:kern w:val="0"/>
                  <w:sz w:val="24"/>
                  <w:szCs w:val="22"/>
                  <w:lang w:eastAsia="en-US"/>
                </w:rPr>
                <w:delText>机构名称</w:delText>
              </w:r>
            </w:del>
          </w:p>
        </w:tc>
        <w:tc>
          <w:tcPr>
            <w:tcW w:w="2340" w:type="dxa"/>
          </w:tcPr>
          <w:p>
            <w:pPr>
              <w:widowControl/>
              <w:spacing w:after="0" w:line="360" w:lineRule="auto"/>
              <w:jc w:val="left"/>
              <w:rPr>
                <w:del w:id="1095" w:author="wanao" w:date="2026-07-03T16:00:40Z"/>
                <w:rFonts w:ascii="仿宋" w:hAnsi="仿宋" w:eastAsia="仿宋"/>
                <w:color w:val="000000"/>
                <w:kern w:val="0"/>
                <w:sz w:val="24"/>
                <w:szCs w:val="22"/>
                <w:lang w:eastAsia="en-US"/>
              </w:rPr>
            </w:pPr>
            <w:del w:id="1096" w:author="wanao" w:date="2026-07-03T16:00:40Z">
              <w:r>
                <w:rPr>
                  <w:rFonts w:hint="eastAsia" w:ascii="仿宋" w:hAnsi="仿宋" w:eastAsia="仿宋"/>
                  <w:color w:val="000000"/>
                  <w:kern w:val="0"/>
                  <w:sz w:val="24"/>
                  <w:szCs w:val="22"/>
                </w:rPr>
                <w:delText>回显；</w:delText>
              </w:r>
            </w:del>
            <w:del w:id="1097" w:author="wanao" w:date="2026-07-03T16:00:40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098" w:author="wanao" w:date="2026-07-03T16:00:40Z"/>
                <w:rFonts w:ascii="仿宋" w:hAnsi="仿宋" w:eastAsia="仿宋"/>
                <w:color w:val="000000"/>
                <w:kern w:val="0"/>
                <w:sz w:val="24"/>
                <w:szCs w:val="22"/>
                <w:lang w:eastAsia="en-US"/>
              </w:rPr>
            </w:pPr>
            <w:del w:id="1099" w:author="wanao" w:date="2026-07-03T16:00:40Z">
              <w:r>
                <w:rPr>
                  <w:rFonts w:hint="eastAsia" w:ascii="仿宋" w:hAnsi="仿宋" w:eastAsia="仿宋"/>
                  <w:color w:val="000000"/>
                  <w:kern w:val="0"/>
                  <w:sz w:val="24"/>
                  <w:szCs w:val="22"/>
                </w:rPr>
                <w:delText>文本</w:delText>
              </w:r>
            </w:del>
          </w:p>
        </w:tc>
        <w:tc>
          <w:tcPr>
            <w:tcW w:w="2340" w:type="dxa"/>
          </w:tcPr>
          <w:p>
            <w:pPr>
              <w:widowControl/>
              <w:spacing w:after="0" w:line="360" w:lineRule="auto"/>
              <w:jc w:val="left"/>
              <w:rPr>
                <w:del w:id="1100" w:author="wanao" w:date="2026-07-03T16:00:40Z"/>
                <w:rFonts w:ascii="仿宋" w:hAnsi="仿宋" w:eastAsia="仿宋"/>
                <w:color w:val="000000"/>
                <w:kern w:val="0"/>
                <w:sz w:val="24"/>
                <w:szCs w:val="22"/>
              </w:rPr>
            </w:pPr>
            <w:del w:id="1101" w:author="wanao" w:date="2026-07-03T16:00:40Z">
              <w:r>
                <w:rPr>
                  <w:rFonts w:ascii="仿宋" w:hAnsi="仿宋" w:eastAsia="仿宋"/>
                  <w:color w:val="000000"/>
                  <w:kern w:val="0"/>
                  <w:sz w:val="24"/>
                  <w:szCs w:val="22"/>
                </w:rPr>
                <w:delText>长度不超过100位；系统校验唯一性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102" w:author="wanao" w:date="2026-07-03T16:00:40Z"/>
        </w:trPr>
        <w:tc>
          <w:tcPr>
            <w:tcW w:w="2340" w:type="dxa"/>
          </w:tcPr>
          <w:p>
            <w:pPr>
              <w:widowControl/>
              <w:spacing w:after="0" w:line="360" w:lineRule="auto"/>
              <w:jc w:val="left"/>
              <w:rPr>
                <w:del w:id="1103" w:author="wanao" w:date="2026-07-03T16:00:40Z"/>
                <w:rFonts w:ascii="仿宋" w:hAnsi="仿宋" w:eastAsia="仿宋"/>
                <w:color w:val="000000"/>
                <w:kern w:val="0"/>
                <w:sz w:val="24"/>
                <w:szCs w:val="22"/>
                <w:lang w:eastAsia="en-US"/>
              </w:rPr>
            </w:pPr>
            <w:del w:id="1104" w:author="wanao" w:date="2026-07-03T16:00:40Z">
              <w:r>
                <w:rPr>
                  <w:rFonts w:ascii="仿宋" w:hAnsi="仿宋" w:eastAsia="仿宋"/>
                  <w:color w:val="000000"/>
                  <w:kern w:val="0"/>
                  <w:sz w:val="24"/>
                  <w:szCs w:val="22"/>
                  <w:lang w:eastAsia="en-US"/>
                </w:rPr>
                <w:delText>机构简称</w:delText>
              </w:r>
            </w:del>
          </w:p>
        </w:tc>
        <w:tc>
          <w:tcPr>
            <w:tcW w:w="2340" w:type="dxa"/>
          </w:tcPr>
          <w:p>
            <w:pPr>
              <w:widowControl/>
              <w:spacing w:after="0" w:line="360" w:lineRule="auto"/>
              <w:jc w:val="left"/>
              <w:rPr>
                <w:del w:id="1105" w:author="wanao" w:date="2026-07-03T16:00:40Z"/>
                <w:rFonts w:ascii="仿宋" w:hAnsi="仿宋" w:eastAsia="仿宋"/>
                <w:color w:val="000000"/>
                <w:kern w:val="0"/>
                <w:sz w:val="24"/>
                <w:szCs w:val="22"/>
                <w:lang w:eastAsia="en-US"/>
              </w:rPr>
            </w:pPr>
            <w:del w:id="1106" w:author="wanao" w:date="2026-07-03T16:00:40Z">
              <w:r>
                <w:rPr>
                  <w:rFonts w:hint="eastAsia" w:ascii="仿宋" w:hAnsi="仿宋" w:eastAsia="仿宋"/>
                  <w:color w:val="000000"/>
                  <w:kern w:val="0"/>
                  <w:sz w:val="24"/>
                  <w:szCs w:val="22"/>
                </w:rPr>
                <w:delText>回显；</w:delText>
              </w:r>
            </w:del>
            <w:del w:id="1107" w:author="wanao" w:date="2026-07-03T16:00:40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108" w:author="wanao" w:date="2026-07-03T16:00:40Z"/>
                <w:rFonts w:ascii="仿宋" w:hAnsi="仿宋" w:eastAsia="仿宋"/>
                <w:color w:val="000000"/>
                <w:kern w:val="0"/>
                <w:sz w:val="24"/>
                <w:szCs w:val="22"/>
                <w:lang w:eastAsia="en-US"/>
              </w:rPr>
            </w:pPr>
            <w:del w:id="1109" w:author="wanao" w:date="2026-07-03T16:00:40Z">
              <w:r>
                <w:rPr>
                  <w:rFonts w:hint="eastAsia" w:ascii="仿宋" w:hAnsi="仿宋" w:eastAsia="仿宋"/>
                  <w:color w:val="000000"/>
                  <w:kern w:val="0"/>
                  <w:sz w:val="24"/>
                  <w:szCs w:val="22"/>
                </w:rPr>
                <w:delText>文本</w:delText>
              </w:r>
            </w:del>
          </w:p>
        </w:tc>
        <w:tc>
          <w:tcPr>
            <w:tcW w:w="2340" w:type="dxa"/>
          </w:tcPr>
          <w:p>
            <w:pPr>
              <w:widowControl/>
              <w:spacing w:after="0" w:line="360" w:lineRule="auto"/>
              <w:jc w:val="left"/>
              <w:rPr>
                <w:del w:id="1110" w:author="wanao" w:date="2026-07-03T16:00:40Z"/>
                <w:rFonts w:ascii="仿宋" w:hAnsi="仿宋" w:eastAsia="仿宋"/>
                <w:color w:val="000000"/>
                <w:kern w:val="0"/>
                <w:sz w:val="24"/>
                <w:szCs w:val="22"/>
              </w:rPr>
            </w:pPr>
            <w:del w:id="1111" w:author="wanao" w:date="2026-07-03T16:00:40Z">
              <w:r>
                <w:rPr>
                  <w:rFonts w:ascii="仿宋" w:hAnsi="仿宋" w:eastAsia="仿宋"/>
                  <w:color w:val="000000"/>
                  <w:kern w:val="0"/>
                  <w:sz w:val="24"/>
                  <w:szCs w:val="22"/>
                </w:rPr>
                <w:delText>长度不超过50位</w:delText>
              </w:r>
            </w:del>
            <w:del w:id="1112" w:author="wanao" w:date="2026-07-03T16:00:40Z">
              <w:r>
                <w:rPr>
                  <w:rFonts w:hint="eastAsia" w:ascii="仿宋" w:hAnsi="仿宋" w:eastAsia="仿宋"/>
                  <w:color w:val="000000"/>
                  <w:kern w:val="0"/>
                  <w:sz w:val="24"/>
                  <w:szCs w:val="22"/>
                </w:rPr>
                <w:delText>；</w:delText>
              </w:r>
            </w:del>
            <w:del w:id="1113" w:author="wanao" w:date="2026-07-03T16:00:40Z">
              <w:r>
                <w:rPr>
                  <w:rFonts w:ascii="仿宋" w:hAnsi="仿宋" w:eastAsia="仿宋"/>
                  <w:color w:val="000000"/>
                  <w:kern w:val="0"/>
                  <w:sz w:val="24"/>
                  <w:szCs w:val="22"/>
                </w:rPr>
                <w:delText>系统校验唯一性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114" w:author="wanao" w:date="2026-07-03T16:00:40Z"/>
        </w:trPr>
        <w:tc>
          <w:tcPr>
            <w:tcW w:w="2340" w:type="dxa"/>
          </w:tcPr>
          <w:p>
            <w:pPr>
              <w:widowControl/>
              <w:spacing w:after="0" w:line="360" w:lineRule="auto"/>
              <w:jc w:val="left"/>
              <w:rPr>
                <w:del w:id="1115" w:author="wanao" w:date="2026-07-03T16:00:40Z"/>
                <w:rFonts w:ascii="仿宋" w:hAnsi="仿宋" w:eastAsia="仿宋"/>
                <w:color w:val="000000"/>
                <w:kern w:val="0"/>
                <w:sz w:val="24"/>
                <w:szCs w:val="22"/>
                <w:lang w:eastAsia="en-US"/>
              </w:rPr>
            </w:pPr>
            <w:del w:id="1116" w:author="wanao" w:date="2026-07-03T16:00:40Z">
              <w:r>
                <w:rPr>
                  <w:rFonts w:ascii="仿宋" w:hAnsi="仿宋" w:eastAsia="仿宋"/>
                  <w:color w:val="000000"/>
                  <w:kern w:val="0"/>
                  <w:sz w:val="24"/>
                  <w:szCs w:val="22"/>
                  <w:lang w:eastAsia="en-US"/>
                </w:rPr>
                <w:delText>上级机构</w:delText>
              </w:r>
            </w:del>
          </w:p>
        </w:tc>
        <w:tc>
          <w:tcPr>
            <w:tcW w:w="2340" w:type="dxa"/>
          </w:tcPr>
          <w:p>
            <w:pPr>
              <w:widowControl/>
              <w:spacing w:after="0" w:line="360" w:lineRule="auto"/>
              <w:jc w:val="left"/>
              <w:rPr>
                <w:del w:id="1117" w:author="wanao" w:date="2026-07-03T16:00:40Z"/>
                <w:rFonts w:ascii="仿宋" w:hAnsi="仿宋" w:eastAsia="仿宋"/>
                <w:color w:val="000000"/>
                <w:kern w:val="0"/>
                <w:sz w:val="24"/>
                <w:szCs w:val="22"/>
                <w:lang w:eastAsia="en-US"/>
              </w:rPr>
            </w:pPr>
            <w:del w:id="1118" w:author="wanao" w:date="2026-07-03T16:00:40Z">
              <w:r>
                <w:rPr>
                  <w:rFonts w:hint="eastAsia" w:ascii="仿宋" w:hAnsi="仿宋" w:eastAsia="仿宋"/>
                  <w:color w:val="000000"/>
                  <w:kern w:val="0"/>
                  <w:sz w:val="24"/>
                  <w:szCs w:val="22"/>
                </w:rPr>
                <w:delText>回显；</w:delText>
              </w:r>
            </w:del>
            <w:del w:id="1119" w:author="wanao" w:date="2026-07-03T16:00:40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120" w:author="wanao" w:date="2026-07-03T16:00:40Z"/>
                <w:rFonts w:ascii="仿宋" w:hAnsi="仿宋" w:eastAsia="仿宋"/>
                <w:color w:val="000000"/>
                <w:kern w:val="0"/>
                <w:sz w:val="24"/>
                <w:szCs w:val="22"/>
                <w:lang w:eastAsia="en-US"/>
              </w:rPr>
            </w:pPr>
            <w:del w:id="1121" w:author="wanao" w:date="2026-07-03T16:00:40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1122" w:author="wanao" w:date="2026-07-03T16:00:40Z"/>
                <w:rFonts w:ascii="仿宋" w:hAnsi="仿宋" w:eastAsia="仿宋"/>
                <w:color w:val="000000"/>
                <w:kern w:val="0"/>
                <w:sz w:val="24"/>
                <w:szCs w:val="22"/>
              </w:rPr>
            </w:pPr>
            <w:del w:id="1123" w:author="wanao" w:date="2026-07-03T16:00:40Z">
              <w:r>
                <w:rPr>
                  <w:rFonts w:hint="eastAsia" w:ascii="仿宋" w:hAnsi="仿宋" w:eastAsia="仿宋"/>
                  <w:color w:val="000000"/>
                  <w:kern w:val="0"/>
                  <w:sz w:val="24"/>
                  <w:szCs w:val="22"/>
                </w:rPr>
                <w:delText>通过机构树选择；单选</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124" w:author="wanao" w:date="2026-07-03T16:00:40Z"/>
        </w:trPr>
        <w:tc>
          <w:tcPr>
            <w:tcW w:w="2340" w:type="dxa"/>
          </w:tcPr>
          <w:p>
            <w:pPr>
              <w:widowControl/>
              <w:spacing w:after="0" w:line="360" w:lineRule="auto"/>
              <w:jc w:val="left"/>
              <w:rPr>
                <w:del w:id="1125" w:author="wanao" w:date="2026-07-03T16:00:40Z"/>
                <w:rFonts w:ascii="仿宋" w:hAnsi="仿宋" w:eastAsia="仿宋"/>
                <w:color w:val="000000"/>
                <w:kern w:val="0"/>
                <w:sz w:val="24"/>
                <w:szCs w:val="22"/>
              </w:rPr>
            </w:pPr>
            <w:del w:id="1126" w:author="wanao" w:date="2026-07-03T16:00:40Z">
              <w:r>
                <w:rPr>
                  <w:rFonts w:hint="eastAsia" w:ascii="仿宋" w:hAnsi="仿宋" w:eastAsia="仿宋"/>
                  <w:color w:val="000000"/>
                  <w:kern w:val="0"/>
                  <w:sz w:val="24"/>
                  <w:szCs w:val="22"/>
                </w:rPr>
                <w:delText>机构类型</w:delText>
              </w:r>
            </w:del>
          </w:p>
        </w:tc>
        <w:tc>
          <w:tcPr>
            <w:tcW w:w="2340" w:type="dxa"/>
          </w:tcPr>
          <w:p>
            <w:pPr>
              <w:widowControl/>
              <w:spacing w:after="0" w:line="360" w:lineRule="auto"/>
              <w:jc w:val="left"/>
              <w:rPr>
                <w:del w:id="1127" w:author="wanao" w:date="2026-07-03T16:00:40Z"/>
                <w:rFonts w:ascii="仿宋" w:hAnsi="仿宋" w:eastAsia="仿宋"/>
                <w:color w:val="000000"/>
                <w:kern w:val="0"/>
                <w:sz w:val="24"/>
                <w:szCs w:val="22"/>
                <w:lang w:eastAsia="en-US"/>
              </w:rPr>
            </w:pPr>
            <w:del w:id="1128" w:author="wanao" w:date="2026-07-03T16:00:40Z">
              <w:r>
                <w:rPr>
                  <w:rFonts w:hint="eastAsia" w:ascii="仿宋" w:hAnsi="仿宋" w:eastAsia="仿宋"/>
                  <w:color w:val="000000"/>
                  <w:kern w:val="0"/>
                  <w:sz w:val="24"/>
                  <w:szCs w:val="22"/>
                </w:rPr>
                <w:delText>回显；</w:delText>
              </w:r>
            </w:del>
            <w:del w:id="1129" w:author="wanao" w:date="2026-07-03T16:00:40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130" w:author="wanao" w:date="2026-07-03T16:00:40Z"/>
                <w:rFonts w:ascii="仿宋" w:hAnsi="仿宋" w:eastAsia="仿宋"/>
                <w:color w:val="000000"/>
                <w:kern w:val="0"/>
                <w:sz w:val="24"/>
                <w:szCs w:val="22"/>
                <w:lang w:eastAsia="en-US"/>
              </w:rPr>
            </w:pPr>
            <w:del w:id="1131" w:author="wanao" w:date="2026-07-03T16:00:40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1132" w:author="wanao" w:date="2026-07-03T16:00:40Z"/>
                <w:rFonts w:ascii="仿宋" w:hAnsi="仿宋" w:eastAsia="仿宋"/>
                <w:color w:val="000000"/>
                <w:kern w:val="0"/>
                <w:sz w:val="24"/>
                <w:szCs w:val="22"/>
              </w:rPr>
            </w:pPr>
            <w:del w:id="1133" w:author="wanao" w:date="2026-07-03T16:00:40Z">
              <w:r>
                <w:rPr>
                  <w:rFonts w:hint="eastAsia" w:ascii="仿宋" w:hAnsi="仿宋" w:eastAsia="仿宋"/>
                  <w:color w:val="000000" w:themeColor="text1"/>
                  <w:kern w:val="0"/>
                  <w:sz w:val="24"/>
                  <w:szCs w:val="22"/>
                  <w14:textFill>
                    <w14:solidFill>
                      <w14:schemeClr w14:val="tx1"/>
                    </w14:solidFill>
                  </w14:textFill>
                </w:rPr>
                <w:delText>默认“虚拟机构”且不可更改</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134" w:author="wanao" w:date="2026-07-03T16:00:40Z"/>
        </w:trPr>
        <w:tc>
          <w:tcPr>
            <w:tcW w:w="2340" w:type="dxa"/>
          </w:tcPr>
          <w:p>
            <w:pPr>
              <w:widowControl/>
              <w:spacing w:after="0" w:line="360" w:lineRule="auto"/>
              <w:jc w:val="left"/>
              <w:rPr>
                <w:del w:id="1135" w:author="wanao" w:date="2026-07-03T16:00:40Z"/>
                <w:rFonts w:ascii="仿宋" w:hAnsi="仿宋" w:eastAsia="仿宋"/>
                <w:color w:val="000000"/>
                <w:kern w:val="0"/>
                <w:sz w:val="24"/>
                <w:szCs w:val="22"/>
                <w:lang w:eastAsia="en-US"/>
              </w:rPr>
            </w:pPr>
            <w:del w:id="1136" w:author="wanao" w:date="2026-07-03T16:00:40Z">
              <w:r>
                <w:rPr>
                  <w:rFonts w:ascii="仿宋" w:hAnsi="仿宋" w:eastAsia="仿宋"/>
                  <w:color w:val="000000"/>
                  <w:kern w:val="0"/>
                  <w:sz w:val="24"/>
                  <w:szCs w:val="22"/>
                  <w:lang w:eastAsia="en-US"/>
                </w:rPr>
                <w:delText>机构层级</w:delText>
              </w:r>
            </w:del>
          </w:p>
        </w:tc>
        <w:tc>
          <w:tcPr>
            <w:tcW w:w="2340" w:type="dxa"/>
          </w:tcPr>
          <w:p>
            <w:pPr>
              <w:widowControl/>
              <w:spacing w:after="0" w:line="360" w:lineRule="auto"/>
              <w:jc w:val="left"/>
              <w:rPr>
                <w:del w:id="1137" w:author="wanao" w:date="2026-07-03T16:00:40Z"/>
                <w:rFonts w:ascii="仿宋" w:hAnsi="仿宋" w:eastAsia="仿宋"/>
                <w:color w:val="000000"/>
                <w:kern w:val="0"/>
                <w:sz w:val="24"/>
                <w:szCs w:val="22"/>
                <w:lang w:eastAsia="en-US"/>
              </w:rPr>
            </w:pPr>
            <w:del w:id="1138" w:author="wanao" w:date="2026-07-03T16:00:40Z">
              <w:r>
                <w:rPr>
                  <w:rFonts w:hint="eastAsia" w:ascii="仿宋" w:hAnsi="仿宋" w:eastAsia="仿宋"/>
                  <w:color w:val="000000"/>
                  <w:kern w:val="0"/>
                  <w:sz w:val="24"/>
                  <w:szCs w:val="22"/>
                </w:rPr>
                <w:delText>回显；</w:delText>
              </w:r>
            </w:del>
            <w:del w:id="1139" w:author="wanao" w:date="2026-07-03T16:00:40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140" w:author="wanao" w:date="2026-07-03T16:00:40Z"/>
                <w:rFonts w:ascii="仿宋" w:hAnsi="仿宋" w:eastAsia="仿宋"/>
                <w:color w:val="000000"/>
                <w:kern w:val="0"/>
                <w:sz w:val="24"/>
                <w:szCs w:val="22"/>
                <w:lang w:eastAsia="en-US"/>
              </w:rPr>
            </w:pPr>
            <w:del w:id="1141" w:author="wanao" w:date="2026-07-03T16:00:40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1142" w:author="wanao" w:date="2026-07-03T16:00:40Z"/>
                <w:rFonts w:ascii="仿宋" w:hAnsi="仿宋" w:eastAsia="仿宋"/>
                <w:color w:val="000000"/>
                <w:kern w:val="0"/>
                <w:sz w:val="24"/>
                <w:szCs w:val="22"/>
              </w:rPr>
            </w:pPr>
            <w:del w:id="1143" w:author="wanao" w:date="2026-07-03T16:00:40Z">
              <w:r>
                <w:rPr>
                  <w:rFonts w:hint="eastAsia" w:ascii="仿宋" w:hAnsi="仿宋" w:eastAsia="仿宋"/>
                  <w:color w:val="000000"/>
                  <w:kern w:val="0"/>
                  <w:sz w:val="24"/>
                  <w:szCs w:val="22"/>
                </w:rPr>
                <w:delText>选项：一级、二级、三级、四级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144" w:author="wanao" w:date="2026-07-03T16:00:40Z"/>
        </w:trPr>
        <w:tc>
          <w:tcPr>
            <w:tcW w:w="2340" w:type="dxa"/>
          </w:tcPr>
          <w:p>
            <w:pPr>
              <w:widowControl/>
              <w:spacing w:after="0" w:line="360" w:lineRule="auto"/>
              <w:jc w:val="left"/>
              <w:rPr>
                <w:del w:id="1145" w:author="wanao" w:date="2026-07-03T16:00:40Z"/>
                <w:rFonts w:ascii="仿宋" w:hAnsi="仿宋" w:eastAsia="仿宋"/>
                <w:color w:val="000000"/>
                <w:kern w:val="0"/>
                <w:sz w:val="24"/>
                <w:szCs w:val="22"/>
              </w:rPr>
            </w:pPr>
            <w:del w:id="1146" w:author="wanao" w:date="2026-07-03T16:00:40Z">
              <w:r>
                <w:rPr>
                  <w:rFonts w:hint="eastAsia" w:ascii="仿宋" w:hAnsi="仿宋" w:eastAsia="仿宋"/>
                  <w:color w:val="000000"/>
                  <w:kern w:val="0"/>
                  <w:sz w:val="24"/>
                  <w:szCs w:val="22"/>
                </w:rPr>
                <w:delText>地区</w:delText>
              </w:r>
            </w:del>
          </w:p>
        </w:tc>
        <w:tc>
          <w:tcPr>
            <w:tcW w:w="2340" w:type="dxa"/>
          </w:tcPr>
          <w:p>
            <w:pPr>
              <w:widowControl/>
              <w:spacing w:after="0" w:line="360" w:lineRule="auto"/>
              <w:jc w:val="left"/>
              <w:rPr>
                <w:del w:id="1147" w:author="wanao" w:date="2026-07-03T16:00:40Z"/>
                <w:rFonts w:ascii="仿宋" w:hAnsi="仿宋" w:eastAsia="仿宋"/>
                <w:color w:val="000000"/>
                <w:kern w:val="0"/>
                <w:sz w:val="24"/>
                <w:szCs w:val="22"/>
              </w:rPr>
            </w:pPr>
            <w:del w:id="1148" w:author="wanao" w:date="2026-07-03T16:00:40Z">
              <w:r>
                <w:rPr>
                  <w:rFonts w:hint="eastAsia" w:ascii="仿宋" w:hAnsi="仿宋" w:eastAsia="仿宋"/>
                  <w:color w:val="000000"/>
                  <w:kern w:val="0"/>
                  <w:sz w:val="24"/>
                  <w:szCs w:val="22"/>
                </w:rPr>
                <w:delText>回显；非必填</w:delText>
              </w:r>
            </w:del>
          </w:p>
        </w:tc>
        <w:tc>
          <w:tcPr>
            <w:tcW w:w="2340" w:type="dxa"/>
          </w:tcPr>
          <w:p>
            <w:pPr>
              <w:widowControl/>
              <w:spacing w:after="0" w:line="360" w:lineRule="auto"/>
              <w:jc w:val="left"/>
              <w:rPr>
                <w:del w:id="1149" w:author="wanao" w:date="2026-07-03T16:00:40Z"/>
                <w:rFonts w:ascii="仿宋" w:hAnsi="仿宋" w:eastAsia="仿宋"/>
                <w:color w:val="000000"/>
                <w:kern w:val="0"/>
                <w:sz w:val="24"/>
                <w:szCs w:val="22"/>
                <w:lang w:eastAsia="en-US"/>
              </w:rPr>
            </w:pPr>
            <w:del w:id="1150" w:author="wanao" w:date="2026-07-03T16:00:40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1151" w:author="wanao" w:date="2026-07-03T16:00:40Z"/>
                <w:rFonts w:ascii="仿宋" w:hAnsi="仿宋" w:eastAsia="仿宋"/>
                <w:color w:val="000000"/>
                <w:kern w:val="0"/>
                <w:sz w:val="24"/>
                <w:szCs w:val="22"/>
              </w:rPr>
            </w:pPr>
            <w:del w:id="1152" w:author="wanao" w:date="2026-07-03T16:00:40Z">
              <w:r>
                <w:rPr>
                  <w:rFonts w:hint="eastAsia" w:ascii="仿宋" w:hAnsi="仿宋" w:eastAsia="仿宋"/>
                  <w:color w:val="000000"/>
                  <w:kern w:val="0"/>
                  <w:sz w:val="24"/>
                  <w:szCs w:val="22"/>
                </w:rPr>
                <w:delText>省、市两个下拉款，先选择省份，再联动选择该省份下的市</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153" w:author="wanao" w:date="2026-07-03T16:00:40Z"/>
        </w:trPr>
        <w:tc>
          <w:tcPr>
            <w:tcW w:w="2340" w:type="dxa"/>
          </w:tcPr>
          <w:p>
            <w:pPr>
              <w:widowControl/>
              <w:spacing w:after="0" w:line="360" w:lineRule="auto"/>
              <w:jc w:val="left"/>
              <w:rPr>
                <w:del w:id="1154" w:author="wanao" w:date="2026-07-03T16:00:40Z"/>
                <w:rFonts w:ascii="仿宋" w:hAnsi="仿宋" w:eastAsia="仿宋"/>
                <w:color w:val="000000"/>
                <w:kern w:val="0"/>
                <w:sz w:val="24"/>
                <w:szCs w:val="22"/>
              </w:rPr>
            </w:pPr>
            <w:del w:id="1155" w:author="wanao" w:date="2026-07-03T16:00:40Z">
              <w:r>
                <w:rPr>
                  <w:rFonts w:ascii="仿宋" w:hAnsi="仿宋" w:eastAsia="仿宋"/>
                  <w:color w:val="000000"/>
                  <w:kern w:val="0"/>
                  <w:sz w:val="24"/>
                  <w:szCs w:val="22"/>
                  <w:lang w:eastAsia="en-US"/>
                </w:rPr>
                <w:delText>机构</w:delText>
              </w:r>
            </w:del>
            <w:del w:id="1156" w:author="wanao" w:date="2026-07-03T16:00:40Z">
              <w:r>
                <w:rPr>
                  <w:rFonts w:hint="eastAsia" w:ascii="仿宋" w:hAnsi="仿宋" w:eastAsia="仿宋"/>
                  <w:color w:val="000000"/>
                  <w:kern w:val="0"/>
                  <w:sz w:val="24"/>
                  <w:szCs w:val="22"/>
                </w:rPr>
                <w:delText>负责人</w:delText>
              </w:r>
            </w:del>
          </w:p>
        </w:tc>
        <w:tc>
          <w:tcPr>
            <w:tcW w:w="2340" w:type="dxa"/>
          </w:tcPr>
          <w:p>
            <w:pPr>
              <w:widowControl/>
              <w:spacing w:after="0" w:line="360" w:lineRule="auto"/>
              <w:jc w:val="left"/>
              <w:rPr>
                <w:del w:id="1157" w:author="wanao" w:date="2026-07-03T16:00:40Z"/>
                <w:rFonts w:ascii="仿宋" w:hAnsi="仿宋" w:eastAsia="仿宋"/>
                <w:color w:val="000000"/>
                <w:kern w:val="0"/>
                <w:sz w:val="24"/>
                <w:szCs w:val="22"/>
                <w:lang w:eastAsia="en-US"/>
              </w:rPr>
            </w:pPr>
            <w:del w:id="1158" w:author="wanao" w:date="2026-07-03T16:00:40Z">
              <w:r>
                <w:rPr>
                  <w:rFonts w:hint="eastAsia" w:ascii="仿宋" w:hAnsi="仿宋" w:eastAsia="仿宋"/>
                  <w:color w:val="000000"/>
                  <w:kern w:val="0"/>
                  <w:sz w:val="24"/>
                  <w:szCs w:val="22"/>
                </w:rPr>
                <w:delText>回显；</w:delText>
              </w:r>
            </w:del>
            <w:del w:id="1159" w:author="wanao" w:date="2026-07-03T16:00:40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160" w:author="wanao" w:date="2026-07-03T16:00:40Z"/>
                <w:rFonts w:ascii="仿宋" w:hAnsi="仿宋" w:eastAsia="仿宋"/>
                <w:color w:val="000000"/>
                <w:kern w:val="0"/>
                <w:sz w:val="24"/>
                <w:szCs w:val="22"/>
              </w:rPr>
            </w:pPr>
            <w:del w:id="1161" w:author="wanao" w:date="2026-07-03T16:00:40Z">
              <w:r>
                <w:rPr>
                  <w:rFonts w:hint="eastAsia" w:ascii="仿宋" w:hAnsi="仿宋" w:eastAsia="仿宋"/>
                  <w:color w:val="000000"/>
                  <w:kern w:val="0"/>
                  <w:sz w:val="24"/>
                  <w:szCs w:val="22"/>
                </w:rPr>
                <w:delText>文本</w:delText>
              </w:r>
            </w:del>
          </w:p>
        </w:tc>
        <w:tc>
          <w:tcPr>
            <w:tcW w:w="2340" w:type="dxa"/>
          </w:tcPr>
          <w:p>
            <w:pPr>
              <w:widowControl/>
              <w:spacing w:after="0" w:line="360" w:lineRule="auto"/>
              <w:jc w:val="left"/>
              <w:rPr>
                <w:del w:id="1162" w:author="wanao" w:date="2026-07-03T16:00:40Z"/>
                <w:rFonts w:ascii="仿宋" w:hAnsi="仿宋" w:eastAsia="仿宋"/>
                <w:color w:val="000000"/>
                <w:kern w:val="0"/>
                <w:sz w:val="24"/>
                <w:szCs w:val="22"/>
                <w:lang w:eastAsia="en-US"/>
              </w:rPr>
            </w:pPr>
            <w:del w:id="1163" w:author="wanao" w:date="2026-07-03T16:00:40Z">
              <w:r>
                <w:rPr>
                  <w:rFonts w:ascii="仿宋" w:hAnsi="仿宋" w:eastAsia="仿宋"/>
                  <w:color w:val="000000"/>
                  <w:kern w:val="0"/>
                  <w:sz w:val="24"/>
                  <w:szCs w:val="22"/>
                  <w:lang w:eastAsia="en-US"/>
                </w:rPr>
                <w:delText>长度不超过50位</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164" w:author="wanao" w:date="2026-07-03T16:00:40Z"/>
        </w:trPr>
        <w:tc>
          <w:tcPr>
            <w:tcW w:w="2340" w:type="dxa"/>
          </w:tcPr>
          <w:p>
            <w:pPr>
              <w:widowControl/>
              <w:spacing w:after="0" w:line="360" w:lineRule="auto"/>
              <w:jc w:val="left"/>
              <w:rPr>
                <w:del w:id="1165" w:author="wanao" w:date="2026-07-03T16:00:40Z"/>
                <w:rFonts w:ascii="仿宋" w:hAnsi="仿宋" w:eastAsia="仿宋"/>
                <w:color w:val="000000"/>
                <w:kern w:val="0"/>
                <w:sz w:val="24"/>
                <w:szCs w:val="22"/>
              </w:rPr>
            </w:pPr>
            <w:del w:id="1166" w:author="wanao" w:date="2026-07-03T16:00:40Z">
              <w:r>
                <w:rPr>
                  <w:rFonts w:hint="eastAsia" w:ascii="仿宋" w:hAnsi="仿宋" w:eastAsia="仿宋"/>
                  <w:color w:val="000000"/>
                  <w:kern w:val="0"/>
                  <w:sz w:val="24"/>
                  <w:szCs w:val="22"/>
                </w:rPr>
                <w:delText>机构电话</w:delText>
              </w:r>
            </w:del>
          </w:p>
        </w:tc>
        <w:tc>
          <w:tcPr>
            <w:tcW w:w="2340" w:type="dxa"/>
          </w:tcPr>
          <w:p>
            <w:pPr>
              <w:widowControl/>
              <w:spacing w:after="0" w:line="360" w:lineRule="auto"/>
              <w:jc w:val="left"/>
              <w:rPr>
                <w:del w:id="1167" w:author="wanao" w:date="2026-07-03T16:00:40Z"/>
                <w:rFonts w:ascii="仿宋" w:hAnsi="仿宋" w:eastAsia="仿宋"/>
                <w:color w:val="000000"/>
                <w:kern w:val="0"/>
                <w:sz w:val="24"/>
                <w:szCs w:val="22"/>
                <w:lang w:eastAsia="en-US"/>
              </w:rPr>
            </w:pPr>
            <w:del w:id="1168" w:author="wanao" w:date="2026-07-03T16:00:40Z">
              <w:r>
                <w:rPr>
                  <w:rFonts w:hint="eastAsia" w:ascii="仿宋" w:hAnsi="仿宋" w:eastAsia="仿宋"/>
                  <w:color w:val="000000"/>
                  <w:kern w:val="0"/>
                  <w:sz w:val="24"/>
                  <w:szCs w:val="22"/>
                </w:rPr>
                <w:delText>回显；</w:delText>
              </w:r>
            </w:del>
            <w:del w:id="1169" w:author="wanao" w:date="2026-07-03T16:00:40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170" w:author="wanao" w:date="2026-07-03T16:00:40Z"/>
                <w:rFonts w:ascii="仿宋" w:hAnsi="仿宋" w:eastAsia="仿宋"/>
                <w:color w:val="000000"/>
                <w:kern w:val="0"/>
                <w:sz w:val="24"/>
                <w:szCs w:val="22"/>
                <w:lang w:eastAsia="en-US"/>
              </w:rPr>
            </w:pPr>
            <w:del w:id="1171" w:author="wanao" w:date="2026-07-03T16:00:40Z">
              <w:r>
                <w:rPr>
                  <w:rFonts w:hint="eastAsia" w:ascii="仿宋" w:hAnsi="仿宋" w:eastAsia="仿宋"/>
                  <w:color w:val="000000"/>
                  <w:kern w:val="0"/>
                  <w:sz w:val="24"/>
                  <w:szCs w:val="22"/>
                </w:rPr>
                <w:delText>文本</w:delText>
              </w:r>
            </w:del>
          </w:p>
        </w:tc>
        <w:tc>
          <w:tcPr>
            <w:tcW w:w="2340" w:type="dxa"/>
          </w:tcPr>
          <w:p>
            <w:pPr>
              <w:widowControl/>
              <w:spacing w:after="0" w:line="360" w:lineRule="auto"/>
              <w:jc w:val="left"/>
              <w:rPr>
                <w:del w:id="1172" w:author="wanao" w:date="2026-07-03T16:00:40Z"/>
                <w:rFonts w:ascii="仿宋" w:hAnsi="仿宋" w:eastAsia="仿宋"/>
                <w:color w:val="000000"/>
                <w:kern w:val="0"/>
                <w:sz w:val="24"/>
                <w:szCs w:val="22"/>
                <w:lang w:eastAsia="en-US"/>
              </w:rPr>
            </w:pPr>
            <w:del w:id="1173" w:author="wanao" w:date="2026-07-03T16:00:40Z">
              <w:r>
                <w:rPr>
                  <w:rFonts w:ascii="仿宋" w:hAnsi="仿宋" w:eastAsia="仿宋"/>
                  <w:color w:val="000000"/>
                  <w:kern w:val="0"/>
                  <w:sz w:val="24"/>
                  <w:szCs w:val="22"/>
                  <w:lang w:eastAsia="en-US"/>
                </w:rPr>
                <w:delText>长度不超过</w:delText>
              </w:r>
            </w:del>
            <w:del w:id="1174" w:author="wanao" w:date="2026-07-03T16:00:40Z">
              <w:r>
                <w:rPr>
                  <w:rFonts w:hint="eastAsia" w:ascii="仿宋" w:hAnsi="仿宋" w:eastAsia="仿宋"/>
                  <w:color w:val="000000"/>
                  <w:kern w:val="0"/>
                  <w:sz w:val="24"/>
                  <w:szCs w:val="22"/>
                </w:rPr>
                <w:delText>11</w:delText>
              </w:r>
            </w:del>
            <w:del w:id="1175" w:author="wanao" w:date="2026-07-03T16:00:40Z">
              <w:r>
                <w:rPr>
                  <w:rFonts w:ascii="仿宋" w:hAnsi="仿宋" w:eastAsia="仿宋"/>
                  <w:color w:val="000000"/>
                  <w:kern w:val="0"/>
                  <w:sz w:val="24"/>
                  <w:szCs w:val="22"/>
                  <w:lang w:eastAsia="en-US"/>
                </w:rPr>
                <w:delText>位</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176" w:author="wanao" w:date="2026-07-03T16:00:40Z"/>
        </w:trPr>
        <w:tc>
          <w:tcPr>
            <w:tcW w:w="2340" w:type="dxa"/>
          </w:tcPr>
          <w:p>
            <w:pPr>
              <w:widowControl/>
              <w:spacing w:after="0" w:line="360" w:lineRule="auto"/>
              <w:jc w:val="left"/>
              <w:rPr>
                <w:del w:id="1177" w:author="wanao" w:date="2026-07-03T16:00:40Z"/>
                <w:rFonts w:ascii="仿宋" w:hAnsi="仿宋" w:eastAsia="仿宋"/>
                <w:color w:val="000000"/>
                <w:kern w:val="0"/>
                <w:sz w:val="24"/>
                <w:szCs w:val="22"/>
              </w:rPr>
            </w:pPr>
            <w:del w:id="1178" w:author="wanao" w:date="2026-07-03T16:00:40Z">
              <w:r>
                <w:rPr>
                  <w:rFonts w:hint="eastAsia" w:ascii="仿宋" w:hAnsi="仿宋" w:eastAsia="仿宋"/>
                  <w:color w:val="000000"/>
                  <w:kern w:val="0"/>
                  <w:sz w:val="24"/>
                  <w:szCs w:val="22"/>
                </w:rPr>
                <w:delText>机构地址</w:delText>
              </w:r>
            </w:del>
          </w:p>
        </w:tc>
        <w:tc>
          <w:tcPr>
            <w:tcW w:w="2340" w:type="dxa"/>
          </w:tcPr>
          <w:p>
            <w:pPr>
              <w:widowControl/>
              <w:spacing w:after="0" w:line="360" w:lineRule="auto"/>
              <w:jc w:val="left"/>
              <w:rPr>
                <w:del w:id="1179" w:author="wanao" w:date="2026-07-03T16:00:40Z"/>
                <w:rFonts w:ascii="仿宋" w:hAnsi="仿宋" w:eastAsia="仿宋"/>
                <w:color w:val="000000"/>
                <w:kern w:val="0"/>
                <w:sz w:val="24"/>
                <w:szCs w:val="22"/>
                <w:lang w:eastAsia="en-US"/>
              </w:rPr>
            </w:pPr>
            <w:del w:id="1180" w:author="wanao" w:date="2026-07-03T16:00:40Z">
              <w:r>
                <w:rPr>
                  <w:rFonts w:hint="eastAsia" w:ascii="仿宋" w:hAnsi="仿宋" w:eastAsia="仿宋"/>
                  <w:color w:val="000000"/>
                  <w:kern w:val="0"/>
                  <w:sz w:val="24"/>
                  <w:szCs w:val="22"/>
                </w:rPr>
                <w:delText>回显；</w:delText>
              </w:r>
            </w:del>
            <w:del w:id="1181" w:author="wanao" w:date="2026-07-03T16:00:40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182" w:author="wanao" w:date="2026-07-03T16:00:40Z"/>
                <w:rFonts w:ascii="仿宋" w:hAnsi="仿宋" w:eastAsia="仿宋"/>
                <w:color w:val="000000"/>
                <w:kern w:val="0"/>
                <w:sz w:val="24"/>
                <w:szCs w:val="22"/>
                <w:lang w:eastAsia="en-US"/>
              </w:rPr>
            </w:pPr>
            <w:del w:id="1183" w:author="wanao" w:date="2026-07-03T16:00:40Z">
              <w:r>
                <w:rPr>
                  <w:rFonts w:ascii="仿宋" w:hAnsi="仿宋" w:eastAsia="仿宋"/>
                  <w:color w:val="000000"/>
                  <w:kern w:val="0"/>
                  <w:sz w:val="24"/>
                  <w:szCs w:val="22"/>
                  <w:lang w:eastAsia="en-US"/>
                </w:rPr>
                <w:delText>选择器</w:delText>
              </w:r>
            </w:del>
          </w:p>
        </w:tc>
        <w:tc>
          <w:tcPr>
            <w:tcW w:w="2340" w:type="dxa"/>
          </w:tcPr>
          <w:p>
            <w:pPr>
              <w:widowControl/>
              <w:spacing w:after="0" w:line="360" w:lineRule="auto"/>
              <w:jc w:val="left"/>
              <w:rPr>
                <w:del w:id="1184" w:author="wanao" w:date="2026-07-03T16:00:40Z"/>
                <w:rFonts w:ascii="仿宋" w:hAnsi="仿宋" w:eastAsia="仿宋"/>
                <w:color w:val="000000"/>
                <w:kern w:val="0"/>
                <w:sz w:val="24"/>
                <w:szCs w:val="22"/>
              </w:rPr>
            </w:pPr>
            <w:del w:id="1185" w:author="wanao" w:date="2026-07-03T16:00:40Z">
              <w:r>
                <w:rPr>
                  <w:rFonts w:hint="eastAsia" w:ascii="仿宋" w:hAnsi="仿宋" w:eastAsia="仿宋"/>
                  <w:color w:val="000000"/>
                  <w:kern w:val="0"/>
                  <w:sz w:val="24"/>
                  <w:szCs w:val="22"/>
                </w:rPr>
                <w:delText>不超过30个汉字</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186" w:author="wanao" w:date="2026-07-03T16:00:40Z"/>
        </w:trPr>
        <w:tc>
          <w:tcPr>
            <w:tcW w:w="2340" w:type="dxa"/>
          </w:tcPr>
          <w:p>
            <w:pPr>
              <w:widowControl/>
              <w:spacing w:after="0" w:line="360" w:lineRule="auto"/>
              <w:jc w:val="left"/>
              <w:rPr>
                <w:del w:id="1187" w:author="wanao" w:date="2026-07-03T16:00:40Z"/>
                <w:rFonts w:ascii="仿宋" w:hAnsi="仿宋" w:eastAsia="仿宋"/>
                <w:color w:val="000000"/>
                <w:kern w:val="0"/>
                <w:sz w:val="24"/>
                <w:szCs w:val="22"/>
              </w:rPr>
            </w:pPr>
            <w:del w:id="1188" w:author="wanao" w:date="2026-07-03T16:00:40Z">
              <w:r>
                <w:rPr>
                  <w:rFonts w:hint="eastAsia" w:ascii="仿宋" w:hAnsi="仿宋" w:eastAsia="仿宋"/>
                  <w:color w:val="000000"/>
                  <w:kern w:val="0"/>
                  <w:sz w:val="24"/>
                  <w:szCs w:val="22"/>
                </w:rPr>
                <w:delText>机构经纬度</w:delText>
              </w:r>
            </w:del>
          </w:p>
        </w:tc>
        <w:tc>
          <w:tcPr>
            <w:tcW w:w="2340" w:type="dxa"/>
          </w:tcPr>
          <w:p>
            <w:pPr>
              <w:widowControl/>
              <w:spacing w:after="0" w:line="360" w:lineRule="auto"/>
              <w:jc w:val="left"/>
              <w:rPr>
                <w:del w:id="1189" w:author="wanao" w:date="2026-07-03T16:00:40Z"/>
                <w:rFonts w:ascii="仿宋" w:hAnsi="仿宋" w:eastAsia="仿宋"/>
                <w:color w:val="000000"/>
                <w:kern w:val="0"/>
                <w:sz w:val="24"/>
                <w:szCs w:val="22"/>
                <w:lang w:eastAsia="en-US"/>
              </w:rPr>
            </w:pPr>
            <w:del w:id="1190" w:author="wanao" w:date="2026-07-03T16:00:40Z">
              <w:r>
                <w:rPr>
                  <w:rFonts w:hint="eastAsia" w:ascii="仿宋" w:hAnsi="仿宋" w:eastAsia="仿宋"/>
                  <w:color w:val="000000"/>
                  <w:kern w:val="0"/>
                  <w:sz w:val="24"/>
                  <w:szCs w:val="22"/>
                </w:rPr>
                <w:delText>回显；</w:delText>
              </w:r>
            </w:del>
            <w:del w:id="1191" w:author="wanao" w:date="2026-07-03T16:00:40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192" w:author="wanao" w:date="2026-07-03T16:00:40Z"/>
                <w:rFonts w:ascii="仿宋" w:hAnsi="仿宋" w:eastAsia="仿宋"/>
                <w:color w:val="000000"/>
                <w:kern w:val="0"/>
                <w:sz w:val="24"/>
                <w:szCs w:val="22"/>
                <w:lang w:eastAsia="en-US"/>
              </w:rPr>
            </w:pPr>
            <w:del w:id="1193" w:author="wanao" w:date="2026-07-03T16:00:40Z">
              <w:r>
                <w:rPr>
                  <w:rFonts w:hint="eastAsia" w:ascii="仿宋" w:hAnsi="仿宋" w:eastAsia="仿宋"/>
                  <w:color w:val="000000"/>
                  <w:kern w:val="0"/>
                  <w:sz w:val="24"/>
                  <w:szCs w:val="22"/>
                </w:rPr>
                <w:delText>文本</w:delText>
              </w:r>
            </w:del>
          </w:p>
        </w:tc>
        <w:tc>
          <w:tcPr>
            <w:tcW w:w="2340" w:type="dxa"/>
          </w:tcPr>
          <w:p>
            <w:pPr>
              <w:widowControl/>
              <w:spacing w:after="0" w:line="360" w:lineRule="auto"/>
              <w:jc w:val="left"/>
              <w:rPr>
                <w:del w:id="1194" w:author="wanao" w:date="2026-07-03T16:00:40Z"/>
                <w:rFonts w:ascii="仿宋" w:hAnsi="仿宋" w:eastAsia="仿宋"/>
                <w:color w:val="000000"/>
                <w:kern w:val="0"/>
                <w:sz w:val="24"/>
                <w:szCs w:val="22"/>
              </w:rPr>
            </w:pPr>
            <w:del w:id="1195" w:author="wanao" w:date="2026-07-03T16:00:40Z">
              <w:r>
                <w:rPr>
                  <w:rFonts w:hint="eastAsia" w:ascii="仿宋" w:hAnsi="仿宋" w:eastAsia="仿宋"/>
                  <w:color w:val="000000"/>
                  <w:kern w:val="0"/>
                  <w:sz w:val="24"/>
                  <w:szCs w:val="22"/>
                </w:rPr>
                <w:delText>由经度、维度两个输入框组成；输入框</w:delText>
              </w:r>
            </w:del>
            <w:del w:id="1196" w:author="wanao" w:date="2026-07-03T16:00:40Z">
              <w:r>
                <w:rPr>
                  <w:rFonts w:ascii="仿宋" w:hAnsi="仿宋" w:eastAsia="仿宋"/>
                  <w:color w:val="000000"/>
                  <w:kern w:val="0"/>
                  <w:sz w:val="24"/>
                  <w:szCs w:val="22"/>
                </w:rPr>
                <w:delText>长度不超过50位</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197" w:author="wanao" w:date="2026-07-03T16:00:40Z"/>
        </w:trPr>
        <w:tc>
          <w:tcPr>
            <w:tcW w:w="2340" w:type="dxa"/>
          </w:tcPr>
          <w:p>
            <w:pPr>
              <w:widowControl/>
              <w:spacing w:after="0" w:line="360" w:lineRule="auto"/>
              <w:jc w:val="left"/>
              <w:rPr>
                <w:del w:id="1198" w:author="wanao" w:date="2026-07-03T16:00:40Z"/>
                <w:rFonts w:ascii="仿宋" w:hAnsi="仿宋" w:eastAsia="仿宋"/>
                <w:color w:val="000000"/>
                <w:kern w:val="0"/>
                <w:sz w:val="24"/>
                <w:szCs w:val="22"/>
                <w:lang w:eastAsia="en-US"/>
              </w:rPr>
            </w:pPr>
            <w:del w:id="1199" w:author="wanao" w:date="2026-07-03T16:00:40Z">
              <w:r>
                <w:rPr>
                  <w:rFonts w:ascii="仿宋" w:hAnsi="仿宋" w:eastAsia="仿宋"/>
                  <w:color w:val="000000"/>
                  <w:kern w:val="0"/>
                  <w:sz w:val="24"/>
                  <w:szCs w:val="22"/>
                  <w:lang w:eastAsia="en-US"/>
                </w:rPr>
                <w:delText>保存</w:delText>
              </w:r>
            </w:del>
          </w:p>
        </w:tc>
        <w:tc>
          <w:tcPr>
            <w:tcW w:w="2340" w:type="dxa"/>
          </w:tcPr>
          <w:p>
            <w:pPr>
              <w:widowControl/>
              <w:spacing w:after="0" w:line="360" w:lineRule="auto"/>
              <w:jc w:val="left"/>
              <w:rPr>
                <w:del w:id="1200" w:author="wanao" w:date="2026-07-03T16:00:40Z"/>
                <w:rFonts w:ascii="仿宋" w:hAnsi="仿宋" w:eastAsia="仿宋"/>
                <w:color w:val="000000"/>
                <w:kern w:val="0"/>
                <w:sz w:val="24"/>
                <w:szCs w:val="22"/>
                <w:lang w:eastAsia="en-US"/>
              </w:rPr>
            </w:pPr>
            <w:del w:id="1201" w:author="wanao" w:date="2026-07-03T16:00:40Z">
              <w:r>
                <w:rPr>
                  <w:rFonts w:ascii="仿宋" w:hAnsi="仿宋" w:eastAsia="仿宋"/>
                  <w:color w:val="000000"/>
                  <w:kern w:val="0"/>
                  <w:sz w:val="24"/>
                  <w:szCs w:val="22"/>
                  <w:lang w:eastAsia="en-US"/>
                </w:rPr>
                <w:delText>按钮</w:delText>
              </w:r>
            </w:del>
          </w:p>
        </w:tc>
        <w:tc>
          <w:tcPr>
            <w:tcW w:w="2340" w:type="dxa"/>
          </w:tcPr>
          <w:p>
            <w:pPr>
              <w:widowControl/>
              <w:spacing w:after="0" w:line="360" w:lineRule="auto"/>
              <w:jc w:val="left"/>
              <w:rPr>
                <w:del w:id="1202" w:author="wanao" w:date="2026-07-03T16:00:40Z"/>
                <w:rFonts w:ascii="仿宋" w:hAnsi="仿宋" w:eastAsia="仿宋"/>
                <w:color w:val="000000"/>
                <w:kern w:val="0"/>
                <w:sz w:val="24"/>
                <w:szCs w:val="22"/>
                <w:lang w:eastAsia="en-US"/>
              </w:rPr>
            </w:pPr>
            <w:del w:id="1203" w:author="wanao" w:date="2026-07-03T16:00:40Z">
              <w:r>
                <w:rPr>
                  <w:rFonts w:ascii="仿宋" w:hAnsi="仿宋" w:eastAsia="仿宋"/>
                  <w:color w:val="000000"/>
                  <w:kern w:val="0"/>
                  <w:sz w:val="24"/>
                  <w:szCs w:val="22"/>
                  <w:lang w:eastAsia="en-US"/>
                </w:rPr>
                <w:delText>按钮</w:delText>
              </w:r>
            </w:del>
          </w:p>
        </w:tc>
        <w:tc>
          <w:tcPr>
            <w:tcW w:w="2340" w:type="dxa"/>
          </w:tcPr>
          <w:p>
            <w:pPr>
              <w:widowControl/>
              <w:spacing w:after="0" w:line="360" w:lineRule="auto"/>
              <w:jc w:val="left"/>
              <w:rPr>
                <w:del w:id="1204" w:author="wanao" w:date="2026-07-03T16:00:40Z"/>
                <w:rFonts w:ascii="仿宋" w:hAnsi="仿宋" w:eastAsia="仿宋"/>
                <w:color w:val="000000"/>
                <w:kern w:val="0"/>
                <w:sz w:val="24"/>
                <w:szCs w:val="22"/>
              </w:rPr>
            </w:pPr>
            <w:del w:id="1205" w:author="wanao" w:date="2026-07-03T16:00:40Z">
              <w:r>
                <w:rPr>
                  <w:rFonts w:ascii="仿宋" w:hAnsi="仿宋" w:eastAsia="仿宋"/>
                  <w:color w:val="000000"/>
                  <w:kern w:val="0"/>
                  <w:sz w:val="24"/>
                  <w:szCs w:val="22"/>
                </w:rPr>
                <w:delText>点击后校验当前录入信息并执行</w:delText>
              </w:r>
            </w:del>
            <w:del w:id="1206" w:author="wanao" w:date="2026-07-03T16:00:40Z">
              <w:r>
                <w:rPr>
                  <w:rFonts w:hint="eastAsia" w:ascii="仿宋" w:hAnsi="仿宋" w:eastAsia="仿宋"/>
                  <w:color w:val="000000"/>
                  <w:kern w:val="0"/>
                  <w:sz w:val="24"/>
                  <w:szCs w:val="22"/>
                </w:rPr>
                <w:delText>编辑</w:delText>
              </w:r>
            </w:del>
            <w:del w:id="1207" w:author="wanao" w:date="2026-07-03T16:00:40Z">
              <w:r>
                <w:rPr>
                  <w:rFonts w:ascii="仿宋" w:hAnsi="仿宋" w:eastAsia="仿宋"/>
                  <w:color w:val="000000"/>
                  <w:kern w:val="0"/>
                  <w:sz w:val="24"/>
                  <w:szCs w:val="22"/>
                </w:rPr>
                <w:delText>保存</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208" w:author="wanao" w:date="2026-07-03T16:00:40Z"/>
        </w:trPr>
        <w:tc>
          <w:tcPr>
            <w:tcW w:w="2340" w:type="dxa"/>
          </w:tcPr>
          <w:p>
            <w:pPr>
              <w:widowControl/>
              <w:spacing w:after="0" w:line="360" w:lineRule="auto"/>
              <w:jc w:val="left"/>
              <w:rPr>
                <w:del w:id="1209" w:author="wanao" w:date="2026-07-03T16:00:40Z"/>
                <w:rFonts w:ascii="仿宋" w:hAnsi="仿宋" w:eastAsia="仿宋"/>
                <w:color w:val="000000"/>
                <w:kern w:val="0"/>
                <w:sz w:val="24"/>
                <w:szCs w:val="22"/>
                <w:lang w:eastAsia="en-US"/>
              </w:rPr>
            </w:pPr>
            <w:del w:id="1210" w:author="wanao" w:date="2026-07-03T16:00:40Z">
              <w:r>
                <w:rPr>
                  <w:rFonts w:ascii="仿宋" w:hAnsi="仿宋" w:eastAsia="仿宋"/>
                  <w:color w:val="000000"/>
                  <w:kern w:val="0"/>
                  <w:sz w:val="24"/>
                  <w:szCs w:val="22"/>
                  <w:lang w:eastAsia="en-US"/>
                </w:rPr>
                <w:delText>取消</w:delText>
              </w:r>
            </w:del>
          </w:p>
        </w:tc>
        <w:tc>
          <w:tcPr>
            <w:tcW w:w="2340" w:type="dxa"/>
          </w:tcPr>
          <w:p>
            <w:pPr>
              <w:widowControl/>
              <w:spacing w:after="0" w:line="360" w:lineRule="auto"/>
              <w:jc w:val="left"/>
              <w:rPr>
                <w:del w:id="1211" w:author="wanao" w:date="2026-07-03T16:00:40Z"/>
                <w:rFonts w:ascii="仿宋" w:hAnsi="仿宋" w:eastAsia="仿宋"/>
                <w:color w:val="000000"/>
                <w:kern w:val="0"/>
                <w:sz w:val="24"/>
                <w:szCs w:val="22"/>
                <w:lang w:eastAsia="en-US"/>
              </w:rPr>
            </w:pPr>
            <w:del w:id="1212" w:author="wanao" w:date="2026-07-03T16:00:40Z">
              <w:r>
                <w:rPr>
                  <w:rFonts w:ascii="仿宋" w:hAnsi="仿宋" w:eastAsia="仿宋"/>
                  <w:color w:val="000000"/>
                  <w:kern w:val="0"/>
                  <w:sz w:val="24"/>
                  <w:szCs w:val="22"/>
                  <w:lang w:eastAsia="en-US"/>
                </w:rPr>
                <w:delText>按钮</w:delText>
              </w:r>
            </w:del>
          </w:p>
        </w:tc>
        <w:tc>
          <w:tcPr>
            <w:tcW w:w="2340" w:type="dxa"/>
          </w:tcPr>
          <w:p>
            <w:pPr>
              <w:widowControl/>
              <w:spacing w:after="0" w:line="360" w:lineRule="auto"/>
              <w:jc w:val="left"/>
              <w:rPr>
                <w:del w:id="1213" w:author="wanao" w:date="2026-07-03T16:00:40Z"/>
                <w:rFonts w:ascii="仿宋" w:hAnsi="仿宋" w:eastAsia="仿宋"/>
                <w:color w:val="000000"/>
                <w:kern w:val="0"/>
                <w:sz w:val="24"/>
                <w:szCs w:val="22"/>
                <w:lang w:eastAsia="en-US"/>
              </w:rPr>
            </w:pPr>
            <w:del w:id="1214" w:author="wanao" w:date="2026-07-03T16:00:40Z">
              <w:r>
                <w:rPr>
                  <w:rFonts w:ascii="仿宋" w:hAnsi="仿宋" w:eastAsia="仿宋"/>
                  <w:color w:val="000000"/>
                  <w:kern w:val="0"/>
                  <w:sz w:val="24"/>
                  <w:szCs w:val="22"/>
                  <w:lang w:eastAsia="en-US"/>
                </w:rPr>
                <w:delText>按钮</w:delText>
              </w:r>
            </w:del>
          </w:p>
        </w:tc>
        <w:tc>
          <w:tcPr>
            <w:tcW w:w="2340" w:type="dxa"/>
          </w:tcPr>
          <w:p>
            <w:pPr>
              <w:widowControl/>
              <w:spacing w:after="0" w:line="360" w:lineRule="auto"/>
              <w:jc w:val="left"/>
              <w:rPr>
                <w:del w:id="1215" w:author="wanao" w:date="2026-07-03T16:00:40Z"/>
                <w:rFonts w:ascii="仿宋" w:hAnsi="仿宋" w:eastAsia="仿宋"/>
                <w:color w:val="000000"/>
                <w:kern w:val="0"/>
                <w:sz w:val="24"/>
                <w:szCs w:val="22"/>
              </w:rPr>
            </w:pPr>
            <w:del w:id="1216" w:author="wanao" w:date="2026-07-03T16:00:40Z">
              <w:r>
                <w:rPr>
                  <w:rFonts w:ascii="仿宋" w:hAnsi="仿宋" w:eastAsia="仿宋"/>
                  <w:color w:val="000000"/>
                  <w:kern w:val="0"/>
                  <w:sz w:val="24"/>
                  <w:szCs w:val="22"/>
                </w:rPr>
                <w:delText>点击后关闭</w:delText>
              </w:r>
            </w:del>
            <w:del w:id="1217" w:author="wanao" w:date="2026-07-03T16:00:40Z">
              <w:r>
                <w:rPr>
                  <w:rFonts w:hint="eastAsia" w:ascii="仿宋" w:hAnsi="仿宋" w:eastAsia="仿宋"/>
                  <w:color w:val="000000"/>
                  <w:kern w:val="0"/>
                  <w:sz w:val="24"/>
                  <w:szCs w:val="22"/>
                </w:rPr>
                <w:delText>编辑</w:delText>
              </w:r>
            </w:del>
            <w:del w:id="1218" w:author="wanao" w:date="2026-07-03T16:00:40Z">
              <w:r>
                <w:rPr>
                  <w:rFonts w:ascii="仿宋" w:hAnsi="仿宋" w:eastAsia="仿宋"/>
                  <w:color w:val="000000"/>
                  <w:kern w:val="0"/>
                  <w:sz w:val="24"/>
                  <w:szCs w:val="22"/>
                </w:rPr>
                <w:delText>页面并放弃本次录入</w:delText>
              </w:r>
            </w:del>
          </w:p>
        </w:tc>
      </w:tr>
    </w:tbl>
    <w:p>
      <w:pPr>
        <w:widowControl/>
        <w:spacing w:after="200" w:line="276" w:lineRule="auto"/>
        <w:jc w:val="left"/>
        <w:rPr>
          <w:del w:id="1219" w:author="wanao" w:date="2026-07-03T16:00:40Z"/>
          <w:rFonts w:ascii="仿宋" w:hAnsi="仿宋" w:eastAsia="仿宋"/>
          <w:color w:val="000000"/>
          <w:kern w:val="0"/>
          <w:sz w:val="24"/>
          <w:szCs w:val="22"/>
        </w:rPr>
      </w:pPr>
    </w:p>
    <w:p>
      <w:pPr>
        <w:pStyle w:val="7"/>
        <w:numPr>
          <w:ilvl w:val="4"/>
          <w:numId w:val="14"/>
        </w:numPr>
        <w:spacing w:line="360" w:lineRule="auto"/>
        <w:ind w:left="1418" w:hanging="1418"/>
        <w:rPr>
          <w:del w:id="1220" w:author="wanao" w:date="2026-07-03T16:00:40Z"/>
          <w:rFonts w:ascii="仿宋" w:hAnsi="仿宋" w:eastAsia="仿宋"/>
          <w:i w:val="0"/>
          <w:iCs w:val="0"/>
          <w:lang w:eastAsia="en-US"/>
        </w:rPr>
      </w:pPr>
      <w:del w:id="1221" w:author="wanao" w:date="2026-07-03T16:00:40Z">
        <w:r>
          <w:rPr>
            <w:rFonts w:hint="eastAsia" w:ascii="仿宋" w:hAnsi="仿宋" w:eastAsia="仿宋"/>
            <w:i w:val="0"/>
            <w:iCs w:val="0"/>
            <w:lang w:eastAsia="en-US"/>
          </w:rPr>
          <w:delText>处理</w:delText>
        </w:r>
      </w:del>
    </w:p>
    <w:p>
      <w:pPr>
        <w:widowControl/>
        <w:spacing w:after="0" w:line="360" w:lineRule="auto"/>
        <w:jc w:val="left"/>
        <w:rPr>
          <w:del w:id="1222" w:author="wanao" w:date="2026-07-03T16:00:40Z"/>
          <w:rFonts w:ascii="仿宋" w:hAnsi="仿宋" w:eastAsia="仿宋"/>
          <w:color w:val="000000"/>
          <w:kern w:val="0"/>
          <w:sz w:val="24"/>
          <w:szCs w:val="22"/>
          <w:lang w:eastAsia="en-US"/>
        </w:rPr>
      </w:pPr>
      <w:del w:id="1223" w:author="wanao" w:date="2026-07-03T16:00:40Z">
        <w:r>
          <w:rPr>
            <w:rFonts w:ascii="仿宋" w:hAnsi="仿宋" w:eastAsia="仿宋"/>
            <w:b/>
            <w:color w:val="000000"/>
            <w:kern w:val="0"/>
            <w:sz w:val="24"/>
            <w:szCs w:val="22"/>
            <w:lang w:eastAsia="en-US"/>
          </w:rPr>
          <w:delText>（一）操作说明</w:delText>
        </w:r>
      </w:del>
    </w:p>
    <w:p>
      <w:pPr>
        <w:widowControl/>
        <w:spacing w:after="0" w:line="360" w:lineRule="auto"/>
        <w:jc w:val="left"/>
        <w:rPr>
          <w:del w:id="1224" w:author="wanao" w:date="2026-07-03T16:00:40Z"/>
          <w:rFonts w:ascii="仿宋" w:hAnsi="仿宋" w:eastAsia="仿宋"/>
          <w:color w:val="000000"/>
          <w:kern w:val="0"/>
          <w:sz w:val="24"/>
          <w:szCs w:val="22"/>
        </w:rPr>
      </w:pPr>
      <w:del w:id="1225" w:author="wanao" w:date="2026-07-03T16:00:40Z">
        <w:r>
          <w:rPr>
            <w:rFonts w:ascii="仿宋" w:hAnsi="仿宋" w:eastAsia="仿宋"/>
            <w:color w:val="000000"/>
            <w:kern w:val="0"/>
            <w:sz w:val="24"/>
            <w:szCs w:val="22"/>
          </w:rPr>
          <w:delText>1. 用户选中单条记录点击“编辑”后，系统</w:delText>
        </w:r>
      </w:del>
      <w:del w:id="1226" w:author="wanao" w:date="2026-07-03T16:00:40Z">
        <w:r>
          <w:rPr>
            <w:rFonts w:hint="eastAsia" w:ascii="仿宋" w:hAnsi="仿宋" w:eastAsia="仿宋"/>
            <w:color w:val="000000"/>
            <w:kern w:val="0"/>
            <w:sz w:val="24"/>
            <w:szCs w:val="22"/>
          </w:rPr>
          <w:delText>右侧抽屉式打开“</w:delText>
        </w:r>
      </w:del>
      <w:del w:id="1227" w:author="wanao" w:date="2026-07-03T16:00:40Z">
        <w:r>
          <w:rPr>
            <w:rFonts w:ascii="仿宋" w:hAnsi="仿宋" w:eastAsia="仿宋"/>
            <w:color w:val="000000"/>
            <w:kern w:val="0"/>
            <w:sz w:val="24"/>
            <w:szCs w:val="22"/>
          </w:rPr>
          <w:delText>编辑</w:delText>
        </w:r>
      </w:del>
      <w:del w:id="1228" w:author="wanao" w:date="2026-07-03T16:00:40Z">
        <w:r>
          <w:rPr>
            <w:rFonts w:hint="eastAsia" w:ascii="仿宋" w:hAnsi="仿宋" w:eastAsia="仿宋"/>
            <w:color w:val="000000"/>
            <w:kern w:val="0"/>
            <w:sz w:val="24"/>
            <w:szCs w:val="22"/>
          </w:rPr>
          <w:delText>”</w:delText>
        </w:r>
      </w:del>
      <w:del w:id="1229" w:author="wanao" w:date="2026-07-03T16:00:40Z">
        <w:r>
          <w:rPr>
            <w:rFonts w:ascii="仿宋" w:hAnsi="仿宋" w:eastAsia="仿宋"/>
            <w:color w:val="000000"/>
            <w:kern w:val="0"/>
            <w:sz w:val="24"/>
            <w:szCs w:val="22"/>
          </w:rPr>
          <w:delText>页面并回显原始数据。</w:delText>
        </w:r>
      </w:del>
    </w:p>
    <w:p>
      <w:pPr>
        <w:widowControl/>
        <w:spacing w:after="0" w:line="360" w:lineRule="auto"/>
        <w:jc w:val="left"/>
        <w:rPr>
          <w:del w:id="1230" w:author="wanao" w:date="2026-07-03T16:00:40Z"/>
          <w:rFonts w:ascii="仿宋" w:hAnsi="仿宋" w:eastAsia="仿宋"/>
          <w:color w:val="000000"/>
          <w:kern w:val="0"/>
          <w:sz w:val="24"/>
          <w:szCs w:val="22"/>
        </w:rPr>
      </w:pPr>
      <w:del w:id="1231" w:author="wanao" w:date="2026-07-03T16:00:40Z">
        <w:r>
          <w:rPr>
            <w:rFonts w:ascii="仿宋" w:hAnsi="仿宋" w:eastAsia="仿宋"/>
            <w:color w:val="000000"/>
            <w:kern w:val="0"/>
            <w:sz w:val="24"/>
            <w:szCs w:val="22"/>
          </w:rPr>
          <w:delText>2. 用户修改字段后点击“</w:delText>
        </w:r>
      </w:del>
      <w:del w:id="1232" w:author="wanao" w:date="2026-07-03T16:00:40Z">
        <w:r>
          <w:rPr>
            <w:rFonts w:hint="eastAsia" w:ascii="仿宋" w:hAnsi="仿宋" w:eastAsia="仿宋"/>
            <w:color w:val="000000"/>
            <w:kern w:val="0"/>
            <w:sz w:val="24"/>
            <w:szCs w:val="22"/>
          </w:rPr>
          <w:delText>确定</w:delText>
        </w:r>
      </w:del>
      <w:del w:id="1233" w:author="wanao" w:date="2026-07-03T16:00:40Z">
        <w:r>
          <w:rPr>
            <w:rFonts w:ascii="仿宋" w:hAnsi="仿宋" w:eastAsia="仿宋"/>
            <w:color w:val="000000"/>
            <w:kern w:val="0"/>
            <w:sz w:val="24"/>
            <w:szCs w:val="22"/>
          </w:rPr>
          <w:delText>”，系统校验只读控制、修改权限、唯一性、联动关系及下游影响；校验通过后更新数据并提示“保存成功”。</w:delText>
        </w:r>
      </w:del>
    </w:p>
    <w:p>
      <w:pPr>
        <w:widowControl/>
        <w:spacing w:after="0" w:line="360" w:lineRule="auto"/>
        <w:jc w:val="left"/>
        <w:rPr>
          <w:del w:id="1234" w:author="wanao" w:date="2026-07-03T16:00:40Z"/>
          <w:rFonts w:ascii="仿宋" w:hAnsi="仿宋" w:eastAsia="仿宋"/>
          <w:color w:val="000000"/>
          <w:kern w:val="0"/>
          <w:sz w:val="24"/>
          <w:szCs w:val="22"/>
        </w:rPr>
      </w:pPr>
      <w:del w:id="1235" w:author="wanao" w:date="2026-07-03T16:00:40Z">
        <w:r>
          <w:rPr>
            <w:rFonts w:ascii="仿宋" w:hAnsi="仿宋" w:eastAsia="仿宋"/>
            <w:color w:val="000000"/>
            <w:kern w:val="0"/>
            <w:sz w:val="24"/>
            <w:szCs w:val="22"/>
          </w:rPr>
          <w:delText>3. 用户点击“取消”，系统关闭</w:delText>
        </w:r>
      </w:del>
      <w:del w:id="1236" w:author="wanao" w:date="2026-07-03T16:00:40Z">
        <w:r>
          <w:rPr>
            <w:rFonts w:hint="eastAsia" w:ascii="仿宋" w:hAnsi="仿宋" w:eastAsia="仿宋"/>
            <w:color w:val="000000"/>
            <w:kern w:val="0"/>
            <w:sz w:val="24"/>
            <w:szCs w:val="22"/>
          </w:rPr>
          <w:delText>编辑</w:delText>
        </w:r>
      </w:del>
      <w:del w:id="1237" w:author="wanao" w:date="2026-07-03T16:00:40Z">
        <w:r>
          <w:rPr>
            <w:rFonts w:ascii="仿宋" w:hAnsi="仿宋" w:eastAsia="仿宋"/>
            <w:color w:val="000000"/>
            <w:kern w:val="0"/>
            <w:sz w:val="24"/>
            <w:szCs w:val="22"/>
          </w:rPr>
          <w:delText>页面；如存在未保存内容，应</w:delText>
        </w:r>
      </w:del>
      <w:del w:id="1238" w:author="wanao" w:date="2026-07-03T16:00:40Z">
        <w:r>
          <w:rPr>
            <w:rFonts w:hint="eastAsia" w:ascii="仿宋" w:hAnsi="仿宋" w:eastAsia="仿宋"/>
            <w:color w:val="000000"/>
            <w:kern w:val="0"/>
            <w:sz w:val="24"/>
            <w:szCs w:val="22"/>
          </w:rPr>
          <w:delText>弹窗</w:delText>
        </w:r>
      </w:del>
      <w:del w:id="1239" w:author="wanao" w:date="2026-07-03T16:00:40Z">
        <w:r>
          <w:rPr>
            <w:rFonts w:ascii="仿宋" w:hAnsi="仿宋" w:eastAsia="仿宋"/>
            <w:color w:val="000000"/>
            <w:kern w:val="0"/>
            <w:sz w:val="24"/>
            <w:szCs w:val="22"/>
          </w:rPr>
          <w:delText>提示用户</w:delText>
        </w:r>
      </w:del>
      <w:del w:id="1240" w:author="wanao" w:date="2026-07-03T16:00:40Z">
        <w:r>
          <w:rPr>
            <w:rFonts w:hint="eastAsia" w:ascii="仿宋" w:hAnsi="仿宋" w:eastAsia="仿宋"/>
            <w:color w:val="000000"/>
            <w:kern w:val="0"/>
            <w:sz w:val="24"/>
            <w:szCs w:val="22"/>
          </w:rPr>
          <w:delText>“确认放弃已输入的信息？”。</w:delText>
        </w:r>
      </w:del>
    </w:p>
    <w:p>
      <w:pPr>
        <w:widowControl/>
        <w:spacing w:after="0" w:line="360" w:lineRule="auto"/>
        <w:jc w:val="left"/>
        <w:rPr>
          <w:del w:id="1241" w:author="wanao" w:date="2026-07-03T16:00:40Z"/>
          <w:rFonts w:ascii="仿宋" w:hAnsi="仿宋" w:eastAsia="仿宋"/>
          <w:color w:val="000000"/>
          <w:kern w:val="0"/>
          <w:sz w:val="24"/>
          <w:szCs w:val="22"/>
        </w:rPr>
      </w:pPr>
      <w:del w:id="1242" w:author="wanao" w:date="2026-07-03T16:00:40Z">
        <w:r>
          <w:rPr>
            <w:rFonts w:ascii="仿宋" w:hAnsi="仿宋" w:eastAsia="仿宋"/>
            <w:b/>
            <w:color w:val="000000"/>
            <w:kern w:val="0"/>
            <w:sz w:val="24"/>
            <w:szCs w:val="22"/>
          </w:rPr>
          <w:delText>（二）规则与约束</w:delText>
        </w:r>
      </w:del>
    </w:p>
    <w:p>
      <w:pPr>
        <w:widowControl/>
        <w:spacing w:after="0" w:line="360" w:lineRule="auto"/>
        <w:jc w:val="left"/>
        <w:rPr>
          <w:del w:id="1243" w:author="wanao" w:date="2026-07-03T16:00:40Z"/>
          <w:rFonts w:ascii="仿宋" w:hAnsi="仿宋" w:eastAsia="仿宋"/>
          <w:color w:val="000000"/>
          <w:kern w:val="0"/>
          <w:sz w:val="24"/>
          <w:szCs w:val="22"/>
        </w:rPr>
      </w:pPr>
      <w:del w:id="1244" w:author="wanao" w:date="2026-07-03T16:00:40Z">
        <w:r>
          <w:rPr>
            <w:rFonts w:ascii="仿宋" w:hAnsi="仿宋" w:eastAsia="仿宋"/>
            <w:color w:val="000000"/>
            <w:kern w:val="0"/>
            <w:sz w:val="24"/>
            <w:szCs w:val="22"/>
          </w:rPr>
          <w:delText>1. 主键类字段、外部唯一标识字段默认只读，不允许直接修改。</w:delText>
        </w:r>
      </w:del>
    </w:p>
    <w:p>
      <w:pPr>
        <w:widowControl/>
        <w:spacing w:after="0" w:line="360" w:lineRule="auto"/>
        <w:jc w:val="left"/>
        <w:rPr>
          <w:del w:id="1245" w:author="wanao" w:date="2026-07-03T16:00:40Z"/>
          <w:rFonts w:ascii="仿宋" w:hAnsi="仿宋" w:eastAsia="仿宋"/>
          <w:color w:val="000000"/>
          <w:kern w:val="0"/>
          <w:sz w:val="24"/>
          <w:szCs w:val="22"/>
        </w:rPr>
      </w:pPr>
      <w:del w:id="1246" w:author="wanao" w:date="2026-07-03T16:00:40Z">
        <w:r>
          <w:rPr>
            <w:rFonts w:ascii="仿宋" w:hAnsi="仿宋" w:eastAsia="仿宋"/>
            <w:color w:val="000000"/>
            <w:kern w:val="0"/>
            <w:sz w:val="24"/>
            <w:szCs w:val="22"/>
          </w:rPr>
          <w:delText>2. 修改后仍需满足唯一性、层级性和有效状态约束。</w:delText>
        </w:r>
      </w:del>
    </w:p>
    <w:p>
      <w:pPr>
        <w:widowControl/>
        <w:spacing w:after="0" w:line="360" w:lineRule="auto"/>
        <w:jc w:val="left"/>
        <w:rPr>
          <w:del w:id="1247" w:author="wanao" w:date="2026-07-03T16:00:40Z"/>
          <w:rFonts w:ascii="仿宋" w:hAnsi="仿宋" w:eastAsia="仿宋"/>
          <w:color w:val="000000"/>
          <w:kern w:val="0"/>
          <w:sz w:val="24"/>
          <w:szCs w:val="22"/>
        </w:rPr>
      </w:pPr>
      <w:del w:id="1248" w:author="wanao" w:date="2026-07-03T16:00:40Z">
        <w:r>
          <w:rPr>
            <w:rFonts w:ascii="仿宋" w:hAnsi="仿宋" w:eastAsia="仿宋"/>
            <w:color w:val="000000"/>
            <w:kern w:val="0"/>
            <w:sz w:val="24"/>
            <w:szCs w:val="22"/>
          </w:rPr>
          <w:delText>3. 若关键字段已被下游业务引用，系统应按规则限制修改或提示先解除关联。</w:delText>
        </w:r>
      </w:del>
    </w:p>
    <w:p>
      <w:pPr>
        <w:widowControl/>
        <w:spacing w:after="0" w:line="360" w:lineRule="auto"/>
        <w:jc w:val="left"/>
        <w:rPr>
          <w:del w:id="1249" w:author="wanao" w:date="2026-07-03T16:00:40Z"/>
          <w:rFonts w:ascii="仿宋" w:hAnsi="仿宋" w:eastAsia="仿宋"/>
          <w:color w:val="000000"/>
          <w:kern w:val="0"/>
          <w:sz w:val="24"/>
          <w:szCs w:val="22"/>
        </w:rPr>
      </w:pPr>
      <w:del w:id="1250" w:author="wanao" w:date="2026-07-03T16:00:40Z">
        <w:r>
          <w:rPr>
            <w:rFonts w:ascii="仿宋" w:hAnsi="仿宋" w:eastAsia="仿宋"/>
            <w:b/>
            <w:color w:val="000000"/>
            <w:kern w:val="0"/>
            <w:sz w:val="24"/>
            <w:szCs w:val="22"/>
          </w:rPr>
          <w:delText>（三）权限说明</w:delText>
        </w:r>
      </w:del>
    </w:p>
    <w:p>
      <w:pPr>
        <w:widowControl/>
        <w:spacing w:after="0" w:line="360" w:lineRule="auto"/>
        <w:jc w:val="left"/>
        <w:rPr>
          <w:del w:id="1251" w:author="wanao" w:date="2026-07-03T16:00:40Z"/>
          <w:rFonts w:ascii="仿宋" w:hAnsi="仿宋" w:eastAsia="仿宋"/>
          <w:color w:val="000000"/>
          <w:kern w:val="0"/>
          <w:sz w:val="24"/>
          <w:szCs w:val="22"/>
        </w:rPr>
      </w:pPr>
      <w:del w:id="1252" w:author="wanao" w:date="2026-07-03T16:00:40Z">
        <w:r>
          <w:rPr>
            <w:rFonts w:ascii="仿宋" w:hAnsi="仿宋" w:eastAsia="仿宋"/>
            <w:color w:val="000000"/>
            <w:kern w:val="0"/>
            <w:sz w:val="24"/>
            <w:szCs w:val="22"/>
          </w:rPr>
          <w:delText>1. 仅具备“编辑”功能权限的用户可执行编辑。</w:delText>
        </w:r>
      </w:del>
    </w:p>
    <w:p>
      <w:pPr>
        <w:widowControl/>
        <w:spacing w:after="0" w:line="360" w:lineRule="auto"/>
        <w:jc w:val="left"/>
        <w:rPr>
          <w:del w:id="1253" w:author="wanao" w:date="2026-07-03T16:00:40Z"/>
          <w:rFonts w:ascii="仿宋" w:hAnsi="仿宋" w:eastAsia="仿宋"/>
          <w:color w:val="000000"/>
          <w:kern w:val="0"/>
          <w:sz w:val="24"/>
          <w:szCs w:val="22"/>
        </w:rPr>
      </w:pPr>
      <w:del w:id="1254" w:author="wanao" w:date="2026-07-03T16:00:40Z">
        <w:r>
          <w:rPr>
            <w:rFonts w:ascii="仿宋" w:hAnsi="仿宋" w:eastAsia="仿宋"/>
            <w:color w:val="000000"/>
            <w:kern w:val="0"/>
            <w:sz w:val="24"/>
            <w:szCs w:val="22"/>
          </w:rPr>
          <w:delText>2. 用户仅可编辑授权范围内的数据记录，不可越权修改其他机构或其他范围数据。</w:delText>
        </w:r>
      </w:del>
    </w:p>
    <w:p>
      <w:pPr>
        <w:pStyle w:val="7"/>
        <w:numPr>
          <w:ilvl w:val="4"/>
          <w:numId w:val="14"/>
        </w:numPr>
        <w:spacing w:line="360" w:lineRule="auto"/>
        <w:ind w:left="1418" w:hanging="1418"/>
        <w:rPr>
          <w:del w:id="1255" w:author="wanao" w:date="2026-07-03T16:00:40Z"/>
          <w:rFonts w:ascii="仿宋" w:hAnsi="仿宋" w:eastAsia="仿宋"/>
          <w:i w:val="0"/>
          <w:iCs w:val="0"/>
          <w:lang w:eastAsia="en-US"/>
        </w:rPr>
      </w:pPr>
      <w:del w:id="1256" w:author="wanao" w:date="2026-07-03T16:00:40Z">
        <w:r>
          <w:rPr>
            <w:rFonts w:hint="eastAsia" w:ascii="仿宋" w:hAnsi="仿宋" w:eastAsia="仿宋"/>
            <w:i w:val="0"/>
            <w:iCs w:val="0"/>
            <w:lang w:eastAsia="en-US"/>
          </w:rPr>
          <w:delText>输出</w:delText>
        </w:r>
      </w:del>
    </w:p>
    <w:p>
      <w:pPr>
        <w:widowControl/>
        <w:spacing w:after="200" w:line="276" w:lineRule="auto"/>
        <w:jc w:val="left"/>
        <w:rPr>
          <w:del w:id="1257" w:author="wanao" w:date="2026-07-03T16:00:40Z"/>
          <w:rFonts w:ascii="仿宋" w:hAnsi="仿宋" w:eastAsia="仿宋"/>
          <w:color w:val="000000"/>
          <w:kern w:val="0"/>
          <w:sz w:val="24"/>
          <w:szCs w:val="22"/>
          <w:lang w:eastAsia="en-US"/>
        </w:rPr>
      </w:pPr>
      <w:del w:id="1258" w:author="wanao" w:date="2026-07-03T16:00:40Z">
        <w:r>
          <w:rPr>
            <w:rFonts w:ascii="仿宋" w:hAnsi="仿宋" w:eastAsia="仿宋"/>
            <w:color w:val="000000"/>
            <w:kern w:val="0"/>
            <w:sz w:val="24"/>
            <w:szCs w:val="22"/>
            <w:lang w:eastAsia="en-US"/>
          </w:rPr>
          <w:delText>不涉及。</w:delText>
        </w:r>
      </w:del>
    </w:p>
    <w:p>
      <w:pPr>
        <w:pStyle w:val="7"/>
        <w:numPr>
          <w:ilvl w:val="4"/>
          <w:numId w:val="14"/>
        </w:numPr>
        <w:spacing w:line="360" w:lineRule="auto"/>
        <w:ind w:left="1418" w:hanging="1418"/>
        <w:rPr>
          <w:del w:id="1259" w:author="wanao" w:date="2026-07-03T16:00:40Z"/>
          <w:rFonts w:ascii="仿宋" w:hAnsi="仿宋" w:eastAsia="仿宋"/>
          <w:i w:val="0"/>
          <w:iCs w:val="0"/>
          <w:lang w:eastAsia="en-US"/>
        </w:rPr>
      </w:pPr>
      <w:del w:id="1260" w:author="wanao" w:date="2026-07-03T16:00:40Z">
        <w:r>
          <w:rPr>
            <w:rFonts w:hint="eastAsia" w:ascii="仿宋" w:hAnsi="仿宋" w:eastAsia="仿宋"/>
            <w:i w:val="0"/>
            <w:iCs w:val="0"/>
            <w:lang w:eastAsia="en-US"/>
          </w:rPr>
          <w:delText>输入输出的界面</w:delText>
        </w:r>
      </w:del>
    </w:p>
    <w:p>
      <w:pPr>
        <w:widowControl/>
        <w:spacing w:after="0" w:line="360" w:lineRule="auto"/>
        <w:jc w:val="left"/>
        <w:rPr>
          <w:del w:id="1261" w:author="wanao" w:date="2026-07-03T16:00:40Z"/>
          <w:rFonts w:ascii="仿宋" w:hAnsi="仿宋" w:eastAsia="仿宋"/>
          <w:color w:val="000000"/>
          <w:kern w:val="0"/>
          <w:sz w:val="24"/>
          <w:szCs w:val="22"/>
          <w:lang w:eastAsia="en-US"/>
        </w:rPr>
      </w:pPr>
      <w:del w:id="1262" w:author="wanao" w:date="2026-07-03T16:00:40Z">
        <w:r>
          <w:rPr/>
          <w:drawing>
            <wp:inline distT="0" distB="0" distL="114300" distR="114300">
              <wp:extent cx="5596255" cy="3355975"/>
              <wp:effectExtent l="0" t="0" r="4445" b="6350"/>
              <wp:docPr id="12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07"/>
                      <pic:cNvPicPr>
                        <a:picLocks noChangeAspect="1"/>
                      </pic:cNvPicPr>
                    </pic:nvPicPr>
                    <pic:blipFill>
                      <a:blip r:embed="rId139"/>
                      <a:stretch>
                        <a:fillRect/>
                      </a:stretch>
                    </pic:blipFill>
                    <pic:spPr>
                      <a:xfrm>
                        <a:off x="0" y="0"/>
                        <a:ext cx="5596255" cy="3355975"/>
                      </a:xfrm>
                      <a:prstGeom prst="rect">
                        <a:avLst/>
                      </a:prstGeom>
                      <a:noFill/>
                      <a:ln>
                        <a:noFill/>
                      </a:ln>
                    </pic:spPr>
                  </pic:pic>
                </a:graphicData>
              </a:graphic>
            </wp:inline>
          </w:drawing>
        </w:r>
      </w:del>
    </w:p>
    <w:p>
      <w:pPr>
        <w:pStyle w:val="7"/>
        <w:numPr>
          <w:ilvl w:val="4"/>
          <w:numId w:val="14"/>
        </w:numPr>
        <w:spacing w:line="360" w:lineRule="auto"/>
        <w:ind w:left="1418" w:hanging="1418"/>
        <w:rPr>
          <w:del w:id="1264" w:author="wanao" w:date="2026-07-03T16:00:40Z"/>
          <w:rFonts w:ascii="仿宋" w:hAnsi="仿宋" w:eastAsia="仿宋"/>
          <w:i w:val="0"/>
          <w:iCs w:val="0"/>
          <w:lang w:eastAsia="en-US"/>
        </w:rPr>
      </w:pPr>
      <w:del w:id="1265" w:author="wanao" w:date="2026-07-03T16:00:40Z">
        <w:r>
          <w:rPr>
            <w:rFonts w:hint="eastAsia" w:ascii="仿宋" w:hAnsi="仿宋" w:eastAsia="仿宋"/>
            <w:i w:val="0"/>
            <w:iCs w:val="0"/>
            <w:lang w:eastAsia="en-US"/>
          </w:rPr>
          <w:delText>核算处理</w:delText>
        </w:r>
      </w:del>
    </w:p>
    <w:p>
      <w:pPr>
        <w:widowControl/>
        <w:spacing w:after="0" w:line="360" w:lineRule="auto"/>
        <w:jc w:val="left"/>
        <w:rPr>
          <w:del w:id="1266" w:author="wanao" w:date="2026-07-03T16:00:40Z"/>
          <w:rFonts w:ascii="仿宋" w:hAnsi="仿宋" w:eastAsia="仿宋"/>
          <w:color w:val="000000"/>
          <w:kern w:val="0"/>
          <w:sz w:val="24"/>
          <w:szCs w:val="22"/>
          <w:lang w:eastAsia="en-US"/>
        </w:rPr>
      </w:pPr>
      <w:del w:id="1267" w:author="wanao" w:date="2026-07-03T16:00:40Z">
        <w:r>
          <w:rPr>
            <w:rFonts w:ascii="仿宋" w:hAnsi="仿宋" w:eastAsia="仿宋"/>
            <w:color w:val="000000"/>
            <w:kern w:val="0"/>
            <w:sz w:val="24"/>
            <w:szCs w:val="22"/>
            <w:lang w:eastAsia="en-US"/>
          </w:rPr>
          <w:delText>不涉及。</w:delText>
        </w:r>
      </w:del>
    </w:p>
    <w:p>
      <w:pPr>
        <w:pStyle w:val="7"/>
        <w:numPr>
          <w:ilvl w:val="4"/>
          <w:numId w:val="14"/>
        </w:numPr>
        <w:spacing w:line="360" w:lineRule="auto"/>
        <w:ind w:left="1418" w:hanging="1418"/>
        <w:rPr>
          <w:del w:id="1268" w:author="wanao" w:date="2026-07-03T16:00:40Z"/>
          <w:rFonts w:ascii="仿宋" w:hAnsi="仿宋" w:eastAsia="仿宋"/>
          <w:i w:val="0"/>
          <w:iCs w:val="0"/>
          <w:lang w:eastAsia="en-US"/>
        </w:rPr>
      </w:pPr>
      <w:del w:id="1269" w:author="wanao" w:date="2026-07-03T16:00:40Z">
        <w:r>
          <w:rPr>
            <w:rFonts w:hint="eastAsia" w:ascii="仿宋" w:hAnsi="仿宋" w:eastAsia="仿宋"/>
            <w:i w:val="0"/>
            <w:iCs w:val="0"/>
            <w:lang w:eastAsia="en-US"/>
          </w:rPr>
          <w:delText>凭证/合同/协议打印</w:delText>
        </w:r>
      </w:del>
    </w:p>
    <w:p>
      <w:pPr>
        <w:widowControl/>
        <w:spacing w:after="0" w:line="360" w:lineRule="auto"/>
        <w:jc w:val="left"/>
        <w:rPr>
          <w:del w:id="1270" w:author="wanao" w:date="2026-07-03T16:00:40Z"/>
          <w:rFonts w:ascii="仿宋" w:hAnsi="仿宋" w:eastAsia="仿宋"/>
          <w:color w:val="000000"/>
          <w:kern w:val="0"/>
          <w:sz w:val="24"/>
          <w:szCs w:val="22"/>
          <w:lang w:eastAsia="en-US"/>
        </w:rPr>
      </w:pPr>
      <w:del w:id="1271" w:author="wanao" w:date="2026-07-03T16:00:40Z">
        <w:r>
          <w:rPr>
            <w:rFonts w:ascii="仿宋" w:hAnsi="仿宋" w:eastAsia="仿宋"/>
            <w:color w:val="000000"/>
            <w:kern w:val="0"/>
            <w:sz w:val="24"/>
            <w:szCs w:val="22"/>
            <w:lang w:eastAsia="en-US"/>
          </w:rPr>
          <w:delText>不涉及。</w:delText>
        </w:r>
      </w:del>
    </w:p>
    <w:p>
      <w:pPr>
        <w:pStyle w:val="6"/>
        <w:numPr>
          <w:ilvl w:val="3"/>
          <w:numId w:val="14"/>
        </w:numPr>
        <w:spacing w:line="360" w:lineRule="auto"/>
        <w:ind w:left="1418" w:hanging="1418"/>
        <w:rPr>
          <w:del w:id="1272" w:author="wanao" w:date="2026-07-03T16:00:41Z"/>
          <w:rFonts w:ascii="仿宋" w:hAnsi="仿宋" w:eastAsia="仿宋"/>
          <w:lang w:eastAsia="en-US"/>
        </w:rPr>
      </w:pPr>
      <w:del w:id="1273" w:author="wanao" w:date="2026-07-03T16:00:41Z">
        <w:r>
          <w:rPr>
            <w:rFonts w:hint="eastAsia" w:ascii="仿宋" w:hAnsi="仿宋" w:eastAsia="仿宋"/>
            <w:lang w:eastAsia="en-US"/>
          </w:rPr>
          <w:delText>机构管理-删除</w:delText>
        </w:r>
      </w:del>
    </w:p>
    <w:p>
      <w:pPr>
        <w:pStyle w:val="7"/>
        <w:numPr>
          <w:ilvl w:val="4"/>
          <w:numId w:val="14"/>
        </w:numPr>
        <w:spacing w:line="360" w:lineRule="auto"/>
        <w:ind w:left="1418" w:hanging="1418"/>
        <w:rPr>
          <w:del w:id="1274" w:author="wanao" w:date="2026-07-03T16:00:41Z"/>
          <w:rFonts w:ascii="仿宋" w:hAnsi="仿宋" w:eastAsia="仿宋"/>
          <w:i w:val="0"/>
          <w:iCs w:val="0"/>
          <w:lang w:eastAsia="en-US"/>
        </w:rPr>
      </w:pPr>
      <w:del w:id="1275" w:author="wanao" w:date="2026-07-03T16:00:41Z">
        <w:r>
          <w:rPr>
            <w:rFonts w:hint="eastAsia" w:ascii="仿宋" w:hAnsi="仿宋" w:eastAsia="仿宋"/>
            <w:i w:val="0"/>
            <w:iCs w:val="0"/>
            <w:lang w:eastAsia="en-US"/>
          </w:rPr>
          <w:delText>功能描述</w:delText>
        </w:r>
      </w:del>
    </w:p>
    <w:p>
      <w:pPr>
        <w:widowControl/>
        <w:spacing w:after="0" w:line="360" w:lineRule="auto"/>
        <w:jc w:val="left"/>
        <w:rPr>
          <w:del w:id="1276" w:author="wanao" w:date="2026-07-03T16:00:41Z"/>
          <w:rFonts w:ascii="仿宋" w:hAnsi="仿宋" w:eastAsia="仿宋"/>
          <w:color w:val="000000"/>
          <w:kern w:val="0"/>
          <w:sz w:val="24"/>
          <w:szCs w:val="22"/>
        </w:rPr>
      </w:pPr>
      <w:del w:id="1277" w:author="wanao" w:date="2026-07-03T16:00:41Z">
        <w:r>
          <w:rPr>
            <w:rFonts w:ascii="仿宋" w:hAnsi="仿宋" w:eastAsia="仿宋"/>
            <w:color w:val="000000"/>
            <w:kern w:val="0"/>
            <w:sz w:val="24"/>
            <w:szCs w:val="22"/>
          </w:rPr>
          <w:delText>支持具备权限的用户删除机构数据，删除前需完成关联校验、状态校验和二次确认。</w:delText>
        </w:r>
      </w:del>
    </w:p>
    <w:p>
      <w:pPr>
        <w:pStyle w:val="7"/>
        <w:numPr>
          <w:ilvl w:val="4"/>
          <w:numId w:val="14"/>
        </w:numPr>
        <w:spacing w:line="360" w:lineRule="auto"/>
        <w:ind w:left="1418" w:hanging="1418"/>
        <w:rPr>
          <w:del w:id="1278" w:author="wanao" w:date="2026-07-03T16:00:41Z"/>
          <w:rFonts w:ascii="仿宋" w:hAnsi="仿宋" w:eastAsia="仿宋"/>
          <w:i w:val="0"/>
          <w:iCs w:val="0"/>
          <w:lang w:eastAsia="en-US"/>
        </w:rPr>
      </w:pPr>
      <w:del w:id="1279" w:author="wanao" w:date="2026-07-03T16:00:41Z">
        <w:r>
          <w:rPr>
            <w:rFonts w:hint="eastAsia" w:ascii="仿宋" w:hAnsi="仿宋" w:eastAsia="仿宋"/>
            <w:i w:val="0"/>
            <w:iCs w:val="0"/>
            <w:lang w:eastAsia="en-US"/>
          </w:rPr>
          <w:delText>输入</w:delText>
        </w:r>
      </w:del>
    </w:p>
    <w:p>
      <w:pPr>
        <w:widowControl/>
        <w:spacing w:after="0" w:line="360" w:lineRule="auto"/>
        <w:jc w:val="left"/>
        <w:rPr>
          <w:del w:id="1280" w:author="wanao" w:date="2026-07-03T16:00:41Z"/>
          <w:rFonts w:ascii="仿宋" w:hAnsi="仿宋" w:eastAsia="仿宋"/>
          <w:color w:val="000000"/>
          <w:kern w:val="0"/>
          <w:sz w:val="24"/>
          <w:szCs w:val="22"/>
          <w:lang w:eastAsia="en-US"/>
        </w:rPr>
      </w:pPr>
      <w:del w:id="1281" w:author="wanao" w:date="2026-07-03T16:00:41Z">
        <w:r>
          <w:rPr>
            <w:rFonts w:hint="eastAsia" w:ascii="仿宋" w:hAnsi="仿宋" w:eastAsia="仿宋"/>
            <w:color w:val="000000"/>
            <w:kern w:val="0"/>
            <w:sz w:val="24"/>
            <w:szCs w:val="22"/>
          </w:rPr>
          <w:delText>不涉及</w:delText>
        </w:r>
      </w:del>
      <w:del w:id="1282" w:author="wanao" w:date="2026-07-03T16:00:41Z">
        <w:r>
          <w:rPr>
            <w:rFonts w:ascii="仿宋" w:hAnsi="仿宋" w:eastAsia="仿宋"/>
            <w:color w:val="000000"/>
            <w:kern w:val="0"/>
            <w:sz w:val="24"/>
            <w:szCs w:val="22"/>
            <w:lang w:eastAsia="en-US"/>
          </w:rPr>
          <w:delText>。</w:delText>
        </w:r>
      </w:del>
    </w:p>
    <w:p>
      <w:pPr>
        <w:pStyle w:val="7"/>
        <w:numPr>
          <w:ilvl w:val="4"/>
          <w:numId w:val="14"/>
        </w:numPr>
        <w:spacing w:line="360" w:lineRule="auto"/>
        <w:ind w:left="1418" w:hanging="1418"/>
        <w:rPr>
          <w:del w:id="1283" w:author="wanao" w:date="2026-07-03T16:00:41Z"/>
          <w:rFonts w:ascii="仿宋" w:hAnsi="仿宋" w:eastAsia="仿宋"/>
          <w:i w:val="0"/>
          <w:iCs w:val="0"/>
          <w:lang w:eastAsia="en-US"/>
        </w:rPr>
      </w:pPr>
      <w:del w:id="1284" w:author="wanao" w:date="2026-07-03T16:00:41Z">
        <w:r>
          <w:rPr>
            <w:rFonts w:hint="eastAsia" w:ascii="仿宋" w:hAnsi="仿宋" w:eastAsia="仿宋"/>
            <w:i w:val="0"/>
            <w:iCs w:val="0"/>
            <w:lang w:eastAsia="en-US"/>
          </w:rPr>
          <w:delText>处理</w:delText>
        </w:r>
      </w:del>
    </w:p>
    <w:p>
      <w:pPr>
        <w:widowControl/>
        <w:spacing w:after="0" w:line="360" w:lineRule="auto"/>
        <w:jc w:val="left"/>
        <w:rPr>
          <w:del w:id="1285" w:author="wanao" w:date="2026-07-03T16:00:41Z"/>
          <w:rFonts w:ascii="仿宋" w:hAnsi="仿宋" w:eastAsia="仿宋"/>
          <w:color w:val="000000"/>
          <w:kern w:val="0"/>
          <w:sz w:val="24"/>
          <w:szCs w:val="22"/>
          <w:lang w:eastAsia="en-US"/>
        </w:rPr>
      </w:pPr>
      <w:del w:id="1286" w:author="wanao" w:date="2026-07-03T16:00:41Z">
        <w:r>
          <w:rPr>
            <w:rFonts w:ascii="仿宋" w:hAnsi="仿宋" w:eastAsia="仿宋"/>
            <w:b/>
            <w:color w:val="000000"/>
            <w:kern w:val="0"/>
            <w:sz w:val="24"/>
            <w:szCs w:val="22"/>
            <w:lang w:eastAsia="en-US"/>
          </w:rPr>
          <w:delText>（一）操作说明</w:delText>
        </w:r>
      </w:del>
    </w:p>
    <w:p>
      <w:pPr>
        <w:widowControl/>
        <w:spacing w:after="0" w:line="360" w:lineRule="auto"/>
        <w:jc w:val="left"/>
        <w:rPr>
          <w:del w:id="1287" w:author="wanao" w:date="2026-07-03T16:00:41Z"/>
          <w:rFonts w:ascii="仿宋" w:hAnsi="仿宋" w:eastAsia="仿宋"/>
          <w:color w:val="000000"/>
          <w:kern w:val="0"/>
          <w:sz w:val="24"/>
          <w:szCs w:val="22"/>
        </w:rPr>
      </w:pPr>
      <w:del w:id="1288" w:author="wanao" w:date="2026-07-03T16:00:41Z">
        <w:r>
          <w:rPr>
            <w:rFonts w:ascii="仿宋" w:hAnsi="仿宋" w:eastAsia="仿宋"/>
            <w:color w:val="000000"/>
            <w:kern w:val="0"/>
            <w:sz w:val="24"/>
            <w:szCs w:val="22"/>
          </w:rPr>
          <w:delText>1. 用户选中单条</w:delText>
        </w:r>
      </w:del>
      <w:del w:id="1289" w:author="wanao" w:date="2026-07-03T16:00:41Z">
        <w:r>
          <w:rPr>
            <w:rFonts w:hint="eastAsia" w:ascii="仿宋" w:hAnsi="仿宋" w:eastAsia="仿宋"/>
            <w:color w:val="000000"/>
            <w:kern w:val="0"/>
            <w:sz w:val="24"/>
            <w:szCs w:val="22"/>
          </w:rPr>
          <w:delText>或多条</w:delText>
        </w:r>
      </w:del>
      <w:del w:id="1290" w:author="wanao" w:date="2026-07-03T16:00:41Z">
        <w:r>
          <w:rPr>
            <w:rFonts w:ascii="仿宋" w:hAnsi="仿宋" w:eastAsia="仿宋"/>
            <w:color w:val="000000"/>
            <w:kern w:val="0"/>
            <w:sz w:val="24"/>
            <w:szCs w:val="22"/>
          </w:rPr>
          <w:delText>记录点击“删除”后</w:delText>
        </w:r>
      </w:del>
      <w:del w:id="1291" w:author="wanao" w:date="2026-07-03T16:00:41Z">
        <w:r>
          <w:rPr>
            <w:rFonts w:hint="eastAsia" w:ascii="仿宋" w:hAnsi="仿宋" w:eastAsia="仿宋"/>
            <w:color w:val="000000"/>
            <w:kern w:val="0"/>
            <w:sz w:val="24"/>
            <w:szCs w:val="22"/>
          </w:rPr>
          <w:delText>，若选择的机构中包含非虚拟机构，则toast提示“非虚拟部门无法删除”</w:delText>
        </w:r>
      </w:del>
      <w:del w:id="1292" w:author="wanao" w:date="2026-07-03T16:00:41Z">
        <w:r>
          <w:rPr>
            <w:rFonts w:ascii="仿宋" w:hAnsi="仿宋" w:eastAsia="仿宋"/>
            <w:color w:val="000000"/>
            <w:kern w:val="0"/>
            <w:sz w:val="24"/>
            <w:szCs w:val="22"/>
          </w:rPr>
          <w:delText>。</w:delText>
        </w:r>
      </w:del>
      <w:del w:id="1293" w:author="wanao" w:date="2026-07-03T16:00:41Z">
        <w:r>
          <w:rPr>
            <w:rFonts w:hint="eastAsia" w:ascii="仿宋" w:hAnsi="仿宋" w:eastAsia="仿宋"/>
            <w:color w:val="000000"/>
            <w:kern w:val="0"/>
            <w:sz w:val="24"/>
            <w:szCs w:val="22"/>
          </w:rPr>
          <w:delText>若选择机构包含子机构则toast提示“包含子机构的机构不能删除，请先删除子机构”。</w:delText>
        </w:r>
      </w:del>
    </w:p>
    <w:p>
      <w:pPr>
        <w:widowControl/>
        <w:spacing w:after="0" w:line="360" w:lineRule="auto"/>
        <w:jc w:val="left"/>
        <w:rPr>
          <w:del w:id="1294" w:author="wanao" w:date="2026-07-03T16:00:41Z"/>
          <w:rFonts w:ascii="仿宋" w:hAnsi="仿宋" w:eastAsia="仿宋"/>
          <w:color w:val="000000"/>
          <w:kern w:val="0"/>
          <w:sz w:val="24"/>
          <w:szCs w:val="22"/>
        </w:rPr>
      </w:pPr>
      <w:del w:id="1295" w:author="wanao" w:date="2026-07-03T16:00:41Z">
        <w:r>
          <w:rPr>
            <w:rFonts w:ascii="仿宋" w:hAnsi="仿宋" w:eastAsia="仿宋"/>
            <w:color w:val="000000"/>
            <w:kern w:val="0"/>
            <w:sz w:val="24"/>
            <w:szCs w:val="22"/>
          </w:rPr>
          <w:delText>2. 系统</w:delText>
        </w:r>
      </w:del>
      <w:del w:id="1296" w:author="wanao" w:date="2026-07-03T16:00:41Z">
        <w:r>
          <w:rPr>
            <w:rFonts w:hint="eastAsia" w:ascii="仿宋" w:hAnsi="仿宋" w:eastAsia="仿宋"/>
            <w:color w:val="000000"/>
            <w:kern w:val="0"/>
            <w:sz w:val="24"/>
            <w:szCs w:val="22"/>
          </w:rPr>
          <w:delText>需</w:delText>
        </w:r>
      </w:del>
      <w:del w:id="1297" w:author="wanao" w:date="2026-07-03T16:00:41Z">
        <w:r>
          <w:rPr>
            <w:rFonts w:ascii="仿宋" w:hAnsi="仿宋" w:eastAsia="仿宋"/>
            <w:color w:val="000000"/>
            <w:kern w:val="0"/>
            <w:sz w:val="24"/>
            <w:szCs w:val="22"/>
          </w:rPr>
          <w:delText>执行关联校验、状态校验、在途业务校验</w:delText>
        </w:r>
      </w:del>
      <w:del w:id="1298" w:author="wanao" w:date="2026-07-03T16:00:41Z">
        <w:r>
          <w:rPr>
            <w:rFonts w:hint="eastAsia" w:ascii="仿宋" w:hAnsi="仿宋" w:eastAsia="仿宋"/>
            <w:color w:val="000000"/>
            <w:kern w:val="0"/>
            <w:sz w:val="24"/>
            <w:szCs w:val="22"/>
          </w:rPr>
          <w:delText>，</w:delText>
        </w:r>
      </w:del>
      <w:del w:id="1299" w:author="wanao" w:date="2026-07-03T16:00:41Z">
        <w:r>
          <w:rPr>
            <w:rFonts w:ascii="仿宋" w:hAnsi="仿宋" w:eastAsia="仿宋"/>
            <w:color w:val="000000"/>
            <w:kern w:val="0"/>
            <w:sz w:val="24"/>
            <w:szCs w:val="22"/>
          </w:rPr>
          <w:delText>校验通过后，系统弹出二次确认提示：“</w:delText>
        </w:r>
      </w:del>
      <w:del w:id="1300" w:author="wanao" w:date="2026-07-03T16:00:41Z">
        <w:r>
          <w:rPr>
            <w:rFonts w:hint="eastAsia" w:ascii="仿宋" w:hAnsi="仿宋" w:eastAsia="仿宋"/>
            <w:color w:val="000000"/>
            <w:kern w:val="0"/>
            <w:sz w:val="24"/>
            <w:szCs w:val="22"/>
          </w:rPr>
          <w:delText>确认删除已选择的机构？</w:delText>
        </w:r>
      </w:del>
      <w:del w:id="1301" w:author="wanao" w:date="2026-07-03T16:00:41Z">
        <w:r>
          <w:rPr>
            <w:rFonts w:ascii="仿宋" w:hAnsi="仿宋" w:eastAsia="仿宋"/>
            <w:color w:val="000000"/>
            <w:kern w:val="0"/>
            <w:sz w:val="24"/>
            <w:szCs w:val="22"/>
          </w:rPr>
          <w:delText>”</w:delText>
        </w:r>
      </w:del>
    </w:p>
    <w:p>
      <w:pPr>
        <w:widowControl/>
        <w:spacing w:after="0" w:line="360" w:lineRule="auto"/>
        <w:jc w:val="left"/>
        <w:rPr>
          <w:del w:id="1302" w:author="wanao" w:date="2026-07-03T16:00:41Z"/>
          <w:rFonts w:ascii="仿宋" w:hAnsi="仿宋" w:eastAsia="仿宋"/>
          <w:color w:val="000000"/>
          <w:kern w:val="0"/>
          <w:sz w:val="24"/>
          <w:szCs w:val="22"/>
        </w:rPr>
      </w:pPr>
      <w:del w:id="1303" w:author="wanao" w:date="2026-07-03T16:00:41Z">
        <w:r>
          <w:rPr>
            <w:rFonts w:ascii="仿宋" w:hAnsi="仿宋" w:eastAsia="仿宋"/>
            <w:color w:val="000000"/>
            <w:kern w:val="0"/>
            <w:sz w:val="24"/>
            <w:szCs w:val="22"/>
          </w:rPr>
          <w:delText>3. 用户</w:delText>
        </w:r>
      </w:del>
      <w:del w:id="1304" w:author="wanao" w:date="2026-07-03T16:00:41Z">
        <w:r>
          <w:rPr>
            <w:rFonts w:hint="eastAsia" w:ascii="仿宋" w:hAnsi="仿宋" w:eastAsia="仿宋"/>
            <w:color w:val="000000"/>
            <w:kern w:val="0"/>
            <w:sz w:val="24"/>
            <w:szCs w:val="22"/>
          </w:rPr>
          <w:delText>二次确认</w:delText>
        </w:r>
      </w:del>
      <w:del w:id="1305" w:author="wanao" w:date="2026-07-03T16:00:41Z">
        <w:r>
          <w:rPr>
            <w:rFonts w:ascii="仿宋" w:hAnsi="仿宋" w:eastAsia="仿宋"/>
            <w:color w:val="000000"/>
            <w:kern w:val="0"/>
            <w:sz w:val="24"/>
            <w:szCs w:val="22"/>
          </w:rPr>
          <w:delText>后，系统执行逻辑删除，并</w:delText>
        </w:r>
      </w:del>
      <w:del w:id="1306" w:author="wanao" w:date="2026-07-03T16:00:41Z">
        <w:r>
          <w:rPr>
            <w:rFonts w:hint="eastAsia" w:ascii="仿宋" w:hAnsi="仿宋" w:eastAsia="仿宋"/>
            <w:color w:val="000000"/>
            <w:kern w:val="0"/>
            <w:sz w:val="24"/>
            <w:szCs w:val="22"/>
          </w:rPr>
          <w:delText>toast</w:delText>
        </w:r>
      </w:del>
      <w:del w:id="1307" w:author="wanao" w:date="2026-07-03T16:00:41Z">
        <w:r>
          <w:rPr>
            <w:rFonts w:ascii="仿宋" w:hAnsi="仿宋" w:eastAsia="仿宋"/>
            <w:color w:val="000000"/>
            <w:kern w:val="0"/>
            <w:sz w:val="24"/>
            <w:szCs w:val="22"/>
          </w:rPr>
          <w:delText>提示“删除成功”；删除失败时应</w:delText>
        </w:r>
      </w:del>
      <w:del w:id="1308" w:author="wanao" w:date="2026-07-03T16:00:41Z">
        <w:r>
          <w:rPr>
            <w:rFonts w:hint="eastAsia" w:ascii="仿宋" w:hAnsi="仿宋" w:eastAsia="仿宋"/>
            <w:color w:val="000000"/>
            <w:kern w:val="0"/>
            <w:sz w:val="24"/>
            <w:szCs w:val="22"/>
          </w:rPr>
          <w:delText>弹窗</w:delText>
        </w:r>
      </w:del>
      <w:del w:id="1309" w:author="wanao" w:date="2026-07-03T16:00:41Z">
        <w:r>
          <w:rPr>
            <w:rFonts w:ascii="仿宋" w:hAnsi="仿宋" w:eastAsia="仿宋"/>
            <w:color w:val="000000"/>
            <w:kern w:val="0"/>
            <w:sz w:val="24"/>
            <w:szCs w:val="22"/>
          </w:rPr>
          <w:delText>提示具体原因。</w:delText>
        </w:r>
      </w:del>
    </w:p>
    <w:p>
      <w:pPr>
        <w:widowControl/>
        <w:spacing w:after="0" w:line="360" w:lineRule="auto"/>
        <w:jc w:val="left"/>
        <w:rPr>
          <w:del w:id="1310" w:author="wanao" w:date="2026-07-03T16:00:41Z"/>
          <w:rFonts w:ascii="仿宋" w:hAnsi="仿宋" w:eastAsia="仿宋"/>
          <w:color w:val="000000"/>
          <w:kern w:val="0"/>
          <w:sz w:val="24"/>
          <w:szCs w:val="22"/>
        </w:rPr>
      </w:pPr>
      <w:del w:id="1311" w:author="wanao" w:date="2026-07-03T16:00:41Z">
        <w:r>
          <w:rPr>
            <w:rFonts w:ascii="仿宋" w:hAnsi="仿宋" w:eastAsia="仿宋"/>
            <w:b/>
            <w:color w:val="000000"/>
            <w:kern w:val="0"/>
            <w:sz w:val="24"/>
            <w:szCs w:val="22"/>
          </w:rPr>
          <w:delText>（二）规则与约束</w:delText>
        </w:r>
      </w:del>
    </w:p>
    <w:p>
      <w:pPr>
        <w:widowControl/>
        <w:spacing w:after="0" w:line="360" w:lineRule="auto"/>
        <w:jc w:val="left"/>
        <w:rPr>
          <w:del w:id="1312" w:author="wanao" w:date="2026-07-03T16:00:41Z"/>
          <w:rFonts w:ascii="仿宋" w:hAnsi="仿宋" w:eastAsia="仿宋"/>
          <w:color w:val="000000"/>
          <w:kern w:val="0"/>
          <w:sz w:val="24"/>
          <w:szCs w:val="22"/>
        </w:rPr>
      </w:pPr>
      <w:del w:id="1313" w:author="wanao" w:date="2026-07-03T16:00:41Z">
        <w:r>
          <w:rPr>
            <w:rFonts w:ascii="仿宋" w:hAnsi="仿宋" w:eastAsia="仿宋"/>
            <w:color w:val="000000"/>
            <w:kern w:val="0"/>
            <w:sz w:val="24"/>
            <w:szCs w:val="22"/>
          </w:rPr>
          <w:delText>1. 删除前必须校验是否存在下游引用、是否存在未完成业务、是否处于启用或生效状态。</w:delText>
        </w:r>
      </w:del>
    </w:p>
    <w:p>
      <w:pPr>
        <w:widowControl/>
        <w:spacing w:after="0" w:line="360" w:lineRule="auto"/>
        <w:jc w:val="left"/>
        <w:rPr>
          <w:del w:id="1314" w:author="wanao" w:date="2026-07-03T16:00:41Z"/>
          <w:rFonts w:ascii="仿宋" w:hAnsi="仿宋" w:eastAsia="仿宋"/>
          <w:color w:val="000000"/>
          <w:kern w:val="0"/>
          <w:sz w:val="24"/>
          <w:szCs w:val="22"/>
        </w:rPr>
      </w:pPr>
      <w:del w:id="1315" w:author="wanao" w:date="2026-07-03T16:00:41Z">
        <w:r>
          <w:rPr>
            <w:rFonts w:hint="eastAsia" w:ascii="仿宋" w:hAnsi="仿宋" w:eastAsia="仿宋"/>
            <w:color w:val="000000"/>
            <w:kern w:val="0"/>
            <w:sz w:val="24"/>
            <w:szCs w:val="22"/>
          </w:rPr>
          <w:delText xml:space="preserve">2. </w:delText>
        </w:r>
      </w:del>
      <w:del w:id="1316" w:author="wanao" w:date="2026-07-03T16:00:41Z">
        <w:r>
          <w:rPr>
            <w:rFonts w:ascii="仿宋" w:hAnsi="仿宋" w:eastAsia="仿宋"/>
            <w:color w:val="000000"/>
            <w:kern w:val="0"/>
            <w:sz w:val="24"/>
            <w:szCs w:val="22"/>
          </w:rPr>
          <w:delText>系统应校验当前机构下是否存在子机构</w:delText>
        </w:r>
      </w:del>
      <w:del w:id="1317" w:author="wanao" w:date="2026-07-03T16:00:41Z">
        <w:r>
          <w:rPr>
            <w:rFonts w:hint="eastAsia" w:ascii="仿宋" w:hAnsi="仿宋" w:eastAsia="仿宋"/>
            <w:color w:val="000000"/>
            <w:kern w:val="0"/>
            <w:sz w:val="24"/>
            <w:szCs w:val="22"/>
          </w:rPr>
          <w:delText>，如存在则不允许删除</w:delText>
        </w:r>
      </w:del>
      <w:del w:id="1318" w:author="wanao" w:date="2026-07-03T16:00:41Z">
        <w:r>
          <w:rPr>
            <w:rFonts w:ascii="仿宋" w:hAnsi="仿宋" w:eastAsia="仿宋"/>
            <w:color w:val="000000"/>
            <w:kern w:val="0"/>
            <w:sz w:val="24"/>
            <w:szCs w:val="22"/>
          </w:rPr>
          <w:delText>。</w:delText>
        </w:r>
      </w:del>
    </w:p>
    <w:p>
      <w:pPr>
        <w:widowControl/>
        <w:spacing w:after="0" w:line="360" w:lineRule="auto"/>
        <w:jc w:val="left"/>
        <w:rPr>
          <w:del w:id="1319" w:author="wanao" w:date="2026-07-03T16:00:41Z"/>
          <w:rFonts w:ascii="仿宋" w:hAnsi="仿宋" w:eastAsia="仿宋"/>
          <w:color w:val="000000"/>
          <w:kern w:val="0"/>
          <w:sz w:val="24"/>
          <w:szCs w:val="22"/>
        </w:rPr>
      </w:pPr>
      <w:del w:id="1320" w:author="wanao" w:date="2026-07-03T16:00:41Z">
        <w:r>
          <w:rPr>
            <w:rFonts w:hint="eastAsia" w:ascii="仿宋" w:hAnsi="仿宋" w:eastAsia="仿宋"/>
            <w:color w:val="000000"/>
            <w:kern w:val="0"/>
            <w:sz w:val="24"/>
            <w:szCs w:val="22"/>
          </w:rPr>
          <w:delText>3</w:delText>
        </w:r>
      </w:del>
      <w:del w:id="1321" w:author="wanao" w:date="2026-07-03T16:00:41Z">
        <w:r>
          <w:rPr>
            <w:rFonts w:ascii="仿宋" w:hAnsi="仿宋" w:eastAsia="仿宋"/>
            <w:color w:val="000000"/>
            <w:kern w:val="0"/>
            <w:sz w:val="24"/>
            <w:szCs w:val="22"/>
          </w:rPr>
          <w:delText>. 除明确允许物理删除的临时数据外，删除默认采用逻辑删除方式处理。</w:delText>
        </w:r>
      </w:del>
    </w:p>
    <w:p>
      <w:pPr>
        <w:widowControl/>
        <w:spacing w:after="0" w:line="360" w:lineRule="auto"/>
        <w:jc w:val="left"/>
        <w:rPr>
          <w:del w:id="1322" w:author="wanao" w:date="2026-07-03T16:00:41Z"/>
          <w:rFonts w:ascii="仿宋" w:hAnsi="仿宋" w:eastAsia="仿宋"/>
          <w:color w:val="000000"/>
          <w:kern w:val="0"/>
          <w:sz w:val="24"/>
          <w:szCs w:val="22"/>
        </w:rPr>
      </w:pPr>
      <w:del w:id="1323" w:author="wanao" w:date="2026-07-03T16:00:41Z">
        <w:r>
          <w:rPr>
            <w:rFonts w:hint="eastAsia" w:ascii="仿宋" w:hAnsi="仿宋" w:eastAsia="仿宋"/>
            <w:color w:val="000000"/>
            <w:kern w:val="0"/>
            <w:sz w:val="24"/>
            <w:szCs w:val="22"/>
          </w:rPr>
          <w:delText>4</w:delText>
        </w:r>
      </w:del>
      <w:del w:id="1324" w:author="wanao" w:date="2026-07-03T16:00:41Z">
        <w:r>
          <w:rPr>
            <w:rFonts w:ascii="仿宋" w:hAnsi="仿宋" w:eastAsia="仿宋"/>
            <w:color w:val="000000"/>
            <w:kern w:val="0"/>
            <w:sz w:val="24"/>
            <w:szCs w:val="22"/>
          </w:rPr>
          <w:delText>. 已删除数据不得继续参与新增业务，但历史日志和历史业务记录中仍保留原标识。</w:delText>
        </w:r>
      </w:del>
    </w:p>
    <w:p>
      <w:pPr>
        <w:widowControl/>
        <w:spacing w:after="0" w:line="360" w:lineRule="auto"/>
        <w:jc w:val="left"/>
        <w:rPr>
          <w:del w:id="1325" w:author="wanao" w:date="2026-07-03T16:00:41Z"/>
          <w:rFonts w:ascii="仿宋" w:hAnsi="仿宋" w:eastAsia="仿宋"/>
          <w:color w:val="000000"/>
          <w:kern w:val="0"/>
          <w:sz w:val="24"/>
          <w:szCs w:val="22"/>
        </w:rPr>
      </w:pPr>
      <w:del w:id="1326" w:author="wanao" w:date="2026-07-03T16:00:41Z">
        <w:r>
          <w:rPr>
            <w:rFonts w:ascii="仿宋" w:hAnsi="仿宋" w:eastAsia="仿宋"/>
            <w:b/>
            <w:color w:val="000000"/>
            <w:kern w:val="0"/>
            <w:sz w:val="24"/>
            <w:szCs w:val="22"/>
          </w:rPr>
          <w:delText>（三）权限说明</w:delText>
        </w:r>
      </w:del>
    </w:p>
    <w:p>
      <w:pPr>
        <w:widowControl/>
        <w:spacing w:after="0" w:line="360" w:lineRule="auto"/>
        <w:jc w:val="left"/>
        <w:rPr>
          <w:del w:id="1327" w:author="wanao" w:date="2026-07-03T16:00:41Z"/>
          <w:rFonts w:ascii="仿宋" w:hAnsi="仿宋" w:eastAsia="仿宋"/>
          <w:color w:val="000000"/>
          <w:kern w:val="0"/>
          <w:sz w:val="24"/>
          <w:szCs w:val="22"/>
        </w:rPr>
      </w:pPr>
      <w:del w:id="1328" w:author="wanao" w:date="2026-07-03T16:00:41Z">
        <w:r>
          <w:rPr>
            <w:rFonts w:ascii="仿宋" w:hAnsi="仿宋" w:eastAsia="仿宋"/>
            <w:color w:val="000000"/>
            <w:kern w:val="0"/>
            <w:sz w:val="24"/>
            <w:szCs w:val="22"/>
          </w:rPr>
          <w:delText>1. 仅具备“删除”功能权限的用户可执行删除。</w:delText>
        </w:r>
      </w:del>
    </w:p>
    <w:p>
      <w:pPr>
        <w:pStyle w:val="7"/>
        <w:numPr>
          <w:ilvl w:val="4"/>
          <w:numId w:val="14"/>
        </w:numPr>
        <w:spacing w:line="360" w:lineRule="auto"/>
        <w:ind w:left="1418" w:hanging="1418"/>
        <w:rPr>
          <w:del w:id="1329" w:author="wanao" w:date="2026-07-03T16:00:41Z"/>
          <w:rFonts w:ascii="仿宋" w:hAnsi="仿宋" w:eastAsia="仿宋"/>
          <w:i w:val="0"/>
          <w:iCs w:val="0"/>
          <w:lang w:eastAsia="en-US"/>
        </w:rPr>
      </w:pPr>
      <w:del w:id="1330" w:author="wanao" w:date="2026-07-03T16:00:41Z">
        <w:r>
          <w:rPr>
            <w:rFonts w:hint="eastAsia" w:ascii="仿宋" w:hAnsi="仿宋" w:eastAsia="仿宋"/>
            <w:i w:val="0"/>
            <w:iCs w:val="0"/>
            <w:lang w:eastAsia="en-US"/>
          </w:rPr>
          <w:delText>输出</w:delText>
        </w:r>
      </w:del>
    </w:p>
    <w:p>
      <w:pPr>
        <w:widowControl/>
        <w:spacing w:after="200" w:line="276" w:lineRule="auto"/>
        <w:jc w:val="left"/>
        <w:rPr>
          <w:del w:id="1331" w:author="wanao" w:date="2026-07-03T16:00:41Z"/>
          <w:rFonts w:ascii="仿宋" w:hAnsi="仿宋" w:eastAsia="仿宋"/>
          <w:color w:val="000000"/>
          <w:kern w:val="0"/>
          <w:sz w:val="24"/>
          <w:szCs w:val="22"/>
          <w:lang w:eastAsia="en-US"/>
        </w:rPr>
      </w:pPr>
      <w:del w:id="1332" w:author="wanao" w:date="2026-07-03T16:00:41Z">
        <w:r>
          <w:rPr>
            <w:rFonts w:ascii="仿宋" w:hAnsi="仿宋" w:eastAsia="仿宋"/>
            <w:color w:val="000000"/>
            <w:kern w:val="0"/>
            <w:sz w:val="24"/>
            <w:szCs w:val="22"/>
            <w:lang w:eastAsia="en-US"/>
          </w:rPr>
          <w:delText>不涉及。</w:delText>
        </w:r>
      </w:del>
    </w:p>
    <w:p>
      <w:pPr>
        <w:pStyle w:val="7"/>
        <w:numPr>
          <w:ilvl w:val="4"/>
          <w:numId w:val="14"/>
        </w:numPr>
        <w:spacing w:line="360" w:lineRule="auto"/>
        <w:ind w:left="1418" w:hanging="1418"/>
        <w:rPr>
          <w:del w:id="1333" w:author="wanao" w:date="2026-07-03T16:00:41Z"/>
          <w:rFonts w:ascii="仿宋" w:hAnsi="仿宋" w:eastAsia="仿宋"/>
          <w:i w:val="0"/>
          <w:iCs w:val="0"/>
          <w:lang w:eastAsia="en-US"/>
        </w:rPr>
      </w:pPr>
      <w:del w:id="1334" w:author="wanao" w:date="2026-07-03T16:00:41Z">
        <w:r>
          <w:rPr>
            <w:rFonts w:hint="eastAsia" w:ascii="仿宋" w:hAnsi="仿宋" w:eastAsia="仿宋"/>
            <w:i w:val="0"/>
            <w:iCs w:val="0"/>
            <w:lang w:eastAsia="en-US"/>
          </w:rPr>
          <w:delText>输入输出的界面</w:delText>
        </w:r>
      </w:del>
    </w:p>
    <w:p>
      <w:pPr>
        <w:widowControl/>
        <w:spacing w:after="0" w:line="360" w:lineRule="auto"/>
        <w:jc w:val="left"/>
        <w:rPr>
          <w:del w:id="1335" w:author="wanao" w:date="2026-07-03T16:00:41Z"/>
          <w:rFonts w:ascii="仿宋" w:hAnsi="仿宋" w:eastAsia="仿宋"/>
          <w:color w:val="000000"/>
          <w:kern w:val="0"/>
          <w:sz w:val="24"/>
          <w:szCs w:val="22"/>
          <w:lang w:eastAsia="en-US"/>
        </w:rPr>
      </w:pPr>
      <w:del w:id="1336" w:author="wanao" w:date="2026-07-03T16:00:41Z">
        <w:r>
          <w:rPr/>
          <w:drawing>
            <wp:inline distT="0" distB="0" distL="114300" distR="114300">
              <wp:extent cx="5598795" cy="3831590"/>
              <wp:effectExtent l="0" t="0" r="1905" b="6985"/>
              <wp:docPr id="130"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08"/>
                      <pic:cNvPicPr>
                        <a:picLocks noChangeAspect="1"/>
                      </pic:cNvPicPr>
                    </pic:nvPicPr>
                    <pic:blipFill>
                      <a:blip r:embed="rId140"/>
                      <a:stretch>
                        <a:fillRect/>
                      </a:stretch>
                    </pic:blipFill>
                    <pic:spPr>
                      <a:xfrm>
                        <a:off x="0" y="0"/>
                        <a:ext cx="5598795" cy="3831590"/>
                      </a:xfrm>
                      <a:prstGeom prst="rect">
                        <a:avLst/>
                      </a:prstGeom>
                      <a:noFill/>
                      <a:ln>
                        <a:noFill/>
                      </a:ln>
                    </pic:spPr>
                  </pic:pic>
                </a:graphicData>
              </a:graphic>
            </wp:inline>
          </w:drawing>
        </w:r>
      </w:del>
    </w:p>
    <w:p>
      <w:pPr>
        <w:pStyle w:val="7"/>
        <w:numPr>
          <w:ilvl w:val="4"/>
          <w:numId w:val="14"/>
        </w:numPr>
        <w:spacing w:line="360" w:lineRule="auto"/>
        <w:ind w:left="1418" w:hanging="1418"/>
        <w:rPr>
          <w:del w:id="1338" w:author="wanao" w:date="2026-07-03T16:00:41Z"/>
          <w:rFonts w:ascii="仿宋" w:hAnsi="仿宋" w:eastAsia="仿宋"/>
          <w:i w:val="0"/>
          <w:iCs w:val="0"/>
          <w:lang w:eastAsia="en-US"/>
        </w:rPr>
      </w:pPr>
      <w:del w:id="1339" w:author="wanao" w:date="2026-07-03T16:00:41Z">
        <w:r>
          <w:rPr>
            <w:rFonts w:hint="eastAsia" w:ascii="仿宋" w:hAnsi="仿宋" w:eastAsia="仿宋"/>
            <w:i w:val="0"/>
            <w:iCs w:val="0"/>
            <w:lang w:eastAsia="en-US"/>
          </w:rPr>
          <w:delText>核算处理</w:delText>
        </w:r>
      </w:del>
    </w:p>
    <w:p>
      <w:pPr>
        <w:widowControl/>
        <w:spacing w:after="0" w:line="360" w:lineRule="auto"/>
        <w:jc w:val="left"/>
        <w:rPr>
          <w:del w:id="1340" w:author="wanao" w:date="2026-07-03T16:00:41Z"/>
          <w:rFonts w:ascii="仿宋" w:hAnsi="仿宋" w:eastAsia="仿宋"/>
          <w:color w:val="000000"/>
          <w:kern w:val="0"/>
          <w:sz w:val="24"/>
          <w:szCs w:val="22"/>
          <w:lang w:eastAsia="en-US"/>
        </w:rPr>
      </w:pPr>
      <w:del w:id="1341" w:author="wanao" w:date="2026-07-03T16:00:41Z">
        <w:r>
          <w:rPr>
            <w:rFonts w:ascii="仿宋" w:hAnsi="仿宋" w:eastAsia="仿宋"/>
            <w:color w:val="000000"/>
            <w:kern w:val="0"/>
            <w:sz w:val="24"/>
            <w:szCs w:val="22"/>
            <w:lang w:eastAsia="en-US"/>
          </w:rPr>
          <w:delText>不涉及。</w:delText>
        </w:r>
      </w:del>
    </w:p>
    <w:p>
      <w:pPr>
        <w:pStyle w:val="7"/>
        <w:numPr>
          <w:ilvl w:val="4"/>
          <w:numId w:val="14"/>
        </w:numPr>
        <w:spacing w:line="360" w:lineRule="auto"/>
        <w:ind w:left="1418" w:hanging="1418"/>
        <w:rPr>
          <w:del w:id="1342" w:author="wanao" w:date="2026-07-03T16:00:41Z"/>
          <w:rFonts w:ascii="仿宋" w:hAnsi="仿宋" w:eastAsia="仿宋"/>
          <w:i w:val="0"/>
          <w:iCs w:val="0"/>
          <w:lang w:eastAsia="en-US"/>
        </w:rPr>
      </w:pPr>
      <w:del w:id="1343" w:author="wanao" w:date="2026-07-03T16:00:41Z">
        <w:r>
          <w:rPr>
            <w:rFonts w:hint="eastAsia" w:ascii="仿宋" w:hAnsi="仿宋" w:eastAsia="仿宋"/>
            <w:i w:val="0"/>
            <w:iCs w:val="0"/>
            <w:lang w:eastAsia="en-US"/>
          </w:rPr>
          <w:delText>凭证/合同/协议打印</w:delText>
        </w:r>
      </w:del>
    </w:p>
    <w:p>
      <w:pPr>
        <w:widowControl/>
        <w:spacing w:after="0" w:line="360" w:lineRule="auto"/>
        <w:jc w:val="left"/>
        <w:rPr>
          <w:del w:id="1344" w:author="wanao" w:date="2026-07-03T16:00:41Z"/>
          <w:rFonts w:ascii="仿宋" w:hAnsi="仿宋" w:eastAsia="仿宋"/>
          <w:color w:val="000000"/>
          <w:kern w:val="0"/>
          <w:sz w:val="24"/>
          <w:szCs w:val="22"/>
          <w:lang w:eastAsia="en-US"/>
        </w:rPr>
      </w:pPr>
      <w:del w:id="1345" w:author="wanao" w:date="2026-07-03T16:00:41Z">
        <w:r>
          <w:rPr>
            <w:rFonts w:ascii="仿宋" w:hAnsi="仿宋" w:eastAsia="仿宋"/>
            <w:color w:val="000000"/>
            <w:kern w:val="0"/>
            <w:sz w:val="24"/>
            <w:szCs w:val="22"/>
            <w:lang w:eastAsia="en-US"/>
          </w:rPr>
          <w:delText>不涉及。</w:delText>
        </w:r>
      </w:del>
    </w:p>
    <w:p>
      <w:pPr>
        <w:pStyle w:val="5"/>
        <w:numPr>
          <w:ilvl w:val="2"/>
          <w:numId w:val="14"/>
        </w:numPr>
        <w:spacing w:line="360" w:lineRule="auto"/>
        <w:ind w:left="993" w:hanging="993"/>
        <w:rPr>
          <w:sz w:val="28"/>
          <w:szCs w:val="28"/>
          <w:lang w:eastAsia="en-US"/>
        </w:rPr>
      </w:pPr>
      <w:bookmarkStart w:id="110" w:name="_Toc233295864"/>
      <w:r>
        <w:rPr>
          <w:rFonts w:hint="eastAsia"/>
          <w:sz w:val="28"/>
          <w:szCs w:val="28"/>
          <w:lang w:eastAsia="en-US"/>
        </w:rPr>
        <w:t>菜单管理</w:t>
      </w:r>
      <w:bookmarkEnd w:id="110"/>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菜单管理-列表</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支持系统管理员维护系统菜单层级、菜单路由及展示状态，为前端导航、权限加载和模块入口配置提供统一管理能力。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用户进入“菜单管理”页面后，可按</w:t>
      </w:r>
      <w:r>
        <w:rPr>
          <w:rFonts w:hint="eastAsia" w:ascii="仿宋" w:hAnsi="仿宋" w:eastAsia="仿宋"/>
          <w:color w:val="000000"/>
          <w:kern w:val="0"/>
          <w:sz w:val="24"/>
          <w:szCs w:val="22"/>
        </w:rPr>
        <w:t>所属应用</w:t>
      </w:r>
      <w:r>
        <w:rPr>
          <w:rFonts w:ascii="仿宋" w:hAnsi="仿宋" w:eastAsia="仿宋"/>
          <w:color w:val="000000"/>
          <w:kern w:val="0"/>
          <w:sz w:val="24"/>
          <w:szCs w:val="22"/>
        </w:rPr>
        <w:t>、菜单名称</w:t>
      </w:r>
      <w:r>
        <w:rPr>
          <w:rFonts w:hint="eastAsia" w:ascii="仿宋" w:hAnsi="仿宋" w:eastAsia="仿宋"/>
          <w:color w:val="000000"/>
          <w:kern w:val="0"/>
          <w:sz w:val="24"/>
          <w:szCs w:val="22"/>
        </w:rPr>
        <w:t>查询数据</w:t>
      </w:r>
      <w:r>
        <w:rPr>
          <w:rFonts w:ascii="仿宋" w:hAnsi="仿宋" w:eastAsia="仿宋"/>
          <w:color w:val="000000"/>
          <w:kern w:val="0"/>
          <w:sz w:val="24"/>
          <w:szCs w:val="22"/>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所属应用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下拉选择</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选项：PC端、移动端。默认PC端。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菜单名称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支持模糊检索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点击后按当前条件返回菜单列表结果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页面按树形结构展示菜单层级，</w:t>
      </w:r>
      <w:r>
        <w:rPr>
          <w:rFonts w:hint="eastAsia" w:ascii="仿宋" w:hAnsi="仿宋" w:eastAsia="仿宋"/>
          <w:color w:val="000000"/>
          <w:kern w:val="0"/>
          <w:sz w:val="24"/>
          <w:szCs w:val="22"/>
        </w:rPr>
        <w:t>列表行内的“菜单名称”前面展示“展开”“收起”图标，点击后</w:t>
      </w:r>
      <w:r>
        <w:rPr>
          <w:rFonts w:ascii="仿宋" w:hAnsi="仿宋" w:eastAsia="仿宋"/>
          <w:color w:val="000000"/>
          <w:kern w:val="0"/>
          <w:sz w:val="24"/>
          <w:szCs w:val="22"/>
        </w:rPr>
        <w:t>支持展开、</w:t>
      </w:r>
      <w:r>
        <w:rPr>
          <w:rFonts w:hint="eastAsia" w:ascii="仿宋" w:hAnsi="仿宋" w:eastAsia="仿宋"/>
          <w:color w:val="000000"/>
          <w:kern w:val="0"/>
          <w:sz w:val="24"/>
          <w:szCs w:val="22"/>
        </w:rPr>
        <w:t>收起子菜单</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查询条件区的操作按钮有：“查询”“重置”。点击“查询”，系统按当前条件</w:t>
      </w:r>
      <w:r>
        <w:rPr>
          <w:rFonts w:hint="eastAsia" w:ascii="仿宋" w:hAnsi="仿宋" w:eastAsia="仿宋"/>
          <w:color w:val="000000"/>
          <w:kern w:val="0"/>
          <w:sz w:val="24"/>
          <w:szCs w:val="22"/>
        </w:rPr>
        <w:t>执行查询并</w:t>
      </w:r>
      <w:r>
        <w:rPr>
          <w:rFonts w:ascii="仿宋" w:hAnsi="仿宋" w:eastAsia="仿宋"/>
          <w:color w:val="000000"/>
          <w:kern w:val="0"/>
          <w:sz w:val="24"/>
          <w:szCs w:val="22"/>
        </w:rPr>
        <w:t>返回菜单列表；点击“重置”，系统清空条件。</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左上角统一操作按钮区的操作按钮有：“新增”“编辑”“删除”。</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3.1</w:t>
      </w:r>
      <w:r>
        <w:rPr>
          <w:rFonts w:ascii="仿宋" w:hAnsi="仿宋" w:eastAsia="仿宋"/>
          <w:color w:val="000000"/>
          <w:kern w:val="0"/>
          <w:sz w:val="24"/>
          <w:szCs w:val="22"/>
        </w:rPr>
        <w:t xml:space="preserve"> </w:t>
      </w:r>
      <w:r>
        <w:rPr>
          <w:rFonts w:hint="eastAsia" w:ascii="仿宋" w:hAnsi="仿宋" w:eastAsia="仿宋"/>
          <w:color w:val="000000"/>
          <w:kern w:val="0"/>
          <w:sz w:val="24"/>
          <w:szCs w:val="22"/>
        </w:rPr>
        <w:t>选择单条数据，</w:t>
      </w:r>
      <w:r>
        <w:rPr>
          <w:rFonts w:ascii="仿宋" w:hAnsi="仿宋" w:eastAsia="仿宋"/>
          <w:color w:val="000000"/>
          <w:kern w:val="0"/>
          <w:sz w:val="24"/>
          <w:szCs w:val="22"/>
        </w:rPr>
        <w:t>点击“新增”后，系统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w:t>
      </w:r>
      <w:r>
        <w:rPr>
          <w:rFonts w:ascii="仿宋" w:hAnsi="仿宋" w:eastAsia="仿宋"/>
          <w:color w:val="000000"/>
          <w:kern w:val="0"/>
          <w:sz w:val="24"/>
          <w:szCs w:val="22"/>
        </w:rPr>
        <w:t>新增</w:t>
      </w:r>
      <w:r>
        <w:rPr>
          <w:rFonts w:hint="eastAsia" w:ascii="仿宋" w:hAnsi="仿宋" w:eastAsia="仿宋"/>
          <w:color w:val="000000"/>
          <w:kern w:val="0"/>
          <w:sz w:val="24"/>
          <w:szCs w:val="22"/>
        </w:rPr>
        <w:t>菜单”</w:t>
      </w:r>
      <w:r>
        <w:rPr>
          <w:rFonts w:ascii="仿宋" w:hAnsi="仿宋" w:eastAsia="仿宋"/>
          <w:color w:val="000000"/>
          <w:kern w:val="0"/>
          <w:sz w:val="24"/>
          <w:szCs w:val="22"/>
        </w:rPr>
        <w:t>页面。</w:t>
      </w:r>
      <w:r>
        <w:rPr>
          <w:rFonts w:hint="eastAsia" w:ascii="仿宋" w:hAnsi="仿宋" w:eastAsia="仿宋"/>
          <w:color w:val="000000"/>
          <w:kern w:val="0"/>
          <w:sz w:val="24"/>
          <w:szCs w:val="22"/>
        </w:rPr>
        <w:t>选择多条数据点击</w:t>
      </w:r>
      <w:r>
        <w:rPr>
          <w:rFonts w:ascii="仿宋" w:hAnsi="仿宋" w:eastAsia="仿宋"/>
          <w:color w:val="000000"/>
          <w:kern w:val="0"/>
          <w:sz w:val="24"/>
          <w:szCs w:val="22"/>
        </w:rPr>
        <w:t>“新增”</w:t>
      </w:r>
      <w:r>
        <w:rPr>
          <w:rFonts w:hint="eastAsia" w:ascii="仿宋" w:hAnsi="仿宋" w:eastAsia="仿宋"/>
          <w:color w:val="000000"/>
          <w:kern w:val="0"/>
          <w:sz w:val="24"/>
          <w:szCs w:val="22"/>
        </w:rPr>
        <w:t>，页面toast提示“最多选择一个父级菜单”。</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3.2</w:t>
      </w:r>
      <w:r>
        <w:rPr>
          <w:rFonts w:ascii="仿宋" w:hAnsi="仿宋" w:eastAsia="仿宋"/>
          <w:color w:val="000000"/>
          <w:kern w:val="0"/>
          <w:sz w:val="24"/>
          <w:szCs w:val="22"/>
        </w:rPr>
        <w:t xml:space="preserve"> </w:t>
      </w:r>
      <w:r>
        <w:rPr>
          <w:rFonts w:hint="eastAsia" w:ascii="仿宋" w:hAnsi="仿宋" w:eastAsia="仿宋"/>
          <w:color w:val="000000"/>
          <w:kern w:val="0"/>
          <w:sz w:val="24"/>
          <w:szCs w:val="22"/>
        </w:rPr>
        <w:t>选择单条数据，</w:t>
      </w:r>
      <w:r>
        <w:rPr>
          <w:rFonts w:ascii="仿宋" w:hAnsi="仿宋" w:eastAsia="仿宋"/>
          <w:color w:val="000000"/>
          <w:kern w:val="0"/>
          <w:sz w:val="24"/>
          <w:szCs w:val="22"/>
        </w:rPr>
        <w:t>点击“编辑”后，系统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“编辑菜单”</w:t>
      </w:r>
      <w:r>
        <w:rPr>
          <w:rFonts w:ascii="仿宋" w:hAnsi="仿宋" w:eastAsia="仿宋"/>
          <w:color w:val="000000"/>
          <w:kern w:val="0"/>
          <w:sz w:val="24"/>
          <w:szCs w:val="22"/>
        </w:rPr>
        <w:t>页面</w:t>
      </w:r>
      <w:r>
        <w:rPr>
          <w:rFonts w:hint="eastAsia" w:ascii="仿宋" w:hAnsi="仿宋" w:eastAsia="仿宋"/>
          <w:color w:val="000000"/>
          <w:kern w:val="0"/>
          <w:sz w:val="24"/>
          <w:szCs w:val="22"/>
        </w:rPr>
        <w:t>，</w:t>
      </w:r>
      <w:r>
        <w:rPr>
          <w:rFonts w:ascii="仿宋" w:hAnsi="仿宋" w:eastAsia="仿宋"/>
          <w:color w:val="000000"/>
          <w:kern w:val="0"/>
          <w:sz w:val="24"/>
          <w:szCs w:val="22"/>
        </w:rPr>
        <w:t>系统基于当前选中记录回显原始数据；</w:t>
      </w:r>
      <w:r>
        <w:rPr>
          <w:rFonts w:hint="eastAsia" w:ascii="仿宋" w:hAnsi="仿宋" w:eastAsia="仿宋"/>
          <w:color w:val="000000"/>
          <w:kern w:val="0"/>
          <w:sz w:val="24"/>
          <w:szCs w:val="22"/>
        </w:rPr>
        <w:t>若选择多条数据点击“</w:t>
      </w:r>
      <w:r>
        <w:rPr>
          <w:rFonts w:ascii="仿宋" w:hAnsi="仿宋" w:eastAsia="仿宋"/>
          <w:color w:val="000000"/>
          <w:kern w:val="0"/>
          <w:sz w:val="24"/>
          <w:szCs w:val="22"/>
        </w:rPr>
        <w:t>编辑</w:t>
      </w:r>
      <w:r>
        <w:rPr>
          <w:rFonts w:hint="eastAsia" w:ascii="仿宋" w:hAnsi="仿宋" w:eastAsia="仿宋"/>
          <w:color w:val="000000"/>
          <w:kern w:val="0"/>
          <w:sz w:val="24"/>
          <w:szCs w:val="22"/>
        </w:rPr>
        <w:t>”，页面toast提示“请选择单条数据”</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3.3</w:t>
      </w:r>
      <w:r>
        <w:rPr>
          <w:rFonts w:ascii="仿宋" w:hAnsi="仿宋" w:eastAsia="仿宋"/>
          <w:color w:val="000000"/>
          <w:kern w:val="0"/>
          <w:sz w:val="24"/>
          <w:szCs w:val="22"/>
        </w:rPr>
        <w:t xml:space="preserve"> </w:t>
      </w:r>
      <w:r>
        <w:rPr>
          <w:rFonts w:hint="eastAsia" w:ascii="仿宋" w:hAnsi="仿宋" w:eastAsia="仿宋"/>
          <w:color w:val="000000"/>
          <w:kern w:val="0"/>
          <w:sz w:val="24"/>
          <w:szCs w:val="22"/>
        </w:rPr>
        <w:t>选择单条或多条数据，</w:t>
      </w:r>
      <w:r>
        <w:rPr>
          <w:rFonts w:ascii="仿宋" w:hAnsi="仿宋" w:eastAsia="仿宋"/>
          <w:color w:val="000000"/>
          <w:kern w:val="0"/>
          <w:sz w:val="24"/>
          <w:szCs w:val="22"/>
        </w:rPr>
        <w:t>点击“删除”后，系统应先校验当前记录是否</w:t>
      </w:r>
      <w:r>
        <w:rPr>
          <w:rFonts w:hint="eastAsia" w:ascii="仿宋" w:hAnsi="仿宋" w:eastAsia="仿宋"/>
          <w:color w:val="000000"/>
          <w:kern w:val="0"/>
          <w:sz w:val="24"/>
          <w:szCs w:val="22"/>
        </w:rPr>
        <w:t>可删除，</w:t>
      </w:r>
      <w:r>
        <w:rPr>
          <w:rFonts w:ascii="仿宋" w:hAnsi="仿宋" w:eastAsia="仿宋"/>
          <w:color w:val="000000"/>
          <w:kern w:val="0"/>
          <w:sz w:val="24"/>
          <w:szCs w:val="22"/>
        </w:rPr>
        <w:t>校验通过后弹出二次确认框</w:t>
      </w:r>
      <w:r>
        <w:rPr>
          <w:rFonts w:hint="eastAsia" w:ascii="仿宋" w:hAnsi="仿宋" w:eastAsia="仿宋"/>
          <w:color w:val="000000"/>
          <w:kern w:val="0"/>
          <w:sz w:val="24"/>
          <w:szCs w:val="22"/>
        </w:rPr>
        <w:t>“确认删除所选菜单？”</w:t>
      </w:r>
      <w:r>
        <w:rPr>
          <w:rFonts w:ascii="仿宋" w:hAnsi="仿宋" w:eastAsia="仿宋"/>
          <w:color w:val="000000"/>
          <w:kern w:val="0"/>
          <w:sz w:val="24"/>
          <w:szCs w:val="22"/>
        </w:rPr>
        <w:t>。</w:t>
      </w:r>
      <w:r>
        <w:rPr>
          <w:rFonts w:hint="eastAsia" w:ascii="仿宋" w:hAnsi="仿宋" w:eastAsia="仿宋"/>
          <w:color w:val="000000"/>
          <w:kern w:val="0"/>
          <w:sz w:val="24"/>
          <w:szCs w:val="22"/>
        </w:rPr>
        <w:t>若用户选择的菜单包含子菜单，则toast提示“包含子菜单的菜单不能删除，请先删除子菜单”。</w:t>
      </w:r>
      <w:r>
        <w:rPr>
          <w:rFonts w:ascii="仿宋" w:hAnsi="仿宋" w:eastAsia="仿宋"/>
          <w:color w:val="000000"/>
          <w:kern w:val="0"/>
          <w:sz w:val="24"/>
          <w:szCs w:val="22"/>
        </w:rPr>
        <w:t>删除成功后，系统应提示“删除成功”，并刷新当前列表；删除失败时，系统应明确反馈失败原因，如“存在关联数据，不允许删除”。</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1</w:t>
      </w:r>
      <w:r>
        <w:rPr>
          <w:rFonts w:ascii="仿宋" w:hAnsi="仿宋" w:eastAsia="仿宋"/>
          <w:color w:val="000000"/>
          <w:kern w:val="0"/>
          <w:sz w:val="24"/>
          <w:szCs w:val="22"/>
        </w:rPr>
        <w:t>. 删除菜单前，系统应校验是否存在子菜单</w:t>
      </w:r>
      <w:r>
        <w:rPr>
          <w:rFonts w:hint="eastAsia" w:ascii="仿宋" w:hAnsi="仿宋" w:eastAsia="仿宋"/>
          <w:color w:val="000000"/>
          <w:kern w:val="0"/>
          <w:sz w:val="24"/>
          <w:szCs w:val="22"/>
        </w:rPr>
        <w:t>，</w:t>
      </w:r>
      <w:r>
        <w:rPr>
          <w:rFonts w:ascii="仿宋" w:hAnsi="仿宋" w:eastAsia="仿宋"/>
          <w:color w:val="000000"/>
          <w:kern w:val="0"/>
          <w:sz w:val="24"/>
          <w:szCs w:val="22"/>
        </w:rPr>
        <w:t>存在时禁止删除。</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w:t>
      </w:r>
      <w:r>
        <w:rPr>
          <w:rFonts w:ascii="仿宋" w:hAnsi="仿宋" w:eastAsia="仿宋"/>
          <w:color w:val="000000"/>
          <w:kern w:val="0"/>
          <w:sz w:val="24"/>
          <w:szCs w:val="22"/>
        </w:rPr>
        <w:t>. 所有新增、编辑、删除操作均应进行字段完整性校验、业务唯一性校验和关联数据影响校验，校验不通过时应明确提示具体原因，不得仅提示“操作失败”。</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w:t>
      </w:r>
      <w:r>
        <w:rPr>
          <w:rFonts w:ascii="仿宋" w:hAnsi="仿宋" w:eastAsia="仿宋"/>
          <w:color w:val="000000"/>
          <w:kern w:val="0"/>
          <w:sz w:val="24"/>
          <w:szCs w:val="22"/>
        </w:rPr>
        <w:t>. 所有关键维护操作均需记录操作日志，日志至少包括操作模块、操作类型、操作人、操作时间、操作对象主键、操作前值、操作后值和处理结果。</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仅具备菜单管理权限的系统管理员可维护菜单。</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菜单新增、</w:t>
      </w:r>
      <w:r>
        <w:rPr>
          <w:rFonts w:hint="eastAsia" w:ascii="仿宋" w:hAnsi="仿宋" w:eastAsia="仿宋"/>
          <w:color w:val="000000"/>
          <w:kern w:val="0"/>
          <w:sz w:val="24"/>
          <w:szCs w:val="22"/>
        </w:rPr>
        <w:t>编辑、</w:t>
      </w:r>
      <w:r>
        <w:rPr>
          <w:rFonts w:ascii="仿宋" w:hAnsi="仿宋" w:eastAsia="仿宋"/>
          <w:color w:val="000000"/>
          <w:kern w:val="0"/>
          <w:sz w:val="24"/>
          <w:szCs w:val="22"/>
        </w:rPr>
        <w:t>删除、调整应作为独立权限点控制</w:t>
      </w:r>
      <w:r>
        <w:rPr>
          <w:rFonts w:hint="eastAsia" w:ascii="仿宋" w:hAnsi="仿宋" w:eastAsia="仿宋"/>
          <w:color w:val="000000"/>
          <w:kern w:val="0"/>
          <w:sz w:val="24"/>
          <w:szCs w:val="22"/>
        </w:rPr>
        <w:t>。</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菜单名称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按菜单名称展示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菜单编号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按菜单唯一编号展示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上级菜单</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按上级菜单名称展示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所属应用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按所属应用展示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图标</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图片</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按菜单图标展示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排序</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整数</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按排序号展示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URL</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按菜单URL展示</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菜单管理-新增</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支持具备权限的用户新增菜单数据，完成页面录入、字段校验、唯一性校验、关联校验和保存处理。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w:t>
      </w:r>
      <w:r>
        <w:rPr>
          <w:rFonts w:hint="eastAsia" w:ascii="仿宋" w:hAnsi="仿宋" w:eastAsia="仿宋"/>
          <w:color w:val="000000"/>
          <w:kern w:val="0"/>
          <w:sz w:val="24"/>
          <w:szCs w:val="22"/>
        </w:rPr>
        <w:t>在“菜单管理”列表</w:t>
      </w:r>
      <w:r>
        <w:rPr>
          <w:rFonts w:ascii="仿宋" w:hAnsi="仿宋" w:eastAsia="仿宋"/>
          <w:color w:val="000000"/>
          <w:kern w:val="0"/>
          <w:sz w:val="24"/>
          <w:szCs w:val="22"/>
        </w:rPr>
        <w:t>点击“新增”后</w:t>
      </w:r>
      <w:r>
        <w:rPr>
          <w:rFonts w:hint="eastAsia" w:ascii="仿宋" w:hAnsi="仿宋" w:eastAsia="仿宋"/>
          <w:color w:val="000000"/>
          <w:kern w:val="0"/>
          <w:sz w:val="24"/>
          <w:szCs w:val="22"/>
        </w:rPr>
        <w:t>右侧抽屉式打开</w:t>
      </w:r>
      <w:r>
        <w:rPr>
          <w:rFonts w:ascii="仿宋" w:hAnsi="仿宋" w:eastAsia="仿宋"/>
          <w:color w:val="000000"/>
          <w:kern w:val="0"/>
          <w:sz w:val="24"/>
          <w:szCs w:val="22"/>
        </w:rPr>
        <w:t>“新增</w:t>
      </w:r>
      <w:r>
        <w:rPr>
          <w:rFonts w:hint="eastAsia" w:ascii="仿宋" w:hAnsi="仿宋" w:eastAsia="仿宋"/>
          <w:color w:val="000000"/>
          <w:kern w:val="0"/>
          <w:sz w:val="24"/>
          <w:szCs w:val="22"/>
        </w:rPr>
        <w:t>菜单</w:t>
      </w:r>
      <w:r>
        <w:rPr>
          <w:rFonts w:ascii="仿宋" w:hAnsi="仿宋" w:eastAsia="仿宋"/>
          <w:color w:val="000000"/>
          <w:kern w:val="0"/>
          <w:sz w:val="24"/>
          <w:szCs w:val="22"/>
        </w:rPr>
        <w:t>”页面。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菜单编号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系统校验唯一性；长度不超过50位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菜单名称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长度不超过100位；按同级或同范围校验唯一性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父级菜单</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在“菜单管理”列表，不选择菜单，点击“新增”则默认为最高级菜单；若选择单个菜单，点击“新增”则默认该菜单为父级菜单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所属应用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自动回显父级菜单的所属应用的值；若为最高级菜单，则手动选择，选项：PC端、移动端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菜单URL</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长度不超过100位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菜单图标</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系统提供图标供用户选择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菜单排序</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必须为正整数；</w:t>
            </w:r>
            <w:r>
              <w:rPr>
                <w:rFonts w:ascii="仿宋" w:hAnsi="仿宋" w:eastAsia="仿宋"/>
                <w:color w:val="000000"/>
                <w:kern w:val="0"/>
                <w:sz w:val="24"/>
                <w:szCs w:val="22"/>
              </w:rPr>
              <w:t>长度不超过100位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346" w:author="wanao" w:date="2026-07-10T09:29:26Z"/>
        </w:trPr>
        <w:tc>
          <w:tcPr>
            <w:tcW w:w="2340" w:type="dxa"/>
          </w:tcPr>
          <w:p>
            <w:pPr>
              <w:widowControl/>
              <w:spacing w:after="0" w:line="360" w:lineRule="auto"/>
              <w:jc w:val="left"/>
              <w:rPr>
                <w:ins w:id="1347" w:author="wanao" w:date="2026-07-10T09:29:26Z"/>
                <w:rFonts w:hint="default" w:ascii="仿宋" w:hAnsi="仿宋" w:eastAsia="仿宋"/>
                <w:color w:val="000000"/>
                <w:kern w:val="0"/>
                <w:sz w:val="24"/>
                <w:szCs w:val="22"/>
                <w:lang w:val="en-US" w:eastAsia="zh-CN"/>
              </w:rPr>
            </w:pPr>
            <w:ins w:id="1348" w:author="wanao" w:date="2026-07-10T09:30:08Z">
              <w:r>
                <w:rPr>
                  <w:rFonts w:hint="eastAsia" w:ascii="仿宋" w:hAnsi="仿宋" w:eastAsia="仿宋"/>
                  <w:color w:val="000000"/>
                  <w:kern w:val="0"/>
                  <w:sz w:val="24"/>
                  <w:szCs w:val="22"/>
                  <w:lang w:val="en-US" w:eastAsia="zh-CN"/>
                </w:rPr>
                <w:t>是否</w:t>
              </w:r>
            </w:ins>
            <w:ins w:id="1349" w:author="wanao" w:date="2026-07-10T09:30:09Z">
              <w:r>
                <w:rPr>
                  <w:rFonts w:hint="eastAsia" w:ascii="仿宋" w:hAnsi="仿宋" w:eastAsia="仿宋"/>
                  <w:color w:val="000000"/>
                  <w:kern w:val="0"/>
                  <w:sz w:val="24"/>
                  <w:szCs w:val="22"/>
                  <w:lang w:val="en-US" w:eastAsia="zh-CN"/>
                </w:rPr>
                <w:t>显示</w:t>
              </w:r>
            </w:ins>
          </w:p>
        </w:tc>
        <w:tc>
          <w:tcPr>
            <w:tcW w:w="2340" w:type="dxa"/>
          </w:tcPr>
          <w:p>
            <w:pPr>
              <w:widowControl/>
              <w:spacing w:after="0" w:line="360" w:lineRule="auto"/>
              <w:jc w:val="left"/>
              <w:rPr>
                <w:ins w:id="1350" w:author="wanao" w:date="2026-07-10T09:29:26Z"/>
                <w:rFonts w:hint="default" w:ascii="仿宋" w:hAnsi="仿宋" w:eastAsia="仿宋"/>
                <w:color w:val="000000"/>
                <w:kern w:val="0"/>
                <w:sz w:val="24"/>
                <w:szCs w:val="22"/>
                <w:lang w:val="en-US" w:eastAsia="zh-CN"/>
              </w:rPr>
            </w:pPr>
            <w:ins w:id="1351" w:author="wanao" w:date="2026-07-10T11:36:39Z">
              <w:r>
                <w:rPr>
                  <w:rFonts w:ascii="仿宋" w:hAnsi="仿宋" w:eastAsia="仿宋"/>
                  <w:color w:val="000000"/>
                  <w:kern w:val="0"/>
                  <w:sz w:val="24"/>
                  <w:szCs w:val="22"/>
                  <w:lang w:eastAsia="en-US"/>
                </w:rPr>
                <w:t>必填</w:t>
              </w:r>
            </w:ins>
          </w:p>
        </w:tc>
        <w:tc>
          <w:tcPr>
            <w:tcW w:w="2340" w:type="dxa"/>
          </w:tcPr>
          <w:p>
            <w:pPr>
              <w:widowControl/>
              <w:spacing w:after="0" w:line="360" w:lineRule="auto"/>
              <w:jc w:val="left"/>
              <w:rPr>
                <w:ins w:id="1352" w:author="wanao" w:date="2026-07-10T09:29:26Z"/>
                <w:rFonts w:hint="eastAsia" w:ascii="仿宋" w:hAnsi="仿宋" w:eastAsia="仿宋"/>
                <w:color w:val="000000"/>
                <w:kern w:val="0"/>
                <w:sz w:val="24"/>
                <w:szCs w:val="22"/>
                <w:lang w:val="en-US" w:eastAsia="zh-CN"/>
              </w:rPr>
            </w:pPr>
            <w:ins w:id="1353" w:author="wanao" w:date="2026-07-10T11:38:12Z">
              <w:r>
                <w:rPr>
                  <w:rFonts w:hint="eastAsia" w:ascii="仿宋" w:hAnsi="仿宋" w:eastAsia="仿宋"/>
                  <w:color w:val="000000"/>
                  <w:kern w:val="0"/>
                  <w:sz w:val="24"/>
                  <w:szCs w:val="22"/>
                  <w:lang w:val="en-US" w:eastAsia="zh-CN"/>
                </w:rPr>
                <w:t>开关</w:t>
              </w:r>
            </w:ins>
          </w:p>
        </w:tc>
        <w:tc>
          <w:tcPr>
            <w:tcW w:w="2340" w:type="dxa"/>
          </w:tcPr>
          <w:p>
            <w:pPr>
              <w:widowControl/>
              <w:spacing w:after="0" w:line="360" w:lineRule="auto"/>
              <w:jc w:val="left"/>
              <w:rPr>
                <w:ins w:id="1354" w:author="wanao" w:date="2026-07-10T09:29:26Z"/>
                <w:rFonts w:hint="default" w:ascii="仿宋" w:hAnsi="仿宋" w:eastAsia="仿宋"/>
                <w:color w:val="000000"/>
                <w:kern w:val="0"/>
                <w:sz w:val="24"/>
                <w:szCs w:val="22"/>
                <w:lang w:val="en-US" w:eastAsia="zh-CN"/>
              </w:rPr>
            </w:pPr>
            <w:ins w:id="1355" w:author="wanao" w:date="2026-07-10T11:41:40Z">
              <w:r>
                <w:rPr>
                  <w:rFonts w:hint="eastAsia" w:ascii="仿宋" w:hAnsi="仿宋" w:eastAsia="仿宋"/>
                  <w:color w:val="000000"/>
                  <w:kern w:val="0"/>
                  <w:sz w:val="24"/>
                  <w:szCs w:val="22"/>
                  <w:lang w:val="en-US" w:eastAsia="zh-CN"/>
                </w:rPr>
                <w:t>默认开启</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356" w:author="wanao" w:date="2026-07-10T09:29:50Z"/>
        </w:trPr>
        <w:tc>
          <w:tcPr>
            <w:tcW w:w="2340" w:type="dxa"/>
          </w:tcPr>
          <w:p>
            <w:pPr>
              <w:widowControl/>
              <w:spacing w:after="0" w:line="360" w:lineRule="auto"/>
              <w:jc w:val="left"/>
              <w:rPr>
                <w:ins w:id="1357" w:author="wanao" w:date="2026-07-10T09:29:50Z"/>
                <w:rFonts w:hint="default" w:ascii="仿宋" w:hAnsi="仿宋" w:eastAsia="仿宋"/>
                <w:color w:val="000000"/>
                <w:kern w:val="0"/>
                <w:sz w:val="24"/>
                <w:szCs w:val="22"/>
                <w:lang w:val="en-US" w:eastAsia="zh-CN"/>
              </w:rPr>
            </w:pPr>
            <w:ins w:id="1358" w:author="wanao" w:date="2026-07-10T09:30:18Z">
              <w:r>
                <w:rPr>
                  <w:rFonts w:hint="eastAsia" w:ascii="仿宋" w:hAnsi="仿宋" w:eastAsia="仿宋"/>
                  <w:color w:val="000000"/>
                  <w:kern w:val="0"/>
                  <w:sz w:val="24"/>
                  <w:szCs w:val="22"/>
                  <w:lang w:val="en-US" w:eastAsia="zh-CN"/>
                </w:rPr>
                <w:t>是否</w:t>
              </w:r>
            </w:ins>
            <w:ins w:id="1359" w:author="wanao" w:date="2026-07-10T09:30:19Z">
              <w:r>
                <w:rPr>
                  <w:rFonts w:hint="eastAsia" w:ascii="仿宋" w:hAnsi="仿宋" w:eastAsia="仿宋"/>
                  <w:color w:val="000000"/>
                  <w:kern w:val="0"/>
                  <w:sz w:val="24"/>
                  <w:szCs w:val="22"/>
                  <w:lang w:val="en-US" w:eastAsia="zh-CN"/>
                </w:rPr>
                <w:t>新</w:t>
              </w:r>
            </w:ins>
            <w:ins w:id="1360" w:author="wanao" w:date="2026-07-10T09:30:21Z">
              <w:r>
                <w:rPr>
                  <w:rFonts w:hint="eastAsia" w:ascii="仿宋" w:hAnsi="仿宋" w:eastAsia="仿宋"/>
                  <w:color w:val="000000"/>
                  <w:kern w:val="0"/>
                  <w:sz w:val="24"/>
                  <w:szCs w:val="22"/>
                  <w:lang w:val="en-US" w:eastAsia="zh-CN"/>
                </w:rPr>
                <w:t>窗口</w:t>
              </w:r>
            </w:ins>
            <w:ins w:id="1361" w:author="wanao" w:date="2026-07-10T09:30:22Z">
              <w:r>
                <w:rPr>
                  <w:rFonts w:hint="eastAsia" w:ascii="仿宋" w:hAnsi="仿宋" w:eastAsia="仿宋"/>
                  <w:color w:val="000000"/>
                  <w:kern w:val="0"/>
                  <w:sz w:val="24"/>
                  <w:szCs w:val="22"/>
                  <w:lang w:val="en-US" w:eastAsia="zh-CN"/>
                </w:rPr>
                <w:t>打开</w:t>
              </w:r>
            </w:ins>
          </w:p>
        </w:tc>
        <w:tc>
          <w:tcPr>
            <w:tcW w:w="2340" w:type="dxa"/>
          </w:tcPr>
          <w:p>
            <w:pPr>
              <w:widowControl/>
              <w:spacing w:after="0" w:line="360" w:lineRule="auto"/>
              <w:jc w:val="left"/>
              <w:rPr>
                <w:ins w:id="1362" w:author="wanao" w:date="2026-07-10T09:29:50Z"/>
                <w:rFonts w:hint="default" w:ascii="仿宋" w:hAnsi="仿宋" w:eastAsia="仿宋"/>
                <w:color w:val="000000"/>
                <w:kern w:val="0"/>
                <w:sz w:val="24"/>
                <w:szCs w:val="22"/>
                <w:lang w:val="en-US" w:eastAsia="en-US"/>
              </w:rPr>
            </w:pPr>
            <w:ins w:id="1363" w:author="wanao" w:date="2026-07-10T11:36:41Z">
              <w:r>
                <w:rPr>
                  <w:rFonts w:ascii="仿宋" w:hAnsi="仿宋" w:eastAsia="仿宋"/>
                  <w:color w:val="000000"/>
                  <w:kern w:val="0"/>
                  <w:sz w:val="24"/>
                  <w:szCs w:val="22"/>
                  <w:lang w:eastAsia="en-US"/>
                </w:rPr>
                <w:t>必填</w:t>
              </w:r>
            </w:ins>
          </w:p>
        </w:tc>
        <w:tc>
          <w:tcPr>
            <w:tcW w:w="2340" w:type="dxa"/>
          </w:tcPr>
          <w:p>
            <w:pPr>
              <w:widowControl/>
              <w:spacing w:after="0" w:line="360" w:lineRule="auto"/>
              <w:jc w:val="left"/>
              <w:rPr>
                <w:ins w:id="1364" w:author="wanao" w:date="2026-07-10T09:29:50Z"/>
                <w:rFonts w:ascii="仿宋" w:hAnsi="仿宋" w:eastAsia="仿宋"/>
                <w:color w:val="000000"/>
                <w:kern w:val="0"/>
                <w:sz w:val="24"/>
                <w:szCs w:val="22"/>
                <w:lang w:eastAsia="en-US"/>
              </w:rPr>
            </w:pPr>
            <w:ins w:id="1365" w:author="wanao" w:date="2026-07-10T11:38:17Z">
              <w:r>
                <w:rPr>
                  <w:rFonts w:hint="eastAsia" w:ascii="仿宋" w:hAnsi="仿宋" w:eastAsia="仿宋"/>
                  <w:color w:val="000000"/>
                  <w:kern w:val="0"/>
                  <w:sz w:val="24"/>
                  <w:szCs w:val="22"/>
                  <w:lang w:val="en-US" w:eastAsia="zh-CN"/>
                </w:rPr>
                <w:t>开关</w:t>
              </w:r>
            </w:ins>
          </w:p>
        </w:tc>
        <w:tc>
          <w:tcPr>
            <w:tcW w:w="2340" w:type="dxa"/>
          </w:tcPr>
          <w:p>
            <w:pPr>
              <w:widowControl/>
              <w:spacing w:after="0" w:line="360" w:lineRule="auto"/>
              <w:jc w:val="left"/>
              <w:rPr>
                <w:ins w:id="1366" w:author="wanao" w:date="2026-07-10T09:29:50Z"/>
                <w:rFonts w:hint="eastAsia" w:ascii="仿宋" w:hAnsi="仿宋" w:eastAsia="仿宋"/>
                <w:color w:val="000000"/>
                <w:kern w:val="0"/>
                <w:sz w:val="24"/>
                <w:szCs w:val="22"/>
              </w:rPr>
            </w:pPr>
            <w:ins w:id="1367" w:author="wanao" w:date="2026-07-10T11:41:47Z">
              <w:r>
                <w:rPr>
                  <w:rFonts w:hint="eastAsia" w:ascii="仿宋" w:hAnsi="仿宋" w:eastAsia="仿宋"/>
                  <w:color w:val="000000"/>
                  <w:kern w:val="0"/>
                  <w:sz w:val="24"/>
                  <w:szCs w:val="22"/>
                  <w:lang w:val="en-US" w:eastAsia="zh-CN"/>
                </w:rPr>
                <w:t>默认关闭</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368" w:author="wanao" w:date="2026-07-10T09:29:52Z"/>
        </w:trPr>
        <w:tc>
          <w:tcPr>
            <w:tcW w:w="2340" w:type="dxa"/>
          </w:tcPr>
          <w:p>
            <w:pPr>
              <w:widowControl/>
              <w:spacing w:after="0" w:line="360" w:lineRule="auto"/>
              <w:jc w:val="left"/>
              <w:rPr>
                <w:ins w:id="1369" w:author="wanao" w:date="2026-07-10T09:29:52Z"/>
                <w:rFonts w:hint="default" w:ascii="仿宋" w:hAnsi="仿宋" w:eastAsia="仿宋"/>
                <w:color w:val="000000"/>
                <w:kern w:val="0"/>
                <w:sz w:val="24"/>
                <w:szCs w:val="22"/>
                <w:lang w:val="en-US" w:eastAsia="zh-CN"/>
              </w:rPr>
            </w:pPr>
            <w:ins w:id="1370" w:author="wanao" w:date="2026-07-10T09:30:40Z">
              <w:r>
                <w:rPr>
                  <w:rFonts w:hint="eastAsia" w:ascii="仿宋" w:hAnsi="仿宋" w:eastAsia="仿宋"/>
                  <w:color w:val="000000"/>
                  <w:kern w:val="0"/>
                  <w:sz w:val="24"/>
                  <w:szCs w:val="22"/>
                  <w:lang w:val="en-US" w:eastAsia="zh-CN"/>
                </w:rPr>
                <w:t>是否</w:t>
              </w:r>
            </w:ins>
            <w:ins w:id="1371" w:author="wanao" w:date="2026-07-10T09:30:41Z">
              <w:r>
                <w:rPr>
                  <w:rFonts w:hint="eastAsia" w:ascii="仿宋" w:hAnsi="仿宋" w:eastAsia="仿宋"/>
                  <w:color w:val="000000"/>
                  <w:kern w:val="0"/>
                  <w:sz w:val="24"/>
                  <w:szCs w:val="22"/>
                  <w:lang w:val="en-US" w:eastAsia="zh-CN"/>
                </w:rPr>
                <w:t>缓存</w:t>
              </w:r>
            </w:ins>
          </w:p>
        </w:tc>
        <w:tc>
          <w:tcPr>
            <w:tcW w:w="2340" w:type="dxa"/>
          </w:tcPr>
          <w:p>
            <w:pPr>
              <w:widowControl/>
              <w:spacing w:after="0" w:line="360" w:lineRule="auto"/>
              <w:jc w:val="left"/>
              <w:rPr>
                <w:ins w:id="1372" w:author="wanao" w:date="2026-07-10T09:29:52Z"/>
                <w:rFonts w:hint="default" w:ascii="仿宋" w:hAnsi="仿宋" w:eastAsia="仿宋"/>
                <w:color w:val="000000"/>
                <w:kern w:val="0"/>
                <w:sz w:val="24"/>
                <w:szCs w:val="22"/>
                <w:lang w:val="en-US" w:eastAsia="en-US"/>
              </w:rPr>
            </w:pPr>
            <w:ins w:id="1373" w:author="wanao" w:date="2026-07-10T11:36:41Z">
              <w:r>
                <w:rPr>
                  <w:rFonts w:ascii="仿宋" w:hAnsi="仿宋" w:eastAsia="仿宋"/>
                  <w:color w:val="000000"/>
                  <w:kern w:val="0"/>
                  <w:sz w:val="24"/>
                  <w:szCs w:val="22"/>
                  <w:lang w:eastAsia="en-US"/>
                </w:rPr>
                <w:t>必填</w:t>
              </w:r>
            </w:ins>
          </w:p>
        </w:tc>
        <w:tc>
          <w:tcPr>
            <w:tcW w:w="2340" w:type="dxa"/>
          </w:tcPr>
          <w:p>
            <w:pPr>
              <w:widowControl/>
              <w:spacing w:after="0" w:line="360" w:lineRule="auto"/>
              <w:jc w:val="left"/>
              <w:rPr>
                <w:ins w:id="1374" w:author="wanao" w:date="2026-07-10T09:29:52Z"/>
                <w:rFonts w:ascii="仿宋" w:hAnsi="仿宋" w:eastAsia="仿宋"/>
                <w:color w:val="000000"/>
                <w:kern w:val="0"/>
                <w:sz w:val="24"/>
                <w:szCs w:val="22"/>
                <w:lang w:eastAsia="en-US"/>
              </w:rPr>
            </w:pPr>
            <w:ins w:id="1375" w:author="wanao" w:date="2026-07-10T11:38:18Z">
              <w:r>
                <w:rPr>
                  <w:rFonts w:hint="eastAsia" w:ascii="仿宋" w:hAnsi="仿宋" w:eastAsia="仿宋"/>
                  <w:color w:val="000000"/>
                  <w:kern w:val="0"/>
                  <w:sz w:val="24"/>
                  <w:szCs w:val="22"/>
                  <w:lang w:val="en-US" w:eastAsia="zh-CN"/>
                </w:rPr>
                <w:t>开关</w:t>
              </w:r>
            </w:ins>
          </w:p>
        </w:tc>
        <w:tc>
          <w:tcPr>
            <w:tcW w:w="2340" w:type="dxa"/>
          </w:tcPr>
          <w:p>
            <w:pPr>
              <w:widowControl/>
              <w:spacing w:after="0" w:line="360" w:lineRule="auto"/>
              <w:jc w:val="left"/>
              <w:rPr>
                <w:ins w:id="1376" w:author="wanao" w:date="2026-07-10T09:29:52Z"/>
                <w:rFonts w:hint="eastAsia" w:ascii="仿宋" w:hAnsi="仿宋" w:eastAsia="仿宋"/>
                <w:color w:val="000000"/>
                <w:kern w:val="0"/>
                <w:sz w:val="24"/>
                <w:szCs w:val="22"/>
              </w:rPr>
            </w:pPr>
            <w:ins w:id="1377" w:author="wanao" w:date="2026-07-10T11:41:56Z">
              <w:r>
                <w:rPr>
                  <w:rFonts w:hint="eastAsia" w:ascii="仿宋" w:hAnsi="仿宋" w:eastAsia="仿宋"/>
                  <w:color w:val="000000"/>
                  <w:kern w:val="0"/>
                  <w:sz w:val="24"/>
                  <w:szCs w:val="22"/>
                  <w:lang w:val="en-US" w:eastAsia="zh-CN"/>
                </w:rPr>
                <w:t>默认开启</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378" w:author="wanao" w:date="2026-07-10T09:29:54Z"/>
        </w:trPr>
        <w:tc>
          <w:tcPr>
            <w:tcW w:w="2340" w:type="dxa"/>
          </w:tcPr>
          <w:p>
            <w:pPr>
              <w:widowControl/>
              <w:spacing w:after="0" w:line="360" w:lineRule="auto"/>
              <w:jc w:val="left"/>
              <w:rPr>
                <w:ins w:id="1379" w:author="wanao" w:date="2026-07-10T09:29:54Z"/>
                <w:rFonts w:hint="default" w:ascii="仿宋" w:hAnsi="仿宋" w:eastAsia="仿宋"/>
                <w:color w:val="000000"/>
                <w:kern w:val="0"/>
                <w:sz w:val="24"/>
                <w:szCs w:val="22"/>
                <w:lang w:val="en-US" w:eastAsia="zh-CN"/>
              </w:rPr>
            </w:pPr>
            <w:ins w:id="1380" w:author="wanao" w:date="2026-07-10T09:30:49Z">
              <w:r>
                <w:rPr>
                  <w:rFonts w:hint="eastAsia" w:ascii="仿宋" w:hAnsi="仿宋" w:eastAsia="仿宋"/>
                  <w:color w:val="000000"/>
                  <w:kern w:val="0"/>
                  <w:sz w:val="24"/>
                  <w:szCs w:val="22"/>
                  <w:lang w:val="en-US" w:eastAsia="zh-CN"/>
                </w:rPr>
                <w:t>是否</w:t>
              </w:r>
            </w:ins>
            <w:ins w:id="1381" w:author="wanao" w:date="2026-07-10T09:30:50Z">
              <w:r>
                <w:rPr>
                  <w:rFonts w:hint="eastAsia" w:ascii="仿宋" w:hAnsi="仿宋" w:eastAsia="仿宋"/>
                  <w:color w:val="000000"/>
                  <w:kern w:val="0"/>
                  <w:sz w:val="24"/>
                  <w:szCs w:val="22"/>
                  <w:lang w:val="en-US" w:eastAsia="zh-CN"/>
                </w:rPr>
                <w:t>内嵌</w:t>
              </w:r>
            </w:ins>
          </w:p>
        </w:tc>
        <w:tc>
          <w:tcPr>
            <w:tcW w:w="2340" w:type="dxa"/>
          </w:tcPr>
          <w:p>
            <w:pPr>
              <w:widowControl/>
              <w:spacing w:after="0" w:line="360" w:lineRule="auto"/>
              <w:jc w:val="left"/>
              <w:rPr>
                <w:ins w:id="1382" w:author="wanao" w:date="2026-07-10T09:29:54Z"/>
                <w:rFonts w:ascii="仿宋" w:hAnsi="仿宋" w:eastAsia="仿宋"/>
                <w:color w:val="000000"/>
                <w:kern w:val="0"/>
                <w:sz w:val="24"/>
                <w:szCs w:val="22"/>
                <w:lang w:eastAsia="en-US"/>
              </w:rPr>
            </w:pPr>
            <w:ins w:id="1383" w:author="wanao" w:date="2026-07-10T11:36:48Z">
              <w:r>
                <w:rPr>
                  <w:rFonts w:ascii="仿宋" w:hAnsi="仿宋" w:eastAsia="仿宋"/>
                  <w:color w:val="000000"/>
                  <w:kern w:val="0"/>
                  <w:sz w:val="24"/>
                  <w:szCs w:val="22"/>
                  <w:lang w:eastAsia="en-US"/>
                </w:rPr>
                <w:t>必填</w:t>
              </w:r>
            </w:ins>
          </w:p>
        </w:tc>
        <w:tc>
          <w:tcPr>
            <w:tcW w:w="2340" w:type="dxa"/>
          </w:tcPr>
          <w:p>
            <w:pPr>
              <w:widowControl/>
              <w:spacing w:after="0" w:line="360" w:lineRule="auto"/>
              <w:jc w:val="left"/>
              <w:rPr>
                <w:ins w:id="1384" w:author="wanao" w:date="2026-07-10T09:29:54Z"/>
                <w:rFonts w:ascii="仿宋" w:hAnsi="仿宋" w:eastAsia="仿宋"/>
                <w:color w:val="000000"/>
                <w:kern w:val="0"/>
                <w:sz w:val="24"/>
                <w:szCs w:val="22"/>
                <w:lang w:eastAsia="en-US"/>
              </w:rPr>
            </w:pPr>
            <w:ins w:id="1385" w:author="wanao" w:date="2026-07-10T11:38:18Z">
              <w:r>
                <w:rPr>
                  <w:rFonts w:hint="eastAsia" w:ascii="仿宋" w:hAnsi="仿宋" w:eastAsia="仿宋"/>
                  <w:color w:val="000000"/>
                  <w:kern w:val="0"/>
                  <w:sz w:val="24"/>
                  <w:szCs w:val="22"/>
                  <w:lang w:val="en-US" w:eastAsia="zh-CN"/>
                </w:rPr>
                <w:t>开关</w:t>
              </w:r>
            </w:ins>
          </w:p>
        </w:tc>
        <w:tc>
          <w:tcPr>
            <w:tcW w:w="2340" w:type="dxa"/>
          </w:tcPr>
          <w:p>
            <w:pPr>
              <w:widowControl/>
              <w:spacing w:after="0" w:line="360" w:lineRule="auto"/>
              <w:jc w:val="left"/>
              <w:rPr>
                <w:ins w:id="1386" w:author="wanao" w:date="2026-07-10T09:29:54Z"/>
                <w:rFonts w:hint="eastAsia" w:ascii="仿宋" w:hAnsi="仿宋" w:eastAsia="仿宋"/>
                <w:color w:val="000000"/>
                <w:kern w:val="0"/>
                <w:sz w:val="24"/>
                <w:szCs w:val="22"/>
              </w:rPr>
            </w:pPr>
            <w:ins w:id="1387" w:author="wanao" w:date="2026-07-10T11:41:49Z">
              <w:r>
                <w:rPr>
                  <w:rFonts w:hint="eastAsia" w:ascii="仿宋" w:hAnsi="仿宋" w:eastAsia="仿宋"/>
                  <w:color w:val="000000"/>
                  <w:kern w:val="0"/>
                  <w:sz w:val="24"/>
                  <w:szCs w:val="22"/>
                  <w:lang w:val="en-US" w:eastAsia="zh-CN"/>
                </w:rPr>
                <w:t>默认关闭</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388" w:author="wanao" w:date="2026-07-10T09:30:54Z"/>
        </w:trPr>
        <w:tc>
          <w:tcPr>
            <w:tcW w:w="2340" w:type="dxa"/>
          </w:tcPr>
          <w:p>
            <w:pPr>
              <w:widowControl/>
              <w:spacing w:after="0" w:line="360" w:lineRule="auto"/>
              <w:jc w:val="left"/>
              <w:rPr>
                <w:ins w:id="1389" w:author="wanao" w:date="2026-07-10T09:30:54Z"/>
                <w:rFonts w:hint="default" w:ascii="仿宋" w:hAnsi="仿宋" w:eastAsia="仿宋"/>
                <w:color w:val="000000"/>
                <w:kern w:val="0"/>
                <w:sz w:val="24"/>
                <w:szCs w:val="22"/>
                <w:lang w:val="en-US" w:eastAsia="zh-CN"/>
              </w:rPr>
            </w:pPr>
            <w:ins w:id="1390" w:author="wanao" w:date="2026-07-10T09:31:09Z">
              <w:r>
                <w:rPr>
                  <w:rFonts w:hint="eastAsia" w:ascii="仿宋" w:hAnsi="仿宋" w:eastAsia="仿宋"/>
                  <w:color w:val="000000"/>
                  <w:kern w:val="0"/>
                  <w:sz w:val="24"/>
                  <w:szCs w:val="22"/>
                  <w:lang w:val="en-US" w:eastAsia="zh-CN"/>
                </w:rPr>
                <w:t>第三方</w:t>
              </w:r>
            </w:ins>
            <w:ins w:id="1391" w:author="wanao" w:date="2026-07-10T09:31:10Z">
              <w:r>
                <w:rPr>
                  <w:rFonts w:hint="eastAsia" w:ascii="仿宋" w:hAnsi="仿宋" w:eastAsia="仿宋"/>
                  <w:color w:val="000000"/>
                  <w:kern w:val="0"/>
                  <w:sz w:val="24"/>
                  <w:szCs w:val="22"/>
                  <w:lang w:val="en-US" w:eastAsia="zh-CN"/>
                </w:rPr>
                <w:t>页面</w:t>
              </w:r>
            </w:ins>
          </w:p>
        </w:tc>
        <w:tc>
          <w:tcPr>
            <w:tcW w:w="2340" w:type="dxa"/>
          </w:tcPr>
          <w:p>
            <w:pPr>
              <w:widowControl/>
              <w:spacing w:after="0" w:line="360" w:lineRule="auto"/>
              <w:jc w:val="left"/>
              <w:rPr>
                <w:ins w:id="1392" w:author="wanao" w:date="2026-07-10T09:30:54Z"/>
                <w:rFonts w:ascii="仿宋" w:hAnsi="仿宋" w:eastAsia="仿宋"/>
                <w:color w:val="000000"/>
                <w:kern w:val="0"/>
                <w:sz w:val="24"/>
                <w:szCs w:val="22"/>
                <w:lang w:eastAsia="en-US"/>
              </w:rPr>
            </w:pPr>
            <w:ins w:id="1393" w:author="wanao" w:date="2026-07-10T11:36:49Z">
              <w:r>
                <w:rPr>
                  <w:rFonts w:ascii="仿宋" w:hAnsi="仿宋" w:eastAsia="仿宋"/>
                  <w:color w:val="000000"/>
                  <w:kern w:val="0"/>
                  <w:sz w:val="24"/>
                  <w:szCs w:val="22"/>
                  <w:lang w:eastAsia="en-US"/>
                </w:rPr>
                <w:t>必填</w:t>
              </w:r>
            </w:ins>
          </w:p>
        </w:tc>
        <w:tc>
          <w:tcPr>
            <w:tcW w:w="2340" w:type="dxa"/>
          </w:tcPr>
          <w:p>
            <w:pPr>
              <w:widowControl/>
              <w:spacing w:after="0" w:line="360" w:lineRule="auto"/>
              <w:jc w:val="left"/>
              <w:rPr>
                <w:ins w:id="1394" w:author="wanao" w:date="2026-07-10T09:30:54Z"/>
                <w:rFonts w:ascii="仿宋" w:hAnsi="仿宋" w:eastAsia="仿宋"/>
                <w:color w:val="000000"/>
                <w:kern w:val="0"/>
                <w:sz w:val="24"/>
                <w:szCs w:val="22"/>
                <w:lang w:eastAsia="en-US"/>
              </w:rPr>
            </w:pPr>
            <w:ins w:id="1395" w:author="wanao" w:date="2026-07-10T11:38:19Z">
              <w:r>
                <w:rPr>
                  <w:rFonts w:hint="eastAsia" w:ascii="仿宋" w:hAnsi="仿宋" w:eastAsia="仿宋"/>
                  <w:color w:val="000000"/>
                  <w:kern w:val="0"/>
                  <w:sz w:val="24"/>
                  <w:szCs w:val="22"/>
                  <w:lang w:val="en-US" w:eastAsia="zh-CN"/>
                </w:rPr>
                <w:t>开关</w:t>
              </w:r>
            </w:ins>
          </w:p>
        </w:tc>
        <w:tc>
          <w:tcPr>
            <w:tcW w:w="2340" w:type="dxa"/>
          </w:tcPr>
          <w:p>
            <w:pPr>
              <w:widowControl/>
              <w:spacing w:after="0" w:line="360" w:lineRule="auto"/>
              <w:jc w:val="left"/>
              <w:rPr>
                <w:ins w:id="1396" w:author="wanao" w:date="2026-07-10T09:30:54Z"/>
                <w:rFonts w:hint="default" w:ascii="仿宋" w:hAnsi="仿宋" w:eastAsia="仿宋"/>
                <w:color w:val="000000"/>
                <w:kern w:val="0"/>
                <w:sz w:val="24"/>
                <w:szCs w:val="22"/>
                <w:lang w:val="en-US"/>
              </w:rPr>
            </w:pPr>
            <w:ins w:id="1397" w:author="wanao" w:date="2026-07-10T11:41:50Z">
              <w:r>
                <w:rPr>
                  <w:rFonts w:hint="eastAsia" w:ascii="仿宋" w:hAnsi="仿宋" w:eastAsia="仿宋"/>
                  <w:color w:val="000000"/>
                  <w:kern w:val="0"/>
                  <w:sz w:val="24"/>
                  <w:szCs w:val="22"/>
                  <w:lang w:val="en-US" w:eastAsia="zh-CN"/>
                </w:rPr>
                <w:t>默认关闭</w:t>
              </w:r>
            </w:ins>
            <w:ins w:id="1398" w:author="wanao" w:date="2026-07-10T11:44:00Z">
              <w:r>
                <w:rPr>
                  <w:rFonts w:hint="eastAsia" w:ascii="仿宋" w:hAnsi="仿宋" w:eastAsia="仿宋"/>
                  <w:color w:val="000000"/>
                  <w:kern w:val="0"/>
                  <w:sz w:val="24"/>
                  <w:szCs w:val="22"/>
                  <w:lang w:val="en-US" w:eastAsia="zh-CN"/>
                </w:rPr>
                <w:t>；</w:t>
              </w:r>
            </w:ins>
            <w:ins w:id="1399" w:author="wanao" w:date="2026-07-10T11:44:01Z">
              <w:r>
                <w:rPr>
                  <w:rFonts w:hint="eastAsia" w:ascii="仿宋" w:hAnsi="仿宋" w:eastAsia="仿宋"/>
                  <w:color w:val="000000"/>
                  <w:kern w:val="0"/>
                  <w:sz w:val="24"/>
                  <w:szCs w:val="22"/>
                  <w:lang w:val="en-US" w:eastAsia="zh-CN"/>
                </w:rPr>
                <w:t>开启</w:t>
              </w:r>
            </w:ins>
            <w:ins w:id="1400" w:author="wanao" w:date="2026-07-10T11:44:02Z">
              <w:r>
                <w:rPr>
                  <w:rFonts w:hint="eastAsia" w:ascii="仿宋" w:hAnsi="仿宋" w:eastAsia="仿宋"/>
                  <w:color w:val="000000"/>
                  <w:kern w:val="0"/>
                  <w:sz w:val="24"/>
                  <w:szCs w:val="22"/>
                  <w:lang w:val="en-US" w:eastAsia="zh-CN"/>
                </w:rPr>
                <w:t>后</w:t>
              </w:r>
            </w:ins>
            <w:ins w:id="1401" w:author="wanao" w:date="2026-07-10T11:44:10Z">
              <w:r>
                <w:rPr>
                  <w:rFonts w:hint="eastAsia" w:ascii="仿宋" w:hAnsi="仿宋" w:eastAsia="仿宋"/>
                  <w:color w:val="000000"/>
                  <w:kern w:val="0"/>
                  <w:sz w:val="24"/>
                  <w:szCs w:val="22"/>
                  <w:lang w:val="en-US" w:eastAsia="zh-CN"/>
                </w:rPr>
                <w:t>必须</w:t>
              </w:r>
            </w:ins>
            <w:ins w:id="1402" w:author="wanao" w:date="2026-07-10T11:44:11Z">
              <w:r>
                <w:rPr>
                  <w:rFonts w:hint="eastAsia" w:ascii="仿宋" w:hAnsi="仿宋" w:eastAsia="仿宋"/>
                  <w:color w:val="000000"/>
                  <w:kern w:val="0"/>
                  <w:sz w:val="24"/>
                  <w:szCs w:val="22"/>
                  <w:lang w:val="en-US" w:eastAsia="zh-CN"/>
                </w:rPr>
                <w:t>输入</w:t>
              </w:r>
            </w:ins>
            <w:ins w:id="1403" w:author="wanao" w:date="2026-07-10T11:44:13Z">
              <w:r>
                <w:rPr>
                  <w:rFonts w:hint="eastAsia" w:ascii="仿宋" w:hAnsi="仿宋" w:eastAsia="仿宋"/>
                  <w:color w:val="000000"/>
                  <w:kern w:val="0"/>
                  <w:sz w:val="24"/>
                  <w:szCs w:val="22"/>
                  <w:lang w:val="en-US" w:eastAsia="zh-CN"/>
                </w:rPr>
                <w:t>第三方</w:t>
              </w:r>
            </w:ins>
            <w:ins w:id="1404" w:author="wanao" w:date="2026-07-10T11:44:14Z">
              <w:r>
                <w:rPr>
                  <w:rFonts w:hint="eastAsia" w:ascii="仿宋" w:hAnsi="仿宋" w:eastAsia="仿宋"/>
                  <w:color w:val="000000"/>
                  <w:kern w:val="0"/>
                  <w:sz w:val="24"/>
                  <w:szCs w:val="22"/>
                  <w:lang w:val="en-US" w:eastAsia="zh-CN"/>
                </w:rPr>
                <w:t>页面</w:t>
              </w:r>
            </w:ins>
            <w:ins w:id="1405" w:author="wanao" w:date="2026-07-10T11:44:15Z">
              <w:r>
                <w:rPr>
                  <w:rFonts w:hint="eastAsia" w:ascii="仿宋" w:hAnsi="仿宋" w:eastAsia="仿宋"/>
                  <w:color w:val="000000"/>
                  <w:kern w:val="0"/>
                  <w:sz w:val="24"/>
                  <w:szCs w:val="22"/>
                  <w:lang w:val="en-US" w:eastAsia="zh-CN"/>
                </w:rPr>
                <w:t>地址</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确定</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点击后校验当前录入信息并执行新增保存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点击后关闭新增页面并放弃本次录入</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w:t>
      </w:r>
      <w:r>
        <w:rPr>
          <w:rFonts w:hint="eastAsia" w:ascii="仿宋" w:hAnsi="仿宋" w:eastAsia="仿宋"/>
          <w:color w:val="000000"/>
          <w:kern w:val="0"/>
          <w:sz w:val="24"/>
          <w:szCs w:val="22"/>
        </w:rPr>
        <w:t>在“菜单管理”列表</w:t>
      </w:r>
      <w:r>
        <w:rPr>
          <w:rFonts w:ascii="仿宋" w:hAnsi="仿宋" w:eastAsia="仿宋"/>
          <w:color w:val="000000"/>
          <w:kern w:val="0"/>
          <w:sz w:val="24"/>
          <w:szCs w:val="22"/>
        </w:rPr>
        <w:t>点击“新增”后，系统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“新增菜单”</w:t>
      </w:r>
      <w:r>
        <w:rPr>
          <w:rFonts w:ascii="仿宋" w:hAnsi="仿宋" w:eastAsia="仿宋"/>
          <w:color w:val="000000"/>
          <w:kern w:val="0"/>
          <w:sz w:val="24"/>
          <w:szCs w:val="22"/>
        </w:rPr>
        <w:t>页面。</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w:t>
      </w:r>
      <w:r>
        <w:rPr>
          <w:rFonts w:hint="eastAsia" w:ascii="仿宋" w:hAnsi="仿宋" w:eastAsia="仿宋"/>
          <w:color w:val="000000"/>
          <w:kern w:val="0"/>
          <w:sz w:val="24"/>
          <w:szCs w:val="22"/>
        </w:rPr>
        <w:t>输入数据后，</w:t>
      </w:r>
      <w:r>
        <w:rPr>
          <w:rFonts w:ascii="仿宋" w:hAnsi="仿宋" w:eastAsia="仿宋"/>
          <w:color w:val="000000"/>
          <w:kern w:val="0"/>
          <w:sz w:val="24"/>
          <w:szCs w:val="22"/>
        </w:rPr>
        <w:t>点击“</w:t>
      </w:r>
      <w:r>
        <w:rPr>
          <w:rFonts w:hint="eastAsia" w:ascii="仿宋" w:hAnsi="仿宋" w:eastAsia="仿宋"/>
          <w:color w:val="000000"/>
          <w:kern w:val="0"/>
          <w:sz w:val="24"/>
          <w:szCs w:val="22"/>
        </w:rPr>
        <w:t>确定</w:t>
      </w:r>
      <w:r>
        <w:rPr>
          <w:rFonts w:ascii="仿宋" w:hAnsi="仿宋" w:eastAsia="仿宋"/>
          <w:color w:val="000000"/>
          <w:kern w:val="0"/>
          <w:sz w:val="24"/>
          <w:szCs w:val="22"/>
        </w:rPr>
        <w:t>”后，系统按字段规则逐项校验必填、格式、长度、唯一性、联动关系和权限边界；校验通过后保存数据并提示“</w:t>
      </w:r>
      <w:r>
        <w:rPr>
          <w:rFonts w:hint="eastAsia" w:ascii="仿宋" w:hAnsi="仿宋" w:eastAsia="仿宋"/>
          <w:color w:val="000000"/>
          <w:kern w:val="0"/>
          <w:sz w:val="24"/>
          <w:szCs w:val="22"/>
        </w:rPr>
        <w:t>新增</w:t>
      </w:r>
      <w:r>
        <w:rPr>
          <w:rFonts w:ascii="仿宋" w:hAnsi="仿宋" w:eastAsia="仿宋"/>
          <w:color w:val="000000"/>
          <w:kern w:val="0"/>
          <w:sz w:val="24"/>
          <w:szCs w:val="22"/>
        </w:rPr>
        <w:t>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用户点击“取消”后，系统关闭新增页面；如存在未保存内容，应</w:t>
      </w:r>
      <w:r>
        <w:rPr>
          <w:rFonts w:hint="eastAsia" w:ascii="仿宋" w:hAnsi="仿宋" w:eastAsia="仿宋"/>
          <w:color w:val="000000"/>
          <w:kern w:val="0"/>
          <w:sz w:val="24"/>
          <w:szCs w:val="22"/>
        </w:rPr>
        <w:t>弹窗</w:t>
      </w:r>
      <w:r>
        <w:rPr>
          <w:rFonts w:ascii="仿宋" w:hAnsi="仿宋" w:eastAsia="仿宋"/>
          <w:color w:val="000000"/>
          <w:kern w:val="0"/>
          <w:sz w:val="24"/>
          <w:szCs w:val="22"/>
        </w:rPr>
        <w:t>提示用户</w:t>
      </w:r>
      <w:r>
        <w:rPr>
          <w:rFonts w:hint="eastAsia" w:ascii="仿宋" w:hAnsi="仿宋" w:eastAsia="仿宋"/>
          <w:color w:val="000000"/>
          <w:kern w:val="0"/>
          <w:sz w:val="24"/>
          <w:szCs w:val="22"/>
        </w:rPr>
        <w:t>“确认放弃已输入的信息？”</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新增页面的主键类编码字段在保存前必须唯一校验通过。</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菜单必须维护上级菜单、菜单名称、菜单路径、</w:t>
      </w:r>
      <w:r>
        <w:rPr>
          <w:rFonts w:hint="eastAsia" w:ascii="仿宋" w:hAnsi="仿宋" w:eastAsia="仿宋"/>
          <w:color w:val="000000"/>
          <w:kern w:val="0"/>
          <w:sz w:val="24"/>
          <w:szCs w:val="22"/>
        </w:rPr>
        <w:t>菜单图标</w:t>
      </w:r>
      <w:r>
        <w:rPr>
          <w:rFonts w:ascii="仿宋" w:hAnsi="仿宋" w:eastAsia="仿宋"/>
          <w:color w:val="000000"/>
          <w:kern w:val="0"/>
          <w:sz w:val="24"/>
          <w:szCs w:val="22"/>
        </w:rPr>
        <w:t>、排序号等基础属性。</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3. </w:t>
      </w:r>
      <w:r>
        <w:rPr>
          <w:rFonts w:ascii="仿宋" w:hAnsi="仿宋" w:eastAsia="仿宋"/>
          <w:color w:val="000000"/>
          <w:kern w:val="0"/>
          <w:sz w:val="24"/>
          <w:szCs w:val="22"/>
        </w:rPr>
        <w:t>同一上级菜单下，菜单名称不得重复</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w:t>
      </w:r>
      <w:r>
        <w:rPr>
          <w:rFonts w:ascii="仿宋" w:hAnsi="仿宋" w:eastAsia="仿宋"/>
          <w:color w:val="000000"/>
          <w:kern w:val="0"/>
          <w:sz w:val="24"/>
          <w:szCs w:val="22"/>
        </w:rPr>
        <w:t>. 新增时，系统应对必填项、字段长度、枚举值范围、编码唯一性进行完整校验；未通过校验时应逐项提示并阻止保存。</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5. </w:t>
      </w:r>
      <w:r>
        <w:rPr>
          <w:rFonts w:ascii="仿宋" w:hAnsi="仿宋" w:eastAsia="仿宋"/>
          <w:color w:val="000000"/>
          <w:kern w:val="0"/>
          <w:sz w:val="24"/>
          <w:szCs w:val="22"/>
        </w:rPr>
        <w:t>系统应校验父子层级关系不形成循环引用，不产生重复路径或重复名称</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仅具备“新增”功能权限的用户可执行新增。</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不具备新增权限的用户仅可查看列表，不可进入新增页面。</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菜单管理-编辑</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支持具备权限的用户编辑既有菜单数据，回显原始信息并按字段修改规则完成保存处理。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w:t>
      </w:r>
      <w:r>
        <w:rPr>
          <w:rFonts w:hint="eastAsia" w:ascii="仿宋" w:hAnsi="仿宋" w:eastAsia="仿宋"/>
          <w:color w:val="000000"/>
          <w:kern w:val="0"/>
          <w:sz w:val="24"/>
          <w:szCs w:val="22"/>
        </w:rPr>
        <w:t>在“菜单管理”列表</w:t>
      </w:r>
      <w:r>
        <w:rPr>
          <w:rFonts w:ascii="仿宋" w:hAnsi="仿宋" w:eastAsia="仿宋"/>
          <w:color w:val="000000"/>
          <w:kern w:val="0"/>
          <w:sz w:val="24"/>
          <w:szCs w:val="22"/>
        </w:rPr>
        <w:t>选中单条记录点击“编辑”后进入编辑页面。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菜单编号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系统校验唯一性；长度不超过50位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菜单名称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长度不超过100位；按同级或同范围校验唯一性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父级菜单</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不可修改，仅作回显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所属应用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不可修改，仅作回显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菜单URL</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长度不超过100位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菜单图标</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系统提供图标供用户选择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菜单排序</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必须为正整数；</w:t>
            </w:r>
            <w:r>
              <w:rPr>
                <w:rFonts w:ascii="仿宋" w:hAnsi="仿宋" w:eastAsia="仿宋"/>
                <w:color w:val="000000"/>
                <w:kern w:val="0"/>
                <w:sz w:val="24"/>
                <w:szCs w:val="22"/>
              </w:rPr>
              <w:t>长度不超过100位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确定</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w:t>
            </w:r>
            <w:r>
              <w:rPr>
                <w:rFonts w:hint="eastAsia" w:ascii="仿宋" w:hAnsi="仿宋" w:eastAsia="仿宋"/>
                <w:color w:val="000000"/>
                <w:kern w:val="0"/>
                <w:sz w:val="24"/>
                <w:szCs w:val="22"/>
              </w:rPr>
              <w:t>编辑</w:t>
            </w:r>
            <w:r>
              <w:rPr>
                <w:rFonts w:ascii="仿宋" w:hAnsi="仿宋" w:eastAsia="仿宋"/>
                <w:color w:val="000000"/>
                <w:kern w:val="0"/>
                <w:sz w:val="24"/>
                <w:szCs w:val="22"/>
              </w:rPr>
              <w:t>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w:t>
            </w:r>
            <w:r>
              <w:rPr>
                <w:rFonts w:hint="eastAsia" w:ascii="仿宋" w:hAnsi="仿宋" w:eastAsia="仿宋"/>
                <w:color w:val="000000"/>
                <w:kern w:val="0"/>
                <w:sz w:val="24"/>
                <w:szCs w:val="22"/>
              </w:rPr>
              <w:t>编辑</w:t>
            </w:r>
            <w:r>
              <w:rPr>
                <w:rFonts w:ascii="仿宋" w:hAnsi="仿宋" w:eastAsia="仿宋"/>
                <w:color w:val="000000"/>
                <w:kern w:val="0"/>
                <w:sz w:val="24"/>
                <w:szCs w:val="22"/>
              </w:rPr>
              <w:t>页面并放弃本次录入</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用户选中单条记录点击“编辑”后，系统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w:t>
      </w:r>
      <w:r>
        <w:rPr>
          <w:rFonts w:ascii="仿宋" w:hAnsi="仿宋" w:eastAsia="仿宋"/>
          <w:color w:val="000000"/>
          <w:kern w:val="0"/>
          <w:sz w:val="24"/>
          <w:szCs w:val="22"/>
        </w:rPr>
        <w:t>编辑</w:t>
      </w:r>
      <w:r>
        <w:rPr>
          <w:rFonts w:hint="eastAsia" w:ascii="仿宋" w:hAnsi="仿宋" w:eastAsia="仿宋"/>
          <w:color w:val="000000"/>
          <w:kern w:val="0"/>
          <w:sz w:val="24"/>
          <w:szCs w:val="22"/>
        </w:rPr>
        <w:t>菜单”</w:t>
      </w:r>
      <w:r>
        <w:rPr>
          <w:rFonts w:ascii="仿宋" w:hAnsi="仿宋" w:eastAsia="仿宋"/>
          <w:color w:val="000000"/>
          <w:kern w:val="0"/>
          <w:sz w:val="24"/>
          <w:szCs w:val="22"/>
        </w:rPr>
        <w:t>页面并回显原始数据。</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用户修改字段后点击“</w:t>
      </w:r>
      <w:r>
        <w:rPr>
          <w:rFonts w:hint="eastAsia" w:ascii="仿宋" w:hAnsi="仿宋" w:eastAsia="仿宋"/>
          <w:color w:val="000000"/>
          <w:kern w:val="0"/>
          <w:sz w:val="24"/>
          <w:szCs w:val="22"/>
        </w:rPr>
        <w:t>确定</w:t>
      </w:r>
      <w:r>
        <w:rPr>
          <w:rFonts w:ascii="仿宋" w:hAnsi="仿宋" w:eastAsia="仿宋"/>
          <w:color w:val="000000"/>
          <w:kern w:val="0"/>
          <w:sz w:val="24"/>
          <w:szCs w:val="22"/>
        </w:rPr>
        <w:t>”，系统校验只读控制、修改权限、唯一性、联动关系及下游影响；校验通过后更新数据并提示“</w:t>
      </w:r>
      <w:r>
        <w:rPr>
          <w:rFonts w:hint="eastAsia" w:ascii="仿宋" w:hAnsi="仿宋" w:eastAsia="仿宋"/>
          <w:color w:val="000000"/>
          <w:kern w:val="0"/>
          <w:sz w:val="24"/>
          <w:szCs w:val="22"/>
        </w:rPr>
        <w:t>编辑</w:t>
      </w:r>
      <w:r>
        <w:rPr>
          <w:rFonts w:ascii="仿宋" w:hAnsi="仿宋" w:eastAsia="仿宋"/>
          <w:color w:val="000000"/>
          <w:kern w:val="0"/>
          <w:sz w:val="24"/>
          <w:szCs w:val="22"/>
        </w:rPr>
        <w:t>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3. </w:t>
      </w:r>
      <w:r>
        <w:rPr>
          <w:rFonts w:hint="eastAsia" w:ascii="仿宋" w:hAnsi="仿宋" w:eastAsia="仿宋"/>
          <w:color w:val="000000"/>
          <w:kern w:val="0"/>
          <w:sz w:val="24"/>
          <w:szCs w:val="22"/>
        </w:rPr>
        <w:t>点击“取消”，</w:t>
      </w:r>
      <w:r>
        <w:rPr>
          <w:rFonts w:ascii="仿宋" w:hAnsi="仿宋" w:eastAsia="仿宋"/>
          <w:color w:val="000000"/>
          <w:kern w:val="0"/>
          <w:sz w:val="24"/>
          <w:szCs w:val="22"/>
        </w:rPr>
        <w:t>系统关闭</w:t>
      </w:r>
      <w:r>
        <w:rPr>
          <w:rFonts w:hint="eastAsia" w:ascii="仿宋" w:hAnsi="仿宋" w:eastAsia="仿宋"/>
          <w:color w:val="000000"/>
          <w:kern w:val="0"/>
          <w:sz w:val="24"/>
          <w:szCs w:val="22"/>
        </w:rPr>
        <w:t>编辑</w:t>
      </w:r>
      <w:r>
        <w:rPr>
          <w:rFonts w:ascii="仿宋" w:hAnsi="仿宋" w:eastAsia="仿宋"/>
          <w:color w:val="000000"/>
          <w:kern w:val="0"/>
          <w:sz w:val="24"/>
          <w:szCs w:val="22"/>
        </w:rPr>
        <w:t>页面；如存在未保存内容，应</w:t>
      </w:r>
      <w:r>
        <w:rPr>
          <w:rFonts w:hint="eastAsia" w:ascii="仿宋" w:hAnsi="仿宋" w:eastAsia="仿宋"/>
          <w:color w:val="000000"/>
          <w:kern w:val="0"/>
          <w:sz w:val="24"/>
          <w:szCs w:val="22"/>
        </w:rPr>
        <w:t>弹窗</w:t>
      </w:r>
      <w:r>
        <w:rPr>
          <w:rFonts w:ascii="仿宋" w:hAnsi="仿宋" w:eastAsia="仿宋"/>
          <w:color w:val="000000"/>
          <w:kern w:val="0"/>
          <w:sz w:val="24"/>
          <w:szCs w:val="22"/>
        </w:rPr>
        <w:t>提示用户</w:t>
      </w:r>
      <w:r>
        <w:rPr>
          <w:rFonts w:hint="eastAsia" w:ascii="仿宋" w:hAnsi="仿宋" w:eastAsia="仿宋"/>
          <w:color w:val="000000"/>
          <w:kern w:val="0"/>
          <w:sz w:val="24"/>
          <w:szCs w:val="22"/>
        </w:rPr>
        <w:t>“确认放弃已输入的信息？”</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rPr>
        <w:t>编辑的系统校验与新增相同</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仅具备“编辑”功能权限的用户可执行编辑。</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菜单管理-删除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支持具备权限的用户删除菜单数据，删除前需完成关联校验和二次确认。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不涉及</w:t>
      </w:r>
      <w:r>
        <w:rPr>
          <w:rFonts w:ascii="仿宋" w:hAnsi="仿宋" w:eastAsia="仿宋"/>
          <w:color w:val="000000"/>
          <w:kern w:val="0"/>
          <w:sz w:val="24"/>
          <w:szCs w:val="22"/>
          <w:lang w:eastAsia="en-US"/>
        </w:rPr>
        <w:t>。</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w:t>
      </w:r>
      <w:r>
        <w:rPr>
          <w:rFonts w:hint="eastAsia" w:ascii="仿宋" w:hAnsi="仿宋" w:eastAsia="仿宋"/>
          <w:color w:val="000000"/>
          <w:kern w:val="0"/>
          <w:sz w:val="24"/>
          <w:szCs w:val="22"/>
        </w:rPr>
        <w:t>在“菜单管理”列表</w:t>
      </w:r>
      <w:r>
        <w:rPr>
          <w:rFonts w:ascii="仿宋" w:hAnsi="仿宋" w:eastAsia="仿宋"/>
          <w:color w:val="000000"/>
          <w:kern w:val="0"/>
          <w:sz w:val="24"/>
          <w:szCs w:val="22"/>
        </w:rPr>
        <w:t>选中单条记录点击“删除”后，系统先执行关联校验、在途业务校验。</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校验通过后，系统弹出二次确认提示：“</w:t>
      </w:r>
      <w:r>
        <w:rPr>
          <w:rFonts w:hint="eastAsia" w:ascii="仿宋" w:hAnsi="仿宋" w:eastAsia="仿宋"/>
          <w:color w:val="000000"/>
          <w:kern w:val="0"/>
          <w:sz w:val="24"/>
          <w:szCs w:val="22"/>
        </w:rPr>
        <w:t>确认删除所选菜单</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用户</w:t>
      </w:r>
      <w:r>
        <w:rPr>
          <w:rFonts w:hint="eastAsia" w:ascii="仿宋" w:hAnsi="仿宋" w:eastAsia="仿宋"/>
          <w:color w:val="000000"/>
          <w:kern w:val="0"/>
          <w:sz w:val="24"/>
          <w:szCs w:val="22"/>
        </w:rPr>
        <w:t>二次</w:t>
      </w:r>
      <w:r>
        <w:rPr>
          <w:rFonts w:ascii="仿宋" w:hAnsi="仿宋" w:eastAsia="仿宋"/>
          <w:color w:val="000000"/>
          <w:kern w:val="0"/>
          <w:sz w:val="24"/>
          <w:szCs w:val="22"/>
        </w:rPr>
        <w:t>确认删除后，系统执行逻辑删除，并提示“删除成功”；删除失败时应提示具体原因</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3. </w:t>
      </w:r>
      <w:r>
        <w:rPr>
          <w:rFonts w:hint="eastAsia" w:ascii="仿宋" w:hAnsi="仿宋" w:eastAsia="仿宋"/>
          <w:color w:val="000000"/>
          <w:kern w:val="0"/>
          <w:sz w:val="24"/>
          <w:szCs w:val="22"/>
        </w:rPr>
        <w:t>若选择的菜单包含子菜单则toast提示“包含子菜单的菜单不能删除，请先删除子菜单”</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rPr>
        <w:t>包含子菜单的菜单不允许删除</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w:t>
      </w:r>
      <w:r>
        <w:rPr>
          <w:rFonts w:ascii="仿宋" w:hAnsi="仿宋" w:eastAsia="仿宋"/>
          <w:color w:val="000000"/>
          <w:kern w:val="0"/>
          <w:sz w:val="24"/>
          <w:szCs w:val="22"/>
        </w:rPr>
        <w:t>. 已删除数据不得继续参与新增业务，但历史日志和历史业务记录中仍保留原标识。</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仅具备“删除”功能权限的用户可执行删除。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5"/>
        <w:numPr>
          <w:ilvl w:val="2"/>
          <w:numId w:val="14"/>
        </w:numPr>
        <w:spacing w:line="360" w:lineRule="auto"/>
        <w:ind w:left="993" w:hanging="993"/>
        <w:rPr>
          <w:sz w:val="28"/>
          <w:szCs w:val="28"/>
          <w:lang w:eastAsia="en-US"/>
        </w:rPr>
      </w:pPr>
      <w:bookmarkStart w:id="111" w:name="_Toc233295865"/>
      <w:r>
        <w:rPr>
          <w:rFonts w:hint="eastAsia"/>
          <w:sz w:val="28"/>
          <w:szCs w:val="28"/>
          <w:lang w:eastAsia="en-US"/>
        </w:rPr>
        <w:t>功能管理</w:t>
      </w:r>
      <w:bookmarkEnd w:id="111"/>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功能管理-列表</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支持系统管理员维护菜单下的功能权限点，统一管理按钮、</w:t>
      </w:r>
      <w:r>
        <w:rPr>
          <w:rFonts w:hint="eastAsia" w:ascii="仿宋" w:hAnsi="仿宋" w:eastAsia="仿宋"/>
          <w:color w:val="000000"/>
          <w:kern w:val="0"/>
          <w:sz w:val="24"/>
          <w:szCs w:val="22"/>
        </w:rPr>
        <w:t>链接</w:t>
      </w:r>
      <w:r>
        <w:rPr>
          <w:rFonts w:ascii="仿宋" w:hAnsi="仿宋" w:eastAsia="仿宋"/>
          <w:color w:val="000000"/>
          <w:kern w:val="0"/>
          <w:sz w:val="24"/>
          <w:szCs w:val="22"/>
        </w:rPr>
        <w:t>等权限颗粒，为角色授权提供基础能力。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用户进入“功能管理”页面后，可按</w:t>
      </w:r>
      <w:r>
        <w:rPr>
          <w:rFonts w:hint="eastAsia" w:ascii="仿宋" w:hAnsi="仿宋" w:eastAsia="仿宋"/>
          <w:color w:val="000000"/>
          <w:kern w:val="0"/>
          <w:sz w:val="24"/>
          <w:szCs w:val="22"/>
        </w:rPr>
        <w:t>所属应用、</w:t>
      </w:r>
      <w:r>
        <w:rPr>
          <w:rFonts w:ascii="仿宋" w:hAnsi="仿宋" w:eastAsia="仿宋"/>
          <w:color w:val="000000"/>
          <w:kern w:val="0"/>
          <w:sz w:val="24"/>
          <w:szCs w:val="22"/>
        </w:rPr>
        <w:t>功能名称、所属菜单查询。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所属应用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选项：PC端、移动端；默认PC端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功能名称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支持模糊检索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所属菜单</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支持模糊检索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点击后按条件返回功能列表结果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查询条件区的操作按钮有：“查询”“重置”。点击“查询”，系统按</w:t>
      </w:r>
      <w:r>
        <w:rPr>
          <w:rFonts w:hint="eastAsia" w:ascii="仿宋" w:hAnsi="仿宋" w:eastAsia="仿宋"/>
          <w:color w:val="000000"/>
          <w:kern w:val="0"/>
          <w:sz w:val="24"/>
          <w:szCs w:val="22"/>
        </w:rPr>
        <w:t>查询</w:t>
      </w:r>
      <w:r>
        <w:rPr>
          <w:rFonts w:ascii="仿宋" w:hAnsi="仿宋" w:eastAsia="仿宋"/>
          <w:color w:val="000000"/>
          <w:kern w:val="0"/>
          <w:sz w:val="24"/>
          <w:szCs w:val="22"/>
        </w:rPr>
        <w:t>条件返回功能项列表；点击“重置”，系统清空条件。</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左上角统一操作按钮区的操作按钮有：“新增”“编辑”“删除”。</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w:t>
      </w:r>
      <w:r>
        <w:rPr>
          <w:rFonts w:ascii="仿宋" w:hAnsi="仿宋" w:eastAsia="仿宋"/>
          <w:color w:val="000000"/>
          <w:kern w:val="0"/>
          <w:sz w:val="24"/>
          <w:szCs w:val="22"/>
        </w:rPr>
        <w:t>.</w:t>
      </w:r>
      <w:r>
        <w:rPr>
          <w:rFonts w:hint="eastAsia" w:ascii="仿宋" w:hAnsi="仿宋" w:eastAsia="仿宋"/>
          <w:color w:val="000000"/>
          <w:kern w:val="0"/>
          <w:sz w:val="24"/>
          <w:szCs w:val="22"/>
        </w:rPr>
        <w:t>1</w:t>
      </w:r>
      <w:r>
        <w:rPr>
          <w:rFonts w:ascii="仿宋" w:hAnsi="仿宋" w:eastAsia="仿宋"/>
          <w:color w:val="000000"/>
          <w:kern w:val="0"/>
          <w:sz w:val="24"/>
          <w:szCs w:val="22"/>
        </w:rPr>
        <w:t xml:space="preserve"> 点击“新增”后，系统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“新增功能”</w:t>
      </w:r>
      <w:r>
        <w:rPr>
          <w:rFonts w:ascii="仿宋" w:hAnsi="仿宋" w:eastAsia="仿宋"/>
          <w:color w:val="000000"/>
          <w:kern w:val="0"/>
          <w:sz w:val="24"/>
          <w:szCs w:val="22"/>
        </w:rPr>
        <w:t>页面。</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2.2</w:t>
      </w:r>
      <w:r>
        <w:rPr>
          <w:rFonts w:ascii="仿宋" w:hAnsi="仿宋" w:eastAsia="仿宋"/>
          <w:color w:val="000000"/>
          <w:kern w:val="0"/>
          <w:sz w:val="24"/>
          <w:szCs w:val="22"/>
        </w:rPr>
        <w:t xml:space="preserve"> </w:t>
      </w:r>
      <w:r>
        <w:rPr>
          <w:rFonts w:hint="eastAsia" w:ascii="仿宋" w:hAnsi="仿宋" w:eastAsia="仿宋"/>
          <w:color w:val="000000"/>
          <w:kern w:val="0"/>
          <w:sz w:val="24"/>
          <w:szCs w:val="22"/>
        </w:rPr>
        <w:t>选择单条数据，</w:t>
      </w:r>
      <w:r>
        <w:rPr>
          <w:rFonts w:ascii="仿宋" w:hAnsi="仿宋" w:eastAsia="仿宋"/>
          <w:color w:val="000000"/>
          <w:kern w:val="0"/>
          <w:sz w:val="24"/>
          <w:szCs w:val="22"/>
        </w:rPr>
        <w:t>点击“编辑”后，系统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“编辑功能”</w:t>
      </w:r>
      <w:r>
        <w:rPr>
          <w:rFonts w:ascii="仿宋" w:hAnsi="仿宋" w:eastAsia="仿宋"/>
          <w:color w:val="000000"/>
          <w:kern w:val="0"/>
          <w:sz w:val="24"/>
          <w:szCs w:val="22"/>
        </w:rPr>
        <w:t>页面</w:t>
      </w:r>
      <w:r>
        <w:rPr>
          <w:rFonts w:hint="eastAsia" w:ascii="仿宋" w:hAnsi="仿宋" w:eastAsia="仿宋"/>
          <w:color w:val="000000"/>
          <w:kern w:val="0"/>
          <w:sz w:val="24"/>
          <w:szCs w:val="22"/>
        </w:rPr>
        <w:t>。若选择多条数据点击“</w:t>
      </w:r>
      <w:r>
        <w:rPr>
          <w:rFonts w:ascii="仿宋" w:hAnsi="仿宋" w:eastAsia="仿宋"/>
          <w:color w:val="000000"/>
          <w:kern w:val="0"/>
          <w:sz w:val="24"/>
          <w:szCs w:val="22"/>
        </w:rPr>
        <w:t>编辑</w:t>
      </w:r>
      <w:r>
        <w:rPr>
          <w:rFonts w:hint="eastAsia" w:ascii="仿宋" w:hAnsi="仿宋" w:eastAsia="仿宋"/>
          <w:color w:val="000000"/>
          <w:kern w:val="0"/>
          <w:sz w:val="24"/>
          <w:szCs w:val="22"/>
        </w:rPr>
        <w:t>”，页面toast提示“请选择单条数据”</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2.3</w:t>
      </w:r>
      <w:r>
        <w:rPr>
          <w:rFonts w:ascii="仿宋" w:hAnsi="仿宋" w:eastAsia="仿宋"/>
          <w:color w:val="000000"/>
          <w:kern w:val="0"/>
          <w:sz w:val="24"/>
          <w:szCs w:val="22"/>
        </w:rPr>
        <w:t xml:space="preserve"> </w:t>
      </w:r>
      <w:r>
        <w:rPr>
          <w:rFonts w:hint="eastAsia" w:ascii="仿宋" w:hAnsi="仿宋" w:eastAsia="仿宋"/>
          <w:color w:val="000000"/>
          <w:kern w:val="0"/>
          <w:sz w:val="24"/>
          <w:szCs w:val="22"/>
        </w:rPr>
        <w:t>选择单条数据，</w:t>
      </w:r>
      <w:r>
        <w:rPr>
          <w:rFonts w:ascii="仿宋" w:hAnsi="仿宋" w:eastAsia="仿宋"/>
          <w:color w:val="000000"/>
          <w:kern w:val="0"/>
          <w:sz w:val="24"/>
          <w:szCs w:val="22"/>
        </w:rPr>
        <w:t>点击“删除”后，系统二次确认</w:t>
      </w:r>
      <w:r>
        <w:rPr>
          <w:rFonts w:hint="eastAsia" w:ascii="仿宋" w:hAnsi="仿宋" w:eastAsia="仿宋"/>
          <w:color w:val="000000"/>
          <w:kern w:val="0"/>
          <w:sz w:val="24"/>
          <w:szCs w:val="22"/>
        </w:rPr>
        <w:t>弹窗提示“确认删除所选功能？”</w:t>
      </w:r>
      <w:r>
        <w:rPr>
          <w:rFonts w:ascii="仿宋" w:hAnsi="仿宋" w:eastAsia="仿宋"/>
          <w:color w:val="000000"/>
          <w:kern w:val="0"/>
          <w:sz w:val="24"/>
          <w:szCs w:val="22"/>
        </w:rPr>
        <w:t>。</w:t>
      </w:r>
      <w:r>
        <w:rPr>
          <w:rFonts w:hint="eastAsia" w:ascii="仿宋" w:hAnsi="仿宋" w:eastAsia="仿宋"/>
          <w:color w:val="000000"/>
          <w:kern w:val="0"/>
          <w:sz w:val="24"/>
          <w:szCs w:val="22"/>
        </w:rPr>
        <w:t>若选择多条数据，点击</w:t>
      </w:r>
      <w:r>
        <w:rPr>
          <w:rFonts w:ascii="仿宋" w:hAnsi="仿宋" w:eastAsia="仿宋"/>
          <w:color w:val="000000"/>
          <w:kern w:val="0"/>
          <w:sz w:val="24"/>
          <w:szCs w:val="22"/>
        </w:rPr>
        <w:t>“删除”后</w:t>
      </w:r>
      <w:r>
        <w:rPr>
          <w:rFonts w:hint="eastAsia" w:ascii="仿宋" w:hAnsi="仿宋" w:eastAsia="仿宋"/>
          <w:color w:val="000000"/>
          <w:kern w:val="0"/>
          <w:sz w:val="24"/>
          <w:szCs w:val="22"/>
        </w:rPr>
        <w:t>系统toast提示“仅支持单个删除”。</w:t>
      </w:r>
      <w:r>
        <w:rPr>
          <w:rFonts w:ascii="仿宋" w:hAnsi="仿宋" w:eastAsia="仿宋"/>
          <w:color w:val="000000"/>
          <w:kern w:val="0"/>
          <w:sz w:val="24"/>
          <w:szCs w:val="22"/>
        </w:rPr>
        <w:t>删除成功后，系统应提示“删除成功”，并刷新当前列表；删除失败时，系统应明确反馈失败原因，如“存在关联数据，不允许删除”</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功能项必须绑定到具体菜单，功能编码在系统内唯一。</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功能类型</w:t>
      </w:r>
      <w:r>
        <w:rPr>
          <w:rFonts w:hint="eastAsia" w:ascii="仿宋" w:hAnsi="仿宋" w:eastAsia="仿宋"/>
          <w:color w:val="000000"/>
          <w:kern w:val="0"/>
          <w:sz w:val="24"/>
          <w:szCs w:val="22"/>
        </w:rPr>
        <w:t>为页面上的</w:t>
      </w:r>
      <w:r>
        <w:rPr>
          <w:rFonts w:ascii="仿宋" w:hAnsi="仿宋" w:eastAsia="仿宋"/>
          <w:color w:val="000000"/>
          <w:kern w:val="0"/>
          <w:sz w:val="24"/>
          <w:szCs w:val="22"/>
        </w:rPr>
        <w:t>“按钮”</w:t>
      </w:r>
      <w:r>
        <w:rPr>
          <w:rFonts w:hint="eastAsia" w:ascii="仿宋" w:hAnsi="仿宋" w:eastAsia="仿宋"/>
          <w:color w:val="000000"/>
          <w:kern w:val="0"/>
          <w:sz w:val="24"/>
          <w:szCs w:val="22"/>
        </w:rPr>
        <w:t>、</w:t>
      </w:r>
      <w:r>
        <w:rPr>
          <w:rFonts w:ascii="仿宋" w:hAnsi="仿宋" w:eastAsia="仿宋"/>
          <w:color w:val="000000"/>
          <w:kern w:val="0"/>
          <w:sz w:val="24"/>
          <w:szCs w:val="22"/>
        </w:rPr>
        <w:t>“</w:t>
      </w:r>
      <w:r>
        <w:rPr>
          <w:rFonts w:hint="eastAsia" w:ascii="仿宋" w:hAnsi="仿宋" w:eastAsia="仿宋"/>
          <w:color w:val="000000"/>
          <w:kern w:val="0"/>
          <w:sz w:val="24"/>
          <w:szCs w:val="22"/>
        </w:rPr>
        <w:t>链接</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删除功能项前，系统应校验是否存在角色授权关系；存在时禁止删除。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所有新增、编辑、删除操作均应进行字段完整性校验、业务唯一性校验和关联数据影响校验，校验不通过时应明确提示具体原因，不得仅提示“操作失败”。</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5</w:t>
      </w:r>
      <w:r>
        <w:rPr>
          <w:rFonts w:ascii="仿宋" w:hAnsi="仿宋" w:eastAsia="仿宋"/>
          <w:color w:val="000000"/>
          <w:kern w:val="0"/>
          <w:sz w:val="24"/>
          <w:szCs w:val="22"/>
        </w:rPr>
        <w:t>. 所有关键维护操作均需记录操作日志，日志至少包括操作模块、操作类型、操作人、操作时间、操作对象主键、操作前值、操作后值和处理结果。</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仅具备功能管理权限的系统管理员可维护功能项。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功能新增、</w:t>
      </w:r>
      <w:r>
        <w:rPr>
          <w:rFonts w:hint="eastAsia" w:ascii="仿宋" w:hAnsi="仿宋" w:eastAsia="仿宋"/>
          <w:color w:val="000000"/>
          <w:kern w:val="0"/>
          <w:sz w:val="24"/>
          <w:szCs w:val="22"/>
        </w:rPr>
        <w:t>编辑、</w:t>
      </w:r>
      <w:r>
        <w:rPr>
          <w:rFonts w:ascii="仿宋" w:hAnsi="仿宋" w:eastAsia="仿宋"/>
          <w:color w:val="000000"/>
          <w:kern w:val="0"/>
          <w:sz w:val="24"/>
          <w:szCs w:val="22"/>
        </w:rPr>
        <w:t>删除作为独立权限点控制。</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功能编</w:t>
            </w:r>
            <w:r>
              <w:rPr>
                <w:rFonts w:hint="eastAsia" w:ascii="仿宋" w:hAnsi="仿宋" w:eastAsia="仿宋"/>
                <w:color w:val="000000"/>
                <w:kern w:val="0"/>
                <w:sz w:val="24"/>
                <w:szCs w:val="22"/>
              </w:rPr>
              <w:t>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按功能唯一编</w:t>
            </w:r>
            <w:r>
              <w:rPr>
                <w:rFonts w:hint="eastAsia" w:ascii="仿宋" w:hAnsi="仿宋" w:eastAsia="仿宋"/>
                <w:color w:val="000000"/>
                <w:kern w:val="0"/>
                <w:sz w:val="24"/>
                <w:szCs w:val="22"/>
              </w:rPr>
              <w:t>号</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功能名称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按功能名称展示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所属应用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按所属应用</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所属菜单</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所属</w:t>
            </w:r>
            <w:r>
              <w:rPr>
                <w:rFonts w:ascii="仿宋" w:hAnsi="仿宋" w:eastAsia="仿宋"/>
                <w:color w:val="000000"/>
                <w:kern w:val="0"/>
                <w:sz w:val="24"/>
                <w:szCs w:val="22"/>
                <w:lang w:eastAsia="en-US"/>
              </w:rPr>
              <w:t>菜单名称展示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功能类型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展示功能类型名称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排序</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整数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排序号</w:t>
            </w:r>
            <w:r>
              <w:rPr>
                <w:rFonts w:ascii="仿宋" w:hAnsi="仿宋" w:eastAsia="仿宋"/>
                <w:color w:val="000000"/>
                <w:kern w:val="0"/>
                <w:sz w:val="24"/>
                <w:szCs w:val="22"/>
                <w:lang w:eastAsia="en-US"/>
              </w:rPr>
              <w:t>展示</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功能管理-新增</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支持具备权限的用户新增功能数据，完成页面</w:t>
      </w:r>
      <w:r>
        <w:rPr>
          <w:rFonts w:hint="eastAsia" w:ascii="仿宋" w:hAnsi="仿宋" w:eastAsia="仿宋"/>
          <w:color w:val="000000"/>
          <w:kern w:val="0"/>
          <w:sz w:val="24"/>
          <w:szCs w:val="22"/>
        </w:rPr>
        <w:t>字段</w:t>
      </w:r>
      <w:r>
        <w:rPr>
          <w:rFonts w:ascii="仿宋" w:hAnsi="仿宋" w:eastAsia="仿宋"/>
          <w:color w:val="000000"/>
          <w:kern w:val="0"/>
          <w:sz w:val="24"/>
          <w:szCs w:val="22"/>
        </w:rPr>
        <w:t>录入、字段校验、唯一性校验、关联校验和保存处理。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w:t>
      </w:r>
      <w:r>
        <w:rPr>
          <w:rFonts w:hint="eastAsia" w:ascii="仿宋" w:hAnsi="仿宋" w:eastAsia="仿宋"/>
          <w:color w:val="000000"/>
          <w:kern w:val="0"/>
          <w:sz w:val="24"/>
          <w:szCs w:val="22"/>
        </w:rPr>
        <w:t>在“功能管理”列表</w:t>
      </w:r>
      <w:r>
        <w:rPr>
          <w:rFonts w:ascii="仿宋" w:hAnsi="仿宋" w:eastAsia="仿宋"/>
          <w:color w:val="000000"/>
          <w:kern w:val="0"/>
          <w:sz w:val="24"/>
          <w:szCs w:val="22"/>
        </w:rPr>
        <w:t>点击“新增”后进入</w:t>
      </w:r>
      <w:r>
        <w:rPr>
          <w:rFonts w:hint="eastAsia" w:ascii="仿宋" w:hAnsi="仿宋" w:eastAsia="仿宋"/>
          <w:color w:val="000000"/>
          <w:kern w:val="0"/>
          <w:sz w:val="24"/>
          <w:szCs w:val="22"/>
        </w:rPr>
        <w:t>“新增功能”</w:t>
      </w:r>
      <w:r>
        <w:rPr>
          <w:rFonts w:ascii="仿宋" w:hAnsi="仿宋" w:eastAsia="仿宋"/>
          <w:color w:val="000000"/>
          <w:kern w:val="0"/>
          <w:sz w:val="24"/>
          <w:szCs w:val="22"/>
        </w:rPr>
        <w:t>页面。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功能编</w:t>
            </w:r>
            <w:r>
              <w:rPr>
                <w:rFonts w:hint="eastAsia" w:ascii="仿宋" w:hAnsi="仿宋" w:eastAsia="仿宋"/>
                <w:color w:val="000000"/>
                <w:kern w:val="0"/>
                <w:sz w:val="24"/>
                <w:szCs w:val="22"/>
              </w:rPr>
              <w:t>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系统校验唯一性；长度不超过50位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功能名称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长度不超过100位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功能类型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选项：按钮、链接；单选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所属应用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选项：PC端、移动端；单选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所属菜单</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选择器</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按菜单层级选择菜单；单选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功能</w:t>
            </w:r>
            <w:r>
              <w:rPr>
                <w:rFonts w:ascii="仿宋" w:hAnsi="仿宋" w:eastAsia="仿宋"/>
                <w:color w:val="000000"/>
                <w:kern w:val="0"/>
                <w:sz w:val="24"/>
                <w:szCs w:val="22"/>
                <w:lang w:eastAsia="en-US"/>
              </w:rPr>
              <w:t>排序</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正</w:t>
            </w:r>
            <w:r>
              <w:rPr>
                <w:rFonts w:ascii="仿宋" w:hAnsi="仿宋" w:eastAsia="仿宋"/>
                <w:color w:val="000000"/>
                <w:kern w:val="0"/>
                <w:sz w:val="24"/>
                <w:szCs w:val="22"/>
                <w:lang w:eastAsia="en-US"/>
              </w:rPr>
              <w:t>整数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确定</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点击后校验当前录入信息并执行新增保存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点击后关闭新增页面并放弃本次录入</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w:t>
      </w:r>
      <w:r>
        <w:rPr>
          <w:rFonts w:hint="eastAsia" w:ascii="仿宋" w:hAnsi="仿宋" w:eastAsia="仿宋"/>
          <w:color w:val="000000"/>
          <w:kern w:val="0"/>
          <w:sz w:val="24"/>
          <w:szCs w:val="22"/>
        </w:rPr>
        <w:t>在“功能管理”列表</w:t>
      </w:r>
      <w:r>
        <w:rPr>
          <w:rFonts w:ascii="仿宋" w:hAnsi="仿宋" w:eastAsia="仿宋"/>
          <w:color w:val="000000"/>
          <w:kern w:val="0"/>
          <w:sz w:val="24"/>
          <w:szCs w:val="22"/>
        </w:rPr>
        <w:t>点击“新增”后，系统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w:t>
      </w:r>
      <w:r>
        <w:rPr>
          <w:rFonts w:ascii="仿宋" w:hAnsi="仿宋" w:eastAsia="仿宋"/>
          <w:color w:val="000000"/>
          <w:kern w:val="0"/>
          <w:sz w:val="24"/>
          <w:szCs w:val="22"/>
        </w:rPr>
        <w:t>新增</w:t>
      </w:r>
      <w:r>
        <w:rPr>
          <w:rFonts w:hint="eastAsia" w:ascii="仿宋" w:hAnsi="仿宋" w:eastAsia="仿宋"/>
          <w:color w:val="000000"/>
          <w:kern w:val="0"/>
          <w:sz w:val="24"/>
          <w:szCs w:val="22"/>
        </w:rPr>
        <w:t>功能”</w:t>
      </w:r>
      <w:r>
        <w:rPr>
          <w:rFonts w:ascii="仿宋" w:hAnsi="仿宋" w:eastAsia="仿宋"/>
          <w:color w:val="000000"/>
          <w:kern w:val="0"/>
          <w:sz w:val="24"/>
          <w:szCs w:val="22"/>
        </w:rPr>
        <w:t>页面。</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w:t>
      </w:r>
      <w:r>
        <w:rPr>
          <w:rFonts w:hint="eastAsia" w:ascii="仿宋" w:hAnsi="仿宋" w:eastAsia="仿宋"/>
          <w:color w:val="000000"/>
          <w:kern w:val="0"/>
          <w:sz w:val="24"/>
          <w:szCs w:val="22"/>
        </w:rPr>
        <w:t>在“</w:t>
      </w:r>
      <w:r>
        <w:rPr>
          <w:rFonts w:ascii="仿宋" w:hAnsi="仿宋" w:eastAsia="仿宋"/>
          <w:color w:val="000000"/>
          <w:kern w:val="0"/>
          <w:sz w:val="24"/>
          <w:szCs w:val="22"/>
        </w:rPr>
        <w:t>新增</w:t>
      </w:r>
      <w:r>
        <w:rPr>
          <w:rFonts w:hint="eastAsia" w:ascii="仿宋" w:hAnsi="仿宋" w:eastAsia="仿宋"/>
          <w:color w:val="000000"/>
          <w:kern w:val="0"/>
          <w:sz w:val="24"/>
          <w:szCs w:val="22"/>
        </w:rPr>
        <w:t>功能”</w:t>
      </w:r>
      <w:r>
        <w:rPr>
          <w:rFonts w:ascii="仿宋" w:hAnsi="仿宋" w:eastAsia="仿宋"/>
          <w:color w:val="000000"/>
          <w:kern w:val="0"/>
          <w:sz w:val="24"/>
          <w:szCs w:val="22"/>
        </w:rPr>
        <w:t>页面</w:t>
      </w:r>
      <w:r>
        <w:rPr>
          <w:rFonts w:hint="eastAsia" w:ascii="仿宋" w:hAnsi="仿宋" w:eastAsia="仿宋"/>
          <w:color w:val="000000"/>
          <w:kern w:val="0"/>
          <w:sz w:val="24"/>
          <w:szCs w:val="22"/>
        </w:rPr>
        <w:t>输入信息，</w:t>
      </w:r>
      <w:r>
        <w:rPr>
          <w:rFonts w:ascii="仿宋" w:hAnsi="仿宋" w:eastAsia="仿宋"/>
          <w:color w:val="000000"/>
          <w:kern w:val="0"/>
          <w:sz w:val="24"/>
          <w:szCs w:val="22"/>
        </w:rPr>
        <w:t>点击“</w:t>
      </w:r>
      <w:r>
        <w:rPr>
          <w:rFonts w:hint="eastAsia" w:ascii="仿宋" w:hAnsi="仿宋" w:eastAsia="仿宋"/>
          <w:color w:val="000000"/>
          <w:kern w:val="0"/>
          <w:sz w:val="24"/>
          <w:szCs w:val="22"/>
        </w:rPr>
        <w:t>确定</w:t>
      </w:r>
      <w:r>
        <w:rPr>
          <w:rFonts w:ascii="仿宋" w:hAnsi="仿宋" w:eastAsia="仿宋"/>
          <w:color w:val="000000"/>
          <w:kern w:val="0"/>
          <w:sz w:val="24"/>
          <w:szCs w:val="22"/>
        </w:rPr>
        <w:t>”后，系统按字段规则逐项校验必填、格式、长度、唯一性、联动关系和权限边界；校验通过后保存数据并提示“</w:t>
      </w:r>
      <w:r>
        <w:rPr>
          <w:rFonts w:hint="eastAsia" w:ascii="仿宋" w:hAnsi="仿宋" w:eastAsia="仿宋"/>
          <w:color w:val="000000"/>
          <w:kern w:val="0"/>
          <w:sz w:val="24"/>
          <w:szCs w:val="22"/>
        </w:rPr>
        <w:t>新增</w:t>
      </w:r>
      <w:r>
        <w:rPr>
          <w:rFonts w:ascii="仿宋" w:hAnsi="仿宋" w:eastAsia="仿宋"/>
          <w:color w:val="000000"/>
          <w:kern w:val="0"/>
          <w:sz w:val="24"/>
          <w:szCs w:val="22"/>
        </w:rPr>
        <w:t>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w:t>
      </w:r>
      <w:r>
        <w:rPr>
          <w:rFonts w:hint="eastAsia" w:ascii="仿宋" w:hAnsi="仿宋" w:eastAsia="仿宋"/>
          <w:color w:val="000000"/>
          <w:kern w:val="0"/>
          <w:sz w:val="24"/>
          <w:szCs w:val="22"/>
        </w:rPr>
        <w:t>在“</w:t>
      </w:r>
      <w:r>
        <w:rPr>
          <w:rFonts w:ascii="仿宋" w:hAnsi="仿宋" w:eastAsia="仿宋"/>
          <w:color w:val="000000"/>
          <w:kern w:val="0"/>
          <w:sz w:val="24"/>
          <w:szCs w:val="22"/>
        </w:rPr>
        <w:t>新增</w:t>
      </w:r>
      <w:r>
        <w:rPr>
          <w:rFonts w:hint="eastAsia" w:ascii="仿宋" w:hAnsi="仿宋" w:eastAsia="仿宋"/>
          <w:color w:val="000000"/>
          <w:kern w:val="0"/>
          <w:sz w:val="24"/>
          <w:szCs w:val="22"/>
        </w:rPr>
        <w:t>功能”</w:t>
      </w:r>
      <w:r>
        <w:rPr>
          <w:rFonts w:ascii="仿宋" w:hAnsi="仿宋" w:eastAsia="仿宋"/>
          <w:color w:val="000000"/>
          <w:kern w:val="0"/>
          <w:sz w:val="24"/>
          <w:szCs w:val="22"/>
        </w:rPr>
        <w:t>页面点击“取消”后，系统关闭</w:t>
      </w:r>
      <w:r>
        <w:rPr>
          <w:rFonts w:hint="eastAsia" w:ascii="仿宋" w:hAnsi="仿宋" w:eastAsia="仿宋"/>
          <w:color w:val="000000"/>
          <w:kern w:val="0"/>
          <w:sz w:val="24"/>
          <w:szCs w:val="22"/>
        </w:rPr>
        <w:t>“</w:t>
      </w:r>
      <w:r>
        <w:rPr>
          <w:rFonts w:ascii="仿宋" w:hAnsi="仿宋" w:eastAsia="仿宋"/>
          <w:color w:val="000000"/>
          <w:kern w:val="0"/>
          <w:sz w:val="24"/>
          <w:szCs w:val="22"/>
        </w:rPr>
        <w:t>新增</w:t>
      </w:r>
      <w:r>
        <w:rPr>
          <w:rFonts w:hint="eastAsia" w:ascii="仿宋" w:hAnsi="仿宋" w:eastAsia="仿宋"/>
          <w:color w:val="000000"/>
          <w:kern w:val="0"/>
          <w:sz w:val="24"/>
          <w:szCs w:val="22"/>
        </w:rPr>
        <w:t>功能”</w:t>
      </w:r>
      <w:r>
        <w:rPr>
          <w:rFonts w:ascii="仿宋" w:hAnsi="仿宋" w:eastAsia="仿宋"/>
          <w:color w:val="000000"/>
          <w:kern w:val="0"/>
          <w:sz w:val="24"/>
          <w:szCs w:val="22"/>
        </w:rPr>
        <w:t>页面；如存在未保存内容，应</w:t>
      </w:r>
      <w:r>
        <w:rPr>
          <w:rFonts w:hint="eastAsia" w:ascii="仿宋" w:hAnsi="仿宋" w:eastAsia="仿宋"/>
          <w:color w:val="000000"/>
          <w:kern w:val="0"/>
          <w:sz w:val="24"/>
          <w:szCs w:val="22"/>
        </w:rPr>
        <w:t>弹窗</w:t>
      </w:r>
      <w:r>
        <w:rPr>
          <w:rFonts w:ascii="仿宋" w:hAnsi="仿宋" w:eastAsia="仿宋"/>
          <w:color w:val="000000"/>
          <w:kern w:val="0"/>
          <w:sz w:val="24"/>
          <w:szCs w:val="22"/>
        </w:rPr>
        <w:t>提示用户</w:t>
      </w:r>
      <w:r>
        <w:rPr>
          <w:rFonts w:hint="eastAsia" w:ascii="仿宋" w:hAnsi="仿宋" w:eastAsia="仿宋"/>
          <w:color w:val="000000"/>
          <w:kern w:val="0"/>
          <w:sz w:val="24"/>
          <w:szCs w:val="22"/>
        </w:rPr>
        <w:t>“确认放弃已输入的信息？”</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新增页面的主键类编码字段在保存前必须唯一校验通过。</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新增时，系统应对必填项、字段长度、枚举值范围、编码唯一性进行完整校验；未通过校验时应逐项提示并阻止保存。</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仅具备“新增”功能权限的用户可执行新增。</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不具备新增权限的用户仅可查看列表，不可进入新增页面。</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功能管理-编辑</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支持具备权限的用户编辑既有功能数据，回显原始信息并按字段修改规则完成保存处理。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w:t>
      </w:r>
      <w:r>
        <w:rPr>
          <w:rFonts w:hint="eastAsia" w:ascii="仿宋" w:hAnsi="仿宋" w:eastAsia="仿宋"/>
          <w:color w:val="000000"/>
          <w:kern w:val="0"/>
          <w:sz w:val="24"/>
          <w:szCs w:val="22"/>
        </w:rPr>
        <w:t>在“功能管理”列表</w:t>
      </w:r>
      <w:r>
        <w:rPr>
          <w:rFonts w:ascii="仿宋" w:hAnsi="仿宋" w:eastAsia="仿宋"/>
          <w:color w:val="000000"/>
          <w:kern w:val="0"/>
          <w:sz w:val="24"/>
          <w:szCs w:val="22"/>
        </w:rPr>
        <w:t>选中单条记录点击“编辑”后进入</w:t>
      </w:r>
      <w:r>
        <w:rPr>
          <w:rFonts w:hint="eastAsia" w:ascii="仿宋" w:hAnsi="仿宋" w:eastAsia="仿宋"/>
          <w:color w:val="000000"/>
          <w:kern w:val="0"/>
          <w:sz w:val="24"/>
          <w:szCs w:val="22"/>
        </w:rPr>
        <w:t>“编辑功能”</w:t>
      </w:r>
      <w:r>
        <w:rPr>
          <w:rFonts w:ascii="仿宋" w:hAnsi="仿宋" w:eastAsia="仿宋"/>
          <w:color w:val="000000"/>
          <w:kern w:val="0"/>
          <w:sz w:val="24"/>
          <w:szCs w:val="22"/>
        </w:rPr>
        <w:t>页面。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功能编</w:t>
            </w:r>
            <w:r>
              <w:rPr>
                <w:rFonts w:hint="eastAsia" w:ascii="仿宋" w:hAnsi="仿宋" w:eastAsia="仿宋"/>
                <w:color w:val="000000"/>
                <w:kern w:val="0"/>
                <w:sz w:val="24"/>
                <w:szCs w:val="22"/>
              </w:rPr>
              <w:t>号</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r>
              <w:rPr>
                <w:rFonts w:ascii="仿宋" w:hAnsi="仿宋" w:eastAsia="仿宋"/>
                <w:color w:val="000000"/>
                <w:kern w:val="0"/>
                <w:sz w:val="24"/>
                <w:szCs w:val="22"/>
              </w:rPr>
              <w:t>必填</w:t>
            </w:r>
            <w:r>
              <w:rPr>
                <w:rFonts w:hint="eastAsia" w:ascii="仿宋" w:hAnsi="仿宋" w:eastAsia="仿宋"/>
                <w:color w:val="000000"/>
                <w:kern w:val="0"/>
                <w:sz w:val="24"/>
                <w:szCs w:val="22"/>
              </w:rPr>
              <w:t>；不可修改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仅作反显，不可修改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功能名称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长度不超过100位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功能类型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选项：按钮、链接；单选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所属应用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选项：PC端、移动端；单选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所属菜单</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选择器</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按菜单层级选择菜单；单选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功能</w:t>
            </w:r>
            <w:r>
              <w:rPr>
                <w:rFonts w:ascii="仿宋" w:hAnsi="仿宋" w:eastAsia="仿宋"/>
                <w:color w:val="000000"/>
                <w:kern w:val="0"/>
                <w:sz w:val="24"/>
                <w:szCs w:val="22"/>
                <w:lang w:eastAsia="en-US"/>
              </w:rPr>
              <w:t>排序</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正</w:t>
            </w:r>
            <w:r>
              <w:rPr>
                <w:rFonts w:ascii="仿宋" w:hAnsi="仿宋" w:eastAsia="仿宋"/>
                <w:color w:val="000000"/>
                <w:kern w:val="0"/>
                <w:sz w:val="24"/>
                <w:szCs w:val="22"/>
                <w:lang w:eastAsia="en-US"/>
              </w:rPr>
              <w:t>整数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确定</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点击后校验当前录入信息并执行新增保存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点击后关闭新增页面并放弃本次录入</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w:t>
      </w:r>
      <w:r>
        <w:rPr>
          <w:rFonts w:hint="eastAsia" w:ascii="仿宋" w:hAnsi="仿宋" w:eastAsia="仿宋"/>
          <w:color w:val="000000"/>
          <w:kern w:val="0"/>
          <w:sz w:val="24"/>
          <w:szCs w:val="22"/>
        </w:rPr>
        <w:t>在“功能管理”列表</w:t>
      </w:r>
      <w:r>
        <w:rPr>
          <w:rFonts w:ascii="仿宋" w:hAnsi="仿宋" w:eastAsia="仿宋"/>
          <w:color w:val="000000"/>
          <w:kern w:val="0"/>
          <w:sz w:val="24"/>
          <w:szCs w:val="22"/>
        </w:rPr>
        <w:t>选中单条记录点击“编辑”后，系统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w:t>
      </w:r>
      <w:r>
        <w:rPr>
          <w:rFonts w:ascii="仿宋" w:hAnsi="仿宋" w:eastAsia="仿宋"/>
          <w:color w:val="000000"/>
          <w:kern w:val="0"/>
          <w:sz w:val="24"/>
          <w:szCs w:val="22"/>
        </w:rPr>
        <w:t>编辑</w:t>
      </w:r>
      <w:r>
        <w:rPr>
          <w:rFonts w:hint="eastAsia" w:ascii="仿宋" w:hAnsi="仿宋" w:eastAsia="仿宋"/>
          <w:color w:val="000000"/>
          <w:kern w:val="0"/>
          <w:sz w:val="24"/>
          <w:szCs w:val="22"/>
        </w:rPr>
        <w:t>功能”</w:t>
      </w:r>
      <w:r>
        <w:rPr>
          <w:rFonts w:ascii="仿宋" w:hAnsi="仿宋" w:eastAsia="仿宋"/>
          <w:color w:val="000000"/>
          <w:kern w:val="0"/>
          <w:sz w:val="24"/>
          <w:szCs w:val="22"/>
        </w:rPr>
        <w:t>页面并回显原始数据。</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用户修改字段后点击“</w:t>
      </w:r>
      <w:r>
        <w:rPr>
          <w:rFonts w:hint="eastAsia" w:ascii="仿宋" w:hAnsi="仿宋" w:eastAsia="仿宋"/>
          <w:color w:val="000000"/>
          <w:kern w:val="0"/>
          <w:sz w:val="24"/>
          <w:szCs w:val="22"/>
        </w:rPr>
        <w:t>确定</w:t>
      </w:r>
      <w:r>
        <w:rPr>
          <w:rFonts w:ascii="仿宋" w:hAnsi="仿宋" w:eastAsia="仿宋"/>
          <w:color w:val="000000"/>
          <w:kern w:val="0"/>
          <w:sz w:val="24"/>
          <w:szCs w:val="22"/>
        </w:rPr>
        <w:t>”，系统校验只读控制、修改权限、唯一性、联动关系及下游影响；校验通过后更新数据并提示“</w:t>
      </w:r>
      <w:r>
        <w:rPr>
          <w:rFonts w:hint="eastAsia" w:ascii="仿宋" w:hAnsi="仿宋" w:eastAsia="仿宋"/>
          <w:color w:val="000000"/>
          <w:kern w:val="0"/>
          <w:sz w:val="24"/>
          <w:szCs w:val="22"/>
        </w:rPr>
        <w:t>编辑</w:t>
      </w:r>
      <w:r>
        <w:rPr>
          <w:rFonts w:ascii="仿宋" w:hAnsi="仿宋" w:eastAsia="仿宋"/>
          <w:color w:val="000000"/>
          <w:kern w:val="0"/>
          <w:sz w:val="24"/>
          <w:szCs w:val="22"/>
        </w:rPr>
        <w:t>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3. </w:t>
      </w:r>
      <w:r>
        <w:rPr>
          <w:rFonts w:hint="eastAsia" w:ascii="仿宋" w:hAnsi="仿宋" w:eastAsia="仿宋"/>
          <w:color w:val="000000"/>
          <w:kern w:val="0"/>
          <w:sz w:val="24"/>
          <w:szCs w:val="22"/>
        </w:rPr>
        <w:t>点击“取消”，</w:t>
      </w:r>
      <w:r>
        <w:rPr>
          <w:rFonts w:ascii="仿宋" w:hAnsi="仿宋" w:eastAsia="仿宋"/>
          <w:color w:val="000000"/>
          <w:kern w:val="0"/>
          <w:sz w:val="24"/>
          <w:szCs w:val="22"/>
        </w:rPr>
        <w:t>系统关闭</w:t>
      </w:r>
      <w:r>
        <w:rPr>
          <w:rFonts w:hint="eastAsia" w:ascii="仿宋" w:hAnsi="仿宋" w:eastAsia="仿宋"/>
          <w:color w:val="000000"/>
          <w:kern w:val="0"/>
          <w:sz w:val="24"/>
          <w:szCs w:val="22"/>
        </w:rPr>
        <w:t>“</w:t>
      </w:r>
      <w:r>
        <w:rPr>
          <w:rFonts w:ascii="仿宋" w:hAnsi="仿宋" w:eastAsia="仿宋"/>
          <w:color w:val="000000"/>
          <w:kern w:val="0"/>
          <w:sz w:val="24"/>
          <w:szCs w:val="22"/>
        </w:rPr>
        <w:t>编辑</w:t>
      </w:r>
      <w:r>
        <w:rPr>
          <w:rFonts w:hint="eastAsia" w:ascii="仿宋" w:hAnsi="仿宋" w:eastAsia="仿宋"/>
          <w:color w:val="000000"/>
          <w:kern w:val="0"/>
          <w:sz w:val="24"/>
          <w:szCs w:val="22"/>
        </w:rPr>
        <w:t>功能”</w:t>
      </w:r>
      <w:r>
        <w:rPr>
          <w:rFonts w:ascii="仿宋" w:hAnsi="仿宋" w:eastAsia="仿宋"/>
          <w:color w:val="000000"/>
          <w:kern w:val="0"/>
          <w:sz w:val="24"/>
          <w:szCs w:val="22"/>
        </w:rPr>
        <w:t>页面；如存在未保存内容，应</w:t>
      </w:r>
      <w:r>
        <w:rPr>
          <w:rFonts w:hint="eastAsia" w:ascii="仿宋" w:hAnsi="仿宋" w:eastAsia="仿宋"/>
          <w:color w:val="000000"/>
          <w:kern w:val="0"/>
          <w:sz w:val="24"/>
          <w:szCs w:val="22"/>
        </w:rPr>
        <w:t>弹窗</w:t>
      </w:r>
      <w:r>
        <w:rPr>
          <w:rFonts w:ascii="仿宋" w:hAnsi="仿宋" w:eastAsia="仿宋"/>
          <w:color w:val="000000"/>
          <w:kern w:val="0"/>
          <w:sz w:val="24"/>
          <w:szCs w:val="22"/>
        </w:rPr>
        <w:t>提示用户</w:t>
      </w:r>
      <w:r>
        <w:rPr>
          <w:rFonts w:hint="eastAsia" w:ascii="仿宋" w:hAnsi="仿宋" w:eastAsia="仿宋"/>
          <w:color w:val="000000"/>
          <w:kern w:val="0"/>
          <w:sz w:val="24"/>
          <w:szCs w:val="22"/>
        </w:rPr>
        <w:t>“确认放弃已输入的信息？”</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rPr>
        <w:t>编辑的系统校验与新增相同</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仅具备“编辑”功能权限的用户可执行编辑。</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760" w:hanging="440"/>
        <w:rPr>
          <w:rFonts w:ascii="仿宋" w:hAnsi="仿宋" w:eastAsia="仿宋"/>
          <w:lang w:eastAsia="en-US"/>
        </w:rPr>
      </w:pPr>
      <w:r>
        <w:rPr>
          <w:rFonts w:hint="eastAsia" w:ascii="仿宋" w:hAnsi="仿宋" w:eastAsia="仿宋"/>
          <w:lang w:eastAsia="en-US"/>
        </w:rPr>
        <w:t>功能管理-删除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支持具备权限的用户删除功能数据，删除前需完成关联校验、状态校验和二次确认。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不涉及</w:t>
      </w:r>
      <w:r>
        <w:rPr>
          <w:rFonts w:ascii="仿宋" w:hAnsi="仿宋" w:eastAsia="仿宋"/>
          <w:color w:val="000000"/>
          <w:kern w:val="0"/>
          <w:sz w:val="24"/>
          <w:szCs w:val="22"/>
          <w:lang w:eastAsia="en-US"/>
        </w:rPr>
        <w:t>。</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用户选中单条记录点击“删除”后，系统先执行关联校验校验。</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校验通过后，系统弹出二次确认提示：“</w:t>
      </w:r>
      <w:r>
        <w:rPr>
          <w:rFonts w:hint="eastAsia" w:ascii="仿宋" w:hAnsi="仿宋" w:eastAsia="仿宋"/>
          <w:color w:val="000000"/>
          <w:kern w:val="0"/>
          <w:sz w:val="24"/>
          <w:szCs w:val="22"/>
        </w:rPr>
        <w:t>确认删除所选功能？</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w:t>
      </w:r>
      <w:r>
        <w:rPr>
          <w:rFonts w:hint="eastAsia" w:ascii="仿宋" w:hAnsi="仿宋" w:eastAsia="仿宋"/>
          <w:color w:val="000000"/>
          <w:kern w:val="0"/>
          <w:sz w:val="24"/>
          <w:szCs w:val="22"/>
        </w:rPr>
        <w:t>二次</w:t>
      </w:r>
      <w:r>
        <w:rPr>
          <w:rFonts w:ascii="仿宋" w:hAnsi="仿宋" w:eastAsia="仿宋"/>
          <w:color w:val="000000"/>
          <w:kern w:val="0"/>
          <w:sz w:val="24"/>
          <w:szCs w:val="22"/>
        </w:rPr>
        <w:t>确认删除后，系统执行逻辑删除，并提示“删除成功”；删除失败时应提示具体原因。</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 若选择多条数据，点击</w:t>
      </w:r>
      <w:r>
        <w:rPr>
          <w:rFonts w:ascii="仿宋" w:hAnsi="仿宋" w:eastAsia="仿宋"/>
          <w:color w:val="000000"/>
          <w:kern w:val="0"/>
          <w:sz w:val="24"/>
          <w:szCs w:val="22"/>
        </w:rPr>
        <w:t>“删除”后</w:t>
      </w:r>
      <w:r>
        <w:rPr>
          <w:rFonts w:hint="eastAsia" w:ascii="仿宋" w:hAnsi="仿宋" w:eastAsia="仿宋"/>
          <w:color w:val="000000"/>
          <w:kern w:val="0"/>
          <w:sz w:val="24"/>
          <w:szCs w:val="22"/>
        </w:rPr>
        <w:t>系统toast提示“仅支持单个删除”。</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删除前必须校验是否存在下游引用、是否存在未完成业务。</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2. </w:t>
      </w:r>
      <w:r>
        <w:rPr>
          <w:rFonts w:ascii="仿宋" w:hAnsi="仿宋" w:eastAsia="仿宋"/>
          <w:color w:val="000000"/>
          <w:kern w:val="0"/>
          <w:sz w:val="24"/>
          <w:szCs w:val="22"/>
        </w:rPr>
        <w:t>系统应校验不存在角色授权引用和接口权限映射后方可删除</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3. </w:t>
      </w:r>
      <w:r>
        <w:rPr>
          <w:rFonts w:ascii="仿宋" w:hAnsi="仿宋" w:eastAsia="仿宋"/>
          <w:color w:val="000000"/>
          <w:kern w:val="0"/>
          <w:sz w:val="24"/>
          <w:szCs w:val="22"/>
        </w:rPr>
        <w:t>删除前必须校验关联引用关系；存在用户、角色、菜单、等下游引用时，系统应禁止删除并提示具体引用对象</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w:t>
      </w:r>
      <w:r>
        <w:rPr>
          <w:rFonts w:ascii="仿宋" w:hAnsi="仿宋" w:eastAsia="仿宋"/>
          <w:color w:val="000000"/>
          <w:kern w:val="0"/>
          <w:sz w:val="24"/>
          <w:szCs w:val="22"/>
        </w:rPr>
        <w:t>. 已删除数据不得继续参与新增业务，但历史日志和历史业务记录中仍保留原标识。</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仅具备“删除”功能权限的用户可执行删除。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删除权限应与查看权限、编辑权限分离控制，不得仅凭查看权限执行删除。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5"/>
        <w:numPr>
          <w:ilvl w:val="2"/>
          <w:numId w:val="14"/>
        </w:numPr>
        <w:spacing w:line="360" w:lineRule="auto"/>
        <w:ind w:left="993" w:hanging="993"/>
        <w:rPr>
          <w:sz w:val="28"/>
          <w:szCs w:val="28"/>
          <w:lang w:eastAsia="en-US"/>
        </w:rPr>
      </w:pPr>
      <w:bookmarkStart w:id="112" w:name="_Toc233295866"/>
      <w:r>
        <w:rPr>
          <w:rFonts w:hint="eastAsia"/>
          <w:sz w:val="28"/>
          <w:szCs w:val="28"/>
          <w:lang w:eastAsia="en-US"/>
        </w:rPr>
        <w:t>角色管理</w:t>
      </w:r>
      <w:bookmarkEnd w:id="112"/>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角色管理-列表</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支持系统管理员维护系统角色、角色适用范围及角色状态，为岗位授权和用户权限配置提供标准角色基础。</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用户进入“角色管理”</w:t>
      </w:r>
      <w:r>
        <w:rPr>
          <w:rFonts w:hint="eastAsia" w:ascii="仿宋" w:hAnsi="仿宋" w:eastAsia="仿宋"/>
          <w:color w:val="000000"/>
          <w:kern w:val="0"/>
          <w:sz w:val="24"/>
          <w:szCs w:val="22"/>
        </w:rPr>
        <w:t>列表</w:t>
      </w:r>
      <w:r>
        <w:rPr>
          <w:rFonts w:ascii="仿宋" w:hAnsi="仿宋" w:eastAsia="仿宋"/>
          <w:color w:val="000000"/>
          <w:kern w:val="0"/>
          <w:sz w:val="24"/>
          <w:szCs w:val="22"/>
        </w:rPr>
        <w:t>页面后，可按角色名称、</w:t>
      </w:r>
      <w:r>
        <w:rPr>
          <w:rFonts w:hint="eastAsia" w:ascii="仿宋" w:hAnsi="仿宋" w:eastAsia="仿宋"/>
          <w:color w:val="000000"/>
          <w:kern w:val="0"/>
          <w:sz w:val="24"/>
          <w:szCs w:val="22"/>
        </w:rPr>
        <w:t>归属机构</w:t>
      </w:r>
      <w:r>
        <w:rPr>
          <w:rFonts w:ascii="仿宋" w:hAnsi="仿宋" w:eastAsia="仿宋"/>
          <w:color w:val="000000"/>
          <w:kern w:val="0"/>
          <w:sz w:val="24"/>
          <w:szCs w:val="22"/>
        </w:rPr>
        <w:t>查询。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角色名称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支持模糊检索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归属</w:t>
            </w:r>
            <w:r>
              <w:rPr>
                <w:rFonts w:ascii="仿宋" w:hAnsi="仿宋" w:eastAsia="仿宋"/>
                <w:color w:val="000000"/>
                <w:kern w:val="0"/>
                <w:sz w:val="24"/>
                <w:szCs w:val="22"/>
                <w:lang w:eastAsia="en-US"/>
              </w:rPr>
              <w:t>机构</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按机构</w:t>
            </w:r>
            <w:r>
              <w:rPr>
                <w:rFonts w:hint="eastAsia" w:ascii="仿宋" w:hAnsi="仿宋" w:eastAsia="仿宋"/>
                <w:color w:val="000000"/>
                <w:kern w:val="0"/>
                <w:sz w:val="24"/>
                <w:szCs w:val="22"/>
              </w:rPr>
              <w:t>树</w:t>
            </w:r>
            <w:r>
              <w:rPr>
                <w:rFonts w:ascii="仿宋" w:hAnsi="仿宋" w:eastAsia="仿宋"/>
                <w:color w:val="000000"/>
                <w:kern w:val="0"/>
                <w:sz w:val="24"/>
                <w:szCs w:val="22"/>
              </w:rPr>
              <w:t>枚举选择</w:t>
            </w:r>
            <w:r>
              <w:rPr>
                <w:rFonts w:hint="eastAsia" w:ascii="仿宋" w:hAnsi="仿宋" w:eastAsia="仿宋"/>
                <w:color w:val="000000"/>
                <w:kern w:val="0"/>
                <w:sz w:val="24"/>
                <w:szCs w:val="22"/>
              </w:rPr>
              <w:t>；单选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点击后按条件返回角色列表结果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查询条件区的操作按钮有：“查询”“重置”。点击“查询”，系统返回角色列表；点击“重置”，系统清空条件。</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左上角统一操作按钮区的操作按钮有：“新增”“编辑”“</w:t>
      </w:r>
      <w:r>
        <w:rPr>
          <w:rFonts w:hint="eastAsia" w:ascii="仿宋" w:hAnsi="仿宋" w:eastAsia="仿宋"/>
          <w:color w:val="000000"/>
          <w:kern w:val="0"/>
          <w:sz w:val="24"/>
          <w:szCs w:val="22"/>
        </w:rPr>
        <w:t>删除</w:t>
      </w:r>
      <w:r>
        <w:rPr>
          <w:rFonts w:ascii="仿宋" w:hAnsi="仿宋" w:eastAsia="仿宋"/>
          <w:color w:val="000000"/>
          <w:kern w:val="0"/>
          <w:sz w:val="24"/>
          <w:szCs w:val="22"/>
        </w:rPr>
        <w:t>”“</w:t>
      </w:r>
      <w:r>
        <w:rPr>
          <w:rFonts w:hint="eastAsia" w:ascii="仿宋" w:hAnsi="仿宋" w:eastAsia="仿宋"/>
          <w:color w:val="000000"/>
          <w:kern w:val="0"/>
          <w:sz w:val="24"/>
          <w:szCs w:val="22"/>
        </w:rPr>
        <w:t>角色授权</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2.1</w:t>
      </w:r>
      <w:r>
        <w:rPr>
          <w:rFonts w:ascii="仿宋" w:hAnsi="仿宋" w:eastAsia="仿宋"/>
          <w:color w:val="000000"/>
          <w:kern w:val="0"/>
          <w:sz w:val="24"/>
          <w:szCs w:val="22"/>
        </w:rPr>
        <w:t xml:space="preserve"> 点击“新增”后，系统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w:t>
      </w:r>
      <w:r>
        <w:rPr>
          <w:rFonts w:ascii="仿宋" w:hAnsi="仿宋" w:eastAsia="仿宋"/>
          <w:color w:val="000000"/>
          <w:kern w:val="0"/>
          <w:sz w:val="24"/>
          <w:szCs w:val="22"/>
        </w:rPr>
        <w:t>新增</w:t>
      </w:r>
      <w:r>
        <w:rPr>
          <w:rFonts w:hint="eastAsia" w:ascii="仿宋" w:hAnsi="仿宋" w:eastAsia="仿宋"/>
          <w:color w:val="000000"/>
          <w:kern w:val="0"/>
          <w:sz w:val="24"/>
          <w:szCs w:val="22"/>
        </w:rPr>
        <w:t>角色”</w:t>
      </w:r>
      <w:r>
        <w:rPr>
          <w:rFonts w:ascii="仿宋" w:hAnsi="仿宋" w:eastAsia="仿宋"/>
          <w:color w:val="000000"/>
          <w:kern w:val="0"/>
          <w:sz w:val="24"/>
          <w:szCs w:val="22"/>
        </w:rPr>
        <w:t>页面。</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2.2</w:t>
      </w:r>
      <w:r>
        <w:rPr>
          <w:rFonts w:ascii="仿宋" w:hAnsi="仿宋" w:eastAsia="仿宋"/>
          <w:color w:val="000000"/>
          <w:kern w:val="0"/>
          <w:sz w:val="24"/>
          <w:szCs w:val="22"/>
        </w:rPr>
        <w:t xml:space="preserve"> </w:t>
      </w:r>
      <w:r>
        <w:rPr>
          <w:rFonts w:hint="eastAsia" w:ascii="仿宋" w:hAnsi="仿宋" w:eastAsia="仿宋"/>
          <w:color w:val="000000"/>
          <w:kern w:val="0"/>
          <w:sz w:val="24"/>
          <w:szCs w:val="22"/>
        </w:rPr>
        <w:t>选择单条数据，</w:t>
      </w:r>
      <w:r>
        <w:rPr>
          <w:rFonts w:ascii="仿宋" w:hAnsi="仿宋" w:eastAsia="仿宋"/>
          <w:color w:val="000000"/>
          <w:kern w:val="0"/>
          <w:sz w:val="24"/>
          <w:szCs w:val="22"/>
        </w:rPr>
        <w:t>点击“编辑”后，系统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“编辑角色”</w:t>
      </w:r>
      <w:r>
        <w:rPr>
          <w:rFonts w:ascii="仿宋" w:hAnsi="仿宋" w:eastAsia="仿宋"/>
          <w:color w:val="000000"/>
          <w:kern w:val="0"/>
          <w:sz w:val="24"/>
          <w:szCs w:val="22"/>
        </w:rPr>
        <w:t>页面</w:t>
      </w:r>
      <w:r>
        <w:rPr>
          <w:rFonts w:hint="eastAsia" w:ascii="仿宋" w:hAnsi="仿宋" w:eastAsia="仿宋"/>
          <w:color w:val="000000"/>
          <w:kern w:val="0"/>
          <w:sz w:val="24"/>
          <w:szCs w:val="22"/>
        </w:rPr>
        <w:t>。若选择多条数据点击“</w:t>
      </w:r>
      <w:r>
        <w:rPr>
          <w:rFonts w:ascii="仿宋" w:hAnsi="仿宋" w:eastAsia="仿宋"/>
          <w:color w:val="000000"/>
          <w:kern w:val="0"/>
          <w:sz w:val="24"/>
          <w:szCs w:val="22"/>
        </w:rPr>
        <w:t>编辑</w:t>
      </w:r>
      <w:r>
        <w:rPr>
          <w:rFonts w:hint="eastAsia" w:ascii="仿宋" w:hAnsi="仿宋" w:eastAsia="仿宋"/>
          <w:color w:val="000000"/>
          <w:kern w:val="0"/>
          <w:sz w:val="24"/>
          <w:szCs w:val="22"/>
        </w:rPr>
        <w:t>”，页面toast提示“请选择单条数据”</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2.3</w:t>
      </w:r>
      <w:r>
        <w:rPr>
          <w:rFonts w:ascii="仿宋" w:hAnsi="仿宋" w:eastAsia="仿宋"/>
          <w:color w:val="000000"/>
          <w:kern w:val="0"/>
          <w:sz w:val="24"/>
          <w:szCs w:val="22"/>
        </w:rPr>
        <w:t xml:space="preserve"> </w:t>
      </w:r>
      <w:r>
        <w:rPr>
          <w:rFonts w:hint="eastAsia" w:ascii="仿宋" w:hAnsi="仿宋" w:eastAsia="仿宋"/>
          <w:color w:val="000000"/>
          <w:kern w:val="0"/>
          <w:sz w:val="24"/>
          <w:szCs w:val="22"/>
        </w:rPr>
        <w:t>选择单条或多条数据，</w:t>
      </w:r>
      <w:r>
        <w:rPr>
          <w:rFonts w:ascii="仿宋" w:hAnsi="仿宋" w:eastAsia="仿宋"/>
          <w:color w:val="000000"/>
          <w:kern w:val="0"/>
          <w:sz w:val="24"/>
          <w:szCs w:val="22"/>
        </w:rPr>
        <w:t>点击“删除”后，系统应先校验当前记录是否存在下游引用；校验通过后弹出二次确认</w:t>
      </w:r>
      <w:r>
        <w:rPr>
          <w:rFonts w:hint="eastAsia" w:ascii="仿宋" w:hAnsi="仿宋" w:eastAsia="仿宋"/>
          <w:color w:val="000000"/>
          <w:kern w:val="0"/>
          <w:sz w:val="24"/>
          <w:szCs w:val="22"/>
        </w:rPr>
        <w:t>提示“确认删除所选角色？”</w:t>
      </w:r>
      <w:r>
        <w:rPr>
          <w:rFonts w:ascii="仿宋" w:hAnsi="仿宋" w:eastAsia="仿宋"/>
          <w:color w:val="000000"/>
          <w:kern w:val="0"/>
          <w:sz w:val="24"/>
          <w:szCs w:val="22"/>
        </w:rPr>
        <w:t>。删除成功后，系统应提示“删除成功”，并刷新当前列表；删除失败时，系统应明确反馈失败原因，如“存在关联数据，不允许删除”。</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2.4 选择单条数据，</w:t>
      </w:r>
      <w:r>
        <w:rPr>
          <w:rFonts w:ascii="仿宋" w:hAnsi="仿宋" w:eastAsia="仿宋"/>
          <w:color w:val="000000"/>
          <w:kern w:val="0"/>
          <w:sz w:val="24"/>
          <w:szCs w:val="22"/>
        </w:rPr>
        <w:t>点击“</w:t>
      </w:r>
      <w:r>
        <w:rPr>
          <w:rFonts w:hint="eastAsia" w:ascii="仿宋" w:hAnsi="仿宋" w:eastAsia="仿宋"/>
          <w:color w:val="000000"/>
          <w:kern w:val="0"/>
          <w:sz w:val="24"/>
          <w:szCs w:val="22"/>
        </w:rPr>
        <w:t>角色授权</w:t>
      </w:r>
      <w:r>
        <w:rPr>
          <w:rFonts w:ascii="仿宋" w:hAnsi="仿宋" w:eastAsia="仿宋"/>
          <w:color w:val="000000"/>
          <w:kern w:val="0"/>
          <w:sz w:val="24"/>
          <w:szCs w:val="22"/>
        </w:rPr>
        <w:t>”后，系统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“角色授权”</w:t>
      </w:r>
      <w:r>
        <w:rPr>
          <w:rFonts w:ascii="仿宋" w:hAnsi="仿宋" w:eastAsia="仿宋"/>
          <w:color w:val="000000"/>
          <w:kern w:val="0"/>
          <w:sz w:val="24"/>
          <w:szCs w:val="22"/>
        </w:rPr>
        <w:t>页面</w:t>
      </w:r>
      <w:r>
        <w:rPr>
          <w:rFonts w:hint="eastAsia" w:ascii="仿宋" w:hAnsi="仿宋" w:eastAsia="仿宋"/>
          <w:color w:val="000000"/>
          <w:kern w:val="0"/>
          <w:sz w:val="24"/>
          <w:szCs w:val="22"/>
        </w:rPr>
        <w:t>。若选择多条数据点击“角色授权”，页面toast提示“请选择单条数据”</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1</w:t>
      </w:r>
      <w:r>
        <w:rPr>
          <w:rFonts w:ascii="仿宋" w:hAnsi="仿宋" w:eastAsia="仿宋"/>
          <w:color w:val="000000"/>
          <w:kern w:val="0"/>
          <w:sz w:val="24"/>
          <w:szCs w:val="22"/>
        </w:rPr>
        <w:t xml:space="preserve">. </w:t>
      </w:r>
      <w:r>
        <w:rPr>
          <w:rFonts w:hint="eastAsia" w:ascii="仿宋" w:hAnsi="仿宋" w:eastAsia="仿宋"/>
          <w:color w:val="000000"/>
          <w:kern w:val="0"/>
          <w:sz w:val="24"/>
          <w:szCs w:val="22"/>
        </w:rPr>
        <w:t>角色作为系统权限单位，通过其关联的菜单权限、功能权限控制角色的系统权限。</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2. </w:t>
      </w:r>
      <w:r>
        <w:rPr>
          <w:rFonts w:ascii="仿宋" w:hAnsi="仿宋" w:eastAsia="仿宋"/>
          <w:color w:val="000000"/>
          <w:kern w:val="0"/>
          <w:sz w:val="24"/>
          <w:szCs w:val="22"/>
        </w:rPr>
        <w:t>停用角色前，系统应校验是否仍有关联岗位或用户；存在时需</w:t>
      </w:r>
      <w:r>
        <w:rPr>
          <w:rFonts w:hint="eastAsia" w:ascii="仿宋" w:hAnsi="仿宋" w:eastAsia="仿宋"/>
          <w:color w:val="000000"/>
          <w:kern w:val="0"/>
          <w:sz w:val="24"/>
          <w:szCs w:val="22"/>
        </w:rPr>
        <w:t>弹窗</w:t>
      </w:r>
      <w:r>
        <w:rPr>
          <w:rFonts w:ascii="仿宋" w:hAnsi="仿宋" w:eastAsia="仿宋"/>
          <w:color w:val="000000"/>
          <w:kern w:val="0"/>
          <w:sz w:val="24"/>
          <w:szCs w:val="22"/>
        </w:rPr>
        <w:t>提示</w:t>
      </w:r>
      <w:r>
        <w:rPr>
          <w:rFonts w:hint="eastAsia" w:ascii="仿宋" w:hAnsi="仿宋" w:eastAsia="仿宋"/>
          <w:color w:val="000000"/>
          <w:kern w:val="0"/>
          <w:sz w:val="24"/>
          <w:szCs w:val="22"/>
        </w:rPr>
        <w:t>“该角色已被岗位引用，请删除引用后在删除角色”</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w:t>
      </w:r>
      <w:r>
        <w:rPr>
          <w:rFonts w:ascii="仿宋" w:hAnsi="仿宋" w:eastAsia="仿宋"/>
          <w:color w:val="000000"/>
          <w:kern w:val="0"/>
          <w:sz w:val="24"/>
          <w:szCs w:val="22"/>
        </w:rPr>
        <w:t>. 所有新增、编辑、删除操作均应进行字段完整性校验、业务唯一性校验和关联数据影响校验，校验不通过时应明确提示具体原因，不得仅提示“操作失败”。</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w:t>
      </w:r>
      <w:r>
        <w:rPr>
          <w:rFonts w:ascii="仿宋" w:hAnsi="仿宋" w:eastAsia="仿宋"/>
          <w:color w:val="000000"/>
          <w:kern w:val="0"/>
          <w:sz w:val="24"/>
          <w:szCs w:val="22"/>
        </w:rPr>
        <w:t>. 所有关键维护操作均需记录操作日志，日志至少包括操作模块、操作类型、操作人、操作时间、操作对象主键、操作前值、操作后值和处理结果。</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仅具备角色管理权限的系统管理员可维护角色。</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w:t>
      </w:r>
      <w:r>
        <w:rPr>
          <w:rFonts w:ascii="仿宋" w:hAnsi="仿宋" w:eastAsia="仿宋"/>
          <w:color w:val="000000"/>
          <w:kern w:val="0"/>
          <w:sz w:val="24"/>
          <w:szCs w:val="22"/>
        </w:rPr>
        <w:t>. 新增、编辑、删除、</w:t>
      </w:r>
      <w:r>
        <w:rPr>
          <w:rFonts w:hint="eastAsia" w:ascii="仿宋" w:hAnsi="仿宋" w:eastAsia="仿宋"/>
          <w:color w:val="000000"/>
          <w:kern w:val="0"/>
          <w:sz w:val="24"/>
          <w:szCs w:val="22"/>
        </w:rPr>
        <w:t>角色授权</w:t>
      </w:r>
      <w:r>
        <w:rPr>
          <w:rFonts w:ascii="仿宋" w:hAnsi="仿宋" w:eastAsia="仿宋"/>
          <w:color w:val="000000"/>
          <w:kern w:val="0"/>
          <w:sz w:val="24"/>
          <w:szCs w:val="22"/>
        </w:rPr>
        <w:t>等高风险操作应拆分为独立功能权限点控制，避免仅凭菜单权限即可执行全部维护动作。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角色编号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按角色唯一编号展示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角色名称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按角色名称展示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406" w:author="wanao" w:date="2026-07-03T16:05:04Z"/>
        </w:trPr>
        <w:tc>
          <w:tcPr>
            <w:tcW w:w="2340" w:type="dxa"/>
          </w:tcPr>
          <w:p>
            <w:pPr>
              <w:widowControl/>
              <w:spacing w:after="0" w:line="360" w:lineRule="auto"/>
              <w:jc w:val="left"/>
              <w:rPr>
                <w:del w:id="1407" w:author="wanao" w:date="2026-07-03T16:05:04Z"/>
                <w:rFonts w:ascii="仿宋" w:hAnsi="仿宋" w:eastAsia="仿宋"/>
                <w:color w:val="000000"/>
                <w:kern w:val="0"/>
                <w:sz w:val="24"/>
                <w:szCs w:val="22"/>
              </w:rPr>
            </w:pPr>
            <w:del w:id="1408" w:author="wanao" w:date="2026-07-03T16:05:04Z">
              <w:r>
                <w:rPr>
                  <w:rFonts w:hint="eastAsia" w:ascii="仿宋" w:hAnsi="仿宋" w:eastAsia="仿宋"/>
                  <w:color w:val="000000"/>
                  <w:kern w:val="0"/>
                  <w:sz w:val="24"/>
                  <w:szCs w:val="22"/>
                </w:rPr>
                <w:delText>角色类型</w:delText>
              </w:r>
            </w:del>
          </w:p>
        </w:tc>
        <w:tc>
          <w:tcPr>
            <w:tcW w:w="2340" w:type="dxa"/>
          </w:tcPr>
          <w:p>
            <w:pPr>
              <w:widowControl/>
              <w:spacing w:after="0" w:line="360" w:lineRule="auto"/>
              <w:jc w:val="left"/>
              <w:rPr>
                <w:del w:id="1409" w:author="wanao" w:date="2026-07-03T16:05:04Z"/>
                <w:rFonts w:ascii="仿宋" w:hAnsi="仿宋" w:eastAsia="仿宋"/>
                <w:color w:val="000000"/>
                <w:kern w:val="0"/>
                <w:sz w:val="24"/>
                <w:szCs w:val="22"/>
                <w:lang w:eastAsia="en-US"/>
              </w:rPr>
            </w:pPr>
            <w:del w:id="1410" w:author="wanao" w:date="2026-07-03T16:05:04Z">
              <w:r>
                <w:rPr>
                  <w:rFonts w:hint="eastAsia" w:ascii="仿宋" w:hAnsi="仿宋" w:eastAsia="仿宋"/>
                  <w:color w:val="000000"/>
                  <w:kern w:val="0"/>
                  <w:sz w:val="24"/>
                  <w:szCs w:val="22"/>
                </w:rPr>
                <w:delText>反显</w:delText>
              </w:r>
            </w:del>
          </w:p>
        </w:tc>
        <w:tc>
          <w:tcPr>
            <w:tcW w:w="2340" w:type="dxa"/>
          </w:tcPr>
          <w:p>
            <w:pPr>
              <w:widowControl/>
              <w:spacing w:after="0" w:line="360" w:lineRule="auto"/>
              <w:jc w:val="left"/>
              <w:rPr>
                <w:del w:id="1411" w:author="wanao" w:date="2026-07-03T16:05:04Z"/>
                <w:rFonts w:ascii="仿宋" w:hAnsi="仿宋" w:eastAsia="仿宋"/>
                <w:color w:val="000000"/>
                <w:kern w:val="0"/>
                <w:sz w:val="24"/>
                <w:szCs w:val="22"/>
                <w:lang w:eastAsia="en-US"/>
              </w:rPr>
            </w:pPr>
            <w:del w:id="1412" w:author="wanao" w:date="2026-07-03T16:05:04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1413" w:author="wanao" w:date="2026-07-03T16:05:04Z"/>
                <w:rFonts w:ascii="仿宋" w:hAnsi="仿宋" w:eastAsia="仿宋"/>
                <w:color w:val="000000"/>
                <w:kern w:val="0"/>
                <w:sz w:val="24"/>
                <w:szCs w:val="22"/>
                <w:lang w:eastAsia="en-US"/>
              </w:rPr>
            </w:pPr>
            <w:del w:id="1414" w:author="wanao" w:date="2026-07-03T16:05:04Z">
              <w:r>
                <w:rPr>
                  <w:rFonts w:ascii="仿宋" w:hAnsi="仿宋" w:eastAsia="仿宋"/>
                  <w:color w:val="000000"/>
                  <w:kern w:val="0"/>
                  <w:sz w:val="24"/>
                  <w:szCs w:val="22"/>
                  <w:lang w:eastAsia="en-US"/>
                </w:rPr>
                <w:delText>按</w:delText>
              </w:r>
            </w:del>
            <w:del w:id="1415" w:author="wanao" w:date="2026-07-03T16:05:04Z">
              <w:r>
                <w:rPr>
                  <w:rFonts w:hint="eastAsia" w:ascii="仿宋" w:hAnsi="仿宋" w:eastAsia="仿宋"/>
                  <w:color w:val="000000"/>
                  <w:kern w:val="0"/>
                  <w:sz w:val="24"/>
                  <w:szCs w:val="22"/>
                </w:rPr>
                <w:delText>角色类型</w:delText>
              </w:r>
            </w:del>
            <w:del w:id="1416" w:author="wanao" w:date="2026-07-03T16:05:04Z">
              <w:r>
                <w:rPr>
                  <w:rFonts w:ascii="仿宋" w:hAnsi="仿宋" w:eastAsia="仿宋"/>
                  <w:color w:val="000000"/>
                  <w:kern w:val="0"/>
                  <w:sz w:val="24"/>
                  <w:szCs w:val="22"/>
                  <w:lang w:eastAsia="en-US"/>
                </w:rPr>
                <w:delText>展示</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417" w:author="wanao" w:date="2026-07-03T16:04:25Z"/>
        </w:trPr>
        <w:tc>
          <w:tcPr>
            <w:tcW w:w="2340" w:type="dxa"/>
          </w:tcPr>
          <w:p>
            <w:pPr>
              <w:widowControl/>
              <w:spacing w:after="0" w:line="360" w:lineRule="auto"/>
              <w:jc w:val="left"/>
              <w:rPr>
                <w:del w:id="1418" w:author="wanao" w:date="2026-07-03T16:04:25Z"/>
                <w:rFonts w:ascii="仿宋" w:hAnsi="仿宋" w:eastAsia="仿宋"/>
                <w:color w:val="000000"/>
                <w:kern w:val="0"/>
                <w:sz w:val="24"/>
                <w:szCs w:val="22"/>
              </w:rPr>
            </w:pPr>
            <w:del w:id="1419" w:author="wanao" w:date="2026-07-03T16:04:25Z">
              <w:r>
                <w:rPr>
                  <w:rFonts w:hint="eastAsia" w:ascii="仿宋" w:hAnsi="仿宋" w:eastAsia="仿宋"/>
                  <w:color w:val="000000"/>
                  <w:kern w:val="0"/>
                  <w:sz w:val="24"/>
                  <w:szCs w:val="22"/>
                </w:rPr>
                <w:delText>角色</w:delText>
              </w:r>
            </w:del>
            <w:del w:id="1420" w:author="wanao" w:date="2026-07-03T16:04:25Z">
              <w:r>
                <w:rPr>
                  <w:rFonts w:ascii="仿宋" w:hAnsi="仿宋" w:eastAsia="仿宋"/>
                  <w:color w:val="000000"/>
                  <w:kern w:val="0"/>
                  <w:sz w:val="24"/>
                  <w:szCs w:val="22"/>
                  <w:lang w:eastAsia="en-US"/>
                </w:rPr>
                <w:delText>机构</w:delText>
              </w:r>
            </w:del>
            <w:del w:id="1421" w:author="wanao" w:date="2026-07-03T16:04:25Z">
              <w:r>
                <w:rPr>
                  <w:rFonts w:hint="eastAsia" w:ascii="仿宋" w:hAnsi="仿宋" w:eastAsia="仿宋"/>
                  <w:color w:val="000000"/>
                  <w:kern w:val="0"/>
                  <w:sz w:val="24"/>
                  <w:szCs w:val="22"/>
                </w:rPr>
                <w:delText>级别</w:delText>
              </w:r>
            </w:del>
          </w:p>
        </w:tc>
        <w:tc>
          <w:tcPr>
            <w:tcW w:w="2340" w:type="dxa"/>
          </w:tcPr>
          <w:p>
            <w:pPr>
              <w:widowControl/>
              <w:spacing w:after="0" w:line="360" w:lineRule="auto"/>
              <w:jc w:val="left"/>
              <w:rPr>
                <w:del w:id="1422" w:author="wanao" w:date="2026-07-03T16:04:25Z"/>
                <w:rFonts w:ascii="仿宋" w:hAnsi="仿宋" w:eastAsia="仿宋"/>
                <w:color w:val="000000"/>
                <w:kern w:val="0"/>
                <w:sz w:val="24"/>
                <w:szCs w:val="22"/>
                <w:lang w:eastAsia="en-US"/>
              </w:rPr>
            </w:pPr>
            <w:del w:id="1423" w:author="wanao" w:date="2026-07-03T16:04:25Z">
              <w:r>
                <w:rPr>
                  <w:rFonts w:hint="eastAsia" w:ascii="仿宋" w:hAnsi="仿宋" w:eastAsia="仿宋"/>
                  <w:color w:val="000000"/>
                  <w:kern w:val="0"/>
                  <w:sz w:val="24"/>
                  <w:szCs w:val="22"/>
                </w:rPr>
                <w:delText>反显</w:delText>
              </w:r>
            </w:del>
          </w:p>
        </w:tc>
        <w:tc>
          <w:tcPr>
            <w:tcW w:w="2340" w:type="dxa"/>
          </w:tcPr>
          <w:p>
            <w:pPr>
              <w:widowControl/>
              <w:spacing w:after="0" w:line="360" w:lineRule="auto"/>
              <w:jc w:val="left"/>
              <w:rPr>
                <w:del w:id="1424" w:author="wanao" w:date="2026-07-03T16:04:25Z"/>
                <w:rFonts w:ascii="仿宋" w:hAnsi="仿宋" w:eastAsia="仿宋"/>
                <w:color w:val="000000"/>
                <w:kern w:val="0"/>
                <w:sz w:val="24"/>
                <w:szCs w:val="22"/>
                <w:lang w:eastAsia="en-US"/>
              </w:rPr>
            </w:pPr>
            <w:del w:id="1425" w:author="wanao" w:date="2026-07-03T16:04:25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1426" w:author="wanao" w:date="2026-07-03T16:04:25Z"/>
                <w:rFonts w:ascii="仿宋" w:hAnsi="仿宋" w:eastAsia="仿宋"/>
                <w:color w:val="000000"/>
                <w:kern w:val="0"/>
                <w:sz w:val="24"/>
                <w:szCs w:val="22"/>
                <w:lang w:eastAsia="en-US"/>
              </w:rPr>
            </w:pPr>
            <w:del w:id="1427" w:author="wanao" w:date="2026-07-03T16:04:25Z">
              <w:r>
                <w:rPr>
                  <w:rFonts w:ascii="仿宋" w:hAnsi="仿宋" w:eastAsia="仿宋"/>
                  <w:color w:val="000000"/>
                  <w:kern w:val="0"/>
                  <w:sz w:val="24"/>
                  <w:szCs w:val="22"/>
                  <w:lang w:eastAsia="en-US"/>
                </w:rPr>
                <w:delText>按</w:delText>
              </w:r>
            </w:del>
            <w:del w:id="1428" w:author="wanao" w:date="2026-07-03T16:04:25Z">
              <w:r>
                <w:rPr>
                  <w:rFonts w:hint="eastAsia" w:ascii="仿宋" w:hAnsi="仿宋" w:eastAsia="仿宋"/>
                  <w:color w:val="000000"/>
                  <w:kern w:val="0"/>
                  <w:sz w:val="24"/>
                  <w:szCs w:val="22"/>
                </w:rPr>
                <w:delText>角色</w:delText>
              </w:r>
            </w:del>
            <w:del w:id="1429" w:author="wanao" w:date="2026-07-03T16:04:25Z">
              <w:r>
                <w:rPr>
                  <w:rFonts w:ascii="仿宋" w:hAnsi="仿宋" w:eastAsia="仿宋"/>
                  <w:color w:val="000000"/>
                  <w:kern w:val="0"/>
                  <w:sz w:val="24"/>
                  <w:szCs w:val="22"/>
                  <w:lang w:eastAsia="en-US"/>
                </w:rPr>
                <w:delText>机构</w:delText>
              </w:r>
            </w:del>
            <w:del w:id="1430" w:author="wanao" w:date="2026-07-03T16:04:25Z">
              <w:r>
                <w:rPr>
                  <w:rFonts w:hint="eastAsia" w:ascii="仿宋" w:hAnsi="仿宋" w:eastAsia="仿宋"/>
                  <w:color w:val="000000"/>
                  <w:kern w:val="0"/>
                  <w:sz w:val="24"/>
                  <w:szCs w:val="22"/>
                </w:rPr>
                <w:delText>级别</w:delText>
              </w:r>
            </w:del>
            <w:del w:id="1431" w:author="wanao" w:date="2026-07-03T16:04:25Z">
              <w:r>
                <w:rPr>
                  <w:rFonts w:ascii="仿宋" w:hAnsi="仿宋" w:eastAsia="仿宋"/>
                  <w:color w:val="000000"/>
                  <w:kern w:val="0"/>
                  <w:sz w:val="24"/>
                  <w:szCs w:val="22"/>
                  <w:lang w:eastAsia="en-US"/>
                </w:rPr>
                <w:delText>展示</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归属机构</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归属机构</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角色</w:t>
            </w:r>
            <w:r>
              <w:rPr>
                <w:rFonts w:hint="eastAsia" w:ascii="仿宋" w:hAnsi="仿宋" w:eastAsia="仿宋"/>
                <w:color w:val="000000"/>
                <w:kern w:val="0"/>
                <w:sz w:val="24"/>
                <w:szCs w:val="22"/>
              </w:rPr>
              <w:t>说明</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按角色描述展示</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角色管理-新增</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支持具备权限的用户新增角色数据，完成页面</w:t>
      </w:r>
      <w:r>
        <w:rPr>
          <w:rFonts w:hint="eastAsia" w:ascii="仿宋" w:hAnsi="仿宋" w:eastAsia="仿宋"/>
          <w:color w:val="000000"/>
          <w:kern w:val="0"/>
          <w:sz w:val="24"/>
          <w:szCs w:val="22"/>
        </w:rPr>
        <w:t>字段</w:t>
      </w:r>
      <w:r>
        <w:rPr>
          <w:rFonts w:ascii="仿宋" w:hAnsi="仿宋" w:eastAsia="仿宋"/>
          <w:color w:val="000000"/>
          <w:kern w:val="0"/>
          <w:sz w:val="24"/>
          <w:szCs w:val="22"/>
        </w:rPr>
        <w:t>录入、字段校验、唯一性校验、关联校验和保存处理。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w:t>
      </w:r>
      <w:r>
        <w:rPr>
          <w:rFonts w:hint="eastAsia" w:ascii="仿宋" w:hAnsi="仿宋" w:eastAsia="仿宋"/>
          <w:color w:val="000000"/>
          <w:kern w:val="0"/>
          <w:sz w:val="24"/>
          <w:szCs w:val="22"/>
        </w:rPr>
        <w:t>在“角色管理”列表</w:t>
      </w:r>
      <w:r>
        <w:rPr>
          <w:rFonts w:ascii="仿宋" w:hAnsi="仿宋" w:eastAsia="仿宋"/>
          <w:color w:val="000000"/>
          <w:kern w:val="0"/>
          <w:sz w:val="24"/>
          <w:szCs w:val="22"/>
        </w:rPr>
        <w:t>点击“新增”后</w:t>
      </w:r>
      <w:r>
        <w:rPr>
          <w:rFonts w:hint="eastAsia" w:ascii="仿宋" w:hAnsi="仿宋" w:eastAsia="仿宋"/>
          <w:color w:val="000000"/>
          <w:kern w:val="0"/>
          <w:sz w:val="24"/>
          <w:szCs w:val="22"/>
        </w:rPr>
        <w:t>右侧抽屉式</w:t>
      </w:r>
      <w:r>
        <w:rPr>
          <w:rFonts w:ascii="仿宋" w:hAnsi="仿宋" w:eastAsia="仿宋"/>
          <w:color w:val="000000"/>
          <w:kern w:val="0"/>
          <w:sz w:val="24"/>
          <w:szCs w:val="22"/>
        </w:rPr>
        <w:t>进入</w:t>
      </w:r>
      <w:r>
        <w:rPr>
          <w:rFonts w:hint="eastAsia" w:ascii="仿宋" w:hAnsi="仿宋" w:eastAsia="仿宋"/>
          <w:color w:val="000000"/>
          <w:kern w:val="0"/>
          <w:sz w:val="24"/>
          <w:szCs w:val="22"/>
        </w:rPr>
        <w:t>“</w:t>
      </w:r>
      <w:r>
        <w:rPr>
          <w:rFonts w:ascii="仿宋" w:hAnsi="仿宋" w:eastAsia="仿宋"/>
          <w:color w:val="000000"/>
          <w:kern w:val="0"/>
          <w:sz w:val="24"/>
          <w:szCs w:val="22"/>
        </w:rPr>
        <w:t>新增</w:t>
      </w:r>
      <w:r>
        <w:rPr>
          <w:rFonts w:hint="eastAsia" w:ascii="仿宋" w:hAnsi="仿宋" w:eastAsia="仿宋"/>
          <w:color w:val="000000"/>
          <w:kern w:val="0"/>
          <w:sz w:val="24"/>
          <w:szCs w:val="22"/>
        </w:rPr>
        <w:t>角色”</w:t>
      </w:r>
      <w:r>
        <w:rPr>
          <w:rFonts w:ascii="仿宋" w:hAnsi="仿宋" w:eastAsia="仿宋"/>
          <w:color w:val="000000"/>
          <w:kern w:val="0"/>
          <w:sz w:val="24"/>
          <w:szCs w:val="22"/>
        </w:rPr>
        <w:t>页面。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角色编号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系统校验唯一性；长度不超过50位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角色名称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长度不超过100位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归属机构</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通过机构树选择权限范围内的归属机构；</w:t>
            </w:r>
            <w:r>
              <w:rPr>
                <w:rFonts w:hint="eastAsia" w:ascii="仿宋" w:hAnsi="仿宋" w:eastAsia="仿宋"/>
                <w:color w:val="000000" w:themeColor="text1"/>
                <w:kern w:val="0"/>
                <w:sz w:val="24"/>
                <w:szCs w:val="22"/>
                <w14:textFill>
                  <w14:solidFill>
                    <w14:schemeClr w14:val="tx1"/>
                  </w14:solidFill>
                </w14:textFill>
              </w:rPr>
              <w:t>回显当前登录岗位的归属机构，禁止修改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432" w:author="wanao" w:date="2026-07-03T16:05:36Z"/>
        </w:trPr>
        <w:tc>
          <w:tcPr>
            <w:tcW w:w="2340" w:type="dxa"/>
          </w:tcPr>
          <w:p>
            <w:pPr>
              <w:widowControl/>
              <w:spacing w:after="0" w:line="360" w:lineRule="auto"/>
              <w:jc w:val="left"/>
              <w:rPr>
                <w:del w:id="1433" w:author="wanao" w:date="2026-07-03T16:05:36Z"/>
                <w:rFonts w:ascii="仿宋" w:hAnsi="仿宋" w:eastAsia="仿宋"/>
                <w:color w:val="000000"/>
                <w:kern w:val="0"/>
                <w:sz w:val="24"/>
                <w:szCs w:val="22"/>
              </w:rPr>
            </w:pPr>
            <w:del w:id="1434" w:author="wanao" w:date="2026-07-03T16:05:36Z">
              <w:r>
                <w:rPr>
                  <w:rFonts w:hint="eastAsia" w:ascii="仿宋" w:hAnsi="仿宋" w:eastAsia="仿宋"/>
                  <w:color w:val="000000"/>
                  <w:kern w:val="0"/>
                  <w:sz w:val="24"/>
                  <w:szCs w:val="22"/>
                </w:rPr>
                <w:delText>角色</w:delText>
              </w:r>
            </w:del>
            <w:del w:id="1435" w:author="wanao" w:date="2026-07-03T16:05:36Z">
              <w:r>
                <w:rPr>
                  <w:rFonts w:ascii="仿宋" w:hAnsi="仿宋" w:eastAsia="仿宋"/>
                  <w:color w:val="000000"/>
                  <w:kern w:val="0"/>
                  <w:sz w:val="24"/>
                  <w:szCs w:val="22"/>
                  <w:lang w:eastAsia="en-US"/>
                </w:rPr>
                <w:delText>机构</w:delText>
              </w:r>
            </w:del>
            <w:del w:id="1436" w:author="wanao" w:date="2026-07-03T16:05:36Z">
              <w:r>
                <w:rPr>
                  <w:rFonts w:hint="eastAsia" w:ascii="仿宋" w:hAnsi="仿宋" w:eastAsia="仿宋"/>
                  <w:color w:val="000000"/>
                  <w:kern w:val="0"/>
                  <w:sz w:val="24"/>
                  <w:szCs w:val="22"/>
                </w:rPr>
                <w:delText>级别</w:delText>
              </w:r>
            </w:del>
          </w:p>
        </w:tc>
        <w:tc>
          <w:tcPr>
            <w:tcW w:w="2340" w:type="dxa"/>
          </w:tcPr>
          <w:p>
            <w:pPr>
              <w:widowControl/>
              <w:spacing w:after="0" w:line="360" w:lineRule="auto"/>
              <w:jc w:val="left"/>
              <w:rPr>
                <w:del w:id="1437" w:author="wanao" w:date="2026-07-03T16:05:36Z"/>
                <w:rFonts w:ascii="仿宋" w:hAnsi="仿宋" w:eastAsia="仿宋"/>
                <w:color w:val="000000"/>
                <w:kern w:val="0"/>
                <w:sz w:val="24"/>
                <w:szCs w:val="22"/>
                <w:lang w:eastAsia="en-US"/>
              </w:rPr>
            </w:pPr>
            <w:del w:id="1438" w:author="wanao" w:date="2026-07-03T16:05:36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439" w:author="wanao" w:date="2026-07-03T16:05:36Z"/>
                <w:rFonts w:ascii="仿宋" w:hAnsi="仿宋" w:eastAsia="仿宋"/>
                <w:color w:val="000000"/>
                <w:kern w:val="0"/>
                <w:sz w:val="24"/>
                <w:szCs w:val="22"/>
                <w:lang w:eastAsia="en-US"/>
              </w:rPr>
            </w:pPr>
            <w:del w:id="1440" w:author="wanao" w:date="2026-07-03T16:05:36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1441" w:author="wanao" w:date="2026-07-03T16:05:36Z"/>
                <w:rFonts w:ascii="仿宋" w:hAnsi="仿宋" w:eastAsia="仿宋"/>
                <w:color w:val="000000"/>
                <w:kern w:val="0"/>
                <w:sz w:val="24"/>
                <w:szCs w:val="22"/>
              </w:rPr>
            </w:pPr>
            <w:del w:id="1442" w:author="wanao" w:date="2026-07-03T16:05:36Z">
              <w:r>
                <w:rPr>
                  <w:rFonts w:hint="eastAsia" w:ascii="仿宋" w:hAnsi="仿宋" w:eastAsia="仿宋"/>
                  <w:color w:val="000000"/>
                  <w:kern w:val="0"/>
                  <w:sz w:val="24"/>
                  <w:szCs w:val="22"/>
                </w:rPr>
                <w:delText>选项同“机构层级”：一级、二级、三级、四级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443" w:author="wanao" w:date="2026-07-03T16:05:41Z"/>
        </w:trPr>
        <w:tc>
          <w:tcPr>
            <w:tcW w:w="2340" w:type="dxa"/>
          </w:tcPr>
          <w:p>
            <w:pPr>
              <w:widowControl/>
              <w:spacing w:after="0" w:line="360" w:lineRule="auto"/>
              <w:jc w:val="left"/>
              <w:rPr>
                <w:del w:id="1444" w:author="wanao" w:date="2026-07-03T16:05:41Z"/>
                <w:rFonts w:ascii="仿宋" w:hAnsi="仿宋" w:eastAsia="仿宋"/>
                <w:color w:val="000000"/>
                <w:kern w:val="0"/>
                <w:sz w:val="24"/>
                <w:szCs w:val="22"/>
              </w:rPr>
            </w:pPr>
            <w:del w:id="1445" w:author="wanao" w:date="2026-07-03T16:05:41Z">
              <w:r>
                <w:rPr>
                  <w:rFonts w:hint="eastAsia" w:ascii="仿宋" w:hAnsi="仿宋" w:eastAsia="仿宋"/>
                  <w:color w:val="000000"/>
                  <w:kern w:val="0"/>
                  <w:sz w:val="24"/>
                  <w:szCs w:val="22"/>
                </w:rPr>
                <w:delText>角色类型</w:delText>
              </w:r>
            </w:del>
          </w:p>
        </w:tc>
        <w:tc>
          <w:tcPr>
            <w:tcW w:w="2340" w:type="dxa"/>
          </w:tcPr>
          <w:p>
            <w:pPr>
              <w:widowControl/>
              <w:spacing w:after="0" w:line="360" w:lineRule="auto"/>
              <w:jc w:val="left"/>
              <w:rPr>
                <w:del w:id="1446" w:author="wanao" w:date="2026-07-03T16:05:41Z"/>
                <w:rFonts w:ascii="仿宋" w:hAnsi="仿宋" w:eastAsia="仿宋"/>
                <w:color w:val="000000"/>
                <w:kern w:val="0"/>
                <w:sz w:val="24"/>
                <w:szCs w:val="22"/>
                <w:lang w:eastAsia="en-US"/>
              </w:rPr>
            </w:pPr>
            <w:del w:id="1447" w:author="wanao" w:date="2026-07-03T16:05:41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448" w:author="wanao" w:date="2026-07-03T16:05:41Z"/>
                <w:rFonts w:ascii="仿宋" w:hAnsi="仿宋" w:eastAsia="仿宋"/>
                <w:color w:val="000000"/>
                <w:kern w:val="0"/>
                <w:sz w:val="24"/>
                <w:szCs w:val="22"/>
                <w:lang w:eastAsia="en-US"/>
              </w:rPr>
            </w:pPr>
            <w:del w:id="1449" w:author="wanao" w:date="2026-07-03T16:05:41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1450" w:author="wanao" w:date="2026-07-03T16:05:41Z"/>
                <w:rFonts w:ascii="仿宋" w:hAnsi="仿宋" w:eastAsia="仿宋"/>
                <w:color w:val="000000"/>
                <w:kern w:val="0"/>
                <w:sz w:val="24"/>
                <w:szCs w:val="22"/>
              </w:rPr>
            </w:pPr>
            <w:del w:id="1451" w:author="wanao" w:date="2026-07-03T16:05:41Z">
              <w:r>
                <w:rPr>
                  <w:rFonts w:hint="eastAsia" w:ascii="仿宋" w:hAnsi="仿宋" w:eastAsia="仿宋"/>
                  <w:color w:val="000000"/>
                  <w:kern w:val="0"/>
                  <w:sz w:val="24"/>
                  <w:szCs w:val="22"/>
                </w:rPr>
                <w:delText>选项：管理类、客户经理类、查询类</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452" w:author="wanao" w:date="2026-07-03T16:05:44Z"/>
        </w:trPr>
        <w:tc>
          <w:tcPr>
            <w:tcW w:w="2340" w:type="dxa"/>
          </w:tcPr>
          <w:p>
            <w:pPr>
              <w:widowControl/>
              <w:spacing w:after="0" w:line="360" w:lineRule="auto"/>
              <w:jc w:val="left"/>
              <w:rPr>
                <w:del w:id="1453" w:author="wanao" w:date="2026-07-03T16:05:44Z"/>
                <w:rFonts w:ascii="仿宋" w:hAnsi="仿宋" w:eastAsia="仿宋"/>
                <w:color w:val="000000"/>
                <w:kern w:val="0"/>
                <w:sz w:val="24"/>
                <w:szCs w:val="22"/>
              </w:rPr>
            </w:pPr>
            <w:del w:id="1454" w:author="wanao" w:date="2026-07-03T16:05:44Z">
              <w:r>
                <w:rPr>
                  <w:rFonts w:hint="eastAsia" w:ascii="仿宋" w:hAnsi="仿宋" w:eastAsia="仿宋"/>
                  <w:color w:val="000000"/>
                  <w:kern w:val="0"/>
                  <w:sz w:val="24"/>
                  <w:szCs w:val="22"/>
                </w:rPr>
                <w:delText>所属条线</w:delText>
              </w:r>
            </w:del>
          </w:p>
        </w:tc>
        <w:tc>
          <w:tcPr>
            <w:tcW w:w="2340" w:type="dxa"/>
          </w:tcPr>
          <w:p>
            <w:pPr>
              <w:widowControl/>
              <w:spacing w:after="0" w:line="360" w:lineRule="auto"/>
              <w:jc w:val="left"/>
              <w:rPr>
                <w:del w:id="1455" w:author="wanao" w:date="2026-07-03T16:05:44Z"/>
                <w:rFonts w:ascii="仿宋" w:hAnsi="仿宋" w:eastAsia="仿宋"/>
                <w:color w:val="000000"/>
                <w:kern w:val="0"/>
                <w:sz w:val="24"/>
                <w:szCs w:val="22"/>
                <w:lang w:eastAsia="en-US"/>
              </w:rPr>
            </w:pPr>
            <w:del w:id="1456" w:author="wanao" w:date="2026-07-03T16:05:44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457" w:author="wanao" w:date="2026-07-03T16:05:44Z"/>
                <w:rFonts w:ascii="仿宋" w:hAnsi="仿宋" w:eastAsia="仿宋"/>
                <w:color w:val="000000"/>
                <w:kern w:val="0"/>
                <w:sz w:val="24"/>
                <w:szCs w:val="22"/>
                <w:lang w:eastAsia="en-US"/>
              </w:rPr>
            </w:pPr>
            <w:del w:id="1458" w:author="wanao" w:date="2026-07-03T16:05:44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1459" w:author="wanao" w:date="2026-07-03T16:05:44Z"/>
                <w:rFonts w:ascii="仿宋" w:hAnsi="仿宋" w:eastAsia="仿宋"/>
                <w:color w:val="000000"/>
                <w:kern w:val="0"/>
                <w:sz w:val="24"/>
                <w:szCs w:val="22"/>
              </w:rPr>
            </w:pPr>
            <w:del w:id="1460" w:author="wanao" w:date="2026-07-03T16:05:44Z">
              <w:r>
                <w:rPr>
                  <w:rFonts w:hint="eastAsia" w:ascii="仿宋" w:hAnsi="仿宋" w:eastAsia="仿宋"/>
                  <w:color w:val="000000"/>
                  <w:kern w:val="0"/>
                  <w:sz w:val="24"/>
                  <w:szCs w:val="22"/>
                </w:rPr>
                <w:delText>选项：零售条线。固定为零售业务条线，不可修改</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角色</w:t>
            </w:r>
            <w:ins w:id="1461" w:author="wanao" w:date="2026-07-03T16:05:59Z">
              <w:r>
                <w:rPr>
                  <w:rFonts w:hint="eastAsia" w:ascii="仿宋" w:hAnsi="仿宋" w:eastAsia="仿宋"/>
                  <w:color w:val="000000"/>
                  <w:kern w:val="0"/>
                  <w:sz w:val="24"/>
                  <w:szCs w:val="22"/>
                  <w:lang w:val="en-US" w:eastAsia="zh-CN"/>
                </w:rPr>
                <w:t>说明</w:t>
              </w:r>
            </w:ins>
            <w:del w:id="1462" w:author="wanao" w:date="2026-07-03T16:05:57Z">
              <w:r>
                <w:rPr>
                  <w:rFonts w:ascii="仿宋" w:hAnsi="仿宋" w:eastAsia="仿宋"/>
                  <w:color w:val="000000"/>
                  <w:kern w:val="0"/>
                  <w:sz w:val="24"/>
                  <w:szCs w:val="22"/>
                  <w:lang w:eastAsia="en-US"/>
                </w:rPr>
                <w:delText>描述</w:delText>
              </w:r>
            </w:del>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不超过100个汉字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保存</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点击后校验当前录入信息并执行新增保存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点击后关闭新增页面并放弃本次录入</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w:t>
      </w:r>
      <w:r>
        <w:rPr>
          <w:rFonts w:hint="eastAsia" w:ascii="仿宋" w:hAnsi="仿宋" w:eastAsia="仿宋"/>
          <w:color w:val="000000"/>
          <w:kern w:val="0"/>
          <w:sz w:val="24"/>
          <w:szCs w:val="22"/>
        </w:rPr>
        <w:t>在“角色管理”列表</w:t>
      </w:r>
      <w:r>
        <w:rPr>
          <w:rFonts w:ascii="仿宋" w:hAnsi="仿宋" w:eastAsia="仿宋"/>
          <w:color w:val="000000"/>
          <w:kern w:val="0"/>
          <w:sz w:val="24"/>
          <w:szCs w:val="22"/>
        </w:rPr>
        <w:t>点击“新增”后，系统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w:t>
      </w:r>
      <w:r>
        <w:rPr>
          <w:rFonts w:ascii="仿宋" w:hAnsi="仿宋" w:eastAsia="仿宋"/>
          <w:color w:val="000000"/>
          <w:kern w:val="0"/>
          <w:sz w:val="24"/>
          <w:szCs w:val="22"/>
        </w:rPr>
        <w:t>新增</w:t>
      </w:r>
      <w:r>
        <w:rPr>
          <w:rFonts w:hint="eastAsia" w:ascii="仿宋" w:hAnsi="仿宋" w:eastAsia="仿宋"/>
          <w:color w:val="000000"/>
          <w:kern w:val="0"/>
          <w:sz w:val="24"/>
          <w:szCs w:val="22"/>
        </w:rPr>
        <w:t>角色”</w:t>
      </w:r>
      <w:r>
        <w:rPr>
          <w:rFonts w:ascii="仿宋" w:hAnsi="仿宋" w:eastAsia="仿宋"/>
          <w:color w:val="000000"/>
          <w:kern w:val="0"/>
          <w:sz w:val="24"/>
          <w:szCs w:val="22"/>
        </w:rPr>
        <w:t>页面。</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w:t>
      </w:r>
      <w:r>
        <w:rPr>
          <w:rFonts w:hint="eastAsia" w:ascii="仿宋" w:hAnsi="仿宋" w:eastAsia="仿宋"/>
          <w:color w:val="000000"/>
          <w:kern w:val="0"/>
          <w:sz w:val="24"/>
          <w:szCs w:val="22"/>
        </w:rPr>
        <w:t>在“</w:t>
      </w:r>
      <w:r>
        <w:rPr>
          <w:rFonts w:ascii="仿宋" w:hAnsi="仿宋" w:eastAsia="仿宋"/>
          <w:color w:val="000000"/>
          <w:kern w:val="0"/>
          <w:sz w:val="24"/>
          <w:szCs w:val="22"/>
        </w:rPr>
        <w:t>新增</w:t>
      </w:r>
      <w:r>
        <w:rPr>
          <w:rFonts w:hint="eastAsia" w:ascii="仿宋" w:hAnsi="仿宋" w:eastAsia="仿宋"/>
          <w:color w:val="000000"/>
          <w:kern w:val="0"/>
          <w:sz w:val="24"/>
          <w:szCs w:val="22"/>
        </w:rPr>
        <w:t>角色”</w:t>
      </w:r>
      <w:r>
        <w:rPr>
          <w:rFonts w:ascii="仿宋" w:hAnsi="仿宋" w:eastAsia="仿宋"/>
          <w:color w:val="000000"/>
          <w:kern w:val="0"/>
          <w:sz w:val="24"/>
          <w:szCs w:val="22"/>
        </w:rPr>
        <w:t>页面</w:t>
      </w:r>
      <w:r>
        <w:rPr>
          <w:rFonts w:hint="eastAsia" w:ascii="仿宋" w:hAnsi="仿宋" w:eastAsia="仿宋"/>
          <w:color w:val="000000"/>
          <w:kern w:val="0"/>
          <w:sz w:val="24"/>
          <w:szCs w:val="22"/>
        </w:rPr>
        <w:t>，输入信息，</w:t>
      </w:r>
      <w:r>
        <w:rPr>
          <w:rFonts w:ascii="仿宋" w:hAnsi="仿宋" w:eastAsia="仿宋"/>
          <w:color w:val="000000"/>
          <w:kern w:val="0"/>
          <w:sz w:val="24"/>
          <w:szCs w:val="22"/>
        </w:rPr>
        <w:t>点击“保存”后，系统按字段规则逐项校验必填、格式、长度、唯一性、联动关系和权限边界；校验通过后保存数据并提示“</w:t>
      </w:r>
      <w:r>
        <w:rPr>
          <w:rFonts w:hint="eastAsia" w:ascii="仿宋" w:hAnsi="仿宋" w:eastAsia="仿宋"/>
          <w:color w:val="000000"/>
          <w:kern w:val="0"/>
          <w:sz w:val="24"/>
          <w:szCs w:val="22"/>
        </w:rPr>
        <w:t>新增</w:t>
      </w:r>
      <w:r>
        <w:rPr>
          <w:rFonts w:ascii="仿宋" w:hAnsi="仿宋" w:eastAsia="仿宋"/>
          <w:color w:val="000000"/>
          <w:kern w:val="0"/>
          <w:sz w:val="24"/>
          <w:szCs w:val="22"/>
        </w:rPr>
        <w:t>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用户点击“取消”后，系统关闭新增页面；如存在未保存内容，应</w:t>
      </w:r>
      <w:r>
        <w:rPr>
          <w:rFonts w:hint="eastAsia" w:ascii="仿宋" w:hAnsi="仿宋" w:eastAsia="仿宋"/>
          <w:color w:val="000000"/>
          <w:kern w:val="0"/>
          <w:sz w:val="24"/>
          <w:szCs w:val="22"/>
        </w:rPr>
        <w:t>弹窗</w:t>
      </w:r>
      <w:r>
        <w:rPr>
          <w:rFonts w:ascii="仿宋" w:hAnsi="仿宋" w:eastAsia="仿宋"/>
          <w:color w:val="000000"/>
          <w:kern w:val="0"/>
          <w:sz w:val="24"/>
          <w:szCs w:val="22"/>
        </w:rPr>
        <w:t>提示用户</w:t>
      </w:r>
      <w:r>
        <w:rPr>
          <w:rFonts w:hint="eastAsia" w:ascii="仿宋" w:hAnsi="仿宋" w:eastAsia="仿宋"/>
          <w:color w:val="000000"/>
          <w:kern w:val="0"/>
          <w:sz w:val="24"/>
          <w:szCs w:val="22"/>
        </w:rPr>
        <w:t>“确认放弃已输入的信息？”</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新增页面的主键类编码字段在保存前必须唯一校验通过。</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系统应校验角色名称在</w:t>
      </w:r>
      <w:del w:id="1463" w:author="wanao" w:date="2026-07-03T16:06:20Z">
        <w:r>
          <w:rPr>
            <w:rFonts w:hint="eastAsia" w:ascii="仿宋" w:hAnsi="仿宋" w:eastAsia="仿宋"/>
            <w:color w:val="000000"/>
            <w:kern w:val="0"/>
            <w:sz w:val="24"/>
            <w:szCs w:val="22"/>
          </w:rPr>
          <w:delText>所属</w:delText>
        </w:r>
      </w:del>
      <w:del w:id="1464" w:author="wanao" w:date="2026-07-03T16:06:20Z">
        <w:r>
          <w:rPr>
            <w:rFonts w:ascii="仿宋" w:hAnsi="仿宋" w:eastAsia="仿宋"/>
            <w:color w:val="000000"/>
            <w:kern w:val="0"/>
            <w:sz w:val="24"/>
            <w:szCs w:val="22"/>
          </w:rPr>
          <w:delText>条线和</w:delText>
        </w:r>
      </w:del>
      <w:r>
        <w:rPr>
          <w:rFonts w:hint="eastAsia" w:ascii="仿宋" w:hAnsi="仿宋" w:eastAsia="仿宋"/>
          <w:color w:val="000000"/>
          <w:kern w:val="0"/>
          <w:sz w:val="24"/>
          <w:szCs w:val="22"/>
        </w:rPr>
        <w:t>角色机构级别</w:t>
      </w:r>
      <w:r>
        <w:rPr>
          <w:rFonts w:ascii="仿宋" w:hAnsi="仿宋" w:eastAsia="仿宋"/>
          <w:color w:val="000000"/>
          <w:kern w:val="0"/>
          <w:sz w:val="24"/>
          <w:szCs w:val="22"/>
        </w:rPr>
        <w:t>下唯一。</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新增时，系统应对必填项、字段长度、枚举值范围、编码唯一性进行完整校验；未通过校验时应逐项提示并阻止保存。</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仅具备“新增”功能权限的用户可执行新增。</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不具备新增权限的用户仅可查看列表，不可进入新增页面。</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角色管理-编辑</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支持具备权限的用户编辑既有角色</w:t>
      </w:r>
      <w:r>
        <w:rPr>
          <w:rFonts w:hint="eastAsia" w:ascii="仿宋" w:hAnsi="仿宋" w:eastAsia="仿宋"/>
          <w:color w:val="000000"/>
          <w:kern w:val="0"/>
          <w:sz w:val="24"/>
          <w:szCs w:val="22"/>
        </w:rPr>
        <w:t>的</w:t>
      </w:r>
      <w:r>
        <w:rPr>
          <w:rFonts w:ascii="仿宋" w:hAnsi="仿宋" w:eastAsia="仿宋"/>
          <w:color w:val="000000"/>
          <w:kern w:val="0"/>
          <w:sz w:val="24"/>
          <w:szCs w:val="22"/>
        </w:rPr>
        <w:t>数据，回显原始信息并按字段修改规则完成保存处理。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w:t>
      </w:r>
      <w:r>
        <w:rPr>
          <w:rFonts w:hint="eastAsia" w:ascii="仿宋" w:hAnsi="仿宋" w:eastAsia="仿宋"/>
          <w:color w:val="000000"/>
          <w:kern w:val="0"/>
          <w:sz w:val="24"/>
          <w:szCs w:val="22"/>
        </w:rPr>
        <w:t>在“角色管理”列表</w:t>
      </w:r>
      <w:r>
        <w:rPr>
          <w:rFonts w:ascii="仿宋" w:hAnsi="仿宋" w:eastAsia="仿宋"/>
          <w:color w:val="000000"/>
          <w:kern w:val="0"/>
          <w:sz w:val="24"/>
          <w:szCs w:val="22"/>
        </w:rPr>
        <w:t>选中单条记录点击“编辑”后进入</w:t>
      </w:r>
      <w:r>
        <w:rPr>
          <w:rFonts w:hint="eastAsia" w:ascii="仿宋" w:hAnsi="仿宋" w:eastAsia="仿宋"/>
          <w:color w:val="000000"/>
          <w:kern w:val="0"/>
          <w:sz w:val="24"/>
          <w:szCs w:val="22"/>
        </w:rPr>
        <w:t>“</w:t>
      </w:r>
      <w:r>
        <w:rPr>
          <w:rFonts w:ascii="仿宋" w:hAnsi="仿宋" w:eastAsia="仿宋"/>
          <w:color w:val="000000"/>
          <w:kern w:val="0"/>
          <w:sz w:val="24"/>
          <w:szCs w:val="22"/>
        </w:rPr>
        <w:t>编辑</w:t>
      </w:r>
      <w:r>
        <w:rPr>
          <w:rFonts w:hint="eastAsia" w:ascii="仿宋" w:hAnsi="仿宋" w:eastAsia="仿宋"/>
          <w:color w:val="000000"/>
          <w:kern w:val="0"/>
          <w:sz w:val="24"/>
          <w:szCs w:val="22"/>
        </w:rPr>
        <w:t>角色”</w:t>
      </w:r>
      <w:r>
        <w:rPr>
          <w:rFonts w:ascii="仿宋" w:hAnsi="仿宋" w:eastAsia="仿宋"/>
          <w:color w:val="000000"/>
          <w:kern w:val="0"/>
          <w:sz w:val="24"/>
          <w:szCs w:val="22"/>
        </w:rPr>
        <w:t>页面。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角色编号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仅作回显，不可修改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角色名称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长度不超过100位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归属机构</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通过机构树选择权限范围内的归属机构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465" w:author="wanao" w:date="2026-07-03T16:06:52Z"/>
        </w:trPr>
        <w:tc>
          <w:tcPr>
            <w:tcW w:w="2340" w:type="dxa"/>
          </w:tcPr>
          <w:p>
            <w:pPr>
              <w:widowControl/>
              <w:spacing w:after="0" w:line="360" w:lineRule="auto"/>
              <w:jc w:val="left"/>
              <w:rPr>
                <w:del w:id="1466" w:author="wanao" w:date="2026-07-03T16:06:52Z"/>
                <w:rFonts w:ascii="仿宋" w:hAnsi="仿宋" w:eastAsia="仿宋"/>
                <w:color w:val="000000"/>
                <w:kern w:val="0"/>
                <w:sz w:val="24"/>
                <w:szCs w:val="22"/>
              </w:rPr>
            </w:pPr>
            <w:del w:id="1467" w:author="wanao" w:date="2026-07-03T16:06:52Z">
              <w:r>
                <w:rPr>
                  <w:rFonts w:hint="eastAsia" w:ascii="仿宋" w:hAnsi="仿宋" w:eastAsia="仿宋"/>
                  <w:color w:val="000000"/>
                  <w:kern w:val="0"/>
                  <w:sz w:val="24"/>
                  <w:szCs w:val="22"/>
                </w:rPr>
                <w:delText>角色</w:delText>
              </w:r>
            </w:del>
            <w:del w:id="1468" w:author="wanao" w:date="2026-07-03T16:06:52Z">
              <w:r>
                <w:rPr>
                  <w:rFonts w:ascii="仿宋" w:hAnsi="仿宋" w:eastAsia="仿宋"/>
                  <w:color w:val="000000"/>
                  <w:kern w:val="0"/>
                  <w:sz w:val="24"/>
                  <w:szCs w:val="22"/>
                  <w:lang w:eastAsia="en-US"/>
                </w:rPr>
                <w:delText>机构</w:delText>
              </w:r>
            </w:del>
            <w:del w:id="1469" w:author="wanao" w:date="2026-07-03T16:06:52Z">
              <w:r>
                <w:rPr>
                  <w:rFonts w:hint="eastAsia" w:ascii="仿宋" w:hAnsi="仿宋" w:eastAsia="仿宋"/>
                  <w:color w:val="000000"/>
                  <w:kern w:val="0"/>
                  <w:sz w:val="24"/>
                  <w:szCs w:val="22"/>
                </w:rPr>
                <w:delText>级别</w:delText>
              </w:r>
            </w:del>
          </w:p>
        </w:tc>
        <w:tc>
          <w:tcPr>
            <w:tcW w:w="2340" w:type="dxa"/>
          </w:tcPr>
          <w:p>
            <w:pPr>
              <w:widowControl/>
              <w:spacing w:after="0" w:line="360" w:lineRule="auto"/>
              <w:jc w:val="left"/>
              <w:rPr>
                <w:del w:id="1470" w:author="wanao" w:date="2026-07-03T16:06:52Z"/>
                <w:rFonts w:ascii="仿宋" w:hAnsi="仿宋" w:eastAsia="仿宋"/>
                <w:color w:val="000000"/>
                <w:kern w:val="0"/>
                <w:sz w:val="24"/>
                <w:szCs w:val="22"/>
                <w:lang w:eastAsia="en-US"/>
              </w:rPr>
            </w:pPr>
            <w:del w:id="1471" w:author="wanao" w:date="2026-07-03T16:06:52Z">
              <w:r>
                <w:rPr>
                  <w:rFonts w:hint="eastAsia" w:ascii="仿宋" w:hAnsi="仿宋" w:eastAsia="仿宋"/>
                  <w:color w:val="000000"/>
                  <w:kern w:val="0"/>
                  <w:sz w:val="24"/>
                  <w:szCs w:val="22"/>
                </w:rPr>
                <w:delText>反显；</w:delText>
              </w:r>
            </w:del>
            <w:del w:id="1472" w:author="wanao" w:date="2026-07-03T16:06:52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473" w:author="wanao" w:date="2026-07-03T16:06:52Z"/>
                <w:rFonts w:ascii="仿宋" w:hAnsi="仿宋" w:eastAsia="仿宋"/>
                <w:color w:val="000000"/>
                <w:kern w:val="0"/>
                <w:sz w:val="24"/>
                <w:szCs w:val="22"/>
                <w:lang w:eastAsia="en-US"/>
              </w:rPr>
            </w:pPr>
            <w:del w:id="1474" w:author="wanao" w:date="2026-07-03T16:06:52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1475" w:author="wanao" w:date="2026-07-03T16:06:52Z"/>
                <w:rFonts w:ascii="仿宋" w:hAnsi="仿宋" w:eastAsia="仿宋"/>
                <w:color w:val="000000"/>
                <w:kern w:val="0"/>
                <w:sz w:val="24"/>
                <w:szCs w:val="22"/>
              </w:rPr>
            </w:pPr>
            <w:del w:id="1476" w:author="wanao" w:date="2026-07-03T16:06:52Z">
              <w:r>
                <w:rPr>
                  <w:rFonts w:hint="eastAsia" w:ascii="仿宋" w:hAnsi="仿宋" w:eastAsia="仿宋"/>
                  <w:color w:val="000000"/>
                  <w:kern w:val="0"/>
                  <w:sz w:val="24"/>
                  <w:szCs w:val="22"/>
                </w:rPr>
                <w:delText>选项同“机构层级”：一级、二级、三级、四级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477" w:author="wanao" w:date="2026-07-03T16:06:56Z"/>
        </w:trPr>
        <w:tc>
          <w:tcPr>
            <w:tcW w:w="2340" w:type="dxa"/>
          </w:tcPr>
          <w:p>
            <w:pPr>
              <w:widowControl/>
              <w:spacing w:after="0" w:line="360" w:lineRule="auto"/>
              <w:jc w:val="left"/>
              <w:rPr>
                <w:del w:id="1478" w:author="wanao" w:date="2026-07-03T16:06:56Z"/>
                <w:rFonts w:ascii="仿宋" w:hAnsi="仿宋" w:eastAsia="仿宋"/>
                <w:color w:val="000000"/>
                <w:kern w:val="0"/>
                <w:sz w:val="24"/>
                <w:szCs w:val="22"/>
              </w:rPr>
            </w:pPr>
            <w:del w:id="1479" w:author="wanao" w:date="2026-07-03T16:06:56Z">
              <w:r>
                <w:rPr>
                  <w:rFonts w:hint="eastAsia" w:ascii="仿宋" w:hAnsi="仿宋" w:eastAsia="仿宋"/>
                  <w:color w:val="000000"/>
                  <w:kern w:val="0"/>
                  <w:sz w:val="24"/>
                  <w:szCs w:val="22"/>
                </w:rPr>
                <w:delText>角色类型</w:delText>
              </w:r>
            </w:del>
          </w:p>
        </w:tc>
        <w:tc>
          <w:tcPr>
            <w:tcW w:w="2340" w:type="dxa"/>
          </w:tcPr>
          <w:p>
            <w:pPr>
              <w:widowControl/>
              <w:spacing w:after="0" w:line="360" w:lineRule="auto"/>
              <w:jc w:val="left"/>
              <w:rPr>
                <w:del w:id="1480" w:author="wanao" w:date="2026-07-03T16:06:56Z"/>
                <w:rFonts w:ascii="仿宋" w:hAnsi="仿宋" w:eastAsia="仿宋"/>
                <w:color w:val="000000"/>
                <w:kern w:val="0"/>
                <w:sz w:val="24"/>
                <w:szCs w:val="22"/>
                <w:lang w:eastAsia="en-US"/>
              </w:rPr>
            </w:pPr>
            <w:del w:id="1481" w:author="wanao" w:date="2026-07-03T16:06:56Z">
              <w:r>
                <w:rPr>
                  <w:rFonts w:hint="eastAsia" w:ascii="仿宋" w:hAnsi="仿宋" w:eastAsia="仿宋"/>
                  <w:color w:val="000000"/>
                  <w:kern w:val="0"/>
                  <w:sz w:val="24"/>
                  <w:szCs w:val="22"/>
                </w:rPr>
                <w:delText>反显；</w:delText>
              </w:r>
            </w:del>
            <w:del w:id="1482" w:author="wanao" w:date="2026-07-03T16:06:56Z">
              <w:r>
                <w:rPr>
                  <w:rFonts w:ascii="仿宋" w:hAnsi="仿宋" w:eastAsia="仿宋"/>
                  <w:color w:val="000000"/>
                  <w:kern w:val="0"/>
                  <w:sz w:val="24"/>
                  <w:szCs w:val="22"/>
                  <w:lang w:eastAsia="en-US"/>
                </w:rPr>
                <w:delText>必填</w:delText>
              </w:r>
            </w:del>
          </w:p>
        </w:tc>
        <w:tc>
          <w:tcPr>
            <w:tcW w:w="2340" w:type="dxa"/>
          </w:tcPr>
          <w:p>
            <w:pPr>
              <w:widowControl/>
              <w:spacing w:after="0" w:line="360" w:lineRule="auto"/>
              <w:jc w:val="left"/>
              <w:rPr>
                <w:del w:id="1483" w:author="wanao" w:date="2026-07-03T16:06:56Z"/>
                <w:rFonts w:ascii="仿宋" w:hAnsi="仿宋" w:eastAsia="仿宋"/>
                <w:color w:val="000000"/>
                <w:kern w:val="0"/>
                <w:sz w:val="24"/>
                <w:szCs w:val="22"/>
                <w:lang w:eastAsia="en-US"/>
              </w:rPr>
            </w:pPr>
            <w:del w:id="1484" w:author="wanao" w:date="2026-07-03T16:06:56Z">
              <w:r>
                <w:rPr>
                  <w:rFonts w:ascii="仿宋" w:hAnsi="仿宋" w:eastAsia="仿宋"/>
                  <w:color w:val="000000"/>
                  <w:kern w:val="0"/>
                  <w:sz w:val="24"/>
                  <w:szCs w:val="22"/>
                  <w:lang w:eastAsia="en-US"/>
                </w:rPr>
                <w:delText>下拉框</w:delText>
              </w:r>
            </w:del>
          </w:p>
        </w:tc>
        <w:tc>
          <w:tcPr>
            <w:tcW w:w="2340" w:type="dxa"/>
          </w:tcPr>
          <w:p>
            <w:pPr>
              <w:widowControl/>
              <w:spacing w:after="0" w:line="360" w:lineRule="auto"/>
              <w:jc w:val="left"/>
              <w:rPr>
                <w:del w:id="1485" w:author="wanao" w:date="2026-07-03T16:06:56Z"/>
                <w:rFonts w:ascii="仿宋" w:hAnsi="仿宋" w:eastAsia="仿宋"/>
                <w:color w:val="000000"/>
                <w:kern w:val="0"/>
                <w:sz w:val="24"/>
                <w:szCs w:val="22"/>
              </w:rPr>
            </w:pPr>
            <w:del w:id="1486" w:author="wanao" w:date="2026-07-03T16:06:56Z">
              <w:r>
                <w:rPr>
                  <w:rFonts w:hint="eastAsia" w:ascii="仿宋" w:hAnsi="仿宋" w:eastAsia="仿宋"/>
                  <w:color w:val="000000"/>
                  <w:kern w:val="0"/>
                  <w:sz w:val="24"/>
                  <w:szCs w:val="22"/>
                </w:rPr>
                <w:delText>选项：管理类、客户经理类、查询类</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角色</w:t>
            </w:r>
            <w:ins w:id="1487" w:author="wanao" w:date="2026-07-03T16:07:01Z">
              <w:r>
                <w:rPr>
                  <w:rFonts w:hint="eastAsia" w:ascii="仿宋" w:hAnsi="仿宋" w:eastAsia="仿宋"/>
                  <w:color w:val="000000"/>
                  <w:kern w:val="0"/>
                  <w:sz w:val="24"/>
                  <w:szCs w:val="22"/>
                  <w:lang w:val="en-US" w:eastAsia="zh-CN"/>
                </w:rPr>
                <w:t>说明</w:t>
              </w:r>
            </w:ins>
            <w:del w:id="1488" w:author="wanao" w:date="2026-07-03T16:06:59Z">
              <w:r>
                <w:rPr>
                  <w:rFonts w:ascii="仿宋" w:hAnsi="仿宋" w:eastAsia="仿宋"/>
                  <w:color w:val="000000"/>
                  <w:kern w:val="0"/>
                  <w:sz w:val="24"/>
                  <w:szCs w:val="22"/>
                  <w:lang w:eastAsia="en-US"/>
                </w:rPr>
                <w:delText>描述</w:delText>
              </w:r>
            </w:del>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不超过100个汉字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保存</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点击后校验当前录入信息并执行新增保存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点击后关闭新增页面并放弃本次录入</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w:t>
      </w:r>
      <w:r>
        <w:rPr>
          <w:rFonts w:hint="eastAsia" w:ascii="仿宋" w:hAnsi="仿宋" w:eastAsia="仿宋"/>
          <w:color w:val="000000"/>
          <w:kern w:val="0"/>
          <w:sz w:val="24"/>
          <w:szCs w:val="22"/>
        </w:rPr>
        <w:t>在“角色管理”列表</w:t>
      </w:r>
      <w:r>
        <w:rPr>
          <w:rFonts w:ascii="仿宋" w:hAnsi="仿宋" w:eastAsia="仿宋"/>
          <w:color w:val="000000"/>
          <w:kern w:val="0"/>
          <w:sz w:val="24"/>
          <w:szCs w:val="22"/>
        </w:rPr>
        <w:t>选中单条记录点击“编辑”后，系统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w:t>
      </w:r>
      <w:r>
        <w:rPr>
          <w:rFonts w:ascii="仿宋" w:hAnsi="仿宋" w:eastAsia="仿宋"/>
          <w:color w:val="000000"/>
          <w:kern w:val="0"/>
          <w:sz w:val="24"/>
          <w:szCs w:val="22"/>
        </w:rPr>
        <w:t>编辑</w:t>
      </w:r>
      <w:r>
        <w:rPr>
          <w:rFonts w:hint="eastAsia" w:ascii="仿宋" w:hAnsi="仿宋" w:eastAsia="仿宋"/>
          <w:color w:val="000000"/>
          <w:kern w:val="0"/>
          <w:sz w:val="24"/>
          <w:szCs w:val="22"/>
        </w:rPr>
        <w:t>角色”</w:t>
      </w:r>
      <w:r>
        <w:rPr>
          <w:rFonts w:ascii="仿宋" w:hAnsi="仿宋" w:eastAsia="仿宋"/>
          <w:color w:val="000000"/>
          <w:kern w:val="0"/>
          <w:sz w:val="24"/>
          <w:szCs w:val="22"/>
        </w:rPr>
        <w:t>页面并回显原始数据。</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用户修改字段后点击“</w:t>
      </w:r>
      <w:r>
        <w:rPr>
          <w:rFonts w:hint="eastAsia" w:ascii="仿宋" w:hAnsi="仿宋" w:eastAsia="仿宋"/>
          <w:color w:val="000000"/>
          <w:kern w:val="0"/>
          <w:sz w:val="24"/>
          <w:szCs w:val="22"/>
        </w:rPr>
        <w:t>确定</w:t>
      </w:r>
      <w:r>
        <w:rPr>
          <w:rFonts w:ascii="仿宋" w:hAnsi="仿宋" w:eastAsia="仿宋"/>
          <w:color w:val="000000"/>
          <w:kern w:val="0"/>
          <w:sz w:val="24"/>
          <w:szCs w:val="22"/>
        </w:rPr>
        <w:t>”，系统校验只读控制、修改权限、唯一性、联动关系及下游影响；校验通过后更新数据并提示“</w:t>
      </w:r>
      <w:r>
        <w:rPr>
          <w:rFonts w:hint="eastAsia" w:ascii="仿宋" w:hAnsi="仿宋" w:eastAsia="仿宋"/>
          <w:color w:val="000000"/>
          <w:kern w:val="0"/>
          <w:sz w:val="24"/>
          <w:szCs w:val="22"/>
        </w:rPr>
        <w:t>编辑</w:t>
      </w:r>
      <w:r>
        <w:rPr>
          <w:rFonts w:ascii="仿宋" w:hAnsi="仿宋" w:eastAsia="仿宋"/>
          <w:color w:val="000000"/>
          <w:kern w:val="0"/>
          <w:sz w:val="24"/>
          <w:szCs w:val="22"/>
        </w:rPr>
        <w:t>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3. </w:t>
      </w:r>
      <w:r>
        <w:rPr>
          <w:rFonts w:hint="eastAsia" w:ascii="仿宋" w:hAnsi="仿宋" w:eastAsia="仿宋"/>
          <w:color w:val="000000"/>
          <w:kern w:val="0"/>
          <w:sz w:val="24"/>
          <w:szCs w:val="22"/>
        </w:rPr>
        <w:t>点击“取消”，</w:t>
      </w:r>
      <w:r>
        <w:rPr>
          <w:rFonts w:ascii="仿宋" w:hAnsi="仿宋" w:eastAsia="仿宋"/>
          <w:color w:val="000000"/>
          <w:kern w:val="0"/>
          <w:sz w:val="24"/>
          <w:szCs w:val="22"/>
        </w:rPr>
        <w:t>系统关闭</w:t>
      </w:r>
      <w:r>
        <w:rPr>
          <w:rFonts w:hint="eastAsia" w:ascii="仿宋" w:hAnsi="仿宋" w:eastAsia="仿宋"/>
          <w:color w:val="000000"/>
          <w:kern w:val="0"/>
          <w:sz w:val="24"/>
          <w:szCs w:val="22"/>
        </w:rPr>
        <w:t>“</w:t>
      </w:r>
      <w:r>
        <w:rPr>
          <w:rFonts w:ascii="仿宋" w:hAnsi="仿宋" w:eastAsia="仿宋"/>
          <w:color w:val="000000"/>
          <w:kern w:val="0"/>
          <w:sz w:val="24"/>
          <w:szCs w:val="22"/>
        </w:rPr>
        <w:t>编辑</w:t>
      </w:r>
      <w:r>
        <w:rPr>
          <w:rFonts w:hint="eastAsia" w:ascii="仿宋" w:hAnsi="仿宋" w:eastAsia="仿宋"/>
          <w:color w:val="000000"/>
          <w:kern w:val="0"/>
          <w:sz w:val="24"/>
          <w:szCs w:val="22"/>
        </w:rPr>
        <w:t>角色”</w:t>
      </w:r>
      <w:r>
        <w:rPr>
          <w:rFonts w:ascii="仿宋" w:hAnsi="仿宋" w:eastAsia="仿宋"/>
          <w:color w:val="000000"/>
          <w:kern w:val="0"/>
          <w:sz w:val="24"/>
          <w:szCs w:val="22"/>
        </w:rPr>
        <w:t>页面；如存在未保存内容，应</w:t>
      </w:r>
      <w:r>
        <w:rPr>
          <w:rFonts w:hint="eastAsia" w:ascii="仿宋" w:hAnsi="仿宋" w:eastAsia="仿宋"/>
          <w:color w:val="000000"/>
          <w:kern w:val="0"/>
          <w:sz w:val="24"/>
          <w:szCs w:val="22"/>
        </w:rPr>
        <w:t>弹窗</w:t>
      </w:r>
      <w:r>
        <w:rPr>
          <w:rFonts w:ascii="仿宋" w:hAnsi="仿宋" w:eastAsia="仿宋"/>
          <w:color w:val="000000"/>
          <w:kern w:val="0"/>
          <w:sz w:val="24"/>
          <w:szCs w:val="22"/>
        </w:rPr>
        <w:t>提示用户</w:t>
      </w:r>
      <w:r>
        <w:rPr>
          <w:rFonts w:hint="eastAsia" w:ascii="仿宋" w:hAnsi="仿宋" w:eastAsia="仿宋"/>
          <w:color w:val="000000"/>
          <w:kern w:val="0"/>
          <w:sz w:val="24"/>
          <w:szCs w:val="22"/>
        </w:rPr>
        <w:t>“确认放弃已输入的信息？”</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rPr>
        <w:t>编辑的系统校验与新增相同。</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仅具备“编辑”功能权限的用户可执行编辑。</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用户仅可编辑授权范围内的数据记录，不可越权修改其他机构或其他范围数据。</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角色管理-删除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支持具备权限的用户删除角色数据，删除前需完成关联校验、状态校验和二次确认。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用户选中单条</w:t>
      </w:r>
      <w:r>
        <w:rPr>
          <w:rFonts w:hint="eastAsia" w:ascii="仿宋" w:hAnsi="仿宋" w:eastAsia="仿宋"/>
          <w:color w:val="000000"/>
          <w:kern w:val="0"/>
          <w:sz w:val="24"/>
          <w:szCs w:val="22"/>
        </w:rPr>
        <w:t>或多条</w:t>
      </w:r>
      <w:r>
        <w:rPr>
          <w:rFonts w:ascii="仿宋" w:hAnsi="仿宋" w:eastAsia="仿宋"/>
          <w:color w:val="000000"/>
          <w:kern w:val="0"/>
          <w:sz w:val="24"/>
          <w:szCs w:val="22"/>
        </w:rPr>
        <w:t>记录点击“删除”后，系统先执行关联校验。</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校验通过后，系统弹出二次确认提示：“</w:t>
      </w:r>
      <w:r>
        <w:rPr>
          <w:rFonts w:hint="eastAsia" w:ascii="仿宋" w:hAnsi="仿宋" w:eastAsia="仿宋"/>
          <w:color w:val="000000"/>
          <w:kern w:val="0"/>
          <w:sz w:val="24"/>
          <w:szCs w:val="22"/>
        </w:rPr>
        <w:t>确认删除所选功能？</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w:t>
      </w:r>
      <w:r>
        <w:rPr>
          <w:rFonts w:hint="eastAsia" w:ascii="仿宋" w:hAnsi="仿宋" w:eastAsia="仿宋"/>
          <w:color w:val="000000"/>
          <w:kern w:val="0"/>
          <w:sz w:val="24"/>
          <w:szCs w:val="22"/>
        </w:rPr>
        <w:t>二次</w:t>
      </w:r>
      <w:r>
        <w:rPr>
          <w:rFonts w:ascii="仿宋" w:hAnsi="仿宋" w:eastAsia="仿宋"/>
          <w:color w:val="000000"/>
          <w:kern w:val="0"/>
          <w:sz w:val="24"/>
          <w:szCs w:val="22"/>
        </w:rPr>
        <w:t>确认删除后，系统执行逻辑删除，并提示“删除成功”；删除失败时应提示具体原因。</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系统应校验当前角色未被岗位、用户、审批节点或流程模板引用；存在引用时禁止删除。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除明确允许物理删除的临时数据外，删除默认采用逻辑删除或状态失效方式处理。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已删除数据不得继续参与新增业务，但历史日志和历史业务记录中仍保留原标识。</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仅具备“删除”功能权限且拥有对应数据范围的用户可执行删除。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删除权限应与查看权限、编辑权限分离控制，不得仅凭查看权限执行删除。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rPr>
      </w:pPr>
      <w:r>
        <w:rPr>
          <w:rFonts w:hint="eastAsia" w:ascii="仿宋" w:hAnsi="仿宋" w:eastAsia="仿宋"/>
          <w:lang w:eastAsia="en-US"/>
        </w:rPr>
        <w:t>角色管理-</w:t>
      </w:r>
      <w:r>
        <w:rPr>
          <w:rFonts w:hint="eastAsia" w:ascii="仿宋" w:hAnsi="仿宋" w:eastAsia="仿宋"/>
        </w:rPr>
        <w:t>角色授权</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支持系统管理员按角色配置菜单权限、功能权限，形成可复用的标准授权方案并下发至岗位或用户。</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w:t>
      </w:r>
      <w:r>
        <w:rPr>
          <w:rFonts w:hint="eastAsia" w:ascii="仿宋" w:hAnsi="仿宋" w:eastAsia="仿宋"/>
          <w:color w:val="000000"/>
          <w:kern w:val="0"/>
          <w:sz w:val="24"/>
          <w:szCs w:val="22"/>
        </w:rPr>
        <w:t>在“角色管理”列表选择单个角色，点击“角色授权”按钮，右侧抽屉式打开</w:t>
      </w:r>
      <w:r>
        <w:rPr>
          <w:rFonts w:ascii="仿宋" w:hAnsi="仿宋" w:eastAsia="仿宋"/>
          <w:color w:val="000000"/>
          <w:kern w:val="0"/>
          <w:sz w:val="24"/>
          <w:szCs w:val="22"/>
        </w:rPr>
        <w:t>“角色授权”页面，</w:t>
      </w:r>
      <w:r>
        <w:rPr>
          <w:rFonts w:hint="eastAsia" w:ascii="仿宋" w:hAnsi="仿宋" w:eastAsia="仿宋"/>
          <w:color w:val="000000"/>
          <w:kern w:val="0"/>
          <w:sz w:val="24"/>
          <w:szCs w:val="22"/>
        </w:rPr>
        <w:t>页面分为“菜单授权”、“功能授权”两个tab页，均可通过“所属应用”字段筛选数据。</w:t>
      </w:r>
    </w:p>
    <w:p>
      <w:pPr>
        <w:widowControl/>
        <w:spacing w:after="0" w:line="360" w:lineRule="auto"/>
        <w:jc w:val="left"/>
        <w:rPr>
          <w:rFonts w:ascii="仿宋" w:hAnsi="仿宋" w:eastAsia="仿宋"/>
          <w:bCs/>
          <w:color w:val="000000"/>
          <w:kern w:val="0"/>
          <w:sz w:val="24"/>
          <w:szCs w:val="22"/>
        </w:rPr>
      </w:pPr>
      <w:r>
        <w:rPr>
          <w:rFonts w:hint="eastAsia" w:ascii="仿宋" w:hAnsi="仿宋" w:eastAsia="仿宋"/>
          <w:bCs/>
          <w:color w:val="000000"/>
          <w:kern w:val="0"/>
          <w:sz w:val="24"/>
          <w:szCs w:val="22"/>
        </w:rPr>
        <w:t>角色授权-</w:t>
      </w:r>
      <w:r>
        <w:rPr>
          <w:rFonts w:ascii="仿宋" w:hAnsi="仿宋" w:eastAsia="仿宋"/>
          <w:bCs/>
          <w:color w:val="000000"/>
          <w:kern w:val="0"/>
          <w:sz w:val="24"/>
          <w:szCs w:val="22"/>
        </w:rPr>
        <w:t>菜单权限</w:t>
      </w:r>
      <w:r>
        <w:rPr>
          <w:rFonts w:hint="eastAsia" w:ascii="仿宋" w:hAnsi="仿宋" w:eastAsia="仿宋"/>
          <w:bCs/>
          <w:color w:val="000000"/>
          <w:kern w:val="0"/>
          <w:sz w:val="24"/>
          <w:szCs w:val="22"/>
        </w:rPr>
        <w:t>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所属应用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非</w:t>
            </w:r>
            <w:r>
              <w:rPr>
                <w:rFonts w:ascii="仿宋" w:hAnsi="仿宋" w:eastAsia="仿宋"/>
                <w:color w:val="000000"/>
                <w:kern w:val="0"/>
                <w:sz w:val="24"/>
                <w:szCs w:val="22"/>
                <w:lang w:eastAsia="en-US"/>
              </w:rPr>
              <w:t>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选项：PC端、移动端；默认PC端</w:t>
            </w:r>
          </w:p>
        </w:tc>
      </w:tr>
    </w:tbl>
    <w:p>
      <w:pPr>
        <w:widowControl/>
        <w:spacing w:after="0" w:line="360" w:lineRule="auto"/>
        <w:jc w:val="left"/>
        <w:rPr>
          <w:rFonts w:ascii="仿宋" w:hAnsi="仿宋" w:eastAsia="仿宋"/>
          <w:bCs/>
          <w:color w:val="000000"/>
          <w:kern w:val="0"/>
          <w:sz w:val="24"/>
          <w:szCs w:val="22"/>
        </w:rPr>
      </w:pPr>
      <w:r>
        <w:rPr>
          <w:rFonts w:hint="eastAsia" w:ascii="仿宋" w:hAnsi="仿宋" w:eastAsia="仿宋"/>
          <w:bCs/>
          <w:color w:val="000000"/>
          <w:kern w:val="0"/>
          <w:sz w:val="24"/>
          <w:szCs w:val="22"/>
        </w:rPr>
        <w:t>角色授权-</w:t>
      </w:r>
      <w:r>
        <w:rPr>
          <w:rFonts w:ascii="仿宋" w:hAnsi="仿宋" w:eastAsia="仿宋"/>
          <w:bCs/>
          <w:color w:val="000000"/>
          <w:kern w:val="0"/>
          <w:sz w:val="24"/>
          <w:szCs w:val="22"/>
        </w:rPr>
        <w:t>菜单权限</w:t>
      </w:r>
      <w:r>
        <w:rPr>
          <w:rFonts w:hint="eastAsia" w:ascii="仿宋" w:hAnsi="仿宋" w:eastAsia="仿宋"/>
          <w:bCs/>
          <w:color w:val="000000"/>
          <w:kern w:val="0"/>
          <w:sz w:val="24"/>
          <w:szCs w:val="22"/>
        </w:rPr>
        <w:t>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所属应用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非</w:t>
            </w:r>
            <w:r>
              <w:rPr>
                <w:rFonts w:ascii="仿宋" w:hAnsi="仿宋" w:eastAsia="仿宋"/>
                <w:color w:val="000000"/>
                <w:kern w:val="0"/>
                <w:sz w:val="24"/>
                <w:szCs w:val="22"/>
                <w:lang w:eastAsia="en-US"/>
              </w:rPr>
              <w:t>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选项：PC端、移动端；默认PC端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功能名称</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非</w:t>
            </w:r>
            <w:r>
              <w:rPr>
                <w:rFonts w:ascii="仿宋" w:hAnsi="仿宋" w:eastAsia="仿宋"/>
                <w:color w:val="000000"/>
                <w:kern w:val="0"/>
                <w:sz w:val="24"/>
                <w:szCs w:val="22"/>
                <w:lang w:eastAsia="en-US"/>
              </w:rPr>
              <w:t>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展示在功能列表上面；模糊搜索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所属菜单</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非</w:t>
            </w:r>
            <w:r>
              <w:rPr>
                <w:rFonts w:ascii="仿宋" w:hAnsi="仿宋" w:eastAsia="仿宋"/>
                <w:color w:val="000000"/>
                <w:kern w:val="0"/>
                <w:sz w:val="24"/>
                <w:szCs w:val="22"/>
                <w:lang w:eastAsia="en-US"/>
              </w:rPr>
              <w:t>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展示在功能列表上面；模糊搜索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查询</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按钮</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点击后按条件返回角色列表结果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重置</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按钮</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r>
    </w:tbl>
    <w:p>
      <w:pPr>
        <w:widowControl/>
        <w:spacing w:after="0" w:line="360"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w:t>
      </w:r>
      <w:r>
        <w:rPr>
          <w:rFonts w:hint="eastAsia" w:ascii="仿宋" w:hAnsi="仿宋" w:eastAsia="仿宋"/>
          <w:color w:val="000000"/>
          <w:kern w:val="0"/>
          <w:sz w:val="24"/>
          <w:szCs w:val="22"/>
        </w:rPr>
        <w:t>在“角色管理”列表选择单个角色，点击“角色授权”按钮，右侧抽屉式打开</w:t>
      </w:r>
      <w:r>
        <w:rPr>
          <w:rFonts w:ascii="仿宋" w:hAnsi="仿宋" w:eastAsia="仿宋"/>
          <w:color w:val="000000"/>
          <w:kern w:val="0"/>
          <w:sz w:val="24"/>
          <w:szCs w:val="22"/>
        </w:rPr>
        <w:t>“角色授权”页面，</w:t>
      </w:r>
      <w:r>
        <w:rPr>
          <w:rFonts w:hint="eastAsia" w:ascii="仿宋" w:hAnsi="仿宋" w:eastAsia="仿宋"/>
          <w:color w:val="000000"/>
          <w:kern w:val="0"/>
          <w:sz w:val="24"/>
          <w:szCs w:val="22"/>
        </w:rPr>
        <w:t>页面分为“菜单授权”、“功能授权”两个tab页</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hint="eastAsia" w:ascii="仿宋" w:hAnsi="仿宋" w:eastAsia="仿宋"/>
          <w:color w:val="000000"/>
          <w:kern w:val="0"/>
          <w:sz w:val="24"/>
          <w:szCs w:val="22"/>
        </w:rPr>
        <w:t>“菜单授权”tab页以菜单层级的形式展示菜单列表，用户可选择菜单，给角色赋予菜单权限，可多选。若角色已有菜单权限，则进入页面时需自动勾选。</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3. </w:t>
      </w:r>
      <w:r>
        <w:rPr>
          <w:rFonts w:hint="eastAsia" w:ascii="仿宋" w:hAnsi="仿宋" w:eastAsia="仿宋"/>
          <w:color w:val="000000"/>
          <w:kern w:val="0"/>
          <w:sz w:val="24"/>
          <w:szCs w:val="22"/>
        </w:rPr>
        <w:t>“功能授权”tab页以列表的形式展示系统所有“功能”，用户可选择“功能”，给角色赋予“功能”权限，可多选。若角色已有“功能”权限，则进入页面时需自动勾选</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 点击右下角操作区的“确定”按钮，按用户设置的菜单权限、功能权限给用户赋权。授权成功或失败需toast提示“授权成功”或“授权失败”。</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5. 点击右下角操作区的“取消”按钮，</w:t>
      </w:r>
      <w:r>
        <w:rPr>
          <w:rFonts w:ascii="仿宋" w:hAnsi="仿宋" w:eastAsia="仿宋"/>
          <w:color w:val="000000"/>
          <w:kern w:val="0"/>
          <w:sz w:val="24"/>
          <w:szCs w:val="22"/>
        </w:rPr>
        <w:t>系统关闭“角色授权”页面</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角色授权应以角色为主体进行维护，岗位或用户仅承接角色授权结果，不直接修改角色授权模板。</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hint="eastAsia" w:ascii="仿宋" w:hAnsi="仿宋" w:eastAsia="仿宋"/>
          <w:color w:val="000000"/>
          <w:kern w:val="0"/>
          <w:sz w:val="24"/>
          <w:szCs w:val="22"/>
        </w:rPr>
        <w:t>若</w:t>
      </w:r>
      <w:r>
        <w:rPr>
          <w:rFonts w:ascii="仿宋" w:hAnsi="仿宋" w:eastAsia="仿宋"/>
          <w:color w:val="000000"/>
          <w:kern w:val="0"/>
          <w:sz w:val="24"/>
          <w:szCs w:val="22"/>
        </w:rPr>
        <w:t>菜单</w:t>
      </w:r>
      <w:r>
        <w:rPr>
          <w:rFonts w:hint="eastAsia" w:ascii="仿宋" w:hAnsi="仿宋" w:eastAsia="仿宋"/>
          <w:color w:val="000000"/>
          <w:kern w:val="0"/>
          <w:sz w:val="24"/>
          <w:szCs w:val="22"/>
        </w:rPr>
        <w:t>包含子菜单</w:t>
      </w:r>
      <w:r>
        <w:rPr>
          <w:rFonts w:ascii="仿宋" w:hAnsi="仿宋" w:eastAsia="仿宋"/>
          <w:color w:val="000000"/>
          <w:kern w:val="0"/>
          <w:sz w:val="24"/>
          <w:szCs w:val="22"/>
        </w:rPr>
        <w:t>，取消菜单权限，则其</w:t>
      </w:r>
      <w:r>
        <w:rPr>
          <w:rFonts w:hint="eastAsia" w:ascii="仿宋" w:hAnsi="仿宋" w:eastAsia="仿宋"/>
          <w:color w:val="000000"/>
          <w:kern w:val="0"/>
          <w:sz w:val="24"/>
          <w:szCs w:val="22"/>
        </w:rPr>
        <w:t>子菜单</w:t>
      </w:r>
      <w:r>
        <w:rPr>
          <w:rFonts w:ascii="仿宋" w:hAnsi="仿宋" w:eastAsia="仿宋"/>
          <w:color w:val="000000"/>
          <w:kern w:val="0"/>
          <w:sz w:val="24"/>
          <w:szCs w:val="22"/>
        </w:rPr>
        <w:t>权限自动取消</w:t>
      </w:r>
      <w:r>
        <w:rPr>
          <w:rFonts w:hint="eastAsia" w:ascii="仿宋" w:hAnsi="仿宋" w:eastAsia="仿宋"/>
          <w:color w:val="000000"/>
          <w:kern w:val="0"/>
          <w:sz w:val="24"/>
          <w:szCs w:val="22"/>
        </w:rPr>
        <w:t>；选择该菜单，仍然可以选择取消部分子菜单的权限。</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所有关键维护操作均需记录操作日志，日志至少包括操作模块、操作类型、操作人、操作时间、操作对象主键、操作前值、操作后值和处理结果</w:t>
      </w:r>
      <w:r>
        <w:rPr>
          <w:rFonts w:hint="eastAsia" w:ascii="仿宋" w:hAnsi="仿宋" w:eastAsia="仿宋"/>
          <w:color w:val="000000"/>
          <w:kern w:val="0"/>
          <w:sz w:val="24"/>
          <w:szCs w:val="22"/>
        </w:rPr>
        <w:t xml:space="preserve">。 </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w:t>
      </w:r>
      <w:r>
        <w:rPr>
          <w:rFonts w:hint="eastAsia" w:ascii="仿宋" w:hAnsi="仿宋" w:eastAsia="仿宋"/>
          <w:color w:val="000000"/>
          <w:kern w:val="0"/>
          <w:sz w:val="24"/>
          <w:szCs w:val="22"/>
        </w:rPr>
        <w:t>角色授权</w:t>
      </w:r>
      <w:r>
        <w:rPr>
          <w:rFonts w:ascii="仿宋" w:hAnsi="仿宋" w:eastAsia="仿宋"/>
          <w:color w:val="000000"/>
          <w:kern w:val="0"/>
          <w:sz w:val="24"/>
          <w:szCs w:val="22"/>
        </w:rPr>
        <w:t>”功能权限的用户可执行</w:t>
      </w:r>
      <w:r>
        <w:rPr>
          <w:rFonts w:hint="eastAsia" w:ascii="仿宋" w:hAnsi="仿宋" w:eastAsia="仿宋"/>
          <w:color w:val="000000"/>
          <w:kern w:val="0"/>
          <w:sz w:val="24"/>
          <w:szCs w:val="22"/>
        </w:rPr>
        <w:t>角色授权操作</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新增、编辑、删除、</w:t>
      </w:r>
      <w:r>
        <w:rPr>
          <w:rFonts w:hint="eastAsia" w:ascii="仿宋" w:hAnsi="仿宋" w:eastAsia="仿宋"/>
          <w:color w:val="000000"/>
          <w:kern w:val="0"/>
          <w:sz w:val="24"/>
          <w:szCs w:val="22"/>
        </w:rPr>
        <w:t>角色授权</w:t>
      </w:r>
      <w:r>
        <w:rPr>
          <w:rFonts w:ascii="仿宋" w:hAnsi="仿宋" w:eastAsia="仿宋"/>
          <w:color w:val="000000"/>
          <w:kern w:val="0"/>
          <w:sz w:val="24"/>
          <w:szCs w:val="22"/>
        </w:rPr>
        <w:t>等高风险操作应拆分为独立功能权限点控制，避免仅凭菜单权限即可执行全部维护动作。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bCs/>
          <w:color w:val="000000"/>
          <w:kern w:val="0"/>
          <w:sz w:val="24"/>
          <w:szCs w:val="22"/>
        </w:rPr>
      </w:pPr>
      <w:r>
        <w:rPr>
          <w:rFonts w:hint="eastAsia" w:ascii="仿宋" w:hAnsi="仿宋" w:eastAsia="仿宋"/>
          <w:bCs/>
          <w:color w:val="000000"/>
          <w:kern w:val="0"/>
          <w:sz w:val="24"/>
          <w:szCs w:val="22"/>
        </w:rPr>
        <w:t>角色授权-</w:t>
      </w:r>
      <w:r>
        <w:rPr>
          <w:rFonts w:ascii="仿宋" w:hAnsi="仿宋" w:eastAsia="仿宋"/>
          <w:bCs/>
          <w:color w:val="000000"/>
          <w:kern w:val="0"/>
          <w:sz w:val="24"/>
          <w:szCs w:val="22"/>
        </w:rPr>
        <w:t>菜单权限</w:t>
      </w:r>
      <w:r>
        <w:rPr>
          <w:rFonts w:hint="eastAsia" w:ascii="仿宋" w:hAnsi="仿宋" w:eastAsia="仿宋"/>
          <w:bCs/>
          <w:color w:val="000000"/>
          <w:kern w:val="0"/>
          <w:sz w:val="24"/>
          <w:szCs w:val="22"/>
        </w:rPr>
        <w:t>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菜单名称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按菜单树层级展示</w:t>
            </w:r>
            <w:r>
              <w:rPr>
                <w:rFonts w:hint="eastAsia" w:ascii="仿宋" w:hAnsi="仿宋" w:eastAsia="仿宋"/>
                <w:color w:val="000000"/>
                <w:kern w:val="0"/>
                <w:sz w:val="24"/>
                <w:szCs w:val="22"/>
              </w:rPr>
              <w:t>；“菜单名称”前面展示“展开”“收起”图标，点击后</w:t>
            </w:r>
            <w:r>
              <w:rPr>
                <w:rFonts w:ascii="仿宋" w:hAnsi="仿宋" w:eastAsia="仿宋"/>
                <w:color w:val="000000"/>
                <w:kern w:val="0"/>
                <w:sz w:val="24"/>
                <w:szCs w:val="22"/>
              </w:rPr>
              <w:t>支持展开、</w:t>
            </w:r>
            <w:r>
              <w:rPr>
                <w:rFonts w:hint="eastAsia" w:ascii="仿宋" w:hAnsi="仿宋" w:eastAsia="仿宋"/>
                <w:color w:val="000000"/>
                <w:kern w:val="0"/>
                <w:sz w:val="24"/>
                <w:szCs w:val="22"/>
              </w:rPr>
              <w:t>收起子菜单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菜单编号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按菜单编号展示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所属应用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按所属应用展示</w:t>
            </w:r>
          </w:p>
        </w:tc>
      </w:tr>
    </w:tbl>
    <w:p>
      <w:pPr>
        <w:widowControl/>
        <w:spacing w:after="200" w:line="276" w:lineRule="auto"/>
        <w:jc w:val="left"/>
        <w:rPr>
          <w:rFonts w:ascii="仿宋" w:hAnsi="仿宋" w:eastAsia="仿宋"/>
          <w:bCs/>
          <w:color w:val="000000"/>
          <w:kern w:val="0"/>
          <w:sz w:val="24"/>
          <w:szCs w:val="22"/>
        </w:rPr>
      </w:pPr>
      <w:r>
        <w:rPr>
          <w:rFonts w:hint="eastAsia" w:ascii="仿宋" w:hAnsi="仿宋" w:eastAsia="仿宋"/>
          <w:bCs/>
          <w:color w:val="000000"/>
          <w:kern w:val="0"/>
          <w:sz w:val="24"/>
          <w:szCs w:val="22"/>
        </w:rPr>
        <w:t>角色授权-功能</w:t>
      </w:r>
      <w:r>
        <w:rPr>
          <w:rFonts w:ascii="仿宋" w:hAnsi="仿宋" w:eastAsia="仿宋"/>
          <w:bCs/>
          <w:color w:val="000000"/>
          <w:kern w:val="0"/>
          <w:sz w:val="24"/>
          <w:szCs w:val="22"/>
        </w:rPr>
        <w:t>权限</w:t>
      </w:r>
      <w:r>
        <w:rPr>
          <w:rFonts w:hint="eastAsia" w:ascii="仿宋" w:hAnsi="仿宋" w:eastAsia="仿宋"/>
          <w:bCs/>
          <w:color w:val="000000"/>
          <w:kern w:val="0"/>
          <w:sz w:val="24"/>
          <w:szCs w:val="22"/>
        </w:rPr>
        <w:t>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功能编号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功能编号</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功能名称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按功能名称展示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所属菜单</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按所属菜单展示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所属应用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按所属应用展示</w:t>
            </w:r>
          </w:p>
        </w:tc>
      </w:tr>
    </w:tbl>
    <w:p>
      <w:pPr>
        <w:widowControl/>
        <w:spacing w:after="200" w:line="276" w:lineRule="auto"/>
        <w:jc w:val="left"/>
        <w:rPr>
          <w:rFonts w:ascii="仿宋" w:hAnsi="仿宋" w:eastAsia="仿宋"/>
          <w:bCs/>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菜单授权：</w:t>
      </w:r>
    </w:p>
    <w:p>
      <w:pPr>
        <w:widowControl/>
        <w:spacing w:after="0" w:line="360" w:lineRule="auto"/>
        <w:jc w:val="left"/>
        <w:rPr>
          <w:rFonts w:ascii="仿宋" w:hAnsi="仿宋" w:eastAsia="仿宋"/>
          <w:color w:val="000000"/>
          <w:kern w:val="0"/>
          <w:sz w:val="24"/>
          <w:szCs w:val="22"/>
        </w:rPr>
      </w:pPr>
      <w:r>
        <w:rPr>
          <w:rFonts w:ascii="仿宋" w:hAnsi="仿宋" w:eastAsia="仿宋" w:cs="仿宋"/>
          <w:sz w:val="24"/>
        </w:rPr>
        <w:t>待提供</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功能授权：</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5"/>
        <w:numPr>
          <w:ilvl w:val="2"/>
          <w:numId w:val="14"/>
        </w:numPr>
        <w:spacing w:line="360" w:lineRule="auto"/>
        <w:ind w:left="993" w:hanging="993"/>
        <w:rPr>
          <w:sz w:val="28"/>
          <w:szCs w:val="28"/>
          <w:lang w:eastAsia="en-US"/>
        </w:rPr>
      </w:pPr>
      <w:commentRangeStart w:id="42"/>
      <w:r>
        <w:rPr>
          <w:rFonts w:hint="eastAsia"/>
          <w:sz w:val="28"/>
          <w:szCs w:val="28"/>
          <w:lang w:val="en-US" w:eastAsia="zh-CN"/>
        </w:rPr>
        <w:t>岗位</w:t>
      </w:r>
      <w:r>
        <w:rPr>
          <w:rFonts w:hint="eastAsia"/>
          <w:sz w:val="28"/>
          <w:szCs w:val="28"/>
          <w:lang w:eastAsia="en-US"/>
        </w:rPr>
        <w:t>管理</w:t>
      </w:r>
      <w:commentRangeEnd w:id="42"/>
      <w:r>
        <w:commentReference w:id="42"/>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val="en-US" w:eastAsia="zh-CN"/>
        </w:rPr>
        <w:t>岗位</w:t>
      </w:r>
      <w:r>
        <w:rPr>
          <w:rFonts w:hint="eastAsia" w:ascii="仿宋" w:hAnsi="仿宋" w:eastAsia="仿宋"/>
          <w:lang w:eastAsia="en-US"/>
        </w:rPr>
        <w:t>管理-列表</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支持系统管理员维护</w:t>
      </w:r>
      <w:r>
        <w:rPr>
          <w:rFonts w:hint="eastAsia" w:ascii="仿宋" w:hAnsi="仿宋" w:eastAsia="仿宋"/>
          <w:color w:val="000000"/>
          <w:kern w:val="0"/>
          <w:sz w:val="24"/>
          <w:szCs w:val="22"/>
          <w:lang w:val="en-US" w:eastAsia="zh-CN"/>
        </w:rPr>
        <w:t>权限范围内的岗位，设置岗位关联的</w:t>
      </w:r>
      <w:r>
        <w:rPr>
          <w:rFonts w:ascii="仿宋" w:hAnsi="仿宋" w:eastAsia="仿宋"/>
          <w:color w:val="000000"/>
          <w:kern w:val="0"/>
          <w:sz w:val="24"/>
          <w:szCs w:val="22"/>
        </w:rPr>
        <w:t>角色，为岗位授权。</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w:t>
      </w:r>
      <w:r>
        <w:rPr>
          <w:rFonts w:hint="eastAsia" w:ascii="仿宋" w:hAnsi="仿宋" w:eastAsia="仿宋"/>
          <w:color w:val="000000"/>
          <w:kern w:val="0"/>
          <w:sz w:val="24"/>
          <w:szCs w:val="22"/>
          <w:lang w:val="en-US" w:eastAsia="zh-CN"/>
        </w:rPr>
        <w:t>岗位</w:t>
      </w:r>
      <w:r>
        <w:rPr>
          <w:rFonts w:ascii="仿宋" w:hAnsi="仿宋" w:eastAsia="仿宋"/>
          <w:color w:val="000000"/>
          <w:kern w:val="0"/>
          <w:sz w:val="24"/>
          <w:szCs w:val="22"/>
        </w:rPr>
        <w:t>管理”</w:t>
      </w:r>
      <w:r>
        <w:rPr>
          <w:rFonts w:hint="eastAsia" w:ascii="仿宋" w:hAnsi="仿宋" w:eastAsia="仿宋"/>
          <w:color w:val="000000"/>
          <w:kern w:val="0"/>
          <w:sz w:val="24"/>
          <w:szCs w:val="22"/>
        </w:rPr>
        <w:t>列表</w:t>
      </w:r>
      <w:r>
        <w:rPr>
          <w:rFonts w:ascii="仿宋" w:hAnsi="仿宋" w:eastAsia="仿宋"/>
          <w:color w:val="000000"/>
          <w:kern w:val="0"/>
          <w:sz w:val="24"/>
          <w:szCs w:val="22"/>
        </w:rPr>
        <w:t>页面后，可按</w:t>
      </w:r>
      <w:r>
        <w:rPr>
          <w:rFonts w:hint="eastAsia" w:ascii="仿宋" w:hAnsi="仿宋" w:eastAsia="仿宋"/>
          <w:color w:val="000000"/>
          <w:kern w:val="0"/>
          <w:sz w:val="24"/>
          <w:szCs w:val="22"/>
          <w:lang w:val="en-US" w:eastAsia="zh-CN"/>
        </w:rPr>
        <w:t>岗位</w:t>
      </w:r>
      <w:r>
        <w:rPr>
          <w:rFonts w:ascii="仿宋" w:hAnsi="仿宋" w:eastAsia="仿宋"/>
          <w:color w:val="000000"/>
          <w:kern w:val="0"/>
          <w:sz w:val="24"/>
          <w:szCs w:val="22"/>
        </w:rPr>
        <w:t>名称查询。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lang w:val="en-US" w:eastAsia="zh-CN"/>
              </w:rPr>
              <w:t>岗位</w:t>
            </w:r>
            <w:r>
              <w:rPr>
                <w:rFonts w:ascii="仿宋" w:hAnsi="仿宋" w:eastAsia="仿宋"/>
                <w:color w:val="000000"/>
                <w:kern w:val="0"/>
                <w:sz w:val="24"/>
                <w:szCs w:val="22"/>
                <w:lang w:eastAsia="en-US"/>
              </w:rPr>
              <w:t>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支持模糊检索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点击后按条件返回</w:t>
            </w:r>
            <w:r>
              <w:rPr>
                <w:rFonts w:hint="eastAsia" w:ascii="仿宋" w:hAnsi="仿宋" w:eastAsia="仿宋"/>
                <w:color w:val="000000"/>
                <w:kern w:val="0"/>
                <w:sz w:val="24"/>
                <w:szCs w:val="22"/>
                <w:lang w:val="en-US" w:eastAsia="zh-CN"/>
              </w:rPr>
              <w:t>岗位</w:t>
            </w:r>
            <w:r>
              <w:rPr>
                <w:rFonts w:ascii="仿宋" w:hAnsi="仿宋" w:eastAsia="仿宋"/>
                <w:color w:val="000000"/>
                <w:kern w:val="0"/>
                <w:sz w:val="24"/>
                <w:szCs w:val="22"/>
              </w:rPr>
              <w:t>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查询条件区的操作按钮有：“查询”“重置”。点击“查询”，系统返回</w:t>
      </w:r>
      <w:r>
        <w:rPr>
          <w:rFonts w:hint="eastAsia" w:ascii="仿宋" w:hAnsi="仿宋" w:eastAsia="仿宋"/>
          <w:color w:val="000000"/>
          <w:kern w:val="0"/>
          <w:sz w:val="24"/>
          <w:szCs w:val="22"/>
          <w:lang w:val="en-US" w:eastAsia="zh-CN"/>
        </w:rPr>
        <w:t>岗位</w:t>
      </w:r>
      <w:r>
        <w:rPr>
          <w:rFonts w:ascii="仿宋" w:hAnsi="仿宋" w:eastAsia="仿宋"/>
          <w:color w:val="000000"/>
          <w:kern w:val="0"/>
          <w:sz w:val="24"/>
          <w:szCs w:val="22"/>
        </w:rPr>
        <w:t>列表；点击“重置”，系统清空条件。</w:t>
      </w:r>
    </w:p>
    <w:p>
      <w:pPr>
        <w:widowControl/>
        <w:spacing w:after="0" w:line="360" w:lineRule="auto"/>
        <w:jc w:val="left"/>
        <w:rPr>
          <w:rFonts w:hint="default" w:ascii="仿宋" w:hAnsi="仿宋" w:eastAsia="仿宋"/>
          <w:color w:val="000000"/>
          <w:kern w:val="0"/>
          <w:sz w:val="24"/>
          <w:szCs w:val="22"/>
          <w:lang w:val="en-US" w:eastAsia="zh-CN"/>
        </w:rPr>
      </w:pPr>
      <w:r>
        <w:rPr>
          <w:rFonts w:ascii="仿宋" w:hAnsi="仿宋" w:eastAsia="仿宋"/>
          <w:color w:val="000000"/>
          <w:kern w:val="0"/>
          <w:sz w:val="24"/>
          <w:szCs w:val="22"/>
        </w:rPr>
        <w:t xml:space="preserve">2. </w:t>
      </w:r>
      <w:r>
        <w:rPr>
          <w:rFonts w:ascii="仿宋" w:hAnsi="仿宋" w:eastAsia="仿宋"/>
          <w:sz w:val="24"/>
        </w:rPr>
        <w:t>右侧产品列表</w:t>
      </w:r>
      <w:r>
        <w:rPr>
          <w:rFonts w:hint="eastAsia" w:ascii="仿宋" w:hAnsi="仿宋" w:eastAsia="仿宋"/>
          <w:sz w:val="24"/>
          <w:szCs w:val="24"/>
        </w:rPr>
        <w:t>行内统一操作按钮区的操作按钮有</w:t>
      </w:r>
      <w:r>
        <w:rPr>
          <w:rFonts w:ascii="仿宋" w:hAnsi="仿宋" w:eastAsia="仿宋"/>
          <w:color w:val="000000"/>
          <w:kern w:val="0"/>
          <w:sz w:val="24"/>
          <w:szCs w:val="22"/>
        </w:rPr>
        <w:t>：“</w:t>
      </w:r>
      <w:r>
        <w:rPr>
          <w:rFonts w:hint="eastAsia" w:ascii="仿宋" w:hAnsi="仿宋" w:eastAsia="仿宋"/>
          <w:color w:val="000000"/>
          <w:kern w:val="0"/>
          <w:sz w:val="24"/>
          <w:szCs w:val="22"/>
          <w:lang w:val="en-US" w:eastAsia="zh-CN"/>
        </w:rPr>
        <w:t>角色授权</w:t>
      </w:r>
      <w:r>
        <w:rPr>
          <w:rFonts w:ascii="仿宋" w:hAnsi="仿宋" w:eastAsia="仿宋"/>
          <w:color w:val="000000"/>
          <w:kern w:val="0"/>
          <w:sz w:val="24"/>
          <w:szCs w:val="22"/>
        </w:rPr>
        <w:t>”</w:t>
      </w:r>
      <w:r>
        <w:rPr>
          <w:rFonts w:hint="eastAsia" w:ascii="仿宋" w:hAnsi="仿宋" w:eastAsia="仿宋"/>
          <w:color w:val="000000"/>
          <w:kern w:val="0"/>
          <w:sz w:val="24"/>
          <w:szCs w:val="22"/>
          <w:lang w:eastAsia="zh-CN"/>
        </w:rPr>
        <w:t>，</w:t>
      </w:r>
      <w:r>
        <w:rPr>
          <w:rFonts w:hint="eastAsia" w:ascii="仿宋" w:hAnsi="仿宋" w:eastAsia="仿宋"/>
          <w:color w:val="000000"/>
          <w:kern w:val="0"/>
          <w:sz w:val="24"/>
          <w:szCs w:val="22"/>
          <w:lang w:val="en-US" w:eastAsia="zh-CN"/>
        </w:rPr>
        <w:t>点击后右侧抽屉式打开“角色授权”页面。</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1</w:t>
      </w:r>
      <w:r>
        <w:rPr>
          <w:rFonts w:ascii="仿宋" w:hAnsi="仿宋" w:eastAsia="仿宋"/>
          <w:color w:val="000000"/>
          <w:kern w:val="0"/>
          <w:sz w:val="24"/>
          <w:szCs w:val="22"/>
        </w:rPr>
        <w:t xml:space="preserve">. </w:t>
      </w:r>
      <w:r>
        <w:rPr>
          <w:rFonts w:hint="eastAsia" w:ascii="仿宋" w:hAnsi="仿宋" w:eastAsia="仿宋"/>
          <w:color w:val="000000"/>
          <w:kern w:val="0"/>
          <w:sz w:val="24"/>
          <w:szCs w:val="22"/>
          <w:lang w:val="en-US" w:eastAsia="zh-CN"/>
        </w:rPr>
        <w:t>系统的岗位数据为初始化设置，不支持新增、编辑、删除</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2. </w:t>
      </w:r>
      <w:r>
        <w:rPr>
          <w:rFonts w:hint="eastAsia" w:ascii="仿宋" w:hAnsi="仿宋" w:eastAsia="仿宋"/>
          <w:color w:val="000000"/>
          <w:kern w:val="0"/>
          <w:sz w:val="24"/>
          <w:szCs w:val="22"/>
          <w:lang w:val="en-US" w:eastAsia="zh-CN"/>
        </w:rPr>
        <w:t>岗位由角色组成，可在“角色授权”页面设置岗位的关联角色</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w:t>
      </w:r>
      <w:r>
        <w:rPr>
          <w:rFonts w:ascii="仿宋" w:hAnsi="仿宋" w:eastAsia="仿宋"/>
          <w:color w:val="000000"/>
          <w:kern w:val="0"/>
          <w:sz w:val="24"/>
          <w:szCs w:val="22"/>
        </w:rPr>
        <w:t xml:space="preserve">. </w:t>
      </w:r>
      <w:r>
        <w:rPr>
          <w:rFonts w:hint="eastAsia" w:ascii="仿宋" w:hAnsi="仿宋" w:eastAsia="仿宋"/>
          <w:color w:val="000000"/>
          <w:kern w:val="0"/>
          <w:sz w:val="24"/>
          <w:szCs w:val="22"/>
          <w:lang w:val="en-US" w:eastAsia="zh-CN"/>
        </w:rPr>
        <w:t>岗位的菜单权限、功能权限，取其关联的所有角色的菜单权限、功能权限汇总</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w:t>
      </w:r>
      <w:r>
        <w:rPr>
          <w:rFonts w:hint="eastAsia" w:ascii="仿宋" w:hAnsi="仿宋" w:eastAsia="仿宋"/>
          <w:color w:val="000000"/>
          <w:kern w:val="0"/>
          <w:sz w:val="24"/>
          <w:szCs w:val="22"/>
          <w:lang w:val="en-US" w:eastAsia="zh-CN"/>
        </w:rPr>
        <w:t>岗位</w:t>
      </w:r>
      <w:r>
        <w:rPr>
          <w:rFonts w:ascii="仿宋" w:hAnsi="仿宋" w:eastAsia="仿宋"/>
          <w:color w:val="000000"/>
          <w:kern w:val="0"/>
          <w:sz w:val="24"/>
          <w:szCs w:val="22"/>
        </w:rPr>
        <w:t>管理权限的系统管理员可维护</w:t>
      </w:r>
      <w:r>
        <w:rPr>
          <w:rFonts w:hint="eastAsia" w:ascii="仿宋" w:hAnsi="仿宋" w:eastAsia="仿宋"/>
          <w:color w:val="000000"/>
          <w:kern w:val="0"/>
          <w:sz w:val="24"/>
          <w:szCs w:val="22"/>
          <w:lang w:val="en-US" w:eastAsia="zh-CN"/>
        </w:rPr>
        <w:t>岗位</w:t>
      </w:r>
      <w:r>
        <w:rPr>
          <w:rFonts w:ascii="仿宋" w:hAnsi="仿宋" w:eastAsia="仿宋"/>
          <w:color w:val="000000"/>
          <w:kern w:val="0"/>
          <w:sz w:val="24"/>
          <w:szCs w:val="22"/>
        </w:rPr>
        <w:t>。</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lang w:val="en-US" w:eastAsia="zh-CN"/>
              </w:rPr>
              <w:t>岗位</w:t>
            </w:r>
            <w:r>
              <w:rPr>
                <w:rFonts w:ascii="仿宋" w:hAnsi="仿宋" w:eastAsia="仿宋"/>
                <w:color w:val="000000"/>
                <w:kern w:val="0"/>
                <w:sz w:val="24"/>
                <w:szCs w:val="22"/>
                <w:lang w:eastAsia="en-US"/>
              </w:rPr>
              <w:t>编号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lang w:val="en-US" w:eastAsia="zh-CN"/>
              </w:rPr>
              <w:t>岗位</w:t>
            </w:r>
            <w:r>
              <w:rPr>
                <w:rFonts w:ascii="仿宋" w:hAnsi="仿宋" w:eastAsia="仿宋"/>
                <w:color w:val="000000"/>
                <w:kern w:val="0"/>
                <w:sz w:val="24"/>
                <w:szCs w:val="22"/>
                <w:lang w:eastAsia="en-US"/>
              </w:rPr>
              <w:t>唯一编号展示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lang w:val="en-US" w:eastAsia="zh-CN"/>
              </w:rPr>
              <w:t>岗位</w:t>
            </w:r>
            <w:r>
              <w:rPr>
                <w:rFonts w:ascii="仿宋" w:hAnsi="仿宋" w:eastAsia="仿宋"/>
                <w:color w:val="000000"/>
                <w:kern w:val="0"/>
                <w:sz w:val="24"/>
                <w:szCs w:val="22"/>
                <w:lang w:eastAsia="en-US"/>
              </w:rPr>
              <w:t>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lang w:val="en-US" w:eastAsia="zh-CN"/>
              </w:rPr>
              <w:t>岗位</w:t>
            </w:r>
            <w:r>
              <w:rPr>
                <w:rFonts w:ascii="仿宋" w:hAnsi="仿宋" w:eastAsia="仿宋"/>
                <w:color w:val="000000"/>
                <w:kern w:val="0"/>
                <w:sz w:val="24"/>
                <w:szCs w:val="22"/>
                <w:lang w:eastAsia="en-US"/>
              </w:rPr>
              <w:t>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职位名称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ascii="仿宋" w:hAnsi="仿宋" w:eastAsia="仿宋"/>
                <w:color w:val="000000"/>
                <w:kern w:val="0"/>
                <w:sz w:val="24"/>
                <w:szCs w:val="22"/>
                <w:lang w:eastAsia="en-US"/>
              </w:rPr>
              <w:t>展示</w:t>
            </w:r>
            <w:r>
              <w:rPr>
                <w:rFonts w:hint="eastAsia" w:ascii="仿宋" w:hAnsi="仿宋" w:eastAsia="仿宋"/>
                <w:color w:val="000000"/>
                <w:kern w:val="0"/>
                <w:sz w:val="24"/>
                <w:szCs w:val="22"/>
                <w:lang w:val="en-US" w:eastAsia="zh-CN"/>
              </w:rPr>
              <w:t>岗位关联的所有职位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角色名称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hint="default" w:ascii="仿宋" w:hAnsi="仿宋" w:eastAsia="仿宋"/>
                <w:color w:val="000000"/>
                <w:kern w:val="0"/>
                <w:sz w:val="24"/>
                <w:szCs w:val="22"/>
                <w:lang w:val="en-US" w:eastAsia="en-US"/>
              </w:rPr>
            </w:pPr>
            <w:r>
              <w:rPr>
                <w:rFonts w:ascii="仿宋" w:hAnsi="仿宋" w:eastAsia="仿宋"/>
                <w:color w:val="000000"/>
                <w:kern w:val="0"/>
                <w:sz w:val="24"/>
                <w:szCs w:val="22"/>
                <w:lang w:eastAsia="en-US"/>
              </w:rPr>
              <w:t>展示</w:t>
            </w:r>
            <w:r>
              <w:rPr>
                <w:rFonts w:hint="eastAsia" w:ascii="仿宋" w:hAnsi="仿宋" w:eastAsia="仿宋"/>
                <w:color w:val="000000"/>
                <w:kern w:val="0"/>
                <w:sz w:val="24"/>
                <w:szCs w:val="22"/>
                <w:lang w:val="en-US" w:eastAsia="zh-CN"/>
              </w:rPr>
              <w:t>岗位关联的所有角色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创建人</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lang w:val="en-US" w:eastAsia="zh-CN"/>
              </w:rPr>
              <w:t>创建人展示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创建时间</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日期时间</w:t>
            </w:r>
          </w:p>
        </w:tc>
        <w:tc>
          <w:tcPr>
            <w:tcW w:w="2340" w:type="dxa"/>
          </w:tcPr>
          <w:p>
            <w:pPr>
              <w:widowControl/>
              <w:spacing w:after="0" w:line="360" w:lineRule="auto"/>
              <w:jc w:val="left"/>
              <w:rPr>
                <w:rFonts w:hint="default" w:ascii="仿宋" w:hAnsi="仿宋" w:eastAsia="仿宋"/>
                <w:color w:val="000000"/>
                <w:kern w:val="0"/>
                <w:sz w:val="24"/>
                <w:szCs w:val="22"/>
                <w:lang w:val="en-US"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lang w:val="en-US" w:eastAsia="zh-CN"/>
              </w:rPr>
              <w:t>创建时间展示</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hint="eastAsia" w:ascii="仿宋" w:hAnsi="仿宋" w:eastAsia="仿宋"/>
          <w:color w:val="000000"/>
          <w:kern w:val="0"/>
          <w:sz w:val="24"/>
          <w:szCs w:val="22"/>
          <w:lang w:eastAsia="zh-CN"/>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val="en-US" w:eastAsia="zh-CN"/>
        </w:rPr>
        <w:t>岗位</w:t>
      </w:r>
      <w:r>
        <w:rPr>
          <w:rFonts w:hint="eastAsia" w:ascii="仿宋" w:hAnsi="仿宋" w:eastAsia="仿宋"/>
          <w:lang w:eastAsia="en-US"/>
        </w:rPr>
        <w:t>管理-</w:t>
      </w:r>
      <w:r>
        <w:rPr>
          <w:rFonts w:hint="eastAsia" w:ascii="仿宋" w:hAnsi="仿宋" w:eastAsia="仿宋"/>
          <w:lang w:val="en-US" w:eastAsia="zh-CN"/>
        </w:rPr>
        <w:t>角色授权</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w:t>
      </w:r>
      <w:r>
        <w:rPr>
          <w:rFonts w:hint="eastAsia" w:ascii="仿宋" w:hAnsi="仿宋" w:eastAsia="仿宋"/>
          <w:color w:val="000000"/>
          <w:kern w:val="0"/>
          <w:sz w:val="24"/>
          <w:szCs w:val="22"/>
          <w:lang w:val="en-US" w:eastAsia="zh-CN"/>
        </w:rPr>
        <w:t>编辑岗位的系统权限，即设置岗位关联的角色。</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w:t>
      </w:r>
      <w:r>
        <w:rPr>
          <w:rFonts w:hint="eastAsia" w:ascii="仿宋" w:hAnsi="仿宋" w:eastAsia="仿宋"/>
          <w:color w:val="000000"/>
          <w:kern w:val="0"/>
          <w:sz w:val="24"/>
          <w:szCs w:val="22"/>
        </w:rPr>
        <w:t>在“</w:t>
      </w:r>
      <w:r>
        <w:rPr>
          <w:rFonts w:hint="eastAsia" w:ascii="仿宋" w:hAnsi="仿宋" w:eastAsia="仿宋"/>
          <w:color w:val="000000"/>
          <w:kern w:val="0"/>
          <w:sz w:val="24"/>
          <w:szCs w:val="22"/>
          <w:lang w:val="en-US" w:eastAsia="zh-CN"/>
        </w:rPr>
        <w:t>岗位</w:t>
      </w:r>
      <w:r>
        <w:rPr>
          <w:rFonts w:hint="eastAsia" w:ascii="仿宋" w:hAnsi="仿宋" w:eastAsia="仿宋"/>
          <w:color w:val="000000"/>
          <w:kern w:val="0"/>
          <w:sz w:val="24"/>
          <w:szCs w:val="22"/>
        </w:rPr>
        <w:t>管理”列表</w:t>
      </w:r>
      <w:r>
        <w:rPr>
          <w:rFonts w:ascii="仿宋" w:hAnsi="仿宋" w:eastAsia="仿宋"/>
          <w:color w:val="000000"/>
          <w:kern w:val="0"/>
          <w:sz w:val="24"/>
          <w:szCs w:val="22"/>
        </w:rPr>
        <w:t>点击“</w:t>
      </w:r>
      <w:r>
        <w:rPr>
          <w:rFonts w:hint="eastAsia" w:ascii="仿宋" w:hAnsi="仿宋" w:eastAsia="仿宋"/>
          <w:color w:val="000000"/>
          <w:kern w:val="0"/>
          <w:sz w:val="24"/>
          <w:szCs w:val="22"/>
          <w:lang w:val="en-US" w:eastAsia="zh-CN"/>
        </w:rPr>
        <w:t>角色授权</w:t>
      </w:r>
      <w:r>
        <w:rPr>
          <w:rFonts w:ascii="仿宋" w:hAnsi="仿宋" w:eastAsia="仿宋"/>
          <w:color w:val="000000"/>
          <w:kern w:val="0"/>
          <w:sz w:val="24"/>
          <w:szCs w:val="22"/>
        </w:rPr>
        <w:t>”后</w:t>
      </w:r>
      <w:r>
        <w:rPr>
          <w:rFonts w:hint="eastAsia" w:ascii="仿宋" w:hAnsi="仿宋" w:eastAsia="仿宋"/>
          <w:color w:val="000000"/>
          <w:kern w:val="0"/>
          <w:sz w:val="24"/>
          <w:szCs w:val="22"/>
        </w:rPr>
        <w:t>右侧抽屉式</w:t>
      </w:r>
      <w:r>
        <w:rPr>
          <w:rFonts w:ascii="仿宋" w:hAnsi="仿宋" w:eastAsia="仿宋"/>
          <w:color w:val="000000"/>
          <w:kern w:val="0"/>
          <w:sz w:val="24"/>
          <w:szCs w:val="22"/>
        </w:rPr>
        <w:t>进入</w:t>
      </w:r>
      <w:r>
        <w:rPr>
          <w:rFonts w:hint="eastAsia" w:ascii="仿宋" w:hAnsi="仿宋" w:eastAsia="仿宋"/>
          <w:color w:val="000000"/>
          <w:kern w:val="0"/>
          <w:sz w:val="24"/>
          <w:szCs w:val="22"/>
        </w:rPr>
        <w:t>“角色</w:t>
      </w:r>
      <w:r>
        <w:rPr>
          <w:rFonts w:hint="eastAsia" w:ascii="仿宋" w:hAnsi="仿宋" w:eastAsia="仿宋"/>
          <w:color w:val="000000"/>
          <w:kern w:val="0"/>
          <w:sz w:val="24"/>
          <w:szCs w:val="22"/>
          <w:lang w:val="en-US" w:eastAsia="zh-CN"/>
        </w:rPr>
        <w:t>授权</w:t>
      </w:r>
      <w:r>
        <w:rPr>
          <w:rFonts w:hint="eastAsia" w:ascii="仿宋" w:hAnsi="仿宋" w:eastAsia="仿宋"/>
          <w:color w:val="000000"/>
          <w:kern w:val="0"/>
          <w:sz w:val="24"/>
          <w:szCs w:val="22"/>
        </w:rPr>
        <w:t>”</w:t>
      </w:r>
      <w:r>
        <w:rPr>
          <w:rFonts w:ascii="仿宋" w:hAnsi="仿宋" w:eastAsia="仿宋"/>
          <w:color w:val="000000"/>
          <w:kern w:val="0"/>
          <w:sz w:val="24"/>
          <w:szCs w:val="22"/>
        </w:rPr>
        <w:t>页面。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角色名称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lang w:val="en-US" w:eastAsia="zh-CN"/>
              </w:rPr>
              <w:t>非</w:t>
            </w:r>
            <w:r>
              <w:rPr>
                <w:rFonts w:ascii="仿宋" w:hAnsi="仿宋" w:eastAsia="仿宋"/>
                <w:color w:val="000000"/>
                <w:kern w:val="0"/>
                <w:sz w:val="24"/>
                <w:szCs w:val="22"/>
                <w:lang w:eastAsia="en-US"/>
              </w:rPr>
              <w:t>必填</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“待选角色”列表、“已选角色”列表分别展示“角色名称”搜索框，可模糊搜索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点击后按条件返回</w:t>
            </w:r>
            <w:r>
              <w:rPr>
                <w:rFonts w:hint="eastAsia" w:ascii="仿宋" w:hAnsi="仿宋" w:eastAsia="仿宋"/>
                <w:color w:val="000000"/>
                <w:kern w:val="0"/>
                <w:sz w:val="24"/>
                <w:szCs w:val="22"/>
                <w:lang w:val="en-US" w:eastAsia="zh-CN"/>
              </w:rPr>
              <w:t>当前</w:t>
            </w:r>
            <w:r>
              <w:rPr>
                <w:rFonts w:ascii="仿宋" w:hAnsi="仿宋" w:eastAsia="仿宋"/>
                <w:color w:val="000000"/>
                <w:kern w:val="0"/>
                <w:sz w:val="24"/>
                <w:szCs w:val="22"/>
              </w:rPr>
              <w:t>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w:t>
      </w:r>
      <w:r>
        <w:rPr>
          <w:rFonts w:hint="eastAsia" w:ascii="仿宋" w:hAnsi="仿宋" w:eastAsia="仿宋"/>
          <w:color w:val="000000"/>
          <w:kern w:val="0"/>
          <w:sz w:val="24"/>
          <w:szCs w:val="22"/>
        </w:rPr>
        <w:t>在“</w:t>
      </w:r>
      <w:r>
        <w:rPr>
          <w:rFonts w:hint="eastAsia" w:ascii="仿宋" w:hAnsi="仿宋" w:eastAsia="仿宋"/>
          <w:color w:val="000000"/>
          <w:kern w:val="0"/>
          <w:sz w:val="24"/>
          <w:szCs w:val="22"/>
          <w:lang w:val="en-US" w:eastAsia="zh-CN"/>
        </w:rPr>
        <w:t>岗位</w:t>
      </w:r>
      <w:r>
        <w:rPr>
          <w:rFonts w:hint="eastAsia" w:ascii="仿宋" w:hAnsi="仿宋" w:eastAsia="仿宋"/>
          <w:color w:val="000000"/>
          <w:kern w:val="0"/>
          <w:sz w:val="24"/>
          <w:szCs w:val="22"/>
        </w:rPr>
        <w:t>管理”列表</w:t>
      </w:r>
      <w:r>
        <w:rPr>
          <w:rFonts w:ascii="仿宋" w:hAnsi="仿宋" w:eastAsia="仿宋"/>
          <w:color w:val="000000"/>
          <w:kern w:val="0"/>
          <w:sz w:val="24"/>
          <w:szCs w:val="22"/>
        </w:rPr>
        <w:t>点击“</w:t>
      </w:r>
      <w:r>
        <w:rPr>
          <w:rFonts w:hint="eastAsia" w:ascii="仿宋" w:hAnsi="仿宋" w:eastAsia="仿宋"/>
          <w:color w:val="000000"/>
          <w:kern w:val="0"/>
          <w:sz w:val="24"/>
          <w:szCs w:val="22"/>
          <w:lang w:val="en-US" w:eastAsia="zh-CN"/>
        </w:rPr>
        <w:t>角色授权</w:t>
      </w:r>
      <w:r>
        <w:rPr>
          <w:rFonts w:ascii="仿宋" w:hAnsi="仿宋" w:eastAsia="仿宋"/>
          <w:color w:val="000000"/>
          <w:kern w:val="0"/>
          <w:sz w:val="24"/>
          <w:szCs w:val="22"/>
        </w:rPr>
        <w:t>”后，系统</w:t>
      </w:r>
      <w:r>
        <w:rPr>
          <w:rFonts w:hint="eastAsia" w:ascii="仿宋" w:hAnsi="仿宋" w:eastAsia="仿宋"/>
          <w:color w:val="000000"/>
          <w:kern w:val="0"/>
          <w:sz w:val="24"/>
          <w:szCs w:val="22"/>
        </w:rPr>
        <w:t>右侧抽屉式</w:t>
      </w:r>
      <w:r>
        <w:rPr>
          <w:rFonts w:ascii="仿宋" w:hAnsi="仿宋" w:eastAsia="仿宋"/>
          <w:color w:val="000000"/>
          <w:kern w:val="0"/>
          <w:sz w:val="24"/>
          <w:szCs w:val="22"/>
        </w:rPr>
        <w:t>打开</w:t>
      </w:r>
      <w:r>
        <w:rPr>
          <w:rFonts w:hint="eastAsia" w:ascii="仿宋" w:hAnsi="仿宋" w:eastAsia="仿宋"/>
          <w:color w:val="000000"/>
          <w:kern w:val="0"/>
          <w:sz w:val="24"/>
          <w:szCs w:val="22"/>
        </w:rPr>
        <w:t>“角色</w:t>
      </w:r>
      <w:r>
        <w:rPr>
          <w:rFonts w:hint="eastAsia" w:ascii="仿宋" w:hAnsi="仿宋" w:eastAsia="仿宋"/>
          <w:color w:val="000000"/>
          <w:kern w:val="0"/>
          <w:sz w:val="24"/>
          <w:szCs w:val="22"/>
          <w:lang w:val="en-US" w:eastAsia="zh-CN"/>
        </w:rPr>
        <w:t>授权</w:t>
      </w:r>
      <w:r>
        <w:rPr>
          <w:rFonts w:hint="eastAsia" w:ascii="仿宋" w:hAnsi="仿宋" w:eastAsia="仿宋"/>
          <w:color w:val="000000"/>
          <w:kern w:val="0"/>
          <w:sz w:val="24"/>
          <w:szCs w:val="22"/>
        </w:rPr>
        <w:t>”</w:t>
      </w:r>
      <w:r>
        <w:rPr>
          <w:rFonts w:ascii="仿宋" w:hAnsi="仿宋" w:eastAsia="仿宋"/>
          <w:color w:val="000000"/>
          <w:kern w:val="0"/>
          <w:sz w:val="24"/>
          <w:szCs w:val="22"/>
        </w:rPr>
        <w:t>页面。</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hint="eastAsia" w:ascii="仿宋" w:hAnsi="仿宋" w:eastAsia="仿宋"/>
          <w:color w:val="000000"/>
          <w:kern w:val="0"/>
          <w:sz w:val="24"/>
          <w:szCs w:val="22"/>
        </w:rPr>
        <w:t>“角色</w:t>
      </w:r>
      <w:r>
        <w:rPr>
          <w:rFonts w:hint="eastAsia" w:ascii="仿宋" w:hAnsi="仿宋" w:eastAsia="仿宋"/>
          <w:color w:val="000000"/>
          <w:kern w:val="0"/>
          <w:sz w:val="24"/>
          <w:szCs w:val="22"/>
          <w:lang w:val="en-US" w:eastAsia="zh-CN"/>
        </w:rPr>
        <w:t>授权</w:t>
      </w:r>
      <w:r>
        <w:rPr>
          <w:rFonts w:hint="eastAsia" w:ascii="仿宋" w:hAnsi="仿宋" w:eastAsia="仿宋"/>
          <w:color w:val="000000"/>
          <w:kern w:val="0"/>
          <w:sz w:val="24"/>
          <w:szCs w:val="22"/>
        </w:rPr>
        <w:t>”</w:t>
      </w:r>
      <w:r>
        <w:rPr>
          <w:rFonts w:ascii="仿宋" w:hAnsi="仿宋" w:eastAsia="仿宋"/>
          <w:color w:val="000000"/>
          <w:kern w:val="0"/>
          <w:sz w:val="24"/>
          <w:szCs w:val="22"/>
        </w:rPr>
        <w:t>页面</w:t>
      </w:r>
      <w:r>
        <w:rPr>
          <w:rFonts w:hint="eastAsia" w:ascii="仿宋" w:hAnsi="仿宋" w:eastAsia="仿宋"/>
          <w:color w:val="000000"/>
          <w:kern w:val="0"/>
          <w:sz w:val="24"/>
          <w:szCs w:val="22"/>
          <w:lang w:val="en-US" w:eastAsia="zh-CN"/>
        </w:rPr>
        <w:t>分为“待选角色”列表、“已选角色”列表</w:t>
      </w:r>
      <w:r>
        <w:rPr>
          <w:rFonts w:hint="eastAsia" w:ascii="仿宋" w:hAnsi="仿宋" w:eastAsia="仿宋"/>
          <w:color w:val="000000"/>
          <w:kern w:val="0"/>
          <w:sz w:val="24"/>
          <w:szCs w:val="22"/>
        </w:rPr>
        <w:t>，</w:t>
      </w:r>
      <w:r>
        <w:rPr>
          <w:rFonts w:hint="eastAsia" w:ascii="仿宋" w:hAnsi="仿宋" w:eastAsia="仿宋"/>
          <w:color w:val="000000"/>
          <w:kern w:val="0"/>
          <w:sz w:val="24"/>
          <w:szCs w:val="22"/>
          <w:lang w:val="en-US" w:eastAsia="zh-CN"/>
        </w:rPr>
        <w:t>用户可在“待选角色”勾选角色，可多选；“已选角色”列表展示用户已勾选的全部角色</w:t>
      </w:r>
      <w:r>
        <w:rPr>
          <w:rFonts w:ascii="仿宋" w:hAnsi="仿宋" w:eastAsia="仿宋"/>
          <w:color w:val="000000"/>
          <w:kern w:val="0"/>
          <w:sz w:val="24"/>
          <w:szCs w:val="22"/>
        </w:rPr>
        <w:t>。</w:t>
      </w:r>
    </w:p>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3、点击右下角操作区的“确定”按钮，按用户设置的角色关联到当前岗位。操作成功或失败需toast提示“操作成功”或“操作失败”。</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4</w:t>
      </w:r>
      <w:r>
        <w:rPr>
          <w:rFonts w:ascii="仿宋" w:hAnsi="仿宋" w:eastAsia="仿宋"/>
          <w:color w:val="000000"/>
          <w:kern w:val="0"/>
          <w:sz w:val="24"/>
          <w:szCs w:val="22"/>
        </w:rPr>
        <w:t>. 用户点击“取消”后，系统关闭</w:t>
      </w:r>
      <w:r>
        <w:rPr>
          <w:rFonts w:hint="eastAsia" w:ascii="仿宋" w:hAnsi="仿宋" w:eastAsia="仿宋"/>
          <w:color w:val="000000"/>
          <w:kern w:val="0"/>
          <w:sz w:val="24"/>
          <w:szCs w:val="22"/>
        </w:rPr>
        <w:t>“角色</w:t>
      </w:r>
      <w:r>
        <w:rPr>
          <w:rFonts w:hint="eastAsia" w:ascii="仿宋" w:hAnsi="仿宋" w:eastAsia="仿宋"/>
          <w:color w:val="000000"/>
          <w:kern w:val="0"/>
          <w:sz w:val="24"/>
          <w:szCs w:val="22"/>
          <w:lang w:val="en-US" w:eastAsia="zh-CN"/>
        </w:rPr>
        <w:t>授权</w:t>
      </w:r>
      <w:r>
        <w:rPr>
          <w:rFonts w:hint="eastAsia" w:ascii="仿宋" w:hAnsi="仿宋" w:eastAsia="仿宋"/>
          <w:color w:val="000000"/>
          <w:kern w:val="0"/>
          <w:sz w:val="24"/>
          <w:szCs w:val="22"/>
        </w:rPr>
        <w:t>”</w:t>
      </w:r>
      <w:r>
        <w:rPr>
          <w:rFonts w:ascii="仿宋" w:hAnsi="仿宋" w:eastAsia="仿宋"/>
          <w:color w:val="000000"/>
          <w:kern w:val="0"/>
          <w:sz w:val="24"/>
          <w:szCs w:val="22"/>
        </w:rPr>
        <w:t>页面。</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lang w:val="en-US" w:eastAsia="zh-CN"/>
        </w:rPr>
        <w:t>“待选角色”列表取归属机构为总行的以及归属机构为辖内机构的所有角色展示</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hint="eastAsia" w:ascii="仿宋" w:hAnsi="仿宋" w:eastAsia="仿宋"/>
          <w:color w:val="000000"/>
          <w:kern w:val="0"/>
          <w:sz w:val="24"/>
          <w:szCs w:val="22"/>
          <w:lang w:val="en-US" w:eastAsia="zh-CN"/>
        </w:rPr>
        <w:t>“待选角色”列表、“已选角色”列表均只展示角色名称</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w:t>
      </w:r>
      <w:r>
        <w:rPr>
          <w:rFonts w:hint="eastAsia" w:ascii="仿宋" w:hAnsi="仿宋" w:eastAsia="仿宋"/>
          <w:color w:val="000000"/>
          <w:kern w:val="0"/>
          <w:sz w:val="24"/>
          <w:szCs w:val="22"/>
          <w:lang w:val="en-US" w:eastAsia="zh-CN"/>
        </w:rPr>
        <w:t>角色授权</w:t>
      </w:r>
      <w:r>
        <w:rPr>
          <w:rFonts w:ascii="仿宋" w:hAnsi="仿宋" w:eastAsia="仿宋"/>
          <w:color w:val="000000"/>
          <w:kern w:val="0"/>
          <w:sz w:val="24"/>
          <w:szCs w:val="22"/>
        </w:rPr>
        <w:t>”功能权限的用户可</w:t>
      </w:r>
      <w:r>
        <w:rPr>
          <w:rFonts w:hint="eastAsia" w:ascii="仿宋" w:hAnsi="仿宋" w:eastAsia="仿宋"/>
          <w:color w:val="000000"/>
          <w:kern w:val="0"/>
          <w:sz w:val="24"/>
          <w:szCs w:val="22"/>
          <w:lang w:val="en-US" w:eastAsia="zh-CN"/>
        </w:rPr>
        <w:t>操作</w:t>
      </w:r>
      <w:r>
        <w:rPr>
          <w:rFonts w:ascii="仿宋" w:hAnsi="仿宋" w:eastAsia="仿宋"/>
          <w:color w:val="000000"/>
          <w:kern w:val="0"/>
          <w:sz w:val="24"/>
          <w:szCs w:val="22"/>
        </w:rPr>
        <w:t>。</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“待选角色”列表：</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多选框</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按钮</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选择角色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角色名称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hint="default" w:ascii="仿宋" w:hAnsi="仿宋" w:eastAsia="仿宋"/>
                <w:color w:val="000000"/>
                <w:kern w:val="0"/>
                <w:sz w:val="24"/>
                <w:szCs w:val="22"/>
                <w:lang w:val="en-US" w:eastAsia="en-US"/>
              </w:rPr>
            </w:pPr>
            <w:r>
              <w:rPr>
                <w:rFonts w:ascii="仿宋" w:hAnsi="仿宋" w:eastAsia="仿宋"/>
                <w:color w:val="000000"/>
                <w:kern w:val="0"/>
                <w:sz w:val="24"/>
                <w:szCs w:val="22"/>
                <w:lang w:eastAsia="en-US"/>
              </w:rPr>
              <w:t>展示</w:t>
            </w:r>
            <w:r>
              <w:rPr>
                <w:rFonts w:hint="eastAsia" w:ascii="仿宋" w:hAnsi="仿宋" w:eastAsia="仿宋"/>
                <w:color w:val="000000"/>
                <w:kern w:val="0"/>
                <w:sz w:val="24"/>
                <w:szCs w:val="22"/>
                <w:lang w:val="en-US" w:eastAsia="zh-CN"/>
              </w:rPr>
              <w:t>角色名称</w:t>
            </w:r>
          </w:p>
        </w:tc>
      </w:tr>
    </w:tbl>
    <w:p>
      <w:pPr>
        <w:widowControl/>
        <w:spacing w:after="200" w:line="276" w:lineRule="auto"/>
        <w:jc w:val="left"/>
        <w:rPr>
          <w:rFonts w:hint="eastAsia" w:ascii="仿宋" w:hAnsi="仿宋" w:eastAsia="仿宋"/>
          <w:color w:val="000000"/>
          <w:kern w:val="0"/>
          <w:sz w:val="24"/>
          <w:szCs w:val="22"/>
          <w:lang w:val="en-US" w:eastAsia="zh-CN"/>
        </w:rPr>
      </w:pPr>
    </w:p>
    <w:p>
      <w:pPr>
        <w:widowControl/>
        <w:spacing w:after="200" w:line="276"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“已选角色”列表</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角色名称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hint="default" w:ascii="仿宋" w:hAnsi="仿宋" w:eastAsia="仿宋"/>
                <w:color w:val="000000"/>
                <w:kern w:val="0"/>
                <w:sz w:val="24"/>
                <w:szCs w:val="22"/>
                <w:lang w:val="en-US" w:eastAsia="en-US"/>
              </w:rPr>
            </w:pPr>
            <w:r>
              <w:rPr>
                <w:rFonts w:ascii="仿宋" w:hAnsi="仿宋" w:eastAsia="仿宋"/>
                <w:color w:val="000000"/>
                <w:kern w:val="0"/>
                <w:sz w:val="24"/>
                <w:szCs w:val="22"/>
                <w:lang w:eastAsia="en-US"/>
              </w:rPr>
              <w:t>展示</w:t>
            </w:r>
            <w:r>
              <w:rPr>
                <w:rFonts w:hint="eastAsia" w:ascii="仿宋" w:hAnsi="仿宋" w:eastAsia="仿宋"/>
                <w:color w:val="000000"/>
                <w:kern w:val="0"/>
                <w:sz w:val="24"/>
                <w:szCs w:val="22"/>
                <w:lang w:val="en-US" w:eastAsia="zh-CN"/>
              </w:rPr>
              <w:t>已选择的角色名称</w:t>
            </w:r>
          </w:p>
        </w:tc>
      </w:tr>
    </w:tbl>
    <w:p>
      <w:pPr>
        <w:widowControl/>
        <w:spacing w:after="200" w:line="276" w:lineRule="auto"/>
        <w:jc w:val="left"/>
        <w:rPr>
          <w:rFonts w:hint="eastAsia" w:ascii="仿宋" w:hAnsi="仿宋" w:eastAsia="仿宋"/>
          <w:color w:val="000000"/>
          <w:kern w:val="0"/>
          <w:sz w:val="24"/>
          <w:szCs w:val="22"/>
          <w:lang w:val="en-US"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hint="eastAsia" w:ascii="仿宋" w:hAnsi="仿宋" w:eastAsia="仿宋"/>
          <w:color w:val="000000"/>
          <w:kern w:val="0"/>
          <w:sz w:val="24"/>
          <w:szCs w:val="22"/>
          <w:lang w:eastAsia="zh-CN"/>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widowControl/>
        <w:spacing w:after="0" w:line="360" w:lineRule="auto"/>
        <w:jc w:val="left"/>
        <w:rPr>
          <w:rFonts w:ascii="仿宋" w:hAnsi="仿宋" w:eastAsia="仿宋"/>
          <w:color w:val="000000"/>
          <w:kern w:val="0"/>
          <w:sz w:val="24"/>
          <w:szCs w:val="22"/>
          <w:lang w:eastAsia="en-US"/>
        </w:rPr>
      </w:pPr>
    </w:p>
    <w:p>
      <w:pPr>
        <w:pStyle w:val="5"/>
        <w:numPr>
          <w:ilvl w:val="2"/>
          <w:numId w:val="14"/>
        </w:numPr>
        <w:spacing w:line="360" w:lineRule="auto"/>
        <w:ind w:left="993" w:hanging="993"/>
        <w:rPr>
          <w:sz w:val="28"/>
          <w:szCs w:val="28"/>
          <w:lang w:eastAsia="en-US"/>
        </w:rPr>
      </w:pPr>
      <w:bookmarkStart w:id="113" w:name="_Toc233295867"/>
      <w:r>
        <w:rPr>
          <w:rFonts w:hint="eastAsia"/>
          <w:sz w:val="28"/>
          <w:szCs w:val="28"/>
          <w:lang w:eastAsia="en-US"/>
        </w:rPr>
        <w:t>数据字典</w:t>
      </w:r>
      <w:bookmarkEnd w:id="113"/>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数据字典-列表</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支持系统管理员维护系统级数据字典类型和字典项，为下拉选项、业务分类和参数口径提供统一配置来源。</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用户进入“数据字典”页面后，可按字典类型编码、字典类型名称、字典项状态查询数据字典，并支持字典类型维护、字典项维护和缓存刷新。</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Tab页面名称：字典类型</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commentRangeStart w:id="43"/>
            <w:r>
              <w:rPr>
                <w:rFonts w:ascii="仿宋" w:hAnsi="仿宋" w:eastAsia="仿宋"/>
                <w:color w:val="000000"/>
                <w:kern w:val="0"/>
                <w:sz w:val="24"/>
                <w:szCs w:val="22"/>
                <w:lang w:eastAsia="en-US"/>
              </w:rPr>
              <w:t>字典类型</w:t>
            </w:r>
            <w:r>
              <w:rPr>
                <w:rFonts w:hint="eastAsia" w:ascii="仿宋" w:hAnsi="仿宋" w:eastAsia="仿宋"/>
                <w:color w:val="000000"/>
                <w:kern w:val="0"/>
                <w:sz w:val="24"/>
                <w:szCs w:val="22"/>
              </w:rPr>
              <w:t>代码</w:t>
            </w:r>
            <w:commentRangeEnd w:id="43"/>
            <w:r>
              <w:commentReference w:id="43"/>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非必输；支持精确检索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ascii="仿宋" w:hAnsi="仿宋" w:eastAsia="仿宋"/>
                <w:color w:val="000000"/>
                <w:kern w:val="0"/>
                <w:sz w:val="24"/>
                <w:szCs w:val="22"/>
                <w:lang w:eastAsia="en-US"/>
              </w:rPr>
              <w:t>查询条件区输入项</w:t>
            </w:r>
            <w:ins w:id="1489" w:author="wanao" w:date="2026-07-03T16:08:55Z">
              <w:r>
                <w:rPr>
                  <w:rFonts w:hint="eastAsia" w:ascii="仿宋" w:hAnsi="仿宋" w:eastAsia="仿宋"/>
                  <w:color w:val="000000"/>
                  <w:kern w:val="0"/>
                  <w:sz w:val="24"/>
                  <w:szCs w:val="22"/>
                  <w:lang w:eastAsia="zh-CN"/>
                </w:rPr>
                <w:t>；</w:t>
              </w:r>
            </w:ins>
            <w:ins w:id="1490" w:author="wanao" w:date="2026-07-03T16:08:57Z">
              <w:r>
                <w:rPr>
                  <w:rFonts w:hint="eastAsia" w:ascii="仿宋" w:hAnsi="仿宋" w:eastAsia="仿宋"/>
                  <w:color w:val="000000"/>
                  <w:kern w:val="0"/>
                  <w:sz w:val="24"/>
                  <w:szCs w:val="22"/>
                  <w:lang w:val="en-US" w:eastAsia="zh-CN"/>
                </w:rPr>
                <w:t>与</w:t>
              </w:r>
            </w:ins>
            <w:ins w:id="1491" w:author="wanao" w:date="2026-07-03T16:08:58Z">
              <w:r>
                <w:rPr>
                  <w:rFonts w:hint="eastAsia" w:ascii="仿宋" w:hAnsi="仿宋" w:eastAsia="仿宋"/>
                  <w:color w:val="000000"/>
                  <w:kern w:val="0"/>
                  <w:sz w:val="24"/>
                  <w:szCs w:val="22"/>
                  <w:lang w:val="en-US" w:eastAsia="zh-CN"/>
                </w:rPr>
                <w:t>字典</w:t>
              </w:r>
            </w:ins>
            <w:ins w:id="1492" w:author="wanao" w:date="2026-07-03T16:09:00Z">
              <w:r>
                <w:rPr>
                  <w:rFonts w:hint="eastAsia" w:ascii="仿宋" w:hAnsi="仿宋" w:eastAsia="仿宋"/>
                  <w:color w:val="000000"/>
                  <w:kern w:val="0"/>
                  <w:sz w:val="24"/>
                  <w:szCs w:val="22"/>
                  <w:lang w:val="en-US" w:eastAsia="zh-CN"/>
                </w:rPr>
                <w:t>类型</w:t>
              </w:r>
            </w:ins>
            <w:ins w:id="1493" w:author="wanao" w:date="2026-07-03T16:09:01Z">
              <w:r>
                <w:rPr>
                  <w:rFonts w:hint="eastAsia" w:ascii="仿宋" w:hAnsi="仿宋" w:eastAsia="仿宋"/>
                  <w:color w:val="000000"/>
                  <w:kern w:val="0"/>
                  <w:sz w:val="24"/>
                  <w:szCs w:val="22"/>
                  <w:lang w:val="en-US" w:eastAsia="zh-CN"/>
                </w:rPr>
                <w:t>名称</w:t>
              </w:r>
            </w:ins>
            <w:ins w:id="1494" w:author="wanao" w:date="2026-07-03T16:09:04Z">
              <w:r>
                <w:rPr>
                  <w:rFonts w:hint="eastAsia" w:ascii="仿宋" w:hAnsi="仿宋" w:eastAsia="仿宋"/>
                  <w:color w:val="000000"/>
                  <w:kern w:val="0"/>
                  <w:sz w:val="24"/>
                  <w:szCs w:val="22"/>
                  <w:lang w:val="en-US" w:eastAsia="zh-CN"/>
                </w:rPr>
                <w:t>共用</w:t>
              </w:r>
            </w:ins>
            <w:ins w:id="1495" w:author="wanao" w:date="2026-07-03T16:09:07Z">
              <w:r>
                <w:rPr>
                  <w:rFonts w:hint="eastAsia" w:ascii="仿宋" w:hAnsi="仿宋" w:eastAsia="仿宋"/>
                  <w:color w:val="000000"/>
                  <w:kern w:val="0"/>
                  <w:sz w:val="24"/>
                  <w:szCs w:val="22"/>
                  <w:lang w:val="en-US" w:eastAsia="zh-CN"/>
                </w:rPr>
                <w:t>一个</w:t>
              </w:r>
            </w:ins>
            <w:ins w:id="1496" w:author="wanao" w:date="2026-07-03T16:09:09Z">
              <w:r>
                <w:rPr>
                  <w:rFonts w:hint="eastAsia" w:ascii="仿宋" w:hAnsi="仿宋" w:eastAsia="仿宋"/>
                  <w:color w:val="000000"/>
                  <w:kern w:val="0"/>
                  <w:sz w:val="24"/>
                  <w:szCs w:val="22"/>
                  <w:lang w:val="en-US" w:eastAsia="zh-CN"/>
                </w:rPr>
                <w:t>搜索框</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字典类型名称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非必输；支持模糊检索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查询条件区输入项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497" w:author="wanao" w:date="2026-07-03T16:09:44Z"/>
        </w:trPr>
        <w:tc>
          <w:tcPr>
            <w:tcW w:w="2340" w:type="dxa"/>
          </w:tcPr>
          <w:p>
            <w:pPr>
              <w:widowControl/>
              <w:spacing w:after="0" w:line="360" w:lineRule="auto"/>
              <w:jc w:val="left"/>
              <w:rPr>
                <w:del w:id="1498" w:author="wanao" w:date="2026-07-03T16:09:44Z"/>
                <w:rFonts w:ascii="仿宋" w:hAnsi="仿宋" w:eastAsia="仿宋"/>
                <w:color w:val="000000"/>
                <w:kern w:val="0"/>
                <w:sz w:val="24"/>
                <w:szCs w:val="22"/>
              </w:rPr>
            </w:pPr>
            <w:del w:id="1499" w:author="wanao" w:date="2026-07-03T16:09:44Z">
              <w:r>
                <w:rPr>
                  <w:rFonts w:hint="eastAsia" w:ascii="仿宋" w:hAnsi="仿宋" w:eastAsia="仿宋"/>
                  <w:color w:val="000000"/>
                  <w:kern w:val="0"/>
                  <w:sz w:val="24"/>
                  <w:szCs w:val="22"/>
                </w:rPr>
                <w:delText>法人行号</w:delText>
              </w:r>
            </w:del>
          </w:p>
        </w:tc>
        <w:tc>
          <w:tcPr>
            <w:tcW w:w="2340" w:type="dxa"/>
            <w:shd w:val="clear" w:color="auto" w:fill="auto"/>
          </w:tcPr>
          <w:p>
            <w:pPr>
              <w:widowControl/>
              <w:spacing w:after="0" w:line="360" w:lineRule="auto"/>
              <w:jc w:val="left"/>
              <w:rPr>
                <w:del w:id="1500" w:author="wanao" w:date="2026-07-03T16:09:44Z"/>
                <w:rFonts w:ascii="仿宋" w:hAnsi="仿宋" w:eastAsia="仿宋"/>
                <w:color w:val="000000"/>
                <w:kern w:val="0"/>
                <w:sz w:val="24"/>
                <w:szCs w:val="22"/>
              </w:rPr>
            </w:pPr>
            <w:del w:id="1501" w:author="wanao" w:date="2026-07-03T16:09:44Z">
              <w:r>
                <w:rPr>
                  <w:rFonts w:ascii="仿宋" w:hAnsi="仿宋" w:eastAsia="仿宋"/>
                  <w:color w:val="000000"/>
                  <w:kern w:val="0"/>
                  <w:sz w:val="24"/>
                  <w:szCs w:val="22"/>
                </w:rPr>
                <w:delText>非必输；支持模糊检索</w:delText>
              </w:r>
            </w:del>
          </w:p>
        </w:tc>
        <w:tc>
          <w:tcPr>
            <w:tcW w:w="2340" w:type="dxa"/>
            <w:shd w:val="clear" w:color="auto" w:fill="auto"/>
          </w:tcPr>
          <w:p>
            <w:pPr>
              <w:widowControl/>
              <w:spacing w:after="0" w:line="360" w:lineRule="auto"/>
              <w:jc w:val="left"/>
              <w:rPr>
                <w:del w:id="1502" w:author="wanao" w:date="2026-07-03T16:09:44Z"/>
                <w:rFonts w:ascii="仿宋" w:hAnsi="仿宋" w:eastAsia="仿宋"/>
                <w:color w:val="000000"/>
                <w:kern w:val="0"/>
                <w:sz w:val="24"/>
                <w:szCs w:val="22"/>
                <w:lang w:eastAsia="en-US"/>
              </w:rPr>
            </w:pPr>
            <w:del w:id="1503" w:author="wanao" w:date="2026-07-03T16:09:44Z">
              <w:r>
                <w:rPr>
                  <w:rFonts w:ascii="仿宋" w:hAnsi="仿宋" w:eastAsia="仿宋"/>
                  <w:color w:val="000000"/>
                  <w:kern w:val="0"/>
                  <w:sz w:val="24"/>
                  <w:szCs w:val="22"/>
                  <w:lang w:eastAsia="en-US"/>
                </w:rPr>
                <w:delText>文本</w:delText>
              </w:r>
            </w:del>
          </w:p>
        </w:tc>
        <w:tc>
          <w:tcPr>
            <w:tcW w:w="2340" w:type="dxa"/>
            <w:shd w:val="clear" w:color="auto" w:fill="auto"/>
          </w:tcPr>
          <w:p>
            <w:pPr>
              <w:widowControl/>
              <w:spacing w:after="0" w:line="360" w:lineRule="auto"/>
              <w:jc w:val="left"/>
              <w:rPr>
                <w:del w:id="1504" w:author="wanao" w:date="2026-07-03T16:09:44Z"/>
                <w:rFonts w:ascii="仿宋" w:hAnsi="仿宋" w:eastAsia="仿宋"/>
                <w:color w:val="000000"/>
                <w:kern w:val="0"/>
                <w:sz w:val="24"/>
                <w:szCs w:val="22"/>
                <w:lang w:eastAsia="en-US"/>
              </w:rPr>
            </w:pPr>
            <w:del w:id="1505" w:author="wanao" w:date="2026-07-03T16:09:44Z">
              <w:r>
                <w:rPr>
                  <w:rFonts w:ascii="仿宋" w:hAnsi="仿宋" w:eastAsia="仿宋"/>
                  <w:color w:val="000000"/>
                  <w:kern w:val="0"/>
                  <w:sz w:val="24"/>
                  <w:szCs w:val="22"/>
                  <w:lang w:eastAsia="en-US"/>
                </w:rPr>
                <w:delText>查询条件区输入项</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点击后返回字典类型列表结果</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新增类型</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点击后打开字典类型新增页面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编辑类型</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选中单条数据后点击，打开字典类型编辑页面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刷新缓存</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点击后刷新当前字典类型缓存</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删除</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选中单条数据后点击，系统先校验关联关系并弹出删除确认；确认后执行删除处理</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bl>
    <w:p>
      <w:pPr>
        <w:widowControl/>
        <w:spacing w:after="200" w:line="276" w:lineRule="auto"/>
        <w:jc w:val="left"/>
        <w:rPr>
          <w:rFonts w:ascii="仿宋" w:hAnsi="仿宋" w:eastAsia="仿宋"/>
          <w:color w:val="000000"/>
          <w:kern w:val="0"/>
          <w:sz w:val="24"/>
          <w:szCs w:val="22"/>
        </w:rPr>
      </w:pP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Tab页面名称：字典项</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506" w:author="wanao" w:date="2026-07-03T16:09:55Z"/>
        </w:trPr>
        <w:tc>
          <w:tcPr>
            <w:tcW w:w="2340" w:type="dxa"/>
          </w:tcPr>
          <w:p>
            <w:pPr>
              <w:widowControl/>
              <w:spacing w:after="0" w:line="360" w:lineRule="auto"/>
              <w:jc w:val="left"/>
              <w:rPr>
                <w:del w:id="1507" w:author="wanao" w:date="2026-07-03T16:09:55Z"/>
                <w:rFonts w:ascii="仿宋" w:hAnsi="仿宋" w:eastAsia="仿宋"/>
                <w:color w:val="000000"/>
                <w:kern w:val="0"/>
                <w:sz w:val="24"/>
                <w:szCs w:val="22"/>
              </w:rPr>
            </w:pPr>
            <w:del w:id="1508" w:author="wanao" w:date="2026-07-03T16:09:55Z">
              <w:r>
                <w:rPr>
                  <w:rFonts w:ascii="仿宋" w:hAnsi="仿宋" w:eastAsia="仿宋"/>
                  <w:color w:val="000000"/>
                  <w:kern w:val="0"/>
                  <w:sz w:val="24"/>
                  <w:szCs w:val="22"/>
                  <w:lang w:eastAsia="en-US"/>
                </w:rPr>
                <w:delText>字典</w:delText>
              </w:r>
            </w:del>
            <w:del w:id="1509" w:author="wanao" w:date="2026-07-03T16:09:55Z">
              <w:r>
                <w:rPr>
                  <w:rFonts w:hint="eastAsia" w:ascii="仿宋" w:hAnsi="仿宋" w:eastAsia="仿宋"/>
                  <w:color w:val="000000"/>
                  <w:kern w:val="0"/>
                  <w:sz w:val="24"/>
                  <w:szCs w:val="22"/>
                </w:rPr>
                <w:delText>代码类型</w:delText>
              </w:r>
            </w:del>
          </w:p>
        </w:tc>
        <w:tc>
          <w:tcPr>
            <w:tcW w:w="2340" w:type="dxa"/>
          </w:tcPr>
          <w:p>
            <w:pPr>
              <w:widowControl/>
              <w:spacing w:after="0" w:line="360" w:lineRule="auto"/>
              <w:jc w:val="left"/>
              <w:rPr>
                <w:del w:id="1510" w:author="wanao" w:date="2026-07-03T16:09:55Z"/>
                <w:rFonts w:ascii="仿宋" w:hAnsi="仿宋" w:eastAsia="仿宋"/>
                <w:color w:val="000000"/>
                <w:kern w:val="0"/>
                <w:sz w:val="24"/>
                <w:szCs w:val="22"/>
              </w:rPr>
            </w:pPr>
            <w:del w:id="1511" w:author="wanao" w:date="2026-07-03T16:09:55Z">
              <w:r>
                <w:rPr>
                  <w:rFonts w:ascii="仿宋" w:hAnsi="仿宋" w:eastAsia="仿宋"/>
                  <w:color w:val="000000"/>
                  <w:kern w:val="0"/>
                  <w:sz w:val="24"/>
                  <w:szCs w:val="22"/>
                </w:rPr>
                <w:delText>非必输；支持精确检索</w:delText>
              </w:r>
            </w:del>
          </w:p>
        </w:tc>
        <w:tc>
          <w:tcPr>
            <w:tcW w:w="2340" w:type="dxa"/>
          </w:tcPr>
          <w:p>
            <w:pPr>
              <w:widowControl/>
              <w:spacing w:after="0" w:line="360" w:lineRule="auto"/>
              <w:jc w:val="left"/>
              <w:rPr>
                <w:del w:id="1512" w:author="wanao" w:date="2026-07-03T16:09:55Z"/>
                <w:rFonts w:ascii="仿宋" w:hAnsi="仿宋" w:eastAsia="仿宋"/>
                <w:color w:val="000000"/>
                <w:kern w:val="0"/>
                <w:sz w:val="24"/>
                <w:szCs w:val="22"/>
                <w:lang w:eastAsia="en-US"/>
              </w:rPr>
            </w:pPr>
            <w:del w:id="1513" w:author="wanao" w:date="2026-07-03T16:09:55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1514" w:author="wanao" w:date="2026-07-03T16:09:55Z"/>
                <w:rFonts w:ascii="仿宋" w:hAnsi="仿宋" w:eastAsia="仿宋"/>
                <w:color w:val="000000"/>
                <w:kern w:val="0"/>
                <w:sz w:val="24"/>
                <w:szCs w:val="22"/>
                <w:lang w:eastAsia="en-US"/>
              </w:rPr>
            </w:pPr>
            <w:del w:id="1515" w:author="wanao" w:date="2026-07-03T16:09:55Z">
              <w:r>
                <w:rPr>
                  <w:rFonts w:ascii="仿宋" w:hAnsi="仿宋" w:eastAsia="仿宋"/>
                  <w:color w:val="000000"/>
                  <w:kern w:val="0"/>
                  <w:sz w:val="24"/>
                  <w:szCs w:val="22"/>
                  <w:lang w:eastAsia="en-US"/>
                </w:rPr>
                <w:delText>查询条件区输入项</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非必输；支持模糊检索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查询条件区输入项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新增字典项</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点击后打开字典项新增页面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编辑字典项</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选中单条数据后点击，打开字典项编辑页面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删除</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选中单条数据后点击，系统先校验关联关系并弹出删除确认；确认后执行删除处理</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页面按“字典类型”“字典项”两个Tab页组织。选择字典类型后，系统联动加载其下字典项。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查询条件区的操作按钮有：“查询”“重置”。点击“查询”，系统返回匹配数据；点击“重置”，系统清空条件。</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左上角统一操作按钮区的操作按钮有：“新增类型”“编辑类型”“新增字典项”“编辑字典项”“刷新缓存”。点击后进入相应维护流程。</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点击“新增”后，系统应打开新增页面或弹窗，默认带出当前页面上下文信息；用户录入必填项并提交时，系统先执行格式、唯一性、关联性校验，校验通过后保存数据并返回成功提示。</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点击“编辑”后，系统应基于当前选中记录回显原始数据；对主键类字段、已被下游引用的关键字段应按规则限制修改范围；用户提交后，系统仅更新允许修改的字段并返回更新结果。</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点击“删除”后，系统应先校验当前记录是否存在下游引用、是否处于启用或生效状态、是否存在未处理业务数据；校验通过后弹出二次确认框。确认提示语为：“您将删除当前选中的1条记录。删除后该记录将不可继续使用，请确认是否继续？”</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7. 删除成功后，系统应提示“删除成功”，并刷新当前列表；删除失败时，系统应明确反馈失败原因，如“存在关联数据，不允许删除”。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8. 新增字典类型保存时，系统应校验字典类型编码唯一、名称唯一、缓存标识和业务分类填写完整。</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9. 编辑字典类型保存时，系统应校验修改后的类型编码、名称和缓存策略不影响现有字典项访问。</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10. 删除字典类型前，系统应校验其下无字典项、无参数配置引用、无业务字段引用；存在引用时禁止删除。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11. 新增字典项保存时，系统应校验字典项编码唯一、字典项值合法、排序号不冲突。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12. 编辑字典项保存时，系统应校验变更后的字典项编码和值不与同类型下其他字典项冲突。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13. 删除字典项前，系统应校验当前字典项未被业务参数、规则配置或历史有效模板作为唯一有效值强依赖；存在强依赖时禁止删除。</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字典类型编码在系统内唯一；同一字典类型下，字典项编码唯一、字典项排序号不得重复。</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停用字典项后，新增业务数据时不可再选择该字典项；历史数据仍按原值展示。</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字典缓存刷新应支持单类型刷新，不得影响其他字典类型正常使用。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所有新增、编辑、删除、启停、发布类操作均应进行字段完整性校验、业务唯一性校验和关联数据影响校验，校验不通过时应明确提示具体原因，不得仅提示“操作失败”。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所有关键维护操作提交成功后，系统应返回成功提示并刷新当前列表；提交失败时应保留用户已录入信息，便于修正后再次提交。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所有关键维护操作均需记录操作日志，日志至少包括操作模块、操作类型、操作人、操作时间、操作对象主键、操作前值、操作后值和处理结果。</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7. 新增时，系统应对必填项、字段长度、枚举值范围、时间先后关系、编码唯一性进行完整校验；未通过校验时应逐项提示并阻止保存。</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8. 编辑时，系统应回显原始数据并校验变更后的关键字段是否仍满足唯一性和关联约束；如变更会影响下游数据，应在保存前给出影响提示。</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9. 删除操作默认采用逻辑删除或状态失效方式处理，除明确约定可物理删除的临时数据外，不得直接物理清除历史审计数据。</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10. 删除前必须校验关联引用关系；存在用户、角色、菜单、功能、模板、规则、任务或日志等下游引用时，系统应禁止删除并提示具体引用对象。</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11. 字典类型删除默认采用逻辑删除；若字典类型已存在历史字典项或日志记录，不得物理删除。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12. 字典项删除后应同步刷新缓存或标记缓存失效，避免前端继续读取已删除数据。</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仅具备数据字典管理权限的系统管理员可维护字典类型和字典项。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缓存刷新应作为独立权限点控制。</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新增、编辑、删除等高风险操作应拆分为独立功能权限点控制，避免仅凭菜单权限即可执行全部维护动作。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Tab页面名称：字典类型</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字典类型</w:t>
            </w:r>
            <w:r>
              <w:rPr>
                <w:rFonts w:hint="eastAsia" w:ascii="仿宋" w:hAnsi="仿宋" w:eastAsia="仿宋"/>
                <w:color w:val="000000"/>
                <w:kern w:val="0"/>
                <w:sz w:val="24"/>
                <w:szCs w:val="22"/>
              </w:rPr>
              <w:t>代码</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字典类型名称</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516" w:author="wanao" w:date="2026-07-03T16:10:58Z"/>
        </w:trPr>
        <w:tc>
          <w:tcPr>
            <w:tcW w:w="2340" w:type="dxa"/>
            <w:shd w:val="clear" w:color="auto" w:fill="auto"/>
          </w:tcPr>
          <w:p>
            <w:pPr>
              <w:widowControl/>
              <w:spacing w:after="0" w:line="360" w:lineRule="auto"/>
              <w:jc w:val="left"/>
              <w:rPr>
                <w:del w:id="1517" w:author="wanao" w:date="2026-07-03T16:10:58Z"/>
                <w:rFonts w:ascii="仿宋" w:hAnsi="仿宋" w:eastAsia="仿宋"/>
                <w:color w:val="000000"/>
                <w:kern w:val="0"/>
                <w:sz w:val="24"/>
                <w:szCs w:val="22"/>
              </w:rPr>
            </w:pPr>
            <w:del w:id="1518" w:author="wanao" w:date="2026-07-03T16:10:58Z">
              <w:r>
                <w:rPr>
                  <w:rFonts w:hint="eastAsia" w:ascii="仿宋" w:hAnsi="仿宋" w:eastAsia="仿宋"/>
                  <w:color w:val="000000"/>
                  <w:kern w:val="0"/>
                  <w:sz w:val="24"/>
                  <w:szCs w:val="22"/>
                </w:rPr>
                <w:delText>法人行号</w:delText>
              </w:r>
            </w:del>
          </w:p>
        </w:tc>
        <w:tc>
          <w:tcPr>
            <w:tcW w:w="2340" w:type="dxa"/>
            <w:shd w:val="clear" w:color="auto" w:fill="auto"/>
          </w:tcPr>
          <w:p>
            <w:pPr>
              <w:widowControl/>
              <w:spacing w:after="0" w:line="360" w:lineRule="auto"/>
              <w:jc w:val="left"/>
              <w:rPr>
                <w:del w:id="1519" w:author="wanao" w:date="2026-07-03T16:10:58Z"/>
                <w:rFonts w:ascii="仿宋" w:hAnsi="仿宋" w:eastAsia="仿宋"/>
                <w:color w:val="000000"/>
                <w:kern w:val="0"/>
                <w:sz w:val="24"/>
                <w:szCs w:val="22"/>
              </w:rPr>
            </w:pPr>
            <w:del w:id="1520" w:author="wanao" w:date="2026-07-03T16:10:58Z">
              <w:r>
                <w:rPr>
                  <w:rFonts w:ascii="仿宋" w:hAnsi="仿宋" w:eastAsia="仿宋"/>
                  <w:color w:val="000000"/>
                  <w:kern w:val="0"/>
                  <w:sz w:val="24"/>
                  <w:szCs w:val="22"/>
                </w:rPr>
                <w:delText>新增成功后按最新保存值展示或回显</w:delText>
              </w:r>
            </w:del>
          </w:p>
        </w:tc>
        <w:tc>
          <w:tcPr>
            <w:tcW w:w="2340" w:type="dxa"/>
            <w:shd w:val="clear" w:color="auto" w:fill="auto"/>
          </w:tcPr>
          <w:p>
            <w:pPr>
              <w:widowControl/>
              <w:spacing w:after="0" w:line="360" w:lineRule="auto"/>
              <w:jc w:val="left"/>
              <w:rPr>
                <w:del w:id="1521" w:author="wanao" w:date="2026-07-03T16:10:58Z"/>
                <w:rFonts w:ascii="仿宋" w:hAnsi="仿宋" w:eastAsia="仿宋"/>
                <w:color w:val="000000"/>
                <w:kern w:val="0"/>
                <w:sz w:val="24"/>
                <w:szCs w:val="22"/>
                <w:lang w:eastAsia="en-US"/>
              </w:rPr>
            </w:pPr>
            <w:del w:id="1522" w:author="wanao" w:date="2026-07-03T16:10:58Z">
              <w:r>
                <w:rPr>
                  <w:rFonts w:ascii="仿宋" w:hAnsi="仿宋" w:eastAsia="仿宋"/>
                  <w:color w:val="000000"/>
                  <w:kern w:val="0"/>
                  <w:sz w:val="24"/>
                  <w:szCs w:val="22"/>
                  <w:lang w:eastAsia="en-US"/>
                </w:rPr>
                <w:delText>文本</w:delText>
              </w:r>
            </w:del>
          </w:p>
        </w:tc>
        <w:tc>
          <w:tcPr>
            <w:tcW w:w="2340" w:type="dxa"/>
            <w:shd w:val="clear" w:color="auto" w:fill="auto"/>
          </w:tcPr>
          <w:p>
            <w:pPr>
              <w:widowControl/>
              <w:spacing w:after="0" w:line="360" w:lineRule="auto"/>
              <w:jc w:val="left"/>
              <w:rPr>
                <w:del w:id="1523" w:author="wanao" w:date="2026-07-03T16:10:58Z"/>
                <w:rFonts w:ascii="仿宋" w:hAnsi="仿宋" w:eastAsia="仿宋"/>
                <w:color w:val="000000"/>
                <w:kern w:val="0"/>
                <w:sz w:val="24"/>
                <w:szCs w:val="22"/>
                <w:lang w:eastAsia="en-US"/>
              </w:rPr>
            </w:pPr>
            <w:del w:id="1524" w:author="wanao" w:date="2026-07-03T16:10:58Z">
              <w:r>
                <w:rPr>
                  <w:rFonts w:ascii="仿宋" w:hAnsi="仿宋" w:eastAsia="仿宋"/>
                  <w:color w:val="000000"/>
                  <w:kern w:val="0"/>
                  <w:sz w:val="24"/>
                  <w:szCs w:val="22"/>
                  <w:lang w:eastAsia="en-US"/>
                </w:rPr>
                <w:delText>展示字段</w:delText>
              </w:r>
            </w:del>
          </w:p>
        </w:tc>
      </w:tr>
    </w:tbl>
    <w:p>
      <w:pPr>
        <w:widowControl/>
        <w:spacing w:after="200" w:line="276" w:lineRule="auto"/>
        <w:jc w:val="left"/>
        <w:rPr>
          <w:rFonts w:ascii="仿宋" w:hAnsi="仿宋" w:eastAsia="仿宋"/>
          <w:color w:val="000000"/>
          <w:kern w:val="0"/>
          <w:sz w:val="24"/>
          <w:szCs w:val="22"/>
          <w:lang w:eastAsia="en-US"/>
        </w:rPr>
      </w:pP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Tab页面名称：字典项</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字典名称</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字典值</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整数</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字典</w:t>
            </w:r>
            <w:r>
              <w:rPr>
                <w:rFonts w:hint="eastAsia" w:ascii="仿宋" w:hAnsi="仿宋" w:eastAsia="仿宋"/>
                <w:color w:val="000000"/>
                <w:kern w:val="0"/>
                <w:sz w:val="24"/>
                <w:szCs w:val="22"/>
              </w:rPr>
              <w:t>类型代码</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排序</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整数</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展示字段</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数据字典-新增</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支持具备权限的用户新增数据字典业务数据，完成页面录入、字段校验、唯一性校验、关联校验和保存处理。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用户点击“新增类型”后进入新增</w:t>
      </w:r>
      <w:r>
        <w:rPr>
          <w:rFonts w:hint="eastAsia" w:ascii="仿宋" w:hAnsi="仿宋" w:eastAsia="仿宋"/>
          <w:color w:val="000000"/>
          <w:kern w:val="0"/>
          <w:sz w:val="24"/>
          <w:szCs w:val="22"/>
        </w:rPr>
        <w:t>类型</w:t>
      </w:r>
      <w:r>
        <w:rPr>
          <w:rFonts w:ascii="仿宋" w:hAnsi="仿宋" w:eastAsia="仿宋"/>
          <w:color w:val="000000"/>
          <w:kern w:val="0"/>
          <w:sz w:val="24"/>
          <w:szCs w:val="22"/>
        </w:rPr>
        <w:t>页面。页面应展示新增所需字段，并在保存前完成必填、格式、唯一、联动和权限校验。</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Tab页面名称：字典类型</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类型</w:t>
            </w:r>
            <w:r>
              <w:rPr>
                <w:rFonts w:hint="eastAsia" w:ascii="仿宋" w:hAnsi="仿宋" w:eastAsia="仿宋"/>
                <w:color w:val="000000"/>
                <w:kern w:val="0"/>
                <w:sz w:val="24"/>
                <w:szCs w:val="22"/>
              </w:rPr>
              <w:t>代码</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必填；长度不超过50位</w:t>
            </w:r>
            <w:r>
              <w:rPr>
                <w:rFonts w:hint="eastAsia" w:ascii="仿宋" w:hAnsi="仿宋" w:eastAsia="仿宋"/>
                <w:color w:val="000000"/>
                <w:kern w:val="0"/>
                <w:sz w:val="24"/>
                <w:szCs w:val="22"/>
              </w:rPr>
              <w:t>；</w:t>
            </w:r>
            <w:r>
              <w:rPr>
                <w:rFonts w:ascii="仿宋" w:hAnsi="仿宋" w:eastAsia="仿宋"/>
                <w:color w:val="000000"/>
                <w:kern w:val="0"/>
                <w:sz w:val="24"/>
                <w:szCs w:val="22"/>
              </w:rPr>
              <w:t>系统校验</w:t>
            </w:r>
            <w:r>
              <w:rPr>
                <w:rFonts w:hint="eastAsia" w:ascii="仿宋" w:hAnsi="仿宋" w:eastAsia="仿宋"/>
                <w:color w:val="000000"/>
                <w:kern w:val="0"/>
                <w:sz w:val="24"/>
                <w:szCs w:val="22"/>
              </w:rPr>
              <w:t>长度、格式和</w:t>
            </w:r>
            <w:r>
              <w:rPr>
                <w:rFonts w:ascii="仿宋" w:hAnsi="仿宋" w:eastAsia="仿宋"/>
                <w:color w:val="000000"/>
                <w:kern w:val="0"/>
                <w:sz w:val="24"/>
                <w:szCs w:val="22"/>
              </w:rPr>
              <w:t>唯一性</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输入框</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类型名称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必填；长度不超过100位；按同级或同范围校验唯一性</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输入框</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525" w:author="wanao" w:date="2026-07-03T16:11:46Z"/>
        </w:trPr>
        <w:tc>
          <w:tcPr>
            <w:tcW w:w="2340" w:type="dxa"/>
          </w:tcPr>
          <w:p>
            <w:pPr>
              <w:widowControl/>
              <w:spacing w:after="0" w:line="360" w:lineRule="auto"/>
              <w:jc w:val="left"/>
              <w:rPr>
                <w:del w:id="1526" w:author="wanao" w:date="2026-07-03T16:11:46Z"/>
                <w:rFonts w:ascii="仿宋" w:hAnsi="仿宋" w:eastAsia="仿宋"/>
                <w:color w:val="000000"/>
                <w:kern w:val="0"/>
                <w:sz w:val="24"/>
                <w:szCs w:val="22"/>
              </w:rPr>
            </w:pPr>
            <w:del w:id="1527" w:author="wanao" w:date="2026-07-03T16:11:46Z">
              <w:r>
                <w:rPr>
                  <w:rFonts w:hint="eastAsia" w:ascii="仿宋" w:hAnsi="仿宋" w:eastAsia="仿宋"/>
                  <w:color w:val="000000"/>
                  <w:kern w:val="0"/>
                  <w:sz w:val="24"/>
                  <w:szCs w:val="22"/>
                </w:rPr>
                <w:delText>法人行号</w:delText>
              </w:r>
            </w:del>
          </w:p>
        </w:tc>
        <w:tc>
          <w:tcPr>
            <w:tcW w:w="2340" w:type="dxa"/>
          </w:tcPr>
          <w:p>
            <w:pPr>
              <w:widowControl/>
              <w:spacing w:after="0" w:line="360" w:lineRule="auto"/>
              <w:jc w:val="left"/>
              <w:rPr>
                <w:del w:id="1528" w:author="wanao" w:date="2026-07-03T16:11:46Z"/>
                <w:rFonts w:ascii="仿宋" w:hAnsi="仿宋" w:eastAsia="仿宋"/>
                <w:color w:val="000000"/>
                <w:kern w:val="0"/>
                <w:sz w:val="24"/>
                <w:szCs w:val="22"/>
              </w:rPr>
            </w:pPr>
            <w:del w:id="1529" w:author="wanao" w:date="2026-07-03T16:11:46Z">
              <w:r>
                <w:rPr>
                  <w:rFonts w:hint="eastAsia" w:ascii="仿宋" w:hAnsi="仿宋" w:eastAsia="仿宋"/>
                  <w:color w:val="000000"/>
                  <w:kern w:val="0"/>
                  <w:sz w:val="24"/>
                  <w:szCs w:val="22"/>
                </w:rPr>
                <w:delText>非必填；</w:delText>
              </w:r>
            </w:del>
            <w:del w:id="1530" w:author="wanao" w:date="2026-07-03T16:11:46Z">
              <w:r>
                <w:rPr>
                  <w:rFonts w:ascii="仿宋" w:hAnsi="仿宋" w:eastAsia="仿宋"/>
                  <w:color w:val="000000"/>
                  <w:kern w:val="0"/>
                  <w:sz w:val="24"/>
                  <w:szCs w:val="22"/>
                </w:rPr>
                <w:delText>长度不超过50位</w:delText>
              </w:r>
            </w:del>
            <w:del w:id="1531" w:author="wanao" w:date="2026-07-03T16:11:46Z">
              <w:r>
                <w:rPr>
                  <w:rFonts w:hint="eastAsia" w:ascii="仿宋" w:hAnsi="仿宋" w:eastAsia="仿宋"/>
                  <w:color w:val="000000"/>
                  <w:kern w:val="0"/>
                  <w:sz w:val="24"/>
                  <w:szCs w:val="22"/>
                </w:rPr>
                <w:delText>；系统</w:delText>
              </w:r>
            </w:del>
            <w:del w:id="1532" w:author="wanao" w:date="2026-07-03T16:11:46Z">
              <w:r>
                <w:rPr>
                  <w:rFonts w:ascii="仿宋" w:hAnsi="仿宋" w:eastAsia="仿宋"/>
                  <w:color w:val="000000"/>
                  <w:kern w:val="0"/>
                  <w:sz w:val="24"/>
                  <w:szCs w:val="22"/>
                </w:rPr>
                <w:delText>校验长度、格式</w:delText>
              </w:r>
            </w:del>
          </w:p>
        </w:tc>
        <w:tc>
          <w:tcPr>
            <w:tcW w:w="2340" w:type="dxa"/>
          </w:tcPr>
          <w:p>
            <w:pPr>
              <w:widowControl/>
              <w:spacing w:after="0" w:line="360" w:lineRule="auto"/>
              <w:jc w:val="left"/>
              <w:rPr>
                <w:del w:id="1533" w:author="wanao" w:date="2026-07-03T16:11:46Z"/>
                <w:rFonts w:ascii="仿宋" w:hAnsi="仿宋" w:eastAsia="仿宋"/>
                <w:color w:val="000000"/>
                <w:kern w:val="0"/>
                <w:sz w:val="24"/>
                <w:szCs w:val="22"/>
              </w:rPr>
            </w:pPr>
            <w:del w:id="1534" w:author="wanao" w:date="2026-07-03T16:11:46Z">
              <w:r>
                <w:rPr>
                  <w:rFonts w:hint="eastAsia" w:ascii="仿宋" w:hAnsi="仿宋" w:eastAsia="仿宋"/>
                  <w:color w:val="000000"/>
                  <w:kern w:val="0"/>
                  <w:sz w:val="24"/>
                  <w:szCs w:val="22"/>
                </w:rPr>
                <w:delText>输入框</w:delText>
              </w:r>
            </w:del>
          </w:p>
        </w:tc>
        <w:tc>
          <w:tcPr>
            <w:tcW w:w="2340" w:type="dxa"/>
          </w:tcPr>
          <w:p>
            <w:pPr>
              <w:widowControl/>
              <w:spacing w:after="0" w:line="360" w:lineRule="auto"/>
              <w:jc w:val="left"/>
              <w:rPr>
                <w:del w:id="1535" w:author="wanao" w:date="2026-07-03T16:11:46Z"/>
                <w:rFonts w:ascii="仿宋" w:hAnsi="仿宋" w:eastAsia="仿宋"/>
                <w:color w:val="000000"/>
                <w:kern w:val="0"/>
                <w:sz w:val="24"/>
                <w:szCs w:val="22"/>
                <w:lang w:eastAsia="en-US"/>
              </w:rPr>
            </w:pPr>
            <w:del w:id="1536" w:author="wanao" w:date="2026-07-03T16:11:46Z">
              <w:r>
                <w:rPr>
                  <w:rFonts w:ascii="仿宋" w:hAnsi="仿宋" w:eastAsia="仿宋"/>
                  <w:color w:val="000000"/>
                  <w:kern w:val="0"/>
                  <w:sz w:val="24"/>
                  <w:szCs w:val="22"/>
                  <w:lang w:eastAsia="en-US"/>
                </w:rPr>
                <w:delText>新增页录入字段</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保存</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点击后校验当前录入信息并执行新增保存</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点击后关闭新增页面并放弃本次录入</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bl>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Tab页面名称：字典项</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字典</w:t>
            </w:r>
            <w:ins w:id="1537" w:author="wanao" w:date="2026-07-03T16:12:12Z">
              <w:r>
                <w:rPr>
                  <w:rFonts w:hint="eastAsia" w:ascii="仿宋" w:hAnsi="仿宋" w:eastAsia="仿宋"/>
                  <w:color w:val="000000"/>
                  <w:kern w:val="0"/>
                  <w:sz w:val="24"/>
                  <w:szCs w:val="22"/>
                  <w:lang w:val="en-US" w:eastAsia="zh-CN"/>
                </w:rPr>
                <w:t>值</w:t>
              </w:r>
            </w:ins>
            <w:del w:id="1538" w:author="wanao" w:date="2026-07-03T16:12:10Z">
              <w:r>
                <w:rPr>
                  <w:rFonts w:hint="eastAsia" w:ascii="仿宋" w:hAnsi="仿宋" w:eastAsia="仿宋"/>
                  <w:color w:val="000000"/>
                  <w:kern w:val="0"/>
                  <w:sz w:val="24"/>
                  <w:szCs w:val="22"/>
                </w:rPr>
                <w:delText>ID</w:delText>
              </w:r>
            </w:del>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必填；新增时录入；系统校验唯一性；长度不超过50位</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输入框</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必填；长度不超过100位；按同级或同范围校验唯一性</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输入框</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类型代码</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按页面字段配置录入；保存时校验长度、格式和业务规则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排序</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非必填；</w:t>
            </w:r>
            <w:r>
              <w:rPr>
                <w:rFonts w:hint="eastAsia" w:ascii="仿宋" w:hAnsi="仿宋" w:eastAsia="仿宋"/>
                <w:color w:val="000000"/>
                <w:kern w:val="0"/>
                <w:sz w:val="24"/>
                <w:szCs w:val="22"/>
              </w:rPr>
              <w:t>格式：整数；</w:t>
            </w:r>
            <w:r>
              <w:rPr>
                <w:rFonts w:ascii="仿宋" w:hAnsi="仿宋" w:eastAsia="仿宋"/>
                <w:color w:val="000000"/>
                <w:kern w:val="0"/>
                <w:sz w:val="24"/>
                <w:szCs w:val="22"/>
              </w:rPr>
              <w:t>未录入时系统按末位自动补齐；录入时必须为正整数</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输入框</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539" w:author="wanao" w:date="2026-07-10T15:40:51Z"/>
        </w:trPr>
        <w:tc>
          <w:tcPr>
            <w:tcW w:w="2340" w:type="dxa"/>
          </w:tcPr>
          <w:p>
            <w:pPr>
              <w:widowControl/>
              <w:spacing w:after="0" w:line="360" w:lineRule="auto"/>
              <w:jc w:val="left"/>
              <w:rPr>
                <w:ins w:id="1540" w:author="wanao" w:date="2026-07-10T15:40:51Z"/>
                <w:rFonts w:hint="eastAsia" w:ascii="仿宋" w:hAnsi="仿宋" w:eastAsia="仿宋"/>
                <w:color w:val="000000"/>
                <w:kern w:val="0"/>
                <w:sz w:val="24"/>
                <w:szCs w:val="22"/>
                <w:lang w:val="en-US" w:eastAsia="zh-CN"/>
              </w:rPr>
            </w:pPr>
            <w:ins w:id="1541" w:author="wanao" w:date="2026-07-10T15:40:54Z">
              <w:r>
                <w:rPr>
                  <w:rFonts w:hint="eastAsia" w:ascii="仿宋" w:hAnsi="仿宋" w:eastAsia="仿宋"/>
                  <w:color w:val="000000"/>
                  <w:kern w:val="0"/>
                  <w:sz w:val="24"/>
                  <w:szCs w:val="22"/>
                  <w:lang w:val="en-US" w:eastAsia="zh-CN"/>
                </w:rPr>
                <w:t>状态</w:t>
              </w:r>
            </w:ins>
          </w:p>
        </w:tc>
        <w:tc>
          <w:tcPr>
            <w:tcW w:w="2340" w:type="dxa"/>
          </w:tcPr>
          <w:p>
            <w:pPr>
              <w:widowControl/>
              <w:spacing w:after="0" w:line="360" w:lineRule="auto"/>
              <w:jc w:val="left"/>
              <w:rPr>
                <w:ins w:id="1542" w:author="wanao" w:date="2026-07-10T15:40:51Z"/>
                <w:rFonts w:hint="eastAsia" w:ascii="仿宋" w:hAnsi="仿宋" w:eastAsia="仿宋"/>
                <w:color w:val="000000"/>
                <w:kern w:val="0"/>
                <w:sz w:val="24"/>
                <w:szCs w:val="22"/>
                <w:lang w:val="en-US" w:eastAsia="zh-CN"/>
              </w:rPr>
            </w:pPr>
            <w:ins w:id="1543" w:author="wanao" w:date="2026-07-10T15:41:00Z">
              <w:r>
                <w:rPr>
                  <w:rFonts w:hint="eastAsia" w:ascii="仿宋" w:hAnsi="仿宋" w:eastAsia="仿宋"/>
                  <w:color w:val="000000"/>
                  <w:kern w:val="0"/>
                  <w:sz w:val="24"/>
                  <w:szCs w:val="22"/>
                  <w:lang w:val="en-US" w:eastAsia="zh-CN"/>
                </w:rPr>
                <w:t>必填</w:t>
              </w:r>
            </w:ins>
          </w:p>
        </w:tc>
        <w:tc>
          <w:tcPr>
            <w:tcW w:w="2340" w:type="dxa"/>
          </w:tcPr>
          <w:p>
            <w:pPr>
              <w:widowControl/>
              <w:spacing w:after="0" w:line="360" w:lineRule="auto"/>
              <w:jc w:val="left"/>
              <w:rPr>
                <w:ins w:id="1544" w:author="wanao" w:date="2026-07-10T15:40:51Z"/>
                <w:rFonts w:hint="eastAsia" w:ascii="仿宋" w:hAnsi="仿宋" w:eastAsia="仿宋"/>
                <w:color w:val="000000"/>
                <w:kern w:val="0"/>
                <w:sz w:val="24"/>
                <w:szCs w:val="22"/>
                <w:lang w:val="en-US" w:eastAsia="zh-CN"/>
              </w:rPr>
            </w:pPr>
            <w:ins w:id="1545" w:author="wanao" w:date="2026-07-10T15:41:15Z">
              <w:r>
                <w:rPr>
                  <w:rFonts w:hint="eastAsia" w:ascii="仿宋" w:hAnsi="仿宋" w:eastAsia="仿宋"/>
                  <w:color w:val="000000"/>
                  <w:kern w:val="0"/>
                  <w:sz w:val="24"/>
                  <w:szCs w:val="22"/>
                  <w:lang w:val="en-US" w:eastAsia="zh-CN"/>
                </w:rPr>
                <w:t>单选框</w:t>
              </w:r>
            </w:ins>
          </w:p>
        </w:tc>
        <w:tc>
          <w:tcPr>
            <w:tcW w:w="2340" w:type="dxa"/>
          </w:tcPr>
          <w:p>
            <w:pPr>
              <w:widowControl/>
              <w:spacing w:after="0" w:line="360" w:lineRule="auto"/>
              <w:jc w:val="left"/>
              <w:rPr>
                <w:ins w:id="1546" w:author="wanao" w:date="2026-07-10T15:40:51Z"/>
                <w:rFonts w:hint="default" w:ascii="仿宋" w:hAnsi="仿宋" w:eastAsia="仿宋"/>
                <w:color w:val="000000"/>
                <w:kern w:val="0"/>
                <w:sz w:val="24"/>
                <w:szCs w:val="22"/>
                <w:lang w:val="en-US" w:eastAsia="zh-CN"/>
              </w:rPr>
            </w:pPr>
            <w:ins w:id="1547" w:author="wanao" w:date="2026-07-10T15:41:22Z">
              <w:r>
                <w:rPr>
                  <w:rFonts w:hint="eastAsia" w:ascii="仿宋" w:hAnsi="仿宋" w:eastAsia="仿宋"/>
                  <w:color w:val="000000"/>
                  <w:kern w:val="0"/>
                  <w:sz w:val="24"/>
                  <w:szCs w:val="22"/>
                  <w:lang w:val="en-US" w:eastAsia="zh-CN"/>
                </w:rPr>
                <w:t>选项</w:t>
              </w:r>
            </w:ins>
            <w:ins w:id="1548" w:author="wanao" w:date="2026-07-10T15:41:23Z">
              <w:r>
                <w:rPr>
                  <w:rFonts w:hint="eastAsia" w:ascii="仿宋" w:hAnsi="仿宋" w:eastAsia="仿宋"/>
                  <w:color w:val="000000"/>
                  <w:kern w:val="0"/>
                  <w:sz w:val="24"/>
                  <w:szCs w:val="22"/>
                  <w:lang w:val="en-US" w:eastAsia="zh-CN"/>
                </w:rPr>
                <w:t>：</w:t>
              </w:r>
            </w:ins>
            <w:ins w:id="1549" w:author="wanao" w:date="2026-07-10T15:41:25Z">
              <w:r>
                <w:rPr>
                  <w:rFonts w:hint="eastAsia" w:ascii="仿宋" w:hAnsi="仿宋" w:eastAsia="仿宋"/>
                  <w:color w:val="000000"/>
                  <w:kern w:val="0"/>
                  <w:sz w:val="24"/>
                  <w:szCs w:val="22"/>
                  <w:lang w:val="en-US" w:eastAsia="zh-CN"/>
                </w:rPr>
                <w:t>启用、</w:t>
              </w:r>
            </w:ins>
            <w:ins w:id="1550" w:author="wanao" w:date="2026-07-10T15:41:30Z">
              <w:r>
                <w:rPr>
                  <w:rFonts w:hint="eastAsia" w:ascii="仿宋" w:hAnsi="仿宋" w:eastAsia="仿宋"/>
                  <w:color w:val="000000"/>
                  <w:kern w:val="0"/>
                  <w:sz w:val="24"/>
                  <w:szCs w:val="22"/>
                  <w:lang w:val="en-US" w:eastAsia="zh-CN"/>
                </w:rPr>
                <w:t>禁用</w:t>
              </w:r>
            </w:ins>
            <w:ins w:id="1551" w:author="wanao" w:date="2026-07-10T15:41:31Z">
              <w:r>
                <w:rPr>
                  <w:rFonts w:hint="eastAsia" w:ascii="仿宋" w:hAnsi="仿宋" w:eastAsia="仿宋"/>
                  <w:color w:val="000000"/>
                  <w:kern w:val="0"/>
                  <w:sz w:val="24"/>
                  <w:szCs w:val="22"/>
                  <w:lang w:val="en-US" w:eastAsia="zh-CN"/>
                </w:rPr>
                <w:t>。</w:t>
              </w:r>
            </w:ins>
            <w:ins w:id="1552" w:author="wanao" w:date="2026-07-10T15:41:32Z">
              <w:r>
                <w:rPr>
                  <w:rFonts w:hint="eastAsia" w:ascii="仿宋" w:hAnsi="仿宋" w:eastAsia="仿宋"/>
                  <w:color w:val="000000"/>
                  <w:kern w:val="0"/>
                  <w:sz w:val="24"/>
                  <w:szCs w:val="22"/>
                  <w:lang w:val="en-US" w:eastAsia="zh-CN"/>
                </w:rPr>
                <w:t>默认</w:t>
              </w:r>
            </w:ins>
            <w:ins w:id="1553" w:author="wanao" w:date="2026-07-10T15:41:36Z">
              <w:r>
                <w:rPr>
                  <w:rFonts w:hint="eastAsia" w:ascii="仿宋" w:hAnsi="仿宋" w:eastAsia="仿宋"/>
                  <w:color w:val="000000"/>
                  <w:kern w:val="0"/>
                  <w:sz w:val="24"/>
                  <w:szCs w:val="22"/>
                  <w:lang w:val="en-US" w:eastAsia="zh-CN"/>
                </w:rPr>
                <w:t>禁用</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保存</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点击后校验当前录入信息并执行新增保存</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点击后关闭新增页面并放弃本次录入</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用户点击“新增类型”后，系统打开新增</w:t>
      </w:r>
      <w:r>
        <w:rPr>
          <w:rFonts w:hint="eastAsia" w:ascii="仿宋" w:hAnsi="仿宋" w:eastAsia="仿宋"/>
          <w:color w:val="000000"/>
          <w:kern w:val="0"/>
          <w:sz w:val="24"/>
          <w:szCs w:val="22"/>
        </w:rPr>
        <w:t>类型</w:t>
      </w:r>
      <w:r>
        <w:rPr>
          <w:rFonts w:ascii="仿宋" w:hAnsi="仿宋" w:eastAsia="仿宋"/>
          <w:color w:val="000000"/>
          <w:kern w:val="0"/>
          <w:sz w:val="24"/>
          <w:szCs w:val="22"/>
        </w:rPr>
        <w:t>页面，并根据当前模块上下文带出可默认填充的信息。</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用户点击“保存”后，系统按字段规则逐项校验必填、格式、长度、唯一性、联动关系和权限边界；校验通过后保存数据并提示“保存成功”。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用户点击“取消”后，系统关闭新增页面；如存在未保存内容，应提示用户确认是否放弃当前录入。</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新增页面的主键类编码字段在保存前必须唯一校验通过。</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涉及机构、团队、角色、菜单、场景等引用字段时，必须从有效数据中选择，不允许录入无效值。</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涉及上下级联动的字段，变更上级字段后应自动清空并重载下级字段候选值。</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仅具备“新增类型”功能权限且拥有对应数据范围的用户可执行新增。</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不具备新增权限的用户仅可查看列表，不可进入新增页面。</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Tab页面名称：字典类型</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字典类型</w:t>
            </w:r>
            <w:r>
              <w:rPr>
                <w:rFonts w:hint="eastAsia" w:ascii="仿宋" w:hAnsi="仿宋" w:eastAsia="仿宋"/>
                <w:color w:val="000000"/>
                <w:kern w:val="0"/>
                <w:sz w:val="24"/>
                <w:szCs w:val="22"/>
              </w:rPr>
              <w:t>代码</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字典类型名称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554" w:author="wanao" w:date="2026-07-03T16:13:24Z"/>
        </w:trPr>
        <w:tc>
          <w:tcPr>
            <w:tcW w:w="2340" w:type="dxa"/>
          </w:tcPr>
          <w:p>
            <w:pPr>
              <w:widowControl/>
              <w:spacing w:after="0" w:line="360" w:lineRule="auto"/>
              <w:jc w:val="left"/>
              <w:rPr>
                <w:del w:id="1555" w:author="wanao" w:date="2026-07-03T16:13:24Z"/>
                <w:rFonts w:ascii="仿宋" w:hAnsi="仿宋" w:eastAsia="仿宋"/>
                <w:color w:val="000000"/>
                <w:kern w:val="0"/>
                <w:sz w:val="24"/>
                <w:szCs w:val="22"/>
              </w:rPr>
            </w:pPr>
            <w:del w:id="1556" w:author="wanao" w:date="2026-07-03T16:13:24Z">
              <w:r>
                <w:rPr>
                  <w:rFonts w:hint="eastAsia" w:ascii="仿宋" w:hAnsi="仿宋" w:eastAsia="仿宋"/>
                  <w:color w:val="000000"/>
                  <w:kern w:val="0"/>
                  <w:sz w:val="24"/>
                  <w:szCs w:val="22"/>
                </w:rPr>
                <w:delText>法人行号</w:delText>
              </w:r>
            </w:del>
          </w:p>
        </w:tc>
        <w:tc>
          <w:tcPr>
            <w:tcW w:w="2340" w:type="dxa"/>
          </w:tcPr>
          <w:p>
            <w:pPr>
              <w:widowControl/>
              <w:spacing w:after="0" w:line="360" w:lineRule="auto"/>
              <w:jc w:val="left"/>
              <w:rPr>
                <w:del w:id="1557" w:author="wanao" w:date="2026-07-03T16:13:24Z"/>
                <w:rFonts w:ascii="仿宋" w:hAnsi="仿宋" w:eastAsia="仿宋"/>
                <w:color w:val="000000"/>
                <w:kern w:val="0"/>
                <w:sz w:val="24"/>
                <w:szCs w:val="22"/>
              </w:rPr>
            </w:pPr>
            <w:del w:id="1558" w:author="wanao" w:date="2026-07-03T16:13:24Z">
              <w:r>
                <w:rPr>
                  <w:rFonts w:ascii="仿宋" w:hAnsi="仿宋" w:eastAsia="仿宋"/>
                  <w:color w:val="000000"/>
                  <w:kern w:val="0"/>
                  <w:sz w:val="24"/>
                  <w:szCs w:val="22"/>
                </w:rPr>
                <w:delText>新增成功后按最新保存值展示或回显</w:delText>
              </w:r>
            </w:del>
          </w:p>
        </w:tc>
        <w:tc>
          <w:tcPr>
            <w:tcW w:w="2340" w:type="dxa"/>
          </w:tcPr>
          <w:p>
            <w:pPr>
              <w:widowControl/>
              <w:spacing w:after="0" w:line="360" w:lineRule="auto"/>
              <w:jc w:val="left"/>
              <w:rPr>
                <w:del w:id="1559" w:author="wanao" w:date="2026-07-03T16:13:24Z"/>
                <w:rFonts w:ascii="仿宋" w:hAnsi="仿宋" w:eastAsia="仿宋"/>
                <w:color w:val="000000"/>
                <w:kern w:val="0"/>
                <w:sz w:val="24"/>
                <w:szCs w:val="22"/>
                <w:lang w:eastAsia="en-US"/>
              </w:rPr>
            </w:pPr>
            <w:del w:id="1560" w:author="wanao" w:date="2026-07-03T16:13:24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1561" w:author="wanao" w:date="2026-07-03T16:13:24Z"/>
                <w:rFonts w:ascii="仿宋" w:hAnsi="仿宋" w:eastAsia="仿宋"/>
                <w:color w:val="000000"/>
                <w:kern w:val="0"/>
                <w:sz w:val="24"/>
                <w:szCs w:val="22"/>
              </w:rPr>
            </w:pPr>
            <w:del w:id="1562" w:author="wanao" w:date="2026-07-03T16:13:24Z">
              <w:r>
                <w:rPr>
                  <w:rFonts w:ascii="仿宋" w:hAnsi="仿宋" w:eastAsia="仿宋"/>
                  <w:color w:val="000000"/>
                  <w:kern w:val="0"/>
                  <w:sz w:val="24"/>
                  <w:szCs w:val="22"/>
                </w:rPr>
                <w:delText>新增结果页/返回列表展示字段</w:delText>
              </w:r>
            </w:del>
          </w:p>
        </w:tc>
      </w:tr>
    </w:tbl>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Tab页面名称：字典项</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字典值</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整数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字典</w:t>
            </w:r>
            <w:r>
              <w:rPr>
                <w:rFonts w:hint="eastAsia" w:ascii="仿宋" w:hAnsi="仿宋" w:eastAsia="仿宋"/>
                <w:color w:val="000000"/>
                <w:kern w:val="0"/>
                <w:sz w:val="24"/>
                <w:szCs w:val="22"/>
              </w:rPr>
              <w:t>类型代码</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排序</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整数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563" w:author="wanao" w:date="2026-07-10T15:43:14Z"/>
        </w:trPr>
        <w:tc>
          <w:tcPr>
            <w:tcW w:w="2340" w:type="dxa"/>
          </w:tcPr>
          <w:p>
            <w:pPr>
              <w:widowControl/>
              <w:spacing w:after="0" w:line="360" w:lineRule="auto"/>
              <w:jc w:val="left"/>
              <w:rPr>
                <w:ins w:id="1564" w:author="wanao" w:date="2026-07-10T15:43:14Z"/>
                <w:rFonts w:hint="eastAsia" w:ascii="仿宋" w:hAnsi="仿宋" w:eastAsia="仿宋"/>
                <w:color w:val="000000"/>
                <w:kern w:val="0"/>
                <w:sz w:val="24"/>
                <w:szCs w:val="22"/>
                <w:lang w:val="en-US" w:eastAsia="zh-CN"/>
              </w:rPr>
            </w:pPr>
            <w:ins w:id="1565" w:author="wanao" w:date="2026-07-10T15:43:17Z">
              <w:r>
                <w:rPr>
                  <w:rFonts w:hint="eastAsia" w:ascii="仿宋" w:hAnsi="仿宋" w:eastAsia="仿宋"/>
                  <w:color w:val="000000"/>
                  <w:kern w:val="0"/>
                  <w:sz w:val="24"/>
                  <w:szCs w:val="22"/>
                  <w:lang w:val="en-US" w:eastAsia="zh-CN"/>
                </w:rPr>
                <w:t>状态</w:t>
              </w:r>
            </w:ins>
          </w:p>
        </w:tc>
        <w:tc>
          <w:tcPr>
            <w:tcW w:w="2340" w:type="dxa"/>
          </w:tcPr>
          <w:p>
            <w:pPr>
              <w:widowControl/>
              <w:spacing w:after="0" w:line="360" w:lineRule="auto"/>
              <w:jc w:val="left"/>
              <w:rPr>
                <w:ins w:id="1566" w:author="wanao" w:date="2026-07-10T15:43:14Z"/>
                <w:rFonts w:ascii="仿宋" w:hAnsi="仿宋" w:eastAsia="仿宋"/>
                <w:color w:val="000000"/>
                <w:kern w:val="0"/>
                <w:sz w:val="24"/>
                <w:szCs w:val="22"/>
              </w:rPr>
            </w:pPr>
            <w:ins w:id="1567" w:author="wanao" w:date="2026-07-10T15:43:22Z">
              <w:r>
                <w:rPr>
                  <w:rFonts w:ascii="仿宋" w:hAnsi="仿宋" w:eastAsia="仿宋"/>
                  <w:color w:val="000000"/>
                  <w:kern w:val="0"/>
                  <w:sz w:val="24"/>
                  <w:szCs w:val="22"/>
                </w:rPr>
                <w:t>新增成功后按最新保存值展示或回显</w:t>
              </w:r>
            </w:ins>
          </w:p>
        </w:tc>
        <w:tc>
          <w:tcPr>
            <w:tcW w:w="2340" w:type="dxa"/>
          </w:tcPr>
          <w:p>
            <w:pPr>
              <w:widowControl/>
              <w:spacing w:after="0" w:line="360" w:lineRule="auto"/>
              <w:jc w:val="left"/>
              <w:rPr>
                <w:ins w:id="1568" w:author="wanao" w:date="2026-07-10T15:43:14Z"/>
                <w:rFonts w:ascii="仿宋" w:hAnsi="仿宋" w:eastAsia="仿宋"/>
                <w:color w:val="000000"/>
                <w:kern w:val="0"/>
                <w:sz w:val="24"/>
                <w:szCs w:val="22"/>
                <w:lang w:eastAsia="en-US"/>
              </w:rPr>
            </w:pPr>
            <w:ins w:id="1569" w:author="wanao" w:date="2026-07-10T15:43:24Z">
              <w:r>
                <w:rPr>
                  <w:rFonts w:ascii="仿宋" w:hAnsi="仿宋" w:eastAsia="仿宋"/>
                  <w:color w:val="000000"/>
                  <w:kern w:val="0"/>
                  <w:sz w:val="24"/>
                  <w:szCs w:val="22"/>
                  <w:lang w:eastAsia="en-US"/>
                </w:rPr>
                <w:t>文本</w:t>
              </w:r>
            </w:ins>
          </w:p>
        </w:tc>
        <w:tc>
          <w:tcPr>
            <w:tcW w:w="2340" w:type="dxa"/>
          </w:tcPr>
          <w:p>
            <w:pPr>
              <w:widowControl/>
              <w:spacing w:after="0" w:line="360" w:lineRule="auto"/>
              <w:jc w:val="left"/>
              <w:rPr>
                <w:ins w:id="1570" w:author="wanao" w:date="2026-07-10T15:43:14Z"/>
                <w:rFonts w:ascii="仿宋" w:hAnsi="仿宋" w:eastAsia="仿宋"/>
                <w:color w:val="000000"/>
                <w:kern w:val="0"/>
                <w:sz w:val="24"/>
                <w:szCs w:val="22"/>
              </w:rPr>
            </w:pPr>
            <w:ins w:id="1571" w:author="wanao" w:date="2026-07-10T15:43:27Z">
              <w:r>
                <w:rPr>
                  <w:rFonts w:ascii="仿宋" w:hAnsi="仿宋" w:eastAsia="仿宋"/>
                  <w:color w:val="000000"/>
                  <w:kern w:val="0"/>
                  <w:sz w:val="24"/>
                  <w:szCs w:val="22"/>
                </w:rPr>
                <w:t>新增结果页/返回列表展示字段</w:t>
              </w:r>
            </w:ins>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数据字典-编辑</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支持具备权限的用户编辑既有数据字典数据，回显原始信息并按字段修改规则完成保存处理。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用户选中单条记录点击“编辑类型”后进入编辑页面。页面应回显原始数据，并按字段是否只读、是否允许修改、是否联动进行控制。</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Tab页面名称：字典类型</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类型</w:t>
            </w:r>
            <w:r>
              <w:rPr>
                <w:rFonts w:hint="eastAsia" w:ascii="仿宋" w:hAnsi="仿宋" w:eastAsia="仿宋"/>
                <w:color w:val="000000"/>
                <w:kern w:val="0"/>
                <w:sz w:val="24"/>
                <w:szCs w:val="22"/>
              </w:rPr>
              <w:t>代码</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r>
              <w:rPr>
                <w:rFonts w:ascii="仿宋" w:hAnsi="仿宋" w:eastAsia="仿宋"/>
                <w:color w:val="000000"/>
                <w:kern w:val="0"/>
                <w:sz w:val="24"/>
                <w:szCs w:val="22"/>
              </w:rPr>
              <w:t>；不可修改；保留原唯一标识用于更新</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字典类型名称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必填；</w:t>
            </w:r>
            <w:r>
              <w:rPr>
                <w:rFonts w:hint="eastAsia" w:ascii="仿宋" w:hAnsi="仿宋" w:eastAsia="仿宋"/>
                <w:color w:val="000000"/>
                <w:kern w:val="0"/>
                <w:sz w:val="24"/>
                <w:szCs w:val="22"/>
              </w:rPr>
              <w:t>反</w:t>
            </w:r>
            <w:r>
              <w:rPr>
                <w:rFonts w:ascii="仿宋" w:hAnsi="仿宋" w:eastAsia="仿宋"/>
                <w:color w:val="000000"/>
                <w:kern w:val="0"/>
                <w:sz w:val="24"/>
                <w:szCs w:val="22"/>
              </w:rPr>
              <w:t>显原值；修改后重新校验同级或同范围唯一性</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572" w:author="wanao" w:date="2026-07-03T16:13:42Z"/>
        </w:trPr>
        <w:tc>
          <w:tcPr>
            <w:tcW w:w="2340" w:type="dxa"/>
          </w:tcPr>
          <w:p>
            <w:pPr>
              <w:widowControl/>
              <w:spacing w:after="0" w:line="360" w:lineRule="auto"/>
              <w:jc w:val="left"/>
              <w:rPr>
                <w:del w:id="1573" w:author="wanao" w:date="2026-07-03T16:13:42Z"/>
                <w:rFonts w:ascii="仿宋" w:hAnsi="仿宋" w:eastAsia="仿宋"/>
                <w:color w:val="000000"/>
                <w:kern w:val="0"/>
                <w:sz w:val="24"/>
                <w:szCs w:val="22"/>
                <w:lang w:eastAsia="en-US"/>
              </w:rPr>
            </w:pPr>
            <w:del w:id="1574" w:author="wanao" w:date="2026-07-03T16:13:42Z">
              <w:r>
                <w:rPr>
                  <w:rFonts w:hint="eastAsia" w:ascii="仿宋" w:hAnsi="仿宋" w:eastAsia="仿宋"/>
                  <w:color w:val="000000"/>
                  <w:kern w:val="0"/>
                  <w:sz w:val="24"/>
                  <w:szCs w:val="22"/>
                </w:rPr>
                <w:delText>法人行号</w:delText>
              </w:r>
            </w:del>
          </w:p>
        </w:tc>
        <w:tc>
          <w:tcPr>
            <w:tcW w:w="2340" w:type="dxa"/>
          </w:tcPr>
          <w:p>
            <w:pPr>
              <w:widowControl/>
              <w:spacing w:after="0" w:line="360" w:lineRule="auto"/>
              <w:jc w:val="left"/>
              <w:rPr>
                <w:del w:id="1575" w:author="wanao" w:date="2026-07-03T16:13:42Z"/>
                <w:rFonts w:ascii="仿宋" w:hAnsi="仿宋" w:eastAsia="仿宋"/>
                <w:color w:val="000000"/>
                <w:kern w:val="0"/>
                <w:sz w:val="24"/>
                <w:szCs w:val="22"/>
              </w:rPr>
            </w:pPr>
            <w:del w:id="1576" w:author="wanao" w:date="2026-07-03T16:13:42Z">
              <w:r>
                <w:rPr>
                  <w:rFonts w:ascii="仿宋" w:hAnsi="仿宋" w:eastAsia="仿宋"/>
                  <w:color w:val="000000"/>
                  <w:kern w:val="0"/>
                  <w:sz w:val="24"/>
                  <w:szCs w:val="22"/>
                </w:rPr>
                <w:delText>回显原值；保存时重新校验格式和关联影响</w:delText>
              </w:r>
            </w:del>
          </w:p>
        </w:tc>
        <w:tc>
          <w:tcPr>
            <w:tcW w:w="2340" w:type="dxa"/>
          </w:tcPr>
          <w:p>
            <w:pPr>
              <w:widowControl/>
              <w:spacing w:after="0" w:line="360" w:lineRule="auto"/>
              <w:jc w:val="left"/>
              <w:rPr>
                <w:del w:id="1577" w:author="wanao" w:date="2026-07-03T16:13:42Z"/>
                <w:rFonts w:ascii="仿宋" w:hAnsi="仿宋" w:eastAsia="仿宋"/>
                <w:color w:val="000000"/>
                <w:kern w:val="0"/>
                <w:sz w:val="24"/>
                <w:szCs w:val="22"/>
                <w:lang w:eastAsia="en-US"/>
              </w:rPr>
            </w:pPr>
            <w:del w:id="1578" w:author="wanao" w:date="2026-07-03T16:13:42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1579" w:author="wanao" w:date="2026-07-03T16:13:42Z"/>
                <w:rFonts w:ascii="仿宋" w:hAnsi="仿宋" w:eastAsia="仿宋"/>
                <w:color w:val="000000"/>
                <w:kern w:val="0"/>
                <w:sz w:val="24"/>
                <w:szCs w:val="22"/>
                <w:lang w:eastAsia="en-US"/>
              </w:rPr>
            </w:pPr>
            <w:del w:id="1580" w:author="wanao" w:date="2026-07-03T16:13:42Z">
              <w:r>
                <w:rPr>
                  <w:rFonts w:ascii="仿宋" w:hAnsi="仿宋" w:eastAsia="仿宋"/>
                  <w:color w:val="000000"/>
                  <w:kern w:val="0"/>
                  <w:sz w:val="24"/>
                  <w:szCs w:val="22"/>
                  <w:lang w:eastAsia="en-US"/>
                </w:rPr>
                <w:delText>编辑页录入字段</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保存</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点击后校验变更内容并执行更新保存</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点击后关闭编辑页面并放弃当前修改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bl>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Tab页面名称：字典项</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w:t>
            </w:r>
            <w:ins w:id="1581" w:author="wanao" w:date="2026-07-03T16:13:47Z">
              <w:r>
                <w:rPr>
                  <w:rFonts w:hint="eastAsia" w:ascii="仿宋" w:hAnsi="仿宋" w:eastAsia="仿宋"/>
                  <w:color w:val="000000"/>
                  <w:kern w:val="0"/>
                  <w:sz w:val="24"/>
                  <w:szCs w:val="22"/>
                  <w:lang w:val="en-US" w:eastAsia="zh-CN"/>
                </w:rPr>
                <w:t>值</w:t>
              </w:r>
            </w:ins>
            <w:del w:id="1582" w:author="wanao" w:date="2026-07-03T16:13:46Z">
              <w:r>
                <w:rPr>
                  <w:rFonts w:hint="eastAsia" w:ascii="仿宋" w:hAnsi="仿宋" w:eastAsia="仿宋"/>
                  <w:color w:val="000000"/>
                  <w:kern w:val="0"/>
                  <w:sz w:val="24"/>
                  <w:szCs w:val="22"/>
                </w:rPr>
                <w:delText>ID</w:delText>
              </w:r>
            </w:del>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只读回显；不可修改；保留原唯一标识用于更新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必填；回显原值；修改后重新校验同级或同范围唯一性</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类型代码</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回显原值；保存时重新校验格式和关联影响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排序</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回显原值；允许修改；修改后重新校验排序冲突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整数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保存</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点击后校验变更内容并执行更新保存</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点击后关闭编辑页面并放弃当前修改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用户选中单条记录点击“编辑类型”后，系统打开编辑页面并回显原始数据。</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用户修改字段后点击“保存”，系统校验只读控制、修改权限、唯一性、联动关系及下游影响；校验通过后更新数据并提示“保存成功”。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如编辑内容影响下游业务范围，系统应在保存前提示影响内容，用户确认后方可继续保存。</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主键类字段、外部唯一标识字段默认只读，不允许直接修改。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修改后仍需满足唯一性、层级性、时序性和有效状态约束。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若关键字段已被下游业务引用，系统应按规则限制修改或提示先解除关联。</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仅具备“编辑类型”功能权限且拥有对应数据范围的用户可执行编辑。</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用户仅可编辑授权范围内的数据记录，不可越权修改其他机构或其他范围数据。</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Tab页面名称：字典类型</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字典类型</w:t>
            </w:r>
            <w:r>
              <w:rPr>
                <w:rFonts w:hint="eastAsia" w:ascii="仿宋" w:hAnsi="仿宋" w:eastAsia="仿宋"/>
                <w:color w:val="000000"/>
                <w:kern w:val="0"/>
                <w:sz w:val="24"/>
                <w:szCs w:val="22"/>
              </w:rPr>
              <w:t>代码</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编辑成功后按最新保存值展示或回显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字典类型名称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编辑成功后按最新保存值展示或回显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583" w:author="wanao" w:date="2026-07-03T16:14:23Z"/>
        </w:trPr>
        <w:tc>
          <w:tcPr>
            <w:tcW w:w="2340" w:type="dxa"/>
            <w:shd w:val="clear" w:color="auto" w:fill="auto"/>
          </w:tcPr>
          <w:p>
            <w:pPr>
              <w:widowControl/>
              <w:spacing w:after="0" w:line="360" w:lineRule="auto"/>
              <w:jc w:val="left"/>
              <w:rPr>
                <w:del w:id="1584" w:author="wanao" w:date="2026-07-03T16:14:23Z"/>
                <w:rFonts w:ascii="仿宋" w:hAnsi="仿宋" w:eastAsia="仿宋"/>
                <w:color w:val="000000"/>
                <w:kern w:val="0"/>
                <w:sz w:val="24"/>
                <w:szCs w:val="22"/>
              </w:rPr>
            </w:pPr>
            <w:del w:id="1585" w:author="wanao" w:date="2026-07-03T16:14:23Z">
              <w:r>
                <w:rPr>
                  <w:rFonts w:hint="eastAsia" w:ascii="仿宋" w:hAnsi="仿宋" w:eastAsia="仿宋"/>
                  <w:color w:val="000000"/>
                  <w:kern w:val="0"/>
                  <w:sz w:val="24"/>
                  <w:szCs w:val="22"/>
                </w:rPr>
                <w:delText>法人行号</w:delText>
              </w:r>
            </w:del>
          </w:p>
        </w:tc>
        <w:tc>
          <w:tcPr>
            <w:tcW w:w="2340" w:type="dxa"/>
          </w:tcPr>
          <w:p>
            <w:pPr>
              <w:widowControl/>
              <w:spacing w:after="0" w:line="360" w:lineRule="auto"/>
              <w:jc w:val="left"/>
              <w:rPr>
                <w:del w:id="1586" w:author="wanao" w:date="2026-07-03T16:14:23Z"/>
                <w:rFonts w:ascii="仿宋" w:hAnsi="仿宋" w:eastAsia="仿宋"/>
                <w:color w:val="000000"/>
                <w:kern w:val="0"/>
                <w:sz w:val="24"/>
                <w:szCs w:val="22"/>
              </w:rPr>
            </w:pPr>
            <w:del w:id="1587" w:author="wanao" w:date="2026-07-03T16:14:23Z">
              <w:r>
                <w:rPr>
                  <w:rFonts w:ascii="仿宋" w:hAnsi="仿宋" w:eastAsia="仿宋"/>
                  <w:color w:val="000000"/>
                  <w:kern w:val="0"/>
                  <w:sz w:val="24"/>
                  <w:szCs w:val="22"/>
                </w:rPr>
                <w:delText>编辑成功后按最新保存值展示或回显</w:delText>
              </w:r>
            </w:del>
          </w:p>
        </w:tc>
        <w:tc>
          <w:tcPr>
            <w:tcW w:w="2340" w:type="dxa"/>
          </w:tcPr>
          <w:p>
            <w:pPr>
              <w:widowControl/>
              <w:spacing w:after="0" w:line="360" w:lineRule="auto"/>
              <w:jc w:val="left"/>
              <w:rPr>
                <w:del w:id="1588" w:author="wanao" w:date="2026-07-03T16:14:23Z"/>
                <w:rFonts w:ascii="仿宋" w:hAnsi="仿宋" w:eastAsia="仿宋"/>
                <w:color w:val="000000"/>
                <w:kern w:val="0"/>
                <w:sz w:val="24"/>
                <w:szCs w:val="22"/>
                <w:lang w:eastAsia="en-US"/>
              </w:rPr>
            </w:pPr>
            <w:del w:id="1589" w:author="wanao" w:date="2026-07-03T16:14:23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1590" w:author="wanao" w:date="2026-07-03T16:14:23Z"/>
                <w:rFonts w:ascii="仿宋" w:hAnsi="仿宋" w:eastAsia="仿宋"/>
                <w:color w:val="000000"/>
                <w:kern w:val="0"/>
                <w:sz w:val="24"/>
                <w:szCs w:val="22"/>
              </w:rPr>
            </w:pPr>
            <w:del w:id="1591" w:author="wanao" w:date="2026-07-03T16:14:23Z">
              <w:r>
                <w:rPr>
                  <w:rFonts w:ascii="仿宋" w:hAnsi="仿宋" w:eastAsia="仿宋"/>
                  <w:color w:val="000000"/>
                  <w:kern w:val="0"/>
                  <w:sz w:val="24"/>
                  <w:szCs w:val="22"/>
                </w:rPr>
                <w:delText>编辑结果页/返回列表展示字段</w:delText>
              </w:r>
            </w:del>
          </w:p>
        </w:tc>
      </w:tr>
    </w:tbl>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Tab页面名称：字典项</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编辑成功后按最新保存值展示或回显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字典值</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编辑成功后按最新保存值展示或回显</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整数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字典</w:t>
            </w:r>
            <w:r>
              <w:rPr>
                <w:rFonts w:hint="eastAsia" w:ascii="仿宋" w:hAnsi="仿宋" w:eastAsia="仿宋"/>
                <w:color w:val="000000"/>
                <w:kern w:val="0"/>
                <w:sz w:val="24"/>
                <w:szCs w:val="22"/>
              </w:rPr>
              <w:t>类型代码</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编辑成功后按最新保存值展示或回显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排序</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编辑成功后按最新保存值展示或回显</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整数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编辑结果页/返回列表展示字段</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数据字典-删除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支持具备权限的用户删除数据字典数据，删除前需完成关联校验、状态校验和二次确认。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用户选中单条记录点击“删除”后，系统进入删除确认流程，并展示删除前校验结果。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用户选中单条记录点击“删除”后，系统先执行关联校验、状态校验、在途业务校验。</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校验通过后，系统弹出二次确认提示：“您将删除当前选中的1条记录。删除后该记录将不可继续使用，请确认是否继续？”</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用户点击“确认删除”后，系统执行逻辑删除，并提示“删除成功”；删除失败时应提示具体原因。</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删除前必须校验是否存在下游引用、是否存在未完成业务、是否处于启用或生效状态。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除明确允许物理删除的临时数据外，删除默认采用逻辑删除或状态失效方式处理。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已删除数据不得继续参与新增业务，但历史日志和历史业务记录中仍保留原标识。</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仅具备“删除”功能权限且拥有对应数据范围的用户可执行删除。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删除权限应与查看权限、编辑权限分离控制，不得仅凭查看权限执行删除。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删除结果</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删除成功时提示“删除成功”；失败时提示具体原因</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删除结果展示字段</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数据字典-刷新缓存</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支持具备权限的用户执行“刷新缓存”，使数据字典相关缓存重新加载最新配置。</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略</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用户点击“刷新缓存”后，系统执行缓存失效或重建，并反馈刷新结果。</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w:t>
      </w:r>
      <w:r>
        <w:rPr>
          <w:rFonts w:ascii="仿宋" w:hAnsi="仿宋" w:eastAsia="仿宋"/>
          <w:color w:val="000000"/>
          <w:kern w:val="0"/>
          <w:sz w:val="24"/>
          <w:szCs w:val="22"/>
        </w:rPr>
        <w:t>. 刷新成功后，新请求应按最新配置读取缓存内容。</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刷新缓存不得直接修改业务配置数据，仅允许清除或重建缓存内容。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刷新失败时应保留原有有效缓存，并明确反馈失败原因，避免系统读取空缓存导致业务异常。</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仅具备“刷新缓存”高风险操作权限的用户可执行缓存刷新。</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刷新结果</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成功时提示“刷新成功”；失败时提示具体原因</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刷新缓存结果字段</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5"/>
        <w:numPr>
          <w:ilvl w:val="2"/>
          <w:numId w:val="14"/>
        </w:numPr>
        <w:spacing w:line="360" w:lineRule="auto"/>
        <w:ind w:left="993" w:hanging="993"/>
        <w:rPr>
          <w:sz w:val="28"/>
          <w:szCs w:val="28"/>
          <w:lang w:eastAsia="en-US"/>
        </w:rPr>
      </w:pPr>
      <w:bookmarkStart w:id="114" w:name="_Toc233295868"/>
      <w:r>
        <w:rPr>
          <w:rFonts w:hint="eastAsia"/>
          <w:sz w:val="28"/>
          <w:szCs w:val="28"/>
          <w:lang w:eastAsia="en-US"/>
        </w:rPr>
        <w:t>参数配置</w:t>
      </w:r>
      <w:bookmarkEnd w:id="114"/>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参数配置-列表</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支持系统管理员维护系统运行参数、业务控制参数及安全策略参数，为系统行为控制和合规策略落地提供统一配置能力。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用户进入“参数配置”页面后，可按</w:t>
      </w:r>
      <w:r>
        <w:rPr>
          <w:rFonts w:hint="eastAsia" w:ascii="仿宋" w:hAnsi="仿宋" w:eastAsia="仿宋"/>
          <w:color w:val="000000"/>
          <w:kern w:val="0"/>
          <w:sz w:val="24"/>
          <w:szCs w:val="22"/>
        </w:rPr>
        <w:t>参数编号</w:t>
      </w:r>
      <w:r>
        <w:rPr>
          <w:rFonts w:ascii="仿宋" w:hAnsi="仿宋" w:eastAsia="仿宋"/>
          <w:color w:val="000000"/>
          <w:kern w:val="0"/>
          <w:sz w:val="24"/>
          <w:szCs w:val="22"/>
        </w:rPr>
        <w:t>、参数名称查询参数信息，并支持新增、编辑、</w:t>
      </w:r>
      <w:r>
        <w:rPr>
          <w:rFonts w:hint="eastAsia" w:ascii="仿宋" w:hAnsi="仿宋" w:eastAsia="仿宋"/>
          <w:color w:val="000000"/>
          <w:kern w:val="0"/>
          <w:sz w:val="24"/>
          <w:szCs w:val="22"/>
        </w:rPr>
        <w:t>删除</w:t>
      </w:r>
      <w:r>
        <w:rPr>
          <w:rFonts w:ascii="仿宋" w:hAnsi="仿宋" w:eastAsia="仿宋"/>
          <w:color w:val="000000"/>
          <w:kern w:val="0"/>
          <w:sz w:val="24"/>
          <w:szCs w:val="22"/>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参数编号</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非必输；支持精确检索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查询条件区输入项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参数名称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非必输；支持模糊检索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查询条件区输入项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592" w:author="wanao" w:date="2026-07-10T15:55:38Z"/>
        </w:trPr>
        <w:tc>
          <w:tcPr>
            <w:tcW w:w="2340" w:type="dxa"/>
          </w:tcPr>
          <w:p>
            <w:pPr>
              <w:widowControl/>
              <w:spacing w:after="0" w:line="360" w:lineRule="auto"/>
              <w:jc w:val="left"/>
              <w:rPr>
                <w:ins w:id="1593" w:author="wanao" w:date="2026-07-10T15:55:38Z"/>
                <w:rFonts w:hint="default" w:ascii="仿宋" w:hAnsi="仿宋" w:eastAsia="仿宋"/>
                <w:color w:val="000000"/>
                <w:kern w:val="0"/>
                <w:sz w:val="24"/>
                <w:szCs w:val="22"/>
                <w:lang w:val="en-US" w:eastAsia="zh-CN"/>
              </w:rPr>
            </w:pPr>
            <w:ins w:id="1594" w:author="wanao" w:date="2026-07-10T15:55:41Z">
              <w:r>
                <w:rPr>
                  <w:rFonts w:hint="eastAsia" w:ascii="仿宋" w:hAnsi="仿宋" w:eastAsia="仿宋"/>
                  <w:color w:val="000000"/>
                  <w:kern w:val="0"/>
                  <w:sz w:val="24"/>
                  <w:szCs w:val="22"/>
                  <w:lang w:val="en-US" w:eastAsia="zh-CN"/>
                </w:rPr>
                <w:t>所属</w:t>
              </w:r>
            </w:ins>
            <w:ins w:id="1595" w:author="wanao" w:date="2026-07-10T15:55:42Z">
              <w:r>
                <w:rPr>
                  <w:rFonts w:hint="eastAsia" w:ascii="仿宋" w:hAnsi="仿宋" w:eastAsia="仿宋"/>
                  <w:color w:val="000000"/>
                  <w:kern w:val="0"/>
                  <w:sz w:val="24"/>
                  <w:szCs w:val="22"/>
                  <w:lang w:val="en-US" w:eastAsia="zh-CN"/>
                </w:rPr>
                <w:t>应用</w:t>
              </w:r>
            </w:ins>
          </w:p>
        </w:tc>
        <w:tc>
          <w:tcPr>
            <w:tcW w:w="2340" w:type="dxa"/>
          </w:tcPr>
          <w:p>
            <w:pPr>
              <w:widowControl/>
              <w:spacing w:after="0" w:line="360" w:lineRule="auto"/>
              <w:jc w:val="left"/>
              <w:rPr>
                <w:ins w:id="1596" w:author="wanao" w:date="2026-07-10T15:55:38Z"/>
                <w:rFonts w:ascii="仿宋" w:hAnsi="仿宋" w:eastAsia="仿宋"/>
                <w:color w:val="000000"/>
                <w:kern w:val="0"/>
                <w:sz w:val="24"/>
                <w:szCs w:val="22"/>
              </w:rPr>
            </w:pPr>
            <w:ins w:id="1597" w:author="wanao" w:date="2026-07-10T15:55:47Z">
              <w:r>
                <w:rPr>
                  <w:rFonts w:ascii="仿宋" w:hAnsi="仿宋" w:eastAsia="仿宋"/>
                  <w:color w:val="000000"/>
                  <w:kern w:val="0"/>
                  <w:sz w:val="24"/>
                  <w:szCs w:val="22"/>
                </w:rPr>
                <w:t>非必输</w:t>
              </w:r>
            </w:ins>
          </w:p>
        </w:tc>
        <w:tc>
          <w:tcPr>
            <w:tcW w:w="2340" w:type="dxa"/>
          </w:tcPr>
          <w:p>
            <w:pPr>
              <w:widowControl/>
              <w:spacing w:after="0" w:line="360" w:lineRule="auto"/>
              <w:jc w:val="left"/>
              <w:rPr>
                <w:ins w:id="1598" w:author="wanao" w:date="2026-07-10T15:55:38Z"/>
                <w:rFonts w:hint="eastAsia" w:ascii="仿宋" w:hAnsi="仿宋" w:eastAsia="仿宋"/>
                <w:color w:val="000000"/>
                <w:kern w:val="0"/>
                <w:sz w:val="24"/>
                <w:szCs w:val="22"/>
                <w:lang w:val="en-US" w:eastAsia="zh-CN"/>
              </w:rPr>
            </w:pPr>
            <w:ins w:id="1599" w:author="wanao" w:date="2026-07-10T15:55:51Z">
              <w:r>
                <w:rPr>
                  <w:rFonts w:hint="eastAsia" w:ascii="仿宋" w:hAnsi="仿宋" w:eastAsia="仿宋"/>
                  <w:color w:val="000000"/>
                  <w:kern w:val="0"/>
                  <w:sz w:val="24"/>
                  <w:szCs w:val="22"/>
                  <w:lang w:val="en-US" w:eastAsia="zh-CN"/>
                </w:rPr>
                <w:t>下拉框</w:t>
              </w:r>
            </w:ins>
          </w:p>
        </w:tc>
        <w:tc>
          <w:tcPr>
            <w:tcW w:w="2340" w:type="dxa"/>
          </w:tcPr>
          <w:p>
            <w:pPr>
              <w:widowControl/>
              <w:spacing w:after="0" w:line="360" w:lineRule="auto"/>
              <w:jc w:val="left"/>
              <w:rPr>
                <w:ins w:id="1600" w:author="wanao" w:date="2026-07-10T15:55:38Z"/>
                <w:rFonts w:hint="default" w:ascii="仿宋" w:hAnsi="仿宋" w:eastAsia="仿宋"/>
                <w:color w:val="000000"/>
                <w:kern w:val="0"/>
                <w:sz w:val="24"/>
                <w:szCs w:val="22"/>
                <w:lang w:val="en-US" w:eastAsia="zh-CN"/>
              </w:rPr>
            </w:pPr>
            <w:ins w:id="1601" w:author="wanao" w:date="2026-07-10T15:55:54Z">
              <w:r>
                <w:rPr>
                  <w:rFonts w:hint="eastAsia" w:ascii="仿宋" w:hAnsi="仿宋" w:eastAsia="仿宋"/>
                  <w:color w:val="000000"/>
                  <w:kern w:val="0"/>
                  <w:sz w:val="24"/>
                  <w:szCs w:val="22"/>
                  <w:lang w:val="en-US" w:eastAsia="zh-CN"/>
                </w:rPr>
                <w:t>选项</w:t>
              </w:r>
            </w:ins>
            <w:ins w:id="1602" w:author="wanao" w:date="2026-07-10T15:55:57Z">
              <w:r>
                <w:rPr>
                  <w:rFonts w:hint="eastAsia" w:ascii="仿宋" w:hAnsi="仿宋" w:eastAsia="仿宋"/>
                  <w:color w:val="000000"/>
                  <w:kern w:val="0"/>
                  <w:sz w:val="24"/>
                  <w:szCs w:val="22"/>
                  <w:lang w:val="en-US" w:eastAsia="zh-CN"/>
                </w:rPr>
                <w:t>：</w:t>
              </w:r>
            </w:ins>
            <w:ins w:id="1603" w:author="wanao" w:date="2026-07-10T15:55:58Z">
              <w:r>
                <w:rPr>
                  <w:rFonts w:hint="eastAsia" w:ascii="仿宋" w:hAnsi="仿宋" w:eastAsia="仿宋"/>
                  <w:color w:val="000000"/>
                  <w:kern w:val="0"/>
                  <w:sz w:val="24"/>
                  <w:szCs w:val="22"/>
                  <w:lang w:val="en-US" w:eastAsia="zh-CN"/>
                </w:rPr>
                <w:t>P</w:t>
              </w:r>
            </w:ins>
            <w:ins w:id="1604" w:author="wanao" w:date="2026-07-10T15:55:59Z">
              <w:r>
                <w:rPr>
                  <w:rFonts w:hint="eastAsia" w:ascii="仿宋" w:hAnsi="仿宋" w:eastAsia="仿宋"/>
                  <w:color w:val="000000"/>
                  <w:kern w:val="0"/>
                  <w:sz w:val="24"/>
                  <w:szCs w:val="22"/>
                  <w:lang w:val="en-US" w:eastAsia="zh-CN"/>
                </w:rPr>
                <w:t>C</w:t>
              </w:r>
            </w:ins>
            <w:ins w:id="1605" w:author="wanao" w:date="2026-07-10T15:56:00Z">
              <w:r>
                <w:rPr>
                  <w:rFonts w:hint="eastAsia" w:ascii="仿宋" w:hAnsi="仿宋" w:eastAsia="仿宋"/>
                  <w:color w:val="000000"/>
                  <w:kern w:val="0"/>
                  <w:sz w:val="24"/>
                  <w:szCs w:val="22"/>
                  <w:lang w:val="en-US" w:eastAsia="zh-CN"/>
                </w:rPr>
                <w:t>端</w:t>
              </w:r>
            </w:ins>
            <w:ins w:id="1606" w:author="wanao" w:date="2026-07-10T15:56:02Z">
              <w:r>
                <w:rPr>
                  <w:rFonts w:hint="eastAsia" w:ascii="仿宋" w:hAnsi="仿宋" w:eastAsia="仿宋"/>
                  <w:color w:val="000000"/>
                  <w:kern w:val="0"/>
                  <w:sz w:val="24"/>
                  <w:szCs w:val="22"/>
                  <w:lang w:val="en-US" w:eastAsia="zh-CN"/>
                </w:rPr>
                <w:t>、</w:t>
              </w:r>
            </w:ins>
            <w:ins w:id="1607" w:author="wanao" w:date="2026-07-10T15:56:04Z">
              <w:r>
                <w:rPr>
                  <w:rFonts w:hint="eastAsia" w:ascii="仿宋" w:hAnsi="仿宋" w:eastAsia="仿宋"/>
                  <w:color w:val="000000"/>
                  <w:kern w:val="0"/>
                  <w:sz w:val="24"/>
                  <w:szCs w:val="22"/>
                  <w:lang w:val="en-US" w:eastAsia="zh-CN"/>
                </w:rPr>
                <w:t>移动端</w:t>
              </w:r>
            </w:ins>
            <w:ins w:id="1608" w:author="wanao" w:date="2026-07-10T15:56:09Z">
              <w:r>
                <w:rPr>
                  <w:rFonts w:hint="eastAsia" w:ascii="仿宋" w:hAnsi="仿宋" w:eastAsia="仿宋"/>
                  <w:color w:val="000000"/>
                  <w:kern w:val="0"/>
                  <w:sz w:val="24"/>
                  <w:szCs w:val="22"/>
                  <w:lang w:val="en-US" w:eastAsia="zh-CN"/>
                </w:rPr>
                <w:t>；</w:t>
              </w:r>
            </w:ins>
            <w:ins w:id="1609" w:author="wanao" w:date="2026-07-10T15:56:10Z">
              <w:r>
                <w:rPr>
                  <w:rFonts w:hint="eastAsia" w:ascii="仿宋" w:hAnsi="仿宋" w:eastAsia="仿宋"/>
                  <w:color w:val="000000"/>
                  <w:kern w:val="0"/>
                  <w:sz w:val="24"/>
                  <w:szCs w:val="22"/>
                  <w:lang w:val="en-US" w:eastAsia="zh-CN"/>
                </w:rPr>
                <w:t>默认</w:t>
              </w:r>
            </w:ins>
            <w:ins w:id="1610" w:author="wanao" w:date="2026-07-10T15:56:11Z">
              <w:r>
                <w:rPr>
                  <w:rFonts w:hint="eastAsia" w:ascii="仿宋" w:hAnsi="仿宋" w:eastAsia="仿宋"/>
                  <w:color w:val="000000"/>
                  <w:kern w:val="0"/>
                  <w:sz w:val="24"/>
                  <w:szCs w:val="22"/>
                  <w:lang w:val="en-US" w:eastAsia="zh-CN"/>
                </w:rPr>
                <w:t>PC</w:t>
              </w:r>
            </w:ins>
            <w:ins w:id="1611" w:author="wanao" w:date="2026-07-10T15:56:12Z">
              <w:r>
                <w:rPr>
                  <w:rFonts w:hint="eastAsia" w:ascii="仿宋" w:hAnsi="仿宋" w:eastAsia="仿宋"/>
                  <w:color w:val="000000"/>
                  <w:kern w:val="0"/>
                  <w:sz w:val="24"/>
                  <w:szCs w:val="22"/>
                  <w:lang w:val="en-US" w:eastAsia="zh-CN"/>
                </w:rPr>
                <w:t>端</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点击后按当前条件返回参数列表结果</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点击后清空输入条件并恢复初始状态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点击后打开参数新增页面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选中单条数据后点击，打开参数编辑页面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删除</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选中单条数据后点击，系统先校验关联关系并弹出删除确认；确认后执行删除处理</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刷新参数缓存</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点击后刷新当前字典类型缓存</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按钮</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左上角统一操作按钮区操作按钮</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查询条件区的操作按钮有：“查询”“重置”。点击“查询”，系统返回参数列表；点击“重置”，系统清空条件。</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左上角统一操作按钮区的操作按钮有：“新增”“编辑”“</w:t>
      </w:r>
      <w:r>
        <w:rPr>
          <w:rFonts w:hint="eastAsia" w:ascii="仿宋" w:hAnsi="仿宋" w:eastAsia="仿宋"/>
          <w:color w:val="000000"/>
          <w:kern w:val="0"/>
          <w:sz w:val="24"/>
          <w:szCs w:val="22"/>
        </w:rPr>
        <w:t>刷新参数缓存”</w:t>
      </w:r>
      <w:r>
        <w:rPr>
          <w:rFonts w:ascii="仿宋" w:hAnsi="仿宋" w:eastAsia="仿宋"/>
          <w:color w:val="000000"/>
          <w:kern w:val="0"/>
          <w:sz w:val="24"/>
          <w:szCs w:val="22"/>
        </w:rPr>
        <w:t>。点击后进入对应参数维护流程。</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点击“新增”后，系统应打开新增页面或弹窗，默认带出当前页面上下文信息；用户录入必填项并提交时，系统先执行格式、唯一性、关联性校验，校验通过后保存数据并返回成功提示。</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w:t>
      </w:r>
      <w:r>
        <w:rPr>
          <w:rFonts w:ascii="仿宋" w:hAnsi="仿宋" w:eastAsia="仿宋"/>
          <w:color w:val="000000"/>
          <w:kern w:val="0"/>
          <w:sz w:val="24"/>
          <w:szCs w:val="22"/>
        </w:rPr>
        <w:t>. 点击“编辑”后，系统应基于当前选中记录回显原始数据；对主键类字段、已被下游引用的关键字段应按规则限制修改范围；用户提交后，系统仅更新允许修改的字段并返回更新结果。</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参数至少支持文本、整数、金额、布尔、枚举、JSON等数据类型，并按类型校验参数值。</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涉及安全控制的参数，如密码复杂度、密码有效期、冻结阈值、长期无动作账户清理天数等，应由参数配置统一管理。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参数变更不得影响历史业务数据，仅对生效后的业务处理规则生效。</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w:t>
      </w:r>
      <w:r>
        <w:rPr>
          <w:rFonts w:ascii="仿宋" w:hAnsi="仿宋" w:eastAsia="仿宋"/>
          <w:color w:val="000000"/>
          <w:kern w:val="0"/>
          <w:sz w:val="24"/>
          <w:szCs w:val="22"/>
        </w:rPr>
        <w:t>. 所有新增、编辑、删除类操作均应进行字段完整性校验、业务唯一性校验和关联数据影响校验，校验不通过时应明确提示具体原因，不得仅提示“操作失败”。</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5</w:t>
      </w:r>
      <w:r>
        <w:rPr>
          <w:rFonts w:ascii="仿宋" w:hAnsi="仿宋" w:eastAsia="仿宋"/>
          <w:color w:val="000000"/>
          <w:kern w:val="0"/>
          <w:sz w:val="24"/>
          <w:szCs w:val="22"/>
        </w:rPr>
        <w:t>. 所有关键维护操作提交成功后，系统应返回成功提示并刷新当前列表；提交失败时应保留用户已录入信息，便于修正后再次提交。</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6</w:t>
      </w:r>
      <w:r>
        <w:rPr>
          <w:rFonts w:ascii="仿宋" w:hAnsi="仿宋" w:eastAsia="仿宋"/>
          <w:color w:val="000000"/>
          <w:kern w:val="0"/>
          <w:sz w:val="24"/>
          <w:szCs w:val="22"/>
        </w:rPr>
        <w:t>. 所有关键维护操作均需记录操作日志，日志至少包括操作模块、操作类型、操作人、操作时间、操作对象主键、操作前值、操作后值和处理结果。</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7</w:t>
      </w:r>
      <w:r>
        <w:rPr>
          <w:rFonts w:ascii="仿宋" w:hAnsi="仿宋" w:eastAsia="仿宋"/>
          <w:color w:val="000000"/>
          <w:kern w:val="0"/>
          <w:sz w:val="24"/>
          <w:szCs w:val="22"/>
        </w:rPr>
        <w:t>. 新增时，系统应对必填项、字段长度、枚举值范围、时间先后关系、编码唯一性进行完整校验；未通过校验时应逐项提示并阻止保存。</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8</w:t>
      </w:r>
      <w:r>
        <w:rPr>
          <w:rFonts w:ascii="仿宋" w:hAnsi="仿宋" w:eastAsia="仿宋"/>
          <w:color w:val="000000"/>
          <w:kern w:val="0"/>
          <w:sz w:val="24"/>
          <w:szCs w:val="22"/>
        </w:rPr>
        <w:t>. 编辑时，系统应回显原始数据并校验变更后的关键字段是否仍满足唯一性和关联约束；如变更会影响下游数据，应在保存前给出影响提示。</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仅具备参数配置权限的系统管理员可维护参数。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发布生效应作为独立权限点控制。</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新增、编辑、删除等高风险操作应拆分为独立功能权限点控制，避免仅凭菜单权限即可执行全部维护动作。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参数编号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按参数唯一编码展示</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参数名称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按参数名称展示</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参数值</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按当前生效值展示</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612" w:author="wanao" w:date="2026-07-03T16:17:39Z"/>
        </w:trPr>
        <w:tc>
          <w:tcPr>
            <w:tcW w:w="2340" w:type="dxa"/>
          </w:tcPr>
          <w:p>
            <w:pPr>
              <w:widowControl/>
              <w:spacing w:after="0" w:line="360" w:lineRule="auto"/>
              <w:jc w:val="left"/>
              <w:rPr>
                <w:ins w:id="1613" w:author="wanao" w:date="2026-07-03T16:17:39Z"/>
                <w:rFonts w:hint="default" w:ascii="仿宋" w:hAnsi="仿宋" w:eastAsia="仿宋"/>
                <w:color w:val="000000"/>
                <w:kern w:val="0"/>
                <w:sz w:val="24"/>
                <w:szCs w:val="22"/>
                <w:lang w:val="en-US" w:eastAsia="zh-CN"/>
              </w:rPr>
            </w:pPr>
            <w:ins w:id="1614" w:author="wanao" w:date="2026-07-03T16:17:45Z">
              <w:r>
                <w:rPr>
                  <w:rFonts w:hint="eastAsia" w:ascii="仿宋" w:hAnsi="仿宋" w:eastAsia="仿宋"/>
                  <w:color w:val="000000"/>
                  <w:kern w:val="0"/>
                  <w:sz w:val="24"/>
                  <w:szCs w:val="22"/>
                  <w:lang w:val="en-US" w:eastAsia="zh-CN"/>
                </w:rPr>
                <w:t>参数类型</w:t>
              </w:r>
            </w:ins>
          </w:p>
        </w:tc>
        <w:tc>
          <w:tcPr>
            <w:tcW w:w="2340" w:type="dxa"/>
          </w:tcPr>
          <w:p>
            <w:pPr>
              <w:widowControl/>
              <w:spacing w:after="0" w:line="360" w:lineRule="auto"/>
              <w:jc w:val="left"/>
              <w:rPr>
                <w:ins w:id="1615" w:author="wanao" w:date="2026-07-03T16:17:39Z"/>
                <w:rFonts w:hint="eastAsia" w:ascii="仿宋" w:hAnsi="仿宋" w:eastAsia="仿宋"/>
                <w:color w:val="000000"/>
                <w:kern w:val="0"/>
                <w:sz w:val="24"/>
                <w:szCs w:val="22"/>
                <w:lang w:val="en-US" w:eastAsia="zh-CN"/>
              </w:rPr>
            </w:pPr>
            <w:ins w:id="1616" w:author="wanao" w:date="2026-07-03T16:18:06Z">
              <w:r>
                <w:rPr>
                  <w:rFonts w:hint="eastAsia" w:ascii="仿宋" w:hAnsi="仿宋" w:eastAsia="仿宋"/>
                  <w:color w:val="000000"/>
                  <w:kern w:val="0"/>
                  <w:sz w:val="24"/>
                  <w:szCs w:val="22"/>
                  <w:lang w:val="en-US" w:eastAsia="zh-CN"/>
                </w:rPr>
                <w:t>反显</w:t>
              </w:r>
            </w:ins>
          </w:p>
        </w:tc>
        <w:tc>
          <w:tcPr>
            <w:tcW w:w="2340" w:type="dxa"/>
          </w:tcPr>
          <w:p>
            <w:pPr>
              <w:widowControl/>
              <w:spacing w:after="0" w:line="360" w:lineRule="auto"/>
              <w:jc w:val="left"/>
              <w:rPr>
                <w:ins w:id="1617" w:author="wanao" w:date="2026-07-03T16:17:39Z"/>
                <w:rFonts w:ascii="仿宋" w:hAnsi="仿宋" w:eastAsia="仿宋"/>
                <w:color w:val="000000"/>
                <w:kern w:val="0"/>
                <w:sz w:val="24"/>
                <w:szCs w:val="22"/>
                <w:lang w:eastAsia="en-US"/>
              </w:rPr>
            </w:pPr>
            <w:ins w:id="1618" w:author="wanao" w:date="2026-07-03T16:18:13Z">
              <w:r>
                <w:rPr>
                  <w:rFonts w:ascii="仿宋" w:hAnsi="仿宋" w:eastAsia="仿宋"/>
                  <w:color w:val="000000"/>
                  <w:kern w:val="0"/>
                  <w:sz w:val="24"/>
                  <w:szCs w:val="22"/>
                  <w:lang w:eastAsia="en-US"/>
                </w:rPr>
                <w:t>文本</w:t>
              </w:r>
            </w:ins>
          </w:p>
        </w:tc>
        <w:tc>
          <w:tcPr>
            <w:tcW w:w="2340" w:type="dxa"/>
          </w:tcPr>
          <w:p>
            <w:pPr>
              <w:widowControl/>
              <w:spacing w:after="0" w:line="360" w:lineRule="auto"/>
              <w:jc w:val="left"/>
              <w:rPr>
                <w:ins w:id="1619" w:author="wanao" w:date="2026-07-03T16:17:39Z"/>
                <w:rFonts w:ascii="仿宋" w:hAnsi="仿宋" w:eastAsia="仿宋"/>
                <w:color w:val="000000"/>
                <w:kern w:val="0"/>
                <w:sz w:val="24"/>
                <w:szCs w:val="22"/>
                <w:lang w:eastAsia="en-US"/>
              </w:rPr>
            </w:pPr>
            <w:ins w:id="1620" w:author="wanao" w:date="2026-07-03T16:18:16Z">
              <w:r>
                <w:rPr>
                  <w:rFonts w:ascii="仿宋" w:hAnsi="仿宋" w:eastAsia="仿宋"/>
                  <w:color w:val="000000"/>
                  <w:kern w:val="0"/>
                  <w:sz w:val="24"/>
                  <w:szCs w:val="22"/>
                  <w:lang w:eastAsia="en-US"/>
                </w:rPr>
                <w:t>列表展示字段</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621" w:author="wanao" w:date="2026-07-03T16:17:41Z"/>
        </w:trPr>
        <w:tc>
          <w:tcPr>
            <w:tcW w:w="2340" w:type="dxa"/>
          </w:tcPr>
          <w:p>
            <w:pPr>
              <w:widowControl/>
              <w:spacing w:after="0" w:line="360" w:lineRule="auto"/>
              <w:jc w:val="left"/>
              <w:rPr>
                <w:ins w:id="1622" w:author="wanao" w:date="2026-07-03T16:17:41Z"/>
                <w:rFonts w:hint="default" w:ascii="仿宋" w:hAnsi="仿宋" w:eastAsia="仿宋"/>
                <w:color w:val="000000"/>
                <w:kern w:val="0"/>
                <w:sz w:val="24"/>
                <w:szCs w:val="22"/>
                <w:lang w:val="en-US" w:eastAsia="zh-CN"/>
              </w:rPr>
            </w:pPr>
            <w:ins w:id="1623" w:author="wanao" w:date="2026-07-03T16:17:53Z">
              <w:r>
                <w:rPr>
                  <w:rFonts w:hint="eastAsia" w:ascii="仿宋" w:hAnsi="仿宋" w:eastAsia="仿宋"/>
                  <w:color w:val="000000"/>
                  <w:kern w:val="0"/>
                  <w:sz w:val="24"/>
                  <w:szCs w:val="22"/>
                  <w:lang w:val="en-US" w:eastAsia="zh-CN"/>
                </w:rPr>
                <w:t>所属</w:t>
              </w:r>
            </w:ins>
            <w:ins w:id="1624" w:author="wanao" w:date="2026-07-03T16:17:55Z">
              <w:r>
                <w:rPr>
                  <w:rFonts w:hint="eastAsia" w:ascii="仿宋" w:hAnsi="仿宋" w:eastAsia="仿宋"/>
                  <w:color w:val="000000"/>
                  <w:kern w:val="0"/>
                  <w:sz w:val="24"/>
                  <w:szCs w:val="22"/>
                  <w:lang w:val="en-US" w:eastAsia="zh-CN"/>
                </w:rPr>
                <w:t>应用</w:t>
              </w:r>
            </w:ins>
          </w:p>
        </w:tc>
        <w:tc>
          <w:tcPr>
            <w:tcW w:w="2340" w:type="dxa"/>
          </w:tcPr>
          <w:p>
            <w:pPr>
              <w:widowControl/>
              <w:spacing w:after="0" w:line="360" w:lineRule="auto"/>
              <w:jc w:val="left"/>
              <w:rPr>
                <w:ins w:id="1625" w:author="wanao" w:date="2026-07-03T16:17:41Z"/>
                <w:rFonts w:ascii="仿宋" w:hAnsi="仿宋" w:eastAsia="仿宋"/>
                <w:color w:val="000000"/>
                <w:kern w:val="0"/>
                <w:sz w:val="24"/>
                <w:szCs w:val="22"/>
                <w:lang w:eastAsia="en-US"/>
              </w:rPr>
            </w:pPr>
            <w:ins w:id="1626" w:author="wanao" w:date="2026-07-03T16:18:10Z">
              <w:r>
                <w:rPr>
                  <w:rFonts w:hint="eastAsia" w:ascii="仿宋" w:hAnsi="仿宋" w:eastAsia="仿宋"/>
                  <w:color w:val="000000"/>
                  <w:kern w:val="0"/>
                  <w:sz w:val="24"/>
                  <w:szCs w:val="22"/>
                  <w:lang w:val="en-US" w:eastAsia="zh-CN"/>
                </w:rPr>
                <w:t>反显</w:t>
              </w:r>
            </w:ins>
          </w:p>
        </w:tc>
        <w:tc>
          <w:tcPr>
            <w:tcW w:w="2340" w:type="dxa"/>
          </w:tcPr>
          <w:p>
            <w:pPr>
              <w:widowControl/>
              <w:spacing w:after="0" w:line="360" w:lineRule="auto"/>
              <w:jc w:val="left"/>
              <w:rPr>
                <w:ins w:id="1627" w:author="wanao" w:date="2026-07-03T16:17:41Z"/>
                <w:rFonts w:ascii="仿宋" w:hAnsi="仿宋" w:eastAsia="仿宋"/>
                <w:color w:val="000000"/>
                <w:kern w:val="0"/>
                <w:sz w:val="24"/>
                <w:szCs w:val="22"/>
                <w:lang w:eastAsia="en-US"/>
              </w:rPr>
            </w:pPr>
            <w:ins w:id="1628" w:author="wanao" w:date="2026-07-03T16:18:14Z">
              <w:r>
                <w:rPr>
                  <w:rFonts w:ascii="仿宋" w:hAnsi="仿宋" w:eastAsia="仿宋"/>
                  <w:color w:val="000000"/>
                  <w:kern w:val="0"/>
                  <w:sz w:val="24"/>
                  <w:szCs w:val="22"/>
                  <w:lang w:eastAsia="en-US"/>
                </w:rPr>
                <w:t>文本</w:t>
              </w:r>
            </w:ins>
          </w:p>
        </w:tc>
        <w:tc>
          <w:tcPr>
            <w:tcW w:w="2340" w:type="dxa"/>
          </w:tcPr>
          <w:p>
            <w:pPr>
              <w:widowControl/>
              <w:spacing w:after="0" w:line="360" w:lineRule="auto"/>
              <w:jc w:val="left"/>
              <w:rPr>
                <w:ins w:id="1629" w:author="wanao" w:date="2026-07-03T16:17:41Z"/>
                <w:rFonts w:ascii="仿宋" w:hAnsi="仿宋" w:eastAsia="仿宋"/>
                <w:color w:val="000000"/>
                <w:kern w:val="0"/>
                <w:sz w:val="24"/>
                <w:szCs w:val="22"/>
                <w:lang w:eastAsia="en-US"/>
              </w:rPr>
            </w:pPr>
            <w:ins w:id="1630" w:author="wanao" w:date="2026-07-03T16:18:17Z">
              <w:r>
                <w:rPr>
                  <w:rFonts w:ascii="仿宋" w:hAnsi="仿宋" w:eastAsia="仿宋"/>
                  <w:color w:val="000000"/>
                  <w:kern w:val="0"/>
                  <w:sz w:val="24"/>
                  <w:szCs w:val="22"/>
                  <w:lang w:eastAsia="en-US"/>
                </w:rPr>
                <w:t>列表展示字段</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参数说明</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lang w:eastAsia="en-US"/>
              </w:rPr>
              <w:t>参数值</w:t>
            </w:r>
            <w:r>
              <w:rPr>
                <w:rFonts w:hint="eastAsia" w:ascii="仿宋" w:hAnsi="仿宋" w:eastAsia="仿宋"/>
                <w:color w:val="000000"/>
                <w:kern w:val="0"/>
                <w:sz w:val="24"/>
                <w:szCs w:val="22"/>
              </w:rPr>
              <w:t>说明</w:t>
            </w:r>
            <w:r>
              <w:rPr>
                <w:rFonts w:ascii="仿宋" w:hAnsi="仿宋" w:eastAsia="仿宋"/>
                <w:color w:val="000000"/>
                <w:kern w:val="0"/>
                <w:sz w:val="24"/>
                <w:szCs w:val="22"/>
                <w:lang w:eastAsia="en-US"/>
              </w:rPr>
              <w:t>展示</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lang w:eastAsia="en-US"/>
              </w:rPr>
              <w:t>列表 展示字段</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参数配置-新增</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支持具备权限的用户新增参数配置业务数据，完成页面录入、字段校验、唯一性校验、关联校验和保存处理。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用户点击“新增”后进入新增页面。页面应展示新增所需字段，并在保存前完成必填、格式、唯一、联动和权限校验。</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Layout w:type="fixed"/>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参数编号</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必填；长度不超过50位；系统校验唯一性</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参数名称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必填；长度不超过100位；按同级或同范围校验唯一性</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参数值</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必填；</w:t>
            </w:r>
            <w:r>
              <w:rPr>
                <w:rFonts w:ascii="仿宋" w:hAnsi="仿宋" w:eastAsia="仿宋"/>
                <w:color w:val="000000"/>
                <w:kern w:val="0"/>
                <w:sz w:val="24"/>
                <w:szCs w:val="22"/>
              </w:rPr>
              <w:t>长度不超过</w:t>
            </w:r>
            <w:r>
              <w:rPr>
                <w:rFonts w:hint="eastAsia" w:ascii="仿宋" w:hAnsi="仿宋" w:eastAsia="仿宋"/>
                <w:color w:val="000000"/>
                <w:kern w:val="0"/>
                <w:sz w:val="24"/>
                <w:szCs w:val="22"/>
              </w:rPr>
              <w:t>32</w:t>
            </w:r>
            <w:r>
              <w:rPr>
                <w:rFonts w:ascii="仿宋" w:hAnsi="仿宋" w:eastAsia="仿宋"/>
                <w:color w:val="000000"/>
                <w:kern w:val="0"/>
                <w:sz w:val="24"/>
                <w:szCs w:val="22"/>
              </w:rPr>
              <w:t>位</w:t>
            </w:r>
            <w:r>
              <w:rPr>
                <w:rFonts w:hint="eastAsia" w:ascii="仿宋" w:hAnsi="仿宋" w:eastAsia="仿宋"/>
                <w:color w:val="000000"/>
                <w:kern w:val="0"/>
                <w:sz w:val="24"/>
                <w:szCs w:val="22"/>
              </w:rPr>
              <w:t>；</w:t>
            </w:r>
            <w:r>
              <w:rPr>
                <w:rFonts w:ascii="仿宋" w:hAnsi="仿宋" w:eastAsia="仿宋"/>
                <w:color w:val="000000"/>
                <w:kern w:val="0"/>
                <w:sz w:val="24"/>
                <w:szCs w:val="22"/>
              </w:rPr>
              <w:t>保存时校验长度、格式和业务规则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631" w:author="wanao" w:date="2026-07-03T16:15:43Z"/>
        </w:trPr>
        <w:tc>
          <w:tcPr>
            <w:tcW w:w="2340" w:type="dxa"/>
          </w:tcPr>
          <w:p>
            <w:pPr>
              <w:widowControl/>
              <w:spacing w:after="0" w:line="360" w:lineRule="auto"/>
              <w:jc w:val="left"/>
              <w:rPr>
                <w:ins w:id="1632" w:author="wanao" w:date="2026-07-03T16:15:43Z"/>
                <w:rFonts w:hint="default" w:ascii="仿宋" w:hAnsi="仿宋" w:eastAsia="仿宋"/>
                <w:color w:val="000000"/>
                <w:kern w:val="0"/>
                <w:sz w:val="24"/>
                <w:szCs w:val="22"/>
                <w:lang w:val="en-US" w:eastAsia="zh-CN"/>
              </w:rPr>
            </w:pPr>
            <w:ins w:id="1633" w:author="wanao" w:date="2026-07-03T16:15:47Z">
              <w:r>
                <w:rPr>
                  <w:rFonts w:hint="eastAsia" w:ascii="仿宋" w:hAnsi="仿宋" w:eastAsia="仿宋"/>
                  <w:color w:val="000000"/>
                  <w:kern w:val="0"/>
                  <w:sz w:val="24"/>
                  <w:szCs w:val="22"/>
                  <w:lang w:val="en-US" w:eastAsia="zh-CN"/>
                </w:rPr>
                <w:t>参数</w:t>
              </w:r>
            </w:ins>
            <w:ins w:id="1634" w:author="wanao" w:date="2026-07-03T16:15:48Z">
              <w:r>
                <w:rPr>
                  <w:rFonts w:hint="eastAsia" w:ascii="仿宋" w:hAnsi="仿宋" w:eastAsia="仿宋"/>
                  <w:color w:val="000000"/>
                  <w:kern w:val="0"/>
                  <w:sz w:val="24"/>
                  <w:szCs w:val="22"/>
                  <w:lang w:val="en-US" w:eastAsia="zh-CN"/>
                </w:rPr>
                <w:t>类型</w:t>
              </w:r>
            </w:ins>
          </w:p>
        </w:tc>
        <w:tc>
          <w:tcPr>
            <w:tcW w:w="2340" w:type="dxa"/>
          </w:tcPr>
          <w:p>
            <w:pPr>
              <w:widowControl/>
              <w:spacing w:after="0" w:line="360" w:lineRule="auto"/>
              <w:jc w:val="left"/>
              <w:rPr>
                <w:ins w:id="1635" w:author="wanao" w:date="2026-07-03T16:15:43Z"/>
                <w:rFonts w:hint="eastAsia" w:ascii="仿宋" w:hAnsi="仿宋" w:eastAsia="仿宋"/>
                <w:color w:val="000000"/>
                <w:kern w:val="0"/>
                <w:sz w:val="24"/>
                <w:szCs w:val="22"/>
              </w:rPr>
            </w:pPr>
            <w:ins w:id="1636" w:author="wanao" w:date="2026-07-03T16:16:11Z">
              <w:r>
                <w:rPr>
                  <w:rFonts w:hint="eastAsia" w:ascii="仿宋" w:hAnsi="仿宋" w:eastAsia="仿宋"/>
                  <w:color w:val="000000"/>
                  <w:kern w:val="0"/>
                  <w:sz w:val="24"/>
                  <w:szCs w:val="22"/>
                </w:rPr>
                <w:t>必填</w:t>
              </w:r>
            </w:ins>
          </w:p>
        </w:tc>
        <w:tc>
          <w:tcPr>
            <w:tcW w:w="2340" w:type="dxa"/>
          </w:tcPr>
          <w:p>
            <w:pPr>
              <w:widowControl/>
              <w:spacing w:after="0" w:line="360" w:lineRule="auto"/>
              <w:jc w:val="left"/>
              <w:rPr>
                <w:ins w:id="1637" w:author="wanao" w:date="2026-07-03T16:15:43Z"/>
                <w:rFonts w:hint="default" w:ascii="仿宋" w:hAnsi="仿宋" w:eastAsia="仿宋"/>
                <w:color w:val="000000"/>
                <w:kern w:val="0"/>
                <w:sz w:val="24"/>
                <w:szCs w:val="22"/>
                <w:lang w:val="en-US" w:eastAsia="zh-CN"/>
              </w:rPr>
            </w:pPr>
            <w:ins w:id="1638" w:author="wanao" w:date="2026-07-03T16:16:20Z">
              <w:r>
                <w:rPr>
                  <w:rFonts w:hint="eastAsia" w:ascii="仿宋" w:hAnsi="仿宋" w:eastAsia="仿宋"/>
                  <w:color w:val="000000"/>
                  <w:kern w:val="0"/>
                  <w:sz w:val="24"/>
                  <w:szCs w:val="22"/>
                  <w:lang w:val="en-US" w:eastAsia="zh-CN"/>
                </w:rPr>
                <w:t>下拉框</w:t>
              </w:r>
            </w:ins>
          </w:p>
        </w:tc>
        <w:tc>
          <w:tcPr>
            <w:tcW w:w="2340" w:type="dxa"/>
          </w:tcPr>
          <w:p>
            <w:pPr>
              <w:widowControl/>
              <w:spacing w:after="0" w:line="360" w:lineRule="auto"/>
              <w:jc w:val="left"/>
              <w:rPr>
                <w:ins w:id="1639" w:author="wanao" w:date="2026-07-03T16:15:43Z"/>
                <w:rFonts w:hint="eastAsia" w:ascii="仿宋" w:hAnsi="仿宋" w:eastAsia="仿宋"/>
                <w:color w:val="000000"/>
                <w:kern w:val="0"/>
                <w:sz w:val="24"/>
                <w:szCs w:val="22"/>
                <w:lang w:val="en-US" w:eastAsia="zh-CN"/>
              </w:rPr>
            </w:pPr>
            <w:ins w:id="1640" w:author="wanao" w:date="2026-07-03T16:16:24Z">
              <w:r>
                <w:rPr>
                  <w:rFonts w:hint="eastAsia" w:ascii="仿宋" w:hAnsi="仿宋" w:eastAsia="仿宋"/>
                  <w:color w:val="000000"/>
                  <w:kern w:val="0"/>
                  <w:sz w:val="24"/>
                  <w:szCs w:val="22"/>
                  <w:lang w:val="en-US" w:eastAsia="zh-CN"/>
                </w:rPr>
                <w:t>选项：</w:t>
              </w:r>
            </w:ins>
            <w:ins w:id="1641" w:author="wanao" w:date="2026-07-03T16:16:36Z">
              <w:r>
                <w:rPr>
                  <w:rFonts w:hint="eastAsia" w:ascii="仿宋" w:hAnsi="仿宋" w:eastAsia="仿宋"/>
                  <w:color w:val="000000"/>
                  <w:kern w:val="0"/>
                  <w:sz w:val="24"/>
                  <w:szCs w:val="22"/>
                  <w:lang w:val="en-US" w:eastAsia="zh-CN"/>
                </w:rPr>
                <w:t>系统参数、业务参考</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642" w:author="wanao" w:date="2026-07-03T16:16:46Z"/>
        </w:trPr>
        <w:tc>
          <w:tcPr>
            <w:tcW w:w="2340" w:type="dxa"/>
          </w:tcPr>
          <w:p>
            <w:pPr>
              <w:widowControl/>
              <w:spacing w:after="0" w:line="360" w:lineRule="auto"/>
              <w:jc w:val="left"/>
              <w:rPr>
                <w:ins w:id="1643" w:author="wanao" w:date="2026-07-03T16:16:46Z"/>
                <w:rFonts w:hint="default" w:ascii="仿宋" w:hAnsi="仿宋" w:eastAsia="仿宋"/>
                <w:color w:val="000000"/>
                <w:kern w:val="0"/>
                <w:sz w:val="24"/>
                <w:szCs w:val="22"/>
                <w:lang w:val="en-US" w:eastAsia="zh-CN"/>
              </w:rPr>
            </w:pPr>
            <w:ins w:id="1644" w:author="wanao" w:date="2026-07-03T16:16:48Z">
              <w:r>
                <w:rPr>
                  <w:rFonts w:hint="eastAsia" w:ascii="仿宋" w:hAnsi="仿宋" w:eastAsia="仿宋"/>
                  <w:color w:val="000000"/>
                  <w:kern w:val="0"/>
                  <w:sz w:val="24"/>
                  <w:szCs w:val="22"/>
                  <w:lang w:val="en-US" w:eastAsia="zh-CN"/>
                </w:rPr>
                <w:t>所属</w:t>
              </w:r>
            </w:ins>
            <w:ins w:id="1645" w:author="wanao" w:date="2026-07-03T16:16:50Z">
              <w:r>
                <w:rPr>
                  <w:rFonts w:hint="eastAsia" w:ascii="仿宋" w:hAnsi="仿宋" w:eastAsia="仿宋"/>
                  <w:color w:val="000000"/>
                  <w:kern w:val="0"/>
                  <w:sz w:val="24"/>
                  <w:szCs w:val="22"/>
                  <w:lang w:val="en-US" w:eastAsia="zh-CN"/>
                </w:rPr>
                <w:t>应用</w:t>
              </w:r>
            </w:ins>
          </w:p>
        </w:tc>
        <w:tc>
          <w:tcPr>
            <w:tcW w:w="2340" w:type="dxa"/>
          </w:tcPr>
          <w:p>
            <w:pPr>
              <w:widowControl/>
              <w:spacing w:after="0" w:line="360" w:lineRule="auto"/>
              <w:jc w:val="left"/>
              <w:rPr>
                <w:ins w:id="1646" w:author="wanao" w:date="2026-07-03T16:16:46Z"/>
                <w:rFonts w:hint="eastAsia" w:ascii="仿宋" w:hAnsi="仿宋" w:eastAsia="仿宋"/>
                <w:color w:val="000000"/>
                <w:kern w:val="0"/>
                <w:sz w:val="24"/>
                <w:szCs w:val="22"/>
              </w:rPr>
            </w:pPr>
            <w:ins w:id="1647" w:author="wanao" w:date="2026-07-03T16:16:54Z">
              <w:r>
                <w:rPr>
                  <w:rFonts w:hint="eastAsia" w:ascii="仿宋" w:hAnsi="仿宋" w:eastAsia="仿宋"/>
                  <w:color w:val="000000"/>
                  <w:kern w:val="0"/>
                  <w:sz w:val="24"/>
                  <w:szCs w:val="22"/>
                </w:rPr>
                <w:t>必填</w:t>
              </w:r>
            </w:ins>
          </w:p>
        </w:tc>
        <w:tc>
          <w:tcPr>
            <w:tcW w:w="2340" w:type="dxa"/>
          </w:tcPr>
          <w:p>
            <w:pPr>
              <w:widowControl/>
              <w:spacing w:after="0" w:line="360" w:lineRule="auto"/>
              <w:jc w:val="left"/>
              <w:rPr>
                <w:ins w:id="1648" w:author="wanao" w:date="2026-07-03T16:16:46Z"/>
                <w:rFonts w:hint="eastAsia" w:ascii="仿宋" w:hAnsi="仿宋" w:eastAsia="仿宋"/>
                <w:color w:val="000000"/>
                <w:kern w:val="0"/>
                <w:sz w:val="24"/>
                <w:szCs w:val="22"/>
                <w:lang w:val="en-US" w:eastAsia="zh-CN"/>
              </w:rPr>
            </w:pPr>
            <w:ins w:id="1649" w:author="wanao" w:date="2026-07-03T16:16:57Z">
              <w:r>
                <w:rPr>
                  <w:rFonts w:hint="eastAsia" w:ascii="仿宋" w:hAnsi="仿宋" w:eastAsia="仿宋"/>
                  <w:color w:val="000000"/>
                  <w:kern w:val="0"/>
                  <w:sz w:val="24"/>
                  <w:szCs w:val="22"/>
                  <w:lang w:val="en-US" w:eastAsia="zh-CN"/>
                </w:rPr>
                <w:t>下拉框</w:t>
              </w:r>
            </w:ins>
          </w:p>
        </w:tc>
        <w:tc>
          <w:tcPr>
            <w:tcW w:w="2340" w:type="dxa"/>
          </w:tcPr>
          <w:p>
            <w:pPr>
              <w:widowControl/>
              <w:spacing w:after="0" w:line="360" w:lineRule="auto"/>
              <w:jc w:val="left"/>
              <w:rPr>
                <w:ins w:id="1650" w:author="wanao" w:date="2026-07-03T16:16:46Z"/>
                <w:rFonts w:hint="default" w:ascii="仿宋" w:hAnsi="仿宋" w:eastAsia="仿宋"/>
                <w:color w:val="000000"/>
                <w:kern w:val="0"/>
                <w:sz w:val="24"/>
                <w:szCs w:val="22"/>
                <w:lang w:val="en-US" w:eastAsia="zh-CN"/>
              </w:rPr>
            </w:pPr>
            <w:ins w:id="1651" w:author="wanao" w:date="2026-07-03T16:16:59Z">
              <w:r>
                <w:rPr>
                  <w:rFonts w:hint="eastAsia" w:ascii="仿宋" w:hAnsi="仿宋" w:eastAsia="仿宋"/>
                  <w:color w:val="000000"/>
                  <w:kern w:val="0"/>
                  <w:sz w:val="24"/>
                  <w:szCs w:val="22"/>
                  <w:lang w:val="en-US" w:eastAsia="zh-CN"/>
                </w:rPr>
                <w:t>选项</w:t>
              </w:r>
            </w:ins>
            <w:ins w:id="1652" w:author="wanao" w:date="2026-07-03T16:17:00Z">
              <w:r>
                <w:rPr>
                  <w:rFonts w:hint="eastAsia" w:ascii="仿宋" w:hAnsi="仿宋" w:eastAsia="仿宋"/>
                  <w:color w:val="000000"/>
                  <w:kern w:val="0"/>
                  <w:sz w:val="24"/>
                  <w:szCs w:val="22"/>
                  <w:lang w:val="en-US" w:eastAsia="zh-CN"/>
                </w:rPr>
                <w:t>：</w:t>
              </w:r>
            </w:ins>
            <w:ins w:id="1653" w:author="wanao" w:date="2026-07-03T16:17:01Z">
              <w:r>
                <w:rPr>
                  <w:rFonts w:hint="eastAsia" w:ascii="仿宋" w:hAnsi="仿宋" w:eastAsia="仿宋"/>
                  <w:color w:val="000000"/>
                  <w:kern w:val="0"/>
                  <w:sz w:val="24"/>
                  <w:szCs w:val="22"/>
                  <w:lang w:val="en-US" w:eastAsia="zh-CN"/>
                </w:rPr>
                <w:t>PC</w:t>
              </w:r>
            </w:ins>
            <w:ins w:id="1654" w:author="wanao" w:date="2026-07-03T16:17:02Z">
              <w:r>
                <w:rPr>
                  <w:rFonts w:hint="eastAsia" w:ascii="仿宋" w:hAnsi="仿宋" w:eastAsia="仿宋"/>
                  <w:color w:val="000000"/>
                  <w:kern w:val="0"/>
                  <w:sz w:val="24"/>
                  <w:szCs w:val="22"/>
                  <w:lang w:val="en-US" w:eastAsia="zh-CN"/>
                </w:rPr>
                <w:t>端</w:t>
              </w:r>
            </w:ins>
            <w:ins w:id="1655" w:author="wanao" w:date="2026-07-03T16:17:03Z">
              <w:r>
                <w:rPr>
                  <w:rFonts w:hint="eastAsia" w:ascii="仿宋" w:hAnsi="仿宋" w:eastAsia="仿宋"/>
                  <w:color w:val="000000"/>
                  <w:kern w:val="0"/>
                  <w:sz w:val="24"/>
                  <w:szCs w:val="22"/>
                  <w:lang w:val="en-US" w:eastAsia="zh-CN"/>
                </w:rPr>
                <w:t>、</w:t>
              </w:r>
            </w:ins>
            <w:ins w:id="1656" w:author="wanao" w:date="2026-07-03T16:17:05Z">
              <w:r>
                <w:rPr>
                  <w:rFonts w:hint="eastAsia" w:ascii="仿宋" w:hAnsi="仿宋" w:eastAsia="仿宋"/>
                  <w:color w:val="000000"/>
                  <w:kern w:val="0"/>
                  <w:sz w:val="24"/>
                  <w:szCs w:val="22"/>
                  <w:lang w:val="en-US" w:eastAsia="zh-CN"/>
                </w:rPr>
                <w:t>移动端</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参数说明</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非</w:t>
            </w:r>
            <w:r>
              <w:rPr>
                <w:rFonts w:ascii="仿宋" w:hAnsi="仿宋" w:eastAsia="仿宋"/>
                <w:color w:val="000000"/>
                <w:kern w:val="0"/>
                <w:sz w:val="24"/>
                <w:szCs w:val="22"/>
              </w:rPr>
              <w:t>必填；长度不超过50位</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保存</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点击后校验当前录入信息并执行新增保存</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点击后关闭新增页面并放弃本次录入</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用户点击“新增”后，系统打开新增页面，并根据当前模块上下文带出可默认填充的信息。</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用户点击“保存”后，系统按字段规则逐项校验必填、格式、长度、唯一性、联动关系和权限边界；校验通过后保存数据并提示“保存成功”。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用户点击“取消”后，系统关闭新增页面；如存在未保存内容，应提示用户确认是否放弃当前录入。</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新增页面的主键类编码字段在保存前必须唯一校验通过。</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涉及机构、团队、角色、菜单、场景等引用字段时，必须从有效数据中选择，不允许录入无效值。</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涉及上下级联动的字段，变更上级字段后应自动清空并重载下级字段候选值。</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仅具备“新增”功能权限且拥有对应数据范围的用户可执行新增。</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不具备新增权限的用户仅可查看列表，不可进入新增页面。</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参数编号</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按参数唯一编码展示</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参数名称</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按参数名称展示</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参数值</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按当前生效值展示</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657" w:author="wanao" w:date="2026-07-03T16:18:46Z"/>
        </w:trPr>
        <w:tc>
          <w:tcPr>
            <w:tcW w:w="2340" w:type="dxa"/>
            <w:shd w:val="clear" w:color="auto" w:fill="auto"/>
          </w:tcPr>
          <w:p>
            <w:pPr>
              <w:widowControl/>
              <w:spacing w:after="0" w:line="360" w:lineRule="auto"/>
              <w:jc w:val="left"/>
              <w:rPr>
                <w:ins w:id="1658" w:author="wanao" w:date="2026-07-03T16:18:46Z"/>
                <w:rFonts w:hint="default" w:ascii="仿宋" w:hAnsi="仿宋" w:eastAsia="仿宋"/>
                <w:color w:val="000000"/>
                <w:kern w:val="0"/>
                <w:sz w:val="24"/>
                <w:szCs w:val="22"/>
                <w:lang w:val="en-US" w:eastAsia="zh-CN"/>
              </w:rPr>
            </w:pPr>
            <w:ins w:id="1659" w:author="wanao" w:date="2026-07-03T16:18:51Z">
              <w:r>
                <w:rPr>
                  <w:rFonts w:hint="eastAsia" w:ascii="仿宋" w:hAnsi="仿宋" w:eastAsia="仿宋"/>
                  <w:color w:val="000000"/>
                  <w:kern w:val="0"/>
                  <w:sz w:val="24"/>
                  <w:szCs w:val="22"/>
                  <w:lang w:val="en-US" w:eastAsia="zh-CN"/>
                </w:rPr>
                <w:t>参数</w:t>
              </w:r>
            </w:ins>
            <w:ins w:id="1660" w:author="wanao" w:date="2026-07-03T16:18:52Z">
              <w:r>
                <w:rPr>
                  <w:rFonts w:hint="eastAsia" w:ascii="仿宋" w:hAnsi="仿宋" w:eastAsia="仿宋"/>
                  <w:color w:val="000000"/>
                  <w:kern w:val="0"/>
                  <w:sz w:val="24"/>
                  <w:szCs w:val="22"/>
                  <w:lang w:val="en-US" w:eastAsia="zh-CN"/>
                </w:rPr>
                <w:t>类型</w:t>
              </w:r>
            </w:ins>
          </w:p>
        </w:tc>
        <w:tc>
          <w:tcPr>
            <w:tcW w:w="2340" w:type="dxa"/>
            <w:shd w:val="clear" w:color="auto" w:fill="auto"/>
          </w:tcPr>
          <w:p>
            <w:pPr>
              <w:widowControl/>
              <w:spacing w:after="0" w:line="360" w:lineRule="auto"/>
              <w:jc w:val="left"/>
              <w:rPr>
                <w:ins w:id="1661" w:author="wanao" w:date="2026-07-03T16:18:46Z"/>
                <w:rFonts w:hint="eastAsia" w:ascii="仿宋" w:hAnsi="仿宋" w:eastAsia="仿宋"/>
                <w:color w:val="000000"/>
                <w:kern w:val="0"/>
                <w:sz w:val="24"/>
                <w:szCs w:val="22"/>
                <w:lang w:val="en-US" w:eastAsia="zh-CN"/>
              </w:rPr>
            </w:pPr>
            <w:ins w:id="1662" w:author="wanao" w:date="2026-07-03T16:19:14Z">
              <w:r>
                <w:rPr>
                  <w:rFonts w:hint="eastAsia" w:ascii="仿宋" w:hAnsi="仿宋" w:eastAsia="仿宋"/>
                  <w:color w:val="000000"/>
                  <w:kern w:val="0"/>
                  <w:sz w:val="24"/>
                  <w:szCs w:val="22"/>
                  <w:lang w:val="en-US" w:eastAsia="zh-CN"/>
                </w:rPr>
                <w:t>反显</w:t>
              </w:r>
            </w:ins>
          </w:p>
        </w:tc>
        <w:tc>
          <w:tcPr>
            <w:tcW w:w="2340" w:type="dxa"/>
            <w:shd w:val="clear" w:color="auto" w:fill="auto"/>
          </w:tcPr>
          <w:p>
            <w:pPr>
              <w:widowControl/>
              <w:spacing w:after="0" w:line="360" w:lineRule="auto"/>
              <w:jc w:val="left"/>
              <w:rPr>
                <w:ins w:id="1663" w:author="wanao" w:date="2026-07-03T16:18:46Z"/>
                <w:rFonts w:ascii="仿宋" w:hAnsi="仿宋" w:eastAsia="仿宋"/>
                <w:color w:val="000000"/>
                <w:kern w:val="0"/>
                <w:sz w:val="24"/>
                <w:szCs w:val="22"/>
                <w:lang w:eastAsia="en-US"/>
              </w:rPr>
            </w:pPr>
            <w:ins w:id="1664" w:author="wanao" w:date="2026-07-03T16:19:20Z">
              <w:r>
                <w:rPr>
                  <w:rFonts w:ascii="仿宋" w:hAnsi="仿宋" w:eastAsia="仿宋"/>
                  <w:color w:val="000000"/>
                  <w:kern w:val="0"/>
                  <w:sz w:val="24"/>
                  <w:szCs w:val="22"/>
                  <w:lang w:eastAsia="en-US"/>
                </w:rPr>
                <w:t>文本</w:t>
              </w:r>
            </w:ins>
          </w:p>
        </w:tc>
        <w:tc>
          <w:tcPr>
            <w:tcW w:w="2340" w:type="dxa"/>
            <w:shd w:val="clear" w:color="auto" w:fill="auto"/>
          </w:tcPr>
          <w:p>
            <w:pPr>
              <w:widowControl/>
              <w:spacing w:after="0" w:line="360" w:lineRule="auto"/>
              <w:jc w:val="left"/>
              <w:rPr>
                <w:ins w:id="1665" w:author="wanao" w:date="2026-07-03T16:18:46Z"/>
                <w:rFonts w:ascii="仿宋" w:hAnsi="仿宋" w:eastAsia="仿宋"/>
                <w:color w:val="000000"/>
                <w:kern w:val="0"/>
                <w:sz w:val="24"/>
                <w:szCs w:val="22"/>
                <w:lang w:eastAsia="en-US"/>
              </w:rPr>
            </w:pPr>
            <w:ins w:id="1666" w:author="wanao" w:date="2026-07-03T16:19:23Z">
              <w:r>
                <w:rPr>
                  <w:rFonts w:ascii="仿宋" w:hAnsi="仿宋" w:eastAsia="仿宋"/>
                  <w:color w:val="000000"/>
                  <w:kern w:val="0"/>
                  <w:sz w:val="24"/>
                  <w:szCs w:val="22"/>
                  <w:lang w:eastAsia="en-US"/>
                </w:rPr>
                <w:t>列表展示字段</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667" w:author="wanao" w:date="2026-07-03T16:18:49Z"/>
        </w:trPr>
        <w:tc>
          <w:tcPr>
            <w:tcW w:w="2340" w:type="dxa"/>
            <w:shd w:val="clear" w:color="auto" w:fill="auto"/>
          </w:tcPr>
          <w:p>
            <w:pPr>
              <w:widowControl/>
              <w:spacing w:after="0" w:line="360" w:lineRule="auto"/>
              <w:jc w:val="left"/>
              <w:rPr>
                <w:ins w:id="1668" w:author="wanao" w:date="2026-07-03T16:18:49Z"/>
                <w:rFonts w:hint="default" w:ascii="仿宋" w:hAnsi="仿宋" w:eastAsia="仿宋"/>
                <w:color w:val="000000"/>
                <w:kern w:val="0"/>
                <w:sz w:val="24"/>
                <w:szCs w:val="22"/>
                <w:lang w:val="en-US" w:eastAsia="zh-CN"/>
              </w:rPr>
            </w:pPr>
            <w:ins w:id="1669" w:author="wanao" w:date="2026-07-03T16:18:54Z">
              <w:r>
                <w:rPr>
                  <w:rFonts w:hint="eastAsia" w:ascii="仿宋" w:hAnsi="仿宋" w:eastAsia="仿宋"/>
                  <w:color w:val="000000"/>
                  <w:kern w:val="0"/>
                  <w:sz w:val="24"/>
                  <w:szCs w:val="22"/>
                  <w:lang w:val="en-US" w:eastAsia="zh-CN"/>
                </w:rPr>
                <w:t>所属</w:t>
              </w:r>
            </w:ins>
            <w:ins w:id="1670" w:author="wanao" w:date="2026-07-03T16:18:56Z">
              <w:r>
                <w:rPr>
                  <w:rFonts w:hint="eastAsia" w:ascii="仿宋" w:hAnsi="仿宋" w:eastAsia="仿宋"/>
                  <w:color w:val="000000"/>
                  <w:kern w:val="0"/>
                  <w:sz w:val="24"/>
                  <w:szCs w:val="22"/>
                  <w:lang w:val="en-US" w:eastAsia="zh-CN"/>
                </w:rPr>
                <w:t>应用</w:t>
              </w:r>
            </w:ins>
          </w:p>
        </w:tc>
        <w:tc>
          <w:tcPr>
            <w:tcW w:w="2340" w:type="dxa"/>
            <w:shd w:val="clear" w:color="auto" w:fill="auto"/>
          </w:tcPr>
          <w:p>
            <w:pPr>
              <w:widowControl/>
              <w:spacing w:after="0" w:line="360" w:lineRule="auto"/>
              <w:jc w:val="left"/>
              <w:rPr>
                <w:ins w:id="1671" w:author="wanao" w:date="2026-07-03T16:18:49Z"/>
                <w:rFonts w:ascii="仿宋" w:hAnsi="仿宋" w:eastAsia="仿宋"/>
                <w:color w:val="000000"/>
                <w:kern w:val="0"/>
                <w:sz w:val="24"/>
                <w:szCs w:val="22"/>
                <w:lang w:eastAsia="en-US"/>
              </w:rPr>
            </w:pPr>
            <w:ins w:id="1672" w:author="wanao" w:date="2026-07-03T16:19:17Z">
              <w:r>
                <w:rPr>
                  <w:rFonts w:hint="eastAsia" w:ascii="仿宋" w:hAnsi="仿宋" w:eastAsia="仿宋"/>
                  <w:color w:val="000000"/>
                  <w:kern w:val="0"/>
                  <w:sz w:val="24"/>
                  <w:szCs w:val="22"/>
                  <w:lang w:val="en-US" w:eastAsia="zh-CN"/>
                </w:rPr>
                <w:t>反显</w:t>
              </w:r>
            </w:ins>
          </w:p>
        </w:tc>
        <w:tc>
          <w:tcPr>
            <w:tcW w:w="2340" w:type="dxa"/>
            <w:shd w:val="clear" w:color="auto" w:fill="auto"/>
          </w:tcPr>
          <w:p>
            <w:pPr>
              <w:widowControl/>
              <w:spacing w:after="0" w:line="360" w:lineRule="auto"/>
              <w:jc w:val="left"/>
              <w:rPr>
                <w:ins w:id="1673" w:author="wanao" w:date="2026-07-03T16:18:49Z"/>
                <w:rFonts w:ascii="仿宋" w:hAnsi="仿宋" w:eastAsia="仿宋"/>
                <w:color w:val="000000"/>
                <w:kern w:val="0"/>
                <w:sz w:val="24"/>
                <w:szCs w:val="22"/>
                <w:lang w:eastAsia="en-US"/>
              </w:rPr>
            </w:pPr>
            <w:ins w:id="1674" w:author="wanao" w:date="2026-07-03T16:19:21Z">
              <w:r>
                <w:rPr>
                  <w:rFonts w:ascii="仿宋" w:hAnsi="仿宋" w:eastAsia="仿宋"/>
                  <w:color w:val="000000"/>
                  <w:kern w:val="0"/>
                  <w:sz w:val="24"/>
                  <w:szCs w:val="22"/>
                  <w:lang w:eastAsia="en-US"/>
                </w:rPr>
                <w:t>文本</w:t>
              </w:r>
            </w:ins>
          </w:p>
        </w:tc>
        <w:tc>
          <w:tcPr>
            <w:tcW w:w="2340" w:type="dxa"/>
            <w:shd w:val="clear" w:color="auto" w:fill="auto"/>
          </w:tcPr>
          <w:p>
            <w:pPr>
              <w:widowControl/>
              <w:spacing w:after="0" w:line="360" w:lineRule="auto"/>
              <w:jc w:val="left"/>
              <w:rPr>
                <w:ins w:id="1675" w:author="wanao" w:date="2026-07-03T16:18:49Z"/>
                <w:rFonts w:ascii="仿宋" w:hAnsi="仿宋" w:eastAsia="仿宋"/>
                <w:color w:val="000000"/>
                <w:kern w:val="0"/>
                <w:sz w:val="24"/>
                <w:szCs w:val="22"/>
                <w:lang w:eastAsia="en-US"/>
              </w:rPr>
            </w:pPr>
            <w:ins w:id="1676" w:author="wanao" w:date="2026-07-03T16:19:23Z">
              <w:r>
                <w:rPr>
                  <w:rFonts w:ascii="仿宋" w:hAnsi="仿宋" w:eastAsia="仿宋"/>
                  <w:color w:val="000000"/>
                  <w:kern w:val="0"/>
                  <w:sz w:val="24"/>
                  <w:szCs w:val="22"/>
                  <w:lang w:eastAsia="en-US"/>
                </w:rPr>
                <w:t>列表展示字段</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参数说明</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lang w:eastAsia="en-US"/>
              </w:rPr>
              <w:t>参数值</w:t>
            </w:r>
            <w:r>
              <w:rPr>
                <w:rFonts w:hint="eastAsia" w:ascii="仿宋" w:hAnsi="仿宋" w:eastAsia="仿宋"/>
                <w:color w:val="000000"/>
                <w:kern w:val="0"/>
                <w:sz w:val="24"/>
                <w:szCs w:val="22"/>
              </w:rPr>
              <w:t>说明</w:t>
            </w:r>
            <w:r>
              <w:rPr>
                <w:rFonts w:ascii="仿宋" w:hAnsi="仿宋" w:eastAsia="仿宋"/>
                <w:color w:val="000000"/>
                <w:kern w:val="0"/>
                <w:sz w:val="24"/>
                <w:szCs w:val="22"/>
                <w:lang w:eastAsia="en-US"/>
              </w:rPr>
              <w:t>展示</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列表展示字段</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参数配置-编辑</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支持具备权限的用户编辑既有参数配置数据，回显原始信息并按字段修改规则完成保存处理。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用户选中单条记录点击“编辑”后进入编辑页面。页面应回显原始数据，并按字段是否只读、是否允许修改、是否联动进行控制。</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参数编号</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必填；长度不超过50位；系统校验唯一性</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参数名称</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必填；长度不超过100位；按同级或同范围校验唯一性</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参数值</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必填；</w:t>
            </w:r>
            <w:r>
              <w:rPr>
                <w:rFonts w:ascii="仿宋" w:hAnsi="仿宋" w:eastAsia="仿宋"/>
                <w:color w:val="000000"/>
                <w:kern w:val="0"/>
                <w:sz w:val="24"/>
                <w:szCs w:val="22"/>
              </w:rPr>
              <w:t>长度不超过</w:t>
            </w:r>
            <w:r>
              <w:rPr>
                <w:rFonts w:hint="eastAsia" w:ascii="仿宋" w:hAnsi="仿宋" w:eastAsia="仿宋"/>
                <w:color w:val="000000"/>
                <w:kern w:val="0"/>
                <w:sz w:val="24"/>
                <w:szCs w:val="22"/>
              </w:rPr>
              <w:t>32</w:t>
            </w:r>
            <w:r>
              <w:rPr>
                <w:rFonts w:ascii="仿宋" w:hAnsi="仿宋" w:eastAsia="仿宋"/>
                <w:color w:val="000000"/>
                <w:kern w:val="0"/>
                <w:sz w:val="24"/>
                <w:szCs w:val="22"/>
              </w:rPr>
              <w:t>位</w:t>
            </w:r>
            <w:r>
              <w:rPr>
                <w:rFonts w:hint="eastAsia" w:ascii="仿宋" w:hAnsi="仿宋" w:eastAsia="仿宋"/>
                <w:color w:val="000000"/>
                <w:kern w:val="0"/>
                <w:sz w:val="24"/>
                <w:szCs w:val="22"/>
              </w:rPr>
              <w:t>；</w:t>
            </w:r>
            <w:r>
              <w:rPr>
                <w:rFonts w:ascii="仿宋" w:hAnsi="仿宋" w:eastAsia="仿宋"/>
                <w:color w:val="000000"/>
                <w:kern w:val="0"/>
                <w:sz w:val="24"/>
                <w:szCs w:val="22"/>
              </w:rPr>
              <w:t>保存时校验长度、格式和业务规则</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677" w:author="wanao" w:date="2026-07-03T16:19:41Z"/>
        </w:trPr>
        <w:tc>
          <w:tcPr>
            <w:tcW w:w="2340" w:type="dxa"/>
            <w:shd w:val="clear" w:color="auto" w:fill="auto"/>
          </w:tcPr>
          <w:p>
            <w:pPr>
              <w:widowControl/>
              <w:spacing w:after="0" w:line="360" w:lineRule="auto"/>
              <w:jc w:val="left"/>
              <w:rPr>
                <w:ins w:id="1678" w:author="wanao" w:date="2026-07-03T16:19:41Z"/>
                <w:rFonts w:hint="eastAsia" w:ascii="仿宋" w:hAnsi="仿宋" w:eastAsia="仿宋"/>
                <w:color w:val="000000"/>
                <w:kern w:val="0"/>
                <w:sz w:val="24"/>
                <w:szCs w:val="22"/>
                <w:lang w:val="en-US" w:eastAsia="zh-CN"/>
              </w:rPr>
            </w:pPr>
            <w:ins w:id="1679" w:author="wanao" w:date="2026-07-03T16:19:47Z">
              <w:r>
                <w:rPr>
                  <w:rFonts w:hint="eastAsia" w:ascii="仿宋" w:hAnsi="仿宋" w:eastAsia="仿宋"/>
                  <w:color w:val="000000"/>
                  <w:kern w:val="0"/>
                  <w:sz w:val="24"/>
                  <w:szCs w:val="22"/>
                  <w:lang w:val="en-US" w:eastAsia="zh-CN"/>
                </w:rPr>
                <w:t>参数类型</w:t>
              </w:r>
            </w:ins>
          </w:p>
        </w:tc>
        <w:tc>
          <w:tcPr>
            <w:tcW w:w="2340" w:type="dxa"/>
            <w:shd w:val="clear" w:color="auto" w:fill="auto"/>
          </w:tcPr>
          <w:p>
            <w:pPr>
              <w:widowControl/>
              <w:spacing w:after="0" w:line="360" w:lineRule="auto"/>
              <w:jc w:val="left"/>
              <w:rPr>
                <w:ins w:id="1680" w:author="wanao" w:date="2026-07-03T16:19:41Z"/>
                <w:rFonts w:hint="eastAsia" w:ascii="仿宋" w:hAnsi="仿宋" w:eastAsia="仿宋"/>
                <w:color w:val="000000"/>
                <w:kern w:val="0"/>
                <w:sz w:val="24"/>
                <w:szCs w:val="22"/>
              </w:rPr>
            </w:pPr>
            <w:ins w:id="1681" w:author="wanao" w:date="2026-07-03T16:19:55Z">
              <w:r>
                <w:rPr>
                  <w:rFonts w:hint="eastAsia" w:ascii="仿宋" w:hAnsi="仿宋" w:eastAsia="仿宋"/>
                  <w:color w:val="000000"/>
                  <w:kern w:val="0"/>
                  <w:sz w:val="24"/>
                  <w:szCs w:val="22"/>
                </w:rPr>
                <w:t>必填</w:t>
              </w:r>
            </w:ins>
          </w:p>
        </w:tc>
        <w:tc>
          <w:tcPr>
            <w:tcW w:w="2340" w:type="dxa"/>
            <w:shd w:val="clear" w:color="auto" w:fill="auto"/>
          </w:tcPr>
          <w:p>
            <w:pPr>
              <w:widowControl/>
              <w:spacing w:after="0" w:line="360" w:lineRule="auto"/>
              <w:jc w:val="left"/>
              <w:rPr>
                <w:ins w:id="1682" w:author="wanao" w:date="2026-07-03T16:19:41Z"/>
                <w:rFonts w:hint="eastAsia" w:ascii="仿宋" w:hAnsi="仿宋" w:eastAsia="仿宋"/>
                <w:color w:val="000000"/>
                <w:kern w:val="0"/>
                <w:sz w:val="24"/>
                <w:szCs w:val="22"/>
                <w:lang w:val="en-US" w:eastAsia="zh-CN"/>
              </w:rPr>
            </w:pPr>
            <w:ins w:id="1683" w:author="wanao" w:date="2026-07-03T16:20:01Z">
              <w:r>
                <w:rPr>
                  <w:rFonts w:hint="eastAsia" w:ascii="仿宋" w:hAnsi="仿宋" w:eastAsia="仿宋"/>
                  <w:color w:val="000000"/>
                  <w:kern w:val="0"/>
                  <w:sz w:val="24"/>
                  <w:szCs w:val="22"/>
                  <w:lang w:val="en-US" w:eastAsia="zh-CN"/>
                </w:rPr>
                <w:t>下拉框</w:t>
              </w:r>
            </w:ins>
          </w:p>
        </w:tc>
        <w:tc>
          <w:tcPr>
            <w:tcW w:w="2340" w:type="dxa"/>
          </w:tcPr>
          <w:p>
            <w:pPr>
              <w:widowControl/>
              <w:spacing w:after="0" w:line="360" w:lineRule="auto"/>
              <w:jc w:val="left"/>
              <w:rPr>
                <w:ins w:id="1684" w:author="wanao" w:date="2026-07-03T16:19:41Z"/>
                <w:rFonts w:ascii="仿宋" w:hAnsi="仿宋" w:eastAsia="仿宋"/>
                <w:color w:val="000000"/>
                <w:kern w:val="0"/>
                <w:sz w:val="24"/>
                <w:szCs w:val="22"/>
                <w:lang w:eastAsia="en-US"/>
              </w:rPr>
            </w:pPr>
            <w:ins w:id="1685" w:author="wanao" w:date="2026-07-03T16:20:32Z">
              <w:r>
                <w:rPr>
                  <w:rFonts w:hint="eastAsia" w:ascii="仿宋" w:hAnsi="仿宋" w:eastAsia="仿宋"/>
                  <w:color w:val="000000"/>
                  <w:kern w:val="0"/>
                  <w:sz w:val="24"/>
                  <w:szCs w:val="22"/>
                  <w:lang w:val="en-US" w:eastAsia="zh-CN"/>
                </w:rPr>
                <w:t>选项：系统参数、业务参考</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686" w:author="wanao" w:date="2026-07-03T16:19:43Z"/>
        </w:trPr>
        <w:tc>
          <w:tcPr>
            <w:tcW w:w="2340" w:type="dxa"/>
            <w:shd w:val="clear" w:color="auto" w:fill="auto"/>
          </w:tcPr>
          <w:p>
            <w:pPr>
              <w:widowControl/>
              <w:spacing w:after="0" w:line="360" w:lineRule="auto"/>
              <w:jc w:val="left"/>
              <w:rPr>
                <w:ins w:id="1687" w:author="wanao" w:date="2026-07-03T16:19:43Z"/>
                <w:rFonts w:hint="eastAsia" w:ascii="仿宋" w:hAnsi="仿宋" w:eastAsia="仿宋"/>
                <w:color w:val="000000"/>
                <w:kern w:val="0"/>
                <w:sz w:val="24"/>
                <w:szCs w:val="22"/>
                <w:lang w:val="en-US" w:eastAsia="zh-CN"/>
              </w:rPr>
            </w:pPr>
            <w:ins w:id="1688" w:author="wanao" w:date="2026-07-03T16:19:50Z">
              <w:r>
                <w:rPr>
                  <w:rFonts w:hint="eastAsia" w:ascii="仿宋" w:hAnsi="仿宋" w:eastAsia="仿宋"/>
                  <w:color w:val="000000"/>
                  <w:kern w:val="0"/>
                  <w:sz w:val="24"/>
                  <w:szCs w:val="22"/>
                  <w:lang w:val="en-US" w:eastAsia="zh-CN"/>
                </w:rPr>
                <w:t>所属应用</w:t>
              </w:r>
            </w:ins>
          </w:p>
        </w:tc>
        <w:tc>
          <w:tcPr>
            <w:tcW w:w="2340" w:type="dxa"/>
            <w:shd w:val="clear" w:color="auto" w:fill="auto"/>
          </w:tcPr>
          <w:p>
            <w:pPr>
              <w:widowControl/>
              <w:spacing w:after="0" w:line="360" w:lineRule="auto"/>
              <w:jc w:val="left"/>
              <w:rPr>
                <w:ins w:id="1689" w:author="wanao" w:date="2026-07-03T16:19:43Z"/>
                <w:rFonts w:hint="eastAsia" w:ascii="仿宋" w:hAnsi="仿宋" w:eastAsia="仿宋"/>
                <w:color w:val="000000"/>
                <w:kern w:val="0"/>
                <w:sz w:val="24"/>
                <w:szCs w:val="22"/>
              </w:rPr>
            </w:pPr>
            <w:ins w:id="1690" w:author="wanao" w:date="2026-07-03T16:19:56Z">
              <w:r>
                <w:rPr>
                  <w:rFonts w:hint="eastAsia" w:ascii="仿宋" w:hAnsi="仿宋" w:eastAsia="仿宋"/>
                  <w:color w:val="000000"/>
                  <w:kern w:val="0"/>
                  <w:sz w:val="24"/>
                  <w:szCs w:val="22"/>
                </w:rPr>
                <w:t>必填</w:t>
              </w:r>
            </w:ins>
          </w:p>
        </w:tc>
        <w:tc>
          <w:tcPr>
            <w:tcW w:w="2340" w:type="dxa"/>
            <w:shd w:val="clear" w:color="auto" w:fill="auto"/>
          </w:tcPr>
          <w:p>
            <w:pPr>
              <w:widowControl/>
              <w:spacing w:after="0" w:line="360" w:lineRule="auto"/>
              <w:jc w:val="left"/>
              <w:rPr>
                <w:ins w:id="1691" w:author="wanao" w:date="2026-07-03T16:19:43Z"/>
                <w:rFonts w:ascii="仿宋" w:hAnsi="仿宋" w:eastAsia="仿宋"/>
                <w:color w:val="000000"/>
                <w:kern w:val="0"/>
                <w:sz w:val="24"/>
                <w:szCs w:val="22"/>
                <w:lang w:eastAsia="en-US"/>
              </w:rPr>
            </w:pPr>
            <w:ins w:id="1692" w:author="wanao" w:date="2026-07-03T16:20:05Z">
              <w:r>
                <w:rPr>
                  <w:rFonts w:hint="eastAsia" w:ascii="仿宋" w:hAnsi="仿宋" w:eastAsia="仿宋"/>
                  <w:color w:val="000000"/>
                  <w:kern w:val="0"/>
                  <w:sz w:val="24"/>
                  <w:szCs w:val="22"/>
                  <w:lang w:val="en-US" w:eastAsia="zh-CN"/>
                </w:rPr>
                <w:t>下拉框</w:t>
              </w:r>
            </w:ins>
          </w:p>
        </w:tc>
        <w:tc>
          <w:tcPr>
            <w:tcW w:w="2340" w:type="dxa"/>
          </w:tcPr>
          <w:p>
            <w:pPr>
              <w:widowControl/>
              <w:spacing w:after="0" w:line="360" w:lineRule="auto"/>
              <w:jc w:val="left"/>
              <w:rPr>
                <w:ins w:id="1693" w:author="wanao" w:date="2026-07-03T16:19:43Z"/>
                <w:rFonts w:ascii="仿宋" w:hAnsi="仿宋" w:eastAsia="仿宋"/>
                <w:color w:val="000000"/>
                <w:kern w:val="0"/>
                <w:sz w:val="24"/>
                <w:szCs w:val="22"/>
                <w:lang w:eastAsia="en-US"/>
              </w:rPr>
            </w:pPr>
            <w:ins w:id="1694" w:author="wanao" w:date="2026-07-03T16:20:45Z">
              <w:r>
                <w:rPr>
                  <w:rFonts w:hint="eastAsia" w:ascii="仿宋" w:hAnsi="仿宋" w:eastAsia="仿宋"/>
                  <w:color w:val="000000"/>
                  <w:kern w:val="0"/>
                  <w:sz w:val="24"/>
                  <w:szCs w:val="22"/>
                  <w:lang w:val="en-US" w:eastAsia="zh-CN"/>
                </w:rPr>
                <w:t>选项：PC端、移动端</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参数说明</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非</w:t>
            </w:r>
            <w:r>
              <w:rPr>
                <w:rFonts w:ascii="仿宋" w:hAnsi="仿宋" w:eastAsia="仿宋"/>
                <w:color w:val="000000"/>
                <w:kern w:val="0"/>
                <w:sz w:val="24"/>
                <w:szCs w:val="22"/>
              </w:rPr>
              <w:t>必填；长度不超过50位</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编辑页录入字段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保存</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点击后校验当前录入信息并执行新增保存</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点击后关闭新增页面并放弃本次录入</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用户选中单条记录点击“编辑”后，系统打开编辑页面并回显原始数据。</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用户修改字段后点击“保存”，系统校验只读控制、修改权限、唯一性、联动关系及下游影响；校验通过后更新数据并提示“保存成功”。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如编辑内容影响下游业务范围，系统应在保存前提示影响内容，用户确认后方可继续保存。</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主键类字段、外部唯一标识字段默认只读，不允许直接修改。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修改后仍需满足唯一性、层级性、时序性和有效状态约束。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若关键字段已被下游业务引用，系统应按规则限制修改或提示先解除关联。</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仅具备“编辑”功能权限且拥有对应数据范围的用户可执行编辑。</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用户仅可编辑授权范围内的数据记录，不可越权修改其他机构或其他范围数据。</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参数编号</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编辑成功后按最新保存值展示或回显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参数名称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编辑成功后按最新保存值展示或回显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参数值</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编辑成功后按最新保存值展示或回显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695" w:author="wanao" w:date="2026-07-03T16:21:08Z"/>
        </w:trPr>
        <w:tc>
          <w:tcPr>
            <w:tcW w:w="2340" w:type="dxa"/>
            <w:shd w:val="clear" w:color="auto" w:fill="auto"/>
          </w:tcPr>
          <w:p>
            <w:pPr>
              <w:widowControl/>
              <w:spacing w:after="0" w:line="360" w:lineRule="auto"/>
              <w:jc w:val="left"/>
              <w:rPr>
                <w:ins w:id="1696" w:author="wanao" w:date="2026-07-03T16:21:08Z"/>
                <w:rFonts w:hint="eastAsia" w:ascii="仿宋" w:hAnsi="仿宋" w:eastAsia="仿宋"/>
                <w:color w:val="000000"/>
                <w:kern w:val="0"/>
                <w:sz w:val="24"/>
                <w:szCs w:val="22"/>
                <w:lang w:val="en-US" w:eastAsia="zh-CN"/>
              </w:rPr>
            </w:pPr>
            <w:ins w:id="1697" w:author="wanao" w:date="2026-07-03T16:21:14Z">
              <w:r>
                <w:rPr>
                  <w:rFonts w:hint="eastAsia" w:ascii="仿宋" w:hAnsi="仿宋" w:eastAsia="仿宋"/>
                  <w:color w:val="000000"/>
                  <w:kern w:val="0"/>
                  <w:sz w:val="24"/>
                  <w:szCs w:val="22"/>
                  <w:lang w:val="en-US" w:eastAsia="zh-CN"/>
                </w:rPr>
                <w:t>参数类型</w:t>
              </w:r>
            </w:ins>
          </w:p>
        </w:tc>
        <w:tc>
          <w:tcPr>
            <w:tcW w:w="2340" w:type="dxa"/>
          </w:tcPr>
          <w:p>
            <w:pPr>
              <w:widowControl/>
              <w:spacing w:after="0" w:line="360" w:lineRule="auto"/>
              <w:jc w:val="left"/>
              <w:rPr>
                <w:ins w:id="1698" w:author="wanao" w:date="2026-07-03T16:21:08Z"/>
                <w:rFonts w:ascii="仿宋" w:hAnsi="仿宋" w:eastAsia="仿宋"/>
                <w:color w:val="000000"/>
                <w:kern w:val="0"/>
                <w:sz w:val="24"/>
                <w:szCs w:val="22"/>
              </w:rPr>
            </w:pPr>
            <w:ins w:id="1699" w:author="wanao" w:date="2026-07-03T16:21:37Z">
              <w:r>
                <w:rPr>
                  <w:rFonts w:ascii="仿宋" w:hAnsi="仿宋" w:eastAsia="仿宋"/>
                  <w:color w:val="000000"/>
                  <w:kern w:val="0"/>
                  <w:sz w:val="24"/>
                  <w:szCs w:val="22"/>
                </w:rPr>
                <w:t>回显</w:t>
              </w:r>
            </w:ins>
          </w:p>
        </w:tc>
        <w:tc>
          <w:tcPr>
            <w:tcW w:w="2340" w:type="dxa"/>
          </w:tcPr>
          <w:p>
            <w:pPr>
              <w:widowControl/>
              <w:spacing w:after="0" w:line="360" w:lineRule="auto"/>
              <w:jc w:val="left"/>
              <w:rPr>
                <w:ins w:id="1700" w:author="wanao" w:date="2026-07-03T16:21:08Z"/>
                <w:rFonts w:ascii="仿宋" w:hAnsi="仿宋" w:eastAsia="仿宋"/>
                <w:color w:val="000000"/>
                <w:kern w:val="0"/>
                <w:sz w:val="24"/>
                <w:szCs w:val="22"/>
                <w:lang w:eastAsia="en-US"/>
              </w:rPr>
            </w:pPr>
            <w:ins w:id="1701" w:author="wanao" w:date="2026-07-03T16:21:40Z">
              <w:r>
                <w:rPr>
                  <w:rFonts w:ascii="仿宋" w:hAnsi="仿宋" w:eastAsia="仿宋"/>
                  <w:color w:val="000000"/>
                  <w:kern w:val="0"/>
                  <w:sz w:val="24"/>
                  <w:szCs w:val="22"/>
                  <w:lang w:eastAsia="en-US"/>
                </w:rPr>
                <w:t>文本</w:t>
              </w:r>
            </w:ins>
          </w:p>
        </w:tc>
        <w:tc>
          <w:tcPr>
            <w:tcW w:w="2340" w:type="dxa"/>
          </w:tcPr>
          <w:p>
            <w:pPr>
              <w:widowControl/>
              <w:spacing w:after="0" w:line="360" w:lineRule="auto"/>
              <w:jc w:val="left"/>
              <w:rPr>
                <w:ins w:id="1702" w:author="wanao" w:date="2026-07-03T16:21:08Z"/>
                <w:rFonts w:ascii="仿宋" w:hAnsi="仿宋" w:eastAsia="仿宋"/>
                <w:color w:val="000000"/>
                <w:kern w:val="0"/>
                <w:sz w:val="24"/>
                <w:szCs w:val="22"/>
              </w:rPr>
            </w:pPr>
            <w:ins w:id="1703" w:author="wanao" w:date="2026-07-03T16:21:52Z">
              <w:r>
                <w:rPr>
                  <w:rFonts w:ascii="仿宋" w:hAnsi="仿宋" w:eastAsia="仿宋"/>
                  <w:color w:val="000000"/>
                  <w:kern w:val="0"/>
                  <w:sz w:val="24"/>
                  <w:szCs w:val="22"/>
                </w:rPr>
                <w:t>编辑结果页/返回列表展示字段</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704" w:author="wanao" w:date="2026-07-03T16:21:10Z"/>
        </w:trPr>
        <w:tc>
          <w:tcPr>
            <w:tcW w:w="2340" w:type="dxa"/>
            <w:shd w:val="clear" w:color="auto" w:fill="auto"/>
          </w:tcPr>
          <w:p>
            <w:pPr>
              <w:widowControl/>
              <w:spacing w:after="0" w:line="360" w:lineRule="auto"/>
              <w:jc w:val="left"/>
              <w:rPr>
                <w:ins w:id="1705" w:author="wanao" w:date="2026-07-03T16:21:10Z"/>
                <w:rFonts w:hint="eastAsia" w:ascii="仿宋" w:hAnsi="仿宋" w:eastAsia="仿宋"/>
                <w:color w:val="000000"/>
                <w:kern w:val="0"/>
                <w:sz w:val="24"/>
                <w:szCs w:val="22"/>
                <w:lang w:val="en-US" w:eastAsia="zh-CN"/>
              </w:rPr>
            </w:pPr>
            <w:ins w:id="1706" w:author="wanao" w:date="2026-07-03T16:21:23Z">
              <w:r>
                <w:rPr>
                  <w:rFonts w:hint="eastAsia" w:ascii="仿宋" w:hAnsi="仿宋" w:eastAsia="仿宋"/>
                  <w:color w:val="000000"/>
                  <w:kern w:val="0"/>
                  <w:sz w:val="24"/>
                  <w:szCs w:val="22"/>
                  <w:lang w:val="en-US" w:eastAsia="zh-CN"/>
                </w:rPr>
                <w:t>所属应用</w:t>
              </w:r>
            </w:ins>
          </w:p>
        </w:tc>
        <w:tc>
          <w:tcPr>
            <w:tcW w:w="2340" w:type="dxa"/>
          </w:tcPr>
          <w:p>
            <w:pPr>
              <w:widowControl/>
              <w:spacing w:after="0" w:line="360" w:lineRule="auto"/>
              <w:jc w:val="left"/>
              <w:rPr>
                <w:ins w:id="1707" w:author="wanao" w:date="2026-07-03T16:21:10Z"/>
                <w:rFonts w:ascii="仿宋" w:hAnsi="仿宋" w:eastAsia="仿宋"/>
                <w:color w:val="000000"/>
                <w:kern w:val="0"/>
                <w:sz w:val="24"/>
                <w:szCs w:val="22"/>
              </w:rPr>
            </w:pPr>
            <w:ins w:id="1708" w:author="wanao" w:date="2026-07-03T16:21:37Z">
              <w:r>
                <w:rPr>
                  <w:rFonts w:ascii="仿宋" w:hAnsi="仿宋" w:eastAsia="仿宋"/>
                  <w:color w:val="000000"/>
                  <w:kern w:val="0"/>
                  <w:sz w:val="24"/>
                  <w:szCs w:val="22"/>
                </w:rPr>
                <w:t>回显</w:t>
              </w:r>
            </w:ins>
          </w:p>
        </w:tc>
        <w:tc>
          <w:tcPr>
            <w:tcW w:w="2340" w:type="dxa"/>
          </w:tcPr>
          <w:p>
            <w:pPr>
              <w:widowControl/>
              <w:spacing w:after="0" w:line="360" w:lineRule="auto"/>
              <w:jc w:val="left"/>
              <w:rPr>
                <w:ins w:id="1709" w:author="wanao" w:date="2026-07-03T16:21:10Z"/>
                <w:rFonts w:ascii="仿宋" w:hAnsi="仿宋" w:eastAsia="仿宋"/>
                <w:color w:val="000000"/>
                <w:kern w:val="0"/>
                <w:sz w:val="24"/>
                <w:szCs w:val="22"/>
                <w:lang w:eastAsia="en-US"/>
              </w:rPr>
            </w:pPr>
            <w:ins w:id="1710" w:author="wanao" w:date="2026-07-03T16:21:41Z">
              <w:r>
                <w:rPr>
                  <w:rFonts w:ascii="仿宋" w:hAnsi="仿宋" w:eastAsia="仿宋"/>
                  <w:color w:val="000000"/>
                  <w:kern w:val="0"/>
                  <w:sz w:val="24"/>
                  <w:szCs w:val="22"/>
                  <w:lang w:eastAsia="en-US"/>
                </w:rPr>
                <w:t>文本</w:t>
              </w:r>
            </w:ins>
          </w:p>
        </w:tc>
        <w:tc>
          <w:tcPr>
            <w:tcW w:w="2340" w:type="dxa"/>
          </w:tcPr>
          <w:p>
            <w:pPr>
              <w:widowControl/>
              <w:spacing w:after="0" w:line="360" w:lineRule="auto"/>
              <w:jc w:val="left"/>
              <w:rPr>
                <w:ins w:id="1711" w:author="wanao" w:date="2026-07-03T16:21:10Z"/>
                <w:rFonts w:ascii="仿宋" w:hAnsi="仿宋" w:eastAsia="仿宋"/>
                <w:color w:val="000000"/>
                <w:kern w:val="0"/>
                <w:sz w:val="24"/>
                <w:szCs w:val="22"/>
              </w:rPr>
            </w:pPr>
            <w:ins w:id="1712" w:author="wanao" w:date="2026-07-03T16:21:53Z">
              <w:r>
                <w:rPr>
                  <w:rFonts w:ascii="仿宋" w:hAnsi="仿宋" w:eastAsia="仿宋"/>
                  <w:color w:val="000000"/>
                  <w:kern w:val="0"/>
                  <w:sz w:val="24"/>
                  <w:szCs w:val="22"/>
                </w:rPr>
                <w:t>编辑结果页/返回列表展示字段</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参数说明</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编辑成功后按最新保存值展示或回显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编辑结果页/返回列表展示字段</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rPr>
      </w:pPr>
      <w:r>
        <w:rPr>
          <w:rFonts w:hint="eastAsia" w:ascii="仿宋" w:hAnsi="仿宋" w:eastAsia="仿宋"/>
          <w:lang w:eastAsia="en-US"/>
        </w:rPr>
        <w:t>参数配置-</w:t>
      </w:r>
      <w:r>
        <w:rPr>
          <w:rFonts w:hint="eastAsia" w:ascii="仿宋" w:hAnsi="仿宋" w:eastAsia="仿宋"/>
        </w:rPr>
        <w:t>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支持具备权限的用户删除</w:t>
      </w:r>
      <w:r>
        <w:rPr>
          <w:rFonts w:hint="eastAsia" w:ascii="仿宋" w:hAnsi="仿宋" w:eastAsia="仿宋"/>
          <w:color w:val="000000"/>
          <w:kern w:val="0"/>
          <w:sz w:val="24"/>
          <w:szCs w:val="22"/>
        </w:rPr>
        <w:t>参数配置</w:t>
      </w:r>
      <w:r>
        <w:rPr>
          <w:rFonts w:ascii="仿宋" w:hAnsi="仿宋" w:eastAsia="仿宋"/>
          <w:color w:val="000000"/>
          <w:kern w:val="0"/>
          <w:sz w:val="24"/>
          <w:szCs w:val="22"/>
        </w:rPr>
        <w:t>数据，删除前需完成关联校验、状态校验和二次确认。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200" w:line="276" w:lineRule="auto"/>
        <w:jc w:val="left"/>
        <w:rPr>
          <w:rFonts w:ascii="仿宋" w:hAnsi="仿宋" w:eastAsia="仿宋"/>
          <w:color w:val="000000"/>
          <w:kern w:val="0"/>
          <w:sz w:val="24"/>
          <w:szCs w:val="22"/>
        </w:rPr>
      </w:pPr>
      <w:r>
        <w:rPr>
          <w:rFonts w:ascii="仿宋" w:hAnsi="仿宋" w:eastAsia="仿宋"/>
          <w:color w:val="000000"/>
          <w:kern w:val="0"/>
          <w:sz w:val="24"/>
          <w:szCs w:val="22"/>
        </w:rPr>
        <w:t>用户选中单条记录点击“删除”后，系统进入删除确认流程，并展示删除前校验结果。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用户选中单条记录点击“删除”后，系统先执行关联校验、状态校验。</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校验通过后，系统弹出二次确认提示：“您将删除当前选中的1条记录。删除后该记录将不可继续使用，请确认是否继续？”</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用户点击“确认删除”后，系统执行逻辑删除，并提示“删除成功”；删除失败时应提示具体原因。</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删除前必须校验是否存在下游引用、是否存在未完成业务、是否处于启用或生效状态。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除明确允许物理删除的临时数据外，删除默认采用逻辑删除或状态失效方式处理。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已删除数据不得继续参与新增业务，但历史日志和历史业务记录中仍保留原标识。</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仅具备“删除”功能权限且拥有对应数据范围的用户可执行删除。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删除权限应与查看权限、编辑权限分离控制，不得仅凭查看权限执行删除。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删除结果</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删除成功时提示“删除成功”；失败时提示具体原因</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删除结果展示字段</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5"/>
        <w:numPr>
          <w:ilvl w:val="2"/>
          <w:numId w:val="14"/>
        </w:numPr>
        <w:spacing w:line="360" w:lineRule="auto"/>
        <w:ind w:left="993" w:hanging="993"/>
        <w:rPr>
          <w:sz w:val="28"/>
          <w:szCs w:val="28"/>
          <w:lang w:eastAsia="en-US"/>
        </w:rPr>
      </w:pPr>
      <w:bookmarkStart w:id="115" w:name="_Toc233295869"/>
      <w:r>
        <w:rPr>
          <w:rFonts w:hint="eastAsia"/>
          <w:sz w:val="28"/>
          <w:szCs w:val="28"/>
          <w:lang w:eastAsia="en-US"/>
        </w:rPr>
        <w:t>操作日志</w:t>
      </w:r>
      <w:bookmarkEnd w:id="115"/>
    </w:p>
    <w:p>
      <w:pPr>
        <w:pStyle w:val="6"/>
        <w:numPr>
          <w:ilvl w:val="3"/>
          <w:numId w:val="14"/>
        </w:numPr>
        <w:spacing w:line="360" w:lineRule="auto"/>
        <w:ind w:left="1418" w:hanging="1418"/>
        <w:rPr>
          <w:rFonts w:ascii="仿宋" w:hAnsi="仿宋" w:eastAsia="仿宋"/>
          <w:lang w:eastAsia="en-US"/>
        </w:rPr>
      </w:pPr>
      <w:r>
        <w:rPr>
          <w:rFonts w:hint="eastAsia" w:ascii="仿宋" w:hAnsi="仿宋" w:eastAsia="仿宋"/>
          <w:lang w:eastAsia="en-US"/>
        </w:rPr>
        <w:t>操作日志-列表</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支持系统管理员按</w:t>
      </w:r>
      <w:r>
        <w:rPr>
          <w:rFonts w:hint="eastAsia" w:ascii="仿宋" w:hAnsi="仿宋" w:eastAsia="仿宋"/>
          <w:color w:val="000000"/>
          <w:kern w:val="0"/>
          <w:sz w:val="24"/>
          <w:szCs w:val="22"/>
        </w:rPr>
        <w:t>操作</w:t>
      </w:r>
      <w:r>
        <w:rPr>
          <w:rFonts w:ascii="仿宋" w:hAnsi="仿宋" w:eastAsia="仿宋"/>
          <w:color w:val="000000"/>
          <w:kern w:val="0"/>
          <w:sz w:val="24"/>
          <w:szCs w:val="22"/>
        </w:rPr>
        <w:t>用户、</w:t>
      </w:r>
      <w:r>
        <w:rPr>
          <w:rFonts w:hint="eastAsia" w:ascii="仿宋" w:hAnsi="仿宋" w:eastAsia="仿宋"/>
          <w:color w:val="000000"/>
          <w:kern w:val="0"/>
          <w:sz w:val="24"/>
          <w:szCs w:val="22"/>
        </w:rPr>
        <w:t>日志类型、</w:t>
      </w:r>
      <w:r>
        <w:rPr>
          <w:rFonts w:ascii="仿宋" w:hAnsi="仿宋" w:eastAsia="仿宋"/>
          <w:color w:val="000000"/>
          <w:kern w:val="0"/>
          <w:sz w:val="24"/>
          <w:szCs w:val="22"/>
        </w:rPr>
        <w:t>操作类型和</w:t>
      </w:r>
      <w:r>
        <w:rPr>
          <w:rFonts w:hint="eastAsia" w:ascii="仿宋" w:hAnsi="仿宋" w:eastAsia="仿宋"/>
          <w:color w:val="000000"/>
          <w:kern w:val="0"/>
          <w:sz w:val="24"/>
          <w:szCs w:val="22"/>
        </w:rPr>
        <w:t>操作时间</w:t>
      </w:r>
      <w:r>
        <w:rPr>
          <w:rFonts w:ascii="仿宋" w:hAnsi="仿宋" w:eastAsia="仿宋"/>
          <w:color w:val="000000"/>
          <w:kern w:val="0"/>
          <w:sz w:val="24"/>
          <w:szCs w:val="22"/>
        </w:rPr>
        <w:t>查询操作日志，满足合规审计和归档管理要求。</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用户进入“操作日志”页面后，可按</w:t>
      </w:r>
      <w:r>
        <w:rPr>
          <w:rFonts w:hint="eastAsia" w:ascii="仿宋" w:hAnsi="仿宋" w:eastAsia="仿宋"/>
          <w:color w:val="000000"/>
          <w:kern w:val="0"/>
          <w:sz w:val="24"/>
          <w:szCs w:val="22"/>
        </w:rPr>
        <w:t>操作用户、</w:t>
      </w:r>
      <w:r>
        <w:rPr>
          <w:rFonts w:ascii="仿宋" w:hAnsi="仿宋" w:eastAsia="仿宋"/>
          <w:color w:val="000000"/>
          <w:kern w:val="0"/>
          <w:sz w:val="24"/>
          <w:szCs w:val="22"/>
        </w:rPr>
        <w:t>日志类型、操作</w:t>
      </w:r>
      <w:r>
        <w:rPr>
          <w:rFonts w:hint="eastAsia" w:ascii="仿宋" w:hAnsi="仿宋" w:eastAsia="仿宋"/>
          <w:color w:val="000000"/>
          <w:kern w:val="0"/>
          <w:sz w:val="24"/>
          <w:szCs w:val="22"/>
        </w:rPr>
        <w:t>类型</w:t>
      </w:r>
      <w:r>
        <w:rPr>
          <w:rFonts w:ascii="仿宋" w:hAnsi="仿宋" w:eastAsia="仿宋"/>
          <w:color w:val="000000"/>
          <w:kern w:val="0"/>
          <w:sz w:val="24"/>
          <w:szCs w:val="22"/>
        </w:rPr>
        <w:t>、操作时间查询日志信息，并支持导出</w:t>
      </w:r>
      <w:r>
        <w:rPr>
          <w:rFonts w:hint="eastAsia" w:ascii="仿宋" w:hAnsi="仿宋" w:eastAsia="仿宋"/>
          <w:color w:val="000000"/>
          <w:kern w:val="0"/>
          <w:sz w:val="24"/>
          <w:szCs w:val="22"/>
        </w:rPr>
        <w:t>/下载</w:t>
      </w:r>
      <w:r>
        <w:rPr>
          <w:rFonts w:ascii="仿宋" w:hAnsi="仿宋" w:eastAsia="仿宋"/>
          <w:color w:val="000000"/>
          <w:kern w:val="0"/>
          <w:sz w:val="24"/>
          <w:szCs w:val="22"/>
        </w:rPr>
        <w:t>日志。</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操作</w:t>
            </w:r>
            <w:r>
              <w:rPr>
                <w:rFonts w:hint="eastAsia" w:ascii="仿宋" w:hAnsi="仿宋" w:eastAsia="仿宋"/>
                <w:color w:val="000000"/>
                <w:kern w:val="0"/>
                <w:sz w:val="24"/>
                <w:szCs w:val="22"/>
              </w:rPr>
              <w:t>用户</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非必输；支持按工号或姓名检索</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查询条件区输入项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713" w:author="wanao" w:date="2026-07-03T16:22:45Z"/>
        </w:trPr>
        <w:tc>
          <w:tcPr>
            <w:tcW w:w="2340" w:type="dxa"/>
            <w:shd w:val="clear" w:color="auto" w:fill="auto"/>
          </w:tcPr>
          <w:p>
            <w:pPr>
              <w:widowControl/>
              <w:spacing w:after="0" w:line="360" w:lineRule="auto"/>
              <w:jc w:val="left"/>
              <w:rPr>
                <w:del w:id="1714" w:author="wanao" w:date="2026-07-03T16:22:45Z"/>
                <w:rFonts w:ascii="仿宋" w:hAnsi="仿宋" w:eastAsia="仿宋"/>
                <w:color w:val="000000"/>
                <w:kern w:val="0"/>
                <w:sz w:val="24"/>
                <w:szCs w:val="22"/>
              </w:rPr>
            </w:pPr>
            <w:del w:id="1715" w:author="wanao" w:date="2026-07-03T16:22:45Z">
              <w:r>
                <w:rPr>
                  <w:rFonts w:hint="eastAsia" w:ascii="仿宋" w:hAnsi="仿宋" w:eastAsia="仿宋"/>
                  <w:color w:val="000000"/>
                  <w:kern w:val="0"/>
                  <w:sz w:val="24"/>
                  <w:szCs w:val="22"/>
                </w:rPr>
                <w:delText>日志类型</w:delText>
              </w:r>
            </w:del>
          </w:p>
        </w:tc>
        <w:tc>
          <w:tcPr>
            <w:tcW w:w="2340" w:type="dxa"/>
            <w:shd w:val="clear" w:color="auto" w:fill="auto"/>
          </w:tcPr>
          <w:p>
            <w:pPr>
              <w:widowControl/>
              <w:spacing w:after="0" w:line="360" w:lineRule="auto"/>
              <w:jc w:val="left"/>
              <w:rPr>
                <w:del w:id="1716" w:author="wanao" w:date="2026-07-03T16:22:45Z"/>
                <w:rFonts w:ascii="仿宋" w:hAnsi="仿宋" w:eastAsia="仿宋"/>
                <w:color w:val="000000"/>
                <w:kern w:val="0"/>
                <w:sz w:val="24"/>
                <w:szCs w:val="22"/>
              </w:rPr>
            </w:pPr>
            <w:del w:id="1717" w:author="wanao" w:date="2026-07-03T16:22:45Z">
              <w:r>
                <w:rPr>
                  <w:rFonts w:hint="eastAsia" w:ascii="仿宋" w:hAnsi="仿宋" w:eastAsia="仿宋"/>
                  <w:color w:val="000000"/>
                  <w:kern w:val="0"/>
                  <w:sz w:val="24"/>
                  <w:szCs w:val="22"/>
                </w:rPr>
                <w:delText>非必输；枚举值“操作日志”“登录日志”</w:delText>
              </w:r>
            </w:del>
          </w:p>
        </w:tc>
        <w:tc>
          <w:tcPr>
            <w:tcW w:w="2340" w:type="dxa"/>
            <w:shd w:val="clear" w:color="auto" w:fill="auto"/>
          </w:tcPr>
          <w:p>
            <w:pPr>
              <w:widowControl/>
              <w:spacing w:after="0" w:line="360" w:lineRule="auto"/>
              <w:jc w:val="left"/>
              <w:rPr>
                <w:del w:id="1718" w:author="wanao" w:date="2026-07-03T16:22:45Z"/>
                <w:rFonts w:ascii="仿宋" w:hAnsi="仿宋" w:eastAsia="仿宋"/>
                <w:color w:val="000000"/>
                <w:kern w:val="0"/>
                <w:sz w:val="24"/>
                <w:szCs w:val="22"/>
                <w:lang w:eastAsia="en-US"/>
              </w:rPr>
            </w:pPr>
            <w:del w:id="1719" w:author="wanao" w:date="2026-07-03T16:22:45Z">
              <w:r>
                <w:rPr>
                  <w:rFonts w:ascii="仿宋" w:hAnsi="仿宋" w:eastAsia="仿宋"/>
                  <w:color w:val="000000"/>
                  <w:kern w:val="0"/>
                  <w:sz w:val="24"/>
                  <w:szCs w:val="22"/>
                  <w:lang w:eastAsia="en-US"/>
                </w:rPr>
                <w:delText>下拉框</w:delText>
              </w:r>
            </w:del>
          </w:p>
        </w:tc>
        <w:tc>
          <w:tcPr>
            <w:tcW w:w="2340" w:type="dxa"/>
            <w:shd w:val="clear" w:color="auto" w:fill="auto"/>
          </w:tcPr>
          <w:p>
            <w:pPr>
              <w:widowControl/>
              <w:spacing w:after="0" w:line="360" w:lineRule="auto"/>
              <w:jc w:val="left"/>
              <w:rPr>
                <w:del w:id="1720" w:author="wanao" w:date="2026-07-03T16:22:45Z"/>
                <w:rFonts w:ascii="仿宋" w:hAnsi="仿宋" w:eastAsia="仿宋"/>
                <w:color w:val="000000"/>
                <w:kern w:val="0"/>
                <w:sz w:val="24"/>
                <w:szCs w:val="22"/>
                <w:lang w:eastAsia="en-US"/>
              </w:rPr>
            </w:pPr>
            <w:del w:id="1721" w:author="wanao" w:date="2026-07-03T16:22:45Z">
              <w:r>
                <w:rPr>
                  <w:rFonts w:ascii="仿宋" w:hAnsi="仿宋" w:eastAsia="仿宋"/>
                  <w:color w:val="000000"/>
                  <w:kern w:val="0"/>
                  <w:sz w:val="24"/>
                  <w:szCs w:val="22"/>
                  <w:lang w:eastAsia="en-US"/>
                </w:rPr>
                <w:delText>查询条件区输入项</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操作类型</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非必输；枚举值“新增”“编辑”“删除”“下载”“分配”“登录”“审批”“其它”</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查询条件区输入项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操作开始时间</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非必输；与结束时间组合使用</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日期时间</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查询条件区输入项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操作结束时间</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非必输；与开始时间组合使用</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日期时间</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查询条件区输入项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点击后返回用户行为日志列表结果</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722" w:author="wanao" w:date="2026-07-03T16:23:11Z"/>
        </w:trPr>
        <w:tc>
          <w:tcPr>
            <w:tcW w:w="2340" w:type="dxa"/>
          </w:tcPr>
          <w:p>
            <w:pPr>
              <w:widowControl/>
              <w:spacing w:after="0" w:line="360" w:lineRule="auto"/>
              <w:jc w:val="left"/>
              <w:rPr>
                <w:del w:id="1723" w:author="wanao" w:date="2026-07-03T16:23:11Z"/>
                <w:rFonts w:ascii="仿宋" w:hAnsi="仿宋" w:eastAsia="仿宋"/>
                <w:color w:val="000000"/>
                <w:kern w:val="0"/>
                <w:sz w:val="24"/>
                <w:szCs w:val="22"/>
              </w:rPr>
            </w:pPr>
            <w:del w:id="1724" w:author="wanao" w:date="2026-07-03T16:23:11Z">
              <w:r>
                <w:rPr>
                  <w:rFonts w:ascii="仿宋" w:hAnsi="仿宋" w:eastAsia="仿宋"/>
                  <w:color w:val="000000"/>
                  <w:kern w:val="0"/>
                  <w:sz w:val="24"/>
                  <w:szCs w:val="22"/>
                  <w:lang w:eastAsia="en-US"/>
                </w:rPr>
                <w:delText>导出</w:delText>
              </w:r>
            </w:del>
            <w:del w:id="1725" w:author="wanao" w:date="2026-07-03T16:23:11Z">
              <w:r>
                <w:rPr>
                  <w:rFonts w:hint="eastAsia" w:ascii="仿宋" w:hAnsi="仿宋" w:eastAsia="仿宋"/>
                  <w:color w:val="000000"/>
                  <w:kern w:val="0"/>
                  <w:sz w:val="24"/>
                  <w:szCs w:val="22"/>
                </w:rPr>
                <w:delText>/下载</w:delText>
              </w:r>
            </w:del>
          </w:p>
        </w:tc>
        <w:tc>
          <w:tcPr>
            <w:tcW w:w="2340" w:type="dxa"/>
          </w:tcPr>
          <w:p>
            <w:pPr>
              <w:widowControl/>
              <w:spacing w:after="0" w:line="360" w:lineRule="auto"/>
              <w:jc w:val="left"/>
              <w:rPr>
                <w:del w:id="1726" w:author="wanao" w:date="2026-07-03T16:23:11Z"/>
                <w:rFonts w:ascii="仿宋" w:hAnsi="仿宋" w:eastAsia="仿宋"/>
                <w:color w:val="000000"/>
                <w:kern w:val="0"/>
                <w:sz w:val="24"/>
                <w:szCs w:val="22"/>
              </w:rPr>
            </w:pPr>
            <w:del w:id="1727" w:author="wanao" w:date="2026-07-03T16:23:11Z">
              <w:r>
                <w:rPr>
                  <w:rFonts w:ascii="仿宋" w:hAnsi="仿宋" w:eastAsia="仿宋"/>
                  <w:color w:val="000000"/>
                  <w:kern w:val="0"/>
                  <w:sz w:val="24"/>
                  <w:szCs w:val="22"/>
                </w:rPr>
                <w:delText>点击后导出当前查询结果范围内日志数据</w:delText>
              </w:r>
            </w:del>
          </w:p>
        </w:tc>
        <w:tc>
          <w:tcPr>
            <w:tcW w:w="2340" w:type="dxa"/>
          </w:tcPr>
          <w:p>
            <w:pPr>
              <w:widowControl/>
              <w:spacing w:after="0" w:line="360" w:lineRule="auto"/>
              <w:jc w:val="left"/>
              <w:rPr>
                <w:del w:id="1728" w:author="wanao" w:date="2026-07-03T16:23:11Z"/>
                <w:rFonts w:ascii="仿宋" w:hAnsi="仿宋" w:eastAsia="仿宋"/>
                <w:color w:val="000000"/>
                <w:kern w:val="0"/>
                <w:sz w:val="24"/>
                <w:szCs w:val="22"/>
                <w:lang w:eastAsia="en-US"/>
              </w:rPr>
            </w:pPr>
            <w:del w:id="1729" w:author="wanao" w:date="2026-07-03T16:23:11Z">
              <w:r>
                <w:rPr>
                  <w:rFonts w:ascii="仿宋" w:hAnsi="仿宋" w:eastAsia="仿宋"/>
                  <w:color w:val="000000"/>
                  <w:kern w:val="0"/>
                  <w:sz w:val="24"/>
                  <w:szCs w:val="22"/>
                  <w:lang w:eastAsia="en-US"/>
                </w:rPr>
                <w:delText>按钮</w:delText>
              </w:r>
            </w:del>
          </w:p>
        </w:tc>
        <w:tc>
          <w:tcPr>
            <w:tcW w:w="2340" w:type="dxa"/>
          </w:tcPr>
          <w:p>
            <w:pPr>
              <w:widowControl/>
              <w:spacing w:after="0" w:line="360" w:lineRule="auto"/>
              <w:jc w:val="left"/>
              <w:rPr>
                <w:del w:id="1730" w:author="wanao" w:date="2026-07-03T16:23:11Z"/>
                <w:rFonts w:ascii="仿宋" w:hAnsi="仿宋" w:eastAsia="仿宋"/>
                <w:color w:val="000000"/>
                <w:kern w:val="0"/>
                <w:sz w:val="24"/>
                <w:szCs w:val="22"/>
                <w:lang w:eastAsia="en-US"/>
              </w:rPr>
            </w:pPr>
            <w:del w:id="1731" w:author="wanao" w:date="2026-07-03T16:23:11Z">
              <w:r>
                <w:rPr>
                  <w:rFonts w:ascii="仿宋" w:hAnsi="仿宋" w:eastAsia="仿宋"/>
                  <w:color w:val="000000"/>
                  <w:kern w:val="0"/>
                  <w:sz w:val="24"/>
                  <w:szCs w:val="22"/>
                  <w:lang w:eastAsia="en-US"/>
                </w:rPr>
                <w:delText>列表行内操作按钮</w:delText>
              </w:r>
            </w:del>
          </w:p>
        </w:tc>
      </w:tr>
    </w:tbl>
    <w:p>
      <w:pPr>
        <w:widowControl/>
        <w:spacing w:after="0" w:line="360"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del w:id="1732" w:author="wanao" w:date="2026-07-03T16:23:41Z"/>
          <w:rFonts w:ascii="仿宋" w:hAnsi="仿宋" w:eastAsia="仿宋"/>
          <w:color w:val="000000"/>
          <w:kern w:val="0"/>
          <w:sz w:val="24"/>
          <w:szCs w:val="22"/>
        </w:rPr>
      </w:pPr>
      <w:r>
        <w:rPr>
          <w:rFonts w:ascii="仿宋" w:hAnsi="仿宋" w:eastAsia="仿宋"/>
          <w:color w:val="000000"/>
          <w:kern w:val="0"/>
          <w:sz w:val="24"/>
          <w:szCs w:val="22"/>
        </w:rPr>
        <w:t>1. 查询条件区的操作按钮有：“查询”“重置”。点击“查询”，系统按当前条件返回日志结果；点击“重置”，系统清空条件。</w:t>
      </w:r>
    </w:p>
    <w:p>
      <w:pPr>
        <w:widowControl/>
        <w:spacing w:after="0" w:line="360" w:lineRule="auto"/>
        <w:jc w:val="left"/>
        <w:rPr>
          <w:rFonts w:ascii="仿宋" w:hAnsi="仿宋" w:eastAsia="仿宋"/>
          <w:color w:val="000000"/>
          <w:kern w:val="0"/>
          <w:sz w:val="24"/>
          <w:szCs w:val="22"/>
        </w:rPr>
      </w:pPr>
      <w:del w:id="1733" w:author="wanao" w:date="2026-07-03T16:23:40Z">
        <w:r>
          <w:rPr>
            <w:rFonts w:hint="eastAsia" w:ascii="仿宋" w:hAnsi="仿宋" w:eastAsia="仿宋"/>
            <w:color w:val="000000"/>
            <w:kern w:val="0"/>
            <w:sz w:val="24"/>
            <w:szCs w:val="22"/>
          </w:rPr>
          <w:delText>2</w:delText>
        </w:r>
      </w:del>
      <w:del w:id="1734" w:author="wanao" w:date="2026-07-03T16:23:40Z">
        <w:r>
          <w:rPr>
            <w:rFonts w:ascii="仿宋" w:hAnsi="仿宋" w:eastAsia="仿宋"/>
            <w:color w:val="000000"/>
            <w:kern w:val="0"/>
            <w:sz w:val="24"/>
            <w:szCs w:val="22"/>
          </w:rPr>
          <w:delText>. 列表行内的操作按钮有：“</w:delText>
        </w:r>
      </w:del>
      <w:del w:id="1735" w:author="wanao" w:date="2026-07-03T16:23:40Z">
        <w:r>
          <w:rPr>
            <w:rFonts w:hint="eastAsia" w:ascii="仿宋" w:hAnsi="仿宋" w:eastAsia="仿宋"/>
            <w:color w:val="000000"/>
            <w:kern w:val="0"/>
            <w:sz w:val="24"/>
            <w:szCs w:val="22"/>
          </w:rPr>
          <w:delText>导出/下载</w:delText>
        </w:r>
      </w:del>
      <w:del w:id="1736" w:author="wanao" w:date="2026-07-03T16:23:40Z">
        <w:r>
          <w:rPr>
            <w:rFonts w:ascii="仿宋" w:hAnsi="仿宋" w:eastAsia="仿宋"/>
            <w:color w:val="000000"/>
            <w:kern w:val="0"/>
            <w:sz w:val="24"/>
            <w:szCs w:val="22"/>
          </w:rPr>
          <w:delText>”。点击“</w:delText>
        </w:r>
      </w:del>
      <w:del w:id="1737" w:author="wanao" w:date="2026-07-03T16:23:40Z">
        <w:r>
          <w:rPr>
            <w:rFonts w:hint="eastAsia" w:ascii="仿宋" w:hAnsi="仿宋" w:eastAsia="仿宋"/>
            <w:color w:val="000000"/>
            <w:kern w:val="0"/>
            <w:sz w:val="24"/>
            <w:szCs w:val="22"/>
          </w:rPr>
          <w:delText>导出/下载</w:delText>
        </w:r>
      </w:del>
      <w:del w:id="1738" w:author="wanao" w:date="2026-07-03T16:23:40Z">
        <w:r>
          <w:rPr>
            <w:rFonts w:ascii="仿宋" w:hAnsi="仿宋" w:eastAsia="仿宋"/>
            <w:color w:val="000000"/>
            <w:kern w:val="0"/>
            <w:sz w:val="24"/>
            <w:szCs w:val="22"/>
          </w:rPr>
          <w:delText>”，</w:delText>
        </w:r>
      </w:del>
      <w:del w:id="1739" w:author="wanao" w:date="2026-07-03T16:23:40Z">
        <w:r>
          <w:rPr>
            <w:rFonts w:hint="eastAsia" w:ascii="仿宋" w:hAnsi="仿宋" w:eastAsia="仿宋"/>
            <w:color w:val="000000"/>
            <w:kern w:val="0"/>
            <w:sz w:val="24"/>
            <w:szCs w:val="22"/>
          </w:rPr>
          <w:delText>系统</w:delText>
        </w:r>
      </w:del>
      <w:del w:id="1740" w:author="wanao" w:date="2026-07-03T16:23:40Z">
        <w:r>
          <w:rPr>
            <w:rFonts w:ascii="仿宋" w:hAnsi="仿宋" w:eastAsia="仿宋"/>
            <w:color w:val="000000"/>
            <w:kern w:val="0"/>
            <w:sz w:val="24"/>
            <w:szCs w:val="22"/>
          </w:rPr>
          <w:delText>导出当前查询结果范围内日志数据。</w:delText>
        </w:r>
      </w:del>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日志需具备可追溯性、可归档性和链路追踪能力，因此日志记录必须包含链路标识并支持多节点统一检索。</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日志按“</w:t>
      </w:r>
      <w:r>
        <w:rPr>
          <w:rFonts w:hint="eastAsia" w:ascii="仿宋" w:hAnsi="仿宋" w:eastAsia="仿宋"/>
          <w:color w:val="000000"/>
          <w:kern w:val="0"/>
          <w:sz w:val="24"/>
          <w:szCs w:val="22"/>
        </w:rPr>
        <w:t>操作</w:t>
      </w:r>
      <w:r>
        <w:rPr>
          <w:rFonts w:ascii="仿宋" w:hAnsi="仿宋" w:eastAsia="仿宋"/>
          <w:color w:val="000000"/>
          <w:kern w:val="0"/>
          <w:sz w:val="24"/>
          <w:szCs w:val="22"/>
        </w:rPr>
        <w:t>日志”和“</w:t>
      </w:r>
      <w:r>
        <w:rPr>
          <w:rFonts w:hint="eastAsia" w:ascii="仿宋" w:hAnsi="仿宋" w:eastAsia="仿宋"/>
          <w:color w:val="000000"/>
          <w:kern w:val="0"/>
          <w:sz w:val="24"/>
          <w:szCs w:val="22"/>
        </w:rPr>
        <w:t>登录</w:t>
      </w:r>
      <w:r>
        <w:rPr>
          <w:rFonts w:ascii="仿宋" w:hAnsi="仿宋" w:eastAsia="仿宋"/>
          <w:color w:val="000000"/>
          <w:kern w:val="0"/>
          <w:sz w:val="24"/>
          <w:szCs w:val="22"/>
        </w:rPr>
        <w:t>日志”分离管理，但应支持统一检索入口</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w:t>
      </w:r>
      <w:r>
        <w:rPr>
          <w:rFonts w:hint="eastAsia" w:ascii="仿宋" w:hAnsi="仿宋" w:eastAsia="仿宋"/>
          <w:color w:val="000000"/>
          <w:kern w:val="0"/>
          <w:sz w:val="24"/>
          <w:szCs w:val="22"/>
        </w:rPr>
        <w:t>操作</w:t>
      </w:r>
      <w:r>
        <w:rPr>
          <w:rFonts w:ascii="仿宋" w:hAnsi="仿宋" w:eastAsia="仿宋"/>
          <w:color w:val="000000"/>
          <w:kern w:val="0"/>
          <w:sz w:val="24"/>
          <w:szCs w:val="22"/>
        </w:rPr>
        <w:t>日志至少保留操作</w:t>
      </w:r>
      <w:r>
        <w:rPr>
          <w:rFonts w:hint="eastAsia" w:ascii="仿宋" w:hAnsi="仿宋" w:eastAsia="仿宋"/>
          <w:color w:val="000000"/>
          <w:kern w:val="0"/>
          <w:sz w:val="24"/>
          <w:szCs w:val="22"/>
        </w:rPr>
        <w:t>用户</w:t>
      </w:r>
      <w:r>
        <w:rPr>
          <w:rFonts w:ascii="仿宋" w:hAnsi="仿宋" w:eastAsia="仿宋"/>
          <w:color w:val="000000"/>
          <w:kern w:val="0"/>
          <w:sz w:val="24"/>
          <w:szCs w:val="22"/>
        </w:rPr>
        <w:t>、操作对象、操作内容、操作前后值、操作结果、客户端信息。</w:t>
      </w:r>
    </w:p>
    <w:p>
      <w:pPr>
        <w:widowControl/>
        <w:spacing w:after="0" w:line="360" w:lineRule="auto"/>
        <w:jc w:val="left"/>
        <w:rPr>
          <w:del w:id="1741" w:author="wanao" w:date="2026-07-03T16:23:54Z"/>
          <w:rFonts w:ascii="仿宋" w:hAnsi="仿宋" w:eastAsia="仿宋"/>
          <w:color w:val="000000"/>
          <w:kern w:val="0"/>
          <w:sz w:val="24"/>
          <w:szCs w:val="22"/>
        </w:rPr>
      </w:pPr>
      <w:del w:id="1742" w:author="wanao" w:date="2026-07-03T16:23:54Z">
        <w:r>
          <w:rPr>
            <w:rFonts w:ascii="仿宋" w:hAnsi="仿宋" w:eastAsia="仿宋"/>
            <w:color w:val="000000"/>
            <w:kern w:val="0"/>
            <w:sz w:val="24"/>
            <w:szCs w:val="22"/>
          </w:rPr>
          <w:delText>4. 日志导出</w:delText>
        </w:r>
      </w:del>
      <w:del w:id="1743" w:author="wanao" w:date="2026-07-03T16:23:54Z">
        <w:r>
          <w:rPr>
            <w:rFonts w:hint="eastAsia" w:ascii="仿宋" w:hAnsi="仿宋" w:eastAsia="仿宋"/>
            <w:color w:val="000000"/>
            <w:kern w:val="0"/>
            <w:sz w:val="24"/>
            <w:szCs w:val="22"/>
          </w:rPr>
          <w:delText>/下载</w:delText>
        </w:r>
      </w:del>
      <w:del w:id="1744" w:author="wanao" w:date="2026-07-03T16:23:54Z">
        <w:r>
          <w:rPr>
            <w:rFonts w:ascii="仿宋" w:hAnsi="仿宋" w:eastAsia="仿宋"/>
            <w:color w:val="000000"/>
            <w:kern w:val="0"/>
            <w:sz w:val="24"/>
            <w:szCs w:val="22"/>
          </w:rPr>
          <w:delText>需受时间范围和数据量限制，避免一次性导出过大数据影响系统性能。</w:delText>
        </w:r>
      </w:del>
    </w:p>
    <w:p>
      <w:pPr>
        <w:widowControl/>
        <w:spacing w:after="0" w:line="360" w:lineRule="auto"/>
        <w:jc w:val="left"/>
        <w:rPr>
          <w:rFonts w:ascii="仿宋" w:hAnsi="仿宋" w:eastAsia="仿宋"/>
          <w:color w:val="000000"/>
          <w:kern w:val="0"/>
          <w:sz w:val="24"/>
          <w:szCs w:val="22"/>
        </w:rPr>
      </w:pPr>
      <w:ins w:id="1745" w:author="wanao" w:date="2026-07-03T16:23:57Z">
        <w:r>
          <w:rPr>
            <w:rFonts w:hint="eastAsia" w:ascii="仿宋" w:hAnsi="仿宋" w:eastAsia="仿宋"/>
            <w:color w:val="000000"/>
            <w:kern w:val="0"/>
            <w:sz w:val="24"/>
            <w:szCs w:val="22"/>
            <w:lang w:val="en-US" w:eastAsia="zh-CN"/>
          </w:rPr>
          <w:t>4</w:t>
        </w:r>
      </w:ins>
      <w:del w:id="1746" w:author="wanao" w:date="2026-07-03T16:23:56Z">
        <w:r>
          <w:rPr>
            <w:rFonts w:ascii="仿宋" w:hAnsi="仿宋" w:eastAsia="仿宋"/>
            <w:color w:val="000000"/>
            <w:kern w:val="0"/>
            <w:sz w:val="24"/>
            <w:szCs w:val="22"/>
          </w:rPr>
          <w:delText>5</w:delText>
        </w:r>
      </w:del>
      <w:r>
        <w:rPr>
          <w:rFonts w:ascii="仿宋" w:hAnsi="仿宋" w:eastAsia="仿宋"/>
          <w:color w:val="000000"/>
          <w:kern w:val="0"/>
          <w:sz w:val="24"/>
          <w:szCs w:val="22"/>
        </w:rPr>
        <w:t>.  所有关键维护操作提交成功后，系统应返回成功提示并刷新当前列表；提交失败时应保留用户已录入信息，便于修正后再次提交。</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仅具备日志查询权限的管理员可查看日志</w:t>
      </w:r>
      <w:del w:id="1747" w:author="wanao" w:date="2026-07-03T16:24:08Z">
        <w:r>
          <w:rPr>
            <w:rFonts w:ascii="仿宋" w:hAnsi="仿宋" w:eastAsia="仿宋"/>
            <w:color w:val="000000"/>
            <w:kern w:val="0"/>
            <w:sz w:val="24"/>
            <w:szCs w:val="22"/>
          </w:rPr>
          <w:delText>；日志导出需单独授权</w:delText>
        </w:r>
      </w:del>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普通用户不可查看系统级日志和其他用户行为日志。</w:t>
      </w:r>
    </w:p>
    <w:p>
      <w:pPr>
        <w:widowControl/>
        <w:spacing w:after="0" w:line="360" w:lineRule="auto"/>
        <w:jc w:val="left"/>
        <w:rPr>
          <w:del w:id="1748" w:author="wanao" w:date="2026-07-03T16:24:20Z"/>
          <w:rFonts w:ascii="仿宋" w:hAnsi="仿宋" w:eastAsia="仿宋"/>
          <w:color w:val="000000"/>
          <w:kern w:val="0"/>
          <w:sz w:val="24"/>
          <w:szCs w:val="22"/>
        </w:rPr>
      </w:pPr>
      <w:del w:id="1749" w:author="wanao" w:date="2026-07-03T16:24:20Z">
        <w:r>
          <w:rPr>
            <w:rFonts w:ascii="仿宋" w:hAnsi="仿宋" w:eastAsia="仿宋"/>
            <w:color w:val="000000"/>
            <w:kern w:val="0"/>
            <w:sz w:val="24"/>
            <w:szCs w:val="22"/>
          </w:rPr>
          <w:delText>3. 新增、编辑、删除等高风险操作应拆分为独立功能权限点控制，避免仅凭菜单权限即可执行全部维护动作。</w:delText>
        </w:r>
      </w:del>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员工编号</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r>
              <w:rPr>
                <w:rFonts w:ascii="仿宋" w:hAnsi="仿宋" w:eastAsia="仿宋"/>
                <w:color w:val="000000"/>
                <w:kern w:val="0"/>
                <w:sz w:val="24"/>
                <w:szCs w:val="22"/>
              </w:rPr>
              <w:t>按</w:t>
            </w:r>
            <w:r>
              <w:rPr>
                <w:rFonts w:hint="eastAsia" w:ascii="仿宋" w:hAnsi="仿宋" w:eastAsia="仿宋"/>
                <w:color w:val="000000"/>
                <w:kern w:val="0"/>
                <w:sz w:val="24"/>
                <w:szCs w:val="22"/>
              </w:rPr>
              <w:t>员工编号</w:t>
            </w:r>
            <w:r>
              <w:rPr>
                <w:rFonts w:ascii="仿宋" w:hAnsi="仿宋" w:eastAsia="仿宋"/>
                <w:color w:val="000000"/>
                <w:kern w:val="0"/>
                <w:sz w:val="24"/>
                <w:szCs w:val="22"/>
              </w:rPr>
              <w:t>展示</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姓名</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r>
              <w:rPr>
                <w:rFonts w:ascii="仿宋" w:hAnsi="仿宋" w:eastAsia="仿宋"/>
                <w:color w:val="000000"/>
                <w:kern w:val="0"/>
                <w:sz w:val="24"/>
                <w:szCs w:val="22"/>
              </w:rPr>
              <w:t>按</w:t>
            </w:r>
            <w:r>
              <w:rPr>
                <w:rFonts w:hint="eastAsia" w:ascii="仿宋" w:hAnsi="仿宋" w:eastAsia="仿宋"/>
                <w:color w:val="000000"/>
                <w:kern w:val="0"/>
                <w:sz w:val="24"/>
                <w:szCs w:val="22"/>
              </w:rPr>
              <w:t>员工姓名</w:t>
            </w:r>
            <w:r>
              <w:rPr>
                <w:rFonts w:ascii="仿宋" w:hAnsi="仿宋" w:eastAsia="仿宋"/>
                <w:color w:val="000000"/>
                <w:kern w:val="0"/>
                <w:sz w:val="24"/>
                <w:szCs w:val="22"/>
              </w:rPr>
              <w:t>展示</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所属机构</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反显；按员工所属机构展示</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用户IP</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反显；按所属IP展示</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commentRangeStart w:id="44"/>
            <w:r>
              <w:rPr>
                <w:rFonts w:hint="eastAsia" w:ascii="仿宋" w:hAnsi="仿宋" w:eastAsia="仿宋"/>
                <w:color w:val="000000"/>
                <w:kern w:val="0"/>
                <w:sz w:val="24"/>
                <w:szCs w:val="22"/>
                <w:lang w:val="en-US" w:eastAsia="zh-CN"/>
              </w:rPr>
              <w:t>操作类型</w:t>
            </w:r>
            <w:commentRangeEnd w:id="44"/>
            <w:r>
              <w:commentReference w:id="44"/>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commentRangeStart w:id="45"/>
            <w:r>
              <w:rPr>
                <w:rFonts w:hint="eastAsia" w:ascii="仿宋" w:hAnsi="仿宋" w:eastAsia="仿宋"/>
                <w:color w:val="000000"/>
                <w:kern w:val="0"/>
                <w:sz w:val="24"/>
                <w:szCs w:val="22"/>
                <w:lang w:val="en-US" w:eastAsia="zh-CN"/>
              </w:rPr>
              <w:t>操作内容</w:t>
            </w:r>
            <w:commentRangeEnd w:id="45"/>
            <w:r>
              <w:commentReference w:id="45"/>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750" w:author="wanao" w:date="2026-07-03T16:25:06Z"/>
        </w:trPr>
        <w:tc>
          <w:tcPr>
            <w:tcW w:w="2340" w:type="dxa"/>
          </w:tcPr>
          <w:p>
            <w:pPr>
              <w:widowControl/>
              <w:spacing w:after="0" w:line="360" w:lineRule="auto"/>
              <w:jc w:val="left"/>
              <w:rPr>
                <w:del w:id="1751" w:author="wanao" w:date="2026-07-03T16:25:06Z"/>
                <w:rFonts w:ascii="仿宋" w:hAnsi="仿宋" w:eastAsia="仿宋"/>
                <w:color w:val="000000"/>
                <w:kern w:val="0"/>
                <w:sz w:val="24"/>
                <w:szCs w:val="22"/>
              </w:rPr>
            </w:pPr>
            <w:del w:id="1752" w:author="wanao" w:date="2026-07-03T16:25:06Z">
              <w:r>
                <w:rPr>
                  <w:rFonts w:hint="eastAsia" w:ascii="仿宋" w:hAnsi="仿宋" w:eastAsia="仿宋"/>
                  <w:color w:val="000000"/>
                  <w:kern w:val="0"/>
                  <w:sz w:val="24"/>
                  <w:szCs w:val="22"/>
                </w:rPr>
                <w:delText>导出/下载</w:delText>
              </w:r>
            </w:del>
          </w:p>
        </w:tc>
        <w:tc>
          <w:tcPr>
            <w:tcW w:w="2340" w:type="dxa"/>
            <w:shd w:val="clear" w:color="auto" w:fill="auto"/>
          </w:tcPr>
          <w:p>
            <w:pPr>
              <w:widowControl/>
              <w:spacing w:after="0" w:line="360" w:lineRule="auto"/>
              <w:jc w:val="left"/>
              <w:rPr>
                <w:del w:id="1753" w:author="wanao" w:date="2026-07-03T16:25:06Z"/>
                <w:rFonts w:ascii="仿宋" w:hAnsi="仿宋" w:eastAsia="仿宋"/>
                <w:color w:val="000000"/>
                <w:kern w:val="0"/>
                <w:sz w:val="24"/>
                <w:szCs w:val="22"/>
              </w:rPr>
            </w:pPr>
            <w:del w:id="1754" w:author="wanao" w:date="2026-07-03T16:25:06Z">
              <w:r>
                <w:rPr>
                  <w:rFonts w:ascii="仿宋" w:hAnsi="仿宋" w:eastAsia="仿宋"/>
                  <w:color w:val="000000"/>
                  <w:kern w:val="0"/>
                  <w:sz w:val="24"/>
                  <w:szCs w:val="22"/>
                </w:rPr>
                <w:delText>点击后导出当前查询结果范围内日志数据</w:delText>
              </w:r>
            </w:del>
          </w:p>
        </w:tc>
        <w:tc>
          <w:tcPr>
            <w:tcW w:w="2340" w:type="dxa"/>
            <w:shd w:val="clear" w:color="auto" w:fill="auto"/>
          </w:tcPr>
          <w:p>
            <w:pPr>
              <w:widowControl/>
              <w:spacing w:after="0" w:line="360" w:lineRule="auto"/>
              <w:jc w:val="left"/>
              <w:rPr>
                <w:del w:id="1755" w:author="wanao" w:date="2026-07-03T16:25:06Z"/>
                <w:rFonts w:ascii="仿宋" w:hAnsi="仿宋" w:eastAsia="仿宋"/>
                <w:color w:val="000000"/>
                <w:kern w:val="0"/>
                <w:sz w:val="24"/>
                <w:szCs w:val="22"/>
              </w:rPr>
            </w:pPr>
            <w:del w:id="1756" w:author="wanao" w:date="2026-07-03T16:25:06Z">
              <w:r>
                <w:rPr>
                  <w:rFonts w:hint="eastAsia" w:ascii="仿宋" w:hAnsi="仿宋" w:eastAsia="仿宋"/>
                  <w:color w:val="000000"/>
                  <w:kern w:val="0"/>
                  <w:sz w:val="24"/>
                  <w:szCs w:val="22"/>
                </w:rPr>
                <w:delText>按钮</w:delText>
              </w:r>
            </w:del>
          </w:p>
        </w:tc>
        <w:tc>
          <w:tcPr>
            <w:tcW w:w="2340" w:type="dxa"/>
            <w:shd w:val="clear" w:color="auto" w:fill="auto"/>
          </w:tcPr>
          <w:p>
            <w:pPr>
              <w:widowControl/>
              <w:spacing w:after="0" w:line="360" w:lineRule="auto"/>
              <w:jc w:val="left"/>
              <w:rPr>
                <w:del w:id="1757" w:author="wanao" w:date="2026-07-03T16:25:06Z"/>
                <w:rFonts w:ascii="仿宋" w:hAnsi="仿宋" w:eastAsia="仿宋"/>
                <w:color w:val="000000"/>
                <w:kern w:val="0"/>
                <w:sz w:val="24"/>
                <w:szCs w:val="22"/>
              </w:rPr>
            </w:pPr>
            <w:del w:id="1758" w:author="wanao" w:date="2026-07-03T16:25:06Z">
              <w:r>
                <w:rPr>
                  <w:rFonts w:hint="eastAsia" w:ascii="仿宋" w:hAnsi="仿宋" w:eastAsia="仿宋"/>
                  <w:color w:val="000000"/>
                  <w:kern w:val="0"/>
                  <w:sz w:val="24"/>
                  <w:szCs w:val="22"/>
                </w:rPr>
                <w:delText>列表行内操作按钮</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操作时间</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按日期时间格式展示</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日期时间</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列表展示字段</w:t>
            </w:r>
          </w:p>
        </w:tc>
      </w:tr>
    </w:tbl>
    <w:p>
      <w:pPr>
        <w:widowControl/>
        <w:spacing w:after="0" w:line="360"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del w:id="1759" w:author="wanao" w:date="2026-07-03T16:25:23Z"/>
          <w:rFonts w:ascii="仿宋" w:hAnsi="仿宋" w:eastAsia="仿宋"/>
          <w:lang w:eastAsia="en-US"/>
        </w:rPr>
      </w:pPr>
      <w:del w:id="1760" w:author="wanao" w:date="2026-07-03T16:25:23Z">
        <w:r>
          <w:rPr>
            <w:rFonts w:hint="eastAsia" w:ascii="仿宋" w:hAnsi="仿宋" w:eastAsia="仿宋"/>
            <w:lang w:eastAsia="en-US"/>
          </w:rPr>
          <w:delText>操作日志-</w:delText>
        </w:r>
        <w:commentRangeStart w:id="46"/>
        <w:r>
          <w:rPr>
            <w:rFonts w:hint="eastAsia" w:ascii="仿宋" w:hAnsi="仿宋" w:eastAsia="仿宋"/>
            <w:lang w:eastAsia="en-US"/>
          </w:rPr>
          <w:delText>导出</w:delText>
        </w:r>
        <w:commentRangeEnd w:id="46"/>
      </w:del>
      <w:del w:id="1761" w:author="wanao" w:date="2026-07-03T16:25:23Z">
        <w:r>
          <w:rPr/>
          <w:commentReference w:id="46"/>
        </w:r>
      </w:del>
    </w:p>
    <w:p>
      <w:pPr>
        <w:pStyle w:val="7"/>
        <w:numPr>
          <w:ilvl w:val="4"/>
          <w:numId w:val="14"/>
        </w:numPr>
        <w:spacing w:line="360" w:lineRule="auto"/>
        <w:ind w:left="1418" w:hanging="1418"/>
        <w:rPr>
          <w:del w:id="1762" w:author="wanao" w:date="2026-07-03T16:25:23Z"/>
          <w:rFonts w:ascii="仿宋" w:hAnsi="仿宋" w:eastAsia="仿宋"/>
          <w:i w:val="0"/>
          <w:iCs w:val="0"/>
          <w:lang w:eastAsia="en-US"/>
        </w:rPr>
      </w:pPr>
      <w:del w:id="1763" w:author="wanao" w:date="2026-07-03T16:25:23Z">
        <w:r>
          <w:rPr>
            <w:rFonts w:hint="eastAsia" w:ascii="仿宋" w:hAnsi="仿宋" w:eastAsia="仿宋"/>
            <w:i w:val="0"/>
            <w:iCs w:val="0"/>
            <w:lang w:eastAsia="en-US"/>
          </w:rPr>
          <w:delText>功能描述</w:delText>
        </w:r>
      </w:del>
    </w:p>
    <w:p>
      <w:pPr>
        <w:widowControl/>
        <w:spacing w:after="0" w:line="360" w:lineRule="auto"/>
        <w:jc w:val="left"/>
        <w:rPr>
          <w:del w:id="1764" w:author="wanao" w:date="2026-07-03T16:25:23Z"/>
          <w:rFonts w:ascii="仿宋" w:hAnsi="仿宋" w:eastAsia="仿宋"/>
          <w:color w:val="000000"/>
          <w:kern w:val="0"/>
          <w:sz w:val="24"/>
          <w:szCs w:val="22"/>
        </w:rPr>
      </w:pPr>
      <w:del w:id="1765" w:author="wanao" w:date="2026-07-03T16:25:23Z">
        <w:r>
          <w:rPr>
            <w:rFonts w:ascii="仿宋" w:hAnsi="仿宋" w:eastAsia="仿宋"/>
            <w:color w:val="000000"/>
            <w:kern w:val="0"/>
            <w:sz w:val="24"/>
            <w:szCs w:val="22"/>
          </w:rPr>
          <w:delText>支持具备权限的用户执行“导出</w:delText>
        </w:r>
      </w:del>
      <w:del w:id="1766" w:author="wanao" w:date="2026-07-03T16:25:23Z">
        <w:r>
          <w:rPr>
            <w:rFonts w:hint="eastAsia" w:ascii="仿宋" w:hAnsi="仿宋" w:eastAsia="仿宋"/>
            <w:color w:val="000000"/>
            <w:kern w:val="0"/>
            <w:sz w:val="24"/>
            <w:szCs w:val="22"/>
          </w:rPr>
          <w:delText>/下载</w:delText>
        </w:r>
      </w:del>
      <w:del w:id="1767" w:author="wanao" w:date="2026-07-03T16:25:23Z">
        <w:r>
          <w:rPr>
            <w:rFonts w:ascii="仿宋" w:hAnsi="仿宋" w:eastAsia="仿宋"/>
            <w:color w:val="000000"/>
            <w:kern w:val="0"/>
            <w:sz w:val="24"/>
            <w:szCs w:val="22"/>
          </w:rPr>
          <w:delText>”，按当前筛选结果导出操作日志相关数据。</w:delText>
        </w:r>
      </w:del>
    </w:p>
    <w:p>
      <w:pPr>
        <w:pStyle w:val="7"/>
        <w:numPr>
          <w:ilvl w:val="4"/>
          <w:numId w:val="14"/>
        </w:numPr>
        <w:spacing w:line="360" w:lineRule="auto"/>
        <w:ind w:left="1418" w:hanging="1418"/>
        <w:rPr>
          <w:del w:id="1768" w:author="wanao" w:date="2026-07-03T16:25:23Z"/>
          <w:rFonts w:ascii="仿宋" w:hAnsi="仿宋" w:eastAsia="仿宋"/>
          <w:i w:val="0"/>
          <w:iCs w:val="0"/>
          <w:lang w:eastAsia="en-US"/>
        </w:rPr>
      </w:pPr>
      <w:del w:id="1769" w:author="wanao" w:date="2026-07-03T16:25:23Z">
        <w:r>
          <w:rPr>
            <w:rFonts w:hint="eastAsia" w:ascii="仿宋" w:hAnsi="仿宋" w:eastAsia="仿宋"/>
            <w:i w:val="0"/>
            <w:iCs w:val="0"/>
            <w:lang w:eastAsia="en-US"/>
          </w:rPr>
          <w:delText>输入</w:delText>
        </w:r>
      </w:del>
    </w:p>
    <w:p>
      <w:pPr>
        <w:widowControl/>
        <w:spacing w:after="0" w:line="360" w:lineRule="auto"/>
        <w:jc w:val="left"/>
        <w:rPr>
          <w:del w:id="1770" w:author="wanao" w:date="2026-07-03T16:25:23Z"/>
          <w:rFonts w:ascii="仿宋" w:hAnsi="仿宋" w:eastAsia="仿宋"/>
          <w:color w:val="000000"/>
          <w:kern w:val="0"/>
          <w:sz w:val="24"/>
          <w:szCs w:val="22"/>
        </w:rPr>
      </w:pPr>
      <w:del w:id="1771" w:author="wanao" w:date="2026-07-03T16:25:23Z">
        <w:r>
          <w:rPr>
            <w:rFonts w:ascii="仿宋" w:hAnsi="仿宋" w:eastAsia="仿宋"/>
            <w:color w:val="000000"/>
            <w:kern w:val="0"/>
            <w:sz w:val="24"/>
            <w:szCs w:val="22"/>
          </w:rPr>
          <w:delText>用户点击“导出”后进入导出页。页面应带出当前查询条件，并允许用户确认导出范围和导出字段。</w:delText>
        </w:r>
      </w:del>
    </w:p>
    <w:p>
      <w:pPr>
        <w:pStyle w:val="7"/>
        <w:numPr>
          <w:ilvl w:val="4"/>
          <w:numId w:val="14"/>
        </w:numPr>
        <w:spacing w:line="360" w:lineRule="auto"/>
        <w:ind w:left="1418" w:hanging="1418"/>
        <w:rPr>
          <w:del w:id="1772" w:author="wanao" w:date="2026-07-03T16:25:23Z"/>
          <w:rFonts w:ascii="仿宋" w:hAnsi="仿宋" w:eastAsia="仿宋"/>
          <w:i w:val="0"/>
          <w:iCs w:val="0"/>
          <w:lang w:eastAsia="en-US"/>
        </w:rPr>
      </w:pPr>
      <w:del w:id="1773" w:author="wanao" w:date="2026-07-03T16:25:23Z">
        <w:r>
          <w:rPr>
            <w:rFonts w:hint="eastAsia" w:ascii="仿宋" w:hAnsi="仿宋" w:eastAsia="仿宋"/>
            <w:i w:val="0"/>
            <w:iCs w:val="0"/>
            <w:lang w:eastAsia="en-US"/>
          </w:rPr>
          <w:delText>处理</w:delText>
        </w:r>
      </w:del>
    </w:p>
    <w:p>
      <w:pPr>
        <w:widowControl/>
        <w:spacing w:after="0" w:line="360" w:lineRule="auto"/>
        <w:jc w:val="left"/>
        <w:rPr>
          <w:del w:id="1774" w:author="wanao" w:date="2026-07-03T16:25:23Z"/>
          <w:rFonts w:ascii="仿宋" w:hAnsi="仿宋" w:eastAsia="仿宋"/>
          <w:color w:val="000000"/>
          <w:kern w:val="0"/>
          <w:sz w:val="24"/>
          <w:szCs w:val="22"/>
          <w:lang w:eastAsia="en-US"/>
        </w:rPr>
      </w:pPr>
      <w:del w:id="1775" w:author="wanao" w:date="2026-07-03T16:25:23Z">
        <w:r>
          <w:rPr>
            <w:rFonts w:ascii="仿宋" w:hAnsi="仿宋" w:eastAsia="仿宋"/>
            <w:b/>
            <w:color w:val="000000"/>
            <w:kern w:val="0"/>
            <w:sz w:val="24"/>
            <w:szCs w:val="22"/>
            <w:lang w:eastAsia="en-US"/>
          </w:rPr>
          <w:delText>（一）操作说明</w:delText>
        </w:r>
      </w:del>
    </w:p>
    <w:p>
      <w:pPr>
        <w:widowControl/>
        <w:spacing w:after="0" w:line="360" w:lineRule="auto"/>
        <w:jc w:val="left"/>
        <w:rPr>
          <w:del w:id="1776" w:author="wanao" w:date="2026-07-03T16:25:23Z"/>
          <w:rFonts w:ascii="仿宋" w:hAnsi="仿宋" w:eastAsia="仿宋"/>
          <w:color w:val="000000"/>
          <w:kern w:val="0"/>
          <w:sz w:val="24"/>
          <w:szCs w:val="22"/>
        </w:rPr>
      </w:pPr>
      <w:del w:id="1777" w:author="wanao" w:date="2026-07-03T16:25:23Z">
        <w:r>
          <w:rPr>
            <w:rFonts w:ascii="仿宋" w:hAnsi="仿宋" w:eastAsia="仿宋"/>
            <w:color w:val="000000"/>
            <w:kern w:val="0"/>
            <w:sz w:val="24"/>
            <w:szCs w:val="22"/>
          </w:rPr>
          <w:delText>1. 用户点击“导出”后，系统带出当前列表页已输入的查询条件，并展示导出范围、导出字段等配置项。</w:delText>
        </w:r>
      </w:del>
    </w:p>
    <w:p>
      <w:pPr>
        <w:widowControl/>
        <w:spacing w:after="0" w:line="360" w:lineRule="auto"/>
        <w:jc w:val="left"/>
        <w:rPr>
          <w:del w:id="1778" w:author="wanao" w:date="2026-07-03T16:25:23Z"/>
          <w:rFonts w:ascii="仿宋" w:hAnsi="仿宋" w:eastAsia="仿宋"/>
          <w:color w:val="000000"/>
          <w:kern w:val="0"/>
          <w:sz w:val="24"/>
          <w:szCs w:val="22"/>
        </w:rPr>
      </w:pPr>
      <w:del w:id="1779" w:author="wanao" w:date="2026-07-03T16:25:23Z">
        <w:r>
          <w:rPr>
            <w:rFonts w:ascii="仿宋" w:hAnsi="仿宋" w:eastAsia="仿宋"/>
            <w:color w:val="000000"/>
            <w:kern w:val="0"/>
            <w:sz w:val="24"/>
            <w:szCs w:val="22"/>
          </w:rPr>
          <w:delText>2. 用户点击“确认导出”后，系统按当前查询条件、勾选范围和导出字段生成导出文件。</w:delText>
        </w:r>
      </w:del>
    </w:p>
    <w:p>
      <w:pPr>
        <w:widowControl/>
        <w:spacing w:after="0" w:line="360" w:lineRule="auto"/>
        <w:jc w:val="left"/>
        <w:rPr>
          <w:del w:id="1780" w:author="wanao" w:date="2026-07-03T16:25:23Z"/>
          <w:rFonts w:ascii="仿宋" w:hAnsi="仿宋" w:eastAsia="仿宋"/>
          <w:color w:val="000000"/>
          <w:kern w:val="0"/>
          <w:sz w:val="24"/>
          <w:szCs w:val="22"/>
        </w:rPr>
      </w:pPr>
      <w:del w:id="1781" w:author="wanao" w:date="2026-07-03T16:25:23Z">
        <w:r>
          <w:rPr>
            <w:rFonts w:ascii="仿宋" w:hAnsi="仿宋" w:eastAsia="仿宋"/>
            <w:color w:val="000000"/>
            <w:kern w:val="0"/>
            <w:sz w:val="24"/>
            <w:szCs w:val="22"/>
          </w:rPr>
          <w:delText>3. 导出成功后，系统返回导出结果、文件名称。</w:delText>
        </w:r>
      </w:del>
    </w:p>
    <w:p>
      <w:pPr>
        <w:widowControl/>
        <w:spacing w:after="0" w:line="360" w:lineRule="auto"/>
        <w:jc w:val="left"/>
        <w:rPr>
          <w:del w:id="1782" w:author="wanao" w:date="2026-07-03T16:25:23Z"/>
          <w:rFonts w:ascii="仿宋" w:hAnsi="仿宋" w:eastAsia="仿宋"/>
          <w:color w:val="000000"/>
          <w:kern w:val="0"/>
          <w:sz w:val="24"/>
          <w:szCs w:val="22"/>
        </w:rPr>
      </w:pPr>
      <w:del w:id="1783" w:author="wanao" w:date="2026-07-03T16:25:23Z">
        <w:r>
          <w:rPr>
            <w:rFonts w:ascii="仿宋" w:hAnsi="仿宋" w:eastAsia="仿宋"/>
            <w:b/>
            <w:color w:val="000000"/>
            <w:kern w:val="0"/>
            <w:sz w:val="24"/>
            <w:szCs w:val="22"/>
          </w:rPr>
          <w:delText>（二）规则与约束</w:delText>
        </w:r>
      </w:del>
    </w:p>
    <w:p>
      <w:pPr>
        <w:widowControl/>
        <w:spacing w:after="0" w:line="360" w:lineRule="auto"/>
        <w:jc w:val="left"/>
        <w:rPr>
          <w:del w:id="1784" w:author="wanao" w:date="2026-07-03T16:25:23Z"/>
          <w:rFonts w:ascii="仿宋" w:hAnsi="仿宋" w:eastAsia="仿宋"/>
          <w:color w:val="000000"/>
          <w:kern w:val="0"/>
          <w:sz w:val="24"/>
          <w:szCs w:val="22"/>
        </w:rPr>
      </w:pPr>
      <w:del w:id="1785" w:author="wanao" w:date="2026-07-03T16:25:23Z">
        <w:r>
          <w:rPr>
            <w:rFonts w:ascii="仿宋" w:hAnsi="仿宋" w:eastAsia="仿宋"/>
            <w:color w:val="000000"/>
            <w:kern w:val="0"/>
            <w:sz w:val="24"/>
            <w:szCs w:val="22"/>
          </w:rPr>
          <w:delText>1. 导出数据范围不得超出当前用户的数据权限范围。</w:delText>
        </w:r>
      </w:del>
    </w:p>
    <w:p>
      <w:pPr>
        <w:widowControl/>
        <w:spacing w:after="0" w:line="360" w:lineRule="auto"/>
        <w:jc w:val="left"/>
        <w:rPr>
          <w:del w:id="1786" w:author="wanao" w:date="2026-07-03T16:25:23Z"/>
          <w:rFonts w:ascii="仿宋" w:hAnsi="仿宋" w:eastAsia="仿宋"/>
          <w:color w:val="000000"/>
          <w:kern w:val="0"/>
          <w:sz w:val="24"/>
          <w:szCs w:val="22"/>
        </w:rPr>
      </w:pPr>
      <w:del w:id="1787" w:author="wanao" w:date="2026-07-03T16:25:23Z">
        <w:r>
          <w:rPr>
            <w:rFonts w:ascii="仿宋" w:hAnsi="仿宋" w:eastAsia="仿宋"/>
            <w:color w:val="000000"/>
            <w:kern w:val="0"/>
            <w:sz w:val="24"/>
            <w:szCs w:val="22"/>
          </w:rPr>
          <w:delText>2. 导出文件字段应与列表展示字段保持一致。</w:delText>
        </w:r>
      </w:del>
    </w:p>
    <w:p>
      <w:pPr>
        <w:widowControl/>
        <w:spacing w:after="0" w:line="360" w:lineRule="auto"/>
        <w:jc w:val="left"/>
        <w:rPr>
          <w:del w:id="1788" w:author="wanao" w:date="2026-07-03T16:25:23Z"/>
          <w:rFonts w:ascii="仿宋" w:hAnsi="仿宋" w:eastAsia="仿宋"/>
          <w:color w:val="000000"/>
          <w:kern w:val="0"/>
          <w:sz w:val="24"/>
          <w:szCs w:val="22"/>
        </w:rPr>
      </w:pPr>
      <w:del w:id="1789" w:author="wanao" w:date="2026-07-03T16:25:23Z">
        <w:r>
          <w:rPr>
            <w:rFonts w:ascii="仿宋" w:hAnsi="仿宋" w:eastAsia="仿宋"/>
            <w:color w:val="000000"/>
            <w:kern w:val="0"/>
            <w:sz w:val="24"/>
            <w:szCs w:val="22"/>
          </w:rPr>
          <w:delText>3. 导出操作必须记录操作日志，至少包含导出人、导出时间、导出条件、导出记录数和处理结果。</w:delText>
        </w:r>
      </w:del>
    </w:p>
    <w:p>
      <w:pPr>
        <w:widowControl/>
        <w:spacing w:after="0" w:line="360" w:lineRule="auto"/>
        <w:jc w:val="left"/>
        <w:rPr>
          <w:del w:id="1790" w:author="wanao" w:date="2026-07-03T16:25:23Z"/>
          <w:rFonts w:ascii="仿宋" w:hAnsi="仿宋" w:eastAsia="仿宋"/>
          <w:color w:val="000000"/>
          <w:kern w:val="0"/>
          <w:sz w:val="24"/>
          <w:szCs w:val="22"/>
        </w:rPr>
      </w:pPr>
      <w:del w:id="1791" w:author="wanao" w:date="2026-07-03T16:25:23Z">
        <w:r>
          <w:rPr>
            <w:rFonts w:ascii="仿宋" w:hAnsi="仿宋" w:eastAsia="仿宋"/>
            <w:b/>
            <w:color w:val="000000"/>
            <w:kern w:val="0"/>
            <w:sz w:val="24"/>
            <w:szCs w:val="22"/>
          </w:rPr>
          <w:delText>（三）权限说明</w:delText>
        </w:r>
      </w:del>
    </w:p>
    <w:p>
      <w:pPr>
        <w:widowControl/>
        <w:spacing w:after="0" w:line="360" w:lineRule="auto"/>
        <w:jc w:val="left"/>
        <w:rPr>
          <w:del w:id="1792" w:author="wanao" w:date="2026-07-03T16:25:23Z"/>
          <w:rFonts w:ascii="仿宋" w:hAnsi="仿宋" w:eastAsia="仿宋"/>
          <w:color w:val="000000"/>
          <w:kern w:val="0"/>
          <w:sz w:val="24"/>
          <w:szCs w:val="22"/>
        </w:rPr>
      </w:pPr>
      <w:del w:id="1793" w:author="wanao" w:date="2026-07-03T16:25:23Z">
        <w:r>
          <w:rPr>
            <w:rFonts w:ascii="仿宋" w:hAnsi="仿宋" w:eastAsia="仿宋"/>
            <w:color w:val="000000"/>
            <w:kern w:val="0"/>
            <w:sz w:val="24"/>
            <w:szCs w:val="22"/>
          </w:rPr>
          <w:delText>1. 仅具备“导出”权限的用户可执行当前操作。</w:delText>
        </w:r>
      </w:del>
    </w:p>
    <w:p>
      <w:pPr>
        <w:pStyle w:val="7"/>
        <w:numPr>
          <w:ilvl w:val="4"/>
          <w:numId w:val="14"/>
        </w:numPr>
        <w:spacing w:line="360" w:lineRule="auto"/>
        <w:ind w:left="1418" w:hanging="1418"/>
        <w:rPr>
          <w:del w:id="1794" w:author="wanao" w:date="2026-07-03T16:25:23Z"/>
          <w:rFonts w:ascii="仿宋" w:hAnsi="仿宋" w:eastAsia="仿宋"/>
          <w:i w:val="0"/>
          <w:iCs w:val="0"/>
          <w:lang w:eastAsia="en-US"/>
        </w:rPr>
      </w:pPr>
      <w:del w:id="1795" w:author="wanao" w:date="2026-07-03T16:25:23Z">
        <w:r>
          <w:rPr>
            <w:rFonts w:hint="eastAsia" w:ascii="仿宋" w:hAnsi="仿宋" w:eastAsia="仿宋"/>
            <w:i w:val="0"/>
            <w:iCs w:val="0"/>
            <w:lang w:eastAsia="en-US"/>
          </w:rPr>
          <w:delText>输出</w:delText>
        </w:r>
      </w:del>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796" w:author="wanao" w:date="2026-07-03T16:25:23Z"/>
        </w:trPr>
        <w:tc>
          <w:tcPr>
            <w:tcW w:w="2340" w:type="dxa"/>
          </w:tcPr>
          <w:p>
            <w:pPr>
              <w:widowControl/>
              <w:spacing w:after="0" w:line="360" w:lineRule="auto"/>
              <w:jc w:val="left"/>
              <w:rPr>
                <w:del w:id="1797" w:author="wanao" w:date="2026-07-03T16:25:23Z"/>
                <w:rFonts w:ascii="仿宋" w:hAnsi="仿宋" w:eastAsia="仿宋"/>
                <w:color w:val="000000"/>
                <w:kern w:val="0"/>
                <w:sz w:val="24"/>
                <w:szCs w:val="22"/>
                <w:lang w:eastAsia="en-US"/>
              </w:rPr>
            </w:pPr>
            <w:del w:id="1798" w:author="wanao" w:date="2026-07-03T16:25:23Z">
              <w:r>
                <w:rPr>
                  <w:rFonts w:ascii="仿宋" w:hAnsi="仿宋" w:eastAsia="仿宋"/>
                  <w:b/>
                  <w:color w:val="000000"/>
                  <w:kern w:val="0"/>
                  <w:sz w:val="24"/>
                  <w:szCs w:val="22"/>
                  <w:lang w:eastAsia="en-US"/>
                </w:rPr>
                <w:delText>要素名称</w:delText>
              </w:r>
            </w:del>
          </w:p>
        </w:tc>
        <w:tc>
          <w:tcPr>
            <w:tcW w:w="2340" w:type="dxa"/>
          </w:tcPr>
          <w:p>
            <w:pPr>
              <w:widowControl/>
              <w:spacing w:after="0" w:line="360" w:lineRule="auto"/>
              <w:jc w:val="left"/>
              <w:rPr>
                <w:del w:id="1799" w:author="wanao" w:date="2026-07-03T16:25:23Z"/>
                <w:rFonts w:ascii="仿宋" w:hAnsi="仿宋" w:eastAsia="仿宋"/>
                <w:color w:val="000000"/>
                <w:kern w:val="0"/>
                <w:sz w:val="24"/>
                <w:szCs w:val="22"/>
                <w:lang w:eastAsia="en-US"/>
              </w:rPr>
            </w:pPr>
            <w:del w:id="1800" w:author="wanao" w:date="2026-07-03T16:25:23Z">
              <w:r>
                <w:rPr>
                  <w:rFonts w:ascii="仿宋" w:hAnsi="仿宋" w:eastAsia="仿宋"/>
                  <w:b/>
                  <w:color w:val="000000"/>
                  <w:kern w:val="0"/>
                  <w:sz w:val="24"/>
                  <w:szCs w:val="22"/>
                  <w:lang w:eastAsia="en-US"/>
                </w:rPr>
                <w:delText>约束及校验规则</w:delText>
              </w:r>
            </w:del>
          </w:p>
        </w:tc>
        <w:tc>
          <w:tcPr>
            <w:tcW w:w="2340" w:type="dxa"/>
          </w:tcPr>
          <w:p>
            <w:pPr>
              <w:widowControl/>
              <w:spacing w:after="0" w:line="360" w:lineRule="auto"/>
              <w:jc w:val="left"/>
              <w:rPr>
                <w:del w:id="1801" w:author="wanao" w:date="2026-07-03T16:25:23Z"/>
                <w:rFonts w:ascii="仿宋" w:hAnsi="仿宋" w:eastAsia="仿宋"/>
                <w:color w:val="000000"/>
                <w:kern w:val="0"/>
                <w:sz w:val="24"/>
                <w:szCs w:val="22"/>
                <w:lang w:eastAsia="en-US"/>
              </w:rPr>
            </w:pPr>
            <w:del w:id="1802" w:author="wanao" w:date="2026-07-03T16:25:23Z">
              <w:r>
                <w:rPr>
                  <w:rFonts w:ascii="仿宋" w:hAnsi="仿宋" w:eastAsia="仿宋"/>
                  <w:b/>
                  <w:color w:val="000000"/>
                  <w:kern w:val="0"/>
                  <w:sz w:val="24"/>
                  <w:szCs w:val="22"/>
                  <w:lang w:eastAsia="en-US"/>
                </w:rPr>
                <w:delText>数据类型</w:delText>
              </w:r>
            </w:del>
          </w:p>
        </w:tc>
        <w:tc>
          <w:tcPr>
            <w:tcW w:w="2340" w:type="dxa"/>
          </w:tcPr>
          <w:p>
            <w:pPr>
              <w:widowControl/>
              <w:spacing w:after="0" w:line="360" w:lineRule="auto"/>
              <w:jc w:val="left"/>
              <w:rPr>
                <w:del w:id="1803" w:author="wanao" w:date="2026-07-03T16:25:23Z"/>
                <w:rFonts w:ascii="仿宋" w:hAnsi="仿宋" w:eastAsia="仿宋"/>
                <w:color w:val="000000"/>
                <w:kern w:val="0"/>
                <w:sz w:val="24"/>
                <w:szCs w:val="22"/>
                <w:lang w:eastAsia="en-US"/>
              </w:rPr>
            </w:pPr>
            <w:del w:id="1804" w:author="wanao" w:date="2026-07-03T16:25:23Z">
              <w:r>
                <w:rPr>
                  <w:rFonts w:ascii="仿宋" w:hAnsi="仿宋" w:eastAsia="仿宋"/>
                  <w:b/>
                  <w:color w:val="000000"/>
                  <w:kern w:val="0"/>
                  <w:sz w:val="24"/>
                  <w:szCs w:val="22"/>
                  <w:lang w:eastAsia="en-US"/>
                </w:rPr>
                <w:delText>说明</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805" w:author="wanao" w:date="2026-07-03T16:25:23Z"/>
        </w:trPr>
        <w:tc>
          <w:tcPr>
            <w:tcW w:w="2340" w:type="dxa"/>
          </w:tcPr>
          <w:p>
            <w:pPr>
              <w:widowControl/>
              <w:spacing w:after="0" w:line="360" w:lineRule="auto"/>
              <w:jc w:val="left"/>
              <w:rPr>
                <w:del w:id="1806" w:author="wanao" w:date="2026-07-03T16:25:23Z"/>
                <w:rFonts w:ascii="仿宋" w:hAnsi="仿宋" w:eastAsia="仿宋"/>
                <w:color w:val="000000"/>
                <w:kern w:val="0"/>
                <w:sz w:val="24"/>
                <w:szCs w:val="22"/>
                <w:lang w:eastAsia="en-US"/>
              </w:rPr>
            </w:pPr>
            <w:del w:id="1807" w:author="wanao" w:date="2026-07-03T16:25:23Z">
              <w:r>
                <w:rPr>
                  <w:rFonts w:ascii="仿宋" w:hAnsi="仿宋" w:eastAsia="仿宋"/>
                  <w:color w:val="000000"/>
                  <w:kern w:val="0"/>
                  <w:sz w:val="24"/>
                  <w:szCs w:val="22"/>
                  <w:lang w:eastAsia="en-US"/>
                </w:rPr>
                <w:delText>导出结果</w:delText>
              </w:r>
            </w:del>
          </w:p>
        </w:tc>
        <w:tc>
          <w:tcPr>
            <w:tcW w:w="2340" w:type="dxa"/>
          </w:tcPr>
          <w:p>
            <w:pPr>
              <w:widowControl/>
              <w:spacing w:after="0" w:line="360" w:lineRule="auto"/>
              <w:jc w:val="left"/>
              <w:rPr>
                <w:del w:id="1808" w:author="wanao" w:date="2026-07-03T16:25:23Z"/>
                <w:rFonts w:ascii="仿宋" w:hAnsi="仿宋" w:eastAsia="仿宋"/>
                <w:color w:val="000000"/>
                <w:kern w:val="0"/>
                <w:sz w:val="24"/>
                <w:szCs w:val="22"/>
              </w:rPr>
            </w:pPr>
            <w:del w:id="1809" w:author="wanao" w:date="2026-07-03T16:25:23Z">
              <w:r>
                <w:rPr>
                  <w:rFonts w:ascii="仿宋" w:hAnsi="仿宋" w:eastAsia="仿宋"/>
                  <w:color w:val="000000"/>
                  <w:kern w:val="0"/>
                  <w:sz w:val="24"/>
                  <w:szCs w:val="22"/>
                </w:rPr>
                <w:delText>成功时提示“导出成功”；失败时提示具体原因</w:delText>
              </w:r>
            </w:del>
          </w:p>
        </w:tc>
        <w:tc>
          <w:tcPr>
            <w:tcW w:w="2340" w:type="dxa"/>
          </w:tcPr>
          <w:p>
            <w:pPr>
              <w:widowControl/>
              <w:spacing w:after="0" w:line="360" w:lineRule="auto"/>
              <w:jc w:val="left"/>
              <w:rPr>
                <w:del w:id="1810" w:author="wanao" w:date="2026-07-03T16:25:23Z"/>
                <w:rFonts w:ascii="仿宋" w:hAnsi="仿宋" w:eastAsia="仿宋"/>
                <w:color w:val="000000"/>
                <w:kern w:val="0"/>
                <w:sz w:val="24"/>
                <w:szCs w:val="22"/>
                <w:lang w:eastAsia="en-US"/>
              </w:rPr>
            </w:pPr>
            <w:del w:id="1811" w:author="wanao" w:date="2026-07-03T16:25:23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1812" w:author="wanao" w:date="2026-07-03T16:25:23Z"/>
                <w:rFonts w:ascii="仿宋" w:hAnsi="仿宋" w:eastAsia="仿宋"/>
                <w:color w:val="000000"/>
                <w:kern w:val="0"/>
                <w:sz w:val="24"/>
                <w:szCs w:val="22"/>
                <w:lang w:eastAsia="en-US"/>
              </w:rPr>
            </w:pPr>
            <w:del w:id="1813" w:author="wanao" w:date="2026-07-03T16:25:23Z">
              <w:r>
                <w:rPr>
                  <w:rFonts w:ascii="仿宋" w:hAnsi="仿宋" w:eastAsia="仿宋"/>
                  <w:color w:val="000000"/>
                  <w:kern w:val="0"/>
                  <w:sz w:val="24"/>
                  <w:szCs w:val="22"/>
                  <w:lang w:eastAsia="en-US"/>
                </w:rPr>
                <w:delText>导出结果字段</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814" w:author="wanao" w:date="2026-07-03T16:25:23Z"/>
        </w:trPr>
        <w:tc>
          <w:tcPr>
            <w:tcW w:w="2340" w:type="dxa"/>
          </w:tcPr>
          <w:p>
            <w:pPr>
              <w:widowControl/>
              <w:spacing w:after="0" w:line="360" w:lineRule="auto"/>
              <w:jc w:val="left"/>
              <w:rPr>
                <w:del w:id="1815" w:author="wanao" w:date="2026-07-03T16:25:23Z"/>
                <w:rFonts w:ascii="仿宋" w:hAnsi="仿宋" w:eastAsia="仿宋"/>
                <w:color w:val="000000"/>
                <w:kern w:val="0"/>
                <w:sz w:val="24"/>
                <w:szCs w:val="22"/>
                <w:lang w:eastAsia="en-US"/>
              </w:rPr>
            </w:pPr>
            <w:del w:id="1816" w:author="wanao" w:date="2026-07-03T16:25:23Z">
              <w:r>
                <w:rPr>
                  <w:rFonts w:ascii="仿宋" w:hAnsi="仿宋" w:eastAsia="仿宋"/>
                  <w:color w:val="000000"/>
                  <w:kern w:val="0"/>
                  <w:sz w:val="24"/>
                  <w:szCs w:val="22"/>
                  <w:lang w:eastAsia="en-US"/>
                </w:rPr>
                <w:delText>导出文件名称</w:delText>
              </w:r>
            </w:del>
          </w:p>
        </w:tc>
        <w:tc>
          <w:tcPr>
            <w:tcW w:w="2340" w:type="dxa"/>
          </w:tcPr>
          <w:p>
            <w:pPr>
              <w:widowControl/>
              <w:spacing w:after="0" w:line="360" w:lineRule="auto"/>
              <w:jc w:val="left"/>
              <w:rPr>
                <w:del w:id="1817" w:author="wanao" w:date="2026-07-03T16:25:23Z"/>
                <w:rFonts w:ascii="仿宋" w:hAnsi="仿宋" w:eastAsia="仿宋"/>
                <w:color w:val="000000"/>
                <w:kern w:val="0"/>
                <w:sz w:val="24"/>
                <w:szCs w:val="22"/>
              </w:rPr>
            </w:pPr>
            <w:del w:id="1818" w:author="wanao" w:date="2026-07-03T16:25:23Z">
              <w:r>
                <w:rPr>
                  <w:rFonts w:ascii="仿宋" w:hAnsi="仿宋" w:eastAsia="仿宋"/>
                  <w:color w:val="000000"/>
                  <w:kern w:val="0"/>
                  <w:sz w:val="24"/>
                  <w:szCs w:val="22"/>
                </w:rPr>
                <w:delText>展示本次导出生成的文件名称</w:delText>
              </w:r>
            </w:del>
          </w:p>
        </w:tc>
        <w:tc>
          <w:tcPr>
            <w:tcW w:w="2340" w:type="dxa"/>
          </w:tcPr>
          <w:p>
            <w:pPr>
              <w:widowControl/>
              <w:spacing w:after="0" w:line="360" w:lineRule="auto"/>
              <w:jc w:val="left"/>
              <w:rPr>
                <w:del w:id="1819" w:author="wanao" w:date="2026-07-03T16:25:23Z"/>
                <w:rFonts w:ascii="仿宋" w:hAnsi="仿宋" w:eastAsia="仿宋"/>
                <w:color w:val="000000"/>
                <w:kern w:val="0"/>
                <w:sz w:val="24"/>
                <w:szCs w:val="22"/>
                <w:lang w:eastAsia="en-US"/>
              </w:rPr>
            </w:pPr>
            <w:del w:id="1820" w:author="wanao" w:date="2026-07-03T16:25:23Z">
              <w:r>
                <w:rPr>
                  <w:rFonts w:ascii="仿宋" w:hAnsi="仿宋" w:eastAsia="仿宋"/>
                  <w:color w:val="000000"/>
                  <w:kern w:val="0"/>
                  <w:sz w:val="24"/>
                  <w:szCs w:val="22"/>
                  <w:lang w:eastAsia="en-US"/>
                </w:rPr>
                <w:delText>文本</w:delText>
              </w:r>
            </w:del>
          </w:p>
        </w:tc>
        <w:tc>
          <w:tcPr>
            <w:tcW w:w="2340" w:type="dxa"/>
          </w:tcPr>
          <w:p>
            <w:pPr>
              <w:widowControl/>
              <w:spacing w:after="0" w:line="360" w:lineRule="auto"/>
              <w:jc w:val="left"/>
              <w:rPr>
                <w:del w:id="1821" w:author="wanao" w:date="2026-07-03T16:25:23Z"/>
                <w:rFonts w:ascii="仿宋" w:hAnsi="仿宋" w:eastAsia="仿宋"/>
                <w:color w:val="000000"/>
                <w:kern w:val="0"/>
                <w:sz w:val="24"/>
                <w:szCs w:val="22"/>
                <w:lang w:eastAsia="en-US"/>
              </w:rPr>
            </w:pPr>
            <w:del w:id="1822" w:author="wanao" w:date="2026-07-03T16:25:23Z">
              <w:r>
                <w:rPr>
                  <w:rFonts w:ascii="仿宋" w:hAnsi="仿宋" w:eastAsia="仿宋"/>
                  <w:color w:val="000000"/>
                  <w:kern w:val="0"/>
                  <w:sz w:val="24"/>
                  <w:szCs w:val="22"/>
                  <w:lang w:eastAsia="en-US"/>
                </w:rPr>
                <w:delText>导出结果字段</w:delText>
              </w:r>
            </w:del>
          </w:p>
        </w:tc>
      </w:tr>
    </w:tbl>
    <w:p>
      <w:pPr>
        <w:widowControl/>
        <w:spacing w:after="200" w:line="276" w:lineRule="auto"/>
        <w:jc w:val="left"/>
        <w:rPr>
          <w:del w:id="1823" w:author="wanao" w:date="2026-07-03T16:25:23Z"/>
          <w:rFonts w:ascii="仿宋" w:hAnsi="仿宋" w:eastAsia="仿宋"/>
          <w:color w:val="000000"/>
          <w:kern w:val="0"/>
          <w:sz w:val="24"/>
          <w:szCs w:val="22"/>
          <w:lang w:eastAsia="en-US"/>
        </w:rPr>
      </w:pPr>
    </w:p>
    <w:p>
      <w:pPr>
        <w:pStyle w:val="7"/>
        <w:numPr>
          <w:ilvl w:val="4"/>
          <w:numId w:val="14"/>
        </w:numPr>
        <w:spacing w:line="360" w:lineRule="auto"/>
        <w:ind w:left="1418" w:hanging="1418"/>
        <w:rPr>
          <w:del w:id="1824" w:author="wanao" w:date="2026-07-03T16:25:23Z"/>
          <w:rFonts w:ascii="仿宋" w:hAnsi="仿宋" w:eastAsia="仿宋"/>
          <w:i w:val="0"/>
          <w:iCs w:val="0"/>
          <w:lang w:eastAsia="en-US"/>
        </w:rPr>
      </w:pPr>
      <w:del w:id="1825" w:author="wanao" w:date="2026-07-03T16:25:23Z">
        <w:r>
          <w:rPr>
            <w:rFonts w:hint="eastAsia" w:ascii="仿宋" w:hAnsi="仿宋" w:eastAsia="仿宋"/>
            <w:i w:val="0"/>
            <w:iCs w:val="0"/>
            <w:lang w:eastAsia="en-US"/>
          </w:rPr>
          <w:delText>输入输出的界面</w:delText>
        </w:r>
      </w:del>
    </w:p>
    <w:p>
      <w:pPr>
        <w:widowControl/>
        <w:spacing w:after="0" w:line="360" w:lineRule="auto"/>
        <w:jc w:val="left"/>
        <w:rPr>
          <w:del w:id="1826" w:author="wanao" w:date="2026-07-03T16:25:23Z"/>
          <w:rFonts w:ascii="仿宋" w:hAnsi="仿宋" w:eastAsia="仿宋"/>
          <w:color w:val="000000"/>
          <w:kern w:val="0"/>
          <w:sz w:val="24"/>
          <w:szCs w:val="22"/>
          <w:lang w:eastAsia="en-US"/>
        </w:rPr>
      </w:pPr>
      <w:del w:id="1827" w:author="wanao" w:date="2026-07-03T16:25:23Z">
        <w:r>
          <w:rPr>
            <w:rFonts w:ascii="仿宋" w:hAnsi="仿宋" w:eastAsia="仿宋"/>
            <w:color w:val="000000"/>
            <w:kern w:val="0"/>
            <w:sz w:val="24"/>
            <w:szCs w:val="22"/>
            <w:lang w:eastAsia="en-US"/>
          </w:rPr>
          <w:delText>待补充。</w:delText>
        </w:r>
      </w:del>
    </w:p>
    <w:p>
      <w:pPr>
        <w:pStyle w:val="7"/>
        <w:numPr>
          <w:ilvl w:val="4"/>
          <w:numId w:val="14"/>
        </w:numPr>
        <w:spacing w:line="360" w:lineRule="auto"/>
        <w:ind w:left="1418" w:hanging="1418"/>
        <w:rPr>
          <w:del w:id="1828" w:author="wanao" w:date="2026-07-03T16:25:23Z"/>
          <w:rFonts w:ascii="仿宋" w:hAnsi="仿宋" w:eastAsia="仿宋"/>
          <w:i w:val="0"/>
          <w:iCs w:val="0"/>
          <w:lang w:eastAsia="en-US"/>
        </w:rPr>
      </w:pPr>
      <w:del w:id="1829" w:author="wanao" w:date="2026-07-03T16:25:23Z">
        <w:r>
          <w:rPr>
            <w:rFonts w:hint="eastAsia" w:ascii="仿宋" w:hAnsi="仿宋" w:eastAsia="仿宋"/>
            <w:i w:val="0"/>
            <w:iCs w:val="0"/>
            <w:lang w:eastAsia="en-US"/>
          </w:rPr>
          <w:delText>核算处理</w:delText>
        </w:r>
      </w:del>
    </w:p>
    <w:p>
      <w:pPr>
        <w:widowControl/>
        <w:spacing w:after="0" w:line="360" w:lineRule="auto"/>
        <w:jc w:val="left"/>
        <w:rPr>
          <w:del w:id="1830" w:author="wanao" w:date="2026-07-03T16:25:23Z"/>
          <w:rFonts w:ascii="仿宋" w:hAnsi="仿宋" w:eastAsia="仿宋"/>
          <w:color w:val="000000"/>
          <w:kern w:val="0"/>
          <w:sz w:val="24"/>
          <w:szCs w:val="22"/>
          <w:lang w:eastAsia="en-US"/>
        </w:rPr>
      </w:pPr>
      <w:del w:id="1831" w:author="wanao" w:date="2026-07-03T16:25:23Z">
        <w:r>
          <w:rPr>
            <w:rFonts w:ascii="仿宋" w:hAnsi="仿宋" w:eastAsia="仿宋"/>
            <w:color w:val="000000"/>
            <w:kern w:val="0"/>
            <w:sz w:val="24"/>
            <w:szCs w:val="22"/>
            <w:lang w:eastAsia="en-US"/>
          </w:rPr>
          <w:delText>不涉及。</w:delText>
        </w:r>
      </w:del>
    </w:p>
    <w:p>
      <w:pPr>
        <w:pStyle w:val="7"/>
        <w:numPr>
          <w:ilvl w:val="4"/>
          <w:numId w:val="14"/>
        </w:numPr>
        <w:spacing w:line="360" w:lineRule="auto"/>
        <w:ind w:left="1418" w:hanging="1418"/>
        <w:rPr>
          <w:del w:id="1832" w:author="wanao" w:date="2026-07-03T16:25:23Z"/>
          <w:rFonts w:ascii="仿宋" w:hAnsi="仿宋" w:eastAsia="仿宋"/>
          <w:i w:val="0"/>
          <w:iCs w:val="0"/>
          <w:lang w:eastAsia="en-US"/>
        </w:rPr>
      </w:pPr>
      <w:del w:id="1833" w:author="wanao" w:date="2026-07-03T16:25:23Z">
        <w:r>
          <w:rPr>
            <w:rFonts w:hint="eastAsia" w:ascii="仿宋" w:hAnsi="仿宋" w:eastAsia="仿宋"/>
            <w:i w:val="0"/>
            <w:iCs w:val="0"/>
            <w:lang w:eastAsia="en-US"/>
          </w:rPr>
          <w:delText>凭证/合同/协议打印</w:delText>
        </w:r>
      </w:del>
    </w:p>
    <w:p>
      <w:pPr>
        <w:widowControl/>
        <w:spacing w:after="0" w:line="360" w:lineRule="auto"/>
        <w:jc w:val="left"/>
        <w:rPr>
          <w:del w:id="1834" w:author="wanao" w:date="2026-07-03T16:25:23Z"/>
          <w:rFonts w:ascii="仿宋" w:hAnsi="仿宋" w:eastAsia="仿宋"/>
          <w:color w:val="000000"/>
          <w:kern w:val="0"/>
          <w:sz w:val="24"/>
          <w:szCs w:val="22"/>
          <w:lang w:eastAsia="en-US"/>
        </w:rPr>
      </w:pPr>
      <w:del w:id="1835" w:author="wanao" w:date="2026-07-03T16:25:23Z">
        <w:r>
          <w:rPr>
            <w:rFonts w:ascii="仿宋" w:hAnsi="仿宋" w:eastAsia="仿宋"/>
            <w:color w:val="000000"/>
            <w:kern w:val="0"/>
            <w:sz w:val="24"/>
            <w:szCs w:val="22"/>
            <w:lang w:eastAsia="en-US"/>
          </w:rPr>
          <w:delText>不涉及。</w:delText>
        </w:r>
      </w:del>
    </w:p>
    <w:p>
      <w:pPr>
        <w:pStyle w:val="5"/>
        <w:numPr>
          <w:ilvl w:val="2"/>
          <w:numId w:val="14"/>
        </w:numPr>
        <w:spacing w:line="360" w:lineRule="auto"/>
        <w:ind w:left="993" w:hanging="993"/>
        <w:rPr>
          <w:sz w:val="28"/>
          <w:szCs w:val="28"/>
          <w:lang w:eastAsia="en-US"/>
        </w:rPr>
      </w:pPr>
      <w:bookmarkStart w:id="116" w:name="_Toc233295870"/>
      <w:r>
        <w:rPr>
          <w:rFonts w:hint="eastAsia"/>
          <w:sz w:val="28"/>
          <w:szCs w:val="28"/>
          <w:lang w:eastAsia="en-US"/>
        </w:rPr>
        <w:t>审批流程管理</w:t>
      </w:r>
      <w:bookmarkEnd w:id="116"/>
    </w:p>
    <w:p>
      <w:pPr>
        <w:pStyle w:val="6"/>
        <w:numPr>
          <w:ilvl w:val="3"/>
          <w:numId w:val="14"/>
        </w:numPr>
        <w:spacing w:line="360" w:lineRule="auto"/>
        <w:ind w:left="1418" w:hanging="1418"/>
        <w:rPr>
          <w:rFonts w:ascii="仿宋" w:hAnsi="仿宋" w:eastAsia="仿宋"/>
        </w:rPr>
      </w:pPr>
      <w:r>
        <w:rPr>
          <w:rFonts w:hint="eastAsia" w:ascii="仿宋" w:hAnsi="仿宋" w:eastAsia="仿宋"/>
        </w:rPr>
        <w:t>审批流程管理-审批策略配置-列表</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支持系统管理员维护审批流程模板、节点、审批人配置和流转规则，为系统各类申请和审批场景提供可复用的流程模板。</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审批名称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非必输；支持按</w:t>
            </w:r>
            <w:r>
              <w:rPr>
                <w:rFonts w:hint="eastAsia" w:ascii="仿宋" w:hAnsi="仿宋" w:eastAsia="仿宋"/>
                <w:color w:val="000000"/>
                <w:kern w:val="0"/>
                <w:sz w:val="24"/>
                <w:szCs w:val="22"/>
              </w:rPr>
              <w:t>审批名称</w:t>
            </w:r>
            <w:r>
              <w:rPr>
                <w:rFonts w:ascii="仿宋" w:hAnsi="仿宋" w:eastAsia="仿宋"/>
                <w:color w:val="000000"/>
                <w:kern w:val="0"/>
                <w:sz w:val="24"/>
                <w:szCs w:val="22"/>
              </w:rPr>
              <w:t>检索</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输入框</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查询条件区输入项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ins w:id="1836" w:author="wanao" w:date="2026-07-03T16:26:28Z">
              <w:r>
                <w:rPr>
                  <w:rFonts w:hint="eastAsia" w:ascii="仿宋" w:hAnsi="仿宋" w:eastAsia="仿宋"/>
                  <w:color w:val="000000"/>
                  <w:kern w:val="0"/>
                  <w:sz w:val="24"/>
                  <w:szCs w:val="22"/>
                  <w:lang w:val="en-US" w:eastAsia="zh-CN"/>
                </w:rPr>
                <w:t>策略</w:t>
              </w:r>
            </w:ins>
            <w:del w:id="1837" w:author="wanao" w:date="2026-07-03T16:26:25Z">
              <w:commentRangeStart w:id="47"/>
              <w:r>
                <w:rPr>
                  <w:rFonts w:hint="eastAsia" w:ascii="仿宋" w:hAnsi="仿宋" w:eastAsia="仿宋"/>
                  <w:color w:val="000000"/>
                  <w:kern w:val="0"/>
                  <w:sz w:val="24"/>
                  <w:szCs w:val="22"/>
                </w:rPr>
                <w:delText>申请</w:delText>
              </w:r>
            </w:del>
            <w:r>
              <w:rPr>
                <w:rFonts w:hint="eastAsia" w:ascii="仿宋" w:hAnsi="仿宋" w:eastAsia="仿宋"/>
                <w:color w:val="000000"/>
                <w:kern w:val="0"/>
                <w:sz w:val="24"/>
                <w:szCs w:val="22"/>
              </w:rPr>
              <w:t>类型</w:t>
            </w:r>
            <w:commentRangeEnd w:id="47"/>
            <w:r>
              <w:commentReference w:id="47"/>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查询条件区输入项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commentRangeStart w:id="48"/>
            <w:r>
              <w:rPr>
                <w:rFonts w:hint="eastAsia" w:ascii="仿宋" w:hAnsi="仿宋" w:eastAsia="仿宋"/>
                <w:color w:val="000000"/>
                <w:kern w:val="0"/>
                <w:sz w:val="24"/>
                <w:szCs w:val="22"/>
                <w:lang w:val="en-US" w:eastAsia="zh-CN"/>
              </w:rPr>
              <w:t>审批类型</w:t>
            </w:r>
            <w:commentRangeEnd w:id="48"/>
            <w:r>
              <w:commentReference w:id="48"/>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下拉框</w:t>
            </w:r>
          </w:p>
        </w:tc>
        <w:tc>
          <w:tcPr>
            <w:tcW w:w="2340" w:type="dxa"/>
          </w:tcPr>
          <w:p>
            <w:pPr>
              <w:widowControl/>
              <w:spacing w:after="0" w:line="360" w:lineRule="auto"/>
              <w:jc w:val="left"/>
              <w:rPr>
                <w:rFonts w:ascii="仿宋" w:hAnsi="仿宋" w:eastAsia="仿宋"/>
                <w:color w:val="000000"/>
                <w:kern w:val="0"/>
                <w:sz w:val="24"/>
                <w:szCs w:val="22"/>
                <w:lang w:eastAsia="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点击后按条件返回待办任务列表结果</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查询条件区操作按钮</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查询条件区的操作按钮有：“查询”“重置”。点击“查询”，系统返回</w:t>
      </w:r>
      <w:r>
        <w:rPr>
          <w:rFonts w:hint="eastAsia" w:ascii="仿宋" w:hAnsi="仿宋" w:eastAsia="仿宋"/>
          <w:color w:val="000000"/>
          <w:kern w:val="0"/>
          <w:sz w:val="24"/>
          <w:szCs w:val="22"/>
        </w:rPr>
        <w:t>策略</w:t>
      </w:r>
      <w:r>
        <w:rPr>
          <w:rFonts w:ascii="仿宋" w:hAnsi="仿宋" w:eastAsia="仿宋"/>
          <w:color w:val="000000"/>
          <w:kern w:val="0"/>
          <w:sz w:val="24"/>
          <w:szCs w:val="22"/>
        </w:rPr>
        <w:t>列表；点击“重置”，系统清空条件。。</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w:t>
      </w:r>
      <w:r>
        <w:rPr>
          <w:rFonts w:ascii="仿宋" w:hAnsi="仿宋" w:eastAsia="仿宋"/>
          <w:color w:val="000000"/>
          <w:kern w:val="0"/>
          <w:sz w:val="24"/>
          <w:szCs w:val="22"/>
        </w:rPr>
        <w:t>. 列表行内统一操作按钮区的操作按钮有：“</w:t>
      </w:r>
      <w:r>
        <w:rPr>
          <w:rFonts w:hint="eastAsia" w:ascii="仿宋" w:hAnsi="仿宋" w:eastAsia="仿宋"/>
          <w:color w:val="000000"/>
          <w:kern w:val="0"/>
          <w:sz w:val="24"/>
          <w:szCs w:val="22"/>
        </w:rPr>
        <w:t>流程管理</w:t>
      </w:r>
      <w:r>
        <w:rPr>
          <w:rFonts w:ascii="仿宋" w:hAnsi="仿宋" w:eastAsia="仿宋"/>
          <w:color w:val="000000"/>
          <w:kern w:val="0"/>
          <w:sz w:val="24"/>
          <w:szCs w:val="22"/>
        </w:rPr>
        <w:t>”。点击“</w:t>
      </w:r>
      <w:r>
        <w:rPr>
          <w:rFonts w:hint="eastAsia" w:ascii="仿宋" w:hAnsi="仿宋" w:eastAsia="仿宋"/>
          <w:color w:val="000000"/>
          <w:kern w:val="0"/>
          <w:sz w:val="24"/>
          <w:szCs w:val="22"/>
        </w:rPr>
        <w:t>流程管理</w:t>
      </w:r>
      <w:r>
        <w:rPr>
          <w:rFonts w:ascii="仿宋" w:hAnsi="仿宋" w:eastAsia="仿宋"/>
          <w:color w:val="000000"/>
          <w:kern w:val="0"/>
          <w:sz w:val="24"/>
          <w:szCs w:val="22"/>
        </w:rPr>
        <w:t>”，系统展示当前模板的节点和流转关系。</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w:t>
      </w:r>
      <w:r>
        <w:rPr>
          <w:rFonts w:ascii="仿宋" w:hAnsi="仿宋" w:eastAsia="仿宋"/>
          <w:color w:val="000000"/>
          <w:kern w:val="0"/>
          <w:sz w:val="24"/>
          <w:szCs w:val="22"/>
        </w:rPr>
        <w:t>. 点击“新增”后，系统应打开新增页面或弹窗，默认带出当前页面上下文信息；用户录入必填项并提交时，系统先执行格式、唯一性、关联性校验，校验通过后保存数据并返回成功提示。</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w:t>
      </w:r>
      <w:r>
        <w:rPr>
          <w:rFonts w:ascii="仿宋" w:hAnsi="仿宋" w:eastAsia="仿宋"/>
          <w:color w:val="000000"/>
          <w:kern w:val="0"/>
          <w:sz w:val="24"/>
          <w:szCs w:val="22"/>
        </w:rPr>
        <w:t>. 点击“编辑”后，系统应基于当前选中记录回显原始数据；对主键类字段、已被下游引用的关键字段应按规则限制修改范围；用户提交后，系统仅更新允许修改的字段并返回更新结果。</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已被业务场景引用且已有运行中实例的模板不得直接删除，可停用后</w:t>
      </w:r>
      <w:r>
        <w:rPr>
          <w:rFonts w:hint="eastAsia" w:ascii="仿宋" w:hAnsi="仿宋" w:eastAsia="仿宋"/>
          <w:color w:val="000000"/>
          <w:kern w:val="0"/>
          <w:sz w:val="24"/>
          <w:szCs w:val="22"/>
        </w:rPr>
        <w:t>再做删除操作</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w:t>
      </w:r>
      <w:r>
        <w:rPr>
          <w:rFonts w:ascii="仿宋" w:hAnsi="仿宋" w:eastAsia="仿宋"/>
          <w:color w:val="000000"/>
          <w:kern w:val="0"/>
          <w:sz w:val="24"/>
          <w:szCs w:val="22"/>
        </w:rPr>
        <w:t>. 所有新增、编辑、删除类操作均应进行字段完整性校验、业务唯一性校验和关联数据影响校验，校验不通过时应明确提示具体原因，不得仅提示“操作失败”。</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w:t>
      </w:r>
      <w:r>
        <w:rPr>
          <w:rFonts w:ascii="仿宋" w:hAnsi="仿宋" w:eastAsia="仿宋"/>
          <w:color w:val="000000"/>
          <w:kern w:val="0"/>
          <w:sz w:val="24"/>
          <w:szCs w:val="22"/>
        </w:rPr>
        <w:t>. 所有关键维护操作提交成功后，系统应返回成功提示并刷新当前列表。</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w:t>
      </w:r>
      <w:r>
        <w:rPr>
          <w:rFonts w:ascii="仿宋" w:hAnsi="仿宋" w:eastAsia="仿宋"/>
          <w:color w:val="000000"/>
          <w:kern w:val="0"/>
          <w:sz w:val="24"/>
          <w:szCs w:val="22"/>
        </w:rPr>
        <w:t>. 所有关键维护操作均需记录操作日志，日志至少包括操作模块、操作类型、操作人、操作时间、操作对象主键、操作前值、操作后值和处理结果。</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5</w:t>
      </w:r>
      <w:r>
        <w:rPr>
          <w:rFonts w:ascii="仿宋" w:hAnsi="仿宋" w:eastAsia="仿宋"/>
          <w:color w:val="000000"/>
          <w:kern w:val="0"/>
          <w:sz w:val="24"/>
          <w:szCs w:val="22"/>
        </w:rPr>
        <w:t>. 新增时，系统应对必填项、字段长度、枚举值范围、时间先后关系、编码唯一性进行完整校验；未通过校验时应逐项提示并阻止保存。</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6</w:t>
      </w:r>
      <w:r>
        <w:rPr>
          <w:rFonts w:ascii="仿宋" w:hAnsi="仿宋" w:eastAsia="仿宋"/>
          <w:color w:val="000000"/>
          <w:kern w:val="0"/>
          <w:sz w:val="24"/>
          <w:szCs w:val="22"/>
        </w:rPr>
        <w:t>. 编辑时，系统应回显原始数据并校验变更后的关键字段是否仍满足唯一性和关联约束；如变更会影响下游数据，应在保存前给出影响提示。</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仅具备审批流程模板管理权限的系统管理员可维护模板。</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模板启用/停用应作为独立权限点控制。</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新增、编辑、删除等高风险操作应拆分为独立功能权限点控制，避免仅凭菜单权限即可执行全部维护动作。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Tab页面名称：</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审批</w:t>
            </w:r>
            <w:r>
              <w:rPr>
                <w:rFonts w:ascii="仿宋" w:hAnsi="仿宋" w:eastAsia="仿宋"/>
                <w:color w:val="000000"/>
                <w:kern w:val="0"/>
                <w:sz w:val="24"/>
                <w:szCs w:val="22"/>
                <w:lang w:eastAsia="en-US"/>
              </w:rPr>
              <w:t>名称</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列表行内</w:t>
            </w:r>
            <w:r>
              <w:rPr>
                <w:rFonts w:hint="eastAsia" w:ascii="仿宋" w:hAnsi="仿宋" w:eastAsia="仿宋"/>
                <w:color w:val="000000"/>
                <w:kern w:val="0"/>
                <w:sz w:val="24"/>
                <w:szCs w:val="22"/>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838" w:author="wanao" w:date="2026-07-03T16:28:05Z"/>
        </w:trPr>
        <w:tc>
          <w:tcPr>
            <w:tcW w:w="2340" w:type="dxa"/>
            <w:shd w:val="clear" w:color="auto" w:fill="auto"/>
          </w:tcPr>
          <w:p>
            <w:pPr>
              <w:widowControl/>
              <w:spacing w:after="0" w:line="360" w:lineRule="auto"/>
              <w:jc w:val="left"/>
              <w:rPr>
                <w:ins w:id="1839" w:author="wanao" w:date="2026-07-03T16:28:05Z"/>
                <w:rFonts w:hint="default" w:ascii="仿宋" w:hAnsi="仿宋" w:eastAsia="仿宋"/>
                <w:color w:val="000000"/>
                <w:kern w:val="0"/>
                <w:sz w:val="24"/>
                <w:szCs w:val="22"/>
                <w:lang w:val="en-US" w:eastAsia="zh-CN"/>
              </w:rPr>
            </w:pPr>
            <w:ins w:id="1840" w:author="wanao" w:date="2026-07-03T16:28:12Z">
              <w:r>
                <w:rPr>
                  <w:rFonts w:hint="eastAsia" w:ascii="仿宋" w:hAnsi="仿宋" w:eastAsia="仿宋"/>
                  <w:color w:val="000000"/>
                  <w:kern w:val="0"/>
                  <w:sz w:val="24"/>
                  <w:szCs w:val="22"/>
                  <w:lang w:val="en-US" w:eastAsia="zh-CN"/>
                </w:rPr>
                <w:t>审批类型</w:t>
              </w:r>
            </w:ins>
          </w:p>
        </w:tc>
        <w:tc>
          <w:tcPr>
            <w:tcW w:w="2340" w:type="dxa"/>
            <w:shd w:val="clear" w:color="auto" w:fill="auto"/>
          </w:tcPr>
          <w:p>
            <w:pPr>
              <w:widowControl/>
              <w:spacing w:after="0" w:line="360" w:lineRule="auto"/>
              <w:jc w:val="left"/>
              <w:rPr>
                <w:ins w:id="1841" w:author="wanao" w:date="2026-07-03T16:28:05Z"/>
                <w:rFonts w:hint="eastAsia" w:ascii="仿宋" w:hAnsi="仿宋" w:eastAsia="仿宋"/>
                <w:color w:val="000000"/>
                <w:kern w:val="0"/>
                <w:sz w:val="24"/>
                <w:szCs w:val="22"/>
              </w:rPr>
            </w:pPr>
            <w:ins w:id="1842" w:author="wanao" w:date="2026-07-03T16:28:16Z">
              <w:r>
                <w:rPr>
                  <w:rFonts w:hint="eastAsia" w:ascii="仿宋" w:hAnsi="仿宋" w:eastAsia="仿宋"/>
                  <w:color w:val="000000"/>
                  <w:kern w:val="0"/>
                  <w:sz w:val="24"/>
                  <w:szCs w:val="22"/>
                </w:rPr>
                <w:t>反显</w:t>
              </w:r>
            </w:ins>
          </w:p>
        </w:tc>
        <w:tc>
          <w:tcPr>
            <w:tcW w:w="2340" w:type="dxa"/>
            <w:shd w:val="clear" w:color="auto" w:fill="auto"/>
          </w:tcPr>
          <w:p>
            <w:pPr>
              <w:widowControl/>
              <w:spacing w:after="0" w:line="360" w:lineRule="auto"/>
              <w:jc w:val="left"/>
              <w:rPr>
                <w:ins w:id="1843" w:author="wanao" w:date="2026-07-03T16:28:05Z"/>
                <w:rFonts w:hint="eastAsia" w:ascii="仿宋" w:hAnsi="仿宋" w:eastAsia="仿宋"/>
                <w:color w:val="000000"/>
                <w:kern w:val="0"/>
                <w:sz w:val="24"/>
                <w:szCs w:val="22"/>
              </w:rPr>
            </w:pPr>
            <w:ins w:id="1844" w:author="wanao" w:date="2026-07-03T16:28:20Z">
              <w:r>
                <w:rPr>
                  <w:rFonts w:hint="eastAsia" w:ascii="仿宋" w:hAnsi="仿宋" w:eastAsia="仿宋"/>
                  <w:color w:val="000000"/>
                  <w:kern w:val="0"/>
                  <w:sz w:val="24"/>
                  <w:szCs w:val="22"/>
                </w:rPr>
                <w:t>文本</w:t>
              </w:r>
            </w:ins>
          </w:p>
        </w:tc>
        <w:tc>
          <w:tcPr>
            <w:tcW w:w="2340" w:type="dxa"/>
            <w:shd w:val="clear" w:color="auto" w:fill="auto"/>
          </w:tcPr>
          <w:p>
            <w:pPr>
              <w:widowControl/>
              <w:spacing w:after="0" w:line="360" w:lineRule="auto"/>
              <w:jc w:val="left"/>
              <w:rPr>
                <w:ins w:id="1845" w:author="wanao" w:date="2026-07-03T16:28:05Z"/>
                <w:rFonts w:ascii="仿宋" w:hAnsi="仿宋" w:eastAsia="仿宋"/>
                <w:color w:val="000000"/>
                <w:kern w:val="0"/>
                <w:sz w:val="24"/>
                <w:szCs w:val="22"/>
                <w:lang w:eastAsia="en-US"/>
              </w:rPr>
            </w:pPr>
            <w:ins w:id="1846" w:author="wanao" w:date="2026-07-03T16:28:28Z">
              <w:r>
                <w:rPr>
                  <w:rFonts w:ascii="仿宋" w:hAnsi="仿宋" w:eastAsia="仿宋"/>
                  <w:color w:val="000000"/>
                  <w:kern w:val="0"/>
                  <w:sz w:val="24"/>
                  <w:szCs w:val="22"/>
                  <w:lang w:eastAsia="en-US"/>
                </w:rPr>
                <w:t>列表行内</w:t>
              </w:r>
            </w:ins>
            <w:ins w:id="1847" w:author="wanao" w:date="2026-07-03T16:28:28Z">
              <w:r>
                <w:rPr>
                  <w:rFonts w:hint="eastAsia" w:ascii="仿宋" w:hAnsi="仿宋" w:eastAsia="仿宋"/>
                  <w:color w:val="000000"/>
                  <w:kern w:val="0"/>
                  <w:sz w:val="24"/>
                  <w:szCs w:val="22"/>
                </w:rPr>
                <w:t>展示字段</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策略</w:t>
            </w:r>
            <w:r>
              <w:rPr>
                <w:rFonts w:ascii="仿宋" w:hAnsi="仿宋" w:eastAsia="仿宋"/>
                <w:color w:val="000000"/>
                <w:kern w:val="0"/>
                <w:sz w:val="24"/>
                <w:szCs w:val="22"/>
                <w:lang w:eastAsia="en-US"/>
              </w:rPr>
              <w:t>编号</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列表行内</w:t>
            </w:r>
            <w:r>
              <w:rPr>
                <w:rFonts w:hint="eastAsia" w:ascii="仿宋" w:hAnsi="仿宋" w:eastAsia="仿宋"/>
                <w:color w:val="000000"/>
                <w:kern w:val="0"/>
                <w:sz w:val="24"/>
                <w:szCs w:val="22"/>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状态</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反显；枚举值“正常”</w:t>
            </w:r>
            <w:r>
              <w:rPr>
                <w:rFonts w:ascii="仿宋" w:hAnsi="仿宋" w:eastAsia="仿宋"/>
                <w:color w:val="000000"/>
                <w:kern w:val="0"/>
                <w:sz w:val="24"/>
                <w:szCs w:val="22"/>
              </w:rPr>
              <w:t>“停用”</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w:t>
            </w:r>
            <w:r>
              <w:rPr>
                <w:rFonts w:hint="eastAsia" w:ascii="仿宋" w:hAnsi="仿宋" w:eastAsia="仿宋"/>
                <w:color w:val="000000"/>
                <w:kern w:val="0"/>
                <w:sz w:val="24"/>
                <w:szCs w:val="22"/>
              </w:rPr>
              <w:t>行内</w:t>
            </w:r>
            <w:r>
              <w:rPr>
                <w:rFonts w:ascii="仿宋" w:hAnsi="仿宋" w:eastAsia="仿宋"/>
                <w:color w:val="000000"/>
                <w:kern w:val="0"/>
                <w:sz w:val="24"/>
                <w:szCs w:val="22"/>
                <w:lang w:eastAsia="en-US"/>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操作员</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w:t>
            </w:r>
            <w:r>
              <w:rPr>
                <w:rFonts w:hint="eastAsia" w:ascii="仿宋" w:hAnsi="仿宋" w:eastAsia="仿宋"/>
                <w:color w:val="000000"/>
                <w:kern w:val="0"/>
                <w:sz w:val="24"/>
                <w:szCs w:val="22"/>
              </w:rPr>
              <w:t>行内</w:t>
            </w:r>
            <w:r>
              <w:rPr>
                <w:rFonts w:ascii="仿宋" w:hAnsi="仿宋" w:eastAsia="仿宋"/>
                <w:color w:val="000000"/>
                <w:kern w:val="0"/>
                <w:sz w:val="24"/>
                <w:szCs w:val="22"/>
                <w:lang w:eastAsia="en-US"/>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创建时间</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时间</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w:t>
            </w:r>
            <w:r>
              <w:rPr>
                <w:rFonts w:hint="eastAsia" w:ascii="仿宋" w:hAnsi="仿宋" w:eastAsia="仿宋"/>
                <w:color w:val="000000"/>
                <w:kern w:val="0"/>
                <w:sz w:val="24"/>
                <w:szCs w:val="22"/>
              </w:rPr>
              <w:t>行内</w:t>
            </w:r>
            <w:r>
              <w:rPr>
                <w:rFonts w:ascii="仿宋" w:hAnsi="仿宋" w:eastAsia="仿宋"/>
                <w:color w:val="000000"/>
                <w:kern w:val="0"/>
                <w:sz w:val="24"/>
                <w:szCs w:val="22"/>
                <w:lang w:eastAsia="en-US"/>
              </w:rPr>
              <w:t>展示字段</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rPr>
      </w:pPr>
      <w:r>
        <w:rPr>
          <w:rFonts w:hint="eastAsia" w:ascii="仿宋" w:hAnsi="仿宋" w:eastAsia="仿宋"/>
        </w:rPr>
        <w:t>审批流程管理-审批策略配置-新建</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支持具备权限的用户新增</w:t>
      </w:r>
      <w:r>
        <w:rPr>
          <w:rFonts w:hint="eastAsia" w:ascii="仿宋" w:hAnsi="仿宋" w:eastAsia="仿宋"/>
          <w:color w:val="000000"/>
          <w:kern w:val="0"/>
          <w:sz w:val="24"/>
          <w:szCs w:val="22"/>
        </w:rPr>
        <w:t>审批策略配置</w:t>
      </w:r>
      <w:r>
        <w:rPr>
          <w:rFonts w:ascii="仿宋" w:hAnsi="仿宋" w:eastAsia="仿宋"/>
          <w:color w:val="000000"/>
          <w:kern w:val="0"/>
          <w:sz w:val="24"/>
          <w:szCs w:val="22"/>
        </w:rPr>
        <w:t>数据，完成页面录入、字段校验、唯一性校验、关联校验和保存处理。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用户点击“新</w:t>
      </w:r>
      <w:r>
        <w:rPr>
          <w:rFonts w:hint="eastAsia" w:ascii="仿宋" w:hAnsi="仿宋" w:eastAsia="仿宋"/>
          <w:color w:val="000000"/>
          <w:kern w:val="0"/>
          <w:sz w:val="24"/>
          <w:szCs w:val="22"/>
        </w:rPr>
        <w:t>建</w:t>
      </w:r>
      <w:r>
        <w:rPr>
          <w:rFonts w:ascii="仿宋" w:hAnsi="仿宋" w:eastAsia="仿宋"/>
          <w:color w:val="000000"/>
          <w:kern w:val="0"/>
          <w:sz w:val="24"/>
          <w:szCs w:val="22"/>
        </w:rPr>
        <w:t>”后进入新增</w:t>
      </w:r>
      <w:r>
        <w:rPr>
          <w:rFonts w:hint="eastAsia" w:ascii="仿宋" w:hAnsi="仿宋" w:eastAsia="仿宋"/>
          <w:color w:val="000000"/>
          <w:kern w:val="0"/>
          <w:sz w:val="24"/>
          <w:szCs w:val="22"/>
        </w:rPr>
        <w:t>策略</w:t>
      </w:r>
      <w:r>
        <w:rPr>
          <w:rFonts w:ascii="仿宋" w:hAnsi="仿宋" w:eastAsia="仿宋"/>
          <w:color w:val="000000"/>
          <w:kern w:val="0"/>
          <w:sz w:val="24"/>
          <w:szCs w:val="22"/>
        </w:rPr>
        <w:t>页面。页面应展示新增所需字段，并在保存前完成必填、格式、唯一、联动和权限校验。</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848" w:author="wanao" w:date="2026-07-03T16:30:31Z"/>
        </w:trPr>
        <w:tc>
          <w:tcPr>
            <w:tcW w:w="2340" w:type="dxa"/>
            <w:shd w:val="clear" w:color="auto" w:fill="auto"/>
          </w:tcPr>
          <w:p>
            <w:pPr>
              <w:widowControl/>
              <w:spacing w:after="0" w:line="360" w:lineRule="auto"/>
              <w:jc w:val="left"/>
              <w:rPr>
                <w:del w:id="1849" w:author="wanao" w:date="2026-07-03T16:30:31Z"/>
                <w:rFonts w:ascii="仿宋" w:hAnsi="仿宋" w:eastAsia="仿宋"/>
                <w:color w:val="000000"/>
                <w:kern w:val="0"/>
                <w:sz w:val="24"/>
                <w:szCs w:val="22"/>
                <w:lang w:eastAsia="en-US"/>
              </w:rPr>
            </w:pPr>
            <w:del w:id="1850" w:author="wanao" w:date="2026-07-03T16:30:31Z">
              <w:r>
                <w:rPr>
                  <w:rFonts w:hint="eastAsia" w:ascii="仿宋" w:hAnsi="仿宋" w:eastAsia="仿宋"/>
                  <w:color w:val="000000"/>
                  <w:kern w:val="0"/>
                  <w:sz w:val="24"/>
                  <w:szCs w:val="22"/>
                </w:rPr>
                <w:delText>场景</w:delText>
              </w:r>
            </w:del>
            <w:del w:id="1851" w:author="wanao" w:date="2026-07-03T16:30:31Z">
              <w:r>
                <w:rPr>
                  <w:rFonts w:ascii="仿宋" w:hAnsi="仿宋" w:eastAsia="仿宋"/>
                  <w:color w:val="000000"/>
                  <w:kern w:val="0"/>
                  <w:sz w:val="24"/>
                  <w:szCs w:val="22"/>
                  <w:lang w:eastAsia="en-US"/>
                </w:rPr>
                <w:delText>名称</w:delText>
              </w:r>
            </w:del>
          </w:p>
        </w:tc>
        <w:tc>
          <w:tcPr>
            <w:tcW w:w="2340" w:type="dxa"/>
            <w:shd w:val="clear" w:color="auto" w:fill="auto"/>
          </w:tcPr>
          <w:p>
            <w:pPr>
              <w:widowControl/>
              <w:spacing w:after="0" w:line="360" w:lineRule="auto"/>
              <w:jc w:val="left"/>
              <w:rPr>
                <w:del w:id="1852" w:author="wanao" w:date="2026-07-03T16:30:31Z"/>
                <w:rFonts w:ascii="仿宋" w:hAnsi="仿宋" w:eastAsia="仿宋"/>
                <w:color w:val="000000"/>
                <w:kern w:val="0"/>
                <w:sz w:val="24"/>
                <w:szCs w:val="22"/>
                <w:lang w:eastAsia="en-US"/>
              </w:rPr>
            </w:pPr>
            <w:del w:id="1853" w:author="wanao" w:date="2026-07-03T16:30:31Z">
              <w:r>
                <w:rPr>
                  <w:rFonts w:ascii="仿宋" w:hAnsi="仿宋" w:eastAsia="仿宋"/>
                  <w:color w:val="000000"/>
                  <w:kern w:val="0"/>
                  <w:sz w:val="24"/>
                  <w:szCs w:val="22"/>
                  <w:lang w:eastAsia="en-US"/>
                </w:rPr>
                <w:delText>必填；</w:delText>
              </w:r>
            </w:del>
          </w:p>
        </w:tc>
        <w:tc>
          <w:tcPr>
            <w:tcW w:w="2340" w:type="dxa"/>
            <w:shd w:val="clear" w:color="auto" w:fill="auto"/>
          </w:tcPr>
          <w:p>
            <w:pPr>
              <w:widowControl/>
              <w:spacing w:after="0" w:line="360" w:lineRule="auto"/>
              <w:jc w:val="left"/>
              <w:rPr>
                <w:del w:id="1854" w:author="wanao" w:date="2026-07-03T16:30:31Z"/>
                <w:rFonts w:ascii="仿宋" w:hAnsi="仿宋" w:eastAsia="仿宋"/>
                <w:color w:val="000000"/>
                <w:kern w:val="0"/>
                <w:sz w:val="24"/>
                <w:szCs w:val="22"/>
              </w:rPr>
            </w:pPr>
            <w:del w:id="1855" w:author="wanao" w:date="2026-07-03T16:30:31Z">
              <w:r>
                <w:rPr>
                  <w:rFonts w:hint="eastAsia" w:ascii="仿宋" w:hAnsi="仿宋" w:eastAsia="仿宋"/>
                  <w:color w:val="000000"/>
                  <w:kern w:val="0"/>
                  <w:sz w:val="24"/>
                  <w:szCs w:val="22"/>
                </w:rPr>
                <w:delText>下拉框</w:delText>
              </w:r>
            </w:del>
          </w:p>
        </w:tc>
        <w:tc>
          <w:tcPr>
            <w:tcW w:w="2340" w:type="dxa"/>
            <w:shd w:val="clear" w:color="auto" w:fill="auto"/>
          </w:tcPr>
          <w:p>
            <w:pPr>
              <w:widowControl/>
              <w:spacing w:after="0" w:line="360" w:lineRule="auto"/>
              <w:jc w:val="left"/>
              <w:rPr>
                <w:del w:id="1856" w:author="wanao" w:date="2026-07-03T16:30:31Z"/>
                <w:rFonts w:ascii="仿宋" w:hAnsi="仿宋" w:eastAsia="仿宋"/>
                <w:color w:val="000000"/>
                <w:kern w:val="0"/>
                <w:sz w:val="24"/>
                <w:szCs w:val="22"/>
                <w:lang w:eastAsia="en-US"/>
              </w:rPr>
            </w:pPr>
            <w:del w:id="1857" w:author="wanao" w:date="2026-07-03T16:30:31Z">
              <w:r>
                <w:rPr>
                  <w:rFonts w:ascii="仿宋" w:hAnsi="仿宋" w:eastAsia="仿宋"/>
                  <w:color w:val="000000"/>
                  <w:kern w:val="0"/>
                  <w:sz w:val="24"/>
                  <w:szCs w:val="22"/>
                  <w:lang w:eastAsia="en-US"/>
                </w:rPr>
                <w:delText>新增页录入字段</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commentRangeStart w:id="49"/>
            <w:r>
              <w:rPr>
                <w:rFonts w:hint="eastAsia" w:ascii="仿宋" w:hAnsi="仿宋" w:eastAsia="仿宋"/>
                <w:color w:val="000000"/>
                <w:kern w:val="0"/>
                <w:sz w:val="24"/>
                <w:szCs w:val="22"/>
                <w:lang w:val="en-US" w:eastAsia="zh-CN"/>
              </w:rPr>
              <w:t>策略类型</w:t>
            </w:r>
            <w:commentRangeEnd w:id="49"/>
            <w:r>
              <w:commentReference w:id="49"/>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下拉框</w:t>
            </w:r>
          </w:p>
        </w:tc>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选项：通用式、场景式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commentRangeStart w:id="50"/>
            <w:r>
              <w:rPr>
                <w:rFonts w:hint="eastAsia" w:ascii="仿宋" w:hAnsi="仿宋" w:eastAsia="仿宋"/>
                <w:color w:val="000000"/>
                <w:kern w:val="0"/>
                <w:sz w:val="24"/>
                <w:szCs w:val="22"/>
                <w:lang w:val="en-US" w:eastAsia="zh-CN"/>
              </w:rPr>
              <w:t>审批类型</w:t>
            </w:r>
            <w:commentRangeEnd w:id="50"/>
            <w:r>
              <w:commentReference w:id="50"/>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必填</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lang w:val="en-US" w:eastAsia="zh-CN"/>
              </w:rPr>
              <w:t>下拉框</w:t>
            </w:r>
          </w:p>
        </w:tc>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选项：审核式、临柜式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策略</w:t>
            </w:r>
            <w:r>
              <w:rPr>
                <w:rFonts w:ascii="仿宋" w:hAnsi="仿宋" w:eastAsia="仿宋"/>
                <w:color w:val="000000"/>
                <w:kern w:val="0"/>
                <w:sz w:val="24"/>
                <w:szCs w:val="22"/>
                <w:lang w:eastAsia="en-US"/>
              </w:rPr>
              <w:t>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必填；长度不超过100位；按同级或同范围校验唯一性</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新增页录入字段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状态</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必填；枚举值“正常”“停用”</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新增页录入字段</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用户点击“新</w:t>
      </w:r>
      <w:r>
        <w:rPr>
          <w:rFonts w:hint="eastAsia" w:ascii="仿宋" w:hAnsi="仿宋" w:eastAsia="仿宋"/>
          <w:color w:val="000000"/>
          <w:kern w:val="0"/>
          <w:sz w:val="24"/>
          <w:szCs w:val="22"/>
        </w:rPr>
        <w:t>建</w:t>
      </w:r>
      <w:r>
        <w:rPr>
          <w:rFonts w:ascii="仿宋" w:hAnsi="仿宋" w:eastAsia="仿宋"/>
          <w:color w:val="000000"/>
          <w:kern w:val="0"/>
          <w:sz w:val="24"/>
          <w:szCs w:val="22"/>
        </w:rPr>
        <w:t>”后，系统打开新增</w:t>
      </w:r>
      <w:r>
        <w:rPr>
          <w:rFonts w:hint="eastAsia" w:ascii="仿宋" w:hAnsi="仿宋" w:eastAsia="仿宋"/>
          <w:color w:val="000000"/>
          <w:kern w:val="0"/>
          <w:sz w:val="24"/>
          <w:szCs w:val="22"/>
        </w:rPr>
        <w:t>策略</w:t>
      </w:r>
      <w:r>
        <w:rPr>
          <w:rFonts w:ascii="仿宋" w:hAnsi="仿宋" w:eastAsia="仿宋"/>
          <w:color w:val="000000"/>
          <w:kern w:val="0"/>
          <w:sz w:val="24"/>
          <w:szCs w:val="22"/>
        </w:rPr>
        <w:t>页面，并根据当前模块上下文带出可默认填充的信息。</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用户点击“保存”后，系统按字段规则逐项校验必填、格式、长度、唯一性、联动关系和权限边界；校验通过后保存数据并提示“保存成功”。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用户点击“取消”后，系统关闭新增页面；如存在未保存内容，应提示用户确认是否放弃当前录入。</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新</w:t>
      </w:r>
      <w:r>
        <w:rPr>
          <w:rFonts w:hint="eastAsia" w:ascii="仿宋" w:hAnsi="仿宋" w:eastAsia="仿宋"/>
          <w:color w:val="000000"/>
          <w:kern w:val="0"/>
          <w:sz w:val="24"/>
          <w:szCs w:val="22"/>
        </w:rPr>
        <w:t>建</w:t>
      </w:r>
      <w:r>
        <w:rPr>
          <w:rFonts w:ascii="仿宋" w:hAnsi="仿宋" w:eastAsia="仿宋"/>
          <w:color w:val="000000"/>
          <w:kern w:val="0"/>
          <w:sz w:val="24"/>
          <w:szCs w:val="22"/>
        </w:rPr>
        <w:t>页面的主键类编码字段在保存前必须唯一校验通过。</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涉及机构、团队、角色、菜单、场景等引用字段时，必须从有效数据中选择，不允许录入无效值。</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涉及上下级联动的字段，变更上级字段后应自动清空并重载下级字段候选值。</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w:t>
      </w:r>
      <w:r>
        <w:rPr>
          <w:rFonts w:hint="eastAsia" w:ascii="仿宋" w:hAnsi="仿宋" w:eastAsia="仿宋"/>
          <w:color w:val="000000"/>
          <w:kern w:val="0"/>
          <w:sz w:val="24"/>
          <w:szCs w:val="22"/>
        </w:rPr>
        <w:t>新建</w:t>
      </w:r>
      <w:r>
        <w:rPr>
          <w:rFonts w:ascii="仿宋" w:hAnsi="仿宋" w:eastAsia="仿宋"/>
          <w:color w:val="000000"/>
          <w:kern w:val="0"/>
          <w:sz w:val="24"/>
          <w:szCs w:val="22"/>
        </w:rPr>
        <w:t>”功能权限且拥有对应数据范围的用户可执行新增。</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不具备新增权限的用户仅可查看列表，不可进入新增页面。</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处理结果</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成功时提示成功信息；失败时提示具体原因</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操作结果展示字段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858" w:author="wanao" w:date="2026-07-03T16:31:47Z"/>
        </w:trPr>
        <w:tc>
          <w:tcPr>
            <w:tcW w:w="2340" w:type="dxa"/>
            <w:shd w:val="clear" w:color="auto" w:fill="auto"/>
          </w:tcPr>
          <w:p>
            <w:pPr>
              <w:widowControl/>
              <w:spacing w:after="0" w:line="360" w:lineRule="auto"/>
              <w:jc w:val="left"/>
              <w:rPr>
                <w:del w:id="1859" w:author="wanao" w:date="2026-07-03T16:31:47Z"/>
                <w:rFonts w:ascii="仿宋" w:hAnsi="仿宋" w:eastAsia="仿宋"/>
                <w:color w:val="000000"/>
                <w:kern w:val="0"/>
                <w:sz w:val="24"/>
                <w:szCs w:val="22"/>
                <w:lang w:eastAsia="en-US"/>
              </w:rPr>
            </w:pPr>
            <w:del w:id="1860" w:author="wanao" w:date="2026-07-03T16:31:47Z">
              <w:r>
                <w:rPr>
                  <w:rFonts w:hint="eastAsia" w:ascii="仿宋" w:hAnsi="仿宋" w:eastAsia="仿宋"/>
                  <w:color w:val="000000"/>
                  <w:kern w:val="0"/>
                  <w:sz w:val="24"/>
                  <w:szCs w:val="22"/>
                </w:rPr>
                <w:delText>策略</w:delText>
              </w:r>
            </w:del>
            <w:del w:id="1861" w:author="wanao" w:date="2026-07-03T16:31:47Z">
              <w:r>
                <w:rPr>
                  <w:rFonts w:ascii="仿宋" w:hAnsi="仿宋" w:eastAsia="仿宋"/>
                  <w:color w:val="000000"/>
                  <w:kern w:val="0"/>
                  <w:sz w:val="24"/>
                  <w:szCs w:val="22"/>
                  <w:lang w:eastAsia="en-US"/>
                </w:rPr>
                <w:delText>名称</w:delText>
              </w:r>
            </w:del>
          </w:p>
        </w:tc>
        <w:tc>
          <w:tcPr>
            <w:tcW w:w="2340" w:type="dxa"/>
            <w:shd w:val="clear" w:color="auto" w:fill="auto"/>
          </w:tcPr>
          <w:p>
            <w:pPr>
              <w:widowControl/>
              <w:spacing w:after="0" w:line="360" w:lineRule="auto"/>
              <w:jc w:val="left"/>
              <w:rPr>
                <w:del w:id="1862" w:author="wanao" w:date="2026-07-03T16:31:47Z"/>
                <w:rFonts w:ascii="仿宋" w:hAnsi="仿宋" w:eastAsia="仿宋"/>
                <w:color w:val="000000"/>
                <w:kern w:val="0"/>
                <w:sz w:val="24"/>
                <w:szCs w:val="22"/>
              </w:rPr>
            </w:pPr>
            <w:del w:id="1863" w:author="wanao" w:date="2026-07-03T16:31:47Z">
              <w:r>
                <w:rPr>
                  <w:rFonts w:ascii="仿宋" w:hAnsi="仿宋" w:eastAsia="仿宋"/>
                  <w:color w:val="000000"/>
                  <w:kern w:val="0"/>
                  <w:sz w:val="24"/>
                  <w:szCs w:val="22"/>
                </w:rPr>
                <w:delText>新增成功后按最新保存值展示或回显</w:delText>
              </w:r>
            </w:del>
          </w:p>
        </w:tc>
        <w:tc>
          <w:tcPr>
            <w:tcW w:w="2340" w:type="dxa"/>
            <w:shd w:val="clear" w:color="auto" w:fill="auto"/>
          </w:tcPr>
          <w:p>
            <w:pPr>
              <w:widowControl/>
              <w:spacing w:after="0" w:line="360" w:lineRule="auto"/>
              <w:jc w:val="left"/>
              <w:rPr>
                <w:del w:id="1864" w:author="wanao" w:date="2026-07-03T16:31:47Z"/>
                <w:rFonts w:ascii="仿宋" w:hAnsi="仿宋" w:eastAsia="仿宋"/>
                <w:color w:val="000000"/>
                <w:kern w:val="0"/>
                <w:sz w:val="24"/>
                <w:szCs w:val="22"/>
                <w:lang w:eastAsia="en-US"/>
              </w:rPr>
            </w:pPr>
            <w:del w:id="1865" w:author="wanao" w:date="2026-07-03T16:31:47Z">
              <w:r>
                <w:rPr>
                  <w:rFonts w:ascii="仿宋" w:hAnsi="仿宋" w:eastAsia="仿宋"/>
                  <w:color w:val="000000"/>
                  <w:kern w:val="0"/>
                  <w:sz w:val="24"/>
                  <w:szCs w:val="22"/>
                  <w:lang w:eastAsia="en-US"/>
                </w:rPr>
                <w:delText>文本</w:delText>
              </w:r>
            </w:del>
          </w:p>
        </w:tc>
        <w:tc>
          <w:tcPr>
            <w:tcW w:w="2340" w:type="dxa"/>
            <w:shd w:val="clear" w:color="auto" w:fill="auto"/>
          </w:tcPr>
          <w:p>
            <w:pPr>
              <w:widowControl/>
              <w:spacing w:after="0" w:line="360" w:lineRule="auto"/>
              <w:jc w:val="left"/>
              <w:rPr>
                <w:del w:id="1866" w:author="wanao" w:date="2026-07-03T16:31:47Z"/>
                <w:rFonts w:ascii="仿宋" w:hAnsi="仿宋" w:eastAsia="仿宋"/>
                <w:color w:val="000000"/>
                <w:kern w:val="0"/>
                <w:sz w:val="24"/>
                <w:szCs w:val="22"/>
              </w:rPr>
            </w:pPr>
            <w:del w:id="1867" w:author="wanao" w:date="2026-07-03T16:31:47Z">
              <w:r>
                <w:rPr>
                  <w:rFonts w:ascii="仿宋" w:hAnsi="仿宋" w:eastAsia="仿宋"/>
                  <w:color w:val="000000"/>
                  <w:kern w:val="0"/>
                  <w:sz w:val="24"/>
                  <w:szCs w:val="22"/>
                </w:rPr>
                <w:delText>新增结果页/返回列表展示字段</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868" w:author="wanao" w:date="2026-07-03T16:31:50Z"/>
        </w:trPr>
        <w:tc>
          <w:tcPr>
            <w:tcW w:w="2340" w:type="dxa"/>
            <w:shd w:val="clear" w:color="auto" w:fill="auto"/>
          </w:tcPr>
          <w:p>
            <w:pPr>
              <w:widowControl/>
              <w:spacing w:after="0" w:line="360" w:lineRule="auto"/>
              <w:jc w:val="left"/>
              <w:rPr>
                <w:del w:id="1869" w:author="wanao" w:date="2026-07-03T16:31:50Z"/>
                <w:rFonts w:ascii="仿宋" w:hAnsi="仿宋" w:eastAsia="仿宋"/>
                <w:color w:val="000000"/>
                <w:kern w:val="0"/>
                <w:sz w:val="24"/>
                <w:szCs w:val="22"/>
                <w:lang w:eastAsia="en-US"/>
              </w:rPr>
            </w:pPr>
            <w:del w:id="1870" w:author="wanao" w:date="2026-07-03T16:31:50Z">
              <w:r>
                <w:rPr>
                  <w:rFonts w:hint="eastAsia" w:ascii="仿宋" w:hAnsi="仿宋" w:eastAsia="仿宋"/>
                  <w:color w:val="000000"/>
                  <w:kern w:val="0"/>
                  <w:sz w:val="24"/>
                  <w:szCs w:val="22"/>
                </w:rPr>
                <w:delText>策略</w:delText>
              </w:r>
            </w:del>
            <w:del w:id="1871" w:author="wanao" w:date="2026-07-03T16:31:50Z">
              <w:r>
                <w:rPr>
                  <w:rFonts w:ascii="仿宋" w:hAnsi="仿宋" w:eastAsia="仿宋"/>
                  <w:color w:val="000000"/>
                  <w:kern w:val="0"/>
                  <w:sz w:val="24"/>
                  <w:szCs w:val="22"/>
                  <w:lang w:eastAsia="en-US"/>
                </w:rPr>
                <w:delText>编号</w:delText>
              </w:r>
            </w:del>
          </w:p>
        </w:tc>
        <w:tc>
          <w:tcPr>
            <w:tcW w:w="2340" w:type="dxa"/>
            <w:shd w:val="clear" w:color="auto" w:fill="auto"/>
          </w:tcPr>
          <w:p>
            <w:pPr>
              <w:widowControl/>
              <w:spacing w:after="0" w:line="360" w:lineRule="auto"/>
              <w:jc w:val="left"/>
              <w:rPr>
                <w:del w:id="1872" w:author="wanao" w:date="2026-07-03T16:31:50Z"/>
                <w:rFonts w:ascii="仿宋" w:hAnsi="仿宋" w:eastAsia="仿宋"/>
                <w:color w:val="000000"/>
                <w:kern w:val="0"/>
                <w:sz w:val="24"/>
                <w:szCs w:val="22"/>
              </w:rPr>
            </w:pPr>
            <w:del w:id="1873" w:author="wanao" w:date="2026-07-03T16:31:50Z">
              <w:r>
                <w:rPr>
                  <w:rFonts w:ascii="仿宋" w:hAnsi="仿宋" w:eastAsia="仿宋"/>
                  <w:color w:val="000000"/>
                  <w:kern w:val="0"/>
                  <w:sz w:val="24"/>
                  <w:szCs w:val="22"/>
                </w:rPr>
                <w:delText>新增成功后按最新保存值展示或回显</w:delText>
              </w:r>
            </w:del>
          </w:p>
        </w:tc>
        <w:tc>
          <w:tcPr>
            <w:tcW w:w="2340" w:type="dxa"/>
            <w:shd w:val="clear" w:color="auto" w:fill="auto"/>
          </w:tcPr>
          <w:p>
            <w:pPr>
              <w:widowControl/>
              <w:spacing w:after="0" w:line="360" w:lineRule="auto"/>
              <w:jc w:val="left"/>
              <w:rPr>
                <w:del w:id="1874" w:author="wanao" w:date="2026-07-03T16:31:50Z"/>
                <w:rFonts w:ascii="仿宋" w:hAnsi="仿宋" w:eastAsia="仿宋"/>
                <w:color w:val="000000"/>
                <w:kern w:val="0"/>
                <w:sz w:val="24"/>
                <w:szCs w:val="22"/>
                <w:lang w:eastAsia="en-US"/>
              </w:rPr>
            </w:pPr>
            <w:del w:id="1875" w:author="wanao" w:date="2026-07-03T16:31:50Z">
              <w:r>
                <w:rPr>
                  <w:rFonts w:ascii="仿宋" w:hAnsi="仿宋" w:eastAsia="仿宋"/>
                  <w:color w:val="000000"/>
                  <w:kern w:val="0"/>
                  <w:sz w:val="24"/>
                  <w:szCs w:val="22"/>
                  <w:lang w:eastAsia="en-US"/>
                </w:rPr>
                <w:delText>文本</w:delText>
              </w:r>
            </w:del>
          </w:p>
        </w:tc>
        <w:tc>
          <w:tcPr>
            <w:tcW w:w="2340" w:type="dxa"/>
            <w:shd w:val="clear" w:color="auto" w:fill="auto"/>
          </w:tcPr>
          <w:p>
            <w:pPr>
              <w:widowControl/>
              <w:spacing w:after="0" w:line="360" w:lineRule="auto"/>
              <w:jc w:val="left"/>
              <w:rPr>
                <w:del w:id="1876" w:author="wanao" w:date="2026-07-03T16:31:50Z"/>
                <w:rFonts w:ascii="仿宋" w:hAnsi="仿宋" w:eastAsia="仿宋"/>
                <w:color w:val="000000"/>
                <w:kern w:val="0"/>
                <w:sz w:val="24"/>
                <w:szCs w:val="22"/>
              </w:rPr>
            </w:pPr>
            <w:del w:id="1877" w:author="wanao" w:date="2026-07-03T16:31:50Z">
              <w:r>
                <w:rPr>
                  <w:rFonts w:ascii="仿宋" w:hAnsi="仿宋" w:eastAsia="仿宋"/>
                  <w:color w:val="000000"/>
                  <w:kern w:val="0"/>
                  <w:sz w:val="24"/>
                  <w:szCs w:val="22"/>
                </w:rPr>
                <w:delText>新增结果页/返回列表展示字段</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878" w:author="wanao" w:date="2026-07-03T16:31:57Z"/>
        </w:trPr>
        <w:tc>
          <w:tcPr>
            <w:tcW w:w="2340" w:type="dxa"/>
            <w:shd w:val="clear" w:color="auto" w:fill="auto"/>
          </w:tcPr>
          <w:p>
            <w:pPr>
              <w:widowControl/>
              <w:spacing w:after="0" w:line="360" w:lineRule="auto"/>
              <w:jc w:val="left"/>
              <w:rPr>
                <w:del w:id="1879" w:author="wanao" w:date="2026-07-03T16:31:57Z"/>
                <w:rFonts w:ascii="仿宋" w:hAnsi="仿宋" w:eastAsia="仿宋"/>
                <w:color w:val="000000"/>
                <w:kern w:val="0"/>
                <w:sz w:val="24"/>
                <w:szCs w:val="22"/>
                <w:lang w:eastAsia="en-US"/>
              </w:rPr>
            </w:pPr>
            <w:del w:id="1880" w:author="wanao" w:date="2026-07-03T16:31:57Z">
              <w:r>
                <w:rPr>
                  <w:rFonts w:ascii="仿宋" w:hAnsi="仿宋" w:eastAsia="仿宋"/>
                  <w:color w:val="000000"/>
                  <w:kern w:val="0"/>
                  <w:sz w:val="24"/>
                  <w:szCs w:val="22"/>
                  <w:lang w:eastAsia="en-US"/>
                </w:rPr>
                <w:delText>状态</w:delText>
              </w:r>
            </w:del>
          </w:p>
        </w:tc>
        <w:tc>
          <w:tcPr>
            <w:tcW w:w="2340" w:type="dxa"/>
            <w:shd w:val="clear" w:color="auto" w:fill="auto"/>
          </w:tcPr>
          <w:p>
            <w:pPr>
              <w:widowControl/>
              <w:spacing w:after="0" w:line="360" w:lineRule="auto"/>
              <w:jc w:val="left"/>
              <w:rPr>
                <w:del w:id="1881" w:author="wanao" w:date="2026-07-03T16:31:57Z"/>
                <w:rFonts w:ascii="仿宋" w:hAnsi="仿宋" w:eastAsia="仿宋"/>
                <w:color w:val="000000"/>
                <w:kern w:val="0"/>
                <w:sz w:val="24"/>
                <w:szCs w:val="22"/>
              </w:rPr>
            </w:pPr>
            <w:del w:id="1882" w:author="wanao" w:date="2026-07-03T16:31:57Z">
              <w:r>
                <w:rPr>
                  <w:rFonts w:ascii="仿宋" w:hAnsi="仿宋" w:eastAsia="仿宋"/>
                  <w:color w:val="000000"/>
                  <w:kern w:val="0"/>
                  <w:sz w:val="24"/>
                  <w:szCs w:val="22"/>
                </w:rPr>
                <w:delText>新增成功后按最新保存值展示或回显</w:delText>
              </w:r>
            </w:del>
          </w:p>
        </w:tc>
        <w:tc>
          <w:tcPr>
            <w:tcW w:w="2340" w:type="dxa"/>
            <w:shd w:val="clear" w:color="auto" w:fill="auto"/>
          </w:tcPr>
          <w:p>
            <w:pPr>
              <w:widowControl/>
              <w:spacing w:after="0" w:line="360" w:lineRule="auto"/>
              <w:jc w:val="left"/>
              <w:rPr>
                <w:del w:id="1883" w:author="wanao" w:date="2026-07-03T16:31:57Z"/>
                <w:rFonts w:ascii="仿宋" w:hAnsi="仿宋" w:eastAsia="仿宋"/>
                <w:color w:val="000000"/>
                <w:kern w:val="0"/>
                <w:sz w:val="24"/>
                <w:szCs w:val="22"/>
                <w:lang w:eastAsia="en-US"/>
              </w:rPr>
            </w:pPr>
            <w:del w:id="1884" w:author="wanao" w:date="2026-07-03T16:31:57Z">
              <w:r>
                <w:rPr>
                  <w:rFonts w:ascii="仿宋" w:hAnsi="仿宋" w:eastAsia="仿宋"/>
                  <w:color w:val="000000"/>
                  <w:kern w:val="0"/>
                  <w:sz w:val="24"/>
                  <w:szCs w:val="22"/>
                  <w:lang w:eastAsia="en-US"/>
                </w:rPr>
                <w:delText>文本</w:delText>
              </w:r>
            </w:del>
          </w:p>
        </w:tc>
        <w:tc>
          <w:tcPr>
            <w:tcW w:w="2340" w:type="dxa"/>
            <w:shd w:val="clear" w:color="auto" w:fill="auto"/>
          </w:tcPr>
          <w:p>
            <w:pPr>
              <w:widowControl/>
              <w:spacing w:after="0" w:line="360" w:lineRule="auto"/>
              <w:jc w:val="left"/>
              <w:rPr>
                <w:del w:id="1885" w:author="wanao" w:date="2026-07-03T16:31:57Z"/>
                <w:rFonts w:ascii="仿宋" w:hAnsi="仿宋" w:eastAsia="仿宋"/>
                <w:color w:val="000000"/>
                <w:kern w:val="0"/>
                <w:sz w:val="24"/>
                <w:szCs w:val="22"/>
              </w:rPr>
            </w:pPr>
            <w:del w:id="1886" w:author="wanao" w:date="2026-07-03T16:31:57Z">
              <w:r>
                <w:rPr>
                  <w:rFonts w:ascii="仿宋" w:hAnsi="仿宋" w:eastAsia="仿宋"/>
                  <w:color w:val="000000"/>
                  <w:kern w:val="0"/>
                  <w:sz w:val="24"/>
                  <w:szCs w:val="22"/>
                </w:rPr>
                <w:delText>新增结果页/返回列表展示字段</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887" w:author="wanao" w:date="2026-07-03T16:31:54Z"/>
        </w:trPr>
        <w:tc>
          <w:tcPr>
            <w:tcW w:w="2340" w:type="dxa"/>
          </w:tcPr>
          <w:p>
            <w:pPr>
              <w:widowControl/>
              <w:spacing w:after="0" w:line="360" w:lineRule="auto"/>
              <w:jc w:val="left"/>
              <w:rPr>
                <w:del w:id="1888" w:author="wanao" w:date="2026-07-03T16:31:54Z"/>
                <w:rFonts w:ascii="仿宋" w:hAnsi="仿宋" w:eastAsia="仿宋"/>
                <w:color w:val="000000"/>
                <w:kern w:val="0"/>
                <w:sz w:val="24"/>
                <w:szCs w:val="22"/>
              </w:rPr>
            </w:pPr>
            <w:del w:id="1889" w:author="wanao" w:date="2026-07-03T16:31:54Z">
              <w:r>
                <w:rPr>
                  <w:rFonts w:hint="eastAsia" w:ascii="仿宋" w:hAnsi="仿宋" w:eastAsia="仿宋"/>
                  <w:color w:val="000000"/>
                  <w:kern w:val="0"/>
                  <w:sz w:val="24"/>
                  <w:szCs w:val="22"/>
                </w:rPr>
                <w:delText>操作员</w:delText>
              </w:r>
            </w:del>
          </w:p>
        </w:tc>
        <w:tc>
          <w:tcPr>
            <w:tcW w:w="2340" w:type="dxa"/>
            <w:shd w:val="clear" w:color="auto" w:fill="auto"/>
          </w:tcPr>
          <w:p>
            <w:pPr>
              <w:widowControl/>
              <w:spacing w:after="0" w:line="360" w:lineRule="auto"/>
              <w:jc w:val="left"/>
              <w:rPr>
                <w:del w:id="1890" w:author="wanao" w:date="2026-07-03T16:31:54Z"/>
                <w:rFonts w:ascii="仿宋" w:hAnsi="仿宋" w:eastAsia="仿宋"/>
                <w:color w:val="000000"/>
                <w:kern w:val="0"/>
                <w:sz w:val="24"/>
                <w:szCs w:val="22"/>
              </w:rPr>
            </w:pPr>
            <w:del w:id="1891" w:author="wanao" w:date="2026-07-03T16:31:54Z">
              <w:r>
                <w:rPr>
                  <w:rFonts w:ascii="仿宋" w:hAnsi="仿宋" w:eastAsia="仿宋"/>
                  <w:color w:val="000000"/>
                  <w:kern w:val="0"/>
                  <w:sz w:val="24"/>
                  <w:szCs w:val="22"/>
                </w:rPr>
                <w:delText>新增成功后按最新保存值展示或回显</w:delText>
              </w:r>
            </w:del>
          </w:p>
        </w:tc>
        <w:tc>
          <w:tcPr>
            <w:tcW w:w="2340" w:type="dxa"/>
            <w:shd w:val="clear" w:color="auto" w:fill="auto"/>
          </w:tcPr>
          <w:p>
            <w:pPr>
              <w:widowControl/>
              <w:spacing w:after="0" w:line="360" w:lineRule="auto"/>
              <w:jc w:val="left"/>
              <w:rPr>
                <w:del w:id="1892" w:author="wanao" w:date="2026-07-03T16:31:54Z"/>
                <w:rFonts w:ascii="仿宋" w:hAnsi="仿宋" w:eastAsia="仿宋"/>
                <w:color w:val="000000"/>
                <w:kern w:val="0"/>
                <w:sz w:val="24"/>
                <w:szCs w:val="22"/>
                <w:lang w:eastAsia="en-US"/>
              </w:rPr>
            </w:pPr>
            <w:del w:id="1893" w:author="wanao" w:date="2026-07-03T16:31:54Z">
              <w:r>
                <w:rPr>
                  <w:rFonts w:ascii="仿宋" w:hAnsi="仿宋" w:eastAsia="仿宋"/>
                  <w:color w:val="000000"/>
                  <w:kern w:val="0"/>
                  <w:sz w:val="24"/>
                  <w:szCs w:val="22"/>
                  <w:lang w:eastAsia="en-US"/>
                </w:rPr>
                <w:delText>文本</w:delText>
              </w:r>
            </w:del>
          </w:p>
        </w:tc>
        <w:tc>
          <w:tcPr>
            <w:tcW w:w="2340" w:type="dxa"/>
            <w:shd w:val="clear" w:color="auto" w:fill="auto"/>
          </w:tcPr>
          <w:p>
            <w:pPr>
              <w:widowControl/>
              <w:spacing w:after="0" w:line="360" w:lineRule="auto"/>
              <w:jc w:val="left"/>
              <w:rPr>
                <w:del w:id="1894" w:author="wanao" w:date="2026-07-03T16:31:54Z"/>
                <w:rFonts w:ascii="仿宋" w:hAnsi="仿宋" w:eastAsia="仿宋"/>
                <w:color w:val="000000"/>
                <w:kern w:val="0"/>
                <w:sz w:val="24"/>
                <w:szCs w:val="22"/>
              </w:rPr>
            </w:pPr>
            <w:del w:id="1895" w:author="wanao" w:date="2026-07-03T16:31:54Z">
              <w:r>
                <w:rPr>
                  <w:rFonts w:ascii="仿宋" w:hAnsi="仿宋" w:eastAsia="仿宋"/>
                  <w:color w:val="000000"/>
                  <w:kern w:val="0"/>
                  <w:sz w:val="24"/>
                  <w:szCs w:val="22"/>
                </w:rPr>
                <w:delText>新增结果页/返回列表展示字段</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1896" w:author="wanao" w:date="2026-07-03T16:32:00Z"/>
        </w:trPr>
        <w:tc>
          <w:tcPr>
            <w:tcW w:w="2340" w:type="dxa"/>
          </w:tcPr>
          <w:p>
            <w:pPr>
              <w:widowControl/>
              <w:spacing w:after="0" w:line="360" w:lineRule="auto"/>
              <w:jc w:val="left"/>
              <w:rPr>
                <w:del w:id="1897" w:author="wanao" w:date="2026-07-03T16:32:00Z"/>
                <w:rFonts w:ascii="仿宋" w:hAnsi="仿宋" w:eastAsia="仿宋"/>
                <w:color w:val="000000"/>
                <w:kern w:val="0"/>
                <w:sz w:val="24"/>
                <w:szCs w:val="22"/>
              </w:rPr>
            </w:pPr>
            <w:del w:id="1898" w:author="wanao" w:date="2026-07-03T16:32:00Z">
              <w:r>
                <w:rPr>
                  <w:rFonts w:hint="eastAsia" w:ascii="仿宋" w:hAnsi="仿宋" w:eastAsia="仿宋"/>
                  <w:color w:val="000000"/>
                  <w:kern w:val="0"/>
                  <w:sz w:val="24"/>
                  <w:szCs w:val="22"/>
                </w:rPr>
                <w:delText>创建时间</w:delText>
              </w:r>
            </w:del>
          </w:p>
        </w:tc>
        <w:tc>
          <w:tcPr>
            <w:tcW w:w="2340" w:type="dxa"/>
            <w:shd w:val="clear" w:color="auto" w:fill="auto"/>
          </w:tcPr>
          <w:p>
            <w:pPr>
              <w:widowControl/>
              <w:spacing w:after="0" w:line="360" w:lineRule="auto"/>
              <w:jc w:val="left"/>
              <w:rPr>
                <w:del w:id="1899" w:author="wanao" w:date="2026-07-03T16:32:00Z"/>
                <w:rFonts w:ascii="仿宋" w:hAnsi="仿宋" w:eastAsia="仿宋"/>
                <w:color w:val="000000"/>
                <w:kern w:val="0"/>
                <w:sz w:val="24"/>
                <w:szCs w:val="22"/>
              </w:rPr>
            </w:pPr>
            <w:del w:id="1900" w:author="wanao" w:date="2026-07-03T16:32:00Z">
              <w:r>
                <w:rPr>
                  <w:rFonts w:ascii="仿宋" w:hAnsi="仿宋" w:eastAsia="仿宋"/>
                  <w:color w:val="000000"/>
                  <w:kern w:val="0"/>
                  <w:sz w:val="24"/>
                  <w:szCs w:val="22"/>
                </w:rPr>
                <w:delText>新增成功后按最新保存值展示或回显</w:delText>
              </w:r>
            </w:del>
          </w:p>
        </w:tc>
        <w:tc>
          <w:tcPr>
            <w:tcW w:w="2340" w:type="dxa"/>
            <w:shd w:val="clear" w:color="auto" w:fill="auto"/>
          </w:tcPr>
          <w:p>
            <w:pPr>
              <w:widowControl/>
              <w:spacing w:after="0" w:line="360" w:lineRule="auto"/>
              <w:jc w:val="left"/>
              <w:rPr>
                <w:del w:id="1901" w:author="wanao" w:date="2026-07-03T16:32:00Z"/>
                <w:rFonts w:ascii="仿宋" w:hAnsi="仿宋" w:eastAsia="仿宋"/>
                <w:color w:val="000000"/>
                <w:kern w:val="0"/>
                <w:sz w:val="24"/>
                <w:szCs w:val="22"/>
                <w:lang w:eastAsia="en-US"/>
              </w:rPr>
            </w:pPr>
            <w:del w:id="1902" w:author="wanao" w:date="2026-07-03T16:32:00Z">
              <w:r>
                <w:rPr>
                  <w:rFonts w:ascii="仿宋" w:hAnsi="仿宋" w:eastAsia="仿宋"/>
                  <w:color w:val="000000"/>
                  <w:kern w:val="0"/>
                  <w:sz w:val="24"/>
                  <w:szCs w:val="22"/>
                  <w:lang w:eastAsia="en-US"/>
                </w:rPr>
                <w:delText>文本</w:delText>
              </w:r>
            </w:del>
          </w:p>
        </w:tc>
        <w:tc>
          <w:tcPr>
            <w:tcW w:w="2340" w:type="dxa"/>
            <w:shd w:val="clear" w:color="auto" w:fill="auto"/>
          </w:tcPr>
          <w:p>
            <w:pPr>
              <w:widowControl/>
              <w:spacing w:after="0" w:line="360" w:lineRule="auto"/>
              <w:jc w:val="left"/>
              <w:rPr>
                <w:del w:id="1903" w:author="wanao" w:date="2026-07-03T16:32:00Z"/>
                <w:rFonts w:ascii="仿宋" w:hAnsi="仿宋" w:eastAsia="仿宋"/>
                <w:color w:val="000000"/>
                <w:kern w:val="0"/>
                <w:sz w:val="24"/>
                <w:szCs w:val="22"/>
              </w:rPr>
            </w:pPr>
            <w:del w:id="1904" w:author="wanao" w:date="2026-07-03T16:32:00Z">
              <w:r>
                <w:rPr>
                  <w:rFonts w:ascii="仿宋" w:hAnsi="仿宋" w:eastAsia="仿宋"/>
                  <w:color w:val="000000"/>
                  <w:kern w:val="0"/>
                  <w:sz w:val="24"/>
                  <w:szCs w:val="22"/>
                </w:rPr>
                <w:delText>新增结果页/返回列表展示字段</w:delText>
              </w:r>
            </w:del>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rPr>
      </w:pPr>
      <w:r>
        <w:rPr>
          <w:rFonts w:hint="eastAsia" w:ascii="仿宋" w:hAnsi="仿宋" w:eastAsia="仿宋"/>
        </w:rPr>
        <w:t>审批流程管理-审批策略配置-修改</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200" w:line="276"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w:t>
      </w:r>
      <w:r>
        <w:rPr>
          <w:rFonts w:hint="eastAsia" w:ascii="仿宋" w:hAnsi="仿宋" w:eastAsia="仿宋"/>
          <w:color w:val="000000"/>
          <w:kern w:val="0"/>
          <w:sz w:val="24"/>
          <w:szCs w:val="22"/>
        </w:rPr>
        <w:t>修改</w:t>
      </w:r>
      <w:r>
        <w:rPr>
          <w:rFonts w:ascii="仿宋" w:hAnsi="仿宋" w:eastAsia="仿宋"/>
          <w:color w:val="000000"/>
          <w:kern w:val="0"/>
          <w:sz w:val="24"/>
          <w:szCs w:val="22"/>
        </w:rPr>
        <w:t>既有</w:t>
      </w:r>
      <w:r>
        <w:rPr>
          <w:rFonts w:hint="eastAsia" w:ascii="仿宋" w:hAnsi="仿宋" w:eastAsia="仿宋"/>
          <w:color w:val="000000"/>
          <w:kern w:val="0"/>
          <w:sz w:val="24"/>
          <w:szCs w:val="22"/>
        </w:rPr>
        <w:t>审批策略配置</w:t>
      </w:r>
      <w:r>
        <w:rPr>
          <w:rFonts w:ascii="仿宋" w:hAnsi="仿宋" w:eastAsia="仿宋"/>
          <w:color w:val="000000"/>
          <w:kern w:val="0"/>
          <w:sz w:val="24"/>
          <w:szCs w:val="22"/>
        </w:rPr>
        <w:t>数据，回显原始信息并按字段修改规则完成保存处理。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略</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用户选中单条记录点击“编辑”后，系统打开编辑页面并回显原始数据。</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用户修改字段后点击“保存”，系统校验只读控制、修改权限、唯一性、联动关系及下游影响；校验通过后更新数据并提示“保存成功”。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如编辑内容影响下游业务范围，系统应在保存前提示影响内容，用户确认后方可继续保存。</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主键类字段、外部唯一标识字段默认只读，不允许直接修改。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修改后仍需满足唯一性、层级性、时序性和有效状态约束。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若关键字段已被下游业务引用，系统应按规则限制修改或提示先解除关联。</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仅具备“编辑”功能权限且拥有对应数据范围的用户可执行编辑。</w:t>
      </w:r>
    </w:p>
    <w:p>
      <w:pPr>
        <w:widowControl/>
        <w:spacing w:after="200" w:line="276" w:lineRule="auto"/>
        <w:jc w:val="left"/>
        <w:rPr>
          <w:rFonts w:ascii="仿宋" w:hAnsi="仿宋" w:eastAsia="仿宋"/>
          <w:color w:val="000000"/>
          <w:kern w:val="0"/>
          <w:sz w:val="24"/>
          <w:szCs w:val="22"/>
        </w:rPr>
      </w:pPr>
      <w:r>
        <w:rPr>
          <w:rFonts w:ascii="仿宋" w:hAnsi="仿宋" w:eastAsia="仿宋"/>
          <w:color w:val="000000"/>
          <w:kern w:val="0"/>
          <w:sz w:val="24"/>
          <w:szCs w:val="22"/>
        </w:rPr>
        <w:t>2. 用户仅可编辑授权范围内的数据记录，不可越权修改其他机构或其他范围数据。</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处理结果</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成功时提示成功信息；失败时提示具体原因</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操作结果展示字段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策略</w:t>
            </w:r>
            <w:r>
              <w:rPr>
                <w:rFonts w:ascii="仿宋" w:hAnsi="仿宋" w:eastAsia="仿宋"/>
                <w:color w:val="000000"/>
                <w:kern w:val="0"/>
                <w:sz w:val="24"/>
                <w:szCs w:val="22"/>
                <w:lang w:eastAsia="en-US"/>
              </w:rPr>
              <w:t>名称</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策略</w:t>
            </w:r>
            <w:r>
              <w:rPr>
                <w:rFonts w:ascii="仿宋" w:hAnsi="仿宋" w:eastAsia="仿宋"/>
                <w:color w:val="000000"/>
                <w:kern w:val="0"/>
                <w:sz w:val="24"/>
                <w:szCs w:val="22"/>
                <w:lang w:eastAsia="en-US"/>
              </w:rPr>
              <w:t>编号</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状态</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操作员</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新增结果页/返回列表展示字段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创建时间</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新增成功后按最新保存值展示或回显</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新增结果页/返回列表展示字段</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widowControl/>
        <w:spacing w:after="200" w:line="276" w:lineRule="auto"/>
        <w:jc w:val="left"/>
        <w:rPr>
          <w:rFonts w:ascii="仿宋" w:hAnsi="仿宋" w:eastAsia="仿宋"/>
          <w:color w:val="000000"/>
          <w:kern w:val="0"/>
          <w:sz w:val="24"/>
          <w:szCs w:val="22"/>
        </w:rPr>
      </w:pPr>
    </w:p>
    <w:p>
      <w:pPr>
        <w:pStyle w:val="6"/>
        <w:numPr>
          <w:ilvl w:val="3"/>
          <w:numId w:val="14"/>
        </w:numPr>
        <w:spacing w:line="360" w:lineRule="auto"/>
        <w:ind w:left="1418" w:hanging="1418"/>
        <w:rPr>
          <w:rFonts w:ascii="仿宋" w:hAnsi="仿宋" w:eastAsia="仿宋"/>
        </w:rPr>
      </w:pPr>
      <w:r>
        <w:rPr>
          <w:rFonts w:hint="eastAsia" w:ascii="仿宋" w:hAnsi="仿宋" w:eastAsia="仿宋"/>
        </w:rPr>
        <w:t>审批流程管理-审批策略配置-删除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支持具备权限的用户删除</w:t>
      </w:r>
      <w:r>
        <w:rPr>
          <w:rFonts w:hint="eastAsia" w:ascii="仿宋" w:hAnsi="仿宋" w:eastAsia="仿宋"/>
          <w:color w:val="000000"/>
          <w:kern w:val="0"/>
          <w:sz w:val="24"/>
          <w:szCs w:val="22"/>
        </w:rPr>
        <w:t>审批策略配置</w:t>
      </w:r>
      <w:r>
        <w:rPr>
          <w:rFonts w:ascii="仿宋" w:hAnsi="仿宋" w:eastAsia="仿宋"/>
          <w:color w:val="000000"/>
          <w:kern w:val="0"/>
          <w:sz w:val="24"/>
          <w:szCs w:val="22"/>
        </w:rPr>
        <w:t>数据，删除前需完成关联校验、状态校验和二次确认。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200" w:line="276" w:lineRule="auto"/>
        <w:jc w:val="left"/>
        <w:rPr>
          <w:rFonts w:ascii="仿宋" w:hAnsi="仿宋" w:eastAsia="仿宋"/>
          <w:color w:val="000000"/>
          <w:kern w:val="0"/>
          <w:sz w:val="24"/>
          <w:szCs w:val="22"/>
        </w:rPr>
      </w:pPr>
      <w:r>
        <w:rPr>
          <w:rFonts w:hint="eastAsia" w:ascii="仿宋" w:hAnsi="仿宋" w:eastAsia="仿宋"/>
          <w:b/>
          <w:color w:val="000000"/>
          <w:kern w:val="0"/>
          <w:sz w:val="24"/>
          <w:szCs w:val="22"/>
        </w:rPr>
        <w:t>略</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用户选中单条记录点击“删除”后，系统先执行关联校验、状态校验。</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校验通过后，系统弹出二次确认提示：“您将删除当前选中的1条记录。删除后该记录将不可继续使用，请确认是否继续？”</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用户点击“确认删除”后，系统执行逻辑删除，并提示“删除成功”；删除失败时应提示具体原因。</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删除前必须校验是否存在下游引用、是否存在未完成业务、是否处于启用或生效状态。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除明确允许物理删除的临时数据外，删除默认采用逻辑删除或状态失效方式处理。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已删除数据不得继续参与新增业务，但历史日志和历史业务记录中仍保留原标识。</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仅具备“删除”功能权限且拥有对应数据范围的用户可执行删除。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删除权限应与查看权限、编辑权限分离控制，不得仅凭查看权限执行删除。</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删除结果</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删除成功时提示“删除成功”；失败时提示具体原因</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删除结果展示字段</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widowControl/>
        <w:spacing w:after="200" w:line="276" w:lineRule="auto"/>
        <w:jc w:val="left"/>
        <w:rPr>
          <w:rFonts w:ascii="仿宋" w:hAnsi="仿宋" w:eastAsia="仿宋"/>
          <w:color w:val="000000"/>
          <w:kern w:val="0"/>
          <w:sz w:val="24"/>
          <w:szCs w:val="22"/>
        </w:rPr>
      </w:pPr>
    </w:p>
    <w:p>
      <w:pPr>
        <w:pStyle w:val="6"/>
        <w:numPr>
          <w:ilvl w:val="3"/>
          <w:numId w:val="14"/>
        </w:numPr>
        <w:spacing w:line="360" w:lineRule="auto"/>
        <w:ind w:left="1418" w:hanging="1418"/>
        <w:rPr>
          <w:rFonts w:ascii="仿宋" w:hAnsi="仿宋" w:eastAsia="仿宋"/>
        </w:rPr>
      </w:pPr>
      <w:r>
        <w:rPr>
          <w:rFonts w:hint="eastAsia" w:ascii="仿宋" w:hAnsi="仿宋" w:eastAsia="仿宋"/>
        </w:rPr>
        <w:t>审批流程管理-审批策略配置-流程管理</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支持具备权限的用户</w:t>
      </w:r>
      <w:r>
        <w:rPr>
          <w:rFonts w:hint="eastAsia" w:ascii="仿宋" w:hAnsi="仿宋" w:eastAsia="仿宋"/>
          <w:color w:val="000000"/>
          <w:kern w:val="0"/>
          <w:sz w:val="24"/>
          <w:szCs w:val="22"/>
        </w:rPr>
        <w:t>选择审批人、条件分支等配置审批</w:t>
      </w:r>
      <w:r>
        <w:rPr>
          <w:rFonts w:ascii="仿宋" w:hAnsi="仿宋" w:eastAsia="仿宋"/>
          <w:color w:val="000000"/>
          <w:kern w:val="0"/>
          <w:sz w:val="24"/>
          <w:szCs w:val="22"/>
        </w:rPr>
        <w:t>流程。</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200" w:line="276" w:lineRule="auto"/>
        <w:jc w:val="left"/>
        <w:rPr>
          <w:rFonts w:ascii="仿宋" w:hAnsi="仿宋" w:eastAsia="仿宋"/>
          <w:color w:val="000000"/>
          <w:kern w:val="0"/>
          <w:sz w:val="24"/>
          <w:szCs w:val="22"/>
        </w:rPr>
      </w:pPr>
      <w:r>
        <w:rPr>
          <w:rFonts w:ascii="仿宋" w:hAnsi="仿宋" w:eastAsia="仿宋"/>
          <w:color w:val="000000"/>
          <w:kern w:val="0"/>
          <w:sz w:val="24"/>
          <w:szCs w:val="22"/>
        </w:rPr>
        <w:t>用户点击“</w:t>
      </w:r>
      <w:r>
        <w:rPr>
          <w:rFonts w:hint="eastAsia" w:ascii="仿宋" w:hAnsi="仿宋" w:eastAsia="仿宋"/>
          <w:color w:val="000000"/>
          <w:kern w:val="0"/>
          <w:sz w:val="24"/>
          <w:szCs w:val="22"/>
        </w:rPr>
        <w:t>流程管理</w:t>
      </w:r>
      <w:r>
        <w:rPr>
          <w:rFonts w:ascii="仿宋" w:hAnsi="仿宋" w:eastAsia="仿宋"/>
          <w:color w:val="000000"/>
          <w:kern w:val="0"/>
          <w:sz w:val="24"/>
          <w:szCs w:val="22"/>
        </w:rPr>
        <w:t>”后进入</w:t>
      </w:r>
      <w:r>
        <w:rPr>
          <w:rFonts w:hint="eastAsia" w:ascii="仿宋" w:hAnsi="仿宋" w:eastAsia="仿宋"/>
          <w:color w:val="000000"/>
          <w:kern w:val="0"/>
          <w:sz w:val="24"/>
          <w:szCs w:val="22"/>
        </w:rPr>
        <w:t>流程管理</w:t>
      </w:r>
      <w:r>
        <w:rPr>
          <w:rFonts w:ascii="仿宋" w:hAnsi="仿宋" w:eastAsia="仿宋"/>
          <w:color w:val="000000"/>
          <w:kern w:val="0"/>
          <w:sz w:val="24"/>
          <w:szCs w:val="22"/>
        </w:rPr>
        <w:t>页面。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审批人</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字段包含：“节点名称”“机构等级”“同意继续流转”“拒绝继续流转”“审批类型（枚举值：指定用户、指定角色）”</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输入框/下拉框/单选</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设置流程节点审批人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条件</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字段包含：“条件名称”“条件选项”</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输入框/下拉框</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设置流程节点判断条件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保存</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点击后校验当前录入信息并执行新增保存</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取消</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点击后关闭新增页面并放弃本次录入</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左下角或右下角操作按钮区操作按钮</w:t>
            </w:r>
          </w:p>
        </w:tc>
      </w:tr>
    </w:tbl>
    <w:p>
      <w:pPr>
        <w:widowControl/>
        <w:spacing w:after="200" w:line="276" w:lineRule="auto"/>
        <w:jc w:val="left"/>
        <w:rPr>
          <w:rFonts w:ascii="仿宋" w:hAnsi="仿宋" w:eastAsia="仿宋"/>
          <w:color w:val="000000"/>
          <w:kern w:val="0"/>
          <w:sz w:val="24"/>
          <w:szCs w:val="22"/>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列表行内统一操作按钮区的操作按钮有：“</w:t>
      </w:r>
      <w:r>
        <w:rPr>
          <w:rFonts w:hint="eastAsia" w:ascii="仿宋" w:hAnsi="仿宋" w:eastAsia="仿宋"/>
          <w:color w:val="000000"/>
          <w:kern w:val="0"/>
          <w:sz w:val="24"/>
          <w:szCs w:val="22"/>
        </w:rPr>
        <w:t>流程管理</w:t>
      </w:r>
      <w:r>
        <w:rPr>
          <w:rFonts w:ascii="仿宋" w:hAnsi="仿宋" w:eastAsia="仿宋"/>
          <w:color w:val="000000"/>
          <w:kern w:val="0"/>
          <w:sz w:val="24"/>
          <w:szCs w:val="22"/>
        </w:rPr>
        <w:t>”。点击“</w:t>
      </w:r>
      <w:r>
        <w:rPr>
          <w:rFonts w:hint="eastAsia" w:ascii="仿宋" w:hAnsi="仿宋" w:eastAsia="仿宋"/>
          <w:color w:val="000000"/>
          <w:kern w:val="0"/>
          <w:sz w:val="24"/>
          <w:szCs w:val="22"/>
        </w:rPr>
        <w:t>流程管理</w:t>
      </w:r>
      <w:r>
        <w:rPr>
          <w:rFonts w:ascii="仿宋" w:hAnsi="仿宋" w:eastAsia="仿宋"/>
          <w:color w:val="000000"/>
          <w:kern w:val="0"/>
          <w:sz w:val="24"/>
          <w:szCs w:val="22"/>
        </w:rPr>
        <w:t>”，系统展示当前</w:t>
      </w:r>
      <w:r>
        <w:rPr>
          <w:rFonts w:hint="eastAsia" w:ascii="仿宋" w:hAnsi="仿宋" w:eastAsia="仿宋"/>
          <w:color w:val="000000"/>
          <w:kern w:val="0"/>
          <w:sz w:val="24"/>
          <w:szCs w:val="22"/>
        </w:rPr>
        <w:t>审批策略</w:t>
      </w:r>
      <w:r>
        <w:rPr>
          <w:rFonts w:ascii="仿宋" w:hAnsi="仿宋" w:eastAsia="仿宋"/>
          <w:color w:val="000000"/>
          <w:kern w:val="0"/>
          <w:sz w:val="24"/>
          <w:szCs w:val="22"/>
        </w:rPr>
        <w:t>模板的节点和流转关系。</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rPr>
        <w:t>审批策略</w:t>
      </w:r>
      <w:r>
        <w:rPr>
          <w:rFonts w:ascii="仿宋" w:hAnsi="仿宋" w:eastAsia="仿宋"/>
          <w:color w:val="000000"/>
          <w:kern w:val="0"/>
          <w:sz w:val="24"/>
          <w:szCs w:val="22"/>
        </w:rPr>
        <w:t>流程模板必须包含开始节点、结束节点和至少一个审批节点。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每个审批节点必须配置审批人选取方式，至少支持按角色、按指定用户</w:t>
      </w:r>
      <w:r>
        <w:rPr>
          <w:rFonts w:hint="eastAsia" w:ascii="仿宋" w:hAnsi="仿宋" w:eastAsia="仿宋"/>
          <w:color w:val="000000"/>
          <w:kern w:val="0"/>
          <w:sz w:val="24"/>
          <w:szCs w:val="22"/>
        </w:rPr>
        <w:t>两</w:t>
      </w:r>
      <w:r>
        <w:rPr>
          <w:rFonts w:ascii="仿宋" w:hAnsi="仿宋" w:eastAsia="仿宋"/>
          <w:color w:val="000000"/>
          <w:kern w:val="0"/>
          <w:sz w:val="24"/>
          <w:szCs w:val="22"/>
        </w:rPr>
        <w:t>种方式。</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启用模板前，系统应校验节点完整性、审批人配置完整性和条件流转完整性。</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已被业务场景引用且已有运行中实例的模板不得直接删除，可停用后通过复制形成新版本。</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所有新增、编辑、删除类操作均应进行字段完整性校验、业务唯一性校验和关联数据影响校验，校验不通过时应明确提示具体原因，不得仅提示“操作失败”。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所有关键维护操作提交成功后，系统应返回成功提示并刷新当前列表；提交失败时应保留用户已录入信息，便于修正后再次提交。</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7. 所有关键维护操作均需记录操作日志，日志至少包括操作模块、操作类型、操作人、操作时间、操作对象主键、操作前值、操作后值和处理结果。</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仅具备审批流程管理权限的系统管理员可维护模板。</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模板启用/停用应作为独立权限点控制。</w:t>
      </w:r>
    </w:p>
    <w:p>
      <w:pPr>
        <w:widowControl/>
        <w:spacing w:after="200" w:line="276" w:lineRule="auto"/>
        <w:jc w:val="left"/>
        <w:rPr>
          <w:rFonts w:ascii="仿宋" w:hAnsi="仿宋" w:eastAsia="仿宋"/>
          <w:color w:val="000000"/>
          <w:kern w:val="0"/>
          <w:sz w:val="24"/>
          <w:szCs w:val="22"/>
        </w:rPr>
      </w:pPr>
      <w:r>
        <w:rPr>
          <w:rFonts w:ascii="仿宋" w:hAnsi="仿宋" w:eastAsia="仿宋"/>
          <w:color w:val="000000"/>
          <w:kern w:val="0"/>
          <w:sz w:val="24"/>
          <w:szCs w:val="22"/>
        </w:rPr>
        <w:t>3. 新增、编辑、删除、启停、发布、导出等高风险操作应拆分为独立功能权限点控制，避免仅凭菜单权限即可执行全部维护动作。</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p>
      <w:pPr>
        <w:widowControl/>
        <w:spacing w:after="200" w:line="276"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略</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5"/>
        <w:numPr>
          <w:ilvl w:val="2"/>
          <w:numId w:val="14"/>
        </w:numPr>
        <w:spacing w:line="360" w:lineRule="auto"/>
        <w:ind w:left="993" w:hanging="993"/>
        <w:rPr>
          <w:sz w:val="28"/>
          <w:szCs w:val="28"/>
          <w:lang w:eastAsia="en-US"/>
        </w:rPr>
      </w:pPr>
      <w:r>
        <w:rPr>
          <w:rFonts w:hint="eastAsia"/>
          <w:sz w:val="28"/>
          <w:szCs w:val="28"/>
          <w:lang w:val="en-US" w:eastAsia="zh-CN"/>
        </w:rPr>
        <w:t>交易策略设置</w:t>
      </w:r>
    </w:p>
    <w:p>
      <w:pPr>
        <w:pStyle w:val="6"/>
        <w:numPr>
          <w:ilvl w:val="3"/>
          <w:numId w:val="14"/>
        </w:numPr>
        <w:spacing w:line="360" w:lineRule="auto"/>
        <w:ind w:left="1418" w:hanging="1418"/>
        <w:rPr>
          <w:rFonts w:ascii="仿宋" w:hAnsi="仿宋" w:eastAsia="仿宋"/>
        </w:rPr>
      </w:pPr>
      <w:r>
        <w:rPr>
          <w:rFonts w:hint="eastAsia" w:ascii="仿宋" w:hAnsi="仿宋" w:eastAsia="仿宋"/>
          <w:lang w:val="en-US" w:eastAsia="zh-CN"/>
        </w:rPr>
        <w:t>交易策略设置-</w:t>
      </w:r>
      <w:r>
        <w:rPr>
          <w:rFonts w:hint="eastAsia" w:ascii="仿宋" w:hAnsi="仿宋" w:eastAsia="仿宋"/>
        </w:rPr>
        <w:t>列表</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支持系统管理员</w:t>
      </w:r>
      <w:r>
        <w:rPr>
          <w:rFonts w:hint="eastAsia" w:ascii="仿宋" w:hAnsi="仿宋" w:eastAsia="仿宋"/>
          <w:color w:val="000000"/>
          <w:kern w:val="0"/>
          <w:sz w:val="24"/>
          <w:szCs w:val="22"/>
          <w:lang w:val="en-US" w:eastAsia="zh-CN"/>
        </w:rPr>
        <w:t>设置需要添加审批流程的业务，并配置对接审批流的接口</w:t>
      </w:r>
      <w:r>
        <w:rPr>
          <w:rFonts w:ascii="仿宋" w:hAnsi="仿宋" w:eastAsia="仿宋"/>
          <w:color w:val="000000"/>
          <w:kern w:val="0"/>
          <w:sz w:val="24"/>
          <w:szCs w:val="22"/>
        </w:rPr>
        <w:t>。</w:t>
      </w:r>
    </w:p>
    <w:tbl>
      <w:tblPr>
        <w:tblStyle w:val="51"/>
        <w:tblpPr w:leftFromText="180" w:rightFromText="180" w:vertAnchor="text" w:horzAnchor="page" w:tblpX="1584" w:tblpY="676"/>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交易</w:t>
            </w:r>
            <w:r>
              <w:rPr>
                <w:rFonts w:hint="eastAsia" w:ascii="仿宋" w:hAnsi="仿宋" w:eastAsia="仿宋"/>
                <w:color w:val="000000"/>
                <w:kern w:val="0"/>
                <w:sz w:val="24"/>
                <w:szCs w:val="22"/>
              </w:rPr>
              <w:t>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输入框</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点击后按条件返回列表结果</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查询条件区操作按钮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查询条件区操作按钮</w:t>
            </w:r>
          </w:p>
        </w:tc>
      </w:tr>
    </w:tbl>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查询条件区的操作按钮有：“查询”“重置”。点击“查询”，系统</w:t>
      </w:r>
      <w:r>
        <w:rPr>
          <w:rFonts w:hint="eastAsia" w:ascii="仿宋" w:hAnsi="仿宋" w:eastAsia="仿宋"/>
          <w:color w:val="000000"/>
          <w:kern w:val="0"/>
          <w:sz w:val="24"/>
          <w:szCs w:val="22"/>
          <w:lang w:val="en-US" w:eastAsia="zh-CN"/>
        </w:rPr>
        <w:t>将查询结构</w:t>
      </w:r>
      <w:r>
        <w:rPr>
          <w:rFonts w:ascii="仿宋" w:hAnsi="仿宋" w:eastAsia="仿宋"/>
          <w:color w:val="000000"/>
          <w:kern w:val="0"/>
          <w:sz w:val="24"/>
          <w:szCs w:val="22"/>
        </w:rPr>
        <w:t>返回列表；点击“重置”，系统清空条件。</w:t>
      </w:r>
    </w:p>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 xml:space="preserve">2. </w:t>
      </w:r>
      <w:r>
        <w:rPr>
          <w:rFonts w:ascii="仿宋" w:hAnsi="仿宋" w:eastAsia="仿宋"/>
          <w:color w:val="000000"/>
          <w:kern w:val="0"/>
          <w:sz w:val="24"/>
          <w:szCs w:val="22"/>
        </w:rPr>
        <w:t>左上角统一操作按钮区</w:t>
      </w:r>
      <w:r>
        <w:rPr>
          <w:rFonts w:hint="eastAsia" w:ascii="仿宋" w:hAnsi="仿宋" w:eastAsia="仿宋"/>
          <w:color w:val="000000"/>
          <w:kern w:val="0"/>
          <w:sz w:val="24"/>
          <w:szCs w:val="22"/>
          <w:lang w:val="en-US" w:eastAsia="zh-CN"/>
        </w:rPr>
        <w:t>按钮有：“新建”。点击“新建”右侧抽屉式弹窗进入“条件设置”页面。</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3</w:t>
      </w:r>
      <w:r>
        <w:rPr>
          <w:rFonts w:ascii="仿宋" w:hAnsi="仿宋" w:eastAsia="仿宋"/>
          <w:color w:val="000000"/>
          <w:kern w:val="0"/>
          <w:sz w:val="24"/>
          <w:szCs w:val="22"/>
        </w:rPr>
        <w:t>. 列表行内统一操作按钮区的操作按钮有：“</w:t>
      </w:r>
      <w:r>
        <w:rPr>
          <w:rFonts w:hint="eastAsia" w:ascii="仿宋" w:hAnsi="仿宋" w:eastAsia="仿宋"/>
          <w:color w:val="000000"/>
          <w:kern w:val="0"/>
          <w:sz w:val="24"/>
          <w:szCs w:val="22"/>
          <w:lang w:val="en-US" w:eastAsia="zh-CN"/>
        </w:rPr>
        <w:t>删除</w:t>
      </w:r>
      <w:r>
        <w:rPr>
          <w:rFonts w:ascii="仿宋" w:hAnsi="仿宋" w:eastAsia="仿宋"/>
          <w:color w:val="000000"/>
          <w:kern w:val="0"/>
          <w:sz w:val="24"/>
          <w:szCs w:val="22"/>
        </w:rPr>
        <w:t>”</w:t>
      </w:r>
      <w:r>
        <w:rPr>
          <w:rFonts w:hint="eastAsia" w:ascii="仿宋" w:hAnsi="仿宋" w:eastAsia="仿宋"/>
          <w:color w:val="000000"/>
          <w:kern w:val="0"/>
          <w:sz w:val="24"/>
          <w:szCs w:val="22"/>
          <w:lang w:eastAsia="zh-CN"/>
        </w:rPr>
        <w:t>、“</w:t>
      </w:r>
      <w:r>
        <w:rPr>
          <w:rFonts w:hint="eastAsia" w:ascii="仿宋" w:hAnsi="仿宋" w:eastAsia="仿宋"/>
          <w:color w:val="000000"/>
          <w:kern w:val="0"/>
          <w:sz w:val="24"/>
          <w:szCs w:val="22"/>
          <w:lang w:val="en-US" w:eastAsia="zh-CN"/>
        </w:rPr>
        <w:t>修改</w:t>
      </w:r>
      <w:r>
        <w:rPr>
          <w:rFonts w:hint="eastAsia" w:ascii="仿宋" w:hAnsi="仿宋" w:eastAsia="仿宋"/>
          <w:color w:val="000000"/>
          <w:kern w:val="0"/>
          <w:sz w:val="24"/>
          <w:szCs w:val="22"/>
          <w:lang w:eastAsia="zh-CN"/>
        </w:rPr>
        <w:t>”、“</w:t>
      </w:r>
      <w:r>
        <w:rPr>
          <w:rFonts w:hint="eastAsia" w:ascii="仿宋" w:hAnsi="仿宋" w:eastAsia="仿宋"/>
          <w:color w:val="000000"/>
          <w:kern w:val="0"/>
          <w:sz w:val="24"/>
          <w:szCs w:val="22"/>
          <w:lang w:val="en-US" w:eastAsia="zh-CN"/>
        </w:rPr>
        <w:t>条件设置</w:t>
      </w:r>
      <w:r>
        <w:rPr>
          <w:rFonts w:hint="eastAsia" w:ascii="仿宋" w:hAnsi="仿宋" w:eastAsia="仿宋"/>
          <w:color w:val="000000"/>
          <w:kern w:val="0"/>
          <w:sz w:val="24"/>
          <w:szCs w:val="22"/>
          <w:lang w:eastAsia="zh-CN"/>
        </w:rPr>
        <w:t>”</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w:t>
      </w:r>
      <w:r>
        <w:rPr>
          <w:rFonts w:ascii="仿宋" w:hAnsi="仿宋" w:eastAsia="仿宋"/>
          <w:color w:val="000000"/>
          <w:kern w:val="0"/>
          <w:sz w:val="24"/>
          <w:szCs w:val="22"/>
        </w:rPr>
        <w:t>.</w:t>
      </w:r>
      <w:r>
        <w:rPr>
          <w:rFonts w:hint="eastAsia" w:ascii="仿宋" w:hAnsi="仿宋" w:eastAsia="仿宋"/>
          <w:color w:val="000000"/>
          <w:kern w:val="0"/>
          <w:sz w:val="24"/>
          <w:szCs w:val="22"/>
          <w:lang w:val="en-US" w:eastAsia="zh-CN"/>
        </w:rPr>
        <w:t>1</w:t>
      </w:r>
      <w:r>
        <w:rPr>
          <w:rFonts w:ascii="仿宋" w:hAnsi="仿宋" w:eastAsia="仿宋"/>
          <w:color w:val="000000"/>
          <w:kern w:val="0"/>
          <w:sz w:val="24"/>
          <w:szCs w:val="22"/>
        </w:rPr>
        <w:t xml:space="preserve"> 点击“</w:t>
      </w:r>
      <w:r>
        <w:rPr>
          <w:rFonts w:hint="eastAsia" w:ascii="仿宋" w:hAnsi="仿宋" w:eastAsia="仿宋"/>
          <w:color w:val="000000"/>
          <w:kern w:val="0"/>
          <w:sz w:val="24"/>
          <w:szCs w:val="22"/>
          <w:lang w:val="en-US" w:eastAsia="zh-CN"/>
        </w:rPr>
        <w:t>删除</w:t>
      </w:r>
      <w:r>
        <w:rPr>
          <w:rFonts w:ascii="仿宋" w:hAnsi="仿宋" w:eastAsia="仿宋"/>
          <w:color w:val="000000"/>
          <w:kern w:val="0"/>
          <w:sz w:val="24"/>
          <w:szCs w:val="22"/>
        </w:rPr>
        <w:t>”后，系统</w:t>
      </w:r>
      <w:r>
        <w:rPr>
          <w:rFonts w:hint="eastAsia" w:ascii="仿宋" w:hAnsi="仿宋" w:eastAsia="仿宋"/>
          <w:color w:val="000000"/>
          <w:kern w:val="0"/>
          <w:sz w:val="24"/>
          <w:szCs w:val="22"/>
          <w:lang w:val="en-US" w:eastAsia="zh-CN"/>
        </w:rPr>
        <w:t>需弹窗二次确认“您是否确认删除此交易？”，用户确认后执行删除操作</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3</w:t>
      </w:r>
      <w:r>
        <w:rPr>
          <w:rFonts w:ascii="仿宋" w:hAnsi="仿宋" w:eastAsia="仿宋"/>
          <w:color w:val="000000"/>
          <w:kern w:val="0"/>
          <w:sz w:val="24"/>
          <w:szCs w:val="22"/>
        </w:rPr>
        <w:t>.</w:t>
      </w:r>
      <w:r>
        <w:rPr>
          <w:rFonts w:hint="eastAsia" w:ascii="仿宋" w:hAnsi="仿宋" w:eastAsia="仿宋"/>
          <w:color w:val="000000"/>
          <w:kern w:val="0"/>
          <w:sz w:val="24"/>
          <w:szCs w:val="22"/>
          <w:lang w:val="en-US" w:eastAsia="zh-CN"/>
        </w:rPr>
        <w:t>2</w:t>
      </w:r>
      <w:r>
        <w:rPr>
          <w:rFonts w:ascii="仿宋" w:hAnsi="仿宋" w:eastAsia="仿宋"/>
          <w:color w:val="000000"/>
          <w:kern w:val="0"/>
          <w:sz w:val="24"/>
          <w:szCs w:val="22"/>
        </w:rPr>
        <w:t xml:space="preserve"> 点击“</w:t>
      </w:r>
      <w:r>
        <w:rPr>
          <w:rFonts w:hint="eastAsia" w:ascii="仿宋" w:hAnsi="仿宋" w:eastAsia="仿宋"/>
          <w:color w:val="000000"/>
          <w:kern w:val="0"/>
          <w:sz w:val="24"/>
          <w:szCs w:val="22"/>
          <w:lang w:val="en-US" w:eastAsia="zh-CN"/>
        </w:rPr>
        <w:t>修改</w:t>
      </w:r>
      <w:r>
        <w:rPr>
          <w:rFonts w:ascii="仿宋" w:hAnsi="仿宋" w:eastAsia="仿宋"/>
          <w:color w:val="000000"/>
          <w:kern w:val="0"/>
          <w:sz w:val="24"/>
          <w:szCs w:val="22"/>
        </w:rPr>
        <w:t>”后，系统</w:t>
      </w:r>
      <w:r>
        <w:rPr>
          <w:rFonts w:hint="eastAsia" w:ascii="仿宋" w:hAnsi="仿宋" w:eastAsia="仿宋"/>
          <w:color w:val="000000"/>
          <w:kern w:val="0"/>
          <w:sz w:val="24"/>
          <w:szCs w:val="22"/>
          <w:lang w:val="en-US" w:eastAsia="zh-CN"/>
        </w:rPr>
        <w:t>右侧抽屉式弹窗进入“修改条件设置”页面</w:t>
      </w:r>
      <w:r>
        <w:rPr>
          <w:rFonts w:ascii="仿宋" w:hAnsi="仿宋" w:eastAsia="仿宋"/>
          <w:color w:val="000000"/>
          <w:kern w:val="0"/>
          <w:sz w:val="24"/>
          <w:szCs w:val="22"/>
        </w:rPr>
        <w:t>。</w:t>
      </w:r>
    </w:p>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3.3 点击</w:t>
      </w:r>
      <w:r>
        <w:rPr>
          <w:rFonts w:hint="eastAsia" w:ascii="仿宋" w:hAnsi="仿宋" w:eastAsia="仿宋"/>
          <w:color w:val="000000"/>
          <w:kern w:val="0"/>
          <w:sz w:val="24"/>
          <w:szCs w:val="22"/>
          <w:lang w:eastAsia="zh-CN"/>
        </w:rPr>
        <w:t>“</w:t>
      </w:r>
      <w:r>
        <w:rPr>
          <w:rFonts w:hint="eastAsia" w:ascii="仿宋" w:hAnsi="仿宋" w:eastAsia="仿宋"/>
          <w:color w:val="000000"/>
          <w:kern w:val="0"/>
          <w:sz w:val="24"/>
          <w:szCs w:val="22"/>
          <w:lang w:val="en-US" w:eastAsia="zh-CN"/>
        </w:rPr>
        <w:t>条件设置</w:t>
      </w:r>
      <w:r>
        <w:rPr>
          <w:rFonts w:hint="eastAsia" w:ascii="仿宋" w:hAnsi="仿宋" w:eastAsia="仿宋"/>
          <w:color w:val="000000"/>
          <w:kern w:val="0"/>
          <w:sz w:val="24"/>
          <w:szCs w:val="22"/>
          <w:lang w:eastAsia="zh-CN"/>
        </w:rPr>
        <w:t>”，</w:t>
      </w:r>
      <w:r>
        <w:rPr>
          <w:rFonts w:ascii="仿宋" w:hAnsi="仿宋" w:eastAsia="仿宋"/>
          <w:color w:val="000000"/>
          <w:kern w:val="0"/>
          <w:sz w:val="24"/>
          <w:szCs w:val="22"/>
        </w:rPr>
        <w:t>系统</w:t>
      </w:r>
      <w:r>
        <w:rPr>
          <w:rFonts w:hint="eastAsia" w:ascii="仿宋" w:hAnsi="仿宋" w:eastAsia="仿宋"/>
          <w:color w:val="000000"/>
          <w:kern w:val="0"/>
          <w:sz w:val="24"/>
          <w:szCs w:val="22"/>
          <w:lang w:val="en-US" w:eastAsia="zh-CN"/>
        </w:rPr>
        <w:t>右侧抽屉式弹窗进入“条件设置”页面</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lang w:val="en-US" w:eastAsia="zh-CN"/>
        </w:rPr>
        <w:t>业务场景设置交易策略后才能使用审批流程，设置交易策略需要配置调用审批流程的接口</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w:t>
      </w:r>
      <w:r>
        <w:rPr>
          <w:rFonts w:hint="eastAsia" w:ascii="仿宋" w:hAnsi="仿宋" w:eastAsia="仿宋"/>
          <w:color w:val="000000"/>
          <w:kern w:val="0"/>
          <w:sz w:val="24"/>
          <w:szCs w:val="22"/>
          <w:lang w:val="en-US" w:eastAsia="zh-CN"/>
        </w:rPr>
        <w:t>交易策略设置</w:t>
      </w:r>
      <w:r>
        <w:rPr>
          <w:rFonts w:ascii="仿宋" w:hAnsi="仿宋" w:eastAsia="仿宋"/>
          <w:color w:val="000000"/>
          <w:kern w:val="0"/>
          <w:sz w:val="24"/>
          <w:szCs w:val="22"/>
        </w:rPr>
        <w:t>权限的系统管理员可维护</w:t>
      </w:r>
      <w:r>
        <w:rPr>
          <w:rFonts w:hint="eastAsia" w:ascii="仿宋" w:hAnsi="仿宋" w:eastAsia="仿宋"/>
          <w:color w:val="000000"/>
          <w:kern w:val="0"/>
          <w:sz w:val="24"/>
          <w:szCs w:val="22"/>
          <w:lang w:val="en-US" w:eastAsia="zh-CN"/>
        </w:rPr>
        <w:t>交易策略</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2</w:t>
      </w:r>
      <w:r>
        <w:rPr>
          <w:rFonts w:ascii="仿宋" w:hAnsi="仿宋" w:eastAsia="仿宋"/>
          <w:color w:val="000000"/>
          <w:kern w:val="0"/>
          <w:sz w:val="24"/>
          <w:szCs w:val="22"/>
        </w:rPr>
        <w:t>. 新增、编辑、删除等高风险操作应拆分为独立功能权限点控制，避免仅凭菜单权限即可执行全部维护动作。</w:t>
      </w:r>
    </w:p>
    <w:p>
      <w:pPr>
        <w:pStyle w:val="7"/>
        <w:numPr>
          <w:ilvl w:val="4"/>
          <w:numId w:val="14"/>
        </w:numPr>
        <w:spacing w:line="360" w:lineRule="auto"/>
        <w:ind w:left="1418" w:hanging="1418"/>
        <w:rPr>
          <w:rFonts w:ascii="仿宋" w:hAnsi="仿宋" w:eastAsia="仿宋"/>
          <w:color w:val="000000"/>
          <w:kern w:val="0"/>
          <w:sz w:val="24"/>
          <w:szCs w:val="22"/>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lang w:val="en-US" w:eastAsia="zh-CN"/>
              </w:rPr>
              <w:t>交易</w:t>
            </w:r>
            <w:r>
              <w:rPr>
                <w:rFonts w:ascii="仿宋" w:hAnsi="仿宋" w:eastAsia="仿宋"/>
                <w:color w:val="000000"/>
                <w:kern w:val="0"/>
                <w:sz w:val="24"/>
                <w:szCs w:val="22"/>
                <w:lang w:eastAsia="en-US"/>
              </w:rPr>
              <w:t>名称</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列表行内</w:t>
            </w:r>
            <w:r>
              <w:rPr>
                <w:rFonts w:hint="eastAsia" w:ascii="仿宋" w:hAnsi="仿宋" w:eastAsia="仿宋"/>
                <w:color w:val="000000"/>
                <w:kern w:val="0"/>
                <w:sz w:val="24"/>
                <w:szCs w:val="22"/>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交易地址</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列表行内</w:t>
            </w:r>
            <w:r>
              <w:rPr>
                <w:rFonts w:hint="eastAsia" w:ascii="仿宋" w:hAnsi="仿宋" w:eastAsia="仿宋"/>
                <w:color w:val="000000"/>
                <w:kern w:val="0"/>
                <w:sz w:val="24"/>
                <w:szCs w:val="22"/>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策略名称</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列表行内</w:t>
            </w:r>
            <w:r>
              <w:rPr>
                <w:rFonts w:hint="eastAsia" w:ascii="仿宋" w:hAnsi="仿宋" w:eastAsia="仿宋"/>
                <w:color w:val="000000"/>
                <w:kern w:val="0"/>
                <w:sz w:val="24"/>
                <w:szCs w:val="22"/>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策略类型</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列表行内</w:t>
            </w:r>
            <w:r>
              <w:rPr>
                <w:rFonts w:hint="eastAsia" w:ascii="仿宋" w:hAnsi="仿宋" w:eastAsia="仿宋"/>
                <w:color w:val="000000"/>
                <w:kern w:val="0"/>
                <w:sz w:val="24"/>
                <w:szCs w:val="22"/>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关联时间</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列表行内</w:t>
            </w:r>
            <w:r>
              <w:rPr>
                <w:rFonts w:hint="eastAsia" w:ascii="仿宋" w:hAnsi="仿宋" w:eastAsia="仿宋"/>
                <w:color w:val="000000"/>
                <w:kern w:val="0"/>
                <w:sz w:val="24"/>
                <w:szCs w:val="22"/>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操作</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按钮</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按钮</w:t>
            </w:r>
          </w:p>
        </w:tc>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r>
              <w:rPr>
                <w:rFonts w:ascii="仿宋" w:hAnsi="仿宋" w:eastAsia="仿宋"/>
                <w:color w:val="000000"/>
                <w:kern w:val="0"/>
                <w:sz w:val="24"/>
                <w:szCs w:val="22"/>
                <w:lang w:eastAsia="en-US"/>
              </w:rPr>
              <w:t>列表</w:t>
            </w:r>
            <w:r>
              <w:rPr>
                <w:rFonts w:hint="eastAsia" w:ascii="仿宋" w:hAnsi="仿宋" w:eastAsia="仿宋"/>
                <w:color w:val="000000"/>
                <w:kern w:val="0"/>
                <w:sz w:val="24"/>
                <w:szCs w:val="22"/>
              </w:rPr>
              <w:t>行内</w:t>
            </w:r>
            <w:r>
              <w:rPr>
                <w:rFonts w:ascii="仿宋" w:hAnsi="仿宋" w:eastAsia="仿宋"/>
                <w:color w:val="000000"/>
                <w:kern w:val="0"/>
                <w:sz w:val="24"/>
                <w:szCs w:val="22"/>
                <w:lang w:eastAsia="en-US"/>
              </w:rPr>
              <w:t>展示</w:t>
            </w:r>
            <w:r>
              <w:rPr>
                <w:rFonts w:hint="eastAsia" w:ascii="仿宋" w:hAnsi="仿宋" w:eastAsia="仿宋"/>
                <w:color w:val="000000"/>
                <w:kern w:val="0"/>
                <w:sz w:val="24"/>
                <w:szCs w:val="22"/>
                <w:lang w:val="en-US" w:eastAsia="zh-CN"/>
              </w:rPr>
              <w:t>按钮，按钮有：删除、修改、条件设置</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rPr>
      </w:pPr>
      <w:r>
        <w:rPr>
          <w:rFonts w:hint="eastAsia" w:ascii="仿宋" w:hAnsi="仿宋" w:eastAsia="仿宋"/>
          <w:lang w:val="en-US" w:eastAsia="zh-CN"/>
        </w:rPr>
        <w:t>交易策略设置-新增</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新增交易策略，设置交易策略里的条件</w:t>
      </w:r>
      <w:r>
        <w:rPr>
          <w:rFonts w:ascii="仿宋" w:hAnsi="仿宋" w:eastAsia="仿宋"/>
          <w:color w:val="000000"/>
          <w:kern w:val="0"/>
          <w:sz w:val="24"/>
          <w:szCs w:val="22"/>
        </w:rPr>
        <w:t>。</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200" w:line="276"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新增条件设置：</w:t>
      </w:r>
    </w:p>
    <w:tbl>
      <w:tblPr>
        <w:tblStyle w:val="51"/>
        <w:tblpPr w:leftFromText="180" w:rightFromText="180" w:vertAnchor="text" w:horzAnchor="page" w:tblpX="1584" w:tblpY="676"/>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条件</w:t>
            </w:r>
            <w:r>
              <w:rPr>
                <w:rFonts w:hint="eastAsia" w:ascii="仿宋" w:hAnsi="仿宋" w:eastAsia="仿宋"/>
                <w:color w:val="000000"/>
                <w:kern w:val="0"/>
                <w:sz w:val="24"/>
                <w:szCs w:val="22"/>
              </w:rPr>
              <w:t>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输入框</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输入条件名称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条件英文名称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必输</w:t>
            </w:r>
          </w:p>
        </w:tc>
        <w:tc>
          <w:tcPr>
            <w:tcW w:w="2340" w:type="dxa"/>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输入框</w:t>
            </w:r>
          </w:p>
        </w:tc>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输入条件英文名称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条件类型</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必输</w:t>
            </w:r>
          </w:p>
        </w:tc>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下拉框</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单选，选项：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条件值</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w:t>
            </w:r>
          </w:p>
        </w:tc>
        <w:tc>
          <w:tcPr>
            <w:tcW w:w="2340" w:type="dxa"/>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输入框</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输入条件值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状态</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必输</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单项选择</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状态：正常、停用；默认正常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保存</w:t>
            </w:r>
          </w:p>
        </w:tc>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点击后验证必填项、格式，验证通过后将数据反显到“条件设置”列表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取消</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取消新增条件设置操作</w:t>
            </w:r>
          </w:p>
        </w:tc>
      </w:tr>
    </w:tbl>
    <w:p>
      <w:pPr>
        <w:widowControl/>
        <w:spacing w:after="200" w:line="276" w:lineRule="auto"/>
        <w:jc w:val="left"/>
        <w:rPr>
          <w:rFonts w:hint="default" w:ascii="仿宋" w:hAnsi="仿宋" w:eastAsia="仿宋"/>
          <w:color w:val="000000"/>
          <w:kern w:val="0"/>
          <w:sz w:val="24"/>
          <w:szCs w:val="22"/>
          <w:lang w:val="en-US" w:eastAsia="zh-CN"/>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lang w:eastAsia="en-US"/>
        </w:rPr>
        <w:t>（一）操作说明</w:t>
      </w:r>
    </w:p>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 xml:space="preserve">1. </w:t>
      </w:r>
      <w:r>
        <w:rPr>
          <w:rFonts w:ascii="仿宋" w:hAnsi="仿宋" w:eastAsia="仿宋"/>
          <w:color w:val="000000"/>
          <w:kern w:val="0"/>
          <w:sz w:val="24"/>
          <w:szCs w:val="22"/>
        </w:rPr>
        <w:t>左上角统一操作按钮区</w:t>
      </w:r>
      <w:r>
        <w:rPr>
          <w:rFonts w:hint="eastAsia" w:ascii="仿宋" w:hAnsi="仿宋" w:eastAsia="仿宋"/>
          <w:color w:val="000000"/>
          <w:kern w:val="0"/>
          <w:sz w:val="24"/>
          <w:szCs w:val="22"/>
          <w:lang w:val="en-US" w:eastAsia="zh-CN"/>
        </w:rPr>
        <w:t>按钮有：“新建”。点击“新建”右侧抽屉式弹窗进入“新增条件设置”页面。</w:t>
      </w:r>
    </w:p>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2</w:t>
      </w:r>
      <w:r>
        <w:rPr>
          <w:rFonts w:ascii="仿宋" w:hAnsi="仿宋" w:eastAsia="仿宋"/>
          <w:color w:val="000000"/>
          <w:kern w:val="0"/>
          <w:sz w:val="24"/>
          <w:szCs w:val="22"/>
        </w:rPr>
        <w:t xml:space="preserve">. </w:t>
      </w:r>
      <w:r>
        <w:rPr>
          <w:rFonts w:hint="eastAsia" w:ascii="仿宋" w:hAnsi="仿宋" w:eastAsia="仿宋"/>
          <w:color w:val="000000"/>
          <w:kern w:val="0"/>
          <w:sz w:val="24"/>
          <w:szCs w:val="22"/>
          <w:lang w:val="en-US" w:eastAsia="zh-CN"/>
        </w:rPr>
        <w:t>用户在“新增条件设置”页面输入必填项并保存后，系统将用户输入的数据反显到“条件设置”列表。</w:t>
      </w:r>
    </w:p>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3. “条件设置”列表</w:t>
      </w:r>
      <w:r>
        <w:rPr>
          <w:rFonts w:ascii="仿宋" w:hAnsi="仿宋" w:eastAsia="仿宋"/>
          <w:color w:val="000000"/>
          <w:kern w:val="0"/>
          <w:sz w:val="24"/>
          <w:szCs w:val="22"/>
        </w:rPr>
        <w:t>行内统一操作按钮区的操作按钮有：“</w:t>
      </w:r>
      <w:r>
        <w:rPr>
          <w:rFonts w:hint="eastAsia" w:ascii="仿宋" w:hAnsi="仿宋" w:eastAsia="仿宋"/>
          <w:color w:val="000000"/>
          <w:kern w:val="0"/>
          <w:sz w:val="24"/>
          <w:szCs w:val="22"/>
          <w:lang w:val="en-US" w:eastAsia="zh-CN"/>
        </w:rPr>
        <w:t>删除</w:t>
      </w:r>
      <w:r>
        <w:rPr>
          <w:rFonts w:ascii="仿宋" w:hAnsi="仿宋" w:eastAsia="仿宋"/>
          <w:color w:val="000000"/>
          <w:kern w:val="0"/>
          <w:sz w:val="24"/>
          <w:szCs w:val="22"/>
        </w:rPr>
        <w:t>”</w:t>
      </w:r>
      <w:r>
        <w:rPr>
          <w:rFonts w:hint="eastAsia" w:ascii="仿宋" w:hAnsi="仿宋" w:eastAsia="仿宋"/>
          <w:color w:val="000000"/>
          <w:kern w:val="0"/>
          <w:sz w:val="24"/>
          <w:szCs w:val="22"/>
          <w:lang w:eastAsia="zh-CN"/>
        </w:rPr>
        <w:t>、“</w:t>
      </w:r>
      <w:r>
        <w:rPr>
          <w:rFonts w:hint="eastAsia" w:ascii="仿宋" w:hAnsi="仿宋" w:eastAsia="仿宋"/>
          <w:color w:val="000000"/>
          <w:kern w:val="0"/>
          <w:sz w:val="24"/>
          <w:szCs w:val="22"/>
          <w:lang w:val="en-US" w:eastAsia="zh-CN"/>
        </w:rPr>
        <w:t>修改</w:t>
      </w:r>
      <w:r>
        <w:rPr>
          <w:rFonts w:hint="eastAsia" w:ascii="仿宋" w:hAnsi="仿宋" w:eastAsia="仿宋"/>
          <w:color w:val="000000"/>
          <w:kern w:val="0"/>
          <w:sz w:val="24"/>
          <w:szCs w:val="22"/>
          <w:lang w:eastAsia="zh-CN"/>
        </w:rPr>
        <w:t>”。</w:t>
      </w:r>
      <w:r>
        <w:rPr>
          <w:rFonts w:hint="eastAsia" w:ascii="仿宋" w:hAnsi="仿宋" w:eastAsia="仿宋"/>
          <w:color w:val="000000"/>
          <w:kern w:val="0"/>
          <w:sz w:val="24"/>
          <w:szCs w:val="22"/>
          <w:lang w:val="en-US" w:eastAsia="zh-CN"/>
        </w:rPr>
        <w:t>点击“删除”需弹窗二次提示“是否确认删除？”，点击“修改”侧抽屉式弹窗进入进入“修改条件设置”页面，页面要素与“新增条件设置”相同，回显用户已输入的数据。</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1. </w:t>
      </w:r>
      <w:r>
        <w:rPr>
          <w:rFonts w:hint="eastAsia" w:ascii="仿宋" w:hAnsi="仿宋" w:eastAsia="仿宋"/>
          <w:color w:val="000000"/>
          <w:kern w:val="0"/>
          <w:sz w:val="24"/>
          <w:szCs w:val="22"/>
          <w:lang w:val="en-US" w:eastAsia="zh-CN"/>
        </w:rPr>
        <w:t>在“条件设置”列表，可新增多个条件设置</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w:t>
      </w:r>
      <w:r>
        <w:rPr>
          <w:rFonts w:hint="eastAsia" w:ascii="仿宋" w:hAnsi="仿宋" w:eastAsia="仿宋"/>
          <w:color w:val="000000"/>
          <w:kern w:val="0"/>
          <w:sz w:val="24"/>
          <w:szCs w:val="22"/>
          <w:lang w:val="en-US" w:eastAsia="zh-CN"/>
        </w:rPr>
        <w:t>交易策略设置</w:t>
      </w:r>
      <w:r>
        <w:rPr>
          <w:rFonts w:ascii="仿宋" w:hAnsi="仿宋" w:eastAsia="仿宋"/>
          <w:color w:val="000000"/>
          <w:kern w:val="0"/>
          <w:sz w:val="24"/>
          <w:szCs w:val="22"/>
        </w:rPr>
        <w:t>权限的系统管理员可维护</w:t>
      </w:r>
      <w:r>
        <w:rPr>
          <w:rFonts w:hint="eastAsia" w:ascii="仿宋" w:hAnsi="仿宋" w:eastAsia="仿宋"/>
          <w:color w:val="000000"/>
          <w:kern w:val="0"/>
          <w:sz w:val="24"/>
          <w:szCs w:val="22"/>
          <w:lang w:val="en-US" w:eastAsia="zh-CN"/>
        </w:rPr>
        <w:t>交易策略</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2</w:t>
      </w:r>
      <w:r>
        <w:rPr>
          <w:rFonts w:ascii="仿宋" w:hAnsi="仿宋" w:eastAsia="仿宋"/>
          <w:color w:val="000000"/>
          <w:kern w:val="0"/>
          <w:sz w:val="24"/>
          <w:szCs w:val="22"/>
        </w:rPr>
        <w:t>. 新增、编辑、删除等高风险操作应拆分为独立功能权限点控制，避免仅凭菜单权限即可执行全部维护动作。</w:t>
      </w:r>
    </w:p>
    <w:p>
      <w:pPr>
        <w:pStyle w:val="7"/>
        <w:numPr>
          <w:ilvl w:val="4"/>
          <w:numId w:val="14"/>
        </w:numPr>
        <w:spacing w:line="360" w:lineRule="auto"/>
        <w:ind w:left="1418" w:hanging="1418"/>
        <w:rPr>
          <w:rFonts w:ascii="仿宋" w:hAnsi="仿宋" w:eastAsia="仿宋"/>
          <w:color w:val="000000"/>
          <w:kern w:val="0"/>
          <w:sz w:val="24"/>
          <w:szCs w:val="22"/>
        </w:rPr>
      </w:pPr>
      <w:r>
        <w:rPr>
          <w:rFonts w:hint="eastAsia" w:ascii="仿宋" w:hAnsi="仿宋" w:eastAsia="仿宋"/>
          <w:i w:val="0"/>
          <w:iCs w:val="0"/>
          <w:lang w:eastAsia="en-US"/>
        </w:rPr>
        <w:t>输出</w:t>
      </w:r>
    </w:p>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eastAsia="zh-CN"/>
        </w:rPr>
        <w:t>“</w:t>
      </w:r>
      <w:r>
        <w:rPr>
          <w:rFonts w:hint="eastAsia" w:ascii="仿宋" w:hAnsi="仿宋" w:eastAsia="仿宋"/>
          <w:color w:val="000000"/>
          <w:kern w:val="0"/>
          <w:sz w:val="24"/>
          <w:szCs w:val="22"/>
          <w:lang w:val="en-US" w:eastAsia="zh-CN"/>
        </w:rPr>
        <w:t>条件设置</w:t>
      </w:r>
      <w:r>
        <w:rPr>
          <w:rFonts w:hint="eastAsia" w:ascii="仿宋" w:hAnsi="仿宋" w:eastAsia="仿宋"/>
          <w:color w:val="000000"/>
          <w:kern w:val="0"/>
          <w:sz w:val="24"/>
          <w:szCs w:val="22"/>
          <w:lang w:eastAsia="zh-CN"/>
        </w:rPr>
        <w:t>”</w:t>
      </w:r>
      <w:r>
        <w:rPr>
          <w:rFonts w:hint="eastAsia" w:ascii="仿宋" w:hAnsi="仿宋" w:eastAsia="仿宋"/>
          <w:color w:val="000000"/>
          <w:kern w:val="0"/>
          <w:sz w:val="24"/>
          <w:szCs w:val="22"/>
          <w:lang w:val="en-US" w:eastAsia="zh-CN"/>
        </w:rPr>
        <w:t>列表：</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lang w:val="en-US" w:eastAsia="zh-CN"/>
              </w:rPr>
              <w:t>条件</w:t>
            </w:r>
            <w:r>
              <w:rPr>
                <w:rFonts w:ascii="仿宋" w:hAnsi="仿宋" w:eastAsia="仿宋"/>
                <w:color w:val="000000"/>
                <w:kern w:val="0"/>
                <w:sz w:val="24"/>
                <w:szCs w:val="22"/>
                <w:lang w:eastAsia="en-US"/>
              </w:rPr>
              <w:t>名称</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列表行内</w:t>
            </w:r>
            <w:r>
              <w:rPr>
                <w:rFonts w:hint="eastAsia" w:ascii="仿宋" w:hAnsi="仿宋" w:eastAsia="仿宋"/>
                <w:color w:val="000000"/>
                <w:kern w:val="0"/>
                <w:sz w:val="24"/>
                <w:szCs w:val="22"/>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条件英文名称</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列表行内</w:t>
            </w:r>
            <w:r>
              <w:rPr>
                <w:rFonts w:hint="eastAsia" w:ascii="仿宋" w:hAnsi="仿宋" w:eastAsia="仿宋"/>
                <w:color w:val="000000"/>
                <w:kern w:val="0"/>
                <w:sz w:val="24"/>
                <w:szCs w:val="22"/>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条件类型</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列表行内</w:t>
            </w:r>
            <w:r>
              <w:rPr>
                <w:rFonts w:hint="eastAsia" w:ascii="仿宋" w:hAnsi="仿宋" w:eastAsia="仿宋"/>
                <w:color w:val="000000"/>
                <w:kern w:val="0"/>
                <w:sz w:val="24"/>
                <w:szCs w:val="22"/>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条件值</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列表行内</w:t>
            </w:r>
            <w:r>
              <w:rPr>
                <w:rFonts w:hint="eastAsia" w:ascii="仿宋" w:hAnsi="仿宋" w:eastAsia="仿宋"/>
                <w:color w:val="000000"/>
                <w:kern w:val="0"/>
                <w:sz w:val="24"/>
                <w:szCs w:val="22"/>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状态</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shd w:val="clear" w:color="auto" w:fill="auto"/>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文本</w:t>
            </w:r>
          </w:p>
        </w:tc>
        <w:tc>
          <w:tcPr>
            <w:tcW w:w="2340" w:type="dxa"/>
            <w:shd w:val="clear" w:color="auto" w:fill="auto"/>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列表行内</w:t>
            </w:r>
            <w:r>
              <w:rPr>
                <w:rFonts w:hint="eastAsia" w:ascii="仿宋" w:hAnsi="仿宋" w:eastAsia="仿宋"/>
                <w:color w:val="000000"/>
                <w:kern w:val="0"/>
                <w:sz w:val="24"/>
                <w:szCs w:val="22"/>
              </w:rPr>
              <w:t>展示字段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shd w:val="clear" w:color="auto" w:fill="auto"/>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操作</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按钮</w:t>
            </w:r>
          </w:p>
        </w:tc>
        <w:tc>
          <w:tcPr>
            <w:tcW w:w="2340" w:type="dxa"/>
            <w:shd w:val="clear" w:color="auto" w:fill="auto"/>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按钮</w:t>
            </w:r>
          </w:p>
        </w:tc>
        <w:tc>
          <w:tcPr>
            <w:tcW w:w="2340" w:type="dxa"/>
            <w:shd w:val="clear" w:color="auto" w:fill="auto"/>
          </w:tcPr>
          <w:p>
            <w:pPr>
              <w:widowControl/>
              <w:spacing w:after="0" w:line="360" w:lineRule="auto"/>
              <w:jc w:val="left"/>
              <w:rPr>
                <w:rFonts w:hint="default" w:ascii="仿宋" w:hAnsi="仿宋" w:eastAsia="仿宋"/>
                <w:color w:val="000000"/>
                <w:kern w:val="0"/>
                <w:sz w:val="24"/>
                <w:szCs w:val="22"/>
                <w:lang w:val="en-US" w:eastAsia="zh-CN"/>
              </w:rPr>
            </w:pPr>
            <w:r>
              <w:rPr>
                <w:rFonts w:ascii="仿宋" w:hAnsi="仿宋" w:eastAsia="仿宋"/>
                <w:color w:val="000000"/>
                <w:kern w:val="0"/>
                <w:sz w:val="24"/>
                <w:szCs w:val="22"/>
                <w:lang w:eastAsia="en-US"/>
              </w:rPr>
              <w:t>列表</w:t>
            </w:r>
            <w:r>
              <w:rPr>
                <w:rFonts w:hint="eastAsia" w:ascii="仿宋" w:hAnsi="仿宋" w:eastAsia="仿宋"/>
                <w:color w:val="000000"/>
                <w:kern w:val="0"/>
                <w:sz w:val="24"/>
                <w:szCs w:val="22"/>
              </w:rPr>
              <w:t>行内</w:t>
            </w:r>
            <w:r>
              <w:rPr>
                <w:rFonts w:ascii="仿宋" w:hAnsi="仿宋" w:eastAsia="仿宋"/>
                <w:color w:val="000000"/>
                <w:kern w:val="0"/>
                <w:sz w:val="24"/>
                <w:szCs w:val="22"/>
                <w:lang w:eastAsia="en-US"/>
              </w:rPr>
              <w:t>展示</w:t>
            </w:r>
            <w:r>
              <w:rPr>
                <w:rFonts w:hint="eastAsia" w:ascii="仿宋" w:hAnsi="仿宋" w:eastAsia="仿宋"/>
                <w:color w:val="000000"/>
                <w:kern w:val="0"/>
                <w:sz w:val="24"/>
                <w:szCs w:val="22"/>
                <w:lang w:val="en-US" w:eastAsia="zh-CN"/>
              </w:rPr>
              <w:t>按钮，按钮有：删除、修改</w:t>
            </w:r>
          </w:p>
        </w:tc>
      </w:tr>
    </w:tbl>
    <w:p>
      <w:pPr>
        <w:widowControl/>
        <w:spacing w:after="200" w:line="276" w:lineRule="auto"/>
        <w:jc w:val="left"/>
        <w:rPr>
          <w:rFonts w:ascii="仿宋" w:hAnsi="仿宋" w:eastAsia="仿宋"/>
          <w:color w:val="000000"/>
          <w:kern w:val="0"/>
          <w:sz w:val="24"/>
          <w:szCs w:val="22"/>
          <w:lang w:eastAsia="en-US"/>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新增条件设置：</w:t>
      </w:r>
    </w:p>
    <w:p>
      <w:pPr>
        <w:widowControl/>
        <w:spacing w:after="0" w:line="360" w:lineRule="auto"/>
        <w:jc w:val="left"/>
      </w:pPr>
      <w:r>
        <w:rPr>
          <w:rFonts w:ascii="仿宋" w:hAnsi="仿宋" w:eastAsia="仿宋" w:cs="仿宋"/>
          <w:sz w:val="24"/>
        </w:rPr>
        <w:t>待提供</w:t>
      </w:r>
    </w:p>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条件设置列表：</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rPr>
      </w:pPr>
      <w:r>
        <w:rPr>
          <w:rFonts w:hint="eastAsia" w:ascii="仿宋" w:hAnsi="仿宋" w:eastAsia="仿宋"/>
          <w:lang w:val="en-US" w:eastAsia="zh-CN"/>
        </w:rPr>
        <w:t>交易策略设置-修改</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修改交易策略</w:t>
      </w:r>
      <w:r>
        <w:rPr>
          <w:rFonts w:ascii="仿宋" w:hAnsi="仿宋" w:eastAsia="仿宋"/>
          <w:color w:val="000000"/>
          <w:kern w:val="0"/>
          <w:sz w:val="24"/>
          <w:szCs w:val="22"/>
        </w:rPr>
        <w:t>。</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200" w:line="276"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修改交易策略：</w:t>
      </w:r>
    </w:p>
    <w:tbl>
      <w:tblPr>
        <w:tblStyle w:val="51"/>
        <w:tblpPr w:leftFromText="180" w:rightFromText="180" w:vertAnchor="text" w:horzAnchor="page" w:tblpX="1584" w:tblpY="676"/>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交易</w:t>
            </w:r>
            <w:r>
              <w:rPr>
                <w:rFonts w:hint="eastAsia" w:ascii="仿宋" w:hAnsi="仿宋" w:eastAsia="仿宋"/>
                <w:color w:val="000000"/>
                <w:kern w:val="0"/>
                <w:sz w:val="24"/>
                <w:szCs w:val="22"/>
              </w:rPr>
              <w:t>名称</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必输</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输入框</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输入条件名称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请求路径</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必输</w:t>
            </w:r>
          </w:p>
        </w:tc>
        <w:tc>
          <w:tcPr>
            <w:tcW w:w="2340" w:type="dxa"/>
          </w:tcPr>
          <w:p>
            <w:pPr>
              <w:widowControl/>
              <w:spacing w:after="0" w:line="360" w:lineRule="auto"/>
              <w:jc w:val="left"/>
              <w:rPr>
                <w:rFonts w:hint="eastAsia" w:ascii="仿宋" w:hAnsi="仿宋" w:eastAsia="仿宋"/>
                <w:color w:val="000000"/>
                <w:kern w:val="0"/>
                <w:sz w:val="24"/>
                <w:szCs w:val="22"/>
              </w:rPr>
            </w:pPr>
            <w:r>
              <w:rPr>
                <w:rFonts w:hint="eastAsia" w:ascii="仿宋" w:hAnsi="仿宋" w:eastAsia="仿宋"/>
                <w:color w:val="000000"/>
                <w:kern w:val="0"/>
                <w:sz w:val="24"/>
                <w:szCs w:val="22"/>
              </w:rPr>
              <w:t>输入框</w:t>
            </w:r>
          </w:p>
        </w:tc>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输入请求路径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保存</w:t>
            </w:r>
          </w:p>
        </w:tc>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点击后验证必填项、格式，验证通过后返回“交易策略”列表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取消</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取消修改交易策略操作</w:t>
            </w:r>
          </w:p>
        </w:tc>
      </w:tr>
    </w:tbl>
    <w:p>
      <w:pPr>
        <w:widowControl/>
        <w:spacing w:after="200" w:line="276" w:lineRule="auto"/>
        <w:jc w:val="left"/>
        <w:rPr>
          <w:rFonts w:hint="default" w:ascii="仿宋" w:hAnsi="仿宋" w:eastAsia="仿宋"/>
          <w:color w:val="000000"/>
          <w:kern w:val="0"/>
          <w:sz w:val="24"/>
          <w:szCs w:val="22"/>
          <w:lang w:val="en-US" w:eastAsia="zh-CN"/>
        </w:rPr>
      </w:pP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lang w:eastAsia="en-US"/>
        </w:rPr>
        <w:t>（一）操作说明</w:t>
      </w:r>
    </w:p>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1. 输入交易名称、请求路径，点击“保存”按钮，验证必填项、格式，验证通过后返回“交易策略”列表。</w:t>
      </w:r>
    </w:p>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2. 点击“取消”按钮，取消修改交易策略操作</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无</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w:t>
      </w:r>
      <w:r>
        <w:rPr>
          <w:rFonts w:hint="eastAsia" w:ascii="仿宋" w:hAnsi="仿宋" w:eastAsia="仿宋"/>
          <w:color w:val="000000"/>
          <w:kern w:val="0"/>
          <w:sz w:val="24"/>
          <w:szCs w:val="22"/>
          <w:lang w:val="en-US" w:eastAsia="zh-CN"/>
        </w:rPr>
        <w:t>交易策略设置</w:t>
      </w:r>
      <w:r>
        <w:rPr>
          <w:rFonts w:ascii="仿宋" w:hAnsi="仿宋" w:eastAsia="仿宋"/>
          <w:color w:val="000000"/>
          <w:kern w:val="0"/>
          <w:sz w:val="24"/>
          <w:szCs w:val="22"/>
        </w:rPr>
        <w:t>权限的系统管理员可维护</w:t>
      </w:r>
      <w:r>
        <w:rPr>
          <w:rFonts w:hint="eastAsia" w:ascii="仿宋" w:hAnsi="仿宋" w:eastAsia="仿宋"/>
          <w:color w:val="000000"/>
          <w:kern w:val="0"/>
          <w:sz w:val="24"/>
          <w:szCs w:val="22"/>
          <w:lang w:val="en-US" w:eastAsia="zh-CN"/>
        </w:rPr>
        <w:t>交易策略</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2</w:t>
      </w:r>
      <w:r>
        <w:rPr>
          <w:rFonts w:ascii="仿宋" w:hAnsi="仿宋" w:eastAsia="仿宋"/>
          <w:color w:val="000000"/>
          <w:kern w:val="0"/>
          <w:sz w:val="24"/>
          <w:szCs w:val="22"/>
        </w:rPr>
        <w:t>. 新增、编辑、删除等高风险操作应拆分为独立功能权限点控制，避免仅凭菜单权限即可执行全部维护动作。</w:t>
      </w:r>
    </w:p>
    <w:p>
      <w:pPr>
        <w:pStyle w:val="7"/>
        <w:numPr>
          <w:ilvl w:val="4"/>
          <w:numId w:val="14"/>
        </w:numPr>
        <w:spacing w:line="360" w:lineRule="auto"/>
        <w:ind w:left="1418" w:hanging="1418"/>
        <w:rPr>
          <w:rFonts w:ascii="仿宋" w:hAnsi="仿宋" w:eastAsia="仿宋"/>
          <w:color w:val="000000"/>
          <w:kern w:val="0"/>
          <w:sz w:val="24"/>
          <w:szCs w:val="22"/>
        </w:rPr>
      </w:pPr>
      <w:r>
        <w:rPr>
          <w:rFonts w:hint="eastAsia" w:ascii="仿宋" w:hAnsi="仿宋" w:eastAsia="仿宋"/>
          <w:i w:val="0"/>
          <w:iCs w:val="0"/>
          <w:lang w:eastAsia="en-US"/>
        </w:rPr>
        <w:t>输出</w:t>
      </w:r>
    </w:p>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无。</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hint="default" w:ascii="仿宋" w:hAnsi="仿宋" w:eastAsia="仿宋"/>
          <w:color w:val="000000"/>
          <w:kern w:val="0"/>
          <w:sz w:val="24"/>
          <w:szCs w:val="22"/>
          <w:lang w:val="en-US" w:eastAsia="zh-CN"/>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6"/>
        <w:numPr>
          <w:ilvl w:val="3"/>
          <w:numId w:val="14"/>
        </w:numPr>
        <w:spacing w:line="360" w:lineRule="auto"/>
        <w:ind w:left="1418" w:hanging="1418"/>
        <w:rPr>
          <w:rFonts w:ascii="仿宋" w:hAnsi="仿宋" w:eastAsia="仿宋"/>
        </w:rPr>
      </w:pPr>
      <w:r>
        <w:rPr>
          <w:rFonts w:hint="eastAsia" w:ascii="仿宋" w:hAnsi="仿宋" w:eastAsia="仿宋"/>
          <w:lang w:val="en-US" w:eastAsia="zh-CN"/>
        </w:rPr>
        <w:t>交易策略设置-条件设置</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与“交易策略设置-新增”页面点击“新建”后的“新建条件设置”功能相同</w:t>
      </w:r>
      <w:r>
        <w:rPr>
          <w:rFonts w:ascii="仿宋" w:hAnsi="仿宋" w:eastAsia="仿宋"/>
          <w:color w:val="000000"/>
          <w:kern w:val="0"/>
          <w:sz w:val="24"/>
          <w:szCs w:val="22"/>
        </w:rPr>
        <w:t>。</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200" w:line="276"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参考“交易策略设置-新增”章节的“新建条件设置”输入项</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lang w:eastAsia="en-US"/>
        </w:rPr>
        <w:t>（一）操作说明</w:t>
      </w:r>
    </w:p>
    <w:p>
      <w:pPr>
        <w:widowControl/>
        <w:spacing w:after="0" w:line="360" w:lineRule="auto"/>
        <w:jc w:val="left"/>
        <w:rPr>
          <w:rFonts w:hint="default"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无。</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无</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仅具备</w:t>
      </w:r>
      <w:r>
        <w:rPr>
          <w:rFonts w:hint="eastAsia" w:ascii="仿宋" w:hAnsi="仿宋" w:eastAsia="仿宋"/>
          <w:color w:val="000000"/>
          <w:kern w:val="0"/>
          <w:sz w:val="24"/>
          <w:szCs w:val="22"/>
          <w:lang w:val="en-US" w:eastAsia="zh-CN"/>
        </w:rPr>
        <w:t>交易策略设置</w:t>
      </w:r>
      <w:r>
        <w:rPr>
          <w:rFonts w:ascii="仿宋" w:hAnsi="仿宋" w:eastAsia="仿宋"/>
          <w:color w:val="000000"/>
          <w:kern w:val="0"/>
          <w:sz w:val="24"/>
          <w:szCs w:val="22"/>
        </w:rPr>
        <w:t>权限的系统管理员可维护</w:t>
      </w:r>
      <w:r>
        <w:rPr>
          <w:rFonts w:hint="eastAsia" w:ascii="仿宋" w:hAnsi="仿宋" w:eastAsia="仿宋"/>
          <w:color w:val="000000"/>
          <w:kern w:val="0"/>
          <w:sz w:val="24"/>
          <w:szCs w:val="22"/>
          <w:lang w:val="en-US" w:eastAsia="zh-CN"/>
        </w:rPr>
        <w:t>交易策略</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2</w:t>
      </w:r>
      <w:r>
        <w:rPr>
          <w:rFonts w:ascii="仿宋" w:hAnsi="仿宋" w:eastAsia="仿宋"/>
          <w:color w:val="000000"/>
          <w:kern w:val="0"/>
          <w:sz w:val="24"/>
          <w:szCs w:val="22"/>
        </w:rPr>
        <w:t>. 新增、编辑、删除等高风险操作应拆分为独立功能权限点控制，避免仅凭菜单权限即可执行全部维护动作。</w:t>
      </w:r>
    </w:p>
    <w:p>
      <w:pPr>
        <w:pStyle w:val="7"/>
        <w:numPr>
          <w:ilvl w:val="4"/>
          <w:numId w:val="14"/>
        </w:numPr>
        <w:spacing w:line="360" w:lineRule="auto"/>
        <w:ind w:left="1418" w:hanging="1418"/>
        <w:rPr>
          <w:rFonts w:ascii="仿宋" w:hAnsi="仿宋" w:eastAsia="仿宋"/>
          <w:color w:val="000000"/>
          <w:kern w:val="0"/>
          <w:sz w:val="24"/>
          <w:szCs w:val="22"/>
        </w:rPr>
      </w:pPr>
      <w:r>
        <w:rPr>
          <w:rFonts w:hint="eastAsia" w:ascii="仿宋" w:hAnsi="仿宋" w:eastAsia="仿宋"/>
          <w:i w:val="0"/>
          <w:iCs w:val="0"/>
          <w:lang w:eastAsia="en-US"/>
        </w:rPr>
        <w:t>输出</w:t>
      </w:r>
    </w:p>
    <w:p>
      <w:pPr>
        <w:widowControl/>
        <w:spacing w:after="0" w:line="360" w:lineRule="auto"/>
        <w:jc w:val="left"/>
        <w:rPr>
          <w:rFonts w:hint="eastAsia" w:ascii="仿宋" w:hAnsi="仿宋" w:eastAsia="仿宋"/>
          <w:color w:val="000000"/>
          <w:kern w:val="0"/>
          <w:sz w:val="24"/>
          <w:szCs w:val="22"/>
          <w:lang w:val="en-US" w:eastAsia="zh-CN"/>
        </w:rPr>
      </w:pPr>
      <w:r>
        <w:rPr>
          <w:rFonts w:hint="eastAsia" w:ascii="仿宋" w:hAnsi="仿宋" w:eastAsia="仿宋"/>
          <w:color w:val="000000"/>
          <w:kern w:val="0"/>
          <w:sz w:val="24"/>
          <w:szCs w:val="22"/>
          <w:lang w:val="en-US" w:eastAsia="zh-CN"/>
        </w:rPr>
        <w:t>无。</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hint="default" w:ascii="仿宋" w:hAnsi="仿宋" w:eastAsia="仿宋"/>
          <w:color w:val="000000"/>
          <w:kern w:val="0"/>
          <w:sz w:val="24"/>
          <w:szCs w:val="22"/>
          <w:lang w:val="en-US" w:eastAsia="zh-CN"/>
        </w:rPr>
      </w:pPr>
      <w:r>
        <w:rPr>
          <w:rFonts w:ascii="仿宋" w:hAnsi="仿宋" w:eastAsia="仿宋" w:cs="仿宋"/>
          <w:sz w:val="24"/>
        </w:rPr>
        <w:t>待提供</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14"/>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widowControl/>
        <w:spacing w:after="0" w:line="360" w:lineRule="auto"/>
        <w:jc w:val="left"/>
        <w:rPr>
          <w:rFonts w:ascii="仿宋" w:hAnsi="仿宋" w:eastAsia="仿宋"/>
          <w:color w:val="000000"/>
          <w:kern w:val="0"/>
          <w:sz w:val="24"/>
          <w:szCs w:val="22"/>
          <w:lang w:eastAsia="en-US"/>
        </w:rPr>
      </w:pPr>
    </w:p>
    <w:p>
      <w:pPr>
        <w:pStyle w:val="3"/>
        <w:numPr>
          <w:ilvl w:val="0"/>
          <w:numId w:val="11"/>
        </w:numPr>
        <w:tabs>
          <w:tab w:val="left" w:pos="105"/>
          <w:tab w:val="left" w:pos="315"/>
        </w:tabs>
        <w:adjustRightInd w:val="0"/>
        <w:spacing w:before="0" w:line="360" w:lineRule="auto"/>
        <w:textAlignment w:val="baseline"/>
        <w:rPr>
          <w:sz w:val="32"/>
          <w:szCs w:val="32"/>
        </w:rPr>
      </w:pPr>
      <w:bookmarkStart w:id="117" w:name="_Toc233295871"/>
      <w:r>
        <w:rPr>
          <w:rFonts w:hint="eastAsia"/>
          <w:kern w:val="0"/>
          <w:sz w:val="32"/>
          <w:szCs w:val="32"/>
        </w:rPr>
        <w:t>移动端</w:t>
      </w:r>
      <w:r>
        <w:rPr>
          <w:rFonts w:hint="eastAsia"/>
          <w:sz w:val="32"/>
          <w:szCs w:val="32"/>
        </w:rPr>
        <w:t>（企微）功能需求</w:t>
      </w:r>
      <w:bookmarkEnd w:id="117"/>
    </w:p>
    <w:p>
      <w:pPr>
        <w:pStyle w:val="4"/>
        <w:numPr>
          <w:ilvl w:val="1"/>
          <w:numId w:val="44"/>
        </w:numPr>
        <w:spacing w:line="360" w:lineRule="auto"/>
        <w:rPr>
          <w:sz w:val="28"/>
          <w:szCs w:val="28"/>
        </w:rPr>
      </w:pPr>
      <w:bookmarkStart w:id="118" w:name="_Toc233295872"/>
      <w:r>
        <w:rPr>
          <w:rFonts w:hint="eastAsia"/>
        </w:rPr>
        <w:t>首页</w:t>
      </w:r>
      <w:bookmarkEnd w:id="118"/>
    </w:p>
    <w:p>
      <w:pPr>
        <w:jc w:val="center"/>
      </w:pPr>
      <w:r>
        <w:drawing>
          <wp:inline distT="0" distB="0" distL="0" distR="0">
            <wp:extent cx="1828800" cy="6068060"/>
            <wp:effectExtent l="0" t="0" r="0" b="2540"/>
            <wp:docPr id="2029971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71978" name="图片 1"/>
                    <pic:cNvPicPr>
                      <a:picLocks noChangeAspect="1"/>
                    </pic:cNvPicPr>
                  </pic:nvPicPr>
                  <pic:blipFill>
                    <a:blip r:embed="rId175"/>
                    <a:stretch>
                      <a:fillRect/>
                    </a:stretch>
                  </pic:blipFill>
                  <pic:spPr>
                    <a:xfrm>
                      <a:off x="0" y="0"/>
                      <a:ext cx="1838949" cy="6101922"/>
                    </a:xfrm>
                    <a:prstGeom prst="rect">
                      <a:avLst/>
                    </a:prstGeom>
                  </pic:spPr>
                </pic:pic>
              </a:graphicData>
            </a:graphic>
          </wp:inline>
        </w:drawing>
      </w:r>
    </w:p>
    <w:p>
      <w:pPr>
        <w:pStyle w:val="5"/>
        <w:numPr>
          <w:ilvl w:val="2"/>
          <w:numId w:val="45"/>
        </w:numPr>
        <w:spacing w:line="360" w:lineRule="auto"/>
      </w:pPr>
      <w:bookmarkStart w:id="119" w:name="_Toc233295873"/>
      <w:r>
        <w:rPr>
          <w:rFonts w:hint="eastAsia"/>
          <w:sz w:val="28"/>
          <w:szCs w:val="28"/>
        </w:rPr>
        <w:t>智能搜索</w:t>
      </w:r>
      <w:bookmarkEnd w:id="119"/>
    </w:p>
    <w:p>
      <w:pPr>
        <w:pStyle w:val="6"/>
        <w:numPr>
          <w:ilvl w:val="3"/>
          <w:numId w:val="45"/>
        </w:numPr>
        <w:spacing w:line="360" w:lineRule="auto"/>
        <w:rPr>
          <w:rFonts w:ascii="仿宋" w:hAnsi="仿宋" w:eastAsia="仿宋"/>
        </w:rPr>
      </w:pPr>
      <w:r>
        <w:rPr>
          <w:rFonts w:hint="eastAsia" w:ascii="仿宋" w:hAnsi="仿宋" w:eastAsia="仿宋"/>
          <w:lang w:eastAsia="en-US"/>
        </w:rPr>
        <w:t>功能描述</w:t>
      </w:r>
    </w:p>
    <w:p>
      <w:pPr>
        <w:spacing w:line="360" w:lineRule="auto"/>
        <w:rPr>
          <w:rFonts w:ascii="仿宋" w:hAnsi="仿宋" w:eastAsia="仿宋"/>
        </w:rPr>
      </w:pPr>
      <w:r>
        <w:rPr>
          <w:rFonts w:ascii="仿宋" w:hAnsi="仿宋" w:eastAsia="仿宋"/>
          <w:color w:val="000000"/>
          <w:sz w:val="24"/>
        </w:rPr>
        <w:t>支持用户通过</w:t>
      </w:r>
      <w:r>
        <w:rPr>
          <w:rFonts w:hint="eastAsia" w:ascii="仿宋" w:hAnsi="仿宋" w:eastAsia="仿宋"/>
          <w:color w:val="000000"/>
          <w:sz w:val="24"/>
        </w:rPr>
        <w:t>统一智能搜</w:t>
      </w:r>
      <w:r>
        <w:rPr>
          <w:rFonts w:ascii="仿宋" w:hAnsi="仿宋" w:eastAsia="仿宋"/>
          <w:color w:val="000000"/>
          <w:sz w:val="24"/>
        </w:rPr>
        <w:t>索入口快速检索权限范围内的客户信息，并</w:t>
      </w:r>
      <w:r>
        <w:rPr>
          <w:rFonts w:hint="eastAsia" w:ascii="仿宋" w:hAnsi="仿宋" w:eastAsia="仿宋"/>
          <w:color w:val="000000"/>
          <w:sz w:val="24"/>
        </w:rPr>
        <w:t>支持</w:t>
      </w:r>
      <w:r>
        <w:rPr>
          <w:rFonts w:ascii="仿宋" w:hAnsi="仿宋" w:eastAsia="仿宋"/>
          <w:color w:val="000000"/>
          <w:sz w:val="24"/>
        </w:rPr>
        <w:t>跳转</w:t>
      </w:r>
      <w:r>
        <w:rPr>
          <w:rFonts w:hint="eastAsia" w:ascii="仿宋" w:hAnsi="仿宋" w:eastAsia="仿宋"/>
          <w:color w:val="000000"/>
          <w:sz w:val="24"/>
        </w:rPr>
        <w:t>客户3</w:t>
      </w:r>
      <w:r>
        <w:rPr>
          <w:rFonts w:ascii="仿宋" w:hAnsi="仿宋" w:eastAsia="仿宋"/>
          <w:color w:val="000000"/>
          <w:sz w:val="24"/>
        </w:rPr>
        <w:t>60</w:t>
      </w:r>
      <w:r>
        <w:rPr>
          <w:rFonts w:hint="eastAsia" w:ascii="仿宋" w:hAnsi="仿宋" w:eastAsia="仿宋"/>
          <w:color w:val="000000"/>
          <w:sz w:val="24"/>
        </w:rPr>
        <w:t>视图</w:t>
      </w:r>
      <w:r>
        <w:rPr>
          <w:rFonts w:ascii="仿宋" w:hAnsi="仿宋" w:eastAsia="仿宋"/>
          <w:color w:val="000000"/>
          <w:sz w:val="24"/>
        </w:rPr>
        <w:t>，帮助用户提升客户查找访问效率</w:t>
      </w:r>
      <w:r>
        <w:rPr>
          <w:rFonts w:hint="eastAsia" w:ascii="仿宋" w:hAnsi="仿宋" w:eastAsia="仿宋"/>
          <w:color w:val="000000"/>
          <w:sz w:val="24"/>
        </w:rPr>
        <w:t>。</w:t>
      </w:r>
    </w:p>
    <w:p>
      <w:pPr>
        <w:pStyle w:val="6"/>
        <w:numPr>
          <w:ilvl w:val="3"/>
          <w:numId w:val="45"/>
        </w:numPr>
        <w:spacing w:line="360" w:lineRule="auto"/>
        <w:rPr>
          <w:rFonts w:ascii="仿宋" w:hAnsi="仿宋" w:eastAsia="仿宋"/>
        </w:rPr>
      </w:pPr>
      <w:r>
        <w:rPr>
          <w:rFonts w:hint="eastAsia" w:ascii="仿宋" w:hAnsi="仿宋" w:eastAsia="仿宋"/>
          <w:lang w:eastAsia="en-US"/>
        </w:rPr>
        <w:t>输入</w:t>
      </w:r>
    </w:p>
    <w:p>
      <w:pPr>
        <w:spacing w:line="360" w:lineRule="auto"/>
        <w:rPr>
          <w:rFonts w:ascii="仿宋" w:hAnsi="仿宋" w:eastAsia="仿宋"/>
        </w:rPr>
      </w:pPr>
      <w:r>
        <w:rPr>
          <w:rFonts w:ascii="仿宋" w:hAnsi="仿宋" w:eastAsia="仿宋"/>
          <w:color w:val="000000"/>
          <w:sz w:val="24"/>
        </w:rPr>
        <w:t>用户进入智能搜索入口后，系统默认进入客户搜索模式，并展示历史搜索记录。</w:t>
      </w:r>
    </w:p>
    <w:p>
      <w:pPr>
        <w:spacing w:line="360" w:lineRule="auto"/>
        <w:rPr>
          <w:rFonts w:ascii="仿宋" w:hAnsi="仿宋" w:eastAsia="仿宋"/>
        </w:rPr>
      </w:pPr>
      <w:r>
        <w:rPr>
          <w:rFonts w:ascii="仿宋" w:hAnsi="仿宋" w:eastAsia="仿宋"/>
          <w:color w:val="000000"/>
          <w:sz w:val="24"/>
        </w:rPr>
        <w:t>用户输入姓名、手机号或证件号等关键词后，系统返回符合条件的客户搜索结果。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搜索文本</w:t>
            </w:r>
          </w:p>
        </w:tc>
        <w:tc>
          <w:tcPr>
            <w:tcW w:w="2270" w:type="dxa"/>
          </w:tcPr>
          <w:p>
            <w:pPr>
              <w:spacing w:line="360" w:lineRule="auto"/>
              <w:rPr>
                <w:rFonts w:ascii="仿宋" w:hAnsi="仿宋" w:eastAsia="仿宋"/>
              </w:rPr>
            </w:pPr>
            <w:r>
              <w:rPr>
                <w:rFonts w:ascii="仿宋" w:hAnsi="仿宋" w:eastAsia="仿宋"/>
                <w:color w:val="000000"/>
                <w:sz w:val="24"/>
              </w:rPr>
              <w:t>非必输；支持模糊查询</w:t>
            </w:r>
          </w:p>
        </w:tc>
        <w:tc>
          <w:tcPr>
            <w:tcW w:w="2260" w:type="dxa"/>
          </w:tcPr>
          <w:p>
            <w:pPr>
              <w:spacing w:line="360" w:lineRule="auto"/>
              <w:rPr>
                <w:rFonts w:ascii="仿宋" w:hAnsi="仿宋" w:eastAsia="仿宋"/>
              </w:rPr>
            </w:pPr>
            <w:r>
              <w:rPr>
                <w:rFonts w:ascii="仿宋" w:hAnsi="仿宋" w:eastAsia="仿宋"/>
                <w:color w:val="000000"/>
                <w:sz w:val="24"/>
              </w:rPr>
              <w:t>文本</w:t>
            </w:r>
          </w:p>
        </w:tc>
        <w:tc>
          <w:tcPr>
            <w:tcW w:w="2270" w:type="dxa"/>
          </w:tcPr>
          <w:p>
            <w:pPr>
              <w:spacing w:line="360" w:lineRule="auto"/>
              <w:rPr>
                <w:rFonts w:ascii="仿宋" w:hAnsi="仿宋" w:eastAsia="仿宋"/>
              </w:rPr>
            </w:pPr>
            <w:r>
              <w:rPr>
                <w:rFonts w:ascii="仿宋" w:hAnsi="仿宋" w:eastAsia="仿宋"/>
                <w:color w:val="000000"/>
                <w:sz w:val="24"/>
              </w:rPr>
              <w:t>输入客户姓名、手机号、证件号等关键词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历史记录</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文本/按钮</w:t>
            </w:r>
          </w:p>
        </w:tc>
        <w:tc>
          <w:tcPr>
            <w:tcW w:w="2270" w:type="dxa"/>
          </w:tcPr>
          <w:p>
            <w:pPr>
              <w:spacing w:line="360" w:lineRule="auto"/>
              <w:rPr>
                <w:rFonts w:ascii="仿宋" w:hAnsi="仿宋" w:eastAsia="仿宋"/>
              </w:rPr>
            </w:pPr>
            <w:r>
              <w:rPr>
                <w:rFonts w:ascii="仿宋" w:hAnsi="仿宋" w:eastAsia="仿宋"/>
                <w:color w:val="000000"/>
                <w:sz w:val="24"/>
              </w:rPr>
              <w:t>点击历史记录后，按该关键词重新发起搜索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删除历史记录</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ascii="仿宋" w:hAnsi="仿宋" w:eastAsia="仿宋"/>
                <w:color w:val="000000"/>
                <w:sz w:val="24"/>
              </w:rPr>
              <w:t>删除单条历史记录</w:t>
            </w:r>
          </w:p>
        </w:tc>
      </w:tr>
    </w:tbl>
    <w:p>
      <w:pPr>
        <w:spacing w:line="360" w:lineRule="auto"/>
        <w:rPr>
          <w:rFonts w:ascii="仿宋" w:hAnsi="仿宋" w:eastAsia="仿宋"/>
        </w:rPr>
      </w:pPr>
    </w:p>
    <w:p>
      <w:pPr>
        <w:pStyle w:val="6"/>
        <w:numPr>
          <w:ilvl w:val="3"/>
          <w:numId w:val="45"/>
        </w:numPr>
        <w:spacing w:line="360" w:lineRule="auto"/>
        <w:rPr>
          <w:rFonts w:ascii="仿宋" w:hAnsi="仿宋" w:eastAsia="仿宋"/>
        </w:rPr>
      </w:pPr>
      <w:r>
        <w:rPr>
          <w:rFonts w:hint="eastAsia" w:ascii="仿宋" w:hAnsi="仿宋" w:eastAsia="仿宋"/>
          <w:lang w:eastAsia="en-US"/>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用户进入智能搜索入口后，系统默认展示客户搜索界面。</w:t>
      </w:r>
    </w:p>
    <w:p>
      <w:pPr>
        <w:spacing w:line="360" w:lineRule="auto"/>
        <w:rPr>
          <w:rFonts w:ascii="仿宋" w:hAnsi="仿宋" w:eastAsia="仿宋"/>
          <w:sz w:val="24"/>
          <w:szCs w:val="24"/>
        </w:rPr>
      </w:pPr>
      <w:r>
        <w:rPr>
          <w:rFonts w:hint="eastAsia" w:ascii="仿宋" w:hAnsi="仿宋" w:eastAsia="仿宋"/>
          <w:sz w:val="24"/>
          <w:szCs w:val="24"/>
        </w:rPr>
        <w:t>2. 若存在历史搜索记录，系统在当前页面展示最近搜索记录列表。</w:t>
      </w:r>
    </w:p>
    <w:p>
      <w:pPr>
        <w:spacing w:line="360" w:lineRule="auto"/>
        <w:rPr>
          <w:rFonts w:ascii="仿宋" w:hAnsi="仿宋" w:eastAsia="仿宋"/>
          <w:sz w:val="24"/>
          <w:szCs w:val="24"/>
        </w:rPr>
      </w:pPr>
      <w:r>
        <w:rPr>
          <w:rFonts w:hint="eastAsia" w:ascii="仿宋" w:hAnsi="仿宋" w:eastAsia="仿宋"/>
          <w:sz w:val="24"/>
          <w:szCs w:val="24"/>
        </w:rPr>
        <w:t>3. 用户输入客户姓名、手机号码或证件号码后，点击“搜索”，系统按关键词返回匹配的客户结果。</w:t>
      </w:r>
    </w:p>
    <w:p>
      <w:pPr>
        <w:spacing w:line="360" w:lineRule="auto"/>
        <w:rPr>
          <w:rFonts w:ascii="仿宋" w:hAnsi="仿宋" w:eastAsia="仿宋"/>
          <w:sz w:val="24"/>
          <w:szCs w:val="24"/>
        </w:rPr>
      </w:pPr>
      <w:r>
        <w:rPr>
          <w:rFonts w:hint="eastAsia" w:ascii="仿宋" w:hAnsi="仿宋" w:eastAsia="仿宋"/>
          <w:sz w:val="24"/>
          <w:szCs w:val="24"/>
        </w:rPr>
        <w:t>4. 用户点击某条客户搜索结果的客户名称，系统跳转至对应客户360视图。</w:t>
      </w:r>
    </w:p>
    <w:p>
      <w:pPr>
        <w:spacing w:line="360" w:lineRule="auto"/>
        <w:rPr>
          <w:rFonts w:ascii="仿宋" w:hAnsi="仿宋" w:eastAsia="仿宋"/>
          <w:sz w:val="24"/>
          <w:szCs w:val="24"/>
        </w:rPr>
      </w:pPr>
      <w:r>
        <w:rPr>
          <w:rFonts w:hint="eastAsia" w:ascii="仿宋" w:hAnsi="仿宋" w:eastAsia="仿宋"/>
          <w:sz w:val="24"/>
          <w:szCs w:val="24"/>
        </w:rPr>
        <w:t>5. 用户点击某条历史记录后，系统按该记录内容重新执行搜索。</w:t>
      </w:r>
    </w:p>
    <w:p>
      <w:pPr>
        <w:spacing w:line="360" w:lineRule="auto"/>
        <w:rPr>
          <w:rFonts w:ascii="仿宋" w:hAnsi="仿宋" w:eastAsia="仿宋"/>
          <w:sz w:val="24"/>
          <w:szCs w:val="24"/>
        </w:rPr>
      </w:pPr>
      <w:r>
        <w:rPr>
          <w:rFonts w:hint="eastAsia" w:ascii="仿宋" w:hAnsi="仿宋" w:eastAsia="仿宋"/>
          <w:sz w:val="24"/>
          <w:szCs w:val="24"/>
        </w:rPr>
        <w:t>6. 用户点击删除角标后，系统直接删除对应历史搜索记录。</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ind w:firstLine="420"/>
        <w:rPr>
          <w:rFonts w:ascii="仿宋" w:hAnsi="仿宋" w:eastAsia="仿宋"/>
          <w:sz w:val="24"/>
          <w:szCs w:val="24"/>
        </w:rPr>
      </w:pPr>
      <w:r>
        <w:rPr>
          <w:rFonts w:hint="eastAsia" w:ascii="仿宋" w:hAnsi="仿宋" w:eastAsia="仿宋"/>
          <w:sz w:val="24"/>
          <w:szCs w:val="24"/>
        </w:rPr>
        <w:t>同PC端</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ind w:firstLine="420"/>
        <w:rPr>
          <w:rFonts w:ascii="仿宋" w:hAnsi="仿宋" w:eastAsia="仿宋"/>
          <w:sz w:val="24"/>
          <w:szCs w:val="24"/>
        </w:rPr>
      </w:pPr>
      <w:r>
        <w:rPr>
          <w:rFonts w:hint="eastAsia" w:ascii="仿宋" w:hAnsi="仿宋" w:eastAsia="仿宋"/>
          <w:sz w:val="24"/>
          <w:szCs w:val="24"/>
        </w:rPr>
        <w:t>同PC端</w:t>
      </w:r>
    </w:p>
    <w:p>
      <w:pPr>
        <w:pStyle w:val="6"/>
        <w:numPr>
          <w:ilvl w:val="3"/>
          <w:numId w:val="45"/>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系统输出客户搜索</w:t>
      </w:r>
      <w:r>
        <w:rPr>
          <w:rFonts w:hint="eastAsia" w:ascii="仿宋" w:hAnsi="仿宋" w:eastAsia="仿宋"/>
          <w:color w:val="000000"/>
          <w:sz w:val="24"/>
        </w:rPr>
        <w:t>界面</w:t>
      </w:r>
      <w:r>
        <w:rPr>
          <w:rFonts w:ascii="仿宋" w:hAnsi="仿宋" w:eastAsia="仿宋"/>
          <w:color w:val="000000"/>
          <w:sz w:val="24"/>
        </w:rPr>
        <w:t>、历史搜索记录</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历史记录</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文本/按钮</w:t>
            </w:r>
          </w:p>
        </w:tc>
        <w:tc>
          <w:tcPr>
            <w:tcW w:w="2270" w:type="dxa"/>
          </w:tcPr>
          <w:p>
            <w:pPr>
              <w:spacing w:line="360" w:lineRule="auto"/>
              <w:rPr>
                <w:rFonts w:ascii="仿宋" w:hAnsi="仿宋" w:eastAsia="仿宋"/>
              </w:rPr>
            </w:pPr>
            <w:r>
              <w:rPr>
                <w:rFonts w:ascii="仿宋" w:hAnsi="仿宋" w:eastAsia="仿宋"/>
                <w:color w:val="000000"/>
                <w:sz w:val="24"/>
              </w:rPr>
              <w:t>点击历史记录后，按该关键词重新发起搜索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删除历史记录</w:t>
            </w:r>
          </w:p>
        </w:tc>
        <w:tc>
          <w:tcPr>
            <w:tcW w:w="2270" w:type="dxa"/>
          </w:tcPr>
          <w:p>
            <w:pPr>
              <w:spacing w:line="360" w:lineRule="auto"/>
              <w:rPr>
                <w:rFonts w:ascii="仿宋" w:hAnsi="仿宋" w:eastAsia="仿宋"/>
              </w:rPr>
            </w:pPr>
            <w:r>
              <w:rPr>
                <w:rFonts w:ascii="仿宋" w:hAnsi="仿宋" w:eastAsia="仿宋"/>
                <w:color w:val="000000"/>
                <w:sz w:val="24"/>
              </w:rPr>
              <w:t>点击触发</w:t>
            </w:r>
          </w:p>
        </w:tc>
        <w:tc>
          <w:tcPr>
            <w:tcW w:w="2260" w:type="dxa"/>
          </w:tcPr>
          <w:p>
            <w:pPr>
              <w:spacing w:line="360" w:lineRule="auto"/>
              <w:rPr>
                <w:rFonts w:ascii="仿宋" w:hAnsi="仿宋" w:eastAsia="仿宋"/>
              </w:rPr>
            </w:pPr>
            <w:r>
              <w:rPr>
                <w:rFonts w:ascii="仿宋" w:hAnsi="仿宋" w:eastAsia="仿宋"/>
                <w:color w:val="000000"/>
                <w:sz w:val="24"/>
              </w:rPr>
              <w:t>按钮</w:t>
            </w:r>
          </w:p>
        </w:tc>
        <w:tc>
          <w:tcPr>
            <w:tcW w:w="2270" w:type="dxa"/>
          </w:tcPr>
          <w:p>
            <w:pPr>
              <w:spacing w:line="360" w:lineRule="auto"/>
              <w:rPr>
                <w:rFonts w:ascii="仿宋" w:hAnsi="仿宋" w:eastAsia="仿宋"/>
              </w:rPr>
            </w:pPr>
            <w:r>
              <w:rPr>
                <w:rFonts w:ascii="仿宋" w:hAnsi="仿宋" w:eastAsia="仿宋"/>
                <w:color w:val="000000"/>
                <w:sz w:val="24"/>
              </w:rPr>
              <w:t>删除单条历史记录</w:t>
            </w:r>
          </w:p>
        </w:tc>
      </w:tr>
    </w:tbl>
    <w:p>
      <w:pPr>
        <w:spacing w:line="360" w:lineRule="auto"/>
        <w:rPr>
          <w:rFonts w:ascii="仿宋" w:hAnsi="仿宋" w:eastAsia="仿宋"/>
          <w:color w:val="000000"/>
          <w:sz w:val="24"/>
        </w:rPr>
      </w:pPr>
    </w:p>
    <w:p>
      <w:pPr>
        <w:spacing w:line="360" w:lineRule="auto"/>
        <w:rPr>
          <w:rFonts w:ascii="仿宋" w:hAnsi="仿宋" w:eastAsia="仿宋"/>
        </w:rPr>
      </w:pPr>
      <w:r>
        <w:rPr>
          <w:rFonts w:ascii="仿宋" w:hAnsi="仿宋" w:eastAsia="仿宋"/>
          <w:color w:val="000000"/>
          <w:sz w:val="24"/>
        </w:rPr>
        <w:t>系统输出客户搜索结果及对应跳转结果。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3"/>
        <w:gridCol w:w="2376"/>
        <w:gridCol w:w="2223"/>
        <w:gridCol w:w="2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76"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2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3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rPr>
            </w:pPr>
            <w:r>
              <w:rPr>
                <w:rFonts w:ascii="仿宋" w:hAnsi="仿宋" w:eastAsia="仿宋"/>
                <w:color w:val="000000"/>
                <w:sz w:val="24"/>
              </w:rPr>
              <w:t>客户姓名</w:t>
            </w:r>
          </w:p>
        </w:tc>
        <w:tc>
          <w:tcPr>
            <w:tcW w:w="2376" w:type="dxa"/>
          </w:tcPr>
          <w:p>
            <w:pPr>
              <w:spacing w:line="360" w:lineRule="auto"/>
              <w:rPr>
                <w:rFonts w:ascii="仿宋" w:hAnsi="仿宋" w:eastAsia="仿宋"/>
              </w:rPr>
            </w:pPr>
            <w:r>
              <w:rPr>
                <w:rFonts w:ascii="仿宋" w:hAnsi="仿宋" w:eastAsia="仿宋"/>
                <w:color w:val="000000"/>
                <w:sz w:val="24"/>
              </w:rPr>
              <w:t>反显</w:t>
            </w:r>
          </w:p>
        </w:tc>
        <w:tc>
          <w:tcPr>
            <w:tcW w:w="2223" w:type="dxa"/>
          </w:tcPr>
          <w:p>
            <w:pPr>
              <w:spacing w:line="360" w:lineRule="auto"/>
              <w:rPr>
                <w:rFonts w:ascii="仿宋" w:hAnsi="仿宋" w:eastAsia="仿宋"/>
              </w:rPr>
            </w:pPr>
            <w:r>
              <w:rPr>
                <w:rFonts w:ascii="仿宋" w:hAnsi="仿宋" w:eastAsia="仿宋"/>
                <w:color w:val="000000"/>
                <w:sz w:val="24"/>
              </w:rPr>
              <w:t>文本</w:t>
            </w:r>
          </w:p>
        </w:tc>
        <w:tc>
          <w:tcPr>
            <w:tcW w:w="2238" w:type="dxa"/>
          </w:tcPr>
          <w:p>
            <w:pPr>
              <w:spacing w:line="360" w:lineRule="auto"/>
              <w:rPr>
                <w:rFonts w:ascii="仿宋" w:hAnsi="仿宋" w:eastAsia="仿宋"/>
              </w:rPr>
            </w:pPr>
            <w:r>
              <w:rPr>
                <w:rFonts w:ascii="仿宋" w:hAnsi="仿宋" w:eastAsia="仿宋"/>
                <w:color w:val="000000"/>
                <w:sz w:val="24"/>
              </w:rPr>
              <w:t>展示搜索结果中的客户姓名</w:t>
            </w:r>
            <w:r>
              <w:rPr>
                <w:rFonts w:hint="eastAsia" w:ascii="仿宋" w:hAnsi="仿宋" w:eastAsia="仿宋"/>
                <w:color w:val="000000"/>
                <w:sz w:val="24"/>
              </w:rPr>
              <w:t>，支持跳转至客户3</w:t>
            </w:r>
            <w:r>
              <w:rPr>
                <w:rFonts w:ascii="仿宋" w:hAnsi="仿宋" w:eastAsia="仿宋"/>
                <w:color w:val="000000"/>
                <w:sz w:val="24"/>
              </w:rPr>
              <w:t>60</w:t>
            </w:r>
            <w:r>
              <w:rPr>
                <w:rFonts w:hint="eastAsia" w:ascii="仿宋" w:hAnsi="仿宋" w:eastAsia="仿宋"/>
                <w:color w:val="000000"/>
                <w:sz w:val="24"/>
              </w:rPr>
              <w:t>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rPr>
            </w:pPr>
            <w:r>
              <w:rPr>
                <w:rFonts w:ascii="仿宋" w:hAnsi="仿宋" w:eastAsia="仿宋"/>
                <w:color w:val="000000"/>
                <w:sz w:val="24"/>
              </w:rPr>
              <w:t>手机号码</w:t>
            </w:r>
          </w:p>
        </w:tc>
        <w:tc>
          <w:tcPr>
            <w:tcW w:w="2376" w:type="dxa"/>
          </w:tcPr>
          <w:p>
            <w:pPr>
              <w:spacing w:line="360" w:lineRule="auto"/>
              <w:rPr>
                <w:rFonts w:ascii="仿宋" w:hAnsi="仿宋" w:eastAsia="仿宋"/>
              </w:rPr>
            </w:pPr>
            <w:r>
              <w:rPr>
                <w:rFonts w:ascii="仿宋" w:hAnsi="仿宋" w:eastAsia="仿宋"/>
                <w:color w:val="000000"/>
                <w:sz w:val="24"/>
              </w:rPr>
              <w:t>反显、脱敏展示，如 138****1234</w:t>
            </w:r>
          </w:p>
        </w:tc>
        <w:tc>
          <w:tcPr>
            <w:tcW w:w="2223" w:type="dxa"/>
          </w:tcPr>
          <w:p>
            <w:pPr>
              <w:spacing w:line="360" w:lineRule="auto"/>
              <w:rPr>
                <w:rFonts w:ascii="仿宋" w:hAnsi="仿宋" w:eastAsia="仿宋"/>
              </w:rPr>
            </w:pPr>
            <w:r>
              <w:rPr>
                <w:rFonts w:ascii="仿宋" w:hAnsi="仿宋" w:eastAsia="仿宋"/>
                <w:color w:val="000000"/>
                <w:sz w:val="24"/>
              </w:rPr>
              <w:t>文本</w:t>
            </w:r>
          </w:p>
        </w:tc>
        <w:tc>
          <w:tcPr>
            <w:tcW w:w="2238" w:type="dxa"/>
          </w:tcPr>
          <w:p>
            <w:pPr>
              <w:spacing w:line="360" w:lineRule="auto"/>
              <w:rPr>
                <w:rFonts w:ascii="仿宋" w:hAnsi="仿宋" w:eastAsia="仿宋"/>
              </w:rPr>
            </w:pPr>
            <w:r>
              <w:rPr>
                <w:rFonts w:ascii="仿宋" w:hAnsi="仿宋" w:eastAsia="仿宋"/>
                <w:color w:val="000000"/>
                <w:sz w:val="24"/>
              </w:rPr>
              <w:t>展示客户手机号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vAlign w:val="center"/>
          </w:tcPr>
          <w:p>
            <w:pPr>
              <w:spacing w:line="360" w:lineRule="auto"/>
              <w:rPr>
                <w:rFonts w:ascii="仿宋" w:hAnsi="仿宋" w:eastAsia="仿宋"/>
              </w:rPr>
            </w:pPr>
            <w:r>
              <w:rPr>
                <w:rFonts w:ascii="仿宋" w:hAnsi="仿宋" w:eastAsia="仿宋"/>
                <w:sz w:val="24"/>
                <w:szCs w:val="24"/>
              </w:rPr>
              <w:t>证件号码</w:t>
            </w:r>
          </w:p>
        </w:tc>
        <w:tc>
          <w:tcPr>
            <w:tcW w:w="2376" w:type="dxa"/>
            <w:vAlign w:val="center"/>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w:t>
            </w:r>
            <w:r>
              <w:rPr>
                <w:rFonts w:ascii="仿宋" w:hAnsi="仿宋" w:eastAsia="仿宋"/>
                <w:sz w:val="24"/>
                <w:szCs w:val="24"/>
              </w:rPr>
              <w:t>脱敏显示，保留前6位和后4位，中间</w:t>
            </w:r>
            <w:r>
              <w:rPr>
                <w:rFonts w:hint="eastAsia" w:ascii="仿宋" w:hAnsi="仿宋" w:eastAsia="仿宋"/>
                <w:sz w:val="24"/>
                <w:szCs w:val="24"/>
              </w:rPr>
              <w:t>脱敏</w:t>
            </w:r>
            <w:r>
              <w:rPr>
                <w:rFonts w:ascii="仿宋" w:hAnsi="仿宋" w:eastAsia="仿宋"/>
                <w:sz w:val="24"/>
                <w:szCs w:val="24"/>
              </w:rPr>
              <w:t>如110101********1234</w:t>
            </w:r>
          </w:p>
        </w:tc>
        <w:tc>
          <w:tcPr>
            <w:tcW w:w="2223" w:type="dxa"/>
          </w:tcPr>
          <w:p>
            <w:pPr>
              <w:spacing w:line="360" w:lineRule="auto"/>
              <w:rPr>
                <w:rFonts w:ascii="仿宋" w:hAnsi="仿宋" w:eastAsia="仿宋"/>
              </w:rPr>
            </w:pPr>
            <w:r>
              <w:rPr>
                <w:rFonts w:ascii="仿宋" w:hAnsi="仿宋" w:eastAsia="仿宋"/>
                <w:color w:val="000000"/>
                <w:sz w:val="24"/>
              </w:rPr>
              <w:t>文本</w:t>
            </w:r>
          </w:p>
        </w:tc>
        <w:tc>
          <w:tcPr>
            <w:tcW w:w="2238" w:type="dxa"/>
          </w:tcPr>
          <w:p>
            <w:pPr>
              <w:spacing w:line="360" w:lineRule="auto"/>
              <w:rPr>
                <w:rFonts w:ascii="仿宋" w:hAnsi="仿宋" w:eastAsia="仿宋"/>
              </w:rPr>
            </w:pPr>
            <w:r>
              <w:rPr>
                <w:rFonts w:ascii="仿宋" w:hAnsi="仿宋" w:eastAsia="仿宋"/>
                <w:color w:val="000000"/>
                <w:sz w:val="24"/>
              </w:rPr>
              <w:t>展示客户证件号码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rPr>
            </w:pPr>
            <w:r>
              <w:rPr>
                <w:rFonts w:hint="eastAsia" w:ascii="仿宋" w:hAnsi="仿宋" w:eastAsia="仿宋"/>
                <w:sz w:val="24"/>
                <w:szCs w:val="24"/>
              </w:rPr>
              <w:t>客户等级</w:t>
            </w:r>
          </w:p>
        </w:tc>
        <w:tc>
          <w:tcPr>
            <w:tcW w:w="2376"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23"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38" w:type="dxa"/>
          </w:tcPr>
          <w:p>
            <w:pPr>
              <w:spacing w:line="360" w:lineRule="auto"/>
              <w:rPr>
                <w:rFonts w:ascii="仿宋" w:hAnsi="仿宋" w:eastAsia="仿宋"/>
              </w:rPr>
            </w:pPr>
            <w:r>
              <w:rPr>
                <w:rFonts w:hint="eastAsia" w:ascii="仿宋" w:hAnsi="仿宋" w:eastAsia="仿宋"/>
                <w:sz w:val="24"/>
                <w:szCs w:val="24"/>
              </w:rPr>
              <w:t>客户等级枚举：睡眠户、</w:t>
            </w:r>
            <w:ins w:id="1905" w:author="wanao" w:date="2026-07-08T11:14:28Z">
              <w:r>
                <w:rPr>
                  <w:rFonts w:hint="eastAsia" w:ascii="仿宋" w:hAnsi="仿宋" w:eastAsia="仿宋"/>
                  <w:sz w:val="24"/>
                  <w:szCs w:val="24"/>
                  <w:lang w:val="en-US" w:eastAsia="zh-CN"/>
                </w:rPr>
                <w:t>大众、潜力、优质、财富1、财富2、贵宾、私行</w:t>
              </w:r>
            </w:ins>
            <w:del w:id="1906" w:author="wanao" w:date="2026-07-08T11:14:28Z">
              <w:r>
                <w:rPr>
                  <w:rFonts w:hint="eastAsia" w:ascii="仿宋" w:hAnsi="仿宋" w:eastAsia="仿宋"/>
                  <w:sz w:val="24"/>
                  <w:szCs w:val="24"/>
                </w:rPr>
                <w:delText>一级、……、十级</w:delText>
              </w:r>
            </w:del>
          </w:p>
        </w:tc>
      </w:tr>
    </w:tbl>
    <w:p>
      <w:pPr>
        <w:spacing w:line="360" w:lineRule="auto"/>
        <w:rPr>
          <w:rFonts w:ascii="仿宋" w:hAnsi="仿宋" w:eastAsia="仿宋"/>
        </w:rPr>
      </w:pPr>
    </w:p>
    <w:p>
      <w:pPr>
        <w:pStyle w:val="6"/>
        <w:numPr>
          <w:ilvl w:val="3"/>
          <w:numId w:val="45"/>
        </w:numPr>
        <w:spacing w:line="360" w:lineRule="auto"/>
        <w:rPr>
          <w:rFonts w:ascii="仿宋" w:hAnsi="仿宋" w:eastAsia="仿宋"/>
        </w:rPr>
      </w:pPr>
      <w:r>
        <w:rPr>
          <w:rFonts w:hint="eastAsia" w:ascii="仿宋" w:hAnsi="仿宋" w:eastAsia="仿宋"/>
          <w:lang w:eastAsia="en-US"/>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45"/>
        </w:numPr>
        <w:spacing w:line="360" w:lineRule="auto"/>
        <w:rPr>
          <w:rFonts w:ascii="仿宋" w:hAnsi="仿宋" w:eastAsia="仿宋"/>
        </w:rPr>
      </w:pPr>
      <w:r>
        <w:rPr>
          <w:rFonts w:hint="eastAsia" w:ascii="仿宋" w:hAnsi="仿宋" w:eastAsia="仿宋"/>
          <w:lang w:eastAsia="en-US"/>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45"/>
        </w:numPr>
        <w:spacing w:line="360" w:lineRule="auto"/>
        <w:rPr>
          <w:rFonts w:ascii="仿宋" w:hAnsi="仿宋" w:eastAsia="仿宋"/>
          <w:i/>
          <w:iCs/>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5"/>
        <w:numPr>
          <w:ilvl w:val="2"/>
          <w:numId w:val="45"/>
        </w:numPr>
        <w:spacing w:line="360" w:lineRule="auto"/>
        <w:ind w:left="993" w:hanging="993"/>
      </w:pPr>
      <w:bookmarkStart w:id="120" w:name="_Toc233295874"/>
      <w:r>
        <w:rPr>
          <w:rFonts w:hint="eastAsia"/>
        </w:rPr>
        <w:t>消息</w:t>
      </w:r>
      <w:bookmarkEnd w:id="120"/>
    </w:p>
    <w:p>
      <w:pPr>
        <w:pStyle w:val="6"/>
        <w:numPr>
          <w:ilvl w:val="3"/>
          <w:numId w:val="45"/>
        </w:numPr>
        <w:spacing w:line="360" w:lineRule="auto"/>
        <w:rPr>
          <w:rFonts w:ascii="仿宋" w:hAnsi="仿宋" w:eastAsia="仿宋"/>
        </w:rPr>
      </w:pPr>
      <w:r>
        <w:rPr>
          <w:rFonts w:hint="eastAsia" w:ascii="仿宋" w:hAnsi="仿宋" w:eastAsia="仿宋"/>
        </w:rPr>
        <w:t>我的申请</w:t>
      </w:r>
    </w:p>
    <w:p>
      <w:pPr>
        <w:pStyle w:val="7"/>
        <w:numPr>
          <w:ilvl w:val="4"/>
          <w:numId w:val="45"/>
        </w:numPr>
        <w:spacing w:line="360" w:lineRule="auto"/>
        <w:ind w:left="1418" w:hanging="1418"/>
        <w:rPr>
          <w:rFonts w:ascii="仿宋" w:hAnsi="仿宋" w:eastAsia="仿宋"/>
          <w:i w:val="0"/>
          <w:iCs w:val="0"/>
        </w:rPr>
      </w:pPr>
      <w:r>
        <w:rPr>
          <w:rFonts w:hint="eastAsia" w:ascii="仿宋" w:hAnsi="仿宋" w:eastAsia="仿宋"/>
          <w:i w:val="0"/>
          <w:iCs w:val="0"/>
        </w:rPr>
        <w:t>我的申请-列表</w:t>
      </w:r>
    </w:p>
    <w:p>
      <w:pPr>
        <w:pStyle w:val="8"/>
        <w:numPr>
          <w:ilvl w:val="5"/>
          <w:numId w:val="45"/>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color w:val="000000"/>
          <w:sz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集中查看本人发起的各类申请记录，按审批状态分类跟踪申请结果和流程进度，提升申请查询与跟进效率。</w:t>
      </w:r>
    </w:p>
    <w:p>
      <w:pPr>
        <w:pStyle w:val="8"/>
        <w:numPr>
          <w:ilvl w:val="5"/>
          <w:numId w:val="45"/>
        </w:numPr>
        <w:spacing w:line="360" w:lineRule="auto"/>
        <w:rPr>
          <w:rFonts w:ascii="仿宋" w:hAnsi="仿宋" w:eastAsia="仿宋"/>
        </w:rPr>
      </w:pPr>
      <w:r>
        <w:rPr>
          <w:rFonts w:hint="eastAsia" w:ascii="仿宋" w:hAnsi="仿宋" w:eastAsia="仿宋"/>
        </w:rPr>
        <w:t>输入</w:t>
      </w:r>
    </w:p>
    <w:p>
      <w:pPr>
        <w:spacing w:after="0" w:line="360" w:lineRule="auto"/>
        <w:rPr>
          <w:rFonts w:ascii="仿宋" w:hAnsi="仿宋" w:eastAsia="仿宋"/>
          <w:color w:val="000000"/>
          <w:sz w:val="24"/>
        </w:rPr>
      </w:pPr>
      <w:r>
        <w:rPr>
          <w:rFonts w:ascii="仿宋" w:hAnsi="仿宋" w:eastAsia="仿宋"/>
          <w:color w:val="000000"/>
          <w:sz w:val="24"/>
        </w:rPr>
        <w:t>“审批中”“审批通过”“审批未通过”三个Tab页面，</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，三个</w:t>
      </w:r>
      <w:r>
        <w:rPr>
          <w:rFonts w:ascii="仿宋" w:hAnsi="仿宋" w:eastAsia="仿宋"/>
          <w:color w:val="000000"/>
          <w:sz w:val="24"/>
        </w:rPr>
        <w:t>Tab</w:t>
      </w:r>
      <w:r>
        <w:rPr>
          <w:rFonts w:hint="eastAsia" w:ascii="仿宋" w:hAnsi="仿宋" w:eastAsia="仿宋"/>
          <w:color w:val="000000"/>
          <w:sz w:val="24"/>
        </w:rPr>
        <w:t>页面查询条件一致，即</w:t>
      </w:r>
      <w:r>
        <w:rPr>
          <w:rFonts w:ascii="仿宋" w:hAnsi="仿宋" w:eastAsia="仿宋"/>
          <w:color w:val="000000"/>
          <w:sz w:val="24"/>
        </w:rPr>
        <w:t>申请类型、流程状态、申请时间。</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pPr>
            <w:r>
              <w:rPr>
                <w:rFonts w:ascii="仿宋" w:hAnsi="仿宋" w:eastAsia="仿宋"/>
                <w:color w:val="000000"/>
                <w:sz w:val="24"/>
              </w:rPr>
              <w:t>非必输</w:t>
            </w:r>
          </w:p>
        </w:tc>
        <w:tc>
          <w:tcPr>
            <w:tcW w:w="2340" w:type="dxa"/>
          </w:tcPr>
          <w:p>
            <w:pPr>
              <w:spacing w:after="0" w:line="360" w:lineRule="auto"/>
            </w:pPr>
            <w:r>
              <w:rPr>
                <w:rFonts w:ascii="仿宋" w:hAnsi="仿宋" w:eastAsia="仿宋"/>
                <w:color w:val="000000"/>
                <w:sz w:val="24"/>
              </w:rPr>
              <w:t>下拉框</w:t>
            </w:r>
          </w:p>
        </w:tc>
        <w:tc>
          <w:tcPr>
            <w:tcW w:w="2340" w:type="dxa"/>
          </w:tcPr>
          <w:p>
            <w:pPr>
              <w:spacing w:after="0" w:line="360" w:lineRule="auto"/>
            </w:pPr>
            <w:r>
              <w:rPr>
                <w:rFonts w:ascii="仿宋" w:hAnsi="仿宋" w:eastAsia="仿宋"/>
                <w:color w:val="000000"/>
                <w:sz w:val="24"/>
              </w:rPr>
              <w:t>下拉选择</w:t>
            </w:r>
            <w:r>
              <w:rPr>
                <w:rFonts w:hint="eastAsia"/>
                <w:color w:val="000000"/>
                <w:sz w:val="24"/>
              </w:rPr>
              <w:t>：</w:t>
            </w:r>
            <w:r>
              <w:rPr>
                <w:rFonts w:ascii="仿宋" w:hAnsi="仿宋" w:eastAsia="仿宋"/>
                <w:color w:val="000000"/>
                <w:sz w:val="24"/>
              </w:rPr>
              <w:t>选项为“全部”“客户移交”</w:t>
            </w:r>
            <w:r>
              <w:rPr>
                <w:rFonts w:hint="eastAsia" w:ascii="仿宋" w:hAnsi="仿宋" w:eastAsia="仿宋"/>
                <w:color w:val="000000"/>
                <w:sz w:val="24"/>
              </w:rPr>
              <w:t>“客户申领”</w:t>
            </w:r>
            <w:r>
              <w:rPr>
                <w:rFonts w:ascii="仿宋" w:hAnsi="仿宋" w:eastAsia="仿宋"/>
                <w:color w:val="000000"/>
                <w:sz w:val="24"/>
              </w:rPr>
              <w:t>“目标任务”“沙龙活动”“短信模板”</w:t>
            </w:r>
            <w:r>
              <w:rPr>
                <w:rFonts w:hint="eastAsia" w:ascii="仿宋" w:hAnsi="仿宋" w:eastAsia="仿宋"/>
                <w:color w:val="000000"/>
                <w:sz w:val="24"/>
                <w:lang w:eastAsia="zh-CN"/>
              </w:rPr>
              <w:t>“</w:t>
            </w:r>
            <w:r>
              <w:rPr>
                <w:rFonts w:hint="eastAsia" w:ascii="仿宋" w:hAnsi="仿宋" w:eastAsia="仿宋"/>
                <w:color w:val="000000"/>
                <w:sz w:val="24"/>
                <w:lang w:val="en-US" w:eastAsia="zh-CN"/>
              </w:rPr>
              <w:t>短信发送</w:t>
            </w:r>
            <w:r>
              <w:rPr>
                <w:rFonts w:hint="eastAsia" w:ascii="仿宋" w:hAnsi="仿宋" w:eastAsia="仿宋"/>
                <w:color w:val="000000"/>
                <w:sz w:val="24"/>
                <w:lang w:eastAsia="zh-CN"/>
              </w:rPr>
              <w:t>”</w:t>
            </w:r>
            <w:r>
              <w:rPr>
                <w:rFonts w:ascii="仿宋" w:hAnsi="仿宋" w:eastAsia="仿宋"/>
                <w:color w:val="000000"/>
                <w:sz w:val="24"/>
              </w:rPr>
              <w:t>；默认“全部”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pPr>
            <w:r>
              <w:rPr>
                <w:rFonts w:ascii="仿宋" w:hAnsi="仿宋" w:eastAsia="仿宋"/>
                <w:color w:val="000000"/>
                <w:sz w:val="24"/>
              </w:rPr>
              <w:t>非必输</w:t>
            </w:r>
          </w:p>
        </w:tc>
        <w:tc>
          <w:tcPr>
            <w:tcW w:w="2340" w:type="dxa"/>
          </w:tcPr>
          <w:p>
            <w:pPr>
              <w:spacing w:after="0" w:line="360" w:lineRule="auto"/>
            </w:pPr>
            <w:r>
              <w:rPr>
                <w:rFonts w:ascii="仿宋" w:hAnsi="仿宋" w:eastAsia="仿宋"/>
                <w:color w:val="000000"/>
                <w:sz w:val="24"/>
              </w:rPr>
              <w:t>下拉框</w:t>
            </w:r>
          </w:p>
        </w:tc>
        <w:tc>
          <w:tcPr>
            <w:tcW w:w="2340" w:type="dxa"/>
          </w:tcPr>
          <w:p>
            <w:pPr>
              <w:spacing w:after="0" w:line="360" w:lineRule="auto"/>
              <w:rPr>
                <w:rFonts w:eastAsia="仿宋"/>
              </w:rPr>
            </w:pPr>
            <w:r>
              <w:rPr>
                <w:rFonts w:ascii="仿宋" w:hAnsi="仿宋" w:eastAsia="仿宋"/>
                <w:color w:val="000000"/>
                <w:sz w:val="24"/>
              </w:rPr>
              <w:t>下拉选择</w:t>
            </w:r>
            <w:r>
              <w:rPr>
                <w:rFonts w:hint="eastAsia" w:ascii="仿宋" w:hAnsi="仿宋" w:eastAsia="仿宋"/>
                <w:color w:val="000000"/>
                <w:sz w:val="24"/>
              </w:rPr>
              <w:t>：</w:t>
            </w:r>
            <w:r>
              <w:rPr>
                <w:rFonts w:ascii="仿宋" w:hAnsi="仿宋" w:eastAsia="仿宋"/>
                <w:color w:val="000000"/>
                <w:sz w:val="24"/>
              </w:rPr>
              <w:t>选项为“正常”“异常”</w:t>
            </w:r>
            <w:r>
              <w:rPr>
                <w:rFonts w:hint="eastAsia" w:ascii="仿宋" w:hAnsi="仿宋" w:eastAsia="仿宋"/>
                <w:color w:val="000000"/>
                <w:sz w:val="24"/>
              </w:rPr>
              <w:t>，默认</w:t>
            </w:r>
            <w:r>
              <w:rPr>
                <w:rFonts w:ascii="仿宋" w:hAnsi="仿宋" w:eastAsia="仿宋"/>
                <w:color w:val="000000"/>
                <w:sz w:val="24"/>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ascii="仿宋" w:hAnsi="仿宋" w:eastAsia="仿宋"/>
                <w:color w:val="000000"/>
                <w:sz w:val="24"/>
              </w:rPr>
              <w:t>非必输；</w:t>
            </w:r>
            <w:r>
              <w:rPr>
                <w:rFonts w:hint="eastAsia" w:ascii="仿宋" w:hAnsi="仿宋" w:eastAsia="仿宋"/>
                <w:color w:val="000000"/>
                <w:sz w:val="24"/>
              </w:rPr>
              <w:t>选择日期区间，</w:t>
            </w:r>
            <w:r>
              <w:rPr>
                <w:rFonts w:ascii="仿宋" w:hAnsi="仿宋" w:eastAsia="仿宋"/>
                <w:color w:val="000000"/>
                <w:sz w:val="24"/>
              </w:rPr>
              <w:t>开始日期不得晚于结束日期</w:t>
            </w:r>
          </w:p>
        </w:tc>
        <w:tc>
          <w:tcPr>
            <w:tcW w:w="2340" w:type="dxa"/>
          </w:tcPr>
          <w:p>
            <w:pPr>
              <w:spacing w:after="0" w:line="360" w:lineRule="auto"/>
            </w:pPr>
            <w:r>
              <w:rPr>
                <w:rFonts w:ascii="仿宋" w:hAnsi="仿宋" w:eastAsia="仿宋"/>
                <w:color w:val="000000"/>
                <w:sz w:val="24"/>
              </w:rPr>
              <w:t>日期</w:t>
            </w:r>
          </w:p>
        </w:tc>
        <w:tc>
          <w:tcPr>
            <w:tcW w:w="2340" w:type="dxa"/>
          </w:tcPr>
          <w:p>
            <w:pPr>
              <w:spacing w:after="0" w:line="360" w:lineRule="auto"/>
              <w:rPr>
                <w:rFonts w:eastAsia="仿宋"/>
              </w:rPr>
            </w:pPr>
            <w:r>
              <w:rPr>
                <w:rFonts w:hint="eastAsia" w:ascii="仿宋" w:hAnsi="仿宋" w:eastAsia="仿宋"/>
                <w:color w:val="000000"/>
                <w:sz w:val="24"/>
              </w:rPr>
              <w:t>日期区间查询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hint="eastAsia" w:ascii="仿宋" w:hAnsi="仿宋" w:eastAsia="仿宋"/>
                <w:color w:val="000000"/>
                <w:sz w:val="24"/>
              </w:rPr>
              <w:t>查询</w:t>
            </w:r>
          </w:p>
        </w:tc>
        <w:tc>
          <w:tcPr>
            <w:tcW w:w="2340" w:type="dxa"/>
          </w:tcPr>
          <w:p>
            <w:pPr>
              <w:spacing w:after="0" w:line="360" w:lineRule="auto"/>
              <w:rPr>
                <w:rFonts w:eastAsia="仿宋"/>
              </w:rPr>
            </w:pPr>
            <w:r>
              <w:rPr>
                <w:rFonts w:hint="eastAsia"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点击后按当前输入条件返回列表结果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重置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点击后清空当前输入条件并</w:t>
            </w:r>
            <w:r>
              <w:rPr>
                <w:rFonts w:hint="eastAsia" w:ascii="仿宋" w:hAnsi="仿宋" w:eastAsia="仿宋"/>
                <w:color w:val="000000"/>
                <w:sz w:val="24"/>
              </w:rPr>
              <w:t>将列表</w:t>
            </w:r>
            <w:r>
              <w:rPr>
                <w:rFonts w:ascii="仿宋" w:hAnsi="仿宋" w:eastAsia="仿宋"/>
                <w:color w:val="000000"/>
                <w:sz w:val="24"/>
              </w:rPr>
              <w:t>恢复初始状态</w:t>
            </w:r>
          </w:p>
        </w:tc>
      </w:tr>
    </w:tbl>
    <w:p>
      <w:pPr>
        <w:spacing w:after="0" w:line="360" w:lineRule="auto"/>
      </w:pPr>
    </w:p>
    <w:p>
      <w:pPr>
        <w:pStyle w:val="8"/>
        <w:numPr>
          <w:ilvl w:val="5"/>
          <w:numId w:val="45"/>
        </w:numPr>
        <w:spacing w:line="360" w:lineRule="auto"/>
        <w:rPr>
          <w:rFonts w:ascii="仿宋" w:hAnsi="仿宋" w:eastAsia="仿宋"/>
        </w:rPr>
      </w:pPr>
      <w:r>
        <w:rPr>
          <w:rFonts w:hint="eastAsia" w:ascii="仿宋" w:hAnsi="仿宋" w:eastAsia="仿宋"/>
        </w:rPr>
        <w:t>处理</w:t>
      </w:r>
    </w:p>
    <w:p>
      <w:pPr>
        <w:spacing w:after="0" w:line="360" w:lineRule="auto"/>
      </w:pPr>
      <w:r>
        <w:rPr>
          <w:rFonts w:ascii="仿宋" w:hAnsi="仿宋" w:eastAsia="仿宋"/>
          <w:b/>
          <w:color w:val="000000"/>
          <w:sz w:val="24"/>
        </w:rPr>
        <w:t>（一）操作说明</w:t>
      </w:r>
    </w:p>
    <w:p>
      <w:pPr>
        <w:spacing w:after="0" w:line="360" w:lineRule="auto"/>
      </w:pPr>
      <w:r>
        <w:rPr>
          <w:rFonts w:ascii="仿宋" w:hAnsi="仿宋" w:eastAsia="仿宋"/>
          <w:color w:val="000000"/>
          <w:sz w:val="24"/>
        </w:rPr>
        <w:t xml:space="preserve">1. </w:t>
      </w:r>
      <w:r>
        <w:rPr>
          <w:rFonts w:hint="eastAsia" w:ascii="仿宋" w:hAnsi="仿宋" w:eastAsia="仿宋"/>
          <w:sz w:val="24"/>
          <w:szCs w:val="24"/>
        </w:rPr>
        <w:t>用户登录移动端后，在首页点击“我的申请”入口，进入“我的申请”列表页面</w:t>
      </w:r>
      <w:r>
        <w:rPr>
          <w:rFonts w:ascii="仿宋" w:hAnsi="仿宋" w:eastAsia="仿宋"/>
          <w:color w:val="000000"/>
          <w:sz w:val="24"/>
        </w:rPr>
        <w:t>，页面按“申请状态”分为“审批中”“审批通过”“审批未通过”三个Tab页面</w:t>
      </w:r>
      <w:r>
        <w:rPr>
          <w:rFonts w:hint="eastAsia"/>
          <w:color w:val="000000"/>
          <w:sz w:val="24"/>
        </w:rPr>
        <w:t>。</w:t>
      </w:r>
      <w:r>
        <w:rPr>
          <w:rFonts w:ascii="仿宋" w:hAnsi="仿宋" w:eastAsia="仿宋"/>
          <w:color w:val="000000"/>
          <w:sz w:val="24"/>
        </w:rPr>
        <w:t>系统默认展示“审批中”Tab列表。</w:t>
      </w:r>
    </w:p>
    <w:p>
      <w:pPr>
        <w:spacing w:after="0" w:line="360" w:lineRule="auto"/>
        <w:rPr>
          <w:rFonts w:ascii="仿宋" w:hAnsi="仿宋" w:eastAsia="仿宋"/>
          <w:sz w:val="24"/>
          <w:szCs w:val="24"/>
        </w:rPr>
      </w:pPr>
      <w:r>
        <w:rPr>
          <w:rFonts w:ascii="仿宋" w:hAnsi="仿宋" w:eastAsia="仿宋"/>
          <w:color w:val="000000"/>
          <w:sz w:val="24"/>
        </w:rPr>
        <w:t xml:space="preserve">2. </w:t>
      </w:r>
      <w:r>
        <w:rPr>
          <w:rFonts w:hint="eastAsia" w:ascii="仿宋" w:hAnsi="仿宋" w:eastAsia="仿宋"/>
          <w:color w:val="000000"/>
          <w:sz w:val="24"/>
        </w:rPr>
        <w:t>点击“筛选”按钮，</w:t>
      </w:r>
      <w:r>
        <w:rPr>
          <w:rFonts w:hint="eastAsia" w:ascii="仿宋" w:hAnsi="仿宋" w:eastAsia="仿宋"/>
          <w:sz w:val="24"/>
          <w:szCs w:val="24"/>
        </w:rPr>
        <w:t>系统打开筛选面板，筛选面板</w:t>
      </w:r>
      <w:r>
        <w:rPr>
          <w:rFonts w:ascii="仿宋" w:hAnsi="仿宋" w:eastAsia="仿宋"/>
          <w:color w:val="000000"/>
          <w:sz w:val="24"/>
        </w:rPr>
        <w:t>的操作按钮有：“查询”“重置”。</w:t>
      </w:r>
    </w:p>
    <w:p>
      <w:pPr>
        <w:spacing w:after="0" w:line="360" w:lineRule="auto"/>
        <w:rPr>
          <w:rFonts w:ascii="仿宋" w:hAnsi="仿宋" w:eastAsia="仿宋"/>
          <w:color w:val="000000"/>
          <w:sz w:val="24"/>
        </w:rPr>
      </w:pPr>
      <w:r>
        <w:rPr>
          <w:rFonts w:hint="eastAsia" w:ascii="仿宋" w:hAnsi="仿宋" w:eastAsia="仿宋"/>
          <w:sz w:val="24"/>
          <w:szCs w:val="24"/>
        </w:rPr>
        <w:t xml:space="preserve">2.1 </w:t>
      </w:r>
      <w:r>
        <w:rPr>
          <w:rFonts w:ascii="仿宋" w:hAnsi="仿宋" w:eastAsia="仿宋"/>
          <w:color w:val="000000"/>
          <w:sz w:val="24"/>
        </w:rPr>
        <w:t>点击“查询”，系统按当前输入条件返回符合条件的申请列表结果</w:t>
      </w:r>
      <w:r>
        <w:rPr>
          <w:rFonts w:hint="eastAsia" w:ascii="仿宋" w:hAnsi="仿宋" w:eastAsia="仿宋"/>
          <w:color w:val="000000"/>
          <w:sz w:val="24"/>
        </w:rPr>
        <w:t>。</w:t>
      </w:r>
    </w:p>
    <w:p>
      <w:pPr>
        <w:spacing w:after="0" w:line="360" w:lineRule="auto"/>
        <w:rPr>
          <w:rFonts w:ascii="仿宋" w:hAnsi="仿宋" w:eastAsia="仿宋"/>
          <w:color w:val="000000"/>
          <w:sz w:val="24"/>
        </w:rPr>
      </w:pPr>
      <w:r>
        <w:rPr>
          <w:rFonts w:hint="eastAsia" w:ascii="仿宋" w:hAnsi="仿宋" w:eastAsia="仿宋"/>
          <w:color w:val="000000"/>
          <w:sz w:val="24"/>
        </w:rPr>
        <w:t xml:space="preserve">2.2 </w:t>
      </w:r>
      <w:r>
        <w:rPr>
          <w:rFonts w:ascii="仿宋" w:hAnsi="仿宋" w:eastAsia="仿宋"/>
          <w:color w:val="000000"/>
          <w:sz w:val="24"/>
        </w:rPr>
        <w:t>点击“重置”，系统清空当前输入条件并恢复初始状态。</w:t>
      </w:r>
    </w:p>
    <w:p>
      <w:pPr>
        <w:spacing w:after="0" w:line="360" w:lineRule="auto"/>
        <w:rPr>
          <w:rFonts w:eastAsia="仿宋"/>
        </w:rPr>
      </w:pPr>
      <w:r>
        <w:rPr>
          <w:rFonts w:hint="eastAsia" w:ascii="仿宋" w:hAnsi="仿宋" w:eastAsia="仿宋"/>
          <w:color w:val="000000"/>
          <w:sz w:val="24"/>
        </w:rPr>
        <w:t xml:space="preserve">2.3 </w:t>
      </w:r>
      <w:r>
        <w:rPr>
          <w:rFonts w:ascii="仿宋" w:hAnsi="仿宋" w:eastAsia="仿宋"/>
          <w:color w:val="000000"/>
          <w:sz w:val="24"/>
        </w:rPr>
        <w:t>“审批中”“审批通过”“审批未通过”</w:t>
      </w:r>
      <w:r>
        <w:rPr>
          <w:rFonts w:hint="eastAsia" w:ascii="仿宋" w:hAnsi="仿宋" w:eastAsia="仿宋"/>
          <w:color w:val="000000"/>
          <w:sz w:val="24"/>
        </w:rPr>
        <w:t>列表页的数据分开查询。</w:t>
      </w:r>
    </w:p>
    <w:p>
      <w:pPr>
        <w:spacing w:after="0" w:line="360" w:lineRule="auto"/>
      </w:pPr>
      <w:r>
        <w:rPr>
          <w:rFonts w:ascii="仿宋" w:hAnsi="仿宋" w:eastAsia="仿宋"/>
          <w:color w:val="000000"/>
          <w:sz w:val="24"/>
        </w:rPr>
        <w:t xml:space="preserve">4. </w:t>
      </w:r>
      <w:r>
        <w:rPr>
          <w:rFonts w:hint="eastAsia" w:ascii="仿宋" w:hAnsi="仿宋" w:eastAsia="仿宋"/>
          <w:sz w:val="24"/>
          <w:szCs w:val="24"/>
        </w:rPr>
        <w:t>用户点击“我的申请”列表中的申请卡片，系统进入“申请详情”页面</w:t>
      </w:r>
      <w:r>
        <w:rPr>
          <w:rFonts w:ascii="仿宋" w:hAnsi="仿宋" w:eastAsia="仿宋"/>
          <w:color w:val="000000"/>
          <w:sz w:val="24"/>
        </w:rPr>
        <w:t>。</w:t>
      </w:r>
      <w:r>
        <w:rPr>
          <w:rFonts w:hint="eastAsia" w:ascii="仿宋" w:hAnsi="仿宋" w:eastAsia="仿宋"/>
          <w:color w:val="000000"/>
          <w:sz w:val="24"/>
        </w:rPr>
        <w:t>申请详情详见“我的申请-详情”章节</w:t>
      </w:r>
      <w:r>
        <w:rPr>
          <w:rFonts w:ascii="仿宋" w:hAnsi="仿宋" w:eastAsia="仿宋"/>
          <w:color w:val="000000"/>
          <w:sz w:val="24"/>
        </w:rPr>
        <w:t>。</w:t>
      </w:r>
    </w:p>
    <w:p>
      <w:pPr>
        <w:spacing w:after="0" w:line="360" w:lineRule="auto"/>
      </w:pPr>
      <w:r>
        <w:rPr>
          <w:rFonts w:ascii="仿宋" w:hAnsi="仿宋" w:eastAsia="仿宋"/>
          <w:b/>
          <w:color w:val="000000"/>
          <w:sz w:val="24"/>
        </w:rPr>
        <w:t>（二）规则与约束</w:t>
      </w:r>
    </w:p>
    <w:p>
      <w:pPr>
        <w:spacing w:after="0" w:line="360" w:lineRule="auto"/>
        <w:rPr>
          <w:rFonts w:ascii="仿宋" w:hAnsi="仿宋" w:eastAsia="仿宋"/>
          <w:color w:val="000000"/>
          <w:sz w:val="24"/>
        </w:rPr>
      </w:pPr>
      <w:r>
        <w:rPr>
          <w:rFonts w:hint="eastAsia" w:ascii="仿宋" w:hAnsi="仿宋" w:eastAsia="仿宋"/>
          <w:color w:val="000000"/>
          <w:sz w:val="24"/>
        </w:rPr>
        <w:t>1</w:t>
      </w:r>
      <w:r>
        <w:rPr>
          <w:rFonts w:ascii="仿宋" w:hAnsi="仿宋" w:eastAsia="仿宋"/>
          <w:color w:val="000000"/>
          <w:sz w:val="24"/>
        </w:rPr>
        <w:t>. “审批中”</w:t>
      </w:r>
      <w:r>
        <w:rPr>
          <w:rFonts w:hint="eastAsia" w:ascii="仿宋" w:hAnsi="仿宋" w:eastAsia="仿宋"/>
          <w:color w:val="000000"/>
          <w:sz w:val="24"/>
        </w:rPr>
        <w:t>列表展示</w:t>
      </w:r>
      <w:r>
        <w:rPr>
          <w:rFonts w:ascii="仿宋" w:hAnsi="仿宋" w:eastAsia="仿宋"/>
          <w:color w:val="000000"/>
          <w:sz w:val="24"/>
        </w:rPr>
        <w:t>申请提交后审批流程尚未结束</w:t>
      </w:r>
      <w:r>
        <w:rPr>
          <w:rFonts w:hint="eastAsia" w:ascii="仿宋" w:hAnsi="仿宋" w:eastAsia="仿宋"/>
          <w:color w:val="000000"/>
          <w:sz w:val="24"/>
        </w:rPr>
        <w:t>的数据</w:t>
      </w:r>
      <w:r>
        <w:rPr>
          <w:rFonts w:ascii="仿宋" w:hAnsi="仿宋" w:eastAsia="仿宋"/>
          <w:color w:val="000000"/>
          <w:sz w:val="24"/>
        </w:rPr>
        <w:t>；“审批通过”</w:t>
      </w:r>
      <w:r>
        <w:rPr>
          <w:rFonts w:hint="eastAsia" w:ascii="仿宋" w:hAnsi="仿宋" w:eastAsia="仿宋"/>
          <w:color w:val="000000"/>
          <w:sz w:val="24"/>
        </w:rPr>
        <w:t>列表展示</w:t>
      </w:r>
      <w:r>
        <w:rPr>
          <w:rFonts w:ascii="仿宋" w:hAnsi="仿宋" w:eastAsia="仿宋"/>
          <w:color w:val="000000"/>
          <w:sz w:val="24"/>
        </w:rPr>
        <w:t>审批流程已结束且全部节点均为“同意”</w:t>
      </w:r>
      <w:r>
        <w:rPr>
          <w:rFonts w:hint="eastAsia" w:ascii="仿宋" w:hAnsi="仿宋" w:eastAsia="仿宋"/>
          <w:color w:val="000000"/>
          <w:sz w:val="24"/>
        </w:rPr>
        <w:t>的数据</w:t>
      </w:r>
      <w:r>
        <w:rPr>
          <w:rFonts w:ascii="仿宋" w:hAnsi="仿宋" w:eastAsia="仿宋"/>
          <w:color w:val="000000"/>
          <w:sz w:val="24"/>
        </w:rPr>
        <w:t>；“审批未通过”</w:t>
      </w:r>
      <w:r>
        <w:rPr>
          <w:rFonts w:hint="eastAsia" w:ascii="仿宋" w:hAnsi="仿宋" w:eastAsia="仿宋"/>
          <w:color w:val="000000"/>
          <w:sz w:val="24"/>
        </w:rPr>
        <w:t>列表展示</w:t>
      </w:r>
      <w:r>
        <w:rPr>
          <w:rFonts w:ascii="仿宋" w:hAnsi="仿宋" w:eastAsia="仿宋"/>
          <w:color w:val="000000"/>
          <w:sz w:val="24"/>
        </w:rPr>
        <w:t>审批流程中任一审批节点为</w:t>
      </w:r>
      <w:r>
        <w:rPr>
          <w:rFonts w:hint="eastAsia" w:ascii="仿宋" w:hAnsi="仿宋" w:eastAsia="仿宋"/>
          <w:color w:val="000000"/>
          <w:sz w:val="24"/>
        </w:rPr>
        <w:t>“</w:t>
      </w:r>
      <w:r>
        <w:rPr>
          <w:rFonts w:ascii="仿宋" w:hAnsi="仿宋" w:eastAsia="仿宋"/>
          <w:color w:val="000000"/>
          <w:sz w:val="24"/>
        </w:rPr>
        <w:t>未通过</w:t>
      </w:r>
      <w:r>
        <w:rPr>
          <w:rFonts w:hint="eastAsia" w:ascii="仿宋" w:hAnsi="仿宋" w:eastAsia="仿宋"/>
          <w:color w:val="000000"/>
          <w:sz w:val="24"/>
        </w:rPr>
        <w:t>”的数据</w:t>
      </w:r>
      <w:r>
        <w:rPr>
          <w:rFonts w:ascii="仿宋" w:hAnsi="仿宋" w:eastAsia="仿宋"/>
          <w:color w:val="000000"/>
          <w:sz w:val="24"/>
        </w:rPr>
        <w:t>。</w:t>
      </w:r>
    </w:p>
    <w:p>
      <w:pPr>
        <w:spacing w:after="0" w:line="360" w:lineRule="auto"/>
        <w:rPr>
          <w:rFonts w:ascii="仿宋" w:hAnsi="仿宋" w:eastAsia="仿宋"/>
          <w:color w:val="000000"/>
          <w:sz w:val="24"/>
        </w:rPr>
      </w:pPr>
      <w:r>
        <w:rPr>
          <w:rFonts w:hint="eastAsia" w:ascii="仿宋" w:hAnsi="仿宋" w:eastAsia="仿宋"/>
          <w:color w:val="000000"/>
          <w:sz w:val="24"/>
        </w:rPr>
        <w:t>2</w:t>
      </w:r>
      <w:r>
        <w:rPr>
          <w:rFonts w:ascii="仿宋" w:hAnsi="仿宋" w:eastAsia="仿宋"/>
          <w:color w:val="000000"/>
          <w:sz w:val="24"/>
        </w:rPr>
        <w:t>. 申请</w:t>
      </w:r>
      <w:r>
        <w:rPr>
          <w:rFonts w:hint="eastAsia" w:ascii="仿宋" w:hAnsi="仿宋" w:eastAsia="仿宋"/>
          <w:color w:val="000000"/>
          <w:sz w:val="24"/>
        </w:rPr>
        <w:t>类型有：</w:t>
      </w:r>
      <w:r>
        <w:rPr>
          <w:rFonts w:ascii="仿宋" w:hAnsi="仿宋" w:eastAsia="仿宋"/>
          <w:color w:val="000000"/>
          <w:sz w:val="24"/>
        </w:rPr>
        <w:t>“客户移交”“客户申领”“目标任务”“沙龙活动”“短信模板”。</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sz w:val="24"/>
        </w:rPr>
        <w:t>3</w:t>
      </w:r>
      <w:r>
        <w:rPr>
          <w:rFonts w:ascii="仿宋" w:hAnsi="仿宋" w:eastAsia="仿宋"/>
          <w:color w:val="000000"/>
          <w:sz w:val="24"/>
        </w:rPr>
        <w:t xml:space="preserve">. </w:t>
      </w:r>
      <w:r>
        <w:rPr>
          <w:rFonts w:ascii="仿宋" w:hAnsi="仿宋" w:eastAsia="仿宋"/>
          <w:color w:val="000000" w:themeColor="text1"/>
          <w:sz w:val="24"/>
          <w14:textFill>
            <w14:solidFill>
              <w14:schemeClr w14:val="tx1"/>
            </w14:solidFill>
          </w14:textFill>
        </w:rPr>
        <w:t>“流程状态”取值为“正常”“异常”。系统处理审批流程中的数据错误并标记为异常的，流程状态显示“异常”，其他情况均显示“正常”。</w:t>
      </w:r>
    </w:p>
    <w:p>
      <w:pPr>
        <w:spacing w:after="0" w:line="360" w:lineRule="auto"/>
        <w:rPr>
          <w:rFonts w:ascii="仿宋" w:hAnsi="仿宋" w:eastAsia="仿宋"/>
          <w:color w:val="000000"/>
          <w:sz w:val="24"/>
        </w:rPr>
      </w:pPr>
      <w:r>
        <w:rPr>
          <w:rFonts w:hint="eastAsia" w:ascii="仿宋" w:hAnsi="仿宋" w:eastAsia="仿宋"/>
          <w:color w:val="000000"/>
          <w:sz w:val="24"/>
        </w:rPr>
        <w:t>4</w:t>
      </w:r>
      <w:r>
        <w:rPr>
          <w:rFonts w:ascii="仿宋" w:hAnsi="仿宋" w:eastAsia="仿宋"/>
          <w:color w:val="000000"/>
          <w:sz w:val="24"/>
        </w:rPr>
        <w:t>. 列表默认按“申请时间”倒序排序。</w:t>
      </w:r>
    </w:p>
    <w:p>
      <w:pPr>
        <w:spacing w:after="0" w:line="360" w:lineRule="auto"/>
        <w:rPr>
          <w:rFonts w:ascii="仿宋" w:hAnsi="仿宋" w:eastAsia="仿宋"/>
          <w:b/>
          <w:color w:val="000000"/>
          <w:sz w:val="24"/>
        </w:rPr>
      </w:pPr>
      <w:r>
        <w:rPr>
          <w:rFonts w:ascii="仿宋" w:hAnsi="仿宋" w:eastAsia="仿宋"/>
          <w:b/>
          <w:color w:val="000000"/>
          <w:sz w:val="24"/>
        </w:rPr>
        <w:t>（三）权限说明</w:t>
      </w:r>
    </w:p>
    <w:p>
      <w:pPr>
        <w:spacing w:after="0" w:line="360" w:lineRule="auto"/>
        <w:rPr>
          <w:rFonts w:ascii="仿宋" w:hAnsi="仿宋" w:eastAsia="仿宋"/>
          <w:color w:val="000000"/>
          <w:sz w:val="24"/>
        </w:rPr>
      </w:pPr>
      <w:r>
        <w:rPr>
          <w:rFonts w:ascii="仿宋" w:hAnsi="仿宋" w:eastAsia="仿宋"/>
          <w:color w:val="000000"/>
          <w:sz w:val="24"/>
        </w:rPr>
        <w:t>1. 菜单权限为业务岗、网点负责人、客户经理岗</w:t>
      </w:r>
      <w:r>
        <w:rPr>
          <w:rFonts w:hint="eastAsia" w:ascii="仿宋" w:hAnsi="仿宋" w:eastAsia="仿宋"/>
          <w:color w:val="000000"/>
          <w:sz w:val="24"/>
        </w:rPr>
        <w:t>可见</w:t>
      </w:r>
      <w:r>
        <w:rPr>
          <w:rFonts w:ascii="仿宋" w:hAnsi="仿宋" w:eastAsia="仿宋"/>
          <w:color w:val="000000"/>
          <w:sz w:val="24"/>
        </w:rPr>
        <w:t>。</w:t>
      </w:r>
    </w:p>
    <w:p>
      <w:pPr>
        <w:spacing w:after="0" w:line="360" w:lineRule="auto"/>
        <w:rPr>
          <w:rFonts w:ascii="仿宋" w:hAnsi="仿宋" w:eastAsia="仿宋"/>
          <w:color w:val="000000"/>
          <w:sz w:val="24"/>
        </w:rPr>
      </w:pPr>
      <w:r>
        <w:rPr>
          <w:rFonts w:hint="eastAsia" w:ascii="仿宋" w:hAnsi="仿宋" w:eastAsia="仿宋"/>
          <w:color w:val="000000"/>
          <w:sz w:val="24"/>
        </w:rPr>
        <w:t>2</w:t>
      </w:r>
      <w:r>
        <w:rPr>
          <w:rFonts w:ascii="仿宋" w:hAnsi="仿宋" w:eastAsia="仿宋"/>
          <w:color w:val="000000"/>
          <w:sz w:val="24"/>
        </w:rPr>
        <w:t>. 数据权限为：申请者仅可查看本人提交的申请数据；审批者</w:t>
      </w:r>
      <w:r>
        <w:rPr>
          <w:rFonts w:hint="eastAsia" w:ascii="仿宋" w:hAnsi="仿宋" w:eastAsia="仿宋"/>
          <w:color w:val="000000"/>
          <w:sz w:val="24"/>
        </w:rPr>
        <w:t>（即在审批节点上的用户）</w:t>
      </w:r>
      <w:r>
        <w:rPr>
          <w:rFonts w:ascii="仿宋" w:hAnsi="仿宋" w:eastAsia="仿宋"/>
          <w:color w:val="000000"/>
          <w:sz w:val="24"/>
        </w:rPr>
        <w:t>可查看所有申请者提交的申请数据。</w:t>
      </w:r>
    </w:p>
    <w:p>
      <w:pPr>
        <w:pStyle w:val="8"/>
        <w:numPr>
          <w:ilvl w:val="5"/>
          <w:numId w:val="45"/>
        </w:numPr>
        <w:spacing w:line="360" w:lineRule="auto"/>
        <w:rPr>
          <w:rFonts w:ascii="仿宋" w:hAnsi="仿宋" w:eastAsia="仿宋"/>
        </w:rPr>
      </w:pPr>
      <w:r>
        <w:rPr>
          <w:rFonts w:hint="eastAsia" w:ascii="仿宋" w:hAnsi="仿宋" w:eastAsia="仿宋"/>
        </w:rPr>
        <w:t>输出</w:t>
      </w:r>
    </w:p>
    <w:p>
      <w:pPr>
        <w:spacing w:after="0" w:line="360" w:lineRule="auto"/>
        <w:rPr>
          <w:rFonts w:ascii="仿宋" w:hAnsi="仿宋" w:eastAsia="仿宋"/>
          <w:color w:val="000000"/>
          <w:sz w:val="24"/>
        </w:rPr>
      </w:pPr>
      <w:r>
        <w:rPr>
          <w:rFonts w:hint="eastAsia" w:ascii="仿宋" w:hAnsi="仿宋" w:eastAsia="仿宋"/>
          <w:color w:val="000000"/>
          <w:sz w:val="24"/>
        </w:rPr>
        <w:t>“审批中”tab页：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rPr>
                <w:rFonts w:eastAsia="仿宋"/>
              </w:rPr>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按申请类型名称展示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rPr>
                <w:rFonts w:eastAsia="仿宋"/>
              </w:rPr>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rPr>
                <w:rFonts w:eastAsia="仿宋"/>
              </w:rPr>
            </w:pPr>
            <w:r>
              <w:rPr>
                <w:rFonts w:ascii="仿宋" w:hAnsi="仿宋" w:eastAsia="仿宋"/>
                <w:color w:val="000000"/>
                <w:sz w:val="24"/>
              </w:rPr>
              <w:t>时间格式</w:t>
            </w:r>
            <w:r>
              <w:rPr>
                <w:rFonts w:hint="eastAsia" w:ascii="仿宋" w:hAnsi="仿宋" w:eastAsia="仿宋"/>
                <w:color w:val="000000"/>
                <w:sz w:val="24"/>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申请原因</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themeColor="text1"/>
                <w:sz w:val="24"/>
                <w14:textFill>
                  <w14:solidFill>
                    <w14:schemeClr w14:val="tx1"/>
                  </w14:solidFill>
                </w14:textFill>
              </w:rPr>
              <w:t>展示申请提交</w:t>
            </w:r>
            <w:r>
              <w:rPr>
                <w:rFonts w:hint="eastAsia" w:ascii="仿宋" w:hAnsi="仿宋" w:eastAsia="仿宋"/>
                <w:color w:val="000000" w:themeColor="text1"/>
                <w:sz w:val="24"/>
                <w14:textFill>
                  <w14:solidFill>
                    <w14:schemeClr w14:val="tx1"/>
                  </w14:solidFill>
                </w14:textFill>
              </w:rPr>
              <w:t>时填写的申请原因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当前申请人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展示申请提交人，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展示“正常”或“异常”</w:t>
            </w:r>
          </w:p>
        </w:tc>
      </w:tr>
    </w:tbl>
    <w:p>
      <w:pPr>
        <w:spacing w:line="360" w:lineRule="auto"/>
      </w:pPr>
    </w:p>
    <w:p>
      <w:pPr>
        <w:spacing w:after="0" w:line="360" w:lineRule="auto"/>
        <w:rPr>
          <w:rFonts w:ascii="仿宋" w:hAnsi="仿宋" w:eastAsia="仿宋"/>
          <w:color w:val="000000"/>
          <w:sz w:val="24"/>
        </w:rPr>
      </w:pPr>
      <w:r>
        <w:rPr>
          <w:rFonts w:hint="eastAsia" w:ascii="仿宋" w:hAnsi="仿宋" w:eastAsia="仿宋"/>
          <w:color w:val="000000"/>
          <w:sz w:val="24"/>
        </w:rPr>
        <w:t>“审批通过”tab页：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按申请类型名称展示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审批通过时间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pPr>
            <w:r>
              <w:rPr>
                <w:rFonts w:ascii="仿宋" w:hAnsi="仿宋" w:eastAsia="仿宋"/>
                <w:color w:val="000000"/>
                <w:sz w:val="24"/>
              </w:rPr>
              <w:t>时间格式</w:t>
            </w:r>
            <w:r>
              <w:rPr>
                <w:rFonts w:hint="eastAsia" w:ascii="仿宋" w:hAnsi="仿宋" w:eastAsia="仿宋"/>
                <w:color w:val="000000"/>
                <w:sz w:val="24"/>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pPr>
            <w:r>
              <w:rPr>
                <w:rFonts w:ascii="仿宋" w:hAnsi="仿宋" w:eastAsia="仿宋"/>
                <w:color w:val="000000"/>
                <w:sz w:val="24"/>
              </w:rPr>
              <w:t>时间格式</w:t>
            </w:r>
            <w:r>
              <w:rPr>
                <w:rFonts w:hint="eastAsia" w:ascii="仿宋" w:hAnsi="仿宋" w:eastAsia="仿宋"/>
                <w:color w:val="000000"/>
                <w:sz w:val="24"/>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申请原因</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展示申请提交</w:t>
            </w:r>
            <w:r>
              <w:rPr>
                <w:rFonts w:hint="eastAsia" w:ascii="仿宋" w:hAnsi="仿宋" w:eastAsia="仿宋"/>
                <w:color w:val="000000"/>
                <w:sz w:val="24"/>
              </w:rPr>
              <w:t>时填写的申请原因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当前申请人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展示申请提交人，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展示“正常”或“异常”</w:t>
            </w:r>
          </w:p>
        </w:tc>
      </w:tr>
    </w:tbl>
    <w:p>
      <w:pPr>
        <w:spacing w:line="360" w:lineRule="auto"/>
      </w:pPr>
    </w:p>
    <w:p>
      <w:pPr>
        <w:spacing w:after="0" w:line="360" w:lineRule="auto"/>
        <w:rPr>
          <w:rFonts w:ascii="仿宋" w:hAnsi="仿宋" w:eastAsia="仿宋"/>
          <w:color w:val="000000"/>
          <w:sz w:val="24"/>
        </w:rPr>
      </w:pPr>
      <w:r>
        <w:rPr>
          <w:rFonts w:hint="eastAsia" w:ascii="仿宋" w:hAnsi="仿宋" w:eastAsia="仿宋"/>
          <w:color w:val="000000"/>
          <w:sz w:val="24"/>
        </w:rPr>
        <w:t>“审批未通过”tab页：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按申请类型名称展示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pPr>
            <w:r>
              <w:rPr>
                <w:rFonts w:ascii="仿宋" w:hAnsi="仿宋" w:eastAsia="仿宋"/>
                <w:color w:val="000000"/>
                <w:sz w:val="24"/>
              </w:rPr>
              <w:t>时间格式</w:t>
            </w:r>
            <w:r>
              <w:rPr>
                <w:rFonts w:hint="eastAsia" w:ascii="仿宋" w:hAnsi="仿宋" w:eastAsia="仿宋"/>
                <w:color w:val="000000"/>
                <w:sz w:val="24"/>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未通过时间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pPr>
            <w:r>
              <w:rPr>
                <w:rFonts w:ascii="仿宋" w:hAnsi="仿宋" w:eastAsia="仿宋"/>
                <w:color w:val="000000"/>
                <w:sz w:val="24"/>
              </w:rPr>
              <w:t>时间格式</w:t>
            </w:r>
            <w:r>
              <w:rPr>
                <w:rFonts w:hint="eastAsia" w:ascii="仿宋" w:hAnsi="仿宋" w:eastAsia="仿宋"/>
                <w:color w:val="000000"/>
                <w:sz w:val="24"/>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未通过原因</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按审批节点拒绝</w:t>
            </w:r>
            <w:r>
              <w:rPr>
                <w:rFonts w:hint="eastAsia" w:ascii="仿宋" w:hAnsi="仿宋" w:eastAsia="仿宋"/>
                <w:color w:val="000000"/>
                <w:sz w:val="24"/>
              </w:rPr>
              <w:t>时填写的“审批意见”</w:t>
            </w:r>
            <w:r>
              <w:rPr>
                <w:rFonts w:ascii="仿宋" w:hAnsi="仿宋" w:eastAsia="仿宋"/>
                <w:color w:val="000000"/>
                <w:sz w:val="24"/>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申请原因</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展示申请提交</w:t>
            </w:r>
            <w:r>
              <w:rPr>
                <w:rFonts w:hint="eastAsia" w:ascii="仿宋" w:hAnsi="仿宋" w:eastAsia="仿宋"/>
                <w:color w:val="000000"/>
                <w:sz w:val="24"/>
              </w:rPr>
              <w:t>时填写的申请原因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当前申请人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展示申请提交人，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展示“正常”或“异常”</w:t>
            </w:r>
          </w:p>
        </w:tc>
      </w:tr>
    </w:tbl>
    <w:p>
      <w:pPr>
        <w:spacing w:line="360" w:lineRule="auto"/>
      </w:pPr>
    </w:p>
    <w:p>
      <w:pPr>
        <w:pStyle w:val="8"/>
        <w:numPr>
          <w:ilvl w:val="5"/>
          <w:numId w:val="45"/>
        </w:numPr>
        <w:spacing w:line="360" w:lineRule="auto"/>
        <w:rPr>
          <w:rFonts w:ascii="仿宋" w:hAnsi="仿宋" w:eastAsia="仿宋"/>
        </w:rPr>
      </w:pPr>
      <w:r>
        <w:rPr>
          <w:rFonts w:hint="eastAsia" w:ascii="仿宋" w:hAnsi="仿宋" w:eastAsia="仿宋"/>
        </w:rPr>
        <w:t>输入输出的界面</w:t>
      </w:r>
    </w:p>
    <w:p>
      <w:pPr>
        <w:spacing w:after="0" w:line="360" w:lineRule="auto"/>
        <w:jc w:val="left"/>
      </w:pPr>
      <w:r>
        <w:rPr>
          <w:rFonts w:ascii="仿宋" w:hAnsi="仿宋" w:eastAsia="仿宋" w:cs="仿宋"/>
          <w:sz w:val="24"/>
        </w:rPr>
        <w:t>待提供</w:t>
      </w:r>
    </w:p>
    <w:p>
      <w:pPr>
        <w:pStyle w:val="8"/>
        <w:numPr>
          <w:ilvl w:val="5"/>
          <w:numId w:val="45"/>
        </w:numPr>
        <w:spacing w:line="360" w:lineRule="auto"/>
        <w:rPr>
          <w:rFonts w:ascii="仿宋" w:hAnsi="仿宋" w:eastAsia="仿宋"/>
        </w:rPr>
      </w:pPr>
      <w:r>
        <w:rPr>
          <w:rFonts w:hint="eastAsia" w:ascii="仿宋" w:hAnsi="仿宋" w:eastAsia="仿宋"/>
        </w:rPr>
        <w:t>核算处理</w:t>
      </w:r>
    </w:p>
    <w:p>
      <w:pPr>
        <w:spacing w:after="0" w:line="360" w:lineRule="auto"/>
      </w:pPr>
      <w:r>
        <w:rPr>
          <w:rFonts w:ascii="仿宋" w:hAnsi="仿宋" w:eastAsia="仿宋"/>
          <w:color w:val="000000"/>
          <w:sz w:val="24"/>
        </w:rPr>
        <w:t>不涉及。</w:t>
      </w:r>
    </w:p>
    <w:p>
      <w:pPr>
        <w:pStyle w:val="8"/>
        <w:numPr>
          <w:ilvl w:val="5"/>
          <w:numId w:val="45"/>
        </w:numPr>
        <w:spacing w:line="360" w:lineRule="auto"/>
        <w:rPr>
          <w:rFonts w:ascii="仿宋" w:hAnsi="仿宋" w:eastAsia="仿宋"/>
        </w:rPr>
      </w:pPr>
      <w:r>
        <w:rPr>
          <w:rFonts w:hint="eastAsia" w:ascii="仿宋" w:hAnsi="仿宋" w:eastAsia="仿宋"/>
        </w:rPr>
        <w:t>凭证/合同/协议打印</w:t>
      </w:r>
    </w:p>
    <w:p>
      <w:pPr>
        <w:spacing w:after="0" w:line="360" w:lineRule="auto"/>
      </w:pPr>
      <w:r>
        <w:rPr>
          <w:rFonts w:ascii="仿宋" w:hAnsi="仿宋" w:eastAsia="仿宋"/>
          <w:color w:val="000000"/>
          <w:sz w:val="24"/>
        </w:rPr>
        <w:t>不涉及。</w:t>
      </w:r>
    </w:p>
    <w:p>
      <w:pPr>
        <w:pStyle w:val="7"/>
        <w:numPr>
          <w:ilvl w:val="4"/>
          <w:numId w:val="45"/>
        </w:numPr>
        <w:spacing w:line="360" w:lineRule="auto"/>
        <w:ind w:left="1418" w:hanging="1418"/>
        <w:rPr>
          <w:rFonts w:ascii="仿宋" w:hAnsi="仿宋" w:eastAsia="仿宋"/>
          <w:i w:val="0"/>
          <w:iCs w:val="0"/>
        </w:rPr>
      </w:pPr>
      <w:r>
        <w:rPr>
          <w:rFonts w:hint="eastAsia" w:ascii="仿宋" w:hAnsi="仿宋" w:eastAsia="仿宋"/>
          <w:i w:val="0"/>
          <w:iCs w:val="0"/>
        </w:rPr>
        <w:t>我的申请-详情</w:t>
      </w:r>
    </w:p>
    <w:p>
      <w:pPr>
        <w:pStyle w:val="8"/>
        <w:numPr>
          <w:ilvl w:val="5"/>
          <w:numId w:val="45"/>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color w:val="000000"/>
          <w:sz w:val="24"/>
        </w:rPr>
      </w:pPr>
      <w:r>
        <w:rPr>
          <w:rFonts w:ascii="仿宋" w:hAnsi="仿宋" w:eastAsia="仿宋"/>
          <w:color w:val="000000"/>
          <w:sz w:val="24"/>
        </w:rPr>
        <w:t>支持用户查看单笔申请的</w:t>
      </w:r>
      <w:r>
        <w:rPr>
          <w:rFonts w:hint="eastAsia" w:ascii="仿宋" w:hAnsi="仿宋" w:eastAsia="仿宋"/>
          <w:color w:val="000000"/>
          <w:sz w:val="24"/>
        </w:rPr>
        <w:t>详情，即</w:t>
      </w:r>
      <w:r>
        <w:rPr>
          <w:rFonts w:ascii="仿宋" w:hAnsi="仿宋" w:eastAsia="仿宋"/>
          <w:color w:val="000000"/>
          <w:sz w:val="24"/>
        </w:rPr>
        <w:t>审批信息和审批流程，准确掌握申请内容</w:t>
      </w:r>
      <w:r>
        <w:rPr>
          <w:rFonts w:hint="eastAsia" w:ascii="仿宋" w:hAnsi="仿宋" w:eastAsia="仿宋"/>
          <w:color w:val="000000"/>
          <w:sz w:val="24"/>
        </w:rPr>
        <w:t>（即</w:t>
      </w:r>
      <w:r>
        <w:rPr>
          <w:rFonts w:ascii="仿宋" w:hAnsi="仿宋" w:eastAsia="仿宋"/>
          <w:color w:val="000000"/>
          <w:sz w:val="24"/>
        </w:rPr>
        <w:t>审批信息</w:t>
      </w:r>
      <w:r>
        <w:rPr>
          <w:rFonts w:hint="eastAsia" w:ascii="仿宋" w:hAnsi="仿宋" w:eastAsia="仿宋"/>
          <w:color w:val="000000"/>
          <w:sz w:val="24"/>
        </w:rPr>
        <w:t>）</w:t>
      </w:r>
      <w:r>
        <w:rPr>
          <w:rFonts w:ascii="仿宋" w:hAnsi="仿宋" w:eastAsia="仿宋"/>
          <w:color w:val="000000"/>
          <w:sz w:val="24"/>
        </w:rPr>
        <w:t>、审批节点状态及处理进度。</w:t>
      </w:r>
    </w:p>
    <w:p>
      <w:pPr>
        <w:pStyle w:val="8"/>
        <w:numPr>
          <w:ilvl w:val="5"/>
          <w:numId w:val="45"/>
        </w:numPr>
        <w:spacing w:line="360" w:lineRule="auto"/>
        <w:rPr>
          <w:rFonts w:ascii="仿宋" w:hAnsi="仿宋" w:eastAsia="仿宋"/>
        </w:rPr>
      </w:pPr>
      <w:r>
        <w:rPr>
          <w:rFonts w:hint="eastAsia" w:ascii="仿宋" w:hAnsi="仿宋" w:eastAsia="仿宋"/>
        </w:rPr>
        <w:t>输入</w:t>
      </w:r>
    </w:p>
    <w:p>
      <w:pPr>
        <w:spacing w:after="0" w:line="360" w:lineRule="auto"/>
        <w:rPr>
          <w:rFonts w:ascii="仿宋" w:hAnsi="仿宋" w:eastAsia="仿宋"/>
          <w:color w:val="000000"/>
          <w:sz w:val="24"/>
        </w:rPr>
      </w:pPr>
      <w:r>
        <w:rPr>
          <w:rFonts w:hint="eastAsia" w:ascii="仿宋" w:hAnsi="仿宋" w:eastAsia="仿宋"/>
          <w:color w:val="000000"/>
          <w:sz w:val="24"/>
        </w:rPr>
        <w:t>不涉及</w:t>
      </w:r>
      <w:r>
        <w:rPr>
          <w:rFonts w:ascii="仿宋" w:hAnsi="仿宋" w:eastAsia="仿宋"/>
          <w:color w:val="000000"/>
          <w:sz w:val="24"/>
        </w:rPr>
        <w:t>。</w:t>
      </w:r>
    </w:p>
    <w:p>
      <w:pPr>
        <w:pStyle w:val="8"/>
        <w:numPr>
          <w:ilvl w:val="5"/>
          <w:numId w:val="45"/>
        </w:numPr>
        <w:spacing w:line="360" w:lineRule="auto"/>
        <w:rPr>
          <w:rFonts w:ascii="仿宋" w:hAnsi="仿宋" w:eastAsia="仿宋"/>
        </w:rPr>
      </w:pPr>
      <w:r>
        <w:rPr>
          <w:rFonts w:hint="eastAsia" w:ascii="仿宋" w:hAnsi="仿宋" w:eastAsia="仿宋"/>
        </w:rPr>
        <w:t>处理</w:t>
      </w:r>
    </w:p>
    <w:p>
      <w:pPr>
        <w:spacing w:after="0" w:line="360" w:lineRule="auto"/>
      </w:pPr>
      <w:r>
        <w:rPr>
          <w:rFonts w:ascii="仿宋" w:hAnsi="仿宋" w:eastAsia="仿宋"/>
          <w:b/>
          <w:color w:val="000000"/>
          <w:sz w:val="24"/>
        </w:rPr>
        <w:t>（一）操作说明</w:t>
      </w:r>
    </w:p>
    <w:p>
      <w:pPr>
        <w:spacing w:after="0" w:line="360" w:lineRule="auto"/>
        <w:rPr>
          <w:rFonts w:ascii="仿宋" w:hAnsi="仿宋" w:eastAsia="仿宋"/>
          <w:color w:val="000000"/>
          <w:sz w:val="24"/>
        </w:rPr>
      </w:pPr>
      <w:r>
        <w:rPr>
          <w:rFonts w:ascii="仿宋" w:hAnsi="仿宋" w:eastAsia="仿宋"/>
          <w:color w:val="000000"/>
          <w:sz w:val="24"/>
        </w:rPr>
        <w:t>1. 用户在“我的申请”列表点击“</w:t>
      </w:r>
      <w:r>
        <w:rPr>
          <w:rFonts w:hint="eastAsia" w:ascii="仿宋" w:hAnsi="仿宋" w:eastAsia="仿宋"/>
          <w:color w:val="000000"/>
          <w:sz w:val="24"/>
        </w:rPr>
        <w:t>申请卡片</w:t>
      </w:r>
      <w:r>
        <w:rPr>
          <w:rFonts w:ascii="仿宋" w:hAnsi="仿宋" w:eastAsia="仿宋"/>
          <w:color w:val="000000"/>
          <w:sz w:val="24"/>
        </w:rPr>
        <w:t>”，系统</w:t>
      </w:r>
      <w:r>
        <w:rPr>
          <w:rFonts w:hint="eastAsia" w:ascii="仿宋" w:hAnsi="仿宋" w:eastAsia="仿宋"/>
          <w:color w:val="000000"/>
          <w:sz w:val="24"/>
        </w:rPr>
        <w:t>进入</w:t>
      </w:r>
      <w:r>
        <w:rPr>
          <w:rFonts w:ascii="仿宋" w:hAnsi="仿宋" w:eastAsia="仿宋"/>
          <w:color w:val="000000"/>
          <w:sz w:val="24"/>
        </w:rPr>
        <w:t>“申请详情”页面。</w:t>
      </w:r>
    </w:p>
    <w:p>
      <w:pPr>
        <w:spacing w:after="0" w:line="360" w:lineRule="auto"/>
        <w:rPr>
          <w:rFonts w:ascii="仿宋" w:hAnsi="仿宋" w:eastAsia="仿宋"/>
          <w:color w:val="000000"/>
          <w:sz w:val="24"/>
        </w:rPr>
      </w:pPr>
      <w:r>
        <w:rPr>
          <w:rFonts w:ascii="仿宋" w:hAnsi="仿宋" w:eastAsia="仿宋"/>
          <w:color w:val="000000"/>
          <w:sz w:val="24"/>
        </w:rPr>
        <w:t>2. 页面上部分展示“审批信息”，下部分展示“审批流程”。</w:t>
      </w:r>
    </w:p>
    <w:p>
      <w:pPr>
        <w:spacing w:after="0" w:line="360" w:lineRule="auto"/>
        <w:rPr>
          <w:rFonts w:ascii="仿宋" w:hAnsi="仿宋" w:eastAsia="仿宋"/>
          <w:color w:val="000000"/>
          <w:sz w:val="24"/>
        </w:rPr>
      </w:pPr>
      <w:r>
        <w:rPr>
          <w:rFonts w:hint="eastAsia" w:ascii="仿宋" w:hAnsi="仿宋" w:eastAsia="仿宋"/>
          <w:color w:val="000000"/>
          <w:sz w:val="24"/>
        </w:rPr>
        <w:t xml:space="preserve">2.1 </w:t>
      </w:r>
      <w:r>
        <w:rPr>
          <w:rFonts w:ascii="仿宋" w:hAnsi="仿宋" w:eastAsia="仿宋"/>
          <w:color w:val="000000"/>
          <w:sz w:val="24"/>
        </w:rPr>
        <w:t>“审批信息”</w:t>
      </w:r>
      <w:r>
        <w:rPr>
          <w:rFonts w:hint="eastAsia" w:ascii="仿宋" w:hAnsi="仿宋" w:eastAsia="仿宋"/>
          <w:color w:val="000000"/>
          <w:sz w:val="24"/>
        </w:rPr>
        <w:t>：不同的申请类型，展示的审批信息不同，详见此模块的“输出”章节。</w:t>
      </w:r>
    </w:p>
    <w:p>
      <w:pPr>
        <w:spacing w:after="0" w:line="360" w:lineRule="auto"/>
        <w:rPr>
          <w:rFonts w:ascii="仿宋" w:hAnsi="仿宋" w:eastAsia="仿宋"/>
          <w:color w:val="000000"/>
          <w:sz w:val="24"/>
        </w:rPr>
      </w:pPr>
      <w:r>
        <w:rPr>
          <w:rFonts w:hint="eastAsia" w:ascii="仿宋" w:hAnsi="仿宋" w:eastAsia="仿宋"/>
          <w:color w:val="000000"/>
          <w:sz w:val="24"/>
        </w:rPr>
        <w:t xml:space="preserve">2.2 </w:t>
      </w:r>
      <w:r>
        <w:rPr>
          <w:rFonts w:ascii="仿宋" w:hAnsi="仿宋" w:eastAsia="仿宋"/>
          <w:color w:val="000000"/>
          <w:sz w:val="24"/>
        </w:rPr>
        <w:t>“审批流程”</w:t>
      </w:r>
      <w:r>
        <w:rPr>
          <w:rFonts w:hint="eastAsia" w:ascii="仿宋" w:hAnsi="仿宋" w:eastAsia="仿宋"/>
          <w:color w:val="000000"/>
          <w:sz w:val="24"/>
        </w:rPr>
        <w:t>：按顺序展示申请人、审批节点。申请人展示申请人、申请时间。审批节点按系统配置的审批顺序展示审批节点，未完成审批的节点只展示审批人，且节点图标为灰色，已完成审批的节点展示审批人、审批时间、审批意见，且节点图标为亮色。</w:t>
      </w:r>
    </w:p>
    <w:p>
      <w:pPr>
        <w:spacing w:after="0" w:line="360" w:lineRule="auto"/>
        <w:rPr>
          <w:rFonts w:ascii="仿宋" w:hAnsi="仿宋" w:eastAsia="仿宋"/>
          <w:color w:val="000000"/>
          <w:sz w:val="24"/>
        </w:rPr>
      </w:pPr>
      <w:r>
        <w:rPr>
          <w:rFonts w:ascii="仿宋" w:hAnsi="仿宋" w:eastAsia="仿宋"/>
          <w:color w:val="000000"/>
          <w:sz w:val="24"/>
        </w:rPr>
        <w:t>3. 用户点击“</w:t>
      </w:r>
      <w:r>
        <w:rPr>
          <w:rFonts w:hint="eastAsia" w:ascii="仿宋" w:hAnsi="仿宋" w:eastAsia="仿宋"/>
          <w:color w:val="000000"/>
          <w:sz w:val="24"/>
        </w:rPr>
        <w:t>返回</w:t>
      </w:r>
      <w:r>
        <w:rPr>
          <w:rFonts w:ascii="仿宋" w:hAnsi="仿宋" w:eastAsia="仿宋"/>
          <w:color w:val="000000"/>
          <w:sz w:val="24"/>
        </w:rPr>
        <w:t>”按钮后，系统关闭“申请详情”页面</w:t>
      </w:r>
      <w:r>
        <w:rPr>
          <w:rFonts w:hint="eastAsia" w:ascii="仿宋" w:hAnsi="仿宋" w:eastAsia="仿宋"/>
          <w:color w:val="000000"/>
          <w:sz w:val="24"/>
        </w:rPr>
        <w:t>返回上一页</w:t>
      </w:r>
      <w:r>
        <w:rPr>
          <w:rFonts w:ascii="仿宋" w:hAnsi="仿宋" w:eastAsia="仿宋"/>
          <w:color w:val="000000"/>
          <w:sz w:val="24"/>
        </w:rPr>
        <w:t>。</w:t>
      </w:r>
    </w:p>
    <w:p>
      <w:pPr>
        <w:spacing w:after="0" w:line="360" w:lineRule="auto"/>
      </w:pPr>
      <w:r>
        <w:rPr>
          <w:rFonts w:ascii="仿宋" w:hAnsi="仿宋" w:eastAsia="仿宋"/>
          <w:b/>
          <w:color w:val="000000"/>
          <w:sz w:val="24"/>
        </w:rPr>
        <w:t>（二）规则与约束</w:t>
      </w:r>
    </w:p>
    <w:p>
      <w:pPr>
        <w:spacing w:after="0" w:line="360" w:lineRule="auto"/>
        <w:rPr>
          <w:rFonts w:ascii="仿宋" w:hAnsi="仿宋" w:eastAsia="仿宋"/>
          <w:color w:val="000000"/>
          <w:sz w:val="24"/>
        </w:rPr>
      </w:pPr>
      <w:r>
        <w:rPr>
          <w:rFonts w:ascii="仿宋" w:hAnsi="仿宋" w:eastAsia="仿宋"/>
          <w:color w:val="000000"/>
          <w:sz w:val="24"/>
        </w:rPr>
        <w:t>1. 页面上部分“审批信息”根据申请类型展示不同明细内容；下部分“审批流程”按审批顺序展示申请人节点及审批节点信息。</w:t>
      </w:r>
    </w:p>
    <w:p>
      <w:pPr>
        <w:spacing w:after="0" w:line="360" w:lineRule="auto"/>
        <w:rPr>
          <w:rFonts w:ascii="仿宋" w:hAnsi="仿宋" w:eastAsia="仿宋"/>
          <w:color w:val="000000"/>
          <w:sz w:val="24"/>
        </w:rPr>
      </w:pPr>
      <w:r>
        <w:rPr>
          <w:rFonts w:hint="eastAsia" w:ascii="仿宋" w:hAnsi="仿宋" w:eastAsia="仿宋"/>
          <w:color w:val="000000"/>
          <w:sz w:val="24"/>
        </w:rPr>
        <w:t>2</w:t>
      </w:r>
      <w:r>
        <w:rPr>
          <w:rFonts w:ascii="仿宋" w:hAnsi="仿宋" w:eastAsia="仿宋"/>
          <w:color w:val="000000"/>
          <w:sz w:val="24"/>
        </w:rPr>
        <w:t>. 审批流程中，申请人节点展示申请人、申请时间；审批节点按系统配置顺序展示。未完成审批的节点</w:t>
      </w:r>
      <w:r>
        <w:rPr>
          <w:rFonts w:hint="eastAsia" w:ascii="仿宋" w:hAnsi="仿宋" w:eastAsia="仿宋"/>
          <w:color w:val="000000"/>
          <w:sz w:val="24"/>
        </w:rPr>
        <w:t>仅</w:t>
      </w:r>
      <w:r>
        <w:rPr>
          <w:rFonts w:ascii="仿宋" w:hAnsi="仿宋" w:eastAsia="仿宋"/>
          <w:color w:val="000000"/>
          <w:sz w:val="24"/>
        </w:rPr>
        <w:t>展示审批人</w:t>
      </w:r>
      <w:r>
        <w:rPr>
          <w:rFonts w:hint="eastAsia" w:ascii="仿宋" w:hAnsi="仿宋" w:eastAsia="仿宋"/>
          <w:color w:val="000000"/>
          <w:sz w:val="24"/>
        </w:rPr>
        <w:t>字段</w:t>
      </w:r>
      <w:r>
        <w:rPr>
          <w:rFonts w:ascii="仿宋" w:hAnsi="仿宋" w:eastAsia="仿宋"/>
          <w:color w:val="000000"/>
          <w:sz w:val="24"/>
        </w:rPr>
        <w:t>，节点图标为灰色；已完成审批的节点展示审批人、审批时间、审批意见，节点图标为亮色。</w:t>
      </w:r>
    </w:p>
    <w:p>
      <w:pPr>
        <w:spacing w:after="0" w:line="360" w:lineRule="auto"/>
        <w:rPr>
          <w:rFonts w:ascii="仿宋" w:hAnsi="仿宋" w:eastAsia="仿宋"/>
          <w:color w:val="000000"/>
          <w:sz w:val="24"/>
        </w:rPr>
      </w:pPr>
      <w:r>
        <w:rPr>
          <w:rFonts w:hint="eastAsia" w:ascii="仿宋" w:hAnsi="仿宋" w:eastAsia="仿宋"/>
          <w:color w:val="000000"/>
          <w:sz w:val="24"/>
        </w:rPr>
        <w:t>3</w:t>
      </w:r>
      <w:r>
        <w:rPr>
          <w:rFonts w:ascii="仿宋" w:hAnsi="仿宋" w:eastAsia="仿宋"/>
          <w:color w:val="000000"/>
          <w:sz w:val="24"/>
        </w:rPr>
        <w:t>. 沙龙活动参与人中的手机号码属于敏感信息，需脱敏展示，可按“保留前3位和后4位，中间4位以*替代，如138****1234”的规则显示。</w:t>
      </w:r>
    </w:p>
    <w:p>
      <w:pPr>
        <w:spacing w:after="0" w:line="360" w:lineRule="auto"/>
      </w:pPr>
      <w:r>
        <w:rPr>
          <w:rFonts w:ascii="仿宋" w:hAnsi="仿宋" w:eastAsia="仿宋"/>
          <w:b/>
          <w:color w:val="000000"/>
          <w:sz w:val="24"/>
        </w:rPr>
        <w:t>（三）权限说明</w:t>
      </w:r>
    </w:p>
    <w:p>
      <w:pPr>
        <w:spacing w:after="0" w:line="360" w:lineRule="auto"/>
      </w:pPr>
      <w:r>
        <w:rPr>
          <w:rFonts w:ascii="仿宋" w:hAnsi="仿宋" w:eastAsia="仿宋"/>
          <w:color w:val="000000"/>
          <w:sz w:val="24"/>
        </w:rPr>
        <w:t>1. 申请者可查看本人提交申请的详情。</w:t>
      </w:r>
    </w:p>
    <w:p>
      <w:pPr>
        <w:spacing w:after="0" w:line="360" w:lineRule="auto"/>
      </w:pPr>
      <w:r>
        <w:rPr>
          <w:rFonts w:ascii="仿宋" w:hAnsi="仿宋" w:eastAsia="仿宋"/>
          <w:color w:val="000000"/>
          <w:sz w:val="24"/>
        </w:rPr>
        <w:t>2. 位于审批节点上的审批者可查看</w:t>
      </w:r>
      <w:r>
        <w:rPr>
          <w:rFonts w:hint="eastAsia" w:ascii="仿宋" w:hAnsi="仿宋" w:eastAsia="仿宋"/>
          <w:color w:val="000000"/>
          <w:sz w:val="24"/>
        </w:rPr>
        <w:t>该</w:t>
      </w:r>
      <w:r>
        <w:rPr>
          <w:rFonts w:ascii="仿宋" w:hAnsi="仿宋" w:eastAsia="仿宋"/>
          <w:color w:val="000000"/>
          <w:sz w:val="24"/>
        </w:rPr>
        <w:t>申请</w:t>
      </w:r>
      <w:r>
        <w:rPr>
          <w:rFonts w:hint="eastAsia" w:ascii="仿宋" w:hAnsi="仿宋" w:eastAsia="仿宋"/>
          <w:color w:val="000000"/>
          <w:sz w:val="24"/>
        </w:rPr>
        <w:t>的</w:t>
      </w:r>
      <w:r>
        <w:rPr>
          <w:rFonts w:ascii="仿宋" w:hAnsi="仿宋" w:eastAsia="仿宋"/>
          <w:color w:val="000000"/>
          <w:sz w:val="24"/>
        </w:rPr>
        <w:t>详情。</w:t>
      </w:r>
    </w:p>
    <w:p>
      <w:pPr>
        <w:pStyle w:val="8"/>
        <w:numPr>
          <w:ilvl w:val="5"/>
          <w:numId w:val="45"/>
        </w:numPr>
        <w:spacing w:line="360" w:lineRule="auto"/>
        <w:rPr>
          <w:rFonts w:ascii="仿宋" w:hAnsi="仿宋" w:eastAsia="仿宋"/>
        </w:rPr>
      </w:pPr>
      <w:r>
        <w:rPr>
          <w:rFonts w:hint="eastAsia" w:ascii="仿宋" w:hAnsi="仿宋" w:eastAsia="仿宋"/>
        </w:rPr>
        <w:t>输出</w:t>
      </w:r>
    </w:p>
    <w:p>
      <w:pPr>
        <w:spacing w:after="0" w:line="360" w:lineRule="auto"/>
        <w:rPr>
          <w:rFonts w:eastAsia="仿宋"/>
          <w:bCs/>
        </w:rPr>
      </w:pPr>
      <w:r>
        <w:rPr>
          <w:rFonts w:ascii="仿宋" w:hAnsi="仿宋" w:eastAsia="仿宋"/>
          <w:bCs/>
          <w:color w:val="000000"/>
          <w:sz w:val="24"/>
        </w:rPr>
        <w:t>审批信息-客户移交</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归属机构</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移交发起人的归属机构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tabs>
                <w:tab w:val="center" w:pos="1062"/>
              </w:tabs>
              <w:spacing w:after="0" w:line="360" w:lineRule="auto"/>
            </w:pPr>
            <w:r>
              <w:rPr>
                <w:rFonts w:hint="eastAsia" w:ascii="仿宋" w:hAnsi="仿宋" w:eastAsia="仿宋"/>
                <w:color w:val="000000"/>
                <w:sz w:val="24"/>
              </w:rPr>
              <w:t>原客户经理</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客户移交</w:t>
            </w:r>
            <w:r>
              <w:rPr>
                <w:rFonts w:hint="eastAsia" w:ascii="仿宋" w:hAnsi="仿宋" w:eastAsia="仿宋"/>
                <w:color w:val="000000"/>
                <w:sz w:val="24"/>
              </w:rPr>
              <w:t>前的管户客户经理；</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目标客户经理</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客户移交</w:t>
            </w:r>
            <w:r>
              <w:rPr>
                <w:rFonts w:hint="eastAsia" w:ascii="仿宋" w:hAnsi="仿宋" w:eastAsia="仿宋"/>
                <w:color w:val="000000"/>
                <w:sz w:val="24"/>
              </w:rPr>
              <w:t>的接收人</w:t>
            </w:r>
            <w:r>
              <w:rPr>
                <w:rFonts w:hint="eastAsia"/>
                <w:color w:val="000000"/>
                <w:sz w:val="24"/>
              </w:rPr>
              <w:t>；</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申请原因</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提交申请时输入的申请原因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移交客户列表</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点击后系统进入“移交客户列表”查看本次申请中的被移交客户明细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核心客户号</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ascii="仿宋" w:hAnsi="仿宋" w:eastAsia="仿宋"/>
                <w:color w:val="000000"/>
                <w:sz w:val="24"/>
              </w:rPr>
              <w:t>客户</w:t>
            </w:r>
            <w:r>
              <w:rPr>
                <w:rFonts w:hint="eastAsia" w:ascii="仿宋" w:hAnsi="仿宋" w:eastAsia="仿宋"/>
                <w:color w:val="000000"/>
                <w:sz w:val="24"/>
              </w:rPr>
              <w:t>姓名</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客户等级</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r>
              <w:rPr>
                <w:rFonts w:hint="eastAsia" w:ascii="仿宋" w:hAnsi="仿宋" w:eastAsia="仿宋"/>
                <w:color w:val="000000"/>
                <w:sz w:val="24"/>
              </w:rPr>
              <w:t>；</w:t>
            </w:r>
            <w:r>
              <w:rPr>
                <w:rFonts w:hint="eastAsia" w:ascii="仿宋" w:hAnsi="仿宋" w:eastAsia="仿宋"/>
                <w:sz w:val="24"/>
                <w:szCs w:val="24"/>
              </w:rPr>
              <w:t>客户等级枚举：睡眠户、</w:t>
            </w:r>
            <w:ins w:id="1907" w:author="wanao" w:date="2026-07-08T11:14:37Z">
              <w:r>
                <w:rPr>
                  <w:rFonts w:hint="eastAsia" w:ascii="仿宋" w:hAnsi="仿宋" w:eastAsia="仿宋"/>
                  <w:sz w:val="24"/>
                  <w:szCs w:val="24"/>
                  <w:lang w:val="en-US" w:eastAsia="zh-CN"/>
                </w:rPr>
                <w:t>大众、潜力、优质、财富1、财富2、贵宾、私行</w:t>
              </w:r>
            </w:ins>
            <w:del w:id="1908" w:author="wanao" w:date="2026-07-08T11:14:37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活期余额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定期余额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理财余额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贷款余额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r>
              <w:rPr>
                <w:rFonts w:hint="eastAsia" w:ascii="仿宋" w:hAnsi="仿宋" w:eastAsia="仿宋"/>
                <w:color w:val="000000"/>
                <w:sz w:val="24"/>
              </w:rPr>
              <w:t>；单位：元</w:t>
            </w:r>
          </w:p>
        </w:tc>
      </w:tr>
    </w:tbl>
    <w:p>
      <w:pPr>
        <w:spacing w:line="360" w:lineRule="auto"/>
      </w:pPr>
    </w:p>
    <w:p>
      <w:pPr>
        <w:spacing w:after="0" w:line="360" w:lineRule="auto"/>
        <w:rPr>
          <w:rFonts w:eastAsia="仿宋"/>
          <w:bCs/>
        </w:rPr>
      </w:pPr>
      <w:r>
        <w:rPr>
          <w:rFonts w:ascii="仿宋" w:hAnsi="仿宋" w:eastAsia="仿宋"/>
          <w:bCs/>
          <w:color w:val="000000"/>
          <w:sz w:val="24"/>
        </w:rPr>
        <w:t>审批信息-客户申领</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归属机构</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客户申领发起人的归属机构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目标客户经理</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客户申领客户列表字段</w:t>
            </w:r>
            <w:r>
              <w:rPr>
                <w:rFonts w:hint="eastAsia"/>
                <w:color w:val="000000"/>
                <w:sz w:val="24"/>
              </w:rPr>
              <w:t>；</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申请原因</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提交申请时输入的申请原因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申领客户列表</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点击后系统进入“申领客户列表”查看本次申请中申领的客户明细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核心客户号</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w:t>
            </w:r>
            <w:r>
              <w:rPr>
                <w:rFonts w:ascii="仿宋" w:hAnsi="仿宋" w:eastAsia="仿宋"/>
                <w:color w:val="000000"/>
                <w:sz w:val="24"/>
              </w:rPr>
              <w:t>客户列表字段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ascii="仿宋" w:hAnsi="仿宋" w:eastAsia="仿宋"/>
                <w:color w:val="000000"/>
                <w:sz w:val="24"/>
              </w:rPr>
              <w:t>客户</w:t>
            </w:r>
            <w:r>
              <w:rPr>
                <w:rFonts w:hint="eastAsia" w:ascii="仿宋" w:hAnsi="仿宋" w:eastAsia="仿宋"/>
                <w:color w:val="000000"/>
                <w:sz w:val="24"/>
              </w:rPr>
              <w:t>姓名</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w:t>
            </w:r>
            <w:r>
              <w:rPr>
                <w:rFonts w:ascii="仿宋" w:hAnsi="仿宋" w:eastAsia="仿宋"/>
                <w:color w:val="000000"/>
                <w:sz w:val="24"/>
              </w:rPr>
              <w:t>客户列表字段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客户等级</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w:t>
            </w:r>
            <w:r>
              <w:rPr>
                <w:rFonts w:ascii="仿宋" w:hAnsi="仿宋" w:eastAsia="仿宋"/>
                <w:color w:val="000000"/>
                <w:sz w:val="24"/>
              </w:rPr>
              <w:t>客户列表字段</w:t>
            </w:r>
            <w:r>
              <w:rPr>
                <w:rFonts w:hint="eastAsia" w:ascii="仿宋" w:hAnsi="仿宋" w:eastAsia="仿宋"/>
                <w:color w:val="000000"/>
                <w:sz w:val="24"/>
              </w:rPr>
              <w:t>；</w:t>
            </w:r>
            <w:r>
              <w:rPr>
                <w:rFonts w:hint="eastAsia" w:ascii="仿宋" w:hAnsi="仿宋" w:eastAsia="仿宋"/>
                <w:sz w:val="24"/>
                <w:szCs w:val="24"/>
              </w:rPr>
              <w:t>客户等级枚举：睡眠户、</w:t>
            </w:r>
            <w:ins w:id="1909" w:author="wanao" w:date="2026-07-08T11:14:45Z">
              <w:r>
                <w:rPr>
                  <w:rFonts w:hint="eastAsia" w:ascii="仿宋" w:hAnsi="仿宋" w:eastAsia="仿宋"/>
                  <w:sz w:val="24"/>
                  <w:szCs w:val="24"/>
                  <w:lang w:val="en-US" w:eastAsia="zh-CN"/>
                </w:rPr>
                <w:t>大众、潜力、优质、财富1、财富2、贵宾、私行</w:t>
              </w:r>
            </w:ins>
            <w:del w:id="1910" w:author="wanao" w:date="2026-07-08T11:14:45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活期余额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w:t>
            </w:r>
            <w:r>
              <w:rPr>
                <w:rFonts w:ascii="仿宋" w:hAnsi="仿宋" w:eastAsia="仿宋"/>
                <w:color w:val="000000"/>
                <w:sz w:val="24"/>
              </w:rPr>
              <w:t>客户列表字段</w:t>
            </w: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定期余额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w:t>
            </w:r>
            <w:r>
              <w:rPr>
                <w:rFonts w:ascii="仿宋" w:hAnsi="仿宋" w:eastAsia="仿宋"/>
                <w:color w:val="000000"/>
                <w:sz w:val="24"/>
              </w:rPr>
              <w:t>客户列表字段</w:t>
            </w: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理财余额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申领</w:t>
            </w:r>
            <w:r>
              <w:rPr>
                <w:rFonts w:ascii="仿宋" w:hAnsi="仿宋" w:eastAsia="仿宋"/>
                <w:color w:val="000000"/>
                <w:sz w:val="24"/>
              </w:rPr>
              <w:t>客户列表字段</w:t>
            </w: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贷款余额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金额</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移交客户列表字段</w:t>
            </w:r>
            <w:r>
              <w:rPr>
                <w:rFonts w:hint="eastAsia" w:ascii="仿宋" w:hAnsi="仿宋" w:eastAsia="仿宋"/>
                <w:color w:val="000000"/>
                <w:sz w:val="24"/>
              </w:rPr>
              <w:t>；单位：元</w:t>
            </w:r>
          </w:p>
        </w:tc>
      </w:tr>
    </w:tbl>
    <w:p>
      <w:pPr>
        <w:spacing w:after="0" w:line="360" w:lineRule="auto"/>
      </w:pPr>
    </w:p>
    <w:p>
      <w:pPr>
        <w:spacing w:after="0" w:line="360" w:lineRule="auto"/>
        <w:rPr>
          <w:rFonts w:eastAsia="仿宋"/>
          <w:bCs/>
        </w:rPr>
      </w:pPr>
      <w:r>
        <w:rPr>
          <w:rFonts w:ascii="仿宋" w:hAnsi="仿宋" w:eastAsia="仿宋"/>
          <w:bCs/>
          <w:color w:val="000000"/>
          <w:sz w:val="24"/>
        </w:rPr>
        <w:t>审批信息-目标任务</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任务名称</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目标任务</w:t>
            </w:r>
            <w:r>
              <w:rPr>
                <w:rFonts w:hint="eastAsia" w:ascii="仿宋" w:hAnsi="仿宋" w:eastAsia="仿宋"/>
                <w:color w:val="000000"/>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下发对象类型</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目标任务</w:t>
            </w:r>
            <w:r>
              <w:rPr>
                <w:rFonts w:hint="eastAsia" w:ascii="仿宋" w:hAnsi="仿宋" w:eastAsia="仿宋"/>
                <w:color w:val="000000"/>
                <w:sz w:val="24"/>
              </w:rPr>
              <w:t>下发对象类型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开始日期</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w:t>
            </w:r>
          </w:p>
        </w:tc>
        <w:tc>
          <w:tcPr>
            <w:tcW w:w="2340" w:type="dxa"/>
          </w:tcPr>
          <w:p>
            <w:pPr>
              <w:spacing w:after="0" w:line="360" w:lineRule="auto"/>
              <w:rPr>
                <w:rFonts w:eastAsia="仿宋"/>
              </w:rPr>
            </w:pPr>
            <w:r>
              <w:rPr>
                <w:rFonts w:ascii="仿宋" w:hAnsi="仿宋" w:eastAsia="仿宋"/>
                <w:color w:val="000000"/>
                <w:sz w:val="24"/>
              </w:rPr>
              <w:t>目标任务</w:t>
            </w:r>
            <w:r>
              <w:rPr>
                <w:rFonts w:hint="eastAsia" w:ascii="仿宋" w:hAnsi="仿宋" w:eastAsia="仿宋"/>
                <w:color w:val="000000"/>
                <w:sz w:val="24"/>
              </w:rPr>
              <w:t>开始日期；格式：YYYY-MM-DD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结束日期</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w:t>
            </w:r>
          </w:p>
        </w:tc>
        <w:tc>
          <w:tcPr>
            <w:tcW w:w="2340" w:type="dxa"/>
          </w:tcPr>
          <w:p>
            <w:pPr>
              <w:spacing w:after="0" w:line="360" w:lineRule="auto"/>
            </w:pPr>
            <w:r>
              <w:rPr>
                <w:rFonts w:ascii="仿宋" w:hAnsi="仿宋" w:eastAsia="仿宋"/>
                <w:color w:val="000000"/>
                <w:sz w:val="24"/>
              </w:rPr>
              <w:t>目标任务</w:t>
            </w:r>
            <w:r>
              <w:rPr>
                <w:rFonts w:hint="eastAsia" w:ascii="仿宋" w:hAnsi="仿宋" w:eastAsia="仿宋"/>
                <w:color w:val="000000"/>
                <w:sz w:val="24"/>
              </w:rPr>
              <w:t>结束日期；格式：YYYY-MM-DD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创建人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目标任务</w:t>
            </w:r>
            <w:r>
              <w:rPr>
                <w:rFonts w:hint="eastAsia" w:ascii="仿宋" w:hAnsi="仿宋" w:eastAsia="仿宋"/>
                <w:color w:val="000000"/>
                <w:sz w:val="24"/>
              </w:rPr>
              <w:t>的创建人；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创建时间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rPr>
                <w:rFonts w:eastAsia="仿宋"/>
              </w:rPr>
            </w:pPr>
            <w:r>
              <w:rPr>
                <w:rFonts w:ascii="仿宋" w:hAnsi="仿宋" w:eastAsia="仿宋"/>
                <w:color w:val="000000"/>
                <w:sz w:val="24"/>
              </w:rPr>
              <w:t>目标任务</w:t>
            </w:r>
            <w:r>
              <w:rPr>
                <w:rFonts w:hint="eastAsia" w:ascii="仿宋" w:hAnsi="仿宋" w:eastAsia="仿宋"/>
                <w:color w:val="000000"/>
                <w:sz w:val="24"/>
              </w:rPr>
              <w:t>的创建时间；格式：YYYY-MM-DD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考核明细</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点击后进入“考核明细”页面，展示</w:t>
            </w:r>
            <w:r>
              <w:rPr>
                <w:rFonts w:ascii="仿宋" w:hAnsi="仿宋" w:eastAsia="仿宋"/>
                <w:color w:val="000000"/>
                <w:sz w:val="24"/>
              </w:rPr>
              <w:t>考核对象及考核指标矩阵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考核对象</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考核对象及考核指标矩阵字段</w:t>
            </w:r>
            <w:r>
              <w:rPr>
                <w:rFonts w:hint="eastAsia" w:ascii="仿宋" w:hAnsi="仿宋" w:eastAsia="仿宋"/>
                <w:color w:val="000000"/>
                <w:sz w:val="24"/>
              </w:rPr>
              <w:t>；“</w:t>
            </w:r>
            <w:r>
              <w:rPr>
                <w:rFonts w:ascii="仿宋" w:hAnsi="仿宋" w:eastAsia="仿宋"/>
                <w:color w:val="000000"/>
                <w:sz w:val="24"/>
              </w:rPr>
              <w:t>考核对象</w:t>
            </w:r>
            <w:r>
              <w:rPr>
                <w:rFonts w:hint="eastAsia" w:ascii="仿宋" w:hAnsi="仿宋" w:eastAsia="仿宋"/>
                <w:color w:val="000000"/>
                <w:sz w:val="24"/>
              </w:rPr>
              <w:t>”</w:t>
            </w:r>
            <w:r>
              <w:rPr>
                <w:rFonts w:ascii="仿宋" w:hAnsi="仿宋" w:eastAsia="仿宋"/>
                <w:color w:val="000000"/>
                <w:sz w:val="24"/>
              </w:rPr>
              <w:t>作为表格</w:t>
            </w:r>
            <w:r>
              <w:rPr>
                <w:rFonts w:hint="eastAsia" w:ascii="仿宋" w:hAnsi="仿宋" w:eastAsia="仿宋"/>
                <w:color w:val="000000"/>
                <w:sz w:val="24"/>
              </w:rPr>
              <w:t>“</w:t>
            </w:r>
            <w:r>
              <w:rPr>
                <w:rFonts w:ascii="仿宋" w:hAnsi="仿宋" w:eastAsia="仿宋"/>
                <w:color w:val="000000"/>
                <w:sz w:val="24"/>
              </w:rPr>
              <w:t>行</w:t>
            </w:r>
            <w:r>
              <w:rPr>
                <w:rFonts w:hint="eastAsia" w:ascii="仿宋" w:hAnsi="仿宋" w:eastAsia="仿宋"/>
                <w:color w:val="000000"/>
                <w:sz w:val="24"/>
              </w:rPr>
              <w:t>”</w:t>
            </w:r>
            <w:r>
              <w:rPr>
                <w:rFonts w:ascii="仿宋" w:hAnsi="仿宋" w:eastAsia="仿宋"/>
                <w:color w:val="000000"/>
                <w:sz w:val="24"/>
              </w:rPr>
              <w:t>表头展示</w:t>
            </w:r>
            <w:r>
              <w:rPr>
                <w:rFonts w:hint="eastAsia" w:ascii="仿宋" w:hAnsi="仿宋" w:eastAsia="仿宋"/>
                <w:color w:val="000000"/>
                <w:sz w:val="24"/>
              </w:rPr>
              <w:t>；样式参考“目标任务管理-分解”章节）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考核指标</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考核对象及考核指标矩阵字段</w:t>
            </w:r>
            <w:r>
              <w:rPr>
                <w:rFonts w:hint="eastAsia" w:ascii="仿宋" w:hAnsi="仿宋" w:eastAsia="仿宋"/>
                <w:color w:val="000000"/>
                <w:sz w:val="24"/>
              </w:rPr>
              <w:t>；“</w:t>
            </w:r>
            <w:r>
              <w:rPr>
                <w:rFonts w:ascii="仿宋" w:hAnsi="仿宋" w:eastAsia="仿宋"/>
                <w:color w:val="000000"/>
                <w:sz w:val="24"/>
              </w:rPr>
              <w:t>考核</w:t>
            </w:r>
            <w:r>
              <w:rPr>
                <w:rFonts w:hint="eastAsia" w:ascii="仿宋" w:hAnsi="仿宋" w:eastAsia="仿宋"/>
                <w:color w:val="000000"/>
                <w:sz w:val="24"/>
              </w:rPr>
              <w:t>指标”</w:t>
            </w:r>
            <w:r>
              <w:rPr>
                <w:rFonts w:ascii="仿宋" w:hAnsi="仿宋" w:eastAsia="仿宋"/>
                <w:color w:val="000000"/>
                <w:sz w:val="24"/>
              </w:rPr>
              <w:t>作为表格</w:t>
            </w:r>
            <w:r>
              <w:rPr>
                <w:rFonts w:hint="eastAsia" w:ascii="仿宋" w:hAnsi="仿宋" w:eastAsia="仿宋"/>
                <w:color w:val="000000"/>
                <w:sz w:val="24"/>
              </w:rPr>
              <w:t>“列”</w:t>
            </w:r>
            <w:r>
              <w:rPr>
                <w:rFonts w:ascii="仿宋" w:hAnsi="仿宋" w:eastAsia="仿宋"/>
                <w:color w:val="000000"/>
                <w:sz w:val="24"/>
              </w:rPr>
              <w:t>表头展示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考核指标值</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数值</w:t>
            </w:r>
          </w:p>
        </w:tc>
        <w:tc>
          <w:tcPr>
            <w:tcW w:w="2340" w:type="dxa"/>
          </w:tcPr>
          <w:p>
            <w:pPr>
              <w:spacing w:after="0" w:line="360" w:lineRule="auto"/>
              <w:rPr>
                <w:rFonts w:eastAsia="仿宋"/>
              </w:rPr>
            </w:pPr>
            <w:r>
              <w:rPr>
                <w:rFonts w:ascii="仿宋" w:hAnsi="仿宋" w:eastAsia="仿宋"/>
                <w:color w:val="000000"/>
                <w:sz w:val="24"/>
              </w:rPr>
              <w:t>考核对象及考核指标矩阵字段</w:t>
            </w:r>
            <w:r>
              <w:rPr>
                <w:rFonts w:hint="eastAsia" w:ascii="仿宋" w:hAnsi="仿宋" w:eastAsia="仿宋"/>
                <w:color w:val="000000"/>
                <w:sz w:val="24"/>
              </w:rPr>
              <w:t>；</w:t>
            </w:r>
            <w:r>
              <w:rPr>
                <w:rFonts w:ascii="仿宋" w:hAnsi="仿宋" w:eastAsia="仿宋"/>
                <w:color w:val="000000"/>
                <w:sz w:val="24"/>
              </w:rPr>
              <w:t>展示</w:t>
            </w:r>
            <w:r>
              <w:rPr>
                <w:rFonts w:hint="eastAsia" w:ascii="仿宋" w:hAnsi="仿宋" w:eastAsia="仿宋"/>
                <w:color w:val="000000"/>
                <w:sz w:val="24"/>
              </w:rPr>
              <w:t>考核对象与考核指标</w:t>
            </w:r>
            <w:r>
              <w:rPr>
                <w:rFonts w:ascii="仿宋" w:hAnsi="仿宋" w:eastAsia="仿宋"/>
                <w:color w:val="000000"/>
                <w:sz w:val="24"/>
              </w:rPr>
              <w:t>交叉位置的指标值</w:t>
            </w:r>
          </w:p>
        </w:tc>
      </w:tr>
    </w:tbl>
    <w:p>
      <w:pPr>
        <w:spacing w:line="360" w:lineRule="auto"/>
      </w:pPr>
    </w:p>
    <w:p>
      <w:pPr>
        <w:spacing w:after="0" w:line="360" w:lineRule="auto"/>
        <w:rPr>
          <w:rFonts w:eastAsia="仿宋"/>
          <w:bCs/>
        </w:rPr>
      </w:pPr>
      <w:r>
        <w:rPr>
          <w:rFonts w:ascii="仿宋" w:hAnsi="仿宋" w:eastAsia="仿宋"/>
          <w:bCs/>
          <w:color w:val="000000"/>
          <w:sz w:val="24"/>
        </w:rPr>
        <w:t>审批信息-沙龙活动</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创建人</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沙龙活动的创建人，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创建机构</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文本</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沙龙活动创建人的归属机构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沙龙主题</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沙龙活动</w:t>
            </w:r>
            <w:r>
              <w:rPr>
                <w:rFonts w:hint="eastAsia" w:ascii="仿宋" w:hAnsi="仿宋" w:eastAsia="仿宋"/>
                <w:color w:val="000000"/>
                <w:sz w:val="24"/>
              </w:rPr>
              <w:t>主题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地点</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沙龙活动</w:t>
            </w:r>
            <w:r>
              <w:rPr>
                <w:rFonts w:hint="eastAsia" w:ascii="仿宋" w:hAnsi="仿宋" w:eastAsia="仿宋"/>
                <w:color w:val="000000"/>
                <w:sz w:val="24"/>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eastAsia="仿宋"/>
              </w:rPr>
            </w:pPr>
            <w:r>
              <w:rPr>
                <w:rFonts w:ascii="仿宋" w:hAnsi="仿宋" w:eastAsia="仿宋"/>
                <w:color w:val="000000"/>
                <w:sz w:val="24"/>
              </w:rPr>
              <w:t>时间</w:t>
            </w:r>
            <w:r>
              <w:rPr>
                <w:rFonts w:hint="eastAsia" w:ascii="仿宋" w:hAnsi="仿宋" w:eastAsia="仿宋"/>
                <w:color w:val="000000"/>
                <w:sz w:val="24"/>
              </w:rPr>
              <w:t>（开始时间）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hint="eastAsia" w:ascii="仿宋" w:hAnsi="仿宋" w:eastAsia="仿宋"/>
                <w:color w:val="000000"/>
                <w:sz w:val="24"/>
              </w:rPr>
              <w:t>日期时间</w:t>
            </w:r>
          </w:p>
        </w:tc>
        <w:tc>
          <w:tcPr>
            <w:tcW w:w="2340" w:type="dxa"/>
          </w:tcPr>
          <w:p>
            <w:pPr>
              <w:spacing w:after="0" w:line="360" w:lineRule="auto"/>
              <w:rPr>
                <w:rFonts w:eastAsia="仿宋"/>
              </w:rPr>
            </w:pPr>
            <w:r>
              <w:rPr>
                <w:rFonts w:ascii="仿宋" w:hAnsi="仿宋" w:eastAsia="仿宋"/>
                <w:color w:val="000000"/>
                <w:sz w:val="24"/>
              </w:rPr>
              <w:t>沙龙活动</w:t>
            </w:r>
            <w:r>
              <w:rPr>
                <w:rFonts w:hint="eastAsia" w:ascii="仿宋" w:hAnsi="仿宋" w:eastAsia="仿宋"/>
                <w:color w:val="000000"/>
                <w:sz w:val="24"/>
              </w:rPr>
              <w:t>开始时间，格式：YYYY-MM-DD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ascii="仿宋" w:hAnsi="仿宋" w:eastAsia="仿宋"/>
                <w:color w:val="000000"/>
                <w:sz w:val="24"/>
              </w:rPr>
              <w:t>时间</w:t>
            </w:r>
            <w:r>
              <w:rPr>
                <w:rFonts w:hint="eastAsia" w:ascii="仿宋" w:hAnsi="仿宋" w:eastAsia="仿宋"/>
                <w:color w:val="000000"/>
                <w:sz w:val="24"/>
              </w:rPr>
              <w:t>（结束时间）</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日期时间</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沙龙活动</w:t>
            </w:r>
            <w:r>
              <w:rPr>
                <w:rFonts w:hint="eastAsia" w:ascii="仿宋" w:hAnsi="仿宋" w:eastAsia="仿宋"/>
                <w:color w:val="000000"/>
                <w:sz w:val="24"/>
              </w:rPr>
              <w:t>结束时间，格式：YYYY-MM-DD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参与人</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数字</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活动邀约参与人数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活动说明</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沙龙活动</w:t>
            </w:r>
            <w:r>
              <w:rPr>
                <w:rFonts w:hint="eastAsia" w:ascii="仿宋" w:hAnsi="仿宋" w:eastAsia="仿宋"/>
                <w:color w:val="000000"/>
                <w:sz w:val="24"/>
              </w:rPr>
              <w:t>说明；“活动说明”字段下面以列表的形式展示参与人数据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ascii="仿宋" w:hAnsi="仿宋" w:eastAsia="仿宋"/>
                <w:color w:val="000000"/>
                <w:sz w:val="24"/>
              </w:rPr>
              <w:t>附件</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附件/按钮</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可展示多个附件；点击附件名称可下载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查看明细</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点击后进入“参与人明细”页面，以列表的展示该沙龙活动的参与人明细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hint="eastAsia" w:ascii="仿宋" w:hAnsi="仿宋" w:eastAsia="仿宋"/>
                <w:color w:val="000000"/>
                <w:sz w:val="24"/>
              </w:rPr>
              <w:t>核心客户号</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“参与人明细”</w:t>
            </w:r>
            <w:r>
              <w:rPr>
                <w:rFonts w:ascii="仿宋" w:hAnsi="仿宋" w:eastAsia="仿宋"/>
                <w:color w:val="000000"/>
                <w:sz w:val="24"/>
              </w:rPr>
              <w:t>列表字段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姓名</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“参与人明细”</w:t>
            </w:r>
            <w:r>
              <w:rPr>
                <w:rFonts w:ascii="仿宋" w:hAnsi="仿宋" w:eastAsia="仿宋"/>
                <w:color w:val="000000"/>
                <w:sz w:val="24"/>
              </w:rPr>
              <w:t>列表字段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手机号码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“参与人明细”</w:t>
            </w:r>
            <w:r>
              <w:rPr>
                <w:rFonts w:ascii="仿宋" w:hAnsi="仿宋" w:eastAsia="仿宋"/>
                <w:color w:val="000000"/>
                <w:sz w:val="24"/>
              </w:rPr>
              <w:t>列表字段</w:t>
            </w:r>
            <w:r>
              <w:rPr>
                <w:rFonts w:hint="eastAsia"/>
                <w:color w:val="000000"/>
                <w:sz w:val="24"/>
              </w:rPr>
              <w:t>；</w:t>
            </w:r>
            <w:r>
              <w:rPr>
                <w:rFonts w:ascii="仿宋" w:hAnsi="仿宋" w:eastAsia="仿宋"/>
                <w:color w:val="000000"/>
                <w:sz w:val="24"/>
              </w:rPr>
              <w:t>脱敏展示；示例为138****1234</w:t>
            </w:r>
          </w:p>
        </w:tc>
      </w:tr>
    </w:tbl>
    <w:p>
      <w:pPr>
        <w:spacing w:line="360" w:lineRule="auto"/>
        <w:rPr>
          <w:rFonts w:hint="eastAsia"/>
          <w:bCs/>
          <w:color w:val="000000"/>
          <w:sz w:val="24"/>
        </w:rPr>
      </w:pPr>
      <w:r>
        <w:rPr>
          <w:rFonts w:ascii="仿宋" w:hAnsi="仿宋" w:eastAsia="仿宋"/>
          <w:bCs/>
          <w:color w:val="000000"/>
          <w:sz w:val="24"/>
        </w:rPr>
        <w:t>审批信息-短信</w:t>
      </w:r>
      <w:r>
        <w:rPr>
          <w:rFonts w:hint="eastAsia" w:ascii="仿宋" w:hAnsi="仿宋" w:eastAsia="仿宋"/>
          <w:bCs/>
          <w:color w:val="000000"/>
          <w:sz w:val="24"/>
          <w:lang w:val="en-US" w:eastAsia="zh-CN"/>
        </w:rPr>
        <w:t>发送</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911" w:author="wanao" w:date="2026-07-07T09:52:46Z"/>
        </w:trPr>
        <w:tc>
          <w:tcPr>
            <w:tcW w:w="2340" w:type="dxa"/>
          </w:tcPr>
          <w:p>
            <w:pPr>
              <w:spacing w:after="0" w:line="360" w:lineRule="auto"/>
              <w:rPr>
                <w:ins w:id="1912" w:author="wanao" w:date="2026-07-07T09:52:46Z"/>
              </w:rPr>
            </w:pPr>
            <w:ins w:id="1913" w:author="wanao" w:date="2026-07-07T09:52:46Z">
              <w:r>
                <w:rPr>
                  <w:rFonts w:ascii="仿宋" w:hAnsi="仿宋" w:eastAsia="仿宋"/>
                  <w:b/>
                  <w:color w:val="000000"/>
                  <w:sz w:val="24"/>
                </w:rPr>
                <w:t>要素名称</w:t>
              </w:r>
            </w:ins>
          </w:p>
        </w:tc>
        <w:tc>
          <w:tcPr>
            <w:tcW w:w="2340" w:type="dxa"/>
          </w:tcPr>
          <w:p>
            <w:pPr>
              <w:spacing w:after="0" w:line="360" w:lineRule="auto"/>
              <w:rPr>
                <w:ins w:id="1914" w:author="wanao" w:date="2026-07-07T09:52:46Z"/>
              </w:rPr>
            </w:pPr>
            <w:ins w:id="1915" w:author="wanao" w:date="2026-07-07T09:52:46Z">
              <w:r>
                <w:rPr>
                  <w:rFonts w:ascii="仿宋" w:hAnsi="仿宋" w:eastAsia="仿宋"/>
                  <w:b/>
                  <w:color w:val="000000"/>
                  <w:sz w:val="24"/>
                </w:rPr>
                <w:t>约束及校验规则</w:t>
              </w:r>
            </w:ins>
          </w:p>
        </w:tc>
        <w:tc>
          <w:tcPr>
            <w:tcW w:w="2340" w:type="dxa"/>
          </w:tcPr>
          <w:p>
            <w:pPr>
              <w:spacing w:after="0" w:line="360" w:lineRule="auto"/>
              <w:rPr>
                <w:ins w:id="1916" w:author="wanao" w:date="2026-07-07T09:52:46Z"/>
              </w:rPr>
            </w:pPr>
            <w:ins w:id="1917" w:author="wanao" w:date="2026-07-07T09:52:46Z">
              <w:r>
                <w:rPr>
                  <w:rFonts w:ascii="仿宋" w:hAnsi="仿宋" w:eastAsia="仿宋"/>
                  <w:b/>
                  <w:color w:val="000000"/>
                  <w:sz w:val="24"/>
                </w:rPr>
                <w:t>数据类型</w:t>
              </w:r>
            </w:ins>
          </w:p>
        </w:tc>
        <w:tc>
          <w:tcPr>
            <w:tcW w:w="2340" w:type="dxa"/>
          </w:tcPr>
          <w:p>
            <w:pPr>
              <w:spacing w:after="0" w:line="360" w:lineRule="auto"/>
              <w:rPr>
                <w:ins w:id="1918" w:author="wanao" w:date="2026-07-07T09:52:46Z"/>
              </w:rPr>
            </w:pPr>
            <w:ins w:id="1919" w:author="wanao" w:date="2026-07-07T09:52:46Z">
              <w:r>
                <w:rPr>
                  <w:rFonts w:ascii="仿宋" w:hAnsi="仿宋" w:eastAsia="仿宋"/>
                  <w:b/>
                  <w:color w:val="000000"/>
                  <w:sz w:val="24"/>
                </w:rPr>
                <w:t>说明</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920" w:author="wanao" w:date="2026-07-07T09:52:46Z"/>
        </w:trPr>
        <w:tc>
          <w:tcPr>
            <w:tcW w:w="2340" w:type="dxa"/>
          </w:tcPr>
          <w:p>
            <w:pPr>
              <w:spacing w:after="0" w:line="360" w:lineRule="auto"/>
              <w:rPr>
                <w:ins w:id="1921" w:author="wanao" w:date="2026-07-07T09:52:46Z"/>
                <w:rFonts w:hint="eastAsia" w:eastAsia="仿宋"/>
                <w:lang w:val="en-US" w:eastAsia="zh-CN"/>
              </w:rPr>
            </w:pPr>
            <w:ins w:id="1922" w:author="wanao" w:date="2026-07-07T09:52:46Z">
              <w:r>
                <w:rPr>
                  <w:rFonts w:ascii="仿宋" w:hAnsi="仿宋" w:eastAsia="仿宋"/>
                  <w:color w:val="000000"/>
                  <w:sz w:val="24"/>
                </w:rPr>
                <w:t>模板</w:t>
              </w:r>
            </w:ins>
            <w:ins w:id="1923" w:author="wanao" w:date="2026-07-07T09:54:21Z">
              <w:r>
                <w:rPr>
                  <w:rFonts w:hint="eastAsia" w:ascii="仿宋" w:hAnsi="仿宋" w:eastAsia="仿宋"/>
                  <w:color w:val="000000"/>
                  <w:sz w:val="24"/>
                  <w:lang w:val="en-US" w:eastAsia="zh-CN"/>
                </w:rPr>
                <w:t>类型</w:t>
              </w:r>
            </w:ins>
          </w:p>
        </w:tc>
        <w:tc>
          <w:tcPr>
            <w:tcW w:w="2340" w:type="dxa"/>
          </w:tcPr>
          <w:p>
            <w:pPr>
              <w:spacing w:after="0" w:line="360" w:lineRule="auto"/>
              <w:rPr>
                <w:ins w:id="1924" w:author="wanao" w:date="2026-07-07T09:52:46Z"/>
              </w:rPr>
            </w:pPr>
            <w:ins w:id="1925" w:author="wanao" w:date="2026-07-07T09:52:46Z">
              <w:r>
                <w:rPr>
                  <w:rFonts w:hint="eastAsia" w:ascii="仿宋" w:hAnsi="仿宋" w:eastAsia="仿宋"/>
                  <w:color w:val="000000"/>
                  <w:sz w:val="24"/>
                </w:rPr>
                <w:t>反显</w:t>
              </w:r>
            </w:ins>
          </w:p>
        </w:tc>
        <w:tc>
          <w:tcPr>
            <w:tcW w:w="2340" w:type="dxa"/>
          </w:tcPr>
          <w:p>
            <w:pPr>
              <w:spacing w:after="0" w:line="360" w:lineRule="auto"/>
              <w:rPr>
                <w:ins w:id="1926" w:author="wanao" w:date="2026-07-07T09:52:46Z"/>
              </w:rPr>
            </w:pPr>
            <w:ins w:id="1927" w:author="wanao" w:date="2026-07-07T09:52:46Z">
              <w:r>
                <w:rPr>
                  <w:rFonts w:ascii="仿宋" w:hAnsi="仿宋" w:eastAsia="仿宋"/>
                  <w:color w:val="000000"/>
                  <w:sz w:val="24"/>
                </w:rPr>
                <w:t>文本</w:t>
              </w:r>
            </w:ins>
          </w:p>
        </w:tc>
        <w:tc>
          <w:tcPr>
            <w:tcW w:w="2340" w:type="dxa"/>
          </w:tcPr>
          <w:p>
            <w:pPr>
              <w:spacing w:after="0" w:line="360" w:lineRule="auto"/>
              <w:rPr>
                <w:ins w:id="1928" w:author="wanao" w:date="2026-07-07T09:52:46Z"/>
                <w:rFonts w:eastAsia="仿宋"/>
              </w:rPr>
            </w:pPr>
            <w:ins w:id="1929" w:author="wanao" w:date="2026-07-07T09:54:34Z">
              <w:r>
                <w:rPr>
                  <w:rFonts w:ascii="仿宋" w:hAnsi="仿宋" w:eastAsia="仿宋"/>
                  <w:color w:val="000000"/>
                  <w:sz w:val="24"/>
                </w:rPr>
                <w:t>短信模板</w:t>
              </w:r>
            </w:ins>
            <w:ins w:id="1930" w:author="wanao" w:date="2026-07-07T09:54:34Z">
              <w:r>
                <w:rPr>
                  <w:rFonts w:hint="eastAsia" w:ascii="仿宋" w:hAnsi="仿宋" w:eastAsia="仿宋"/>
                  <w:color w:val="000000"/>
                  <w:sz w:val="24"/>
                </w:rPr>
                <w:t>类型</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931" w:author="wanao" w:date="2026-07-07T09:52:46Z"/>
        </w:trPr>
        <w:tc>
          <w:tcPr>
            <w:tcW w:w="2340" w:type="dxa"/>
          </w:tcPr>
          <w:p>
            <w:pPr>
              <w:spacing w:after="0" w:line="360" w:lineRule="auto"/>
              <w:rPr>
                <w:ins w:id="1932" w:author="wanao" w:date="2026-07-07T09:52:46Z"/>
              </w:rPr>
            </w:pPr>
            <w:ins w:id="1933" w:author="wanao" w:date="2026-07-07T09:54:26Z">
              <w:r>
                <w:rPr>
                  <w:rFonts w:hint="eastAsia" w:ascii="仿宋" w:hAnsi="仿宋" w:eastAsia="仿宋"/>
                  <w:color w:val="000000"/>
                  <w:sz w:val="24"/>
                  <w:lang w:val="en-US" w:eastAsia="zh-CN"/>
                </w:rPr>
                <w:t>短信</w:t>
              </w:r>
            </w:ins>
            <w:ins w:id="1934" w:author="wanao" w:date="2026-07-07T09:52:46Z">
              <w:r>
                <w:rPr>
                  <w:rFonts w:ascii="仿宋" w:hAnsi="仿宋" w:eastAsia="仿宋"/>
                  <w:color w:val="000000"/>
                  <w:sz w:val="24"/>
                </w:rPr>
                <w:t>模板</w:t>
              </w:r>
            </w:ins>
          </w:p>
        </w:tc>
        <w:tc>
          <w:tcPr>
            <w:tcW w:w="2340" w:type="dxa"/>
          </w:tcPr>
          <w:p>
            <w:pPr>
              <w:spacing w:after="0" w:line="360" w:lineRule="auto"/>
              <w:rPr>
                <w:ins w:id="1935" w:author="wanao" w:date="2026-07-07T09:52:46Z"/>
              </w:rPr>
            </w:pPr>
            <w:ins w:id="1936" w:author="wanao" w:date="2026-07-07T09:52:46Z">
              <w:r>
                <w:rPr>
                  <w:rFonts w:hint="eastAsia" w:ascii="仿宋" w:hAnsi="仿宋" w:eastAsia="仿宋"/>
                  <w:color w:val="000000"/>
                  <w:sz w:val="24"/>
                </w:rPr>
                <w:t>反显</w:t>
              </w:r>
            </w:ins>
          </w:p>
        </w:tc>
        <w:tc>
          <w:tcPr>
            <w:tcW w:w="2340" w:type="dxa"/>
          </w:tcPr>
          <w:p>
            <w:pPr>
              <w:spacing w:after="0" w:line="360" w:lineRule="auto"/>
              <w:rPr>
                <w:ins w:id="1937" w:author="wanao" w:date="2026-07-07T09:52:46Z"/>
              </w:rPr>
            </w:pPr>
            <w:ins w:id="1938" w:author="wanao" w:date="2026-07-07T09:52:46Z">
              <w:r>
                <w:rPr>
                  <w:rFonts w:ascii="仿宋" w:hAnsi="仿宋" w:eastAsia="仿宋"/>
                  <w:color w:val="000000"/>
                  <w:sz w:val="24"/>
                </w:rPr>
                <w:t>文本</w:t>
              </w:r>
            </w:ins>
          </w:p>
        </w:tc>
        <w:tc>
          <w:tcPr>
            <w:tcW w:w="2340" w:type="dxa"/>
          </w:tcPr>
          <w:p>
            <w:pPr>
              <w:spacing w:after="0" w:line="360" w:lineRule="auto"/>
              <w:rPr>
                <w:ins w:id="1939" w:author="wanao" w:date="2026-07-07T09:52:46Z"/>
                <w:rFonts w:hint="eastAsia" w:eastAsia="仿宋"/>
                <w:lang w:val="en-US" w:eastAsia="zh-CN"/>
              </w:rPr>
            </w:pPr>
            <w:ins w:id="1940" w:author="wanao" w:date="2026-07-07T09:52:46Z">
              <w:r>
                <w:rPr>
                  <w:rFonts w:ascii="仿宋" w:hAnsi="仿宋" w:eastAsia="仿宋"/>
                  <w:color w:val="000000"/>
                  <w:sz w:val="24"/>
                </w:rPr>
                <w:t>短信模板</w:t>
              </w:r>
            </w:ins>
            <w:ins w:id="1941" w:author="wanao" w:date="2026-07-07T09:54:47Z">
              <w:r>
                <w:rPr>
                  <w:rFonts w:hint="eastAsia" w:ascii="仿宋" w:hAnsi="仿宋" w:eastAsia="仿宋"/>
                  <w:color w:val="000000"/>
                  <w:sz w:val="24"/>
                  <w:lang w:val="en-US" w:eastAsia="zh-CN"/>
                </w:rPr>
                <w:t>名称</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942" w:author="wanao" w:date="2026-07-07T09:52:46Z"/>
        </w:trPr>
        <w:tc>
          <w:tcPr>
            <w:tcW w:w="2340" w:type="dxa"/>
          </w:tcPr>
          <w:p>
            <w:pPr>
              <w:spacing w:after="0" w:line="360" w:lineRule="auto"/>
              <w:rPr>
                <w:ins w:id="1943" w:author="wanao" w:date="2026-07-07T09:52:46Z"/>
                <w:rFonts w:hint="default" w:eastAsia="仿宋"/>
                <w:lang w:val="en-US" w:eastAsia="zh-CN"/>
              </w:rPr>
            </w:pPr>
            <w:ins w:id="1944" w:author="wanao" w:date="2026-07-07T09:55:00Z">
              <w:r>
                <w:rPr>
                  <w:rFonts w:hint="eastAsia" w:ascii="仿宋" w:hAnsi="仿宋" w:eastAsia="仿宋"/>
                  <w:color w:val="000000"/>
                  <w:sz w:val="24"/>
                  <w:lang w:val="en-US" w:eastAsia="zh-CN"/>
                </w:rPr>
                <w:t>模板</w:t>
              </w:r>
            </w:ins>
            <w:ins w:id="1945" w:author="wanao" w:date="2026-07-07T09:55:02Z">
              <w:r>
                <w:rPr>
                  <w:rFonts w:hint="eastAsia" w:ascii="仿宋" w:hAnsi="仿宋" w:eastAsia="仿宋"/>
                  <w:color w:val="000000"/>
                  <w:sz w:val="24"/>
                  <w:lang w:val="en-US" w:eastAsia="zh-CN"/>
                </w:rPr>
                <w:t>内容</w:t>
              </w:r>
            </w:ins>
          </w:p>
        </w:tc>
        <w:tc>
          <w:tcPr>
            <w:tcW w:w="2340" w:type="dxa"/>
          </w:tcPr>
          <w:p>
            <w:pPr>
              <w:spacing w:after="0" w:line="360" w:lineRule="auto"/>
              <w:rPr>
                <w:ins w:id="1946" w:author="wanao" w:date="2026-07-07T09:52:46Z"/>
              </w:rPr>
            </w:pPr>
            <w:ins w:id="1947" w:author="wanao" w:date="2026-07-07T09:52:46Z">
              <w:r>
                <w:rPr>
                  <w:rFonts w:hint="eastAsia" w:ascii="仿宋" w:hAnsi="仿宋" w:eastAsia="仿宋"/>
                  <w:color w:val="000000"/>
                  <w:sz w:val="24"/>
                </w:rPr>
                <w:t>反显</w:t>
              </w:r>
            </w:ins>
          </w:p>
        </w:tc>
        <w:tc>
          <w:tcPr>
            <w:tcW w:w="2340" w:type="dxa"/>
          </w:tcPr>
          <w:p>
            <w:pPr>
              <w:spacing w:after="0" w:line="360" w:lineRule="auto"/>
              <w:rPr>
                <w:ins w:id="1948" w:author="wanao" w:date="2026-07-07T09:52:46Z"/>
              </w:rPr>
            </w:pPr>
            <w:ins w:id="1949" w:author="wanao" w:date="2026-07-07T09:52:46Z">
              <w:r>
                <w:rPr>
                  <w:rFonts w:ascii="仿宋" w:hAnsi="仿宋" w:eastAsia="仿宋"/>
                  <w:color w:val="000000"/>
                  <w:sz w:val="24"/>
                </w:rPr>
                <w:t>文本</w:t>
              </w:r>
            </w:ins>
          </w:p>
        </w:tc>
        <w:tc>
          <w:tcPr>
            <w:tcW w:w="2340" w:type="dxa"/>
          </w:tcPr>
          <w:p>
            <w:pPr>
              <w:spacing w:after="0" w:line="360" w:lineRule="auto"/>
              <w:rPr>
                <w:ins w:id="1950" w:author="wanao" w:date="2026-07-07T09:52:46Z"/>
                <w:rFonts w:eastAsia="仿宋"/>
              </w:rPr>
            </w:pPr>
            <w:ins w:id="1951" w:author="wanao" w:date="2026-07-07T09:55:21Z">
              <w:r>
                <w:rPr>
                  <w:rFonts w:ascii="仿宋" w:hAnsi="仿宋" w:eastAsia="仿宋"/>
                  <w:color w:val="000000"/>
                  <w:sz w:val="24"/>
                </w:rPr>
                <w:t>短信模板</w:t>
              </w:r>
            </w:ins>
            <w:ins w:id="1952" w:author="wanao" w:date="2026-07-07T09:55:21Z">
              <w:r>
                <w:rPr>
                  <w:rFonts w:hint="eastAsia" w:ascii="仿宋" w:hAnsi="仿宋" w:eastAsia="仿宋"/>
                  <w:color w:val="000000"/>
                  <w:sz w:val="24"/>
                </w:rPr>
                <w:t>内容</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953" w:author="wanao" w:date="2026-07-07T09:55:31Z"/>
        </w:trPr>
        <w:tc>
          <w:tcPr>
            <w:tcW w:w="2340" w:type="dxa"/>
          </w:tcPr>
          <w:p>
            <w:pPr>
              <w:spacing w:after="0" w:line="360" w:lineRule="auto"/>
              <w:rPr>
                <w:ins w:id="1954" w:author="wanao" w:date="2026-07-07T09:55:31Z"/>
                <w:rFonts w:hint="default" w:ascii="仿宋" w:hAnsi="仿宋" w:eastAsia="仿宋"/>
                <w:color w:val="000000"/>
                <w:sz w:val="24"/>
                <w:lang w:val="en-US" w:eastAsia="zh-CN"/>
              </w:rPr>
            </w:pPr>
            <w:ins w:id="1955" w:author="wanao" w:date="2026-07-07T09:55:34Z">
              <w:r>
                <w:rPr>
                  <w:rFonts w:hint="eastAsia" w:ascii="仿宋" w:hAnsi="仿宋" w:eastAsia="仿宋"/>
                  <w:color w:val="000000"/>
                  <w:sz w:val="24"/>
                  <w:lang w:val="en-US" w:eastAsia="zh-CN"/>
                </w:rPr>
                <w:t>发送</w:t>
              </w:r>
            </w:ins>
            <w:ins w:id="1956" w:author="wanao" w:date="2026-07-07T09:55:35Z">
              <w:r>
                <w:rPr>
                  <w:rFonts w:hint="eastAsia" w:ascii="仿宋" w:hAnsi="仿宋" w:eastAsia="仿宋"/>
                  <w:color w:val="000000"/>
                  <w:sz w:val="24"/>
                  <w:lang w:val="en-US" w:eastAsia="zh-CN"/>
                </w:rPr>
                <w:t>客户</w:t>
              </w:r>
            </w:ins>
          </w:p>
        </w:tc>
        <w:tc>
          <w:tcPr>
            <w:tcW w:w="2340" w:type="dxa"/>
          </w:tcPr>
          <w:p>
            <w:pPr>
              <w:spacing w:after="0" w:line="360" w:lineRule="auto"/>
              <w:rPr>
                <w:ins w:id="1957" w:author="wanao" w:date="2026-07-07T09:55:31Z"/>
                <w:rFonts w:hint="eastAsia" w:ascii="仿宋" w:hAnsi="仿宋" w:eastAsia="仿宋"/>
                <w:color w:val="000000"/>
                <w:sz w:val="24"/>
              </w:rPr>
            </w:pPr>
            <w:ins w:id="1958" w:author="wanao" w:date="2026-07-07T09:55:50Z">
              <w:r>
                <w:rPr>
                  <w:rFonts w:hint="eastAsia" w:ascii="仿宋" w:hAnsi="仿宋" w:eastAsia="仿宋"/>
                  <w:color w:val="000000"/>
                  <w:sz w:val="24"/>
                </w:rPr>
                <w:t>反显</w:t>
              </w:r>
            </w:ins>
          </w:p>
        </w:tc>
        <w:tc>
          <w:tcPr>
            <w:tcW w:w="2340" w:type="dxa"/>
          </w:tcPr>
          <w:p>
            <w:pPr>
              <w:spacing w:after="0" w:line="360" w:lineRule="auto"/>
              <w:rPr>
                <w:ins w:id="1959" w:author="wanao" w:date="2026-07-07T09:55:31Z"/>
                <w:rFonts w:ascii="仿宋" w:hAnsi="仿宋" w:eastAsia="仿宋"/>
                <w:color w:val="000000"/>
                <w:sz w:val="24"/>
              </w:rPr>
            </w:pPr>
            <w:ins w:id="1960" w:author="wanao" w:date="2026-07-07T09:55:53Z">
              <w:r>
                <w:rPr>
                  <w:rFonts w:ascii="仿宋" w:hAnsi="仿宋" w:eastAsia="仿宋"/>
                  <w:color w:val="000000"/>
                  <w:sz w:val="24"/>
                </w:rPr>
                <w:t>文本</w:t>
              </w:r>
            </w:ins>
          </w:p>
        </w:tc>
        <w:tc>
          <w:tcPr>
            <w:tcW w:w="2340" w:type="dxa"/>
          </w:tcPr>
          <w:p>
            <w:pPr>
              <w:spacing w:after="0" w:line="360" w:lineRule="auto"/>
              <w:rPr>
                <w:ins w:id="1961" w:author="wanao" w:date="2026-07-07T09:55:31Z"/>
                <w:rFonts w:hint="default" w:ascii="仿宋" w:hAnsi="仿宋" w:eastAsia="仿宋"/>
                <w:color w:val="000000"/>
                <w:sz w:val="24"/>
                <w:lang w:val="en-US" w:eastAsia="zh-CN"/>
              </w:rPr>
            </w:pPr>
            <w:ins w:id="1962" w:author="wanao" w:date="2026-07-07T09:55:56Z">
              <w:r>
                <w:rPr>
                  <w:rFonts w:hint="eastAsia" w:ascii="仿宋" w:hAnsi="仿宋" w:eastAsia="仿宋"/>
                  <w:color w:val="000000"/>
                  <w:sz w:val="24"/>
                  <w:lang w:val="en-US" w:eastAsia="zh-CN"/>
                </w:rPr>
                <w:t>发送</w:t>
              </w:r>
            </w:ins>
            <w:ins w:id="1963" w:author="wanao" w:date="2026-07-07T09:55:58Z">
              <w:r>
                <w:rPr>
                  <w:rFonts w:hint="eastAsia" w:ascii="仿宋" w:hAnsi="仿宋" w:eastAsia="仿宋"/>
                  <w:color w:val="000000"/>
                  <w:sz w:val="24"/>
                  <w:lang w:val="en-US" w:eastAsia="zh-CN"/>
                </w:rPr>
                <w:t>短信</w:t>
              </w:r>
            </w:ins>
            <w:ins w:id="1964" w:author="wanao" w:date="2026-07-07T09:55:59Z">
              <w:r>
                <w:rPr>
                  <w:rFonts w:hint="eastAsia" w:ascii="仿宋" w:hAnsi="仿宋" w:eastAsia="仿宋"/>
                  <w:color w:val="000000"/>
                  <w:sz w:val="24"/>
                  <w:lang w:val="en-US" w:eastAsia="zh-CN"/>
                </w:rPr>
                <w:t>客户数</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ins w:id="1965" w:author="wanao" w:date="2026-07-07T09:52:46Z"/>
        </w:trPr>
        <w:tc>
          <w:tcPr>
            <w:tcW w:w="2340" w:type="dxa"/>
          </w:tcPr>
          <w:p>
            <w:pPr>
              <w:spacing w:after="0" w:line="360" w:lineRule="auto"/>
              <w:rPr>
                <w:ins w:id="1966" w:author="wanao" w:date="2026-07-07T09:52:46Z"/>
              </w:rPr>
            </w:pPr>
            <w:ins w:id="1967" w:author="wanao" w:date="2026-07-07T09:56:05Z">
              <w:r>
                <w:rPr>
                  <w:rFonts w:hint="eastAsia" w:ascii="仿宋" w:hAnsi="仿宋" w:eastAsia="仿宋"/>
                  <w:color w:val="000000"/>
                  <w:sz w:val="24"/>
                  <w:lang w:val="en-US" w:eastAsia="zh-CN"/>
                </w:rPr>
                <w:t>发送</w:t>
              </w:r>
            </w:ins>
            <w:ins w:id="1968" w:author="wanao" w:date="2026-07-07T09:52:46Z">
              <w:r>
                <w:rPr>
                  <w:rFonts w:ascii="仿宋" w:hAnsi="仿宋" w:eastAsia="仿宋"/>
                  <w:color w:val="000000"/>
                  <w:sz w:val="24"/>
                </w:rPr>
                <w:t>时间</w:t>
              </w:r>
            </w:ins>
          </w:p>
        </w:tc>
        <w:tc>
          <w:tcPr>
            <w:tcW w:w="2340" w:type="dxa"/>
          </w:tcPr>
          <w:p>
            <w:pPr>
              <w:spacing w:after="0" w:line="360" w:lineRule="auto"/>
              <w:rPr>
                <w:ins w:id="1969" w:author="wanao" w:date="2026-07-07T09:52:46Z"/>
              </w:rPr>
            </w:pPr>
            <w:ins w:id="1970" w:author="wanao" w:date="2026-07-07T09:52:46Z">
              <w:r>
                <w:rPr>
                  <w:rFonts w:hint="eastAsia" w:ascii="仿宋" w:hAnsi="仿宋" w:eastAsia="仿宋"/>
                  <w:color w:val="000000"/>
                  <w:sz w:val="24"/>
                </w:rPr>
                <w:t>反显</w:t>
              </w:r>
            </w:ins>
          </w:p>
        </w:tc>
        <w:tc>
          <w:tcPr>
            <w:tcW w:w="2340" w:type="dxa"/>
          </w:tcPr>
          <w:p>
            <w:pPr>
              <w:spacing w:after="0" w:line="360" w:lineRule="auto"/>
              <w:rPr>
                <w:ins w:id="1971" w:author="wanao" w:date="2026-07-07T09:52:46Z"/>
              </w:rPr>
            </w:pPr>
            <w:ins w:id="1972" w:author="wanao" w:date="2026-07-07T09:52:46Z">
              <w:r>
                <w:rPr>
                  <w:rFonts w:ascii="仿宋" w:hAnsi="仿宋" w:eastAsia="仿宋"/>
                  <w:color w:val="000000"/>
                  <w:sz w:val="24"/>
                </w:rPr>
                <w:t>日期时间</w:t>
              </w:r>
            </w:ins>
          </w:p>
        </w:tc>
        <w:tc>
          <w:tcPr>
            <w:tcW w:w="2340" w:type="dxa"/>
          </w:tcPr>
          <w:p>
            <w:pPr>
              <w:spacing w:after="0" w:line="360" w:lineRule="auto"/>
              <w:rPr>
                <w:ins w:id="1973" w:author="wanao" w:date="2026-07-07T09:52:46Z"/>
                <w:rFonts w:eastAsia="仿宋"/>
              </w:rPr>
            </w:pPr>
            <w:ins w:id="1974" w:author="wanao" w:date="2026-07-07T09:52:46Z">
              <w:r>
                <w:rPr>
                  <w:rFonts w:ascii="仿宋" w:hAnsi="仿宋" w:eastAsia="仿宋"/>
                  <w:color w:val="000000"/>
                  <w:sz w:val="24"/>
                </w:rPr>
                <w:t>短信</w:t>
              </w:r>
            </w:ins>
            <w:ins w:id="1975" w:author="wanao" w:date="2026-07-07T09:56:17Z">
              <w:r>
                <w:rPr>
                  <w:rFonts w:hint="eastAsia" w:ascii="仿宋" w:hAnsi="仿宋" w:eastAsia="仿宋"/>
                  <w:color w:val="000000"/>
                  <w:sz w:val="24"/>
                  <w:lang w:val="en-US" w:eastAsia="zh-CN"/>
                </w:rPr>
                <w:t>发送</w:t>
              </w:r>
            </w:ins>
            <w:ins w:id="1976" w:author="wanao" w:date="2026-07-07T09:52:46Z">
              <w:r>
                <w:rPr>
                  <w:rFonts w:hint="eastAsia" w:ascii="仿宋" w:hAnsi="仿宋" w:eastAsia="仿宋"/>
                  <w:color w:val="000000"/>
                  <w:sz w:val="24"/>
                </w:rPr>
                <w:t>时间；格式：YYYY-MM-DD hh:mm</w:t>
              </w:r>
            </w:ins>
          </w:p>
        </w:tc>
      </w:tr>
    </w:tbl>
    <w:p>
      <w:pPr>
        <w:spacing w:line="360" w:lineRule="auto"/>
        <w:rPr>
          <w:rFonts w:hint="eastAsia"/>
          <w:bCs/>
          <w:color w:val="000000"/>
          <w:sz w:val="24"/>
        </w:rPr>
      </w:pPr>
    </w:p>
    <w:p>
      <w:pPr>
        <w:spacing w:after="0" w:line="360" w:lineRule="auto"/>
        <w:rPr>
          <w:rFonts w:eastAsia="仿宋"/>
          <w:bCs/>
        </w:rPr>
      </w:pPr>
      <w:r>
        <w:rPr>
          <w:rFonts w:ascii="仿宋" w:hAnsi="仿宋" w:eastAsia="仿宋"/>
          <w:bCs/>
          <w:color w:val="000000"/>
          <w:sz w:val="24"/>
        </w:rPr>
        <w:t>审批信息-短信模板</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模板名称</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短信模板</w:t>
            </w:r>
            <w:r>
              <w:rPr>
                <w:rFonts w:hint="eastAsia" w:ascii="仿宋" w:hAnsi="仿宋" w:eastAsia="仿宋"/>
                <w:color w:val="000000"/>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模板类型</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短信模板</w:t>
            </w:r>
            <w:r>
              <w:rPr>
                <w:rFonts w:hint="eastAsia" w:ascii="仿宋" w:hAnsi="仿宋" w:eastAsia="仿宋"/>
                <w:color w:val="000000"/>
                <w:sz w:val="24"/>
              </w:rPr>
              <w:t>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创建人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短信模板</w:t>
            </w:r>
            <w:r>
              <w:rPr>
                <w:rFonts w:hint="eastAsia" w:ascii="仿宋" w:hAnsi="仿宋" w:eastAsia="仿宋"/>
                <w:color w:val="000000"/>
                <w:sz w:val="24"/>
              </w:rPr>
              <w:t>创建人；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创建时间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rPr>
                <w:rFonts w:eastAsia="仿宋"/>
              </w:rPr>
            </w:pPr>
            <w:r>
              <w:rPr>
                <w:rFonts w:ascii="仿宋" w:hAnsi="仿宋" w:eastAsia="仿宋"/>
                <w:color w:val="000000"/>
                <w:sz w:val="24"/>
              </w:rPr>
              <w:t>短信模板</w:t>
            </w:r>
            <w:r>
              <w:rPr>
                <w:rFonts w:hint="eastAsia" w:ascii="仿宋" w:hAnsi="仿宋" w:eastAsia="仿宋"/>
                <w:color w:val="000000"/>
                <w:sz w:val="24"/>
              </w:rPr>
              <w:t>创建时间；格式：YYYY-MM-DD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模板内容</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短信模板</w:t>
            </w:r>
            <w:r>
              <w:rPr>
                <w:rFonts w:hint="eastAsia" w:ascii="仿宋" w:hAnsi="仿宋" w:eastAsia="仿宋"/>
                <w:color w:val="000000"/>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附件</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附件/按钮</w:t>
            </w:r>
          </w:p>
        </w:tc>
        <w:tc>
          <w:tcPr>
            <w:tcW w:w="2340" w:type="dxa"/>
          </w:tcPr>
          <w:p>
            <w:pPr>
              <w:spacing w:after="0" w:line="360" w:lineRule="auto"/>
              <w:rPr>
                <w:rFonts w:eastAsia="仿宋"/>
              </w:rPr>
            </w:pPr>
            <w:r>
              <w:rPr>
                <w:rFonts w:ascii="仿宋" w:hAnsi="仿宋" w:eastAsia="仿宋"/>
                <w:color w:val="000000"/>
                <w:sz w:val="24"/>
              </w:rPr>
              <w:t>短信模板</w:t>
            </w:r>
            <w:r>
              <w:rPr>
                <w:rFonts w:hint="eastAsia" w:ascii="仿宋" w:hAnsi="仿宋" w:eastAsia="仿宋"/>
                <w:color w:val="000000"/>
                <w:sz w:val="24"/>
              </w:rPr>
              <w:t>申请的附件；</w:t>
            </w:r>
            <w:r>
              <w:rPr>
                <w:rFonts w:ascii="仿宋" w:hAnsi="仿宋" w:eastAsia="仿宋"/>
                <w:color w:val="000000"/>
                <w:sz w:val="24"/>
              </w:rPr>
              <w:t>可展示多个附件；点击附件名称可下载</w:t>
            </w:r>
          </w:p>
        </w:tc>
      </w:tr>
    </w:tbl>
    <w:p>
      <w:pPr>
        <w:spacing w:line="360" w:lineRule="auto"/>
      </w:pPr>
    </w:p>
    <w:p>
      <w:pPr>
        <w:spacing w:after="0" w:line="360" w:lineRule="auto"/>
        <w:rPr>
          <w:rFonts w:eastAsia="仿宋"/>
        </w:rPr>
      </w:pPr>
      <w:r>
        <w:rPr>
          <w:rFonts w:ascii="仿宋" w:hAnsi="仿宋" w:eastAsia="仿宋"/>
          <w:bCs/>
          <w:color w:val="000000"/>
          <w:sz w:val="24"/>
        </w:rPr>
        <w:t>审批流程</w:t>
      </w:r>
      <w:r>
        <w:rPr>
          <w:rFonts w:hint="eastAsia"/>
          <w:bCs/>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申请发起人；</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rPr>
                <w:rFonts w:eastAsia="仿宋"/>
              </w:rPr>
            </w:pPr>
            <w:r>
              <w:rPr>
                <w:rFonts w:hint="eastAsia" w:ascii="仿宋" w:hAnsi="仿宋" w:eastAsia="仿宋"/>
                <w:color w:val="000000"/>
                <w:sz w:val="24"/>
              </w:rPr>
              <w:t>申请提交时间；格式：YYYY-MM-DD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审批</w:t>
            </w:r>
            <w:r>
              <w:rPr>
                <w:rFonts w:ascii="仿宋" w:hAnsi="仿宋" w:eastAsia="仿宋"/>
                <w:color w:val="000000"/>
                <w:sz w:val="24"/>
              </w:rPr>
              <w:t>节点图标</w:t>
            </w:r>
          </w:p>
        </w:tc>
        <w:tc>
          <w:tcPr>
            <w:tcW w:w="2340" w:type="dxa"/>
          </w:tcPr>
          <w:p>
            <w:pPr>
              <w:spacing w:after="0" w:line="360" w:lineRule="auto"/>
              <w:rPr>
                <w:color w:val="000000"/>
                <w:sz w:val="24"/>
              </w:rPr>
            </w:pPr>
            <w:r>
              <w:rPr>
                <w:rFonts w:hint="eastAsia" w:ascii="仿宋" w:hAnsi="仿宋" w:eastAsia="仿宋"/>
                <w:color w:val="000000"/>
                <w:sz w:val="24"/>
              </w:rPr>
              <w:t>反显</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图片</w:t>
            </w:r>
          </w:p>
        </w:tc>
        <w:tc>
          <w:tcPr>
            <w:tcW w:w="2340" w:type="dxa"/>
          </w:tcPr>
          <w:p>
            <w:pPr>
              <w:spacing w:after="0" w:line="360" w:lineRule="auto"/>
              <w:rPr>
                <w:rFonts w:eastAsia="仿宋"/>
              </w:rPr>
            </w:pPr>
            <w:r>
              <w:rPr>
                <w:rFonts w:hint="eastAsia" w:ascii="仿宋" w:hAnsi="仿宋" w:eastAsia="仿宋"/>
                <w:color w:val="000000"/>
                <w:sz w:val="24"/>
              </w:rPr>
              <w:t>按系统配置的审批顺序展示审批节点；</w:t>
            </w:r>
            <w:r>
              <w:rPr>
                <w:rFonts w:ascii="仿宋" w:hAnsi="仿宋" w:eastAsia="仿宋"/>
                <w:color w:val="000000"/>
                <w:sz w:val="24"/>
              </w:rPr>
              <w:t>未完成</w:t>
            </w:r>
            <w:r>
              <w:rPr>
                <w:rFonts w:hint="eastAsia" w:ascii="仿宋" w:hAnsi="仿宋" w:eastAsia="仿宋"/>
                <w:color w:val="000000"/>
                <w:sz w:val="24"/>
              </w:rPr>
              <w:t>的节点</w:t>
            </w:r>
            <w:r>
              <w:rPr>
                <w:rFonts w:ascii="仿宋" w:hAnsi="仿宋" w:eastAsia="仿宋"/>
                <w:color w:val="000000"/>
                <w:sz w:val="24"/>
              </w:rPr>
              <w:t>为灰色</w:t>
            </w:r>
            <w:r>
              <w:rPr>
                <w:rFonts w:hint="eastAsia" w:ascii="仿宋" w:hAnsi="仿宋" w:eastAsia="仿宋"/>
                <w:color w:val="000000"/>
                <w:sz w:val="24"/>
              </w:rPr>
              <w:t>图标</w:t>
            </w:r>
            <w:r>
              <w:rPr>
                <w:rFonts w:ascii="仿宋" w:hAnsi="仿宋" w:eastAsia="仿宋"/>
                <w:color w:val="000000"/>
                <w:sz w:val="24"/>
              </w:rPr>
              <w:t>，已完成</w:t>
            </w:r>
            <w:r>
              <w:rPr>
                <w:rFonts w:hint="eastAsia" w:ascii="仿宋" w:hAnsi="仿宋" w:eastAsia="仿宋"/>
                <w:color w:val="000000"/>
                <w:sz w:val="24"/>
              </w:rPr>
              <w:t>节点</w:t>
            </w:r>
            <w:r>
              <w:rPr>
                <w:rFonts w:ascii="仿宋" w:hAnsi="仿宋" w:eastAsia="仿宋"/>
                <w:color w:val="000000"/>
                <w:sz w:val="24"/>
              </w:rPr>
              <w:t>为亮色</w:t>
            </w:r>
            <w:r>
              <w:rPr>
                <w:rFonts w:hint="eastAsia" w:ascii="仿宋" w:hAnsi="仿宋" w:eastAsia="仿宋"/>
                <w:color w:val="000000"/>
                <w:sz w:val="24"/>
              </w:rPr>
              <w:t>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审批节点下的审批人；可展示多个审批人；格式：</w:t>
            </w:r>
            <w:r>
              <w:rPr>
                <w:rFonts w:ascii="仿宋" w:hAnsi="仿宋" w:eastAsia="仿宋"/>
                <w:color w:val="000000"/>
                <w:sz w:val="24"/>
              </w:rPr>
              <w:t>按“工号+姓名”格式展示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rPr>
                <w:rFonts w:eastAsia="仿宋"/>
              </w:rPr>
            </w:pPr>
            <w:r>
              <w:rPr>
                <w:rFonts w:hint="eastAsia" w:ascii="仿宋" w:hAnsi="仿宋" w:eastAsia="仿宋"/>
                <w:color w:val="000000"/>
                <w:sz w:val="24"/>
              </w:rPr>
              <w:t>未完成的审批节点不展示此字段；格式：YYYY-MM-DD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审批意见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未完成的审批节点不展示此字段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确定</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rPr>
                <w:rFonts w:eastAsia="仿宋"/>
              </w:rPr>
            </w:pPr>
            <w:r>
              <w:rPr>
                <w:rFonts w:ascii="仿宋" w:hAnsi="仿宋" w:eastAsia="仿宋"/>
                <w:color w:val="000000"/>
                <w:sz w:val="24"/>
              </w:rPr>
              <w:t>点击后关闭详情页</w:t>
            </w:r>
          </w:p>
        </w:tc>
      </w:tr>
    </w:tbl>
    <w:p>
      <w:pPr>
        <w:spacing w:line="360" w:lineRule="auto"/>
      </w:pPr>
    </w:p>
    <w:p>
      <w:pPr>
        <w:pStyle w:val="8"/>
        <w:numPr>
          <w:ilvl w:val="5"/>
          <w:numId w:val="45"/>
        </w:numPr>
        <w:spacing w:line="360" w:lineRule="auto"/>
        <w:rPr>
          <w:rFonts w:ascii="仿宋" w:hAnsi="仿宋" w:eastAsia="仿宋"/>
        </w:rPr>
      </w:pPr>
      <w:r>
        <w:rPr>
          <w:rFonts w:hint="eastAsia" w:ascii="仿宋" w:hAnsi="仿宋" w:eastAsia="仿宋"/>
        </w:rPr>
        <w:t>输入输出的界面</w:t>
      </w:r>
    </w:p>
    <w:p>
      <w:pPr>
        <w:spacing w:after="0" w:line="360" w:lineRule="auto"/>
        <w:jc w:val="left"/>
      </w:pPr>
      <w:r>
        <w:rPr>
          <w:rFonts w:ascii="仿宋" w:hAnsi="仿宋" w:eastAsia="仿宋" w:cs="仿宋"/>
          <w:sz w:val="24"/>
        </w:rPr>
        <w:t>待提供</w:t>
      </w:r>
    </w:p>
    <w:p>
      <w:pPr>
        <w:pStyle w:val="8"/>
        <w:numPr>
          <w:ilvl w:val="5"/>
          <w:numId w:val="45"/>
        </w:numPr>
        <w:spacing w:line="360" w:lineRule="auto"/>
        <w:rPr>
          <w:rFonts w:ascii="仿宋" w:hAnsi="仿宋" w:eastAsia="仿宋"/>
        </w:rPr>
      </w:pPr>
      <w:r>
        <w:rPr>
          <w:rFonts w:hint="eastAsia" w:ascii="仿宋" w:hAnsi="仿宋" w:eastAsia="仿宋"/>
        </w:rPr>
        <w:t>核算处理</w:t>
      </w:r>
    </w:p>
    <w:p>
      <w:pPr>
        <w:spacing w:after="0" w:line="360" w:lineRule="auto"/>
      </w:pPr>
      <w:r>
        <w:rPr>
          <w:rFonts w:ascii="仿宋" w:hAnsi="仿宋" w:eastAsia="仿宋"/>
          <w:color w:val="000000"/>
          <w:sz w:val="24"/>
        </w:rPr>
        <w:t>不涉及。</w:t>
      </w:r>
    </w:p>
    <w:p>
      <w:pPr>
        <w:pStyle w:val="8"/>
        <w:numPr>
          <w:ilvl w:val="5"/>
          <w:numId w:val="45"/>
        </w:numPr>
        <w:spacing w:line="360" w:lineRule="auto"/>
        <w:rPr>
          <w:rFonts w:ascii="仿宋" w:hAnsi="仿宋" w:eastAsia="仿宋"/>
        </w:rPr>
      </w:pPr>
      <w:r>
        <w:rPr>
          <w:rFonts w:hint="eastAsia" w:ascii="仿宋" w:hAnsi="仿宋" w:eastAsia="仿宋"/>
        </w:rPr>
        <w:t>凭证/合同/协议打印</w:t>
      </w:r>
    </w:p>
    <w:p>
      <w:r>
        <w:rPr>
          <w:rFonts w:ascii="仿宋" w:hAnsi="仿宋" w:eastAsia="仿宋"/>
          <w:color w:val="000000"/>
          <w:sz w:val="24"/>
        </w:rPr>
        <w:t>不涉及</w:t>
      </w:r>
    </w:p>
    <w:p>
      <w:pPr>
        <w:pStyle w:val="6"/>
        <w:numPr>
          <w:ilvl w:val="3"/>
          <w:numId w:val="45"/>
        </w:numPr>
        <w:spacing w:line="360" w:lineRule="auto"/>
        <w:rPr>
          <w:rFonts w:ascii="仿宋" w:hAnsi="仿宋" w:eastAsia="仿宋"/>
        </w:rPr>
      </w:pPr>
      <w:r>
        <w:rPr>
          <w:rFonts w:hint="eastAsia" w:ascii="仿宋" w:hAnsi="仿宋" w:eastAsia="仿宋"/>
          <w:lang w:eastAsia="en-US"/>
        </w:rPr>
        <w:t>待办审批</w:t>
      </w:r>
    </w:p>
    <w:p>
      <w:pPr>
        <w:pStyle w:val="7"/>
        <w:numPr>
          <w:ilvl w:val="4"/>
          <w:numId w:val="45"/>
        </w:numPr>
        <w:spacing w:line="360" w:lineRule="auto"/>
        <w:ind w:left="1418" w:hanging="1418"/>
        <w:rPr>
          <w:rFonts w:ascii="仿宋" w:hAnsi="仿宋" w:eastAsia="仿宋"/>
          <w:i w:val="0"/>
          <w:iCs w:val="0"/>
        </w:rPr>
      </w:pPr>
      <w:r>
        <w:rPr>
          <w:rFonts w:hint="eastAsia" w:ascii="仿宋" w:hAnsi="仿宋" w:eastAsia="仿宋"/>
          <w:i w:val="0"/>
          <w:iCs w:val="0"/>
        </w:rPr>
        <w:t>待办审批-列表</w:t>
      </w:r>
    </w:p>
    <w:p>
      <w:pPr>
        <w:pStyle w:val="8"/>
        <w:numPr>
          <w:ilvl w:val="5"/>
          <w:numId w:val="45"/>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color w:val="000000"/>
          <w:sz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集中查看本人待审批及已审批的申请事项，并按审批状态分类执行审批处理或查看审批结果。</w:t>
      </w:r>
    </w:p>
    <w:p>
      <w:pPr>
        <w:pStyle w:val="8"/>
        <w:numPr>
          <w:ilvl w:val="5"/>
          <w:numId w:val="45"/>
        </w:numPr>
        <w:spacing w:line="360" w:lineRule="auto"/>
        <w:rPr>
          <w:rFonts w:ascii="仿宋" w:hAnsi="仿宋" w:eastAsia="仿宋"/>
        </w:rPr>
      </w:pPr>
      <w:r>
        <w:rPr>
          <w:rFonts w:hint="eastAsia" w:ascii="仿宋" w:hAnsi="仿宋" w:eastAsia="仿宋"/>
        </w:rPr>
        <w:t>输入</w:t>
      </w:r>
    </w:p>
    <w:p>
      <w:pPr>
        <w:spacing w:after="0" w:line="360" w:lineRule="auto"/>
        <w:rPr>
          <w:rFonts w:ascii="仿宋" w:hAnsi="仿宋" w:eastAsia="仿宋"/>
          <w:color w:val="000000"/>
          <w:sz w:val="24"/>
        </w:rPr>
      </w:pPr>
      <w:r>
        <w:rPr>
          <w:rFonts w:ascii="仿宋" w:hAnsi="仿宋" w:eastAsia="仿宋"/>
          <w:color w:val="000000"/>
          <w:sz w:val="24"/>
        </w:rPr>
        <w:t>“审批中”“</w:t>
      </w:r>
      <w:r>
        <w:rPr>
          <w:rFonts w:hint="eastAsia" w:ascii="仿宋" w:hAnsi="仿宋" w:eastAsia="仿宋"/>
          <w:color w:val="000000"/>
          <w:sz w:val="24"/>
        </w:rPr>
        <w:t>已</w:t>
      </w:r>
      <w:r>
        <w:rPr>
          <w:rFonts w:ascii="仿宋" w:hAnsi="仿宋" w:eastAsia="仿宋"/>
          <w:color w:val="000000"/>
          <w:sz w:val="24"/>
        </w:rPr>
        <w:t>审批”</w:t>
      </w:r>
      <w:r>
        <w:rPr>
          <w:rFonts w:hint="eastAsia" w:ascii="仿宋" w:hAnsi="仿宋" w:eastAsia="仿宋"/>
          <w:color w:val="000000"/>
          <w:sz w:val="24"/>
        </w:rPr>
        <w:t>两</w:t>
      </w:r>
      <w:r>
        <w:rPr>
          <w:rFonts w:ascii="仿宋" w:hAnsi="仿宋" w:eastAsia="仿宋"/>
          <w:color w:val="000000"/>
          <w:sz w:val="24"/>
        </w:rPr>
        <w:t>个Tab页面，</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，两</w:t>
      </w:r>
      <w:r>
        <w:rPr>
          <w:rFonts w:ascii="仿宋" w:hAnsi="仿宋" w:eastAsia="仿宋"/>
          <w:color w:val="000000"/>
          <w:sz w:val="24"/>
        </w:rPr>
        <w:t>个Tab页</w:t>
      </w:r>
      <w:r>
        <w:rPr>
          <w:rFonts w:hint="eastAsia" w:ascii="仿宋" w:hAnsi="仿宋" w:eastAsia="仿宋"/>
          <w:color w:val="000000"/>
          <w:sz w:val="24"/>
        </w:rPr>
        <w:t>的查询条件一致，即</w:t>
      </w:r>
      <w:r>
        <w:rPr>
          <w:rFonts w:ascii="仿宋" w:hAnsi="仿宋" w:eastAsia="仿宋"/>
          <w:color w:val="000000"/>
          <w:sz w:val="24"/>
        </w:rPr>
        <w:t>申请类型、申请时间、申请人、流程状态进行查询。</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pPr>
            <w:r>
              <w:rPr>
                <w:rFonts w:ascii="仿宋" w:hAnsi="仿宋" w:eastAsia="仿宋"/>
                <w:color w:val="000000"/>
                <w:sz w:val="24"/>
              </w:rPr>
              <w:t>非必输</w:t>
            </w:r>
          </w:p>
        </w:tc>
        <w:tc>
          <w:tcPr>
            <w:tcW w:w="2340" w:type="dxa"/>
          </w:tcPr>
          <w:p>
            <w:pPr>
              <w:spacing w:after="0" w:line="360" w:lineRule="auto"/>
            </w:pPr>
            <w:r>
              <w:rPr>
                <w:rFonts w:ascii="仿宋" w:hAnsi="仿宋" w:eastAsia="仿宋"/>
                <w:color w:val="000000"/>
                <w:sz w:val="24"/>
              </w:rPr>
              <w:t>下拉框</w:t>
            </w:r>
          </w:p>
        </w:tc>
        <w:tc>
          <w:tcPr>
            <w:tcW w:w="2340" w:type="dxa"/>
          </w:tcPr>
          <w:p>
            <w:pPr>
              <w:spacing w:after="0" w:line="360" w:lineRule="auto"/>
            </w:pPr>
            <w:r>
              <w:rPr>
                <w:rFonts w:ascii="仿宋" w:hAnsi="仿宋" w:eastAsia="仿宋"/>
                <w:color w:val="000000"/>
                <w:sz w:val="24"/>
              </w:rPr>
              <w:t>下拉选择；选项为“全部”“客户移交”</w:t>
            </w:r>
            <w:r>
              <w:rPr>
                <w:rFonts w:hint="eastAsia" w:ascii="仿宋" w:hAnsi="仿宋" w:eastAsia="仿宋"/>
                <w:color w:val="000000"/>
                <w:sz w:val="24"/>
              </w:rPr>
              <w:t>“客户申领”</w:t>
            </w:r>
            <w:r>
              <w:rPr>
                <w:rFonts w:ascii="仿宋" w:hAnsi="仿宋" w:eastAsia="仿宋"/>
                <w:color w:val="000000"/>
                <w:sz w:val="24"/>
              </w:rPr>
              <w:t>“目标任务”“沙龙活动”</w:t>
            </w:r>
            <w:r>
              <w:rPr>
                <w:rFonts w:hint="eastAsia" w:ascii="仿宋" w:hAnsi="仿宋" w:eastAsia="仿宋"/>
                <w:color w:val="000000"/>
                <w:sz w:val="24"/>
                <w:lang w:eastAsia="zh-CN"/>
              </w:rPr>
              <w:t>“</w:t>
            </w:r>
            <w:r>
              <w:rPr>
                <w:rFonts w:hint="eastAsia" w:ascii="仿宋" w:hAnsi="仿宋" w:eastAsia="仿宋"/>
                <w:color w:val="000000"/>
                <w:sz w:val="24"/>
                <w:lang w:val="en-US" w:eastAsia="zh-CN"/>
              </w:rPr>
              <w:t>短信发送</w:t>
            </w:r>
            <w:r>
              <w:rPr>
                <w:rFonts w:hint="eastAsia" w:ascii="仿宋" w:hAnsi="仿宋" w:eastAsia="仿宋"/>
                <w:color w:val="000000"/>
                <w:sz w:val="24"/>
                <w:lang w:eastAsia="zh-CN"/>
              </w:rPr>
              <w:t>”</w:t>
            </w:r>
            <w:r>
              <w:rPr>
                <w:rFonts w:ascii="仿宋" w:hAnsi="仿宋" w:eastAsia="仿宋"/>
                <w:color w:val="000000"/>
                <w:sz w:val="24"/>
              </w:rPr>
              <w:t>“短信模板”；默认“全部”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ascii="仿宋" w:hAnsi="仿宋" w:eastAsia="仿宋"/>
                <w:color w:val="000000"/>
                <w:sz w:val="24"/>
              </w:rPr>
              <w:t>非必输；</w:t>
            </w:r>
            <w:r>
              <w:rPr>
                <w:rFonts w:hint="eastAsia" w:ascii="仿宋" w:hAnsi="仿宋" w:eastAsia="仿宋"/>
                <w:color w:val="000000"/>
                <w:sz w:val="24"/>
              </w:rPr>
              <w:t>选择日期区间，</w:t>
            </w:r>
            <w:r>
              <w:rPr>
                <w:rFonts w:ascii="仿宋" w:hAnsi="仿宋" w:eastAsia="仿宋"/>
                <w:color w:val="000000"/>
                <w:sz w:val="24"/>
              </w:rPr>
              <w:t>开始日期不得晚于结束日期</w:t>
            </w:r>
          </w:p>
        </w:tc>
        <w:tc>
          <w:tcPr>
            <w:tcW w:w="2340" w:type="dxa"/>
          </w:tcPr>
          <w:p>
            <w:pPr>
              <w:spacing w:after="0" w:line="360" w:lineRule="auto"/>
            </w:pPr>
            <w:r>
              <w:rPr>
                <w:rFonts w:ascii="仿宋" w:hAnsi="仿宋" w:eastAsia="仿宋"/>
                <w:color w:val="000000"/>
                <w:sz w:val="24"/>
              </w:rPr>
              <w:t>日期</w:t>
            </w:r>
          </w:p>
        </w:tc>
        <w:tc>
          <w:tcPr>
            <w:tcW w:w="2340" w:type="dxa"/>
          </w:tcPr>
          <w:p>
            <w:pPr>
              <w:spacing w:after="0" w:line="360" w:lineRule="auto"/>
            </w:pPr>
            <w:r>
              <w:rPr>
                <w:rFonts w:hint="eastAsia" w:ascii="仿宋" w:hAnsi="仿宋" w:eastAsia="仿宋"/>
                <w:color w:val="000000"/>
                <w:sz w:val="24"/>
              </w:rPr>
              <w:t>日期区间</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申请人</w:t>
            </w:r>
          </w:p>
        </w:tc>
        <w:tc>
          <w:tcPr>
            <w:tcW w:w="2340" w:type="dxa"/>
          </w:tcPr>
          <w:p>
            <w:pPr>
              <w:spacing w:after="0" w:line="360" w:lineRule="auto"/>
            </w:pPr>
            <w:r>
              <w:rPr>
                <w:rFonts w:ascii="仿宋" w:hAnsi="仿宋" w:eastAsia="仿宋"/>
                <w:color w:val="000000"/>
                <w:sz w:val="24"/>
              </w:rPr>
              <w:t>非必输</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支持按申请人姓名</w:t>
            </w:r>
            <w:r>
              <w:rPr>
                <w:rFonts w:hint="eastAsia" w:ascii="仿宋" w:hAnsi="仿宋" w:eastAsia="仿宋"/>
                <w:color w:val="000000"/>
                <w:sz w:val="24"/>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pPr>
            <w:r>
              <w:rPr>
                <w:rFonts w:ascii="仿宋" w:hAnsi="仿宋" w:eastAsia="仿宋"/>
                <w:color w:val="000000"/>
                <w:sz w:val="24"/>
              </w:rPr>
              <w:t>非必输</w:t>
            </w:r>
          </w:p>
        </w:tc>
        <w:tc>
          <w:tcPr>
            <w:tcW w:w="2340" w:type="dxa"/>
          </w:tcPr>
          <w:p>
            <w:pPr>
              <w:spacing w:after="0" w:line="360" w:lineRule="auto"/>
            </w:pPr>
            <w:r>
              <w:rPr>
                <w:rFonts w:ascii="仿宋" w:hAnsi="仿宋" w:eastAsia="仿宋"/>
                <w:color w:val="000000"/>
                <w:sz w:val="24"/>
              </w:rPr>
              <w:t>下拉框</w:t>
            </w:r>
          </w:p>
        </w:tc>
        <w:tc>
          <w:tcPr>
            <w:tcW w:w="2340" w:type="dxa"/>
          </w:tcPr>
          <w:p>
            <w:pPr>
              <w:spacing w:after="0" w:line="360" w:lineRule="auto"/>
              <w:rPr>
                <w:rFonts w:eastAsia="仿宋"/>
              </w:rPr>
            </w:pPr>
            <w:r>
              <w:rPr>
                <w:rFonts w:ascii="仿宋" w:hAnsi="仿宋" w:eastAsia="仿宋"/>
                <w:color w:val="000000"/>
                <w:sz w:val="24"/>
              </w:rPr>
              <w:t>选项为“正常”“异常”</w:t>
            </w:r>
            <w:r>
              <w:rPr>
                <w:rFonts w:hint="eastAsia" w:ascii="仿宋" w:hAnsi="仿宋" w:eastAsia="仿宋"/>
                <w:color w:val="000000"/>
                <w:sz w:val="24"/>
              </w:rPr>
              <w:t>，默认</w:t>
            </w:r>
            <w:r>
              <w:rPr>
                <w:rFonts w:ascii="仿宋" w:hAnsi="仿宋" w:eastAsia="仿宋"/>
                <w:color w:val="000000"/>
                <w:sz w:val="24"/>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hint="eastAsia" w:ascii="仿宋" w:hAnsi="仿宋" w:eastAsia="仿宋"/>
                <w:color w:val="000000"/>
                <w:sz w:val="24"/>
              </w:rPr>
              <w:t>查询</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点击后按当前输入条件返回列表结果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重置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点击后清空当前输入条件并</w:t>
            </w:r>
            <w:r>
              <w:rPr>
                <w:rFonts w:hint="eastAsia" w:ascii="仿宋" w:hAnsi="仿宋" w:eastAsia="仿宋"/>
                <w:color w:val="000000"/>
                <w:sz w:val="24"/>
              </w:rPr>
              <w:t>将列表</w:t>
            </w:r>
            <w:r>
              <w:rPr>
                <w:rFonts w:ascii="仿宋" w:hAnsi="仿宋" w:eastAsia="仿宋"/>
                <w:color w:val="000000"/>
                <w:sz w:val="24"/>
              </w:rPr>
              <w:t>恢复初始状态</w:t>
            </w:r>
          </w:p>
        </w:tc>
      </w:tr>
    </w:tbl>
    <w:p>
      <w:pPr>
        <w:spacing w:after="0" w:line="360" w:lineRule="auto"/>
      </w:pPr>
    </w:p>
    <w:p>
      <w:pPr>
        <w:pStyle w:val="8"/>
        <w:numPr>
          <w:ilvl w:val="5"/>
          <w:numId w:val="45"/>
        </w:numPr>
        <w:spacing w:line="360" w:lineRule="auto"/>
        <w:rPr>
          <w:rFonts w:ascii="仿宋" w:hAnsi="仿宋" w:eastAsia="仿宋"/>
        </w:rPr>
      </w:pPr>
      <w:r>
        <w:rPr>
          <w:rFonts w:hint="eastAsia" w:ascii="仿宋" w:hAnsi="仿宋" w:eastAsia="仿宋"/>
        </w:rPr>
        <w:t>处理</w:t>
      </w:r>
    </w:p>
    <w:p>
      <w:pPr>
        <w:spacing w:after="0" w:line="360" w:lineRule="auto"/>
      </w:pPr>
      <w:r>
        <w:rPr>
          <w:rFonts w:ascii="仿宋" w:hAnsi="仿宋" w:eastAsia="仿宋"/>
          <w:b/>
          <w:color w:val="000000"/>
          <w:sz w:val="24"/>
        </w:rPr>
        <w:t>（一）操作说明</w:t>
      </w:r>
    </w:p>
    <w:p>
      <w:pPr>
        <w:spacing w:after="0" w:line="360" w:lineRule="auto"/>
        <w:rPr>
          <w:rFonts w:ascii="仿宋" w:hAnsi="仿宋" w:eastAsia="仿宋"/>
          <w:color w:val="000000"/>
          <w:sz w:val="24"/>
        </w:rPr>
      </w:pPr>
      <w:r>
        <w:rPr>
          <w:rFonts w:ascii="仿宋" w:hAnsi="仿宋" w:eastAsia="仿宋"/>
          <w:color w:val="000000"/>
          <w:sz w:val="24"/>
        </w:rPr>
        <w:t>1. 用户进入“待办审批”列表页面后，页面按“审批状态”分为“审批中”“已审批”两个Tab页面。系统默认展示“审批中”Tab</w:t>
      </w:r>
      <w:r>
        <w:rPr>
          <w:rFonts w:hint="eastAsia" w:ascii="仿宋" w:hAnsi="仿宋" w:eastAsia="仿宋"/>
          <w:color w:val="000000"/>
          <w:sz w:val="24"/>
        </w:rPr>
        <w:t>页面</w:t>
      </w:r>
      <w:r>
        <w:rPr>
          <w:rFonts w:ascii="仿宋" w:hAnsi="仿宋" w:eastAsia="仿宋"/>
          <w:color w:val="000000"/>
          <w:sz w:val="24"/>
        </w:rPr>
        <w:t>。</w:t>
      </w:r>
    </w:p>
    <w:p>
      <w:pPr>
        <w:spacing w:after="0" w:line="360" w:lineRule="auto"/>
        <w:rPr>
          <w:rFonts w:ascii="仿宋" w:hAnsi="仿宋" w:eastAsia="仿宋"/>
          <w:color w:val="000000"/>
          <w:sz w:val="24"/>
        </w:rPr>
      </w:pPr>
      <w:r>
        <w:rPr>
          <w:rFonts w:ascii="仿宋" w:hAnsi="仿宋" w:eastAsia="仿宋"/>
          <w:color w:val="000000"/>
          <w:sz w:val="24"/>
        </w:rPr>
        <w:t xml:space="preserve">2. </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，筛选面板</w:t>
      </w:r>
      <w:r>
        <w:rPr>
          <w:rFonts w:ascii="仿宋" w:hAnsi="仿宋" w:eastAsia="仿宋"/>
          <w:color w:val="000000"/>
          <w:sz w:val="24"/>
        </w:rPr>
        <w:t>的操作按钮有：“查询”“重置”。点击“查询”，系统按当前输入条件返回符合条件的列表结果；点击“重置”，系统清空当前输入条件并</w:t>
      </w:r>
      <w:r>
        <w:rPr>
          <w:rFonts w:hint="eastAsia" w:ascii="仿宋" w:hAnsi="仿宋" w:eastAsia="仿宋"/>
          <w:color w:val="000000"/>
          <w:sz w:val="24"/>
        </w:rPr>
        <w:t>将列表</w:t>
      </w:r>
      <w:r>
        <w:rPr>
          <w:rFonts w:ascii="仿宋" w:hAnsi="仿宋" w:eastAsia="仿宋"/>
          <w:color w:val="000000"/>
          <w:sz w:val="24"/>
        </w:rPr>
        <w:t>恢复初始状态。“审批中”</w:t>
      </w:r>
      <w:r>
        <w:rPr>
          <w:rFonts w:hint="eastAsia" w:ascii="仿宋" w:hAnsi="仿宋" w:eastAsia="仿宋"/>
          <w:color w:val="000000"/>
          <w:sz w:val="24"/>
        </w:rPr>
        <w:t>、</w:t>
      </w:r>
      <w:r>
        <w:rPr>
          <w:rFonts w:ascii="仿宋" w:hAnsi="仿宋" w:eastAsia="仿宋"/>
          <w:color w:val="000000"/>
          <w:sz w:val="24"/>
        </w:rPr>
        <w:t>“已审批”</w:t>
      </w:r>
      <w:r>
        <w:rPr>
          <w:rFonts w:hint="eastAsia" w:ascii="仿宋" w:hAnsi="仿宋" w:eastAsia="仿宋"/>
          <w:color w:val="000000"/>
          <w:sz w:val="24"/>
        </w:rPr>
        <w:t>列表页的数据分开查询。</w:t>
      </w:r>
    </w:p>
    <w:p>
      <w:pPr>
        <w:spacing w:after="0" w:line="360" w:lineRule="auto"/>
        <w:rPr>
          <w:rFonts w:ascii="仿宋" w:hAnsi="仿宋" w:eastAsia="仿宋"/>
          <w:color w:val="000000"/>
          <w:sz w:val="24"/>
        </w:rPr>
      </w:pPr>
      <w:r>
        <w:rPr>
          <w:rFonts w:ascii="仿宋" w:hAnsi="仿宋" w:eastAsia="仿宋"/>
          <w:color w:val="000000"/>
          <w:sz w:val="24"/>
        </w:rPr>
        <w:t xml:space="preserve">3. </w:t>
      </w:r>
      <w:r>
        <w:rPr>
          <w:rFonts w:hint="eastAsia" w:ascii="仿宋" w:hAnsi="仿宋" w:eastAsia="仿宋"/>
          <w:color w:val="000000"/>
          <w:sz w:val="24"/>
        </w:rPr>
        <w:t>“</w:t>
      </w:r>
      <w:r>
        <w:rPr>
          <w:rFonts w:ascii="仿宋" w:hAnsi="仿宋" w:eastAsia="仿宋"/>
          <w:color w:val="000000"/>
          <w:sz w:val="24"/>
        </w:rPr>
        <w:t>审批中</w:t>
      </w:r>
      <w:r>
        <w:rPr>
          <w:rFonts w:hint="eastAsia" w:ascii="仿宋" w:hAnsi="仿宋" w:eastAsia="仿宋"/>
          <w:color w:val="000000"/>
          <w:sz w:val="24"/>
        </w:rPr>
        <w:t>”</w:t>
      </w:r>
      <w:r>
        <w:rPr>
          <w:rFonts w:ascii="仿宋" w:hAnsi="仿宋" w:eastAsia="仿宋"/>
          <w:color w:val="000000"/>
          <w:sz w:val="24"/>
        </w:rPr>
        <w:t>列表</w:t>
      </w:r>
      <w:r>
        <w:rPr>
          <w:rFonts w:hint="eastAsia" w:ascii="仿宋" w:hAnsi="仿宋" w:eastAsia="仿宋"/>
          <w:color w:val="000000"/>
          <w:sz w:val="24"/>
        </w:rPr>
        <w:t>申请卡片上面</w:t>
      </w:r>
      <w:r>
        <w:rPr>
          <w:rFonts w:ascii="仿宋" w:hAnsi="仿宋" w:eastAsia="仿宋"/>
          <w:color w:val="000000"/>
          <w:sz w:val="24"/>
        </w:rPr>
        <w:t>的操作按钮有：审批。点击“审批”按钮，系统</w:t>
      </w:r>
      <w:r>
        <w:rPr>
          <w:rFonts w:hint="eastAsia" w:ascii="仿宋" w:hAnsi="仿宋" w:eastAsia="仿宋"/>
          <w:color w:val="000000"/>
          <w:sz w:val="24"/>
        </w:rPr>
        <w:t>进入</w:t>
      </w:r>
      <w:r>
        <w:rPr>
          <w:rFonts w:ascii="仿宋" w:hAnsi="仿宋" w:eastAsia="仿宋"/>
          <w:color w:val="000000"/>
          <w:sz w:val="24"/>
        </w:rPr>
        <w:t>待审批</w:t>
      </w:r>
      <w:r>
        <w:rPr>
          <w:rFonts w:hint="eastAsia" w:ascii="仿宋" w:hAnsi="仿宋" w:eastAsia="仿宋"/>
          <w:color w:val="000000"/>
          <w:sz w:val="24"/>
        </w:rPr>
        <w:t>的</w:t>
      </w:r>
      <w:r>
        <w:rPr>
          <w:rFonts w:ascii="仿宋" w:hAnsi="仿宋" w:eastAsia="仿宋"/>
          <w:color w:val="000000"/>
          <w:sz w:val="24"/>
        </w:rPr>
        <w:t>“审批详情”页面。</w:t>
      </w:r>
    </w:p>
    <w:p>
      <w:pPr>
        <w:spacing w:after="0" w:line="360" w:lineRule="auto"/>
        <w:rPr>
          <w:rFonts w:ascii="仿宋" w:hAnsi="仿宋" w:eastAsia="仿宋"/>
          <w:color w:val="000000"/>
          <w:sz w:val="24"/>
        </w:rPr>
      </w:pPr>
      <w:r>
        <w:rPr>
          <w:rFonts w:ascii="仿宋" w:hAnsi="仿宋" w:eastAsia="仿宋"/>
          <w:color w:val="000000"/>
          <w:sz w:val="24"/>
        </w:rPr>
        <w:t xml:space="preserve">4. </w:t>
      </w:r>
      <w:r>
        <w:rPr>
          <w:rFonts w:hint="eastAsia" w:ascii="仿宋" w:hAnsi="仿宋" w:eastAsia="仿宋"/>
          <w:color w:val="000000"/>
          <w:sz w:val="24"/>
        </w:rPr>
        <w:t>“</w:t>
      </w:r>
      <w:r>
        <w:rPr>
          <w:rFonts w:ascii="仿宋" w:hAnsi="仿宋" w:eastAsia="仿宋"/>
          <w:color w:val="000000"/>
          <w:sz w:val="24"/>
        </w:rPr>
        <w:t>已审批</w:t>
      </w:r>
      <w:r>
        <w:rPr>
          <w:rFonts w:hint="eastAsia" w:ascii="仿宋" w:hAnsi="仿宋" w:eastAsia="仿宋"/>
          <w:color w:val="000000"/>
          <w:sz w:val="24"/>
        </w:rPr>
        <w:t>”</w:t>
      </w:r>
      <w:r>
        <w:rPr>
          <w:rFonts w:ascii="仿宋" w:hAnsi="仿宋" w:eastAsia="仿宋"/>
          <w:color w:val="000000"/>
          <w:sz w:val="24"/>
        </w:rPr>
        <w:t>列表</w:t>
      </w:r>
      <w:r>
        <w:rPr>
          <w:rFonts w:hint="eastAsia" w:ascii="仿宋" w:hAnsi="仿宋" w:eastAsia="仿宋"/>
          <w:color w:val="000000"/>
          <w:sz w:val="24"/>
        </w:rPr>
        <w:t>申请卡片上面</w:t>
      </w:r>
      <w:r>
        <w:rPr>
          <w:rFonts w:ascii="仿宋" w:hAnsi="仿宋" w:eastAsia="仿宋"/>
          <w:color w:val="000000"/>
          <w:sz w:val="24"/>
        </w:rPr>
        <w:t>的操作按钮有：查看。点击“查看”按钮，系统</w:t>
      </w:r>
      <w:r>
        <w:rPr>
          <w:rFonts w:hint="eastAsia" w:ascii="仿宋" w:hAnsi="仿宋" w:eastAsia="仿宋"/>
          <w:color w:val="000000"/>
          <w:sz w:val="24"/>
        </w:rPr>
        <w:t>进入</w:t>
      </w:r>
      <w:r>
        <w:rPr>
          <w:rFonts w:ascii="仿宋" w:hAnsi="仿宋" w:eastAsia="仿宋"/>
          <w:color w:val="000000"/>
          <w:sz w:val="24"/>
        </w:rPr>
        <w:t>已审批</w:t>
      </w:r>
      <w:r>
        <w:rPr>
          <w:rFonts w:hint="eastAsia" w:ascii="仿宋" w:hAnsi="仿宋" w:eastAsia="仿宋"/>
          <w:color w:val="000000"/>
          <w:sz w:val="24"/>
        </w:rPr>
        <w:t>的</w:t>
      </w:r>
      <w:r>
        <w:rPr>
          <w:rFonts w:ascii="仿宋" w:hAnsi="仿宋" w:eastAsia="仿宋"/>
          <w:color w:val="000000"/>
          <w:sz w:val="24"/>
        </w:rPr>
        <w:t>“审批详情”页面。</w:t>
      </w:r>
    </w:p>
    <w:p>
      <w:pPr>
        <w:spacing w:after="0" w:line="360" w:lineRule="auto"/>
      </w:pPr>
      <w:r>
        <w:rPr>
          <w:rFonts w:ascii="仿宋" w:hAnsi="仿宋" w:eastAsia="仿宋"/>
          <w:b/>
          <w:color w:val="000000"/>
          <w:sz w:val="24"/>
        </w:rPr>
        <w:t>（二）规则与约束</w:t>
      </w:r>
    </w:p>
    <w:p>
      <w:pPr>
        <w:spacing w:after="0" w:line="360" w:lineRule="auto"/>
        <w:rPr>
          <w:rFonts w:ascii="仿宋" w:hAnsi="仿宋" w:eastAsia="仿宋"/>
          <w:color w:val="000000"/>
          <w:sz w:val="24"/>
        </w:rPr>
      </w:pPr>
      <w:r>
        <w:rPr>
          <w:rFonts w:hint="eastAsia" w:ascii="仿宋" w:hAnsi="仿宋" w:eastAsia="仿宋"/>
          <w:color w:val="000000"/>
          <w:sz w:val="24"/>
        </w:rPr>
        <w:t>1</w:t>
      </w:r>
      <w:r>
        <w:rPr>
          <w:rFonts w:ascii="仿宋" w:hAnsi="仿宋" w:eastAsia="仿宋"/>
          <w:color w:val="000000"/>
          <w:sz w:val="24"/>
        </w:rPr>
        <w:t>. “审批中”展示</w:t>
      </w:r>
      <w:r>
        <w:rPr>
          <w:rFonts w:hint="eastAsia" w:ascii="仿宋" w:hAnsi="仿宋" w:eastAsia="仿宋"/>
          <w:color w:val="000000"/>
          <w:sz w:val="24"/>
        </w:rPr>
        <w:t>“</w:t>
      </w:r>
      <w:r>
        <w:rPr>
          <w:rFonts w:ascii="仿宋" w:hAnsi="仿宋" w:eastAsia="仿宋"/>
          <w:color w:val="000000"/>
          <w:sz w:val="24"/>
        </w:rPr>
        <w:t>待当前节点审批</w:t>
      </w:r>
      <w:r>
        <w:rPr>
          <w:rFonts w:hint="eastAsia" w:ascii="仿宋" w:hAnsi="仿宋" w:eastAsia="仿宋"/>
          <w:color w:val="000000"/>
          <w:sz w:val="24"/>
        </w:rPr>
        <w:t>”</w:t>
      </w:r>
      <w:r>
        <w:rPr>
          <w:rFonts w:ascii="仿宋" w:hAnsi="仿宋" w:eastAsia="仿宋"/>
          <w:color w:val="000000"/>
          <w:sz w:val="24"/>
        </w:rPr>
        <w:t>且</w:t>
      </w:r>
      <w:r>
        <w:rPr>
          <w:rFonts w:hint="eastAsia" w:ascii="仿宋" w:hAnsi="仿宋" w:eastAsia="仿宋"/>
          <w:color w:val="000000"/>
          <w:sz w:val="24"/>
        </w:rPr>
        <w:t>“</w:t>
      </w:r>
      <w:r>
        <w:rPr>
          <w:rFonts w:ascii="仿宋" w:hAnsi="仿宋" w:eastAsia="仿宋"/>
          <w:color w:val="000000"/>
          <w:sz w:val="24"/>
        </w:rPr>
        <w:t>用户位于当前审批节点中</w:t>
      </w:r>
      <w:r>
        <w:rPr>
          <w:rFonts w:hint="eastAsia" w:ascii="仿宋" w:hAnsi="仿宋" w:eastAsia="仿宋"/>
          <w:color w:val="000000"/>
          <w:sz w:val="24"/>
        </w:rPr>
        <w:t>”</w:t>
      </w:r>
      <w:r>
        <w:rPr>
          <w:rFonts w:ascii="仿宋" w:hAnsi="仿宋" w:eastAsia="仿宋"/>
          <w:color w:val="000000"/>
          <w:sz w:val="24"/>
        </w:rPr>
        <w:t>的申请数据；“已审批”展示</w:t>
      </w:r>
      <w:r>
        <w:rPr>
          <w:rFonts w:hint="eastAsia" w:ascii="仿宋" w:hAnsi="仿宋" w:eastAsia="仿宋"/>
          <w:color w:val="000000"/>
          <w:sz w:val="24"/>
        </w:rPr>
        <w:t>“</w:t>
      </w:r>
      <w:r>
        <w:rPr>
          <w:rFonts w:ascii="仿宋" w:hAnsi="仿宋" w:eastAsia="仿宋"/>
          <w:color w:val="000000"/>
          <w:sz w:val="24"/>
        </w:rPr>
        <w:t>用户位于审批节点中</w:t>
      </w:r>
      <w:r>
        <w:rPr>
          <w:rFonts w:hint="eastAsia" w:ascii="仿宋" w:hAnsi="仿宋" w:eastAsia="仿宋"/>
          <w:color w:val="000000"/>
          <w:sz w:val="24"/>
        </w:rPr>
        <w:t>”</w:t>
      </w:r>
      <w:r>
        <w:rPr>
          <w:rFonts w:ascii="仿宋" w:hAnsi="仿宋" w:eastAsia="仿宋"/>
          <w:color w:val="000000"/>
          <w:sz w:val="24"/>
        </w:rPr>
        <w:t>且</w:t>
      </w:r>
      <w:r>
        <w:rPr>
          <w:rFonts w:hint="eastAsia" w:ascii="仿宋" w:hAnsi="仿宋" w:eastAsia="仿宋"/>
          <w:color w:val="000000"/>
          <w:sz w:val="24"/>
        </w:rPr>
        <w:t>“</w:t>
      </w:r>
      <w:r>
        <w:rPr>
          <w:rFonts w:ascii="仿宋" w:hAnsi="仿宋" w:eastAsia="仿宋"/>
          <w:color w:val="000000"/>
          <w:sz w:val="24"/>
        </w:rPr>
        <w:t>该审批节点已审批</w:t>
      </w:r>
      <w:r>
        <w:rPr>
          <w:rFonts w:hint="eastAsia" w:ascii="仿宋" w:hAnsi="仿宋" w:eastAsia="仿宋"/>
          <w:color w:val="000000"/>
          <w:sz w:val="24"/>
        </w:rPr>
        <w:t>”</w:t>
      </w:r>
      <w:r>
        <w:rPr>
          <w:rFonts w:ascii="仿宋" w:hAnsi="仿宋" w:eastAsia="仿宋"/>
          <w:color w:val="000000"/>
          <w:sz w:val="24"/>
        </w:rPr>
        <w:t>的</w:t>
      </w:r>
      <w:r>
        <w:rPr>
          <w:rFonts w:hint="eastAsia" w:ascii="仿宋" w:hAnsi="仿宋" w:eastAsia="仿宋"/>
          <w:color w:val="000000"/>
          <w:sz w:val="24"/>
        </w:rPr>
        <w:t>申请</w:t>
      </w:r>
      <w:r>
        <w:rPr>
          <w:rFonts w:ascii="仿宋" w:hAnsi="仿宋" w:eastAsia="仿宋"/>
          <w:color w:val="000000"/>
          <w:sz w:val="24"/>
        </w:rPr>
        <w:t>数据。</w:t>
      </w:r>
      <w:r>
        <w:rPr>
          <w:rFonts w:hint="eastAsia" w:ascii="仿宋" w:hAnsi="仿宋" w:eastAsia="仿宋"/>
          <w:color w:val="000000"/>
          <w:sz w:val="24"/>
        </w:rPr>
        <w:t>审批节点中的用户共享审批信息，即</w:t>
      </w:r>
      <w:r>
        <w:rPr>
          <w:rFonts w:ascii="仿宋" w:hAnsi="仿宋" w:eastAsia="仿宋"/>
          <w:color w:val="000000"/>
          <w:sz w:val="24"/>
        </w:rPr>
        <w:t>节点中的任一用户完成审批后，节点中的其他用户也可查看该节点</w:t>
      </w:r>
      <w:r>
        <w:rPr>
          <w:rFonts w:hint="eastAsia" w:ascii="仿宋" w:hAnsi="仿宋" w:eastAsia="仿宋"/>
          <w:color w:val="000000"/>
          <w:sz w:val="24"/>
        </w:rPr>
        <w:t>的“审批意见”等</w:t>
      </w:r>
      <w:r>
        <w:rPr>
          <w:rFonts w:ascii="仿宋" w:hAnsi="仿宋" w:eastAsia="仿宋"/>
          <w:color w:val="000000"/>
          <w:sz w:val="24"/>
        </w:rPr>
        <w:t>数据。</w:t>
      </w:r>
    </w:p>
    <w:p>
      <w:pPr>
        <w:spacing w:after="0" w:line="360" w:lineRule="auto"/>
        <w:rPr>
          <w:rFonts w:ascii="仿宋" w:hAnsi="仿宋" w:eastAsia="仿宋"/>
          <w:color w:val="000000"/>
          <w:sz w:val="24"/>
        </w:rPr>
      </w:pPr>
      <w:r>
        <w:rPr>
          <w:rFonts w:ascii="仿宋" w:hAnsi="仿宋" w:eastAsia="仿宋"/>
          <w:color w:val="000000"/>
          <w:sz w:val="24"/>
        </w:rPr>
        <w:t>2. 审批中列表按“申请时间”倒序排序；已审批列表按“审批时间”倒序排序。</w:t>
      </w:r>
    </w:p>
    <w:p>
      <w:pPr>
        <w:spacing w:after="0" w:line="360" w:lineRule="auto"/>
        <w:rPr>
          <w:rFonts w:ascii="仿宋" w:hAnsi="仿宋" w:eastAsia="仿宋"/>
          <w:color w:val="000000"/>
          <w:sz w:val="24"/>
        </w:rPr>
      </w:pPr>
      <w:r>
        <w:rPr>
          <w:rFonts w:ascii="仿宋" w:hAnsi="仿宋" w:eastAsia="仿宋"/>
          <w:color w:val="000000"/>
          <w:sz w:val="24"/>
        </w:rPr>
        <w:t>3. 流程状态取值为“正常”“异常”。系统处理审批流程中的数据错误并标记为异常的，流程状态显示“异常”，其他情况均显示“正常”。</w:t>
      </w:r>
    </w:p>
    <w:p>
      <w:pPr>
        <w:spacing w:after="0" w:line="360" w:lineRule="auto"/>
        <w:rPr>
          <w:rFonts w:ascii="仿宋" w:hAnsi="仿宋" w:eastAsia="仿宋"/>
          <w:b/>
          <w:color w:val="000000"/>
          <w:sz w:val="24"/>
        </w:rPr>
      </w:pPr>
      <w:r>
        <w:rPr>
          <w:rFonts w:ascii="仿宋" w:hAnsi="仿宋" w:eastAsia="仿宋"/>
          <w:b/>
          <w:color w:val="000000"/>
          <w:sz w:val="24"/>
        </w:rPr>
        <w:t>（三）权限说明</w:t>
      </w:r>
    </w:p>
    <w:p>
      <w:pPr>
        <w:spacing w:after="0" w:line="360" w:lineRule="auto"/>
        <w:rPr>
          <w:rFonts w:ascii="仿宋" w:hAnsi="仿宋" w:eastAsia="仿宋"/>
          <w:color w:val="000000"/>
          <w:sz w:val="24"/>
        </w:rPr>
      </w:pPr>
      <w:r>
        <w:rPr>
          <w:rFonts w:ascii="仿宋" w:hAnsi="仿宋" w:eastAsia="仿宋"/>
          <w:color w:val="000000"/>
          <w:sz w:val="24"/>
        </w:rPr>
        <w:t>1. 菜单权限为总分支行业务岗、网点负责人。</w:t>
      </w:r>
    </w:p>
    <w:p>
      <w:pPr>
        <w:spacing w:after="0" w:line="360" w:lineRule="auto"/>
        <w:rPr>
          <w:rFonts w:ascii="仿宋" w:hAnsi="仿宋" w:eastAsia="仿宋"/>
          <w:color w:val="000000"/>
          <w:sz w:val="24"/>
        </w:rPr>
      </w:pPr>
      <w:r>
        <w:rPr>
          <w:rFonts w:hint="eastAsia" w:ascii="仿宋" w:hAnsi="仿宋" w:eastAsia="仿宋"/>
          <w:color w:val="000000"/>
          <w:sz w:val="24"/>
        </w:rPr>
        <w:t>2</w:t>
      </w:r>
      <w:r>
        <w:rPr>
          <w:rFonts w:ascii="仿宋" w:hAnsi="仿宋" w:eastAsia="仿宋"/>
          <w:color w:val="000000"/>
          <w:sz w:val="24"/>
        </w:rPr>
        <w:t>. 数据权限为</w:t>
      </w:r>
      <w:r>
        <w:rPr>
          <w:rFonts w:hint="eastAsia" w:ascii="仿宋" w:hAnsi="仿宋" w:eastAsia="仿宋"/>
          <w:color w:val="000000"/>
          <w:sz w:val="24"/>
        </w:rPr>
        <w:t>：</w:t>
      </w:r>
      <w:r>
        <w:rPr>
          <w:rFonts w:ascii="仿宋" w:hAnsi="仿宋" w:eastAsia="仿宋"/>
          <w:color w:val="000000"/>
          <w:sz w:val="24"/>
        </w:rPr>
        <w:t>审批者</w:t>
      </w:r>
      <w:r>
        <w:rPr>
          <w:rFonts w:hint="eastAsia" w:ascii="仿宋" w:hAnsi="仿宋" w:eastAsia="仿宋"/>
          <w:color w:val="000000"/>
          <w:sz w:val="24"/>
        </w:rPr>
        <w:t>（即在</w:t>
      </w:r>
      <w:r>
        <w:rPr>
          <w:rFonts w:ascii="仿宋" w:hAnsi="仿宋" w:eastAsia="仿宋"/>
          <w:color w:val="000000"/>
          <w:sz w:val="24"/>
        </w:rPr>
        <w:t>审批节点上的</w:t>
      </w:r>
      <w:r>
        <w:rPr>
          <w:rFonts w:hint="eastAsia" w:ascii="仿宋" w:hAnsi="仿宋" w:eastAsia="仿宋"/>
          <w:color w:val="000000"/>
          <w:sz w:val="24"/>
        </w:rPr>
        <w:t>用户）</w:t>
      </w:r>
      <w:r>
        <w:rPr>
          <w:rFonts w:ascii="仿宋" w:hAnsi="仿宋" w:eastAsia="仿宋"/>
          <w:color w:val="000000"/>
          <w:sz w:val="24"/>
        </w:rPr>
        <w:t>可查看</w:t>
      </w:r>
      <w:r>
        <w:rPr>
          <w:rFonts w:hint="eastAsia" w:ascii="仿宋" w:hAnsi="仿宋" w:eastAsia="仿宋"/>
          <w:color w:val="000000"/>
          <w:sz w:val="24"/>
        </w:rPr>
        <w:t>流转到该节点的所有</w:t>
      </w:r>
      <w:r>
        <w:rPr>
          <w:rFonts w:ascii="仿宋" w:hAnsi="仿宋" w:eastAsia="仿宋"/>
          <w:color w:val="000000"/>
          <w:sz w:val="24"/>
        </w:rPr>
        <w:t>申请数据。</w:t>
      </w:r>
    </w:p>
    <w:p>
      <w:pPr>
        <w:spacing w:after="0" w:line="360" w:lineRule="auto"/>
        <w:rPr>
          <w:rFonts w:ascii="仿宋" w:hAnsi="仿宋" w:eastAsia="仿宋"/>
          <w:color w:val="000000"/>
          <w:sz w:val="24"/>
        </w:rPr>
      </w:pPr>
      <w:r>
        <w:rPr>
          <w:rFonts w:hint="eastAsia" w:ascii="仿宋" w:hAnsi="仿宋" w:eastAsia="仿宋"/>
          <w:color w:val="000000"/>
          <w:sz w:val="24"/>
        </w:rPr>
        <w:t>3</w:t>
      </w:r>
      <w:r>
        <w:rPr>
          <w:rFonts w:ascii="仿宋" w:hAnsi="仿宋" w:eastAsia="仿宋"/>
          <w:color w:val="000000"/>
          <w:sz w:val="24"/>
        </w:rPr>
        <w:t xml:space="preserve">. </w:t>
      </w:r>
      <w:r>
        <w:rPr>
          <w:rFonts w:hint="eastAsia" w:ascii="仿宋" w:hAnsi="仿宋" w:eastAsia="仿宋"/>
          <w:color w:val="000000"/>
          <w:sz w:val="24"/>
        </w:rPr>
        <w:t>审批者</w:t>
      </w:r>
      <w:r>
        <w:rPr>
          <w:rFonts w:ascii="仿宋" w:hAnsi="仿宋" w:eastAsia="仿宋"/>
          <w:color w:val="000000"/>
          <w:sz w:val="24"/>
        </w:rPr>
        <w:t>可查看并处理待办审批列表。</w:t>
      </w:r>
    </w:p>
    <w:p>
      <w:pPr>
        <w:pStyle w:val="8"/>
        <w:numPr>
          <w:ilvl w:val="5"/>
          <w:numId w:val="45"/>
        </w:numPr>
        <w:spacing w:line="360" w:lineRule="auto"/>
        <w:rPr>
          <w:rFonts w:ascii="仿宋" w:hAnsi="仿宋" w:eastAsia="仿宋"/>
        </w:rPr>
      </w:pPr>
      <w:r>
        <w:rPr>
          <w:rFonts w:hint="eastAsia" w:ascii="仿宋" w:hAnsi="仿宋" w:eastAsia="仿宋"/>
        </w:rPr>
        <w:t>输出</w:t>
      </w:r>
    </w:p>
    <w:p>
      <w:pPr>
        <w:spacing w:after="0" w:line="360" w:lineRule="auto"/>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审批中</w:t>
      </w:r>
      <w:r>
        <w:rPr>
          <w:rFonts w:hint="eastAsia" w:ascii="仿宋" w:hAnsi="仿宋" w:eastAsia="仿宋"/>
          <w:color w:val="000000"/>
          <w:sz w:val="24"/>
        </w:rPr>
        <w:t>”tab页：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展示申请类型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申请原因</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展示申请提交</w:t>
            </w:r>
            <w:r>
              <w:rPr>
                <w:rFonts w:hint="eastAsia" w:ascii="仿宋" w:hAnsi="仿宋" w:eastAsia="仿宋"/>
                <w:color w:val="000000"/>
                <w:sz w:val="24"/>
              </w:rPr>
              <w:t>时输入的申请原因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申请提交人；</w:t>
            </w:r>
            <w:r>
              <w:rPr>
                <w:rFonts w:ascii="仿宋" w:hAnsi="仿宋" w:eastAsia="仿宋"/>
                <w:color w:val="000000"/>
                <w:sz w:val="24"/>
              </w:rPr>
              <w:t>格式</w:t>
            </w:r>
            <w:r>
              <w:rPr>
                <w:rFonts w:hint="eastAsia" w:ascii="仿宋" w:hAnsi="仿宋" w:eastAsia="仿宋"/>
                <w:color w:val="000000"/>
                <w:sz w:val="24"/>
              </w:rPr>
              <w:t>：</w:t>
            </w:r>
            <w:r>
              <w:rPr>
                <w:rFonts w:ascii="仿宋" w:hAnsi="仿宋" w:eastAsia="仿宋"/>
                <w:color w:val="000000"/>
                <w:sz w:val="24"/>
              </w:rPr>
              <w:t>“工号+姓名”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rPr>
                <w:rFonts w:eastAsia="仿宋"/>
              </w:rPr>
            </w:pPr>
            <w:r>
              <w:rPr>
                <w:rFonts w:hint="eastAsia" w:ascii="仿宋" w:hAnsi="仿宋" w:eastAsia="仿宋"/>
                <w:color w:val="000000"/>
                <w:sz w:val="24"/>
              </w:rPr>
              <w:t>申请提交时间；格式：YYYY-MM-DD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展示“正常”或“异常”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rPr>
                <w:rFonts w:eastAsia="仿宋"/>
              </w:rPr>
            </w:pPr>
            <w:r>
              <w:rPr>
                <w:rFonts w:ascii="仿宋" w:hAnsi="仿宋" w:eastAsia="仿宋"/>
                <w:color w:val="000000"/>
                <w:sz w:val="24"/>
              </w:rPr>
              <w:t>审批中</w:t>
            </w:r>
            <w:r>
              <w:rPr>
                <w:rFonts w:hint="eastAsia" w:ascii="仿宋" w:hAnsi="仿宋" w:eastAsia="仿宋"/>
                <w:color w:val="000000"/>
                <w:sz w:val="24"/>
              </w:rPr>
              <w:t>列表的卡片上的</w:t>
            </w:r>
            <w:r>
              <w:rPr>
                <w:rFonts w:ascii="仿宋" w:hAnsi="仿宋" w:eastAsia="仿宋"/>
                <w:color w:val="000000"/>
                <w:sz w:val="24"/>
              </w:rPr>
              <w:t>操作</w:t>
            </w:r>
            <w:r>
              <w:rPr>
                <w:rFonts w:hint="eastAsia" w:ascii="仿宋" w:hAnsi="仿宋" w:eastAsia="仿宋"/>
                <w:color w:val="000000"/>
                <w:sz w:val="24"/>
              </w:rPr>
              <w:t>按钮；</w:t>
            </w:r>
            <w:r>
              <w:rPr>
                <w:rFonts w:ascii="仿宋" w:hAnsi="仿宋" w:eastAsia="仿宋"/>
                <w:color w:val="000000"/>
                <w:sz w:val="24"/>
              </w:rPr>
              <w:t>点击后</w:t>
            </w:r>
            <w:r>
              <w:rPr>
                <w:rFonts w:hint="eastAsia" w:ascii="仿宋" w:hAnsi="仿宋" w:eastAsia="仿宋"/>
                <w:color w:val="000000"/>
                <w:sz w:val="24"/>
              </w:rPr>
              <w:t>进入</w:t>
            </w:r>
            <w:r>
              <w:rPr>
                <w:rFonts w:ascii="仿宋" w:hAnsi="仿宋" w:eastAsia="仿宋"/>
                <w:color w:val="000000"/>
                <w:sz w:val="24"/>
              </w:rPr>
              <w:t>待审批</w:t>
            </w:r>
            <w:r>
              <w:rPr>
                <w:rFonts w:hint="eastAsia" w:ascii="仿宋" w:hAnsi="仿宋" w:eastAsia="仿宋"/>
                <w:color w:val="000000"/>
                <w:sz w:val="24"/>
              </w:rPr>
              <w:t>的</w:t>
            </w:r>
            <w:r>
              <w:rPr>
                <w:rFonts w:ascii="仿宋" w:hAnsi="仿宋" w:eastAsia="仿宋"/>
                <w:color w:val="000000"/>
                <w:sz w:val="24"/>
              </w:rPr>
              <w:t>审批详情</w:t>
            </w:r>
          </w:p>
        </w:tc>
      </w:tr>
    </w:tbl>
    <w:p>
      <w:pPr>
        <w:spacing w:line="360" w:lineRule="auto"/>
      </w:pPr>
    </w:p>
    <w:p>
      <w:pPr>
        <w:spacing w:after="0" w:line="360" w:lineRule="auto"/>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已审批</w:t>
      </w:r>
      <w:r>
        <w:rPr>
          <w:rFonts w:hint="eastAsia" w:ascii="仿宋" w:hAnsi="仿宋" w:eastAsia="仿宋"/>
          <w:color w:val="000000"/>
          <w:sz w:val="24"/>
        </w:rPr>
        <w:t>”tab页：</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申请类型</w:t>
            </w:r>
          </w:p>
        </w:tc>
        <w:tc>
          <w:tcPr>
            <w:tcW w:w="2340" w:type="dxa"/>
          </w:tcPr>
          <w:p>
            <w:pPr>
              <w:spacing w:after="0" w:line="360" w:lineRule="auto"/>
              <w:rPr>
                <w:rFonts w:eastAsia="仿宋"/>
              </w:rPr>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展示申请类型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pPr>
            <w:r>
              <w:rPr>
                <w:rFonts w:hint="eastAsia" w:ascii="仿宋" w:hAnsi="仿宋" w:eastAsia="仿宋"/>
                <w:color w:val="000000"/>
                <w:sz w:val="24"/>
              </w:rPr>
              <w:t>当前审批节点的审批时间；格式：YYYY-MM-DD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审批状态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当前审批节点的审批结果，即</w:t>
            </w:r>
            <w:r>
              <w:rPr>
                <w:rFonts w:ascii="仿宋" w:hAnsi="仿宋" w:eastAsia="仿宋"/>
                <w:color w:val="000000"/>
                <w:sz w:val="24"/>
              </w:rPr>
              <w:t>审批通过或审批未通过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审批意见</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当前</w:t>
            </w:r>
            <w:r>
              <w:rPr>
                <w:rFonts w:hint="eastAsia" w:ascii="仿宋" w:hAnsi="仿宋" w:eastAsia="仿宋"/>
                <w:color w:val="000000"/>
                <w:sz w:val="24"/>
              </w:rPr>
              <w:t>审批</w:t>
            </w:r>
            <w:r>
              <w:rPr>
                <w:rFonts w:ascii="仿宋" w:hAnsi="仿宋" w:eastAsia="仿宋"/>
                <w:color w:val="000000"/>
                <w:sz w:val="24"/>
              </w:rPr>
              <w:t>节点</w:t>
            </w:r>
            <w:r>
              <w:rPr>
                <w:rFonts w:hint="eastAsia" w:ascii="仿宋" w:hAnsi="仿宋" w:eastAsia="仿宋"/>
                <w:color w:val="000000"/>
                <w:sz w:val="24"/>
              </w:rPr>
              <w:t>的</w:t>
            </w:r>
            <w:r>
              <w:rPr>
                <w:rFonts w:ascii="仿宋" w:hAnsi="仿宋" w:eastAsia="仿宋"/>
                <w:color w:val="000000"/>
                <w:sz w:val="24"/>
              </w:rPr>
              <w:t>审批意见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申请原因</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申请提交</w:t>
            </w:r>
            <w:r>
              <w:rPr>
                <w:rFonts w:hint="eastAsia" w:ascii="仿宋" w:hAnsi="仿宋" w:eastAsia="仿宋"/>
                <w:color w:val="000000"/>
                <w:sz w:val="24"/>
              </w:rPr>
              <w:t>时填写的申请原因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申请人</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hint="eastAsia" w:ascii="仿宋" w:hAnsi="仿宋" w:eastAsia="仿宋"/>
                <w:color w:val="000000"/>
                <w:sz w:val="24"/>
              </w:rPr>
              <w:t>申请提交人，</w:t>
            </w:r>
            <w:r>
              <w:rPr>
                <w:rFonts w:ascii="仿宋" w:hAnsi="仿宋" w:eastAsia="仿宋"/>
                <w:color w:val="000000"/>
                <w:sz w:val="24"/>
              </w:rPr>
              <w:t>按“工号+姓名”展示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申请时间</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日期时间</w:t>
            </w:r>
          </w:p>
        </w:tc>
        <w:tc>
          <w:tcPr>
            <w:tcW w:w="2340" w:type="dxa"/>
          </w:tcPr>
          <w:p>
            <w:pPr>
              <w:spacing w:after="0" w:line="360" w:lineRule="auto"/>
            </w:pPr>
            <w:r>
              <w:rPr>
                <w:rFonts w:hint="eastAsia" w:ascii="仿宋" w:hAnsi="仿宋" w:eastAsia="仿宋"/>
                <w:color w:val="000000"/>
                <w:sz w:val="24"/>
              </w:rPr>
              <w:t>申请的提交时间，格式：YYYY-MM-DD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流程状态</w:t>
            </w:r>
          </w:p>
        </w:tc>
        <w:tc>
          <w:tcPr>
            <w:tcW w:w="2340" w:type="dxa"/>
          </w:tcPr>
          <w:p>
            <w:pPr>
              <w:spacing w:after="0" w:line="360" w:lineRule="auto"/>
              <w:rPr>
                <w:rFonts w:eastAsia="仿宋"/>
              </w:rPr>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pPr>
            <w:r>
              <w:rPr>
                <w:rFonts w:ascii="仿宋" w:hAnsi="仿宋" w:eastAsia="仿宋"/>
                <w:color w:val="000000"/>
                <w:sz w:val="24"/>
              </w:rPr>
              <w:t>展示“正常”或“异常”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查看</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rPr>
                <w:rFonts w:eastAsia="仿宋"/>
              </w:rPr>
            </w:pPr>
            <w:r>
              <w:rPr>
                <w:rFonts w:ascii="仿宋" w:hAnsi="仿宋" w:eastAsia="仿宋"/>
                <w:color w:val="000000"/>
                <w:sz w:val="24"/>
              </w:rPr>
              <w:t>已审批列表</w:t>
            </w:r>
            <w:r>
              <w:rPr>
                <w:rFonts w:hint="eastAsia" w:ascii="仿宋" w:hAnsi="仿宋" w:eastAsia="仿宋"/>
                <w:color w:val="000000"/>
                <w:sz w:val="24"/>
              </w:rPr>
              <w:t>的卡片上的</w:t>
            </w:r>
            <w:r>
              <w:rPr>
                <w:rFonts w:ascii="仿宋" w:hAnsi="仿宋" w:eastAsia="仿宋"/>
                <w:color w:val="000000"/>
                <w:sz w:val="24"/>
              </w:rPr>
              <w:t>操作</w:t>
            </w:r>
            <w:r>
              <w:rPr>
                <w:rFonts w:hint="eastAsia" w:ascii="仿宋" w:hAnsi="仿宋" w:eastAsia="仿宋"/>
                <w:color w:val="000000"/>
                <w:sz w:val="24"/>
              </w:rPr>
              <w:t>按钮，</w:t>
            </w:r>
            <w:r>
              <w:rPr>
                <w:rFonts w:ascii="仿宋" w:hAnsi="仿宋" w:eastAsia="仿宋"/>
                <w:color w:val="000000"/>
                <w:sz w:val="24"/>
              </w:rPr>
              <w:t>点击后</w:t>
            </w:r>
            <w:r>
              <w:rPr>
                <w:rFonts w:hint="eastAsia" w:ascii="仿宋" w:hAnsi="仿宋" w:eastAsia="仿宋"/>
                <w:color w:val="000000"/>
                <w:sz w:val="24"/>
              </w:rPr>
              <w:t>进入</w:t>
            </w:r>
            <w:r>
              <w:rPr>
                <w:rFonts w:ascii="仿宋" w:hAnsi="仿宋" w:eastAsia="仿宋"/>
                <w:color w:val="000000"/>
                <w:sz w:val="24"/>
              </w:rPr>
              <w:t>已审批</w:t>
            </w:r>
            <w:r>
              <w:rPr>
                <w:rFonts w:hint="eastAsia" w:ascii="仿宋" w:hAnsi="仿宋" w:eastAsia="仿宋"/>
                <w:color w:val="000000"/>
                <w:sz w:val="24"/>
              </w:rPr>
              <w:t>的</w:t>
            </w:r>
            <w:r>
              <w:rPr>
                <w:rFonts w:ascii="仿宋" w:hAnsi="仿宋" w:eastAsia="仿宋"/>
                <w:color w:val="000000"/>
                <w:sz w:val="24"/>
              </w:rPr>
              <w:t>审批详情</w:t>
            </w:r>
          </w:p>
        </w:tc>
      </w:tr>
    </w:tbl>
    <w:p>
      <w:pPr>
        <w:spacing w:line="360" w:lineRule="auto"/>
      </w:pPr>
    </w:p>
    <w:p>
      <w:pPr>
        <w:pStyle w:val="8"/>
        <w:numPr>
          <w:ilvl w:val="5"/>
          <w:numId w:val="45"/>
        </w:numPr>
        <w:spacing w:line="360" w:lineRule="auto"/>
        <w:rPr>
          <w:rFonts w:ascii="仿宋" w:hAnsi="仿宋" w:eastAsia="仿宋"/>
        </w:rPr>
      </w:pPr>
      <w:r>
        <w:rPr>
          <w:rFonts w:hint="eastAsia" w:ascii="仿宋" w:hAnsi="仿宋" w:eastAsia="仿宋"/>
        </w:rPr>
        <w:t>输入输出的界面</w:t>
      </w:r>
    </w:p>
    <w:p>
      <w:pPr>
        <w:spacing w:after="0" w:line="360" w:lineRule="auto"/>
        <w:jc w:val="left"/>
      </w:pPr>
      <w:r>
        <w:rPr>
          <w:rFonts w:ascii="仿宋" w:hAnsi="仿宋" w:eastAsia="仿宋" w:cs="仿宋"/>
          <w:sz w:val="24"/>
        </w:rPr>
        <w:t>待提供</w:t>
      </w:r>
    </w:p>
    <w:p>
      <w:pPr>
        <w:pStyle w:val="8"/>
        <w:numPr>
          <w:ilvl w:val="5"/>
          <w:numId w:val="45"/>
        </w:numPr>
        <w:spacing w:line="360" w:lineRule="auto"/>
        <w:rPr>
          <w:rFonts w:ascii="仿宋" w:hAnsi="仿宋" w:eastAsia="仿宋"/>
        </w:rPr>
      </w:pPr>
      <w:r>
        <w:rPr>
          <w:rFonts w:hint="eastAsia" w:ascii="仿宋" w:hAnsi="仿宋" w:eastAsia="仿宋"/>
        </w:rPr>
        <w:t>核算处理</w:t>
      </w:r>
    </w:p>
    <w:p>
      <w:pPr>
        <w:spacing w:after="0" w:line="360" w:lineRule="auto"/>
      </w:pPr>
      <w:r>
        <w:rPr>
          <w:rFonts w:ascii="仿宋" w:hAnsi="仿宋" w:eastAsia="仿宋"/>
          <w:color w:val="000000"/>
          <w:sz w:val="24"/>
        </w:rPr>
        <w:t>不涉及。</w:t>
      </w:r>
    </w:p>
    <w:p>
      <w:pPr>
        <w:pStyle w:val="8"/>
        <w:numPr>
          <w:ilvl w:val="5"/>
          <w:numId w:val="45"/>
        </w:numPr>
        <w:spacing w:line="360" w:lineRule="auto"/>
        <w:rPr>
          <w:rFonts w:ascii="仿宋" w:hAnsi="仿宋" w:eastAsia="仿宋"/>
        </w:rPr>
      </w:pPr>
      <w:r>
        <w:rPr>
          <w:rFonts w:hint="eastAsia" w:ascii="仿宋" w:hAnsi="仿宋" w:eastAsia="仿宋"/>
        </w:rPr>
        <w:t>凭证/合同/协议打印</w:t>
      </w:r>
    </w:p>
    <w:p>
      <w:pPr>
        <w:spacing w:after="0" w:line="360" w:lineRule="auto"/>
      </w:pPr>
      <w:r>
        <w:rPr>
          <w:rFonts w:ascii="仿宋" w:hAnsi="仿宋" w:eastAsia="仿宋"/>
          <w:color w:val="000000"/>
          <w:sz w:val="24"/>
        </w:rPr>
        <w:t>不涉及。</w:t>
      </w:r>
    </w:p>
    <w:p>
      <w:pPr>
        <w:pStyle w:val="7"/>
        <w:numPr>
          <w:ilvl w:val="4"/>
          <w:numId w:val="45"/>
        </w:numPr>
        <w:spacing w:line="360" w:lineRule="auto"/>
        <w:ind w:left="1418" w:hanging="1418"/>
        <w:rPr>
          <w:rFonts w:ascii="仿宋" w:hAnsi="仿宋" w:eastAsia="仿宋"/>
          <w:i w:val="0"/>
          <w:iCs w:val="0"/>
        </w:rPr>
      </w:pPr>
      <w:r>
        <w:rPr>
          <w:rFonts w:hint="eastAsia" w:ascii="仿宋" w:hAnsi="仿宋" w:eastAsia="仿宋"/>
          <w:i w:val="0"/>
          <w:iCs w:val="0"/>
        </w:rPr>
        <w:t>待办审批-详情</w:t>
      </w:r>
    </w:p>
    <w:p>
      <w:pPr>
        <w:pStyle w:val="8"/>
        <w:numPr>
          <w:ilvl w:val="5"/>
          <w:numId w:val="45"/>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color w:val="000000"/>
          <w:sz w:val="24"/>
        </w:rPr>
      </w:pPr>
      <w:r>
        <w:rPr>
          <w:rFonts w:ascii="仿宋" w:hAnsi="仿宋" w:eastAsia="仿宋"/>
          <w:color w:val="000000"/>
          <w:sz w:val="24"/>
        </w:rPr>
        <w:t>支持审批者在审批详情中查看申请明细和审批流程，录入审批意见并执行同意或拒绝操作，完成当前审批节点处理。</w:t>
      </w:r>
    </w:p>
    <w:p>
      <w:pPr>
        <w:pStyle w:val="8"/>
        <w:numPr>
          <w:ilvl w:val="5"/>
          <w:numId w:val="45"/>
        </w:numPr>
        <w:spacing w:line="360" w:lineRule="auto"/>
        <w:rPr>
          <w:rFonts w:ascii="仿宋" w:hAnsi="仿宋" w:eastAsia="仿宋"/>
        </w:rPr>
      </w:pPr>
      <w:r>
        <w:rPr>
          <w:rFonts w:hint="eastAsia" w:ascii="仿宋" w:hAnsi="仿宋" w:eastAsia="仿宋"/>
        </w:rPr>
        <w:t>输入</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eastAsia="仿宋"/>
              </w:rPr>
            </w:pPr>
            <w:r>
              <w:rPr>
                <w:rFonts w:hint="eastAsia" w:ascii="仿宋" w:hAnsi="仿宋" w:eastAsia="仿宋"/>
                <w:color w:val="000000"/>
                <w:sz w:val="24"/>
              </w:rPr>
              <w:t>审批意见</w:t>
            </w:r>
          </w:p>
        </w:tc>
        <w:tc>
          <w:tcPr>
            <w:tcW w:w="2340" w:type="dxa"/>
          </w:tcPr>
          <w:p>
            <w:pPr>
              <w:spacing w:after="0" w:line="360" w:lineRule="auto"/>
            </w:pPr>
            <w:r>
              <w:rPr>
                <w:rFonts w:ascii="仿宋" w:hAnsi="仿宋" w:eastAsia="仿宋"/>
                <w:color w:val="000000"/>
                <w:sz w:val="24"/>
              </w:rPr>
              <w:t>必输</w:t>
            </w:r>
          </w:p>
        </w:tc>
        <w:tc>
          <w:tcPr>
            <w:tcW w:w="2340" w:type="dxa"/>
          </w:tcPr>
          <w:p>
            <w:pPr>
              <w:spacing w:after="0" w:line="360" w:lineRule="auto"/>
              <w:rPr>
                <w:rFonts w:eastAsia="仿宋"/>
              </w:rPr>
            </w:pPr>
            <w:r>
              <w:rPr>
                <w:rFonts w:hint="eastAsia" w:ascii="仿宋" w:hAnsi="仿宋" w:eastAsia="仿宋"/>
                <w:color w:val="000000"/>
                <w:sz w:val="24"/>
              </w:rPr>
              <w:t>文本</w:t>
            </w:r>
          </w:p>
        </w:tc>
        <w:tc>
          <w:tcPr>
            <w:tcW w:w="2340" w:type="dxa"/>
          </w:tcPr>
          <w:p>
            <w:pPr>
              <w:spacing w:after="0" w:line="360" w:lineRule="auto"/>
              <w:rPr>
                <w:rFonts w:eastAsia="仿宋"/>
              </w:rPr>
            </w:pPr>
            <w:r>
              <w:rPr>
                <w:rFonts w:hint="eastAsia" w:ascii="仿宋" w:hAnsi="仿宋" w:eastAsia="仿宋"/>
                <w:color w:val="000000"/>
                <w:sz w:val="24"/>
              </w:rPr>
              <w:t>审批同意或拒绝均需要输入审批意见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eastAsia="仿宋"/>
              </w:rPr>
            </w:pPr>
            <w:r>
              <w:rPr>
                <w:rFonts w:hint="eastAsia" w:ascii="仿宋" w:hAnsi="仿宋" w:eastAsia="仿宋"/>
                <w:color w:val="000000"/>
                <w:sz w:val="24"/>
              </w:rPr>
              <w:t>取消</w:t>
            </w:r>
          </w:p>
        </w:tc>
        <w:tc>
          <w:tcPr>
            <w:tcW w:w="2340" w:type="dxa"/>
          </w:tcPr>
          <w:p>
            <w:pPr>
              <w:spacing w:after="0" w:line="360" w:lineRule="auto"/>
              <w:rPr>
                <w:rFonts w:eastAsia="仿宋"/>
              </w:rPr>
            </w:pPr>
            <w:r>
              <w:rPr>
                <w:rFonts w:hint="eastAsia"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rPr>
                <w:rFonts w:eastAsia="仿宋"/>
              </w:rPr>
            </w:pPr>
            <w:r>
              <w:rPr>
                <w:rFonts w:hint="eastAsia" w:ascii="仿宋" w:hAnsi="仿宋" w:eastAsia="仿宋"/>
                <w:color w:val="000000"/>
                <w:sz w:val="24"/>
              </w:rPr>
              <w:t>关闭审批详情页面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eastAsia="仿宋"/>
              </w:rPr>
            </w:pPr>
            <w:r>
              <w:rPr>
                <w:rFonts w:hint="eastAsia" w:ascii="仿宋" w:hAnsi="仿宋" w:eastAsia="仿宋"/>
                <w:color w:val="000000"/>
                <w:sz w:val="24"/>
              </w:rPr>
              <w:t>拒绝</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pPr>
            <w:r>
              <w:rPr>
                <w:rFonts w:ascii="仿宋" w:hAnsi="仿宋" w:eastAsia="仿宋"/>
                <w:color w:val="000000"/>
                <w:sz w:val="24"/>
              </w:rPr>
              <w:t>按钮</w:t>
            </w:r>
          </w:p>
        </w:tc>
        <w:tc>
          <w:tcPr>
            <w:tcW w:w="2340" w:type="dxa"/>
          </w:tcPr>
          <w:p>
            <w:pPr>
              <w:spacing w:after="0" w:line="360" w:lineRule="auto"/>
              <w:rPr>
                <w:rFonts w:eastAsia="仿宋"/>
              </w:rPr>
            </w:pPr>
            <w:r>
              <w:rPr>
                <w:rFonts w:hint="eastAsia" w:ascii="仿宋" w:hAnsi="仿宋" w:eastAsia="仿宋"/>
                <w:color w:val="000000"/>
                <w:sz w:val="24"/>
              </w:rPr>
              <w:t>拒绝申请，将申请状态改为“审批未通过”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hint="eastAsia" w:ascii="仿宋" w:hAnsi="仿宋" w:eastAsia="仿宋"/>
                <w:color w:val="000000"/>
                <w:sz w:val="24"/>
              </w:rPr>
              <w:t>同意</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ascii="仿宋" w:hAnsi="仿宋" w:eastAsia="仿宋"/>
                <w:color w:val="000000"/>
                <w:sz w:val="24"/>
              </w:rPr>
              <w:t>按钮</w:t>
            </w:r>
          </w:p>
        </w:tc>
        <w:tc>
          <w:tcPr>
            <w:tcW w:w="2340" w:type="dxa"/>
          </w:tcPr>
          <w:p>
            <w:pPr>
              <w:spacing w:after="0" w:line="360" w:lineRule="auto"/>
              <w:rPr>
                <w:rFonts w:ascii="仿宋" w:hAnsi="仿宋" w:eastAsia="仿宋"/>
                <w:color w:val="000000"/>
                <w:sz w:val="24"/>
              </w:rPr>
            </w:pPr>
            <w:r>
              <w:rPr>
                <w:rFonts w:hint="eastAsia" w:ascii="仿宋" w:hAnsi="仿宋" w:eastAsia="仿宋"/>
                <w:color w:val="000000"/>
                <w:sz w:val="24"/>
              </w:rPr>
              <w:t>通过当前审批节点，将当前审批节点状态改为“审批通过”</w:t>
            </w:r>
          </w:p>
        </w:tc>
      </w:tr>
    </w:tbl>
    <w:p>
      <w:pPr>
        <w:spacing w:after="0" w:line="360" w:lineRule="auto"/>
      </w:pPr>
    </w:p>
    <w:p>
      <w:pPr>
        <w:pStyle w:val="8"/>
        <w:numPr>
          <w:ilvl w:val="5"/>
          <w:numId w:val="45"/>
        </w:numPr>
        <w:spacing w:line="360" w:lineRule="auto"/>
        <w:rPr>
          <w:rFonts w:ascii="仿宋" w:hAnsi="仿宋" w:eastAsia="仿宋"/>
        </w:rPr>
      </w:pPr>
      <w:r>
        <w:rPr>
          <w:rFonts w:hint="eastAsia" w:ascii="仿宋" w:hAnsi="仿宋" w:eastAsia="仿宋"/>
        </w:rPr>
        <w:t>处理</w:t>
      </w:r>
    </w:p>
    <w:p>
      <w:pPr>
        <w:spacing w:after="0" w:line="360" w:lineRule="auto"/>
      </w:pPr>
      <w:r>
        <w:rPr>
          <w:rFonts w:ascii="仿宋" w:hAnsi="仿宋" w:eastAsia="仿宋"/>
          <w:b/>
          <w:color w:val="000000"/>
          <w:sz w:val="24"/>
        </w:rPr>
        <w:t>（一）操作说明</w:t>
      </w:r>
    </w:p>
    <w:p>
      <w:pPr>
        <w:spacing w:after="0" w:line="360" w:lineRule="auto"/>
        <w:rPr>
          <w:rFonts w:ascii="仿宋" w:hAnsi="仿宋" w:eastAsia="仿宋"/>
          <w:color w:val="000000"/>
          <w:sz w:val="24"/>
        </w:rPr>
      </w:pPr>
      <w:r>
        <w:rPr>
          <w:rFonts w:ascii="仿宋" w:hAnsi="仿宋" w:eastAsia="仿宋"/>
          <w:color w:val="000000"/>
          <w:sz w:val="24"/>
        </w:rPr>
        <w:t>1. 用户在</w:t>
      </w:r>
      <w:r>
        <w:rPr>
          <w:rFonts w:hint="eastAsia" w:ascii="仿宋" w:hAnsi="仿宋" w:eastAsia="仿宋"/>
          <w:color w:val="000000"/>
          <w:sz w:val="24"/>
        </w:rPr>
        <w:t>“</w:t>
      </w:r>
      <w:r>
        <w:rPr>
          <w:rFonts w:ascii="仿宋" w:hAnsi="仿宋" w:eastAsia="仿宋"/>
          <w:color w:val="000000"/>
          <w:sz w:val="24"/>
        </w:rPr>
        <w:t>审批中</w:t>
      </w:r>
      <w:r>
        <w:rPr>
          <w:rFonts w:hint="eastAsia" w:ascii="仿宋" w:hAnsi="仿宋" w:eastAsia="仿宋"/>
          <w:color w:val="000000"/>
          <w:sz w:val="24"/>
        </w:rPr>
        <w:t>”</w:t>
      </w:r>
      <w:r>
        <w:rPr>
          <w:rFonts w:ascii="仿宋" w:hAnsi="仿宋" w:eastAsia="仿宋"/>
          <w:color w:val="000000"/>
          <w:sz w:val="24"/>
        </w:rPr>
        <w:t>列表</w:t>
      </w:r>
      <w:r>
        <w:rPr>
          <w:rFonts w:hint="eastAsia" w:ascii="仿宋" w:hAnsi="仿宋" w:eastAsia="仿宋"/>
          <w:color w:val="000000"/>
          <w:sz w:val="24"/>
        </w:rPr>
        <w:t>卡片上</w:t>
      </w:r>
      <w:r>
        <w:rPr>
          <w:rFonts w:ascii="仿宋" w:hAnsi="仿宋" w:eastAsia="仿宋"/>
          <w:color w:val="000000"/>
          <w:sz w:val="24"/>
        </w:rPr>
        <w:t>点击“审批”按钮，系统</w:t>
      </w:r>
      <w:r>
        <w:rPr>
          <w:rFonts w:hint="eastAsia" w:ascii="仿宋" w:hAnsi="仿宋" w:eastAsia="仿宋"/>
          <w:color w:val="000000"/>
          <w:sz w:val="24"/>
        </w:rPr>
        <w:t>进入</w:t>
      </w:r>
      <w:r>
        <w:rPr>
          <w:rFonts w:ascii="仿宋" w:hAnsi="仿宋" w:eastAsia="仿宋"/>
          <w:color w:val="000000"/>
          <w:sz w:val="24"/>
        </w:rPr>
        <w:t>待审批</w:t>
      </w:r>
      <w:r>
        <w:rPr>
          <w:rFonts w:hint="eastAsia" w:ascii="仿宋" w:hAnsi="仿宋" w:eastAsia="仿宋"/>
          <w:color w:val="000000"/>
          <w:sz w:val="24"/>
        </w:rPr>
        <w:t>的</w:t>
      </w:r>
      <w:r>
        <w:rPr>
          <w:rFonts w:ascii="仿宋" w:hAnsi="仿宋" w:eastAsia="仿宋"/>
          <w:color w:val="000000"/>
          <w:sz w:val="24"/>
        </w:rPr>
        <w:t>“审批详情”页面。</w:t>
      </w:r>
    </w:p>
    <w:p>
      <w:pPr>
        <w:spacing w:after="0" w:line="360" w:lineRule="auto"/>
        <w:rPr>
          <w:rFonts w:ascii="仿宋" w:hAnsi="仿宋" w:eastAsia="仿宋"/>
          <w:color w:val="000000"/>
          <w:sz w:val="24"/>
        </w:rPr>
      </w:pPr>
      <w:r>
        <w:rPr>
          <w:rFonts w:ascii="仿宋" w:hAnsi="仿宋" w:eastAsia="仿宋"/>
          <w:color w:val="000000"/>
          <w:sz w:val="24"/>
        </w:rPr>
        <w:t>2. 用户在</w:t>
      </w:r>
      <w:r>
        <w:rPr>
          <w:rFonts w:hint="eastAsia" w:ascii="仿宋" w:hAnsi="仿宋" w:eastAsia="仿宋"/>
          <w:color w:val="000000"/>
          <w:sz w:val="24"/>
        </w:rPr>
        <w:t>“</w:t>
      </w:r>
      <w:r>
        <w:rPr>
          <w:rFonts w:ascii="仿宋" w:hAnsi="仿宋" w:eastAsia="仿宋"/>
          <w:color w:val="000000"/>
          <w:sz w:val="24"/>
        </w:rPr>
        <w:t>已审批</w:t>
      </w:r>
      <w:r>
        <w:rPr>
          <w:rFonts w:hint="eastAsia" w:ascii="仿宋" w:hAnsi="仿宋" w:eastAsia="仿宋"/>
          <w:color w:val="000000"/>
          <w:sz w:val="24"/>
        </w:rPr>
        <w:t>”</w:t>
      </w:r>
      <w:r>
        <w:rPr>
          <w:rFonts w:ascii="仿宋" w:hAnsi="仿宋" w:eastAsia="仿宋"/>
          <w:color w:val="000000"/>
          <w:sz w:val="24"/>
        </w:rPr>
        <w:t>列表</w:t>
      </w:r>
      <w:r>
        <w:rPr>
          <w:rFonts w:hint="eastAsia" w:ascii="仿宋" w:hAnsi="仿宋" w:eastAsia="仿宋"/>
          <w:color w:val="000000"/>
          <w:sz w:val="24"/>
        </w:rPr>
        <w:t>卡片上</w:t>
      </w:r>
      <w:r>
        <w:rPr>
          <w:rFonts w:ascii="仿宋" w:hAnsi="仿宋" w:eastAsia="仿宋"/>
          <w:color w:val="000000"/>
          <w:sz w:val="24"/>
        </w:rPr>
        <w:t>点击“查看”按钮，系统</w:t>
      </w:r>
      <w:r>
        <w:rPr>
          <w:rFonts w:hint="eastAsia" w:ascii="仿宋" w:hAnsi="仿宋" w:eastAsia="仿宋"/>
          <w:color w:val="000000"/>
          <w:sz w:val="24"/>
        </w:rPr>
        <w:t>进入</w:t>
      </w:r>
      <w:r>
        <w:rPr>
          <w:rFonts w:ascii="仿宋" w:hAnsi="仿宋" w:eastAsia="仿宋"/>
          <w:color w:val="000000"/>
          <w:sz w:val="24"/>
        </w:rPr>
        <w:t>已审批</w:t>
      </w:r>
      <w:r>
        <w:rPr>
          <w:rFonts w:hint="eastAsia" w:ascii="仿宋" w:hAnsi="仿宋" w:eastAsia="仿宋"/>
          <w:color w:val="000000"/>
          <w:sz w:val="24"/>
        </w:rPr>
        <w:t>的</w:t>
      </w:r>
      <w:r>
        <w:rPr>
          <w:rFonts w:ascii="仿宋" w:hAnsi="仿宋" w:eastAsia="仿宋"/>
          <w:color w:val="000000"/>
          <w:sz w:val="24"/>
        </w:rPr>
        <w:t>“审批详情”页面。</w:t>
      </w:r>
    </w:p>
    <w:p>
      <w:pPr>
        <w:spacing w:after="0" w:line="360" w:lineRule="auto"/>
        <w:rPr>
          <w:rFonts w:ascii="仿宋" w:hAnsi="仿宋" w:eastAsia="仿宋"/>
          <w:color w:val="000000"/>
          <w:sz w:val="24"/>
        </w:rPr>
      </w:pPr>
      <w:r>
        <w:rPr>
          <w:rFonts w:hint="eastAsia" w:ascii="仿宋" w:hAnsi="仿宋" w:eastAsia="仿宋"/>
          <w:color w:val="000000"/>
          <w:sz w:val="24"/>
        </w:rPr>
        <w:t>3. “审批详情”</w:t>
      </w:r>
      <w:r>
        <w:rPr>
          <w:rFonts w:ascii="仿宋" w:hAnsi="仿宋" w:eastAsia="仿宋"/>
          <w:color w:val="000000"/>
          <w:sz w:val="24"/>
        </w:rPr>
        <w:t>页面分为“审批信息”“审批意见”“审批流程”三个区域</w:t>
      </w:r>
      <w:r>
        <w:rPr>
          <w:rFonts w:hint="eastAsia" w:ascii="仿宋" w:hAnsi="仿宋" w:eastAsia="仿宋"/>
          <w:color w:val="000000"/>
          <w:sz w:val="24"/>
        </w:rPr>
        <w:t>。</w:t>
      </w:r>
      <w:r>
        <w:rPr>
          <w:rFonts w:ascii="仿宋" w:hAnsi="仿宋" w:eastAsia="仿宋"/>
          <w:color w:val="000000"/>
          <w:sz w:val="24"/>
        </w:rPr>
        <w:t>待审批</w:t>
      </w:r>
      <w:r>
        <w:rPr>
          <w:rFonts w:hint="eastAsia" w:ascii="仿宋" w:hAnsi="仿宋" w:eastAsia="仿宋"/>
          <w:color w:val="000000"/>
          <w:sz w:val="24"/>
        </w:rPr>
        <w:t>的</w:t>
      </w:r>
      <w:r>
        <w:rPr>
          <w:rFonts w:ascii="仿宋" w:hAnsi="仿宋" w:eastAsia="仿宋"/>
          <w:color w:val="000000"/>
          <w:sz w:val="24"/>
        </w:rPr>
        <w:t>“审批详情”页面</w:t>
      </w:r>
      <w:r>
        <w:rPr>
          <w:rFonts w:hint="eastAsia" w:ascii="仿宋" w:hAnsi="仿宋" w:eastAsia="仿宋"/>
          <w:color w:val="000000"/>
          <w:sz w:val="24"/>
        </w:rPr>
        <w:t>，</w:t>
      </w:r>
      <w:r>
        <w:rPr>
          <w:rFonts w:ascii="仿宋" w:hAnsi="仿宋" w:eastAsia="仿宋"/>
          <w:color w:val="000000"/>
          <w:sz w:val="24"/>
        </w:rPr>
        <w:t>“审批意见”</w:t>
      </w:r>
      <w:r>
        <w:rPr>
          <w:rFonts w:hint="eastAsia" w:ascii="仿宋" w:hAnsi="仿宋" w:eastAsia="仿宋"/>
          <w:color w:val="000000"/>
          <w:sz w:val="24"/>
        </w:rPr>
        <w:t>可编辑；</w:t>
      </w:r>
      <w:r>
        <w:rPr>
          <w:rFonts w:ascii="仿宋" w:hAnsi="仿宋" w:eastAsia="仿宋"/>
          <w:color w:val="000000"/>
          <w:sz w:val="24"/>
        </w:rPr>
        <w:t>已审批</w:t>
      </w:r>
      <w:r>
        <w:rPr>
          <w:rFonts w:hint="eastAsia" w:ascii="仿宋" w:hAnsi="仿宋" w:eastAsia="仿宋"/>
          <w:color w:val="000000"/>
          <w:sz w:val="24"/>
        </w:rPr>
        <w:t>的</w:t>
      </w:r>
      <w:r>
        <w:rPr>
          <w:rFonts w:ascii="仿宋" w:hAnsi="仿宋" w:eastAsia="仿宋"/>
          <w:color w:val="000000"/>
          <w:sz w:val="24"/>
        </w:rPr>
        <w:t>“审批详情”页面</w:t>
      </w:r>
      <w:r>
        <w:rPr>
          <w:rFonts w:hint="eastAsia" w:ascii="仿宋" w:hAnsi="仿宋" w:eastAsia="仿宋"/>
          <w:color w:val="000000"/>
          <w:sz w:val="24"/>
        </w:rPr>
        <w:t>，</w:t>
      </w:r>
      <w:r>
        <w:rPr>
          <w:rFonts w:ascii="仿宋" w:hAnsi="仿宋" w:eastAsia="仿宋"/>
          <w:color w:val="000000"/>
          <w:sz w:val="24"/>
        </w:rPr>
        <w:t>“审批意见”</w:t>
      </w:r>
      <w:r>
        <w:rPr>
          <w:rFonts w:hint="eastAsia" w:ascii="仿宋" w:hAnsi="仿宋" w:eastAsia="仿宋"/>
          <w:color w:val="000000"/>
          <w:sz w:val="24"/>
        </w:rPr>
        <w:t>不可编辑，仅做数据回显。</w:t>
      </w:r>
    </w:p>
    <w:p>
      <w:pPr>
        <w:spacing w:after="0" w:line="360" w:lineRule="auto"/>
        <w:rPr>
          <w:rFonts w:ascii="仿宋" w:hAnsi="仿宋" w:eastAsia="仿宋"/>
          <w:color w:val="000000"/>
          <w:sz w:val="24"/>
        </w:rPr>
      </w:pPr>
      <w:r>
        <w:rPr>
          <w:rFonts w:ascii="仿宋" w:hAnsi="仿宋" w:eastAsia="仿宋"/>
          <w:color w:val="000000"/>
          <w:sz w:val="24"/>
        </w:rPr>
        <w:t>3. 待审批</w:t>
      </w:r>
      <w:r>
        <w:rPr>
          <w:rFonts w:hint="eastAsia" w:ascii="仿宋" w:hAnsi="仿宋" w:eastAsia="仿宋"/>
          <w:color w:val="000000"/>
          <w:sz w:val="24"/>
        </w:rPr>
        <w:t>的</w:t>
      </w:r>
      <w:r>
        <w:rPr>
          <w:rFonts w:ascii="仿宋" w:hAnsi="仿宋" w:eastAsia="仿宋"/>
          <w:color w:val="000000"/>
          <w:sz w:val="24"/>
        </w:rPr>
        <w:t>“审批详情”</w:t>
      </w:r>
      <w:r>
        <w:rPr>
          <w:rFonts w:hint="eastAsia" w:ascii="仿宋" w:hAnsi="仿宋" w:eastAsia="仿宋"/>
          <w:color w:val="000000"/>
          <w:sz w:val="24"/>
        </w:rPr>
        <w:t>页面</w:t>
      </w:r>
      <w:r>
        <w:rPr>
          <w:rFonts w:ascii="仿宋" w:hAnsi="仿宋" w:eastAsia="仿宋"/>
          <w:color w:val="000000"/>
          <w:sz w:val="24"/>
        </w:rPr>
        <w:t>的操作按钮有：“拒绝”“</w:t>
      </w:r>
      <w:r>
        <w:rPr>
          <w:rFonts w:hint="eastAsia" w:ascii="仿宋" w:hAnsi="仿宋" w:eastAsia="仿宋"/>
          <w:color w:val="000000"/>
          <w:sz w:val="24"/>
        </w:rPr>
        <w:t>同意</w:t>
      </w:r>
      <w:r>
        <w:rPr>
          <w:rFonts w:ascii="仿宋" w:hAnsi="仿宋" w:eastAsia="仿宋"/>
          <w:color w:val="000000"/>
          <w:sz w:val="24"/>
        </w:rPr>
        <w:t>”。</w:t>
      </w:r>
    </w:p>
    <w:p>
      <w:pPr>
        <w:spacing w:after="0" w:line="360" w:lineRule="auto"/>
        <w:rPr>
          <w:rFonts w:ascii="仿宋" w:hAnsi="仿宋" w:eastAsia="仿宋"/>
          <w:color w:val="000000"/>
          <w:sz w:val="24"/>
        </w:rPr>
      </w:pPr>
      <w:r>
        <w:rPr>
          <w:rFonts w:hint="eastAsia" w:ascii="仿宋" w:hAnsi="仿宋" w:eastAsia="仿宋"/>
          <w:color w:val="000000"/>
          <w:sz w:val="24"/>
        </w:rPr>
        <w:t xml:space="preserve">3.1 </w:t>
      </w:r>
      <w:r>
        <w:rPr>
          <w:rFonts w:ascii="仿宋" w:hAnsi="仿宋" w:eastAsia="仿宋"/>
          <w:color w:val="000000"/>
          <w:sz w:val="24"/>
        </w:rPr>
        <w:t>点击“拒绝”按钮，系统先校验是否已输入审批意见，已输入则执行审批拒绝操作，未输入则toast提示“请输入审批意见”。</w:t>
      </w:r>
    </w:p>
    <w:p>
      <w:pPr>
        <w:spacing w:after="0" w:line="360" w:lineRule="auto"/>
        <w:rPr>
          <w:rFonts w:ascii="仿宋" w:hAnsi="仿宋" w:eastAsia="仿宋"/>
          <w:color w:val="000000"/>
          <w:sz w:val="24"/>
        </w:rPr>
      </w:pPr>
      <w:r>
        <w:rPr>
          <w:rFonts w:hint="eastAsia" w:ascii="仿宋" w:hAnsi="仿宋" w:eastAsia="仿宋"/>
          <w:color w:val="000000"/>
          <w:sz w:val="24"/>
        </w:rPr>
        <w:t>3.2</w:t>
      </w:r>
      <w:r>
        <w:rPr>
          <w:rFonts w:ascii="仿宋" w:hAnsi="仿宋" w:eastAsia="仿宋"/>
          <w:color w:val="000000"/>
          <w:sz w:val="24"/>
        </w:rPr>
        <w:t xml:space="preserve"> 点击“同意”按钮，系统先校验是否已输入审批意见，已输入则执行审批同意操作并推动流程进入下一审批节点，未输入则toast提示“请输入审批意见”。</w:t>
      </w:r>
    </w:p>
    <w:p>
      <w:pPr>
        <w:spacing w:after="0" w:line="360" w:lineRule="auto"/>
      </w:pPr>
      <w:r>
        <w:rPr>
          <w:rFonts w:ascii="仿宋" w:hAnsi="仿宋" w:eastAsia="仿宋"/>
          <w:b/>
          <w:color w:val="000000"/>
          <w:sz w:val="24"/>
        </w:rPr>
        <w:t>（二）规则与约束</w:t>
      </w:r>
    </w:p>
    <w:p>
      <w:pPr>
        <w:spacing w:after="0" w:line="360" w:lineRule="auto"/>
        <w:rPr>
          <w:rFonts w:ascii="仿宋" w:hAnsi="仿宋" w:eastAsia="仿宋"/>
          <w:color w:val="000000"/>
          <w:sz w:val="24"/>
        </w:rPr>
      </w:pPr>
      <w:r>
        <w:rPr>
          <w:rFonts w:ascii="仿宋" w:hAnsi="仿宋" w:eastAsia="仿宋"/>
          <w:color w:val="000000"/>
          <w:sz w:val="24"/>
        </w:rPr>
        <w:t xml:space="preserve">1. </w:t>
      </w:r>
      <w:r>
        <w:rPr>
          <w:rFonts w:hint="eastAsia" w:ascii="仿宋" w:hAnsi="仿宋" w:eastAsia="仿宋"/>
          <w:color w:val="000000"/>
          <w:sz w:val="24"/>
        </w:rPr>
        <w:t>“审批详情”</w:t>
      </w:r>
      <w:r>
        <w:rPr>
          <w:rFonts w:ascii="仿宋" w:hAnsi="仿宋" w:eastAsia="仿宋"/>
          <w:color w:val="000000"/>
          <w:sz w:val="24"/>
        </w:rPr>
        <w:t>页面上部分“审批信息”的展示内容</w:t>
      </w:r>
      <w:r>
        <w:rPr>
          <w:rFonts w:hint="eastAsia" w:ascii="仿宋" w:hAnsi="仿宋" w:eastAsia="仿宋"/>
          <w:color w:val="000000"/>
          <w:sz w:val="24"/>
        </w:rPr>
        <w:t>，</w:t>
      </w:r>
      <w:r>
        <w:rPr>
          <w:rFonts w:ascii="仿宋" w:hAnsi="仿宋" w:eastAsia="仿宋"/>
          <w:color w:val="000000"/>
          <w:sz w:val="24"/>
        </w:rPr>
        <w:t>与“我的申请”详情页上部分</w:t>
      </w:r>
      <w:r>
        <w:rPr>
          <w:rFonts w:hint="eastAsia" w:ascii="仿宋" w:hAnsi="仿宋" w:eastAsia="仿宋"/>
          <w:color w:val="000000"/>
          <w:sz w:val="24"/>
        </w:rPr>
        <w:t>的</w:t>
      </w:r>
      <w:r>
        <w:rPr>
          <w:rFonts w:ascii="仿宋" w:hAnsi="仿宋" w:eastAsia="仿宋"/>
          <w:color w:val="000000"/>
          <w:sz w:val="24"/>
        </w:rPr>
        <w:t>“审批信息”保持一致。</w:t>
      </w:r>
      <w:r>
        <w:rPr>
          <w:rFonts w:hint="eastAsia" w:ascii="仿宋" w:hAnsi="仿宋" w:eastAsia="仿宋"/>
          <w:color w:val="000000"/>
          <w:sz w:val="24"/>
        </w:rPr>
        <w:t>详见“移动端（企微）功能需求-首页-待办及消息提醒-我的申请-详情”章节。</w:t>
      </w:r>
    </w:p>
    <w:p>
      <w:pPr>
        <w:spacing w:after="0" w:line="360" w:lineRule="auto"/>
        <w:rPr>
          <w:rFonts w:ascii="仿宋" w:hAnsi="仿宋" w:eastAsia="仿宋"/>
          <w:color w:val="000000"/>
          <w:sz w:val="24"/>
        </w:rPr>
      </w:pPr>
      <w:r>
        <w:rPr>
          <w:rFonts w:ascii="仿宋" w:hAnsi="仿宋" w:eastAsia="仿宋"/>
          <w:color w:val="000000"/>
          <w:sz w:val="24"/>
        </w:rPr>
        <w:t xml:space="preserve">2. </w:t>
      </w:r>
      <w:r>
        <w:rPr>
          <w:rFonts w:hint="eastAsia" w:ascii="仿宋" w:hAnsi="仿宋" w:eastAsia="仿宋"/>
          <w:color w:val="000000"/>
          <w:sz w:val="24"/>
        </w:rPr>
        <w:t>“审批详情”</w:t>
      </w:r>
      <w:r>
        <w:rPr>
          <w:rFonts w:ascii="仿宋" w:hAnsi="仿宋" w:eastAsia="仿宋"/>
          <w:color w:val="000000"/>
          <w:sz w:val="24"/>
        </w:rPr>
        <w:t>页面中部“审批意见”区域</w:t>
      </w:r>
      <w:r>
        <w:rPr>
          <w:rFonts w:hint="eastAsia" w:ascii="仿宋" w:hAnsi="仿宋" w:eastAsia="仿宋"/>
          <w:color w:val="000000"/>
          <w:sz w:val="24"/>
        </w:rPr>
        <w:t>，</w:t>
      </w:r>
      <w:r>
        <w:rPr>
          <w:rFonts w:ascii="仿宋" w:hAnsi="仿宋" w:eastAsia="仿宋"/>
          <w:color w:val="000000"/>
          <w:sz w:val="24"/>
        </w:rPr>
        <w:t>在</w:t>
      </w:r>
      <w:r>
        <w:rPr>
          <w:rFonts w:hint="eastAsia" w:ascii="仿宋" w:hAnsi="仿宋" w:eastAsia="仿宋"/>
          <w:color w:val="000000"/>
          <w:sz w:val="24"/>
        </w:rPr>
        <w:t>“</w:t>
      </w:r>
      <w:r>
        <w:rPr>
          <w:rFonts w:ascii="仿宋" w:hAnsi="仿宋" w:eastAsia="仿宋"/>
          <w:color w:val="000000"/>
          <w:sz w:val="24"/>
        </w:rPr>
        <w:t>待审批</w:t>
      </w:r>
      <w:r>
        <w:rPr>
          <w:rFonts w:hint="eastAsia" w:ascii="仿宋" w:hAnsi="仿宋" w:eastAsia="仿宋"/>
          <w:color w:val="000000"/>
          <w:sz w:val="24"/>
        </w:rPr>
        <w:t>”</w:t>
      </w:r>
      <w:r>
        <w:rPr>
          <w:rFonts w:ascii="仿宋" w:hAnsi="仿宋" w:eastAsia="仿宋"/>
          <w:color w:val="000000"/>
          <w:sz w:val="24"/>
        </w:rPr>
        <w:t>场景为可输入文本框，在</w:t>
      </w:r>
      <w:r>
        <w:rPr>
          <w:rFonts w:hint="eastAsia" w:ascii="仿宋" w:hAnsi="仿宋" w:eastAsia="仿宋"/>
          <w:color w:val="000000"/>
          <w:sz w:val="24"/>
        </w:rPr>
        <w:t>“</w:t>
      </w:r>
      <w:r>
        <w:rPr>
          <w:rFonts w:ascii="仿宋" w:hAnsi="仿宋" w:eastAsia="仿宋"/>
          <w:color w:val="000000"/>
          <w:sz w:val="24"/>
        </w:rPr>
        <w:t>已审批</w:t>
      </w:r>
      <w:r>
        <w:rPr>
          <w:rFonts w:hint="eastAsia" w:ascii="仿宋" w:hAnsi="仿宋" w:eastAsia="仿宋"/>
          <w:color w:val="000000"/>
          <w:sz w:val="24"/>
        </w:rPr>
        <w:t>”</w:t>
      </w:r>
      <w:r>
        <w:rPr>
          <w:rFonts w:ascii="仿宋" w:hAnsi="仿宋" w:eastAsia="仿宋"/>
          <w:color w:val="000000"/>
          <w:sz w:val="24"/>
        </w:rPr>
        <w:t>场景为当前节点审批意见只读回显。</w:t>
      </w:r>
    </w:p>
    <w:p>
      <w:pPr>
        <w:spacing w:after="0" w:line="360" w:lineRule="auto"/>
        <w:rPr>
          <w:rFonts w:ascii="仿宋" w:hAnsi="仿宋" w:eastAsia="仿宋"/>
          <w:color w:val="000000"/>
          <w:sz w:val="24"/>
        </w:rPr>
      </w:pPr>
      <w:r>
        <w:rPr>
          <w:rFonts w:ascii="仿宋" w:hAnsi="仿宋" w:eastAsia="仿宋"/>
          <w:color w:val="000000"/>
          <w:sz w:val="24"/>
        </w:rPr>
        <w:t xml:space="preserve">3. </w:t>
      </w:r>
      <w:r>
        <w:rPr>
          <w:rFonts w:hint="eastAsia" w:ascii="仿宋" w:hAnsi="仿宋" w:eastAsia="仿宋"/>
          <w:color w:val="000000"/>
          <w:sz w:val="24"/>
        </w:rPr>
        <w:t>“审批详情”</w:t>
      </w:r>
      <w:r>
        <w:rPr>
          <w:rFonts w:ascii="仿宋" w:hAnsi="仿宋" w:eastAsia="仿宋"/>
          <w:color w:val="000000"/>
          <w:sz w:val="24"/>
        </w:rPr>
        <w:t>页面下</w:t>
      </w:r>
      <w:r>
        <w:rPr>
          <w:rFonts w:hint="eastAsia" w:ascii="仿宋" w:hAnsi="仿宋" w:eastAsia="仿宋"/>
          <w:color w:val="000000"/>
          <w:sz w:val="24"/>
        </w:rPr>
        <w:t>部分</w:t>
      </w:r>
      <w:r>
        <w:rPr>
          <w:rFonts w:ascii="仿宋" w:hAnsi="仿宋" w:eastAsia="仿宋"/>
          <w:color w:val="000000"/>
          <w:sz w:val="24"/>
        </w:rPr>
        <w:t>“审批流程”的展示内容</w:t>
      </w:r>
      <w:r>
        <w:rPr>
          <w:rFonts w:hint="eastAsia" w:ascii="仿宋" w:hAnsi="仿宋" w:eastAsia="仿宋"/>
          <w:color w:val="000000"/>
          <w:sz w:val="24"/>
        </w:rPr>
        <w:t>，</w:t>
      </w:r>
      <w:r>
        <w:rPr>
          <w:rFonts w:ascii="仿宋" w:hAnsi="仿宋" w:eastAsia="仿宋"/>
          <w:color w:val="000000"/>
          <w:sz w:val="24"/>
        </w:rPr>
        <w:t>与“我的申请”详情页下部分</w:t>
      </w:r>
      <w:r>
        <w:rPr>
          <w:rFonts w:hint="eastAsia" w:ascii="仿宋" w:hAnsi="仿宋" w:eastAsia="仿宋"/>
          <w:color w:val="000000"/>
          <w:sz w:val="24"/>
        </w:rPr>
        <w:t>的</w:t>
      </w:r>
      <w:r>
        <w:rPr>
          <w:rFonts w:ascii="仿宋" w:hAnsi="仿宋" w:eastAsia="仿宋"/>
          <w:color w:val="000000"/>
          <w:sz w:val="24"/>
        </w:rPr>
        <w:t>“审批流程”保持一致。</w:t>
      </w:r>
      <w:r>
        <w:rPr>
          <w:rFonts w:hint="eastAsia" w:ascii="仿宋" w:hAnsi="仿宋" w:eastAsia="仿宋"/>
          <w:color w:val="000000"/>
          <w:sz w:val="24"/>
        </w:rPr>
        <w:t>详见“移动端（企微）功能需求-首页-待办及消息提醒-我的申请-详情”章节。</w:t>
      </w:r>
    </w:p>
    <w:p>
      <w:pPr>
        <w:spacing w:after="0" w:line="360" w:lineRule="auto"/>
      </w:pPr>
      <w:r>
        <w:rPr>
          <w:rFonts w:ascii="仿宋" w:hAnsi="仿宋" w:eastAsia="仿宋"/>
          <w:b/>
          <w:color w:val="000000"/>
          <w:sz w:val="24"/>
        </w:rPr>
        <w:t>（三）权限说明</w:t>
      </w:r>
    </w:p>
    <w:p>
      <w:pPr>
        <w:spacing w:after="0" w:line="360" w:lineRule="auto"/>
        <w:rPr>
          <w:rFonts w:ascii="仿宋" w:hAnsi="仿宋" w:eastAsia="仿宋"/>
          <w:color w:val="000000"/>
          <w:sz w:val="24"/>
        </w:rPr>
      </w:pPr>
      <w:r>
        <w:rPr>
          <w:rFonts w:ascii="仿宋" w:hAnsi="仿宋" w:eastAsia="仿宋"/>
          <w:color w:val="000000"/>
          <w:sz w:val="24"/>
        </w:rPr>
        <w:t>1. 仅位于当前审批节点上的审批者可在待审批详情页执行“同意”或“拒绝”操作。</w:t>
      </w:r>
    </w:p>
    <w:p>
      <w:pPr>
        <w:spacing w:after="0" w:line="360" w:lineRule="auto"/>
        <w:rPr>
          <w:rFonts w:ascii="仿宋" w:hAnsi="仿宋" w:eastAsia="仿宋"/>
          <w:color w:val="000000"/>
          <w:sz w:val="24"/>
        </w:rPr>
      </w:pPr>
      <w:r>
        <w:rPr>
          <w:rFonts w:ascii="仿宋" w:hAnsi="仿宋" w:eastAsia="仿宋"/>
          <w:color w:val="000000"/>
          <w:sz w:val="24"/>
        </w:rPr>
        <w:t>2. 已审批详情页仅用于查看，审批意见不可修改，不可重复审批。</w:t>
      </w:r>
    </w:p>
    <w:p>
      <w:pPr>
        <w:pStyle w:val="8"/>
        <w:numPr>
          <w:ilvl w:val="5"/>
          <w:numId w:val="45"/>
        </w:numPr>
        <w:spacing w:line="360" w:lineRule="auto"/>
        <w:rPr>
          <w:rFonts w:ascii="仿宋" w:hAnsi="仿宋" w:eastAsia="仿宋"/>
        </w:rPr>
      </w:pPr>
      <w:r>
        <w:rPr>
          <w:rFonts w:hint="eastAsia" w:ascii="仿宋" w:hAnsi="仿宋" w:eastAsia="仿宋"/>
        </w:rPr>
        <w:t>输出</w:t>
      </w:r>
    </w:p>
    <w:p>
      <w:pPr>
        <w:spacing w:after="0" w:line="360" w:lineRule="auto"/>
        <w:rPr>
          <w:rFonts w:ascii="仿宋" w:hAnsi="仿宋" w:eastAsia="仿宋"/>
          <w:color w:val="000000"/>
          <w:sz w:val="24"/>
        </w:rPr>
      </w:pPr>
      <w:r>
        <w:rPr>
          <w:rFonts w:hint="eastAsia" w:ascii="仿宋" w:hAnsi="仿宋" w:eastAsia="仿宋"/>
          <w:color w:val="000000"/>
          <w:sz w:val="24"/>
        </w:rPr>
        <w:t>审批详情-</w:t>
      </w:r>
      <w:r>
        <w:rPr>
          <w:rFonts w:ascii="仿宋" w:hAnsi="仿宋" w:eastAsia="仿宋"/>
          <w:color w:val="000000"/>
          <w:sz w:val="24"/>
        </w:rPr>
        <w:t>审批信息</w:t>
      </w:r>
      <w:r>
        <w:rPr>
          <w:rFonts w:hint="eastAsia" w:ascii="仿宋" w:hAnsi="仿宋" w:eastAsia="仿宋"/>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审批信息区域</w:t>
            </w:r>
          </w:p>
        </w:tc>
        <w:tc>
          <w:tcPr>
            <w:tcW w:w="2340" w:type="dxa"/>
          </w:tcPr>
          <w:p>
            <w:pPr>
              <w:spacing w:after="0" w:line="360" w:lineRule="auto"/>
              <w:rPr>
                <w:rFonts w:eastAsia="仿宋"/>
              </w:rPr>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复合区域</w:t>
            </w:r>
          </w:p>
        </w:tc>
        <w:tc>
          <w:tcPr>
            <w:tcW w:w="2340" w:type="dxa"/>
          </w:tcPr>
          <w:p>
            <w:pPr>
              <w:spacing w:after="0" w:line="360" w:lineRule="auto"/>
            </w:pPr>
            <w:r>
              <w:rPr>
                <w:rFonts w:ascii="仿宋" w:hAnsi="仿宋" w:eastAsia="仿宋"/>
                <w:color w:val="000000"/>
                <w:sz w:val="24"/>
              </w:rPr>
              <w:t>展示字段与“我的申请-详情”</w:t>
            </w:r>
            <w:r>
              <w:rPr>
                <w:rFonts w:hint="eastAsia" w:ascii="仿宋" w:hAnsi="仿宋" w:eastAsia="仿宋"/>
                <w:color w:val="000000"/>
                <w:sz w:val="24"/>
              </w:rPr>
              <w:t>的“审批信息”</w:t>
            </w:r>
            <w:r>
              <w:rPr>
                <w:rFonts w:ascii="仿宋" w:hAnsi="仿宋" w:eastAsia="仿宋"/>
                <w:color w:val="000000"/>
                <w:sz w:val="24"/>
              </w:rPr>
              <w:t>一致</w:t>
            </w:r>
            <w:r>
              <w:rPr>
                <w:rFonts w:hint="eastAsia" w:ascii="仿宋" w:hAnsi="仿宋" w:eastAsia="仿宋"/>
                <w:color w:val="000000"/>
                <w:sz w:val="24"/>
              </w:rPr>
              <w:t>。详见“移动端（企微）功能需求-首页-待办及消息提醒-我的申请-详情-输出”章节</w:t>
            </w:r>
          </w:p>
        </w:tc>
      </w:tr>
    </w:tbl>
    <w:p>
      <w:pPr>
        <w:spacing w:line="360" w:lineRule="auto"/>
      </w:pPr>
    </w:p>
    <w:p>
      <w:pPr>
        <w:spacing w:after="0" w:line="360" w:lineRule="auto"/>
        <w:rPr>
          <w:rFonts w:ascii="仿宋" w:hAnsi="仿宋" w:eastAsia="仿宋"/>
          <w:color w:val="000000"/>
          <w:sz w:val="24"/>
        </w:rPr>
      </w:pPr>
      <w:r>
        <w:rPr>
          <w:rFonts w:hint="eastAsia" w:ascii="仿宋" w:hAnsi="仿宋" w:eastAsia="仿宋"/>
          <w:color w:val="000000"/>
          <w:sz w:val="24"/>
        </w:rPr>
        <w:t>审批详情-</w:t>
      </w:r>
      <w:r>
        <w:rPr>
          <w:rFonts w:ascii="仿宋" w:hAnsi="仿宋" w:eastAsia="仿宋"/>
          <w:color w:val="000000"/>
          <w:sz w:val="24"/>
        </w:rPr>
        <w:t>审批意见</w:t>
      </w:r>
      <w:r>
        <w:rPr>
          <w:rFonts w:hint="eastAsia" w:ascii="仿宋" w:hAnsi="仿宋" w:eastAsia="仿宋"/>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color w:val="000000"/>
                <w:sz w:val="24"/>
              </w:rPr>
              <w:t>审批意见</w:t>
            </w:r>
          </w:p>
        </w:tc>
        <w:tc>
          <w:tcPr>
            <w:tcW w:w="2340" w:type="dxa"/>
          </w:tcPr>
          <w:p>
            <w:pPr>
              <w:spacing w:after="0" w:line="360" w:lineRule="auto"/>
              <w:rPr>
                <w:rFonts w:eastAsia="仿宋"/>
              </w:rPr>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文本</w:t>
            </w:r>
          </w:p>
        </w:tc>
        <w:tc>
          <w:tcPr>
            <w:tcW w:w="2340" w:type="dxa"/>
          </w:tcPr>
          <w:p>
            <w:pPr>
              <w:spacing w:after="0" w:line="360" w:lineRule="auto"/>
              <w:rPr>
                <w:rFonts w:eastAsia="仿宋"/>
              </w:rPr>
            </w:pPr>
            <w:r>
              <w:rPr>
                <w:rFonts w:ascii="仿宋" w:hAnsi="仿宋" w:eastAsia="仿宋"/>
                <w:color w:val="000000"/>
                <w:sz w:val="24"/>
              </w:rPr>
              <w:t>待审批详情</w:t>
            </w:r>
            <w:r>
              <w:rPr>
                <w:rFonts w:hint="eastAsia" w:ascii="仿宋" w:hAnsi="仿宋" w:eastAsia="仿宋"/>
                <w:color w:val="000000"/>
                <w:sz w:val="24"/>
              </w:rPr>
              <w:t>的“审批意见”</w:t>
            </w:r>
            <w:r>
              <w:rPr>
                <w:rFonts w:ascii="仿宋" w:hAnsi="仿宋" w:eastAsia="仿宋"/>
                <w:color w:val="000000"/>
                <w:sz w:val="24"/>
              </w:rPr>
              <w:t>为输入框；已审批详情</w:t>
            </w:r>
            <w:r>
              <w:rPr>
                <w:rFonts w:hint="eastAsia" w:ascii="仿宋" w:hAnsi="仿宋" w:eastAsia="仿宋"/>
                <w:color w:val="000000"/>
                <w:sz w:val="24"/>
              </w:rPr>
              <w:t>的“审批意见”</w:t>
            </w:r>
            <w:r>
              <w:rPr>
                <w:rFonts w:ascii="仿宋" w:hAnsi="仿宋" w:eastAsia="仿宋"/>
                <w:color w:val="000000"/>
                <w:sz w:val="24"/>
              </w:rPr>
              <w:t>当</w:t>
            </w:r>
            <w:r>
              <w:rPr>
                <w:rFonts w:hint="eastAsia" w:ascii="仿宋" w:hAnsi="仿宋" w:eastAsia="仿宋"/>
                <w:color w:val="000000"/>
                <w:sz w:val="24"/>
              </w:rPr>
              <w:t>反显</w:t>
            </w:r>
            <w:r>
              <w:rPr>
                <w:rFonts w:ascii="仿宋" w:hAnsi="仿宋" w:eastAsia="仿宋"/>
                <w:color w:val="000000"/>
                <w:sz w:val="24"/>
              </w:rPr>
              <w:t>前节点审批意见</w:t>
            </w:r>
            <w:r>
              <w:rPr>
                <w:rFonts w:hint="eastAsia" w:ascii="仿宋" w:hAnsi="仿宋" w:eastAsia="仿宋"/>
                <w:color w:val="000000"/>
                <w:sz w:val="24"/>
              </w:rPr>
              <w:t>，不可编辑</w:t>
            </w:r>
          </w:p>
        </w:tc>
      </w:tr>
    </w:tbl>
    <w:p>
      <w:pPr>
        <w:spacing w:line="360" w:lineRule="auto"/>
      </w:pPr>
    </w:p>
    <w:p>
      <w:pPr>
        <w:spacing w:after="0" w:line="360" w:lineRule="auto"/>
        <w:rPr>
          <w:rFonts w:ascii="仿宋" w:hAnsi="仿宋" w:eastAsia="仿宋"/>
          <w:color w:val="000000"/>
          <w:sz w:val="24"/>
        </w:rPr>
      </w:pPr>
      <w:r>
        <w:rPr>
          <w:rFonts w:hint="eastAsia" w:ascii="仿宋" w:hAnsi="仿宋" w:eastAsia="仿宋"/>
          <w:color w:val="000000"/>
          <w:sz w:val="24"/>
        </w:rPr>
        <w:t>审批详情-</w:t>
      </w:r>
      <w:r>
        <w:rPr>
          <w:rFonts w:ascii="仿宋" w:hAnsi="仿宋" w:eastAsia="仿宋"/>
          <w:color w:val="000000"/>
          <w:sz w:val="24"/>
        </w:rPr>
        <w:t>审批流程</w:t>
      </w:r>
      <w:r>
        <w:rPr>
          <w:rFonts w:hint="eastAsia" w:ascii="仿宋" w:hAnsi="仿宋" w:eastAsia="仿宋"/>
          <w:color w:val="000000"/>
          <w:sz w:val="24"/>
        </w:rPr>
        <w:t>：</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pPr>
            <w:r>
              <w:rPr>
                <w:rFonts w:ascii="仿宋" w:hAnsi="仿宋" w:eastAsia="仿宋"/>
                <w:b/>
                <w:color w:val="000000"/>
                <w:sz w:val="24"/>
              </w:rPr>
              <w:t>要素名称</w:t>
            </w:r>
          </w:p>
        </w:tc>
        <w:tc>
          <w:tcPr>
            <w:tcW w:w="2340" w:type="dxa"/>
          </w:tcPr>
          <w:p>
            <w:pPr>
              <w:spacing w:after="0" w:line="360" w:lineRule="auto"/>
            </w:pPr>
            <w:r>
              <w:rPr>
                <w:rFonts w:ascii="仿宋" w:hAnsi="仿宋" w:eastAsia="仿宋"/>
                <w:b/>
                <w:color w:val="000000"/>
                <w:sz w:val="24"/>
              </w:rPr>
              <w:t>约束及校验规则</w:t>
            </w:r>
          </w:p>
        </w:tc>
        <w:tc>
          <w:tcPr>
            <w:tcW w:w="2340" w:type="dxa"/>
          </w:tcPr>
          <w:p>
            <w:pPr>
              <w:spacing w:after="0" w:line="360" w:lineRule="auto"/>
            </w:pPr>
            <w:r>
              <w:rPr>
                <w:rFonts w:ascii="仿宋" w:hAnsi="仿宋" w:eastAsia="仿宋"/>
                <w:b/>
                <w:color w:val="000000"/>
                <w:sz w:val="24"/>
              </w:rPr>
              <w:t>数据类型</w:t>
            </w:r>
          </w:p>
        </w:tc>
        <w:tc>
          <w:tcPr>
            <w:tcW w:w="2340" w:type="dxa"/>
          </w:tcPr>
          <w:p>
            <w:pPr>
              <w:spacing w:after="0" w:line="360" w:lineRule="auto"/>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spacing w:after="0" w:line="360" w:lineRule="auto"/>
              <w:rPr>
                <w:rFonts w:eastAsia="仿宋"/>
              </w:rPr>
            </w:pPr>
            <w:r>
              <w:rPr>
                <w:rFonts w:hint="eastAsia" w:ascii="仿宋" w:hAnsi="仿宋" w:eastAsia="仿宋"/>
                <w:color w:val="000000"/>
                <w:sz w:val="24"/>
              </w:rPr>
              <w:t>审批流程区域</w:t>
            </w:r>
          </w:p>
        </w:tc>
        <w:tc>
          <w:tcPr>
            <w:tcW w:w="2340" w:type="dxa"/>
          </w:tcPr>
          <w:p>
            <w:pPr>
              <w:spacing w:after="0" w:line="360" w:lineRule="auto"/>
            </w:pPr>
            <w:r>
              <w:rPr>
                <w:rFonts w:hint="eastAsia" w:ascii="仿宋" w:hAnsi="仿宋" w:eastAsia="仿宋"/>
                <w:color w:val="000000"/>
                <w:sz w:val="24"/>
              </w:rPr>
              <w:t>反显</w:t>
            </w:r>
          </w:p>
        </w:tc>
        <w:tc>
          <w:tcPr>
            <w:tcW w:w="2340" w:type="dxa"/>
          </w:tcPr>
          <w:p>
            <w:pPr>
              <w:spacing w:after="0" w:line="360" w:lineRule="auto"/>
            </w:pPr>
            <w:r>
              <w:rPr>
                <w:rFonts w:ascii="仿宋" w:hAnsi="仿宋" w:eastAsia="仿宋"/>
                <w:color w:val="000000"/>
                <w:sz w:val="24"/>
              </w:rPr>
              <w:t>复合区域</w:t>
            </w:r>
          </w:p>
        </w:tc>
        <w:tc>
          <w:tcPr>
            <w:tcW w:w="2340" w:type="dxa"/>
          </w:tcPr>
          <w:p>
            <w:pPr>
              <w:spacing w:after="0" w:line="360" w:lineRule="auto"/>
            </w:pPr>
            <w:r>
              <w:rPr>
                <w:rFonts w:ascii="仿宋" w:hAnsi="仿宋" w:eastAsia="仿宋"/>
                <w:color w:val="000000"/>
                <w:sz w:val="24"/>
              </w:rPr>
              <w:t>展示字段与“我的申请-详情”</w:t>
            </w:r>
            <w:r>
              <w:rPr>
                <w:rFonts w:hint="eastAsia" w:ascii="仿宋" w:hAnsi="仿宋" w:eastAsia="仿宋"/>
                <w:color w:val="000000"/>
                <w:sz w:val="24"/>
              </w:rPr>
              <w:t>的“审批流程”</w:t>
            </w:r>
            <w:r>
              <w:rPr>
                <w:rFonts w:ascii="仿宋" w:hAnsi="仿宋" w:eastAsia="仿宋"/>
                <w:color w:val="000000"/>
                <w:sz w:val="24"/>
              </w:rPr>
              <w:t>一致</w:t>
            </w:r>
            <w:r>
              <w:rPr>
                <w:rFonts w:hint="eastAsia" w:ascii="仿宋" w:hAnsi="仿宋" w:eastAsia="仿宋"/>
                <w:color w:val="000000"/>
                <w:sz w:val="24"/>
              </w:rPr>
              <w:t>。详见“移动端（企微）功能需求-首页-待办及消息提醒-我的申请-详情-输出”章节</w:t>
            </w:r>
          </w:p>
        </w:tc>
      </w:tr>
    </w:tbl>
    <w:p>
      <w:pPr>
        <w:spacing w:after="0" w:line="360" w:lineRule="auto"/>
      </w:pPr>
    </w:p>
    <w:p>
      <w:pPr>
        <w:pStyle w:val="8"/>
        <w:numPr>
          <w:ilvl w:val="5"/>
          <w:numId w:val="45"/>
        </w:numPr>
        <w:spacing w:line="360" w:lineRule="auto"/>
        <w:rPr>
          <w:rFonts w:ascii="仿宋" w:hAnsi="仿宋" w:eastAsia="仿宋"/>
        </w:rPr>
      </w:pPr>
      <w:r>
        <w:rPr>
          <w:rFonts w:hint="eastAsia" w:ascii="仿宋" w:hAnsi="仿宋" w:eastAsia="仿宋"/>
        </w:rPr>
        <w:t>输入输出的界面</w:t>
      </w:r>
    </w:p>
    <w:p>
      <w:pPr>
        <w:spacing w:after="0" w:line="360" w:lineRule="auto"/>
        <w:jc w:val="left"/>
      </w:pPr>
      <w:r>
        <w:rPr>
          <w:rFonts w:ascii="仿宋" w:hAnsi="仿宋" w:eastAsia="仿宋" w:cs="仿宋"/>
          <w:sz w:val="24"/>
        </w:rPr>
        <w:t>待提供</w:t>
      </w:r>
    </w:p>
    <w:p>
      <w:pPr>
        <w:pStyle w:val="8"/>
        <w:numPr>
          <w:ilvl w:val="5"/>
          <w:numId w:val="45"/>
        </w:numPr>
        <w:spacing w:line="360" w:lineRule="auto"/>
        <w:rPr>
          <w:rFonts w:ascii="仿宋" w:hAnsi="仿宋" w:eastAsia="仿宋"/>
        </w:rPr>
      </w:pPr>
      <w:r>
        <w:rPr>
          <w:rFonts w:hint="eastAsia" w:ascii="仿宋" w:hAnsi="仿宋" w:eastAsia="仿宋"/>
        </w:rPr>
        <w:t>核算处理</w:t>
      </w:r>
    </w:p>
    <w:p>
      <w:pPr>
        <w:spacing w:after="0" w:line="360" w:lineRule="auto"/>
      </w:pPr>
      <w:r>
        <w:rPr>
          <w:rFonts w:ascii="仿宋" w:hAnsi="仿宋" w:eastAsia="仿宋"/>
          <w:color w:val="000000"/>
          <w:sz w:val="24"/>
        </w:rPr>
        <w:t>不涉及。</w:t>
      </w:r>
    </w:p>
    <w:p>
      <w:pPr>
        <w:pStyle w:val="8"/>
        <w:numPr>
          <w:ilvl w:val="5"/>
          <w:numId w:val="45"/>
        </w:numPr>
        <w:spacing w:line="360" w:lineRule="auto"/>
        <w:rPr>
          <w:rFonts w:ascii="仿宋" w:hAnsi="仿宋" w:eastAsia="仿宋"/>
        </w:rPr>
      </w:pPr>
      <w:r>
        <w:rPr>
          <w:rFonts w:hint="eastAsia" w:ascii="仿宋" w:hAnsi="仿宋" w:eastAsia="仿宋"/>
        </w:rPr>
        <w:t>凭证/合同/协议打印</w:t>
      </w:r>
    </w:p>
    <w:p>
      <w:pPr>
        <w:spacing w:after="0" w:line="360" w:lineRule="auto"/>
      </w:pPr>
      <w:r>
        <w:rPr>
          <w:rFonts w:ascii="仿宋" w:hAnsi="仿宋" w:eastAsia="仿宋"/>
          <w:color w:val="000000"/>
          <w:sz w:val="24"/>
        </w:rPr>
        <w:t>不涉及。</w:t>
      </w:r>
    </w:p>
    <w:p>
      <w:pPr>
        <w:pStyle w:val="6"/>
        <w:numPr>
          <w:ilvl w:val="3"/>
          <w:numId w:val="45"/>
        </w:numPr>
        <w:spacing w:line="360" w:lineRule="auto"/>
        <w:rPr>
          <w:rFonts w:ascii="仿宋" w:hAnsi="仿宋" w:eastAsia="仿宋"/>
        </w:rPr>
      </w:pPr>
      <w:r>
        <w:rPr>
          <w:rFonts w:hint="eastAsia" w:ascii="仿宋" w:hAnsi="仿宋" w:eastAsia="仿宋"/>
          <w:lang w:eastAsia="en-US"/>
        </w:rPr>
        <w:t>大额动账</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w:t>
      </w:r>
      <w:r>
        <w:rPr>
          <w:rFonts w:hint="eastAsia" w:ascii="仿宋" w:hAnsi="仿宋" w:eastAsia="仿宋"/>
          <w:color w:val="000000"/>
          <w:kern w:val="0"/>
          <w:sz w:val="24"/>
          <w:szCs w:val="22"/>
        </w:rPr>
        <w:t>用户</w:t>
      </w:r>
      <w:r>
        <w:rPr>
          <w:rFonts w:ascii="仿宋" w:hAnsi="仿宋" w:eastAsia="仿宋"/>
          <w:color w:val="000000"/>
          <w:kern w:val="0"/>
          <w:sz w:val="24"/>
          <w:szCs w:val="22"/>
        </w:rPr>
        <w:t>集中查看管辖客户的大额资金变动提醒，及时识别转入、转出等异常或重点资金流动并跟进客户。</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用户进入“大额动账”页面后，</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kern w:val="0"/>
          <w:sz w:val="24"/>
          <w:szCs w:val="22"/>
        </w:rPr>
        <w:t>可按动账时间、资金流向、</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、客户姓名、阅读状态查询大额动账提醒。</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动账时间</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w:t>
            </w:r>
            <w:r>
              <w:rPr>
                <w:rFonts w:hint="eastAsia" w:ascii="仿宋" w:hAnsi="仿宋" w:eastAsia="仿宋"/>
                <w:color w:val="000000"/>
                <w:kern w:val="0"/>
                <w:sz w:val="24"/>
                <w:szCs w:val="22"/>
              </w:rPr>
              <w:t>选择日期区间，</w:t>
            </w:r>
            <w:r>
              <w:rPr>
                <w:rFonts w:ascii="仿宋" w:hAnsi="仿宋" w:eastAsia="仿宋"/>
                <w:color w:val="000000"/>
                <w:kern w:val="0"/>
                <w:sz w:val="24"/>
                <w:szCs w:val="22"/>
              </w:rPr>
              <w:t>开始日期不得晚于结束日期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查询日期区间内的数据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资金流向</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下拉选择；选项为“全部”“转出”“转入”；默认“全部”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4"/>
              </w:rPr>
            </w:pPr>
            <w:r>
              <w:rPr>
                <w:rFonts w:hint="eastAsia" w:ascii="仿宋" w:hAnsi="仿宋" w:eastAsia="仿宋"/>
                <w:color w:val="000000"/>
                <w:kern w:val="0"/>
                <w:sz w:val="24"/>
                <w:szCs w:val="24"/>
              </w:rPr>
              <w:t>核心客户号</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非必输</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文本</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精确搜索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客户姓名</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非必输</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文本</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阅读状态</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非必输</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下拉框</w:t>
            </w:r>
          </w:p>
        </w:tc>
        <w:tc>
          <w:tcPr>
            <w:tcW w:w="2340" w:type="dxa"/>
          </w:tcPr>
          <w:p>
            <w:pPr>
              <w:widowControl/>
              <w:spacing w:after="0" w:line="360" w:lineRule="auto"/>
              <w:jc w:val="left"/>
              <w:rPr>
                <w:rFonts w:ascii="仿宋" w:hAnsi="仿宋" w:eastAsia="仿宋"/>
                <w:color w:val="000000"/>
                <w:kern w:val="0"/>
                <w:sz w:val="24"/>
                <w:szCs w:val="24"/>
              </w:rPr>
            </w:pPr>
            <w:r>
              <w:rPr>
                <w:rFonts w:ascii="仿宋" w:hAnsi="仿宋" w:eastAsia="仿宋"/>
                <w:color w:val="000000"/>
                <w:kern w:val="0"/>
                <w:sz w:val="24"/>
                <w:szCs w:val="24"/>
              </w:rPr>
              <w:t>下拉选择；选项为“全部”“已读”“未读”；默认“全部”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重置</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按钮</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按钮</w:t>
            </w:r>
          </w:p>
        </w:tc>
        <w:tc>
          <w:tcPr>
            <w:tcW w:w="2340" w:type="dxa"/>
          </w:tcPr>
          <w:p>
            <w:pPr>
              <w:widowControl/>
              <w:spacing w:after="0" w:line="360" w:lineRule="auto"/>
              <w:jc w:val="left"/>
              <w:rPr>
                <w:rFonts w:ascii="仿宋" w:hAnsi="仿宋" w:eastAsia="仿宋"/>
                <w:color w:val="000000"/>
                <w:kern w:val="0"/>
                <w:sz w:val="24"/>
                <w:szCs w:val="24"/>
              </w:rPr>
            </w:pPr>
            <w:r>
              <w:rPr>
                <w:rFonts w:ascii="仿宋" w:hAnsi="仿宋" w:eastAsia="仿宋"/>
                <w:color w:val="000000"/>
                <w:kern w:val="0"/>
                <w:sz w:val="24"/>
                <w:szCs w:val="24"/>
              </w:rPr>
              <w:t>点击后清空当前输入条件并恢复初始状态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查询</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按钮</w:t>
            </w:r>
          </w:p>
        </w:tc>
        <w:tc>
          <w:tcPr>
            <w:tcW w:w="2340" w:type="dxa"/>
          </w:tcPr>
          <w:p>
            <w:pPr>
              <w:widowControl/>
              <w:spacing w:after="0" w:line="360" w:lineRule="auto"/>
              <w:jc w:val="left"/>
              <w:rPr>
                <w:rFonts w:ascii="仿宋" w:hAnsi="仿宋" w:eastAsia="仿宋"/>
                <w:color w:val="000000"/>
                <w:kern w:val="0"/>
                <w:sz w:val="24"/>
                <w:szCs w:val="24"/>
                <w:lang w:eastAsia="en-US"/>
              </w:rPr>
            </w:pPr>
            <w:r>
              <w:rPr>
                <w:rFonts w:ascii="仿宋" w:hAnsi="仿宋" w:eastAsia="仿宋"/>
                <w:color w:val="000000"/>
                <w:kern w:val="0"/>
                <w:sz w:val="24"/>
                <w:szCs w:val="24"/>
                <w:lang w:eastAsia="en-US"/>
              </w:rPr>
              <w:t>按钮</w:t>
            </w:r>
          </w:p>
        </w:tc>
        <w:tc>
          <w:tcPr>
            <w:tcW w:w="2340" w:type="dxa"/>
          </w:tcPr>
          <w:p>
            <w:pPr>
              <w:widowControl/>
              <w:spacing w:after="0" w:line="360" w:lineRule="auto"/>
              <w:jc w:val="left"/>
              <w:rPr>
                <w:rFonts w:ascii="仿宋" w:hAnsi="仿宋" w:eastAsia="仿宋"/>
                <w:color w:val="000000"/>
                <w:kern w:val="0"/>
                <w:sz w:val="24"/>
                <w:szCs w:val="24"/>
              </w:rPr>
            </w:pPr>
            <w:r>
              <w:rPr>
                <w:rFonts w:ascii="仿宋" w:hAnsi="仿宋" w:eastAsia="仿宋"/>
                <w:color w:val="000000"/>
                <w:kern w:val="0"/>
                <w:sz w:val="24"/>
                <w:szCs w:val="24"/>
              </w:rPr>
              <w:t>点击后按当前输入条件返回符合条件的大额动账列表结果</w:t>
            </w:r>
          </w:p>
        </w:tc>
      </w:tr>
    </w:tbl>
    <w:p>
      <w:pPr>
        <w:widowControl/>
        <w:spacing w:after="200" w:line="360" w:lineRule="auto"/>
        <w:jc w:val="left"/>
        <w:rPr>
          <w:rFonts w:ascii="仿宋" w:hAnsi="仿宋" w:eastAsia="仿宋"/>
          <w:color w:val="000000"/>
          <w:kern w:val="0"/>
          <w:sz w:val="24"/>
          <w:szCs w:val="22"/>
        </w:rPr>
      </w:pP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用户进入“大额动账”页面后，系统默认展示当前</w:t>
      </w:r>
      <w:r>
        <w:rPr>
          <w:rFonts w:hint="eastAsia" w:ascii="仿宋" w:hAnsi="仿宋" w:eastAsia="仿宋"/>
          <w:color w:val="000000"/>
          <w:kern w:val="0"/>
          <w:sz w:val="24"/>
          <w:szCs w:val="22"/>
        </w:rPr>
        <w:t>登录岗位</w:t>
      </w:r>
      <w:r>
        <w:rPr>
          <w:rFonts w:ascii="仿宋" w:hAnsi="仿宋" w:eastAsia="仿宋"/>
          <w:color w:val="000000"/>
          <w:kern w:val="0"/>
          <w:sz w:val="24"/>
          <w:szCs w:val="22"/>
        </w:rPr>
        <w:t>权限范围内的大额动账提醒列表。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kern w:val="0"/>
          <w:sz w:val="24"/>
          <w:szCs w:val="22"/>
        </w:rPr>
        <w:t>操作按钮有：“重置”“查询”。点击“查询”，系统按当前输入条件返回符合条件的大额动账列表结果；点击“重置”，系统清空当前输入条件并</w:t>
      </w:r>
      <w:r>
        <w:rPr>
          <w:rFonts w:hint="eastAsia" w:ascii="仿宋" w:hAnsi="仿宋" w:eastAsia="仿宋"/>
          <w:color w:val="000000"/>
          <w:kern w:val="0"/>
          <w:sz w:val="24"/>
          <w:szCs w:val="22"/>
        </w:rPr>
        <w:t>将列表</w:t>
      </w:r>
      <w:r>
        <w:rPr>
          <w:rFonts w:ascii="仿宋" w:hAnsi="仿宋" w:eastAsia="仿宋"/>
          <w:color w:val="000000"/>
          <w:kern w:val="0"/>
          <w:sz w:val="24"/>
          <w:szCs w:val="22"/>
        </w:rPr>
        <w:t>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“大额动账”页面的操作按钮有：“批量已读”。点击“批量已读”，系统将</w:t>
      </w:r>
      <w:r>
        <w:rPr>
          <w:rFonts w:hint="eastAsia" w:ascii="仿宋" w:hAnsi="仿宋" w:eastAsia="仿宋"/>
          <w:color w:val="000000"/>
          <w:kern w:val="0"/>
          <w:sz w:val="24"/>
          <w:szCs w:val="22"/>
        </w:rPr>
        <w:t>所有</w:t>
      </w:r>
      <w:r>
        <w:rPr>
          <w:rFonts w:ascii="仿宋" w:hAnsi="仿宋" w:eastAsia="仿宋"/>
          <w:color w:val="000000"/>
          <w:kern w:val="0"/>
          <w:sz w:val="24"/>
          <w:szCs w:val="22"/>
        </w:rPr>
        <w:t>未读状态的数据更新为已读。</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w:t>
      </w:r>
      <w:r>
        <w:rPr>
          <w:rFonts w:hint="eastAsia" w:ascii="仿宋" w:hAnsi="仿宋" w:eastAsia="仿宋"/>
          <w:color w:val="000000"/>
          <w:kern w:val="0"/>
          <w:sz w:val="24"/>
          <w:szCs w:val="22"/>
        </w:rPr>
        <w:t>卡片上</w:t>
      </w:r>
      <w:r>
        <w:rPr>
          <w:rFonts w:ascii="仿宋" w:hAnsi="仿宋" w:eastAsia="仿宋"/>
          <w:color w:val="000000"/>
          <w:kern w:val="0"/>
          <w:sz w:val="24"/>
          <w:szCs w:val="22"/>
        </w:rPr>
        <w:t>的操作按钮有：“已读”“邀约计划”。</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4.1 </w:t>
      </w:r>
      <w:r>
        <w:rPr>
          <w:rFonts w:ascii="仿宋" w:hAnsi="仿宋" w:eastAsia="仿宋"/>
          <w:color w:val="000000"/>
          <w:kern w:val="0"/>
          <w:sz w:val="24"/>
          <w:szCs w:val="22"/>
        </w:rPr>
        <w:t>仅未读状态的数据展示“已读”按钮，点击后系统将当前提醒更新为已读</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4.2 </w:t>
      </w:r>
      <w:r>
        <w:rPr>
          <w:rFonts w:ascii="仿宋" w:hAnsi="仿宋" w:eastAsia="仿宋"/>
          <w:color w:val="000000"/>
          <w:kern w:val="0"/>
          <w:sz w:val="24"/>
          <w:szCs w:val="22"/>
        </w:rPr>
        <w:t>点击“邀约计划”</w:t>
      </w:r>
      <w:r>
        <w:rPr>
          <w:rFonts w:hint="eastAsia" w:ascii="仿宋" w:hAnsi="仿宋" w:eastAsia="仿宋"/>
          <w:color w:val="000000"/>
          <w:kern w:val="0"/>
          <w:sz w:val="24"/>
          <w:szCs w:val="22"/>
        </w:rPr>
        <w:t>按钮</w:t>
      </w:r>
      <w:r>
        <w:rPr>
          <w:rFonts w:ascii="仿宋" w:hAnsi="仿宋" w:eastAsia="仿宋"/>
          <w:color w:val="000000"/>
          <w:kern w:val="0"/>
          <w:sz w:val="24"/>
          <w:szCs w:val="22"/>
        </w:rPr>
        <w:t>后，系统打开</w:t>
      </w:r>
      <w:r>
        <w:rPr>
          <w:rFonts w:hint="eastAsia" w:ascii="仿宋" w:hAnsi="仿宋" w:eastAsia="仿宋"/>
          <w:color w:val="000000"/>
          <w:kern w:val="0"/>
          <w:sz w:val="24"/>
          <w:szCs w:val="22"/>
        </w:rPr>
        <w:t>新建</w:t>
      </w:r>
      <w:r>
        <w:rPr>
          <w:rFonts w:ascii="仿宋" w:hAnsi="仿宋" w:eastAsia="仿宋"/>
          <w:color w:val="000000"/>
          <w:kern w:val="0"/>
          <w:sz w:val="24"/>
          <w:szCs w:val="22"/>
        </w:rPr>
        <w:t>邀约计划页面。</w:t>
      </w:r>
      <w:r>
        <w:rPr>
          <w:rFonts w:hint="eastAsia" w:ascii="仿宋" w:hAnsi="仿宋" w:eastAsia="仿宋"/>
          <w:color w:val="000000"/>
          <w:kern w:val="0"/>
          <w:sz w:val="24"/>
          <w:szCs w:val="22"/>
        </w:rPr>
        <w:t>邀约计划</w:t>
      </w:r>
      <w:r>
        <w:rPr>
          <w:rFonts w:ascii="仿宋" w:hAnsi="仿宋" w:eastAsia="仿宋"/>
          <w:color w:val="000000"/>
          <w:kern w:val="0"/>
          <w:sz w:val="24"/>
          <w:szCs w:val="22"/>
        </w:rPr>
        <w:t>功能详见“</w:t>
      </w:r>
      <w:r>
        <w:rPr>
          <w:rFonts w:hint="eastAsia" w:ascii="仿宋" w:hAnsi="仿宋" w:eastAsia="仿宋"/>
          <w:color w:val="000000"/>
          <w:kern w:val="0"/>
          <w:sz w:val="24"/>
          <w:szCs w:val="22"/>
        </w:rPr>
        <w:t>PC端功能需求-</w:t>
      </w:r>
      <w:r>
        <w:rPr>
          <w:rFonts w:ascii="仿宋" w:hAnsi="仿宋" w:eastAsia="仿宋"/>
          <w:color w:val="000000"/>
          <w:kern w:val="0"/>
          <w:sz w:val="24"/>
          <w:szCs w:val="22"/>
        </w:rPr>
        <w:t>公共功能-客户联络-邀约计划”章节</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系统通过跑批获取客户每笔大额资金变动数据，资金变动包括转入、转出。</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ascii="仿宋" w:hAnsi="仿宋" w:eastAsia="仿宋"/>
          <w:color w:val="000000" w:themeColor="text1"/>
          <w:kern w:val="0"/>
          <w:sz w:val="24"/>
          <w:szCs w:val="22"/>
          <w14:textFill>
            <w14:solidFill>
              <w14:schemeClr w14:val="tx1"/>
            </w14:solidFill>
          </w14:textFill>
        </w:rPr>
        <w:t>大额动账阈值支持在“经营管理/</w:t>
      </w:r>
      <w:r>
        <w:rPr>
          <w:rFonts w:hint="eastAsia" w:ascii="仿宋" w:hAnsi="仿宋" w:eastAsia="仿宋"/>
          <w:color w:val="000000" w:themeColor="text1"/>
          <w:kern w:val="0"/>
          <w:sz w:val="24"/>
          <w:szCs w:val="22"/>
          <w14:textFill>
            <w14:solidFill>
              <w14:schemeClr w14:val="tx1"/>
            </w14:solidFill>
          </w14:textFill>
        </w:rPr>
        <w:t>提醒设置</w:t>
      </w:r>
      <w:r>
        <w:rPr>
          <w:rFonts w:ascii="仿宋" w:hAnsi="仿宋" w:eastAsia="仿宋"/>
          <w:color w:val="000000" w:themeColor="text1"/>
          <w:kern w:val="0"/>
          <w:sz w:val="24"/>
          <w:szCs w:val="22"/>
          <w14:textFill>
            <w14:solidFill>
              <w14:schemeClr w14:val="tx1"/>
            </w14:solidFill>
          </w14:textFill>
        </w:rPr>
        <w:t>”页面设置，总行统一设置，并支持分支行个性化调整。</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大额动账数据时效性为T+1。</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列表字段包括“</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w:t>
      </w:r>
      <w:r>
        <w:rPr>
          <w:rFonts w:hint="eastAsia" w:ascii="仿宋" w:hAnsi="仿宋" w:eastAsia="仿宋"/>
          <w:color w:val="000000"/>
          <w:kern w:val="0"/>
          <w:sz w:val="24"/>
          <w:szCs w:val="22"/>
        </w:rPr>
        <w:t>“</w:t>
      </w:r>
      <w:r>
        <w:rPr>
          <w:rFonts w:ascii="仿宋" w:hAnsi="仿宋" w:eastAsia="仿宋"/>
          <w:color w:val="000000"/>
          <w:kern w:val="0"/>
          <w:sz w:val="24"/>
          <w:szCs w:val="22"/>
        </w:rPr>
        <w:t>动账时间</w:t>
      </w:r>
      <w:r>
        <w:rPr>
          <w:rFonts w:hint="eastAsia" w:ascii="仿宋" w:hAnsi="仿宋" w:eastAsia="仿宋"/>
          <w:color w:val="000000"/>
          <w:kern w:val="0"/>
          <w:sz w:val="24"/>
          <w:szCs w:val="22"/>
        </w:rPr>
        <w:t>”</w:t>
      </w:r>
      <w:r>
        <w:rPr>
          <w:rFonts w:ascii="仿宋" w:hAnsi="仿宋" w:eastAsia="仿宋"/>
          <w:color w:val="000000"/>
          <w:kern w:val="0"/>
          <w:sz w:val="24"/>
          <w:szCs w:val="22"/>
        </w:rPr>
        <w:t>“消息内容”“阅读状态”。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消息内容按提醒文案模板展示：文案为“您的{客户等级}客户{客户姓名}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工号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，交易账户{账户号}通过{交易渠道}{资金流向}{交易金额}元，对方行：{对方行}，对方姓名：{对方姓名}，发生大额动账，请及时联系客户”。</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列表默认按“动账时间”倒序排序。</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themeColor="text1"/>
          <w:kern w:val="0"/>
          <w:sz w:val="24"/>
          <w:szCs w:val="22"/>
          <w14:textFill>
            <w14:solidFill>
              <w14:schemeClr w14:val="tx1"/>
            </w14:solidFill>
          </w14:textFill>
        </w:rPr>
      </w:pPr>
      <w:r>
        <w:rPr>
          <w:rFonts w:ascii="仿宋" w:hAnsi="仿宋" w:eastAsia="仿宋"/>
          <w:color w:val="000000"/>
          <w:kern w:val="0"/>
          <w:sz w:val="24"/>
          <w:szCs w:val="22"/>
        </w:rPr>
        <w:t xml:space="preserve">1. </w:t>
      </w:r>
      <w:r>
        <w:rPr>
          <w:rFonts w:ascii="仿宋" w:hAnsi="仿宋" w:eastAsia="仿宋"/>
          <w:color w:val="000000" w:themeColor="text1"/>
          <w:kern w:val="0"/>
          <w:sz w:val="24"/>
          <w:szCs w:val="22"/>
          <w14:textFill>
            <w14:solidFill>
              <w14:schemeClr w14:val="tx1"/>
            </w14:solidFill>
          </w14:textFill>
        </w:rPr>
        <w:t>菜单权限为总行业务岗、分行业务岗、支行业务岗、网点负责人、客户经理。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数据权限为：总行业务岗、分行业务岗、支行业务岗、网点负责人查看本机构内客户数据；客户经理查看管户客户的数据。</w:t>
      </w:r>
      <w:r>
        <w:rPr>
          <w:rFonts w:hint="eastAsia" w:ascii="仿宋" w:hAnsi="仿宋" w:eastAsia="仿宋"/>
          <w:color w:val="000000"/>
          <w:kern w:val="0"/>
          <w:sz w:val="24"/>
          <w:szCs w:val="22"/>
        </w:rPr>
        <w:t>数据均为</w:t>
      </w:r>
      <w:r>
        <w:rPr>
          <w:rFonts w:ascii="仿宋" w:hAnsi="仿宋" w:eastAsia="仿宋"/>
          <w:color w:val="000000"/>
          <w:kern w:val="0"/>
          <w:sz w:val="24"/>
          <w:szCs w:val="22"/>
        </w:rPr>
        <w:t>当前登录岗位</w:t>
      </w:r>
      <w:r>
        <w:rPr>
          <w:rFonts w:hint="eastAsia" w:ascii="仿宋" w:hAnsi="仿宋" w:eastAsia="仿宋"/>
          <w:color w:val="000000"/>
          <w:kern w:val="0"/>
          <w:sz w:val="24"/>
          <w:szCs w:val="22"/>
        </w:rPr>
        <w:t>权限范围内的。</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核心客户号</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按客户姓名展示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动账时间</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反显、格式：</w:t>
            </w:r>
            <w:r>
              <w:rPr>
                <w:rFonts w:hint="eastAsia" w:ascii="仿宋" w:hAnsi="仿宋" w:eastAsia="仿宋"/>
                <w:color w:val="000000"/>
                <w:kern w:val="0"/>
                <w:sz w:val="22"/>
              </w:rPr>
              <w:t xml:space="preserve">YYYY-MM-DD </w:t>
            </w:r>
            <w:r>
              <w:rPr>
                <w:rFonts w:hint="eastAsia" w:ascii="仿宋" w:hAnsi="仿宋" w:eastAsia="仿宋"/>
                <w:color w:val="000000"/>
                <w:kern w:val="0"/>
                <w:sz w:val="24"/>
                <w:szCs w:val="22"/>
              </w:rPr>
              <w:t>hh:mm</w:t>
            </w:r>
            <w:r>
              <w:rPr>
                <w:rFonts w:ascii="仿宋" w:hAnsi="仿宋" w:eastAsia="仿宋"/>
                <w:color w:val="000000"/>
                <w:kern w:val="0"/>
                <w:sz w:val="24"/>
                <w:szCs w:val="22"/>
              </w:rPr>
              <w:t>:ss</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按日期时间格式展示；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消息内容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按大额动账提醒文案模板展示完整提醒内容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展示“已读”“未读”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已读</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w:t>
            </w:r>
            <w:r>
              <w:rPr>
                <w:rFonts w:hint="eastAsia" w:ascii="仿宋" w:hAnsi="仿宋" w:eastAsia="仿宋"/>
                <w:color w:val="000000"/>
                <w:kern w:val="0"/>
                <w:sz w:val="24"/>
                <w:szCs w:val="22"/>
              </w:rPr>
              <w:t>卡片上的</w:t>
            </w:r>
            <w:r>
              <w:rPr>
                <w:rFonts w:ascii="仿宋" w:hAnsi="仿宋" w:eastAsia="仿宋"/>
                <w:color w:val="000000"/>
                <w:kern w:val="0"/>
                <w:sz w:val="24"/>
                <w:szCs w:val="22"/>
              </w:rPr>
              <w:t>操作按钮</w:t>
            </w:r>
            <w:r>
              <w:rPr>
                <w:rFonts w:hint="eastAsia" w:ascii="仿宋" w:hAnsi="仿宋" w:eastAsia="仿宋"/>
                <w:color w:val="000000"/>
                <w:kern w:val="0"/>
                <w:sz w:val="24"/>
                <w:szCs w:val="22"/>
              </w:rPr>
              <w:t>；</w:t>
            </w:r>
            <w:r>
              <w:rPr>
                <w:rFonts w:ascii="仿宋" w:hAnsi="仿宋" w:eastAsia="仿宋"/>
                <w:color w:val="000000"/>
                <w:kern w:val="0"/>
                <w:sz w:val="24"/>
                <w:szCs w:val="22"/>
              </w:rPr>
              <w:t>仅未读状态的数据展示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邀约计划</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w:t>
            </w:r>
            <w:r>
              <w:rPr>
                <w:rFonts w:hint="eastAsia" w:ascii="仿宋" w:hAnsi="仿宋" w:eastAsia="仿宋"/>
                <w:color w:val="000000"/>
                <w:kern w:val="0"/>
                <w:sz w:val="24"/>
                <w:szCs w:val="22"/>
              </w:rPr>
              <w:t>卡片上的</w:t>
            </w:r>
            <w:r>
              <w:rPr>
                <w:rFonts w:ascii="仿宋" w:hAnsi="仿宋" w:eastAsia="仿宋"/>
                <w:color w:val="000000"/>
                <w:kern w:val="0"/>
                <w:sz w:val="24"/>
                <w:szCs w:val="22"/>
              </w:rPr>
              <w:t>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w:t>
            </w:r>
            <w:r>
              <w:rPr>
                <w:rFonts w:hint="eastAsia" w:ascii="仿宋" w:hAnsi="仿宋" w:eastAsia="仿宋"/>
                <w:color w:val="000000"/>
                <w:kern w:val="0"/>
                <w:sz w:val="24"/>
                <w:szCs w:val="22"/>
              </w:rPr>
              <w:t>右侧打开新建</w:t>
            </w:r>
            <w:r>
              <w:rPr>
                <w:rFonts w:ascii="仿宋" w:hAnsi="仿宋" w:eastAsia="仿宋"/>
                <w:color w:val="000000"/>
                <w:kern w:val="0"/>
                <w:sz w:val="24"/>
                <w:szCs w:val="22"/>
              </w:rPr>
              <w:t>邀约计划页面</w:t>
            </w:r>
          </w:p>
        </w:tc>
      </w:tr>
    </w:tbl>
    <w:p>
      <w:pPr>
        <w:widowControl/>
        <w:spacing w:after="200" w:line="360" w:lineRule="auto"/>
        <w:jc w:val="left"/>
        <w:rPr>
          <w:rFonts w:ascii="仿宋" w:hAnsi="仿宋" w:eastAsia="仿宋"/>
          <w:color w:val="000000"/>
          <w:kern w:val="0"/>
          <w:sz w:val="24"/>
          <w:szCs w:val="22"/>
        </w:rPr>
      </w:pP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pPr>
      <w:r>
        <w:rPr>
          <w:rFonts w:ascii="仿宋" w:hAnsi="仿宋" w:eastAsia="仿宋"/>
          <w:color w:val="000000"/>
          <w:kern w:val="0"/>
          <w:sz w:val="24"/>
          <w:szCs w:val="22"/>
          <w:lang w:eastAsia="en-US"/>
        </w:rPr>
        <w:t>不涉及。</w:t>
      </w:r>
    </w:p>
    <w:p>
      <w:pPr>
        <w:pStyle w:val="6"/>
        <w:numPr>
          <w:ilvl w:val="3"/>
          <w:numId w:val="45"/>
        </w:numPr>
        <w:spacing w:line="360" w:lineRule="auto"/>
        <w:rPr>
          <w:rFonts w:ascii="仿宋" w:hAnsi="仿宋" w:eastAsia="仿宋"/>
        </w:rPr>
      </w:pPr>
      <w:r>
        <w:rPr>
          <w:rFonts w:hint="eastAsia" w:ascii="仿宋" w:hAnsi="仿宋" w:eastAsia="仿宋"/>
          <w:lang w:eastAsia="en-US"/>
        </w:rPr>
        <w:t>到期提醒</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w:t>
      </w:r>
      <w:r>
        <w:rPr>
          <w:rFonts w:hint="eastAsia" w:ascii="仿宋" w:hAnsi="仿宋" w:eastAsia="仿宋"/>
          <w:color w:val="000000"/>
          <w:kern w:val="0"/>
          <w:sz w:val="24"/>
          <w:szCs w:val="22"/>
        </w:rPr>
        <w:t>用户</w:t>
      </w:r>
      <w:r>
        <w:rPr>
          <w:rFonts w:ascii="仿宋" w:hAnsi="仿宋" w:eastAsia="仿宋"/>
          <w:color w:val="000000"/>
          <w:kern w:val="0"/>
          <w:sz w:val="24"/>
          <w:szCs w:val="22"/>
        </w:rPr>
        <w:t>集中查看客户</w:t>
      </w:r>
      <w:r>
        <w:rPr>
          <w:rFonts w:hint="eastAsia" w:ascii="仿宋" w:hAnsi="仿宋" w:eastAsia="仿宋"/>
          <w:color w:val="000000"/>
          <w:kern w:val="0"/>
          <w:sz w:val="24"/>
          <w:szCs w:val="22"/>
        </w:rPr>
        <w:t>的</w:t>
      </w:r>
      <w:r>
        <w:rPr>
          <w:rFonts w:ascii="仿宋" w:hAnsi="仿宋" w:eastAsia="仿宋"/>
          <w:color w:val="000000"/>
          <w:kern w:val="0"/>
          <w:sz w:val="24"/>
          <w:szCs w:val="22"/>
        </w:rPr>
        <w:t>产品到期提醒，提前跟进客户的定期存款、理财、贷款授信和风险评估等到期事项。</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用户进入“到期提醒”页面后，</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kern w:val="0"/>
          <w:sz w:val="24"/>
          <w:szCs w:val="22"/>
        </w:rPr>
        <w:t>可按到期类型、到期日期、</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、客户姓名、产品名称、阅读状态查询到期提醒。</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到期类型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下拉选择；选项为“定期存款到期”“理财到期”“贷款授信到期”“风险评估到期”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到期日期</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w:t>
            </w:r>
            <w:r>
              <w:rPr>
                <w:rFonts w:hint="eastAsia" w:ascii="仿宋" w:hAnsi="仿宋" w:eastAsia="仿宋"/>
                <w:color w:val="000000"/>
                <w:kern w:val="0"/>
                <w:sz w:val="24"/>
                <w:szCs w:val="22"/>
              </w:rPr>
              <w:t>日期区间，</w:t>
            </w:r>
            <w:r>
              <w:rPr>
                <w:rFonts w:ascii="仿宋" w:hAnsi="仿宋" w:eastAsia="仿宋"/>
                <w:color w:val="000000"/>
                <w:kern w:val="0"/>
                <w:sz w:val="24"/>
                <w:szCs w:val="22"/>
              </w:rPr>
              <w:t>开始日期不得晚于结束日期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通过日期区间查询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精确搜索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产品名称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下拉选择；选项为“全部”“已读”“未读”；默认“全部”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点击后按当前输入条件返回符合条件的到期提醒列表结果</w:t>
            </w:r>
          </w:p>
        </w:tc>
      </w:tr>
    </w:tbl>
    <w:p>
      <w:pPr>
        <w:widowControl/>
        <w:spacing w:after="200" w:line="360" w:lineRule="auto"/>
        <w:jc w:val="left"/>
        <w:rPr>
          <w:rFonts w:ascii="仿宋" w:hAnsi="仿宋" w:eastAsia="仿宋"/>
          <w:color w:val="000000"/>
          <w:kern w:val="0"/>
          <w:sz w:val="24"/>
          <w:szCs w:val="22"/>
        </w:rPr>
      </w:pP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用户进入“到期提醒”页面后，系统默认展示当前权限范围内的到期提醒列表。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kern w:val="0"/>
          <w:sz w:val="24"/>
          <w:szCs w:val="22"/>
        </w:rPr>
        <w:t>操作按钮有：“重置”“查询”。点击“查询”，系统按当前输入条件返回符合条件的到期提醒列表结果；点击“重置”，系统清空当前输入条件并恢复初始状态。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“到期提醒”页面的操作按钮有：“批量已读”。点击“批量已读”，系统将</w:t>
      </w:r>
      <w:r>
        <w:rPr>
          <w:rFonts w:hint="eastAsia" w:ascii="仿宋" w:hAnsi="仿宋" w:eastAsia="仿宋"/>
          <w:color w:val="000000"/>
          <w:kern w:val="0"/>
          <w:sz w:val="24"/>
          <w:szCs w:val="22"/>
        </w:rPr>
        <w:t>所有</w:t>
      </w:r>
      <w:r>
        <w:rPr>
          <w:rFonts w:ascii="仿宋" w:hAnsi="仿宋" w:eastAsia="仿宋"/>
          <w:color w:val="000000"/>
          <w:kern w:val="0"/>
          <w:sz w:val="24"/>
          <w:szCs w:val="22"/>
        </w:rPr>
        <w:t>未读状态的数据更新为已读。</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w:t>
      </w:r>
      <w:r>
        <w:rPr>
          <w:rFonts w:hint="eastAsia" w:ascii="仿宋" w:hAnsi="仿宋" w:eastAsia="仿宋"/>
          <w:color w:val="000000"/>
          <w:kern w:val="0"/>
          <w:sz w:val="24"/>
          <w:szCs w:val="22"/>
        </w:rPr>
        <w:t>卡片上</w:t>
      </w:r>
      <w:r>
        <w:rPr>
          <w:rFonts w:ascii="仿宋" w:hAnsi="仿宋" w:eastAsia="仿宋"/>
          <w:color w:val="000000"/>
          <w:kern w:val="0"/>
          <w:sz w:val="24"/>
          <w:szCs w:val="22"/>
        </w:rPr>
        <w:t>的操作按钮有：“已读”“邀约计划”。</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4.1 </w:t>
      </w:r>
      <w:r>
        <w:rPr>
          <w:rFonts w:ascii="仿宋" w:hAnsi="仿宋" w:eastAsia="仿宋"/>
          <w:color w:val="000000"/>
          <w:kern w:val="0"/>
          <w:sz w:val="24"/>
          <w:szCs w:val="22"/>
        </w:rPr>
        <w:t>仅未读状态的数据展示“已读”按钮，点击后系统将当前提醒更新为已读</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4.2 </w:t>
      </w:r>
      <w:r>
        <w:rPr>
          <w:rFonts w:ascii="仿宋" w:hAnsi="仿宋" w:eastAsia="仿宋"/>
          <w:color w:val="000000"/>
          <w:kern w:val="0"/>
          <w:sz w:val="24"/>
          <w:szCs w:val="22"/>
        </w:rPr>
        <w:t>点击“邀约计划”后，系统打开</w:t>
      </w:r>
      <w:r>
        <w:rPr>
          <w:rFonts w:hint="eastAsia" w:ascii="仿宋" w:hAnsi="仿宋" w:eastAsia="仿宋"/>
          <w:color w:val="000000"/>
          <w:kern w:val="0"/>
          <w:sz w:val="24"/>
          <w:szCs w:val="22"/>
        </w:rPr>
        <w:t>新增</w:t>
      </w:r>
      <w:r>
        <w:rPr>
          <w:rFonts w:ascii="仿宋" w:hAnsi="仿宋" w:eastAsia="仿宋"/>
          <w:color w:val="000000"/>
          <w:kern w:val="0"/>
          <w:sz w:val="24"/>
          <w:szCs w:val="22"/>
        </w:rPr>
        <w:t>邀约计划页面。</w:t>
      </w:r>
      <w:r>
        <w:rPr>
          <w:rFonts w:hint="eastAsia" w:ascii="仿宋" w:hAnsi="仿宋" w:eastAsia="仿宋"/>
          <w:color w:val="000000"/>
          <w:kern w:val="0"/>
          <w:sz w:val="24"/>
          <w:szCs w:val="22"/>
        </w:rPr>
        <w:t>邀约计划</w:t>
      </w:r>
      <w:r>
        <w:rPr>
          <w:rFonts w:ascii="仿宋" w:hAnsi="仿宋" w:eastAsia="仿宋"/>
          <w:color w:val="000000"/>
          <w:kern w:val="0"/>
          <w:sz w:val="24"/>
          <w:szCs w:val="22"/>
        </w:rPr>
        <w:t>功能详见“</w:t>
      </w:r>
      <w:r>
        <w:rPr>
          <w:rFonts w:hint="eastAsia" w:ascii="仿宋" w:hAnsi="仿宋" w:eastAsia="仿宋"/>
          <w:color w:val="000000"/>
          <w:kern w:val="0"/>
          <w:sz w:val="24"/>
          <w:szCs w:val="22"/>
        </w:rPr>
        <w:t>PC端功能需求-</w:t>
      </w:r>
      <w:r>
        <w:rPr>
          <w:rFonts w:ascii="仿宋" w:hAnsi="仿宋" w:eastAsia="仿宋"/>
          <w:color w:val="000000"/>
          <w:kern w:val="0"/>
          <w:sz w:val="24"/>
          <w:szCs w:val="22"/>
        </w:rPr>
        <w:t>公共功能-客户联络-邀约计划”章节</w:t>
      </w:r>
      <w:r>
        <w:rPr>
          <w:rFonts w:hint="eastAsia"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系统通过跑批获取客户产品到期数据，提前提醒用户注意处理。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到期提醒类型包括“定期存款到期”“理财到期”“贷款授信到期”“风险评估到期”。</w:t>
      </w:r>
      <w:r>
        <w:rPr>
          <w:rFonts w:hint="eastAsia" w:ascii="仿宋" w:hAnsi="仿宋" w:eastAsia="仿宋"/>
          <w:color w:val="000000" w:themeColor="text1"/>
          <w:kern w:val="0"/>
          <w:sz w:val="24"/>
          <w:szCs w:val="22"/>
          <w14:textFill>
            <w14:solidFill>
              <w14:schemeClr w14:val="tx1"/>
            </w14:solidFill>
          </w14:textFill>
        </w:rPr>
        <w:t xml:space="preserve"> </w:t>
      </w:r>
      <w:r>
        <w:rPr>
          <w:rFonts w:hint="eastAsia" w:ascii="仿宋" w:hAnsi="仿宋" w:eastAsia="仿宋"/>
          <w:b/>
          <w:bCs/>
          <w:color w:val="000000" w:themeColor="text1"/>
          <w:kern w:val="0"/>
          <w:sz w:val="24"/>
          <w:szCs w:val="22"/>
          <w14:textFill>
            <w14:solidFill>
              <w14:schemeClr w14:val="tx1"/>
            </w14:solidFill>
          </w14:textFill>
        </w:rPr>
        <w:t>提醒内容统一通过经营管理/提醒设置配置提醒消息模板</w:t>
      </w:r>
      <w:r>
        <w:rPr>
          <w:rFonts w:hint="eastAsia" w:ascii="仿宋" w:hAnsi="仿宋" w:eastAsia="仿宋"/>
          <w:color w:val="000000" w:themeColor="text1"/>
          <w:kern w:val="0"/>
          <w:sz w:val="24"/>
          <w:szCs w:val="22"/>
          <w14:textFill>
            <w14:solidFill>
              <w14:schemeClr w14:val="tx1"/>
            </w14:solidFill>
          </w14:textFill>
        </w:rPr>
        <w:t>，以下仅为示例消息内容：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w:t>
      </w:r>
      <w:r>
        <w:rPr>
          <w:rFonts w:hint="eastAsia" w:ascii="仿宋" w:hAnsi="仿宋" w:eastAsia="仿宋"/>
          <w:color w:val="000000"/>
          <w:kern w:val="0"/>
          <w:sz w:val="24"/>
          <w:szCs w:val="22"/>
        </w:rPr>
        <w:t xml:space="preserve">.1 </w:t>
      </w:r>
      <w:r>
        <w:rPr>
          <w:rFonts w:ascii="仿宋" w:hAnsi="仿宋" w:eastAsia="仿宋"/>
          <w:color w:val="000000" w:themeColor="text1"/>
          <w:kern w:val="0"/>
          <w:sz w:val="24"/>
          <w:szCs w:val="22"/>
          <w14:textFill>
            <w14:solidFill>
              <w14:schemeClr w14:val="tx1"/>
            </w14:solidFill>
          </w14:textFill>
        </w:rPr>
        <w:t>定期存款到期</w:t>
      </w:r>
      <w:r>
        <w:rPr>
          <w:rFonts w:hint="eastAsia" w:ascii="仿宋" w:hAnsi="仿宋" w:eastAsia="仿宋"/>
          <w:color w:val="000000" w:themeColor="text1"/>
          <w:kern w:val="0"/>
          <w:sz w:val="24"/>
          <w:szCs w:val="22"/>
          <w14:textFill>
            <w14:solidFill>
              <w14:schemeClr w14:val="tx1"/>
            </w14:solidFill>
          </w14:textFill>
        </w:rPr>
        <w:t>内容示例：</w:t>
      </w:r>
      <w:r>
        <w:rPr>
          <w:rFonts w:hint="eastAsia" w:ascii="仿宋" w:hAnsi="仿宋" w:eastAsia="仿宋"/>
          <w:color w:val="000000"/>
          <w:kern w:val="0"/>
          <w:sz w:val="24"/>
          <w:szCs w:val="22"/>
        </w:rPr>
        <w:t>您的</w:t>
      </w:r>
      <w:r>
        <w:rPr>
          <w:rFonts w:ascii="仿宋" w:hAnsi="仿宋" w:eastAsia="仿宋"/>
          <w:color w:val="000000"/>
          <w:kern w:val="0"/>
          <w:sz w:val="24"/>
          <w:szCs w:val="22"/>
        </w:rPr>
        <w:t>{客户等级}</w:t>
      </w:r>
      <w:r>
        <w:rPr>
          <w:rFonts w:hint="eastAsia" w:ascii="仿宋" w:hAnsi="仿宋" w:eastAsia="仿宋"/>
          <w:color w:val="000000"/>
          <w:kern w:val="0"/>
          <w:sz w:val="24"/>
          <w:szCs w:val="22"/>
        </w:rPr>
        <w:t>客户</w:t>
      </w:r>
      <w:r>
        <w:rPr>
          <w:rFonts w:ascii="仿宋" w:hAnsi="仿宋" w:eastAsia="仿宋"/>
          <w:color w:val="000000"/>
          <w:kern w:val="0"/>
          <w:sz w:val="24"/>
          <w:szCs w:val="22"/>
        </w:rPr>
        <w:t>{客户姓名}{</w:t>
      </w:r>
      <w:r>
        <w:rPr>
          <w:rFonts w:hint="eastAsia" w:ascii="仿宋" w:hAnsi="仿宋" w:eastAsia="仿宋"/>
          <w:color w:val="000000"/>
          <w:kern w:val="0"/>
          <w:sz w:val="24"/>
          <w:szCs w:val="22"/>
        </w:rPr>
        <w:t>工号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w:t>
      </w:r>
      <w:r>
        <w:rPr>
          <w:rFonts w:hint="eastAsia" w:ascii="仿宋" w:hAnsi="仿宋" w:eastAsia="仿宋"/>
          <w:color w:val="000000"/>
          <w:kern w:val="0"/>
          <w:sz w:val="24"/>
          <w:szCs w:val="22"/>
        </w:rPr>
        <w:t>产品名称</w:t>
      </w:r>
      <w:r>
        <w:rPr>
          <w:rFonts w:ascii="仿宋" w:hAnsi="仿宋" w:eastAsia="仿宋"/>
          <w:color w:val="000000"/>
          <w:kern w:val="0"/>
          <w:sz w:val="24"/>
          <w:szCs w:val="22"/>
        </w:rPr>
        <w:t>}</w:t>
      </w:r>
      <w:r>
        <w:rPr>
          <w:rFonts w:hint="eastAsia" w:ascii="仿宋" w:hAnsi="仿宋" w:eastAsia="仿宋"/>
          <w:color w:val="000000"/>
          <w:kern w:val="0"/>
          <w:sz w:val="24"/>
          <w:szCs w:val="22"/>
        </w:rPr>
        <w:t>产品到期，到期日期</w:t>
      </w:r>
      <w:r>
        <w:rPr>
          <w:rFonts w:ascii="仿宋" w:hAnsi="仿宋" w:eastAsia="仿宋"/>
          <w:color w:val="000000"/>
          <w:kern w:val="0"/>
          <w:sz w:val="24"/>
          <w:szCs w:val="22"/>
        </w:rPr>
        <w:t>{</w:t>
      </w:r>
      <w:r>
        <w:rPr>
          <w:rFonts w:hint="eastAsia" w:ascii="仿宋" w:hAnsi="仿宋" w:eastAsia="仿宋"/>
          <w:color w:val="000000"/>
          <w:kern w:val="0"/>
          <w:sz w:val="24"/>
          <w:szCs w:val="22"/>
        </w:rPr>
        <w:t>到期日期</w:t>
      </w:r>
      <w:r>
        <w:rPr>
          <w:rFonts w:ascii="仿宋" w:hAnsi="仿宋" w:eastAsia="仿宋"/>
          <w:color w:val="000000"/>
          <w:kern w:val="0"/>
          <w:sz w:val="24"/>
          <w:szCs w:val="22"/>
        </w:rPr>
        <w:t>}</w:t>
      </w:r>
      <w:r>
        <w:rPr>
          <w:rFonts w:hint="eastAsia" w:ascii="仿宋" w:hAnsi="仿宋" w:eastAsia="仿宋"/>
          <w:color w:val="000000"/>
          <w:kern w:val="0"/>
          <w:sz w:val="24"/>
          <w:szCs w:val="22"/>
        </w:rPr>
        <w:t>，到期金额</w:t>
      </w:r>
      <w:r>
        <w:rPr>
          <w:rFonts w:ascii="仿宋" w:hAnsi="仿宋" w:eastAsia="仿宋"/>
          <w:color w:val="000000"/>
          <w:kern w:val="0"/>
          <w:sz w:val="24"/>
          <w:szCs w:val="22"/>
        </w:rPr>
        <w:t>{</w:t>
      </w:r>
      <w:r>
        <w:rPr>
          <w:rFonts w:hint="eastAsia" w:ascii="仿宋" w:hAnsi="仿宋" w:eastAsia="仿宋"/>
          <w:color w:val="000000"/>
          <w:kern w:val="0"/>
          <w:sz w:val="24"/>
          <w:szCs w:val="22"/>
        </w:rPr>
        <w:t>到期金额</w:t>
      </w:r>
      <w:r>
        <w:rPr>
          <w:rFonts w:ascii="仿宋" w:hAnsi="仿宋" w:eastAsia="仿宋"/>
          <w:color w:val="000000"/>
          <w:kern w:val="0"/>
          <w:sz w:val="24"/>
          <w:szCs w:val="22"/>
        </w:rPr>
        <w:t>}</w:t>
      </w:r>
      <w:r>
        <w:rPr>
          <w:rFonts w:hint="eastAsia" w:ascii="仿宋" w:hAnsi="仿宋" w:eastAsia="仿宋"/>
          <w:color w:val="000000"/>
          <w:kern w:val="0"/>
          <w:sz w:val="24"/>
          <w:szCs w:val="22"/>
        </w:rPr>
        <w:t>，请做好客户预约转存业务。</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w:t>
      </w:r>
      <w:r>
        <w:rPr>
          <w:rFonts w:hint="eastAsia" w:ascii="仿宋" w:hAnsi="仿宋" w:eastAsia="仿宋"/>
          <w:color w:val="000000"/>
          <w:kern w:val="0"/>
          <w:sz w:val="24"/>
          <w:szCs w:val="22"/>
        </w:rPr>
        <w:t>.2 理财</w:t>
      </w:r>
      <w:r>
        <w:rPr>
          <w:rFonts w:ascii="仿宋" w:hAnsi="仿宋" w:eastAsia="仿宋"/>
          <w:color w:val="000000"/>
          <w:kern w:val="0"/>
          <w:sz w:val="24"/>
          <w:szCs w:val="22"/>
        </w:rPr>
        <w:t>到期</w:t>
      </w:r>
      <w:r>
        <w:rPr>
          <w:rFonts w:hint="eastAsia" w:ascii="仿宋" w:hAnsi="仿宋" w:eastAsia="仿宋"/>
          <w:color w:val="000000"/>
          <w:kern w:val="0"/>
          <w:sz w:val="24"/>
          <w:szCs w:val="22"/>
        </w:rPr>
        <w:t>的提醒内容</w:t>
      </w:r>
      <w:r>
        <w:rPr>
          <w:rFonts w:hint="eastAsia" w:ascii="仿宋" w:hAnsi="仿宋" w:eastAsia="仿宋"/>
          <w:color w:val="000000" w:themeColor="text1"/>
          <w:kern w:val="0"/>
          <w:sz w:val="24"/>
          <w:szCs w:val="22"/>
          <w14:textFill>
            <w14:solidFill>
              <w14:schemeClr w14:val="tx1"/>
            </w14:solidFill>
          </w14:textFill>
        </w:rPr>
        <w:t>示例</w:t>
      </w:r>
      <w:r>
        <w:rPr>
          <w:rFonts w:hint="eastAsia" w:ascii="仿宋" w:hAnsi="仿宋" w:eastAsia="仿宋"/>
          <w:color w:val="000000"/>
          <w:kern w:val="0"/>
          <w:sz w:val="24"/>
          <w:szCs w:val="22"/>
        </w:rPr>
        <w:t>：您的</w:t>
      </w:r>
      <w:r>
        <w:rPr>
          <w:rFonts w:ascii="仿宋" w:hAnsi="仿宋" w:eastAsia="仿宋"/>
          <w:color w:val="000000"/>
          <w:kern w:val="0"/>
          <w:sz w:val="24"/>
          <w:szCs w:val="22"/>
        </w:rPr>
        <w:t>{客户等级}</w:t>
      </w:r>
      <w:r>
        <w:rPr>
          <w:rFonts w:hint="eastAsia" w:ascii="仿宋" w:hAnsi="仿宋" w:eastAsia="仿宋"/>
          <w:color w:val="000000"/>
          <w:kern w:val="0"/>
          <w:sz w:val="24"/>
          <w:szCs w:val="22"/>
        </w:rPr>
        <w:t>客户</w:t>
      </w:r>
      <w:r>
        <w:rPr>
          <w:rFonts w:ascii="仿宋" w:hAnsi="仿宋" w:eastAsia="仿宋"/>
          <w:color w:val="000000"/>
          <w:kern w:val="0"/>
          <w:sz w:val="24"/>
          <w:szCs w:val="22"/>
        </w:rPr>
        <w:t>{客户姓名}{</w:t>
      </w:r>
      <w:r>
        <w:rPr>
          <w:rFonts w:hint="eastAsia" w:ascii="仿宋" w:hAnsi="仿宋" w:eastAsia="仿宋"/>
          <w:color w:val="000000"/>
          <w:kern w:val="0"/>
          <w:sz w:val="24"/>
          <w:szCs w:val="22"/>
        </w:rPr>
        <w:t>工号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w:t>
      </w:r>
      <w:r>
        <w:rPr>
          <w:rFonts w:hint="eastAsia" w:ascii="仿宋" w:hAnsi="仿宋" w:eastAsia="仿宋"/>
          <w:color w:val="000000"/>
          <w:kern w:val="0"/>
          <w:sz w:val="24"/>
          <w:szCs w:val="22"/>
        </w:rPr>
        <w:t>产品名称</w:t>
      </w:r>
      <w:r>
        <w:rPr>
          <w:rFonts w:ascii="仿宋" w:hAnsi="仿宋" w:eastAsia="仿宋"/>
          <w:color w:val="000000"/>
          <w:kern w:val="0"/>
          <w:sz w:val="24"/>
          <w:szCs w:val="22"/>
        </w:rPr>
        <w:t>}</w:t>
      </w:r>
      <w:r>
        <w:rPr>
          <w:rFonts w:hint="eastAsia" w:ascii="仿宋" w:hAnsi="仿宋" w:eastAsia="仿宋"/>
          <w:color w:val="000000"/>
          <w:kern w:val="0"/>
          <w:sz w:val="24"/>
          <w:szCs w:val="22"/>
        </w:rPr>
        <w:t>产品到期，到期日期</w:t>
      </w:r>
      <w:r>
        <w:rPr>
          <w:rFonts w:ascii="仿宋" w:hAnsi="仿宋" w:eastAsia="仿宋"/>
          <w:color w:val="000000"/>
          <w:kern w:val="0"/>
          <w:sz w:val="24"/>
          <w:szCs w:val="22"/>
        </w:rPr>
        <w:t>{</w:t>
      </w:r>
      <w:r>
        <w:rPr>
          <w:rFonts w:hint="eastAsia" w:ascii="仿宋" w:hAnsi="仿宋" w:eastAsia="仿宋"/>
          <w:color w:val="000000"/>
          <w:kern w:val="0"/>
          <w:sz w:val="24"/>
          <w:szCs w:val="22"/>
        </w:rPr>
        <w:t>到期日期</w:t>
      </w:r>
      <w:r>
        <w:rPr>
          <w:rFonts w:ascii="仿宋" w:hAnsi="仿宋" w:eastAsia="仿宋"/>
          <w:color w:val="000000"/>
          <w:kern w:val="0"/>
          <w:sz w:val="24"/>
          <w:szCs w:val="22"/>
        </w:rPr>
        <w:t>}</w:t>
      </w:r>
      <w:r>
        <w:rPr>
          <w:rFonts w:hint="eastAsia" w:ascii="仿宋" w:hAnsi="仿宋" w:eastAsia="仿宋"/>
          <w:color w:val="000000"/>
          <w:kern w:val="0"/>
          <w:sz w:val="24"/>
          <w:szCs w:val="22"/>
        </w:rPr>
        <w:t>，到期金额</w:t>
      </w:r>
      <w:r>
        <w:rPr>
          <w:rFonts w:ascii="仿宋" w:hAnsi="仿宋" w:eastAsia="仿宋"/>
          <w:color w:val="000000"/>
          <w:kern w:val="0"/>
          <w:sz w:val="24"/>
          <w:szCs w:val="22"/>
        </w:rPr>
        <w:t>{</w:t>
      </w:r>
      <w:r>
        <w:rPr>
          <w:rFonts w:hint="eastAsia" w:ascii="仿宋" w:hAnsi="仿宋" w:eastAsia="仿宋"/>
          <w:color w:val="000000"/>
          <w:kern w:val="0"/>
          <w:sz w:val="24"/>
          <w:szCs w:val="22"/>
        </w:rPr>
        <w:t>到期金额</w:t>
      </w:r>
      <w:r>
        <w:rPr>
          <w:rFonts w:ascii="仿宋" w:hAnsi="仿宋" w:eastAsia="仿宋"/>
          <w:color w:val="000000"/>
          <w:kern w:val="0"/>
          <w:sz w:val="24"/>
          <w:szCs w:val="22"/>
        </w:rPr>
        <w:t>}</w:t>
      </w:r>
      <w:r>
        <w:rPr>
          <w:rFonts w:hint="eastAsia" w:ascii="仿宋" w:hAnsi="仿宋" w:eastAsia="仿宋"/>
          <w:color w:val="000000"/>
          <w:kern w:val="0"/>
          <w:sz w:val="24"/>
          <w:szCs w:val="22"/>
        </w:rPr>
        <w:t>，请做好客户预约转存业务。</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w:t>
      </w:r>
      <w:r>
        <w:rPr>
          <w:rFonts w:hint="eastAsia" w:ascii="仿宋" w:hAnsi="仿宋" w:eastAsia="仿宋"/>
          <w:color w:val="000000"/>
          <w:kern w:val="0"/>
          <w:sz w:val="24"/>
          <w:szCs w:val="22"/>
        </w:rPr>
        <w:t xml:space="preserve">.3 </w:t>
      </w:r>
      <w:r>
        <w:rPr>
          <w:rFonts w:ascii="仿宋" w:hAnsi="仿宋" w:eastAsia="仿宋"/>
          <w:color w:val="000000"/>
          <w:kern w:val="0"/>
          <w:sz w:val="24"/>
          <w:szCs w:val="22"/>
        </w:rPr>
        <w:t>贷款授信到期</w:t>
      </w:r>
      <w:r>
        <w:rPr>
          <w:rFonts w:hint="eastAsia" w:ascii="仿宋" w:hAnsi="仿宋" w:eastAsia="仿宋"/>
          <w:color w:val="000000"/>
          <w:kern w:val="0"/>
          <w:sz w:val="24"/>
          <w:szCs w:val="22"/>
        </w:rPr>
        <w:t>的提醒内容</w:t>
      </w:r>
      <w:r>
        <w:rPr>
          <w:rFonts w:hint="eastAsia" w:ascii="仿宋" w:hAnsi="仿宋" w:eastAsia="仿宋"/>
          <w:color w:val="000000" w:themeColor="text1"/>
          <w:kern w:val="0"/>
          <w:sz w:val="24"/>
          <w:szCs w:val="22"/>
          <w14:textFill>
            <w14:solidFill>
              <w14:schemeClr w14:val="tx1"/>
            </w14:solidFill>
          </w14:textFill>
        </w:rPr>
        <w:t>示例</w:t>
      </w:r>
      <w:r>
        <w:rPr>
          <w:rFonts w:hint="eastAsia" w:ascii="仿宋" w:hAnsi="仿宋" w:eastAsia="仿宋"/>
          <w:color w:val="000000"/>
          <w:kern w:val="0"/>
          <w:sz w:val="24"/>
          <w:szCs w:val="22"/>
        </w:rPr>
        <w:t>：您的</w:t>
      </w:r>
      <w:r>
        <w:rPr>
          <w:rFonts w:ascii="仿宋" w:hAnsi="仿宋" w:eastAsia="仿宋"/>
          <w:color w:val="000000"/>
          <w:kern w:val="0"/>
          <w:sz w:val="24"/>
          <w:szCs w:val="22"/>
        </w:rPr>
        <w:t>{客户等级}</w:t>
      </w:r>
      <w:r>
        <w:rPr>
          <w:rFonts w:hint="eastAsia" w:ascii="仿宋" w:hAnsi="仿宋" w:eastAsia="仿宋"/>
          <w:color w:val="000000"/>
          <w:kern w:val="0"/>
          <w:sz w:val="24"/>
          <w:szCs w:val="22"/>
        </w:rPr>
        <w:t>客户</w:t>
      </w:r>
      <w:r>
        <w:rPr>
          <w:rFonts w:ascii="仿宋" w:hAnsi="仿宋" w:eastAsia="仿宋"/>
          <w:color w:val="000000"/>
          <w:kern w:val="0"/>
          <w:sz w:val="24"/>
          <w:szCs w:val="22"/>
        </w:rPr>
        <w:t>{客户姓名}{</w:t>
      </w:r>
      <w:r>
        <w:rPr>
          <w:rFonts w:hint="eastAsia" w:ascii="仿宋" w:hAnsi="仿宋" w:eastAsia="仿宋"/>
          <w:color w:val="000000"/>
          <w:kern w:val="0"/>
          <w:sz w:val="24"/>
          <w:szCs w:val="22"/>
        </w:rPr>
        <w:t>工号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w:t>
      </w:r>
      <w:r>
        <w:rPr>
          <w:rFonts w:hint="eastAsia" w:ascii="仿宋" w:hAnsi="仿宋" w:eastAsia="仿宋"/>
          <w:color w:val="000000"/>
          <w:kern w:val="0"/>
          <w:sz w:val="24"/>
          <w:szCs w:val="22"/>
        </w:rPr>
        <w:t>产品名称</w:t>
      </w:r>
      <w:r>
        <w:rPr>
          <w:rFonts w:ascii="仿宋" w:hAnsi="仿宋" w:eastAsia="仿宋"/>
          <w:color w:val="000000"/>
          <w:kern w:val="0"/>
          <w:sz w:val="24"/>
          <w:szCs w:val="22"/>
        </w:rPr>
        <w:t>}</w:t>
      </w:r>
      <w:r>
        <w:rPr>
          <w:rFonts w:hint="eastAsia" w:ascii="仿宋" w:hAnsi="仿宋" w:eastAsia="仿宋"/>
          <w:color w:val="000000"/>
          <w:kern w:val="0"/>
          <w:sz w:val="24"/>
          <w:szCs w:val="22"/>
        </w:rPr>
        <w:t>产品授信即将到期，到期日期</w:t>
      </w:r>
      <w:r>
        <w:rPr>
          <w:rFonts w:ascii="仿宋" w:hAnsi="仿宋" w:eastAsia="仿宋"/>
          <w:color w:val="000000"/>
          <w:kern w:val="0"/>
          <w:sz w:val="24"/>
          <w:szCs w:val="22"/>
        </w:rPr>
        <w:t>{</w:t>
      </w:r>
      <w:r>
        <w:rPr>
          <w:rFonts w:hint="eastAsia" w:ascii="仿宋" w:hAnsi="仿宋" w:eastAsia="仿宋"/>
          <w:color w:val="000000"/>
          <w:kern w:val="0"/>
          <w:sz w:val="24"/>
          <w:szCs w:val="22"/>
        </w:rPr>
        <w:t>到期日期</w:t>
      </w:r>
      <w:r>
        <w:rPr>
          <w:rFonts w:ascii="仿宋" w:hAnsi="仿宋" w:eastAsia="仿宋"/>
          <w:color w:val="000000"/>
          <w:kern w:val="0"/>
          <w:sz w:val="24"/>
          <w:szCs w:val="22"/>
        </w:rPr>
        <w:t>}</w:t>
      </w:r>
      <w:r>
        <w:rPr>
          <w:rFonts w:hint="eastAsia" w:ascii="仿宋" w:hAnsi="仿宋" w:eastAsia="仿宋"/>
          <w:color w:val="000000"/>
          <w:kern w:val="0"/>
          <w:sz w:val="24"/>
          <w:szCs w:val="22"/>
        </w:rPr>
        <w:t>，请及时联系客户处理。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w:t>
      </w:r>
      <w:r>
        <w:rPr>
          <w:rFonts w:hint="eastAsia" w:ascii="仿宋" w:hAnsi="仿宋" w:eastAsia="仿宋"/>
          <w:color w:val="000000"/>
          <w:kern w:val="0"/>
          <w:sz w:val="24"/>
          <w:szCs w:val="22"/>
        </w:rPr>
        <w:t>.4 风险评估</w:t>
      </w:r>
      <w:r>
        <w:rPr>
          <w:rFonts w:ascii="仿宋" w:hAnsi="仿宋" w:eastAsia="仿宋"/>
          <w:color w:val="000000"/>
          <w:kern w:val="0"/>
          <w:sz w:val="24"/>
          <w:szCs w:val="22"/>
        </w:rPr>
        <w:t>到期</w:t>
      </w:r>
      <w:r>
        <w:rPr>
          <w:rFonts w:hint="eastAsia" w:ascii="仿宋" w:hAnsi="仿宋" w:eastAsia="仿宋"/>
          <w:color w:val="000000"/>
          <w:kern w:val="0"/>
          <w:sz w:val="24"/>
          <w:szCs w:val="22"/>
        </w:rPr>
        <w:t>的提醒内容</w:t>
      </w:r>
      <w:r>
        <w:rPr>
          <w:rFonts w:hint="eastAsia" w:ascii="仿宋" w:hAnsi="仿宋" w:eastAsia="仿宋"/>
          <w:color w:val="000000" w:themeColor="text1"/>
          <w:kern w:val="0"/>
          <w:sz w:val="24"/>
          <w:szCs w:val="22"/>
          <w14:textFill>
            <w14:solidFill>
              <w14:schemeClr w14:val="tx1"/>
            </w14:solidFill>
          </w14:textFill>
        </w:rPr>
        <w:t>示例</w:t>
      </w:r>
      <w:r>
        <w:rPr>
          <w:rFonts w:hint="eastAsia" w:ascii="仿宋" w:hAnsi="仿宋" w:eastAsia="仿宋"/>
          <w:color w:val="000000"/>
          <w:kern w:val="0"/>
          <w:sz w:val="24"/>
          <w:szCs w:val="22"/>
        </w:rPr>
        <w:t>：您的</w:t>
      </w:r>
      <w:r>
        <w:rPr>
          <w:rFonts w:ascii="仿宋" w:hAnsi="仿宋" w:eastAsia="仿宋"/>
          <w:color w:val="000000"/>
          <w:kern w:val="0"/>
          <w:sz w:val="24"/>
          <w:szCs w:val="22"/>
        </w:rPr>
        <w:t>{客户等级}</w:t>
      </w:r>
      <w:r>
        <w:rPr>
          <w:rFonts w:hint="eastAsia" w:ascii="仿宋" w:hAnsi="仿宋" w:eastAsia="仿宋"/>
          <w:color w:val="000000"/>
          <w:kern w:val="0"/>
          <w:sz w:val="24"/>
          <w:szCs w:val="22"/>
        </w:rPr>
        <w:t>客户</w:t>
      </w:r>
      <w:r>
        <w:rPr>
          <w:rFonts w:ascii="仿宋" w:hAnsi="仿宋" w:eastAsia="仿宋"/>
          <w:color w:val="000000"/>
          <w:kern w:val="0"/>
          <w:sz w:val="24"/>
          <w:szCs w:val="22"/>
        </w:rPr>
        <w:t>{客户姓名}{</w:t>
      </w:r>
      <w:r>
        <w:rPr>
          <w:rFonts w:hint="eastAsia" w:ascii="仿宋" w:hAnsi="仿宋" w:eastAsia="仿宋"/>
          <w:color w:val="000000"/>
          <w:kern w:val="0"/>
          <w:sz w:val="24"/>
          <w:szCs w:val="22"/>
        </w:rPr>
        <w:t>工号</w:t>
      </w:r>
      <w:r>
        <w:rPr>
          <w:rFonts w:ascii="仿宋" w:hAnsi="仿宋" w:eastAsia="仿宋"/>
          <w:color w:val="000000"/>
          <w:kern w:val="0"/>
          <w:sz w:val="24"/>
          <w:szCs w:val="22"/>
        </w:rPr>
        <w:t>}</w:t>
      </w:r>
      <w:r>
        <w:rPr>
          <w:rFonts w:hint="eastAsia" w:ascii="仿宋" w:hAnsi="仿宋" w:eastAsia="仿宋"/>
          <w:color w:val="000000"/>
          <w:kern w:val="0"/>
          <w:sz w:val="24"/>
          <w:szCs w:val="22"/>
        </w:rPr>
        <w:t>，风险评估即将到期，到期日期</w:t>
      </w:r>
      <w:r>
        <w:rPr>
          <w:rFonts w:ascii="仿宋" w:hAnsi="仿宋" w:eastAsia="仿宋"/>
          <w:color w:val="000000"/>
          <w:kern w:val="0"/>
          <w:sz w:val="24"/>
          <w:szCs w:val="22"/>
        </w:rPr>
        <w:t>{</w:t>
      </w:r>
      <w:r>
        <w:rPr>
          <w:rFonts w:hint="eastAsia" w:ascii="仿宋" w:hAnsi="仿宋" w:eastAsia="仿宋"/>
          <w:color w:val="000000"/>
          <w:kern w:val="0"/>
          <w:sz w:val="24"/>
          <w:szCs w:val="22"/>
        </w:rPr>
        <w:t>到期日期</w:t>
      </w:r>
      <w:r>
        <w:rPr>
          <w:rFonts w:ascii="仿宋" w:hAnsi="仿宋" w:eastAsia="仿宋"/>
          <w:color w:val="000000"/>
          <w:kern w:val="0"/>
          <w:sz w:val="24"/>
          <w:szCs w:val="22"/>
        </w:rPr>
        <w:t>}</w:t>
      </w:r>
      <w:r>
        <w:rPr>
          <w:rFonts w:hint="eastAsia" w:ascii="仿宋" w:hAnsi="仿宋" w:eastAsia="仿宋"/>
          <w:color w:val="000000"/>
          <w:kern w:val="0"/>
          <w:sz w:val="24"/>
          <w:szCs w:val="22"/>
        </w:rPr>
        <w:t>，请及时联系客户处理。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到期提醒数据时效性为T+1。</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列表字段包括“</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客户姓名</w:t>
      </w:r>
      <w:r>
        <w:rPr>
          <w:rFonts w:ascii="仿宋" w:hAnsi="仿宋" w:eastAsia="仿宋"/>
          <w:color w:val="000000"/>
          <w:kern w:val="0"/>
          <w:sz w:val="24"/>
          <w:szCs w:val="22"/>
        </w:rPr>
        <w:t>”</w:t>
      </w:r>
      <w:r>
        <w:rPr>
          <w:rFonts w:hint="eastAsia" w:ascii="仿宋" w:hAnsi="仿宋" w:eastAsia="仿宋"/>
          <w:color w:val="000000"/>
          <w:kern w:val="0"/>
          <w:sz w:val="24"/>
          <w:szCs w:val="22"/>
        </w:rPr>
        <w:t>“到期类型”</w:t>
      </w:r>
      <w:r>
        <w:rPr>
          <w:rFonts w:ascii="仿宋" w:hAnsi="仿宋" w:eastAsia="仿宋"/>
          <w:color w:val="000000"/>
          <w:kern w:val="0"/>
          <w:sz w:val="24"/>
          <w:szCs w:val="22"/>
        </w:rPr>
        <w:t>“到期日期”“提醒内容”“阅读状态”。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列表默认按“到期日期”倒序排序。</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themeColor="text1"/>
          <w:kern w:val="0"/>
          <w:sz w:val="24"/>
          <w:szCs w:val="22"/>
          <w14:textFill>
            <w14:solidFill>
              <w14:schemeClr w14:val="tx1"/>
            </w14:solidFill>
          </w14:textFill>
        </w:rPr>
      </w:pPr>
      <w:r>
        <w:rPr>
          <w:rFonts w:ascii="仿宋" w:hAnsi="仿宋" w:eastAsia="仿宋"/>
          <w:color w:val="000000"/>
          <w:kern w:val="0"/>
          <w:sz w:val="24"/>
          <w:szCs w:val="22"/>
        </w:rPr>
        <w:t xml:space="preserve">1. </w:t>
      </w:r>
      <w:r>
        <w:rPr>
          <w:rFonts w:ascii="仿宋" w:hAnsi="仿宋" w:eastAsia="仿宋"/>
          <w:color w:val="000000" w:themeColor="text1"/>
          <w:kern w:val="0"/>
          <w:sz w:val="24"/>
          <w:szCs w:val="22"/>
          <w14:textFill>
            <w14:solidFill>
              <w14:schemeClr w14:val="tx1"/>
            </w14:solidFill>
          </w14:textFill>
        </w:rPr>
        <w:t>菜单权限为总行业务岗、分行业务岗、支行业务岗、网点负责人、客户经理。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数据权限为：总行业务岗、分行业务岗、支行业务岗、网点负责人查看本机构内客户数据；客户经理查看管户客户的数据。</w:t>
      </w:r>
      <w:r>
        <w:rPr>
          <w:rFonts w:hint="eastAsia" w:ascii="仿宋" w:hAnsi="仿宋" w:eastAsia="仿宋"/>
          <w:color w:val="000000"/>
          <w:kern w:val="0"/>
          <w:sz w:val="24"/>
          <w:szCs w:val="22"/>
        </w:rPr>
        <w:t>数据均为</w:t>
      </w:r>
      <w:r>
        <w:rPr>
          <w:rFonts w:ascii="仿宋" w:hAnsi="仿宋" w:eastAsia="仿宋"/>
          <w:color w:val="000000"/>
          <w:kern w:val="0"/>
          <w:sz w:val="24"/>
          <w:szCs w:val="22"/>
        </w:rPr>
        <w:t>当前登录岗位</w:t>
      </w:r>
      <w:r>
        <w:rPr>
          <w:rFonts w:hint="eastAsia" w:ascii="仿宋" w:hAnsi="仿宋" w:eastAsia="仿宋"/>
          <w:color w:val="000000"/>
          <w:kern w:val="0"/>
          <w:sz w:val="24"/>
          <w:szCs w:val="22"/>
        </w:rPr>
        <w:t>权限范围内的。</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核心客户号</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按客户姓名展示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到期类型</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按到期类型展示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到期日期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按日期格式展示；默认按该字段倒序排序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提醒内容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按提醒</w:t>
            </w:r>
            <w:r>
              <w:rPr>
                <w:rFonts w:hint="eastAsia" w:ascii="仿宋" w:hAnsi="仿宋" w:eastAsia="仿宋"/>
                <w:color w:val="000000"/>
                <w:kern w:val="0"/>
                <w:sz w:val="24"/>
                <w:szCs w:val="22"/>
              </w:rPr>
              <w:t>内容</w:t>
            </w:r>
            <w:r>
              <w:rPr>
                <w:rFonts w:ascii="仿宋" w:hAnsi="仿宋" w:eastAsia="仿宋"/>
                <w:color w:val="000000"/>
                <w:kern w:val="0"/>
                <w:sz w:val="24"/>
                <w:szCs w:val="22"/>
                <w:lang w:eastAsia="en-US"/>
              </w:rPr>
              <w:t>文案展示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展示“已读”</w:t>
            </w:r>
            <w:r>
              <w:rPr>
                <w:rFonts w:hint="eastAsia" w:ascii="仿宋" w:hAnsi="仿宋" w:eastAsia="仿宋"/>
                <w:color w:val="000000"/>
                <w:kern w:val="0"/>
                <w:sz w:val="24"/>
                <w:szCs w:val="22"/>
              </w:rPr>
              <w:t>或</w:t>
            </w:r>
            <w:r>
              <w:rPr>
                <w:rFonts w:ascii="仿宋" w:hAnsi="仿宋" w:eastAsia="仿宋"/>
                <w:color w:val="000000"/>
                <w:kern w:val="0"/>
                <w:sz w:val="24"/>
                <w:szCs w:val="22"/>
              </w:rPr>
              <w:t>“未读”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已读</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仅未读状态的</w:t>
            </w:r>
            <w:r>
              <w:rPr>
                <w:rFonts w:hint="eastAsia" w:ascii="仿宋" w:hAnsi="仿宋" w:eastAsia="仿宋"/>
                <w:color w:val="000000"/>
                <w:kern w:val="0"/>
                <w:sz w:val="24"/>
                <w:szCs w:val="22"/>
              </w:rPr>
              <w:t>卡片上</w:t>
            </w:r>
            <w:r>
              <w:rPr>
                <w:rFonts w:ascii="仿宋" w:hAnsi="仿宋" w:eastAsia="仿宋"/>
                <w:color w:val="000000"/>
                <w:kern w:val="0"/>
                <w:sz w:val="24"/>
                <w:szCs w:val="22"/>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邀约计划</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列表卡片上展示，</w:t>
            </w:r>
            <w:r>
              <w:rPr>
                <w:rFonts w:ascii="仿宋" w:hAnsi="仿宋" w:eastAsia="仿宋"/>
                <w:color w:val="000000"/>
                <w:kern w:val="0"/>
                <w:sz w:val="24"/>
                <w:szCs w:val="22"/>
              </w:rPr>
              <w:t>点击后进入</w:t>
            </w:r>
            <w:r>
              <w:rPr>
                <w:rFonts w:hint="eastAsia" w:ascii="仿宋" w:hAnsi="仿宋" w:eastAsia="仿宋"/>
                <w:color w:val="000000"/>
                <w:kern w:val="0"/>
                <w:sz w:val="24"/>
                <w:szCs w:val="22"/>
              </w:rPr>
              <w:t>新增</w:t>
            </w:r>
            <w:r>
              <w:rPr>
                <w:rFonts w:ascii="仿宋" w:hAnsi="仿宋" w:eastAsia="仿宋"/>
                <w:color w:val="000000"/>
                <w:kern w:val="0"/>
                <w:sz w:val="24"/>
                <w:szCs w:val="22"/>
              </w:rPr>
              <w:t>邀约计划页面</w:t>
            </w:r>
          </w:p>
        </w:tc>
      </w:tr>
    </w:tbl>
    <w:p>
      <w:pPr>
        <w:widowControl/>
        <w:spacing w:after="200" w:line="360" w:lineRule="auto"/>
        <w:jc w:val="left"/>
        <w:rPr>
          <w:rFonts w:ascii="仿宋" w:hAnsi="仿宋" w:eastAsia="仿宋"/>
          <w:color w:val="000000"/>
          <w:kern w:val="0"/>
          <w:sz w:val="24"/>
          <w:szCs w:val="22"/>
        </w:rPr>
      </w:pP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pPr>
      <w:r>
        <w:rPr>
          <w:rFonts w:ascii="仿宋" w:hAnsi="仿宋" w:eastAsia="仿宋"/>
          <w:color w:val="000000"/>
          <w:kern w:val="0"/>
          <w:sz w:val="24"/>
          <w:szCs w:val="22"/>
          <w:lang w:eastAsia="en-US"/>
        </w:rPr>
        <w:t>不涉及。</w:t>
      </w:r>
    </w:p>
    <w:p>
      <w:pPr>
        <w:pStyle w:val="6"/>
        <w:numPr>
          <w:ilvl w:val="3"/>
          <w:numId w:val="45"/>
        </w:numPr>
        <w:spacing w:line="360" w:lineRule="auto"/>
        <w:rPr>
          <w:rFonts w:ascii="仿宋" w:hAnsi="仿宋" w:eastAsia="仿宋"/>
        </w:rPr>
      </w:pPr>
      <w:r>
        <w:rPr>
          <w:rFonts w:hint="eastAsia" w:ascii="仿宋" w:hAnsi="仿宋" w:eastAsia="仿宋"/>
          <w:lang w:eastAsia="en-US"/>
        </w:rPr>
        <w:t>客户关怀</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支持客户经理集中查看管户客户生日关怀提醒，及时开展客户生日关怀和联络跟进，提升客户服务体验。</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用户进入“客户关怀”页面后，</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kern w:val="0"/>
          <w:sz w:val="24"/>
          <w:szCs w:val="22"/>
        </w:rPr>
        <w:t>可按客户等级、阅读状态、</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、客户姓名查询生日关怀提醒。</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客户等级</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下拉选择；选项为“全部”“已读”“未读”；默认“全部”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精确搜索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查询条件区操作按钮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点击后清空当前输入条件并恢复初始状态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查询条件区操作按钮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点击后按当前输入条件返回符合条件的客户关怀列表结果</w:t>
            </w:r>
          </w:p>
        </w:tc>
      </w:tr>
    </w:tbl>
    <w:p>
      <w:pPr>
        <w:widowControl/>
        <w:spacing w:after="200" w:line="360" w:lineRule="auto"/>
        <w:jc w:val="left"/>
        <w:rPr>
          <w:rFonts w:ascii="仿宋" w:hAnsi="仿宋" w:eastAsia="仿宋"/>
          <w:color w:val="000000"/>
          <w:kern w:val="0"/>
          <w:sz w:val="24"/>
          <w:szCs w:val="22"/>
        </w:rPr>
      </w:pP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用户进入“客户关怀”页面后，系统默认展示当前登录岗位管户客户的生日关怀提醒列表。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kern w:val="0"/>
          <w:sz w:val="24"/>
          <w:szCs w:val="22"/>
        </w:rPr>
        <w:t>操作按钮有：“重置”“查询”。点击“查询”，系统按当前输入条件返回符合条件的客户关怀列表结果；点击“重置”，系统清空当前输入条件并恢复初始状态。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“客户关怀”页面的操作按钮有：“批量已读”。点击“批量已读”，系统将未读状态的数据更新为已读。</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w:t>
      </w:r>
      <w:r>
        <w:rPr>
          <w:rFonts w:hint="eastAsia" w:ascii="仿宋" w:hAnsi="仿宋" w:eastAsia="仿宋"/>
          <w:color w:val="000000"/>
          <w:kern w:val="0"/>
          <w:sz w:val="24"/>
          <w:szCs w:val="22"/>
        </w:rPr>
        <w:t>卡片上</w:t>
      </w:r>
      <w:r>
        <w:rPr>
          <w:rFonts w:ascii="仿宋" w:hAnsi="仿宋" w:eastAsia="仿宋"/>
          <w:color w:val="000000"/>
          <w:kern w:val="0"/>
          <w:sz w:val="24"/>
          <w:szCs w:val="22"/>
        </w:rPr>
        <w:t>的操作按钮有：“已读”“邀约计划”。仅未读状态的数据展示“已读”按钮，点击后系统将当前提醒更新为已读；点击“邀约计划”后，系统打开邀约计划处理页面。</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w:t>
      </w:r>
      <w:r>
        <w:rPr>
          <w:rFonts w:hint="eastAsia" w:ascii="仿宋" w:hAnsi="仿宋" w:eastAsia="仿宋"/>
          <w:color w:val="000000"/>
          <w:kern w:val="0"/>
          <w:sz w:val="24"/>
          <w:szCs w:val="22"/>
        </w:rPr>
        <w:t>、本系统不直接给客户推送生日关怀短信（核心系统回推送），仅提醒客户经理，跟进名下重点管户客户的生日到期。</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w:t>
      </w:r>
      <w:r>
        <w:rPr>
          <w:rFonts w:ascii="仿宋" w:hAnsi="仿宋" w:eastAsia="仿宋"/>
          <w:color w:val="000000"/>
          <w:kern w:val="0"/>
          <w:sz w:val="24"/>
          <w:szCs w:val="22"/>
        </w:rPr>
        <w:t>系统通过跑批获取客户近期生日数据，提前提醒用户注意处理，提前天数可在“</w:t>
      </w:r>
      <w:r>
        <w:rPr>
          <w:rFonts w:hint="eastAsia" w:ascii="仿宋" w:hAnsi="仿宋" w:eastAsia="仿宋"/>
          <w:color w:val="000000"/>
          <w:kern w:val="0"/>
          <w:sz w:val="24"/>
          <w:szCs w:val="22"/>
        </w:rPr>
        <w:t>经营管理</w:t>
      </w:r>
      <w:r>
        <w:rPr>
          <w:rFonts w:ascii="仿宋" w:hAnsi="仿宋" w:eastAsia="仿宋"/>
          <w:color w:val="000000"/>
          <w:kern w:val="0"/>
          <w:sz w:val="24"/>
          <w:szCs w:val="22"/>
        </w:rPr>
        <w:t>/提醒设置”页面设置。</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生日关怀提醒数据时效性为T+1。</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系统不需要自动给客户发送短信，客户关怀短信由核心系统发送。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列表字段包括“</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”“客户姓名”“生日日期”“阅读状态”“消息内容”。</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消息内容按提醒文案模板展示</w:t>
      </w:r>
      <w:r>
        <w:rPr>
          <w:rFonts w:hint="eastAsia" w:ascii="仿宋" w:hAnsi="仿宋" w:eastAsia="仿宋"/>
          <w:color w:val="000000"/>
          <w:kern w:val="0"/>
          <w:sz w:val="24"/>
          <w:szCs w:val="22"/>
        </w:rPr>
        <w:t>示例</w:t>
      </w:r>
      <w:r>
        <w:rPr>
          <w:rFonts w:ascii="仿宋" w:hAnsi="仿宋" w:eastAsia="仿宋"/>
          <w:color w:val="000000"/>
          <w:kern w:val="0"/>
          <w:sz w:val="24"/>
          <w:szCs w:val="22"/>
        </w:rPr>
        <w:t>：“您的{客户等级}客户{客户姓名}，将在{生日日期}过生日，请及时联系客户”。</w:t>
      </w:r>
      <w:r>
        <w:rPr>
          <w:rFonts w:hint="eastAsia" w:ascii="仿宋" w:hAnsi="仿宋" w:eastAsia="仿宋"/>
          <w:b/>
          <w:bCs/>
          <w:color w:val="000000" w:themeColor="text1"/>
          <w:kern w:val="0"/>
          <w:sz w:val="24"/>
          <w:szCs w:val="22"/>
          <w14:textFill>
            <w14:solidFill>
              <w14:schemeClr w14:val="tx1"/>
            </w14:solidFill>
          </w14:textFill>
        </w:rPr>
        <w:t xml:space="preserve"> 提醒内容统一通过经营管理/提醒设置配置提醒消息模板</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7. 列表默认按“生日日期”倒序排序。</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菜单权限为客户经理。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数据权限为客户经理查看当前登录岗位管户客户的数据。</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核心客户号</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按客户姓名展示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生日日期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按日期格式展示</w:t>
            </w:r>
            <w:r>
              <w:rPr>
                <w:rFonts w:hint="eastAsia" w:ascii="仿宋" w:hAnsi="仿宋" w:eastAsia="仿宋"/>
                <w:color w:val="000000"/>
                <w:kern w:val="0"/>
                <w:sz w:val="24"/>
                <w:szCs w:val="22"/>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展示“已读”“未读”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消息内容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按客户生日提醒文案模板展示完整提醒内容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已读</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w:t>
            </w:r>
            <w:r>
              <w:rPr>
                <w:rFonts w:hint="eastAsia" w:ascii="仿宋" w:hAnsi="仿宋" w:eastAsia="仿宋"/>
                <w:color w:val="000000"/>
                <w:kern w:val="0"/>
                <w:sz w:val="24"/>
                <w:szCs w:val="22"/>
              </w:rPr>
              <w:t>卡片上的</w:t>
            </w:r>
            <w:r>
              <w:rPr>
                <w:rFonts w:ascii="仿宋" w:hAnsi="仿宋" w:eastAsia="仿宋"/>
                <w:color w:val="000000"/>
                <w:kern w:val="0"/>
                <w:sz w:val="24"/>
                <w:szCs w:val="22"/>
              </w:rPr>
              <w:t>操作</w:t>
            </w:r>
            <w:r>
              <w:rPr>
                <w:rFonts w:hint="eastAsia" w:ascii="仿宋" w:hAnsi="仿宋" w:eastAsia="仿宋"/>
                <w:color w:val="000000"/>
                <w:kern w:val="0"/>
                <w:sz w:val="24"/>
                <w:szCs w:val="22"/>
              </w:rPr>
              <w:t>按钮；</w:t>
            </w:r>
            <w:r>
              <w:rPr>
                <w:rFonts w:ascii="仿宋" w:hAnsi="仿宋" w:eastAsia="仿宋"/>
                <w:color w:val="000000"/>
                <w:kern w:val="0"/>
                <w:sz w:val="24"/>
                <w:szCs w:val="22"/>
              </w:rPr>
              <w:t>仅未读状态的数据展示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邀约计划</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w:t>
            </w:r>
            <w:r>
              <w:rPr>
                <w:rFonts w:hint="eastAsia" w:ascii="仿宋" w:hAnsi="仿宋" w:eastAsia="仿宋"/>
                <w:color w:val="000000"/>
                <w:kern w:val="0"/>
                <w:sz w:val="24"/>
                <w:szCs w:val="22"/>
              </w:rPr>
              <w:t>卡片上的</w:t>
            </w:r>
            <w:r>
              <w:rPr>
                <w:rFonts w:ascii="仿宋" w:hAnsi="仿宋" w:eastAsia="仿宋"/>
                <w:color w:val="000000"/>
                <w:kern w:val="0"/>
                <w:sz w:val="24"/>
                <w:szCs w:val="22"/>
              </w:rPr>
              <w:t>操作</w:t>
            </w:r>
            <w:r>
              <w:rPr>
                <w:rFonts w:hint="eastAsia" w:ascii="仿宋" w:hAnsi="仿宋" w:eastAsia="仿宋"/>
                <w:color w:val="000000"/>
                <w:kern w:val="0"/>
                <w:sz w:val="24"/>
                <w:szCs w:val="22"/>
              </w:rPr>
              <w:t>按钮；</w:t>
            </w:r>
            <w:r>
              <w:rPr>
                <w:rFonts w:ascii="仿宋" w:hAnsi="仿宋" w:eastAsia="仿宋"/>
                <w:color w:val="000000"/>
                <w:kern w:val="0"/>
                <w:sz w:val="24"/>
                <w:szCs w:val="22"/>
              </w:rPr>
              <w:t>点击后进入</w:t>
            </w:r>
            <w:r>
              <w:rPr>
                <w:rFonts w:hint="eastAsia" w:ascii="仿宋" w:hAnsi="仿宋" w:eastAsia="仿宋"/>
                <w:color w:val="000000"/>
                <w:kern w:val="0"/>
                <w:sz w:val="24"/>
                <w:szCs w:val="22"/>
              </w:rPr>
              <w:t>新建</w:t>
            </w:r>
            <w:r>
              <w:rPr>
                <w:rFonts w:ascii="仿宋" w:hAnsi="仿宋" w:eastAsia="仿宋"/>
                <w:color w:val="000000"/>
                <w:kern w:val="0"/>
                <w:sz w:val="24"/>
                <w:szCs w:val="22"/>
              </w:rPr>
              <w:t>邀约计划页面</w:t>
            </w:r>
          </w:p>
        </w:tc>
      </w:tr>
    </w:tbl>
    <w:p>
      <w:pPr>
        <w:widowControl/>
        <w:spacing w:after="200" w:line="360" w:lineRule="auto"/>
        <w:jc w:val="left"/>
        <w:rPr>
          <w:rFonts w:ascii="仿宋" w:hAnsi="仿宋" w:eastAsia="仿宋"/>
          <w:color w:val="000000"/>
          <w:kern w:val="0"/>
          <w:sz w:val="24"/>
          <w:szCs w:val="22"/>
        </w:rPr>
      </w:pP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pPr>
      <w:r>
        <w:rPr>
          <w:rFonts w:ascii="仿宋" w:hAnsi="仿宋" w:eastAsia="仿宋"/>
          <w:color w:val="000000"/>
          <w:kern w:val="0"/>
          <w:sz w:val="24"/>
          <w:szCs w:val="22"/>
          <w:lang w:eastAsia="en-US"/>
        </w:rPr>
        <w:t>不涉及。</w:t>
      </w:r>
    </w:p>
    <w:p>
      <w:pPr>
        <w:pStyle w:val="6"/>
        <w:numPr>
          <w:ilvl w:val="3"/>
          <w:numId w:val="45"/>
        </w:numPr>
        <w:spacing w:line="360" w:lineRule="auto"/>
        <w:rPr>
          <w:rFonts w:ascii="仿宋" w:hAnsi="仿宋" w:eastAsia="仿宋"/>
        </w:rPr>
      </w:pPr>
      <w:r>
        <w:rPr>
          <w:rFonts w:hint="eastAsia" w:ascii="仿宋" w:hAnsi="仿宋" w:eastAsia="仿宋"/>
          <w:lang w:eastAsia="en-US"/>
        </w:rPr>
        <w:t>信息提醒</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w:t>
      </w:r>
      <w:r>
        <w:rPr>
          <w:rFonts w:hint="eastAsia" w:ascii="仿宋" w:hAnsi="仿宋" w:eastAsia="仿宋"/>
          <w:color w:val="000000"/>
          <w:kern w:val="0"/>
          <w:sz w:val="24"/>
          <w:szCs w:val="22"/>
        </w:rPr>
        <w:t>用户</w:t>
      </w:r>
      <w:r>
        <w:rPr>
          <w:rFonts w:ascii="仿宋" w:hAnsi="仿宋" w:eastAsia="仿宋"/>
          <w:color w:val="000000"/>
          <w:kern w:val="0"/>
          <w:sz w:val="24"/>
          <w:szCs w:val="22"/>
        </w:rPr>
        <w:t>集中查看各类客户重要事件提醒，及时跟进贷款逾期、欠息、余额不足、销户及客户分配、回收、移交、调配等事项。</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用户进入“信息提醒”页面后，</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kern w:val="0"/>
          <w:sz w:val="24"/>
          <w:szCs w:val="22"/>
        </w:rPr>
        <w:t>可按提醒类型、提醒时间、</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、客户姓名、阅读状态查询提醒记录。</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hint="eastAsia" w:ascii="仿宋" w:hAnsi="仿宋" w:eastAsia="仿宋"/>
                <w:color w:val="000000"/>
                <w:kern w:val="0"/>
                <w:sz w:val="24"/>
                <w:szCs w:val="22"/>
                <w:lang w:eastAsia="zh-CN"/>
              </w:rPr>
            </w:pPr>
            <w:r>
              <w:rPr>
                <w:rFonts w:ascii="仿宋" w:hAnsi="仿宋" w:eastAsia="仿宋"/>
                <w:color w:val="000000"/>
                <w:kern w:val="0"/>
                <w:sz w:val="24"/>
                <w:szCs w:val="22"/>
              </w:rPr>
              <w:t>下拉选择；选项包括“贷款逾期提醒”“贷款欠息提醒”“贷款还款余额不足提醒”“收单商户长期无交易提醒”“销户提醒”“客户分配”“客户回收”“客户移交”“客户调配”</w:t>
            </w:r>
            <w:r>
              <w:rPr>
                <w:rFonts w:hint="eastAsia" w:ascii="仿宋" w:hAnsi="仿宋" w:eastAsia="仿宋"/>
                <w:color w:val="000000"/>
                <w:kern w:val="0"/>
                <w:sz w:val="24"/>
                <w:szCs w:val="22"/>
                <w:lang w:eastAsia="zh-CN"/>
              </w:rPr>
              <w:t>“</w:t>
            </w:r>
            <w:r>
              <w:rPr>
                <w:rFonts w:hint="eastAsia" w:ascii="仿宋" w:hAnsi="仿宋" w:eastAsia="仿宋"/>
                <w:color w:val="000000"/>
                <w:kern w:val="0"/>
                <w:sz w:val="24"/>
                <w:szCs w:val="22"/>
                <w:lang w:val="en-US" w:eastAsia="zh-CN"/>
              </w:rPr>
              <w:t>短信未发送</w:t>
            </w:r>
            <w:r>
              <w:rPr>
                <w:rFonts w:hint="eastAsia" w:ascii="仿宋" w:hAnsi="仿宋" w:eastAsia="仿宋"/>
                <w:color w:val="000000"/>
                <w:kern w:val="0"/>
                <w:sz w:val="24"/>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提醒时间</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w:t>
            </w:r>
            <w:r>
              <w:rPr>
                <w:rFonts w:hint="eastAsia" w:ascii="仿宋" w:hAnsi="仿宋" w:eastAsia="仿宋"/>
                <w:color w:val="000000"/>
                <w:kern w:val="0"/>
                <w:sz w:val="24"/>
                <w:szCs w:val="22"/>
              </w:rPr>
              <w:t>日期区间，</w:t>
            </w:r>
            <w:r>
              <w:rPr>
                <w:rFonts w:ascii="仿宋" w:hAnsi="仿宋" w:eastAsia="仿宋"/>
                <w:color w:val="000000"/>
                <w:kern w:val="0"/>
                <w:sz w:val="24"/>
                <w:szCs w:val="22"/>
              </w:rPr>
              <w:t>开始日期不得晚于结束日期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通过日期区间查询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精确搜索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模糊搜索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下拉选择；选项为“全部”“已读”“未读”；默认“全部”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查询条件区操作按钮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点击后按当前输入条件返回符合条件的信息提醒列表结果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查询条件区操作按钮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点击后清空当前输入条件并恢复初始状态</w:t>
            </w:r>
          </w:p>
        </w:tc>
      </w:tr>
    </w:tbl>
    <w:p>
      <w:pPr>
        <w:widowControl/>
        <w:spacing w:after="200" w:line="360" w:lineRule="auto"/>
        <w:jc w:val="left"/>
        <w:rPr>
          <w:rFonts w:ascii="仿宋" w:hAnsi="仿宋" w:eastAsia="仿宋"/>
          <w:color w:val="000000"/>
          <w:kern w:val="0"/>
          <w:sz w:val="24"/>
          <w:szCs w:val="22"/>
        </w:rPr>
      </w:pP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用户进入“信息提醒”页面后，系统默认展示当前权限范围内的信息提醒列表。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kern w:val="0"/>
          <w:sz w:val="24"/>
          <w:szCs w:val="22"/>
        </w:rPr>
        <w:t>操作按钮有：“查询”“重置”。点击“查询”，系统按当前输入条件返回符合条件的信息提醒列表结果；点击“重置”，系统清空当前输入条件并恢复初始状态。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“信息提醒”页面的操作按钮有：“批量已读”。点击“批量已读”，系统将</w:t>
      </w:r>
      <w:r>
        <w:rPr>
          <w:rFonts w:hint="eastAsia" w:ascii="仿宋" w:hAnsi="仿宋" w:eastAsia="仿宋"/>
          <w:color w:val="000000"/>
          <w:kern w:val="0"/>
          <w:sz w:val="24"/>
          <w:szCs w:val="22"/>
        </w:rPr>
        <w:t>所有</w:t>
      </w:r>
      <w:r>
        <w:rPr>
          <w:rFonts w:ascii="仿宋" w:hAnsi="仿宋" w:eastAsia="仿宋"/>
          <w:color w:val="000000"/>
          <w:kern w:val="0"/>
          <w:sz w:val="24"/>
          <w:szCs w:val="22"/>
        </w:rPr>
        <w:t>未读状态的数据更新为已读。</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w:t>
      </w:r>
      <w:r>
        <w:rPr>
          <w:rFonts w:hint="eastAsia" w:ascii="仿宋" w:hAnsi="仿宋" w:eastAsia="仿宋"/>
          <w:color w:val="000000"/>
          <w:kern w:val="0"/>
          <w:sz w:val="24"/>
          <w:szCs w:val="22"/>
        </w:rPr>
        <w:t>卡片上</w:t>
      </w:r>
      <w:r>
        <w:rPr>
          <w:rFonts w:ascii="仿宋" w:hAnsi="仿宋" w:eastAsia="仿宋"/>
          <w:color w:val="000000"/>
          <w:kern w:val="0"/>
          <w:sz w:val="24"/>
          <w:szCs w:val="22"/>
        </w:rPr>
        <w:t>的操作按钮有：“已读”“邀约计划”。仅未读状态的数据展示“已读”按钮，点击后系统将当前提醒更新为已读；点击“邀约计划”后，系统打开邀约计划处理页面。</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系统根据规则跑批获取客户提醒数据，提醒类型包括“贷款逾期提醒”“贷款欠息提醒”“贷款还款余额不足提醒”“收单商户长期无交易提醒”“销户提醒”“客户分配”“客户回收”“客户移交”“客户调配”</w:t>
      </w:r>
      <w:r>
        <w:rPr>
          <w:rFonts w:hint="eastAsia" w:ascii="仿宋" w:hAnsi="仿宋" w:eastAsia="仿宋"/>
          <w:color w:val="000000"/>
          <w:kern w:val="0"/>
          <w:sz w:val="24"/>
          <w:szCs w:val="22"/>
          <w:lang w:eastAsia="zh-CN"/>
        </w:rPr>
        <w:t>“</w:t>
      </w:r>
      <w:r>
        <w:rPr>
          <w:rFonts w:hint="eastAsia" w:ascii="仿宋" w:hAnsi="仿宋" w:eastAsia="仿宋"/>
          <w:color w:val="000000"/>
          <w:kern w:val="0"/>
          <w:sz w:val="24"/>
          <w:szCs w:val="22"/>
          <w:lang w:val="en-US" w:eastAsia="zh-CN"/>
        </w:rPr>
        <w:t>短信未发送</w:t>
      </w:r>
      <w:r>
        <w:rPr>
          <w:rFonts w:hint="eastAsia" w:ascii="仿宋" w:hAnsi="仿宋" w:eastAsia="仿宋"/>
          <w:color w:val="000000"/>
          <w:kern w:val="0"/>
          <w:sz w:val="24"/>
          <w:szCs w:val="22"/>
          <w:lang w:eastAsia="zh-CN"/>
        </w:rPr>
        <w:t>”</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各提醒类型的</w:t>
      </w:r>
      <w:r>
        <w:rPr>
          <w:rFonts w:hint="eastAsia" w:ascii="仿宋" w:hAnsi="仿宋" w:eastAsia="仿宋"/>
          <w:b/>
          <w:bCs/>
          <w:color w:val="000000" w:themeColor="text1"/>
          <w:kern w:val="0"/>
          <w:sz w:val="24"/>
          <w:szCs w:val="22"/>
          <w14:textFill>
            <w14:solidFill>
              <w14:schemeClr w14:val="tx1"/>
            </w14:solidFill>
          </w14:textFill>
        </w:rPr>
        <w:t>提醒内容统一通过经营管理/提醒设置配置提醒消息模板</w:t>
      </w:r>
      <w:r>
        <w:rPr>
          <w:rFonts w:hint="eastAsia" w:ascii="仿宋" w:hAnsi="仿宋" w:eastAsia="仿宋"/>
          <w:color w:val="000000" w:themeColor="text1"/>
          <w:kern w:val="0"/>
          <w:sz w:val="24"/>
          <w:szCs w:val="22"/>
          <w14:textFill>
            <w14:solidFill>
              <w14:schemeClr w14:val="tx1"/>
            </w14:solidFill>
          </w14:textFill>
        </w:rPr>
        <w:t>，以下仅为示例消息内容：</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2.1 </w:t>
      </w:r>
      <w:r>
        <w:rPr>
          <w:rFonts w:ascii="仿宋" w:hAnsi="仿宋" w:eastAsia="仿宋"/>
          <w:color w:val="000000"/>
          <w:kern w:val="0"/>
          <w:sz w:val="24"/>
          <w:szCs w:val="22"/>
        </w:rPr>
        <w:t>贷款逾期</w:t>
      </w:r>
      <w:r>
        <w:rPr>
          <w:rFonts w:hint="eastAsia" w:ascii="仿宋" w:hAnsi="仿宋" w:eastAsia="仿宋"/>
          <w:color w:val="000000"/>
          <w:kern w:val="0"/>
          <w:sz w:val="24"/>
          <w:szCs w:val="22"/>
        </w:rPr>
        <w:t>的</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您的客户{客户姓名}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{产品名称}</w:t>
      </w:r>
      <w:r>
        <w:rPr>
          <w:rFonts w:hint="eastAsia" w:ascii="仿宋" w:hAnsi="仿宋" w:eastAsia="仿宋"/>
          <w:color w:val="000000"/>
          <w:kern w:val="0"/>
          <w:sz w:val="24"/>
          <w:szCs w:val="22"/>
        </w:rPr>
        <w:t>”</w:t>
      </w:r>
      <w:r>
        <w:rPr>
          <w:rFonts w:ascii="仿宋" w:hAnsi="仿宋" w:eastAsia="仿宋"/>
          <w:color w:val="000000"/>
          <w:kern w:val="0"/>
          <w:sz w:val="24"/>
          <w:szCs w:val="22"/>
        </w:rPr>
        <w:t>逾期未还款，逾期金额{逾期金额}元，应还日期{应还日期}，请及时联系客户处理。</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2.2</w:t>
      </w:r>
      <w:r>
        <w:rPr>
          <w:rFonts w:ascii="仿宋" w:hAnsi="仿宋" w:eastAsia="仿宋"/>
          <w:color w:val="000000"/>
          <w:kern w:val="0"/>
          <w:sz w:val="24"/>
          <w:szCs w:val="22"/>
        </w:rPr>
        <w:t xml:space="preserve"> 贷款欠息</w:t>
      </w:r>
      <w:r>
        <w:rPr>
          <w:rFonts w:hint="eastAsia" w:ascii="仿宋" w:hAnsi="仿宋" w:eastAsia="仿宋"/>
          <w:color w:val="000000"/>
          <w:kern w:val="0"/>
          <w:sz w:val="24"/>
          <w:szCs w:val="22"/>
        </w:rPr>
        <w:t>的</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您的客户{客户姓名}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{产品名称}</w:t>
      </w:r>
      <w:r>
        <w:rPr>
          <w:rFonts w:hint="eastAsia" w:ascii="仿宋" w:hAnsi="仿宋" w:eastAsia="仿宋"/>
          <w:color w:val="000000"/>
          <w:kern w:val="0"/>
          <w:sz w:val="24"/>
          <w:szCs w:val="22"/>
        </w:rPr>
        <w:t>”</w:t>
      </w:r>
      <w:r>
        <w:rPr>
          <w:rFonts w:ascii="仿宋" w:hAnsi="仿宋" w:eastAsia="仿宋"/>
          <w:color w:val="000000"/>
          <w:kern w:val="0"/>
          <w:sz w:val="24"/>
          <w:szCs w:val="22"/>
        </w:rPr>
        <w:t>存在欠息，欠息金额{欠息金额}元</w:t>
      </w:r>
      <w:r>
        <w:rPr>
          <w:rFonts w:hint="eastAsia" w:ascii="仿宋" w:hAnsi="仿宋" w:eastAsia="仿宋"/>
          <w:color w:val="000000"/>
          <w:kern w:val="0"/>
          <w:sz w:val="24"/>
          <w:szCs w:val="22"/>
        </w:rPr>
        <w:t>，请及时联系客户处理</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2.3</w:t>
      </w:r>
      <w:r>
        <w:rPr>
          <w:rFonts w:ascii="仿宋" w:hAnsi="仿宋" w:eastAsia="仿宋"/>
          <w:color w:val="000000"/>
          <w:kern w:val="0"/>
          <w:sz w:val="24"/>
          <w:szCs w:val="22"/>
        </w:rPr>
        <w:t xml:space="preserve"> 贷款还款余额不足</w:t>
      </w:r>
      <w:r>
        <w:rPr>
          <w:rFonts w:hint="eastAsia" w:ascii="仿宋" w:hAnsi="仿宋" w:eastAsia="仿宋"/>
          <w:color w:val="000000"/>
          <w:kern w:val="0"/>
          <w:sz w:val="24"/>
          <w:szCs w:val="22"/>
        </w:rPr>
        <w:t>的</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您的客户{客户姓名}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还款账户{还款账户}还款余额不足，账户余额{账户余额}元，应还金额{应还金额}元</w:t>
      </w:r>
      <w:r>
        <w:rPr>
          <w:rFonts w:hint="eastAsia" w:ascii="仿宋" w:hAnsi="仿宋" w:eastAsia="仿宋"/>
          <w:color w:val="000000"/>
          <w:kern w:val="0"/>
          <w:sz w:val="24"/>
          <w:szCs w:val="22"/>
        </w:rPr>
        <w:t>，请及时联系客户处理</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 xml:space="preserve">2.4 </w:t>
      </w:r>
      <w:r>
        <w:rPr>
          <w:rFonts w:ascii="仿宋" w:hAnsi="仿宋" w:eastAsia="仿宋"/>
          <w:color w:val="000000" w:themeColor="text1"/>
          <w:kern w:val="0"/>
          <w:sz w:val="24"/>
          <w:szCs w:val="22"/>
          <w14:textFill>
            <w14:solidFill>
              <w14:schemeClr w14:val="tx1"/>
            </w14:solidFill>
          </w14:textFill>
        </w:rPr>
        <w:t>收单商户长期无交易</w:t>
      </w:r>
      <w:r>
        <w:rPr>
          <w:rFonts w:hint="eastAsia" w:ascii="仿宋" w:hAnsi="仿宋" w:eastAsia="仿宋"/>
          <w:color w:val="000000" w:themeColor="text1"/>
          <w:kern w:val="0"/>
          <w:sz w:val="24"/>
          <w:szCs w:val="22"/>
          <w14:textFill>
            <w14:solidFill>
              <w14:schemeClr w14:val="tx1"/>
            </w14:solidFill>
          </w14:textFill>
        </w:rPr>
        <w:t>的</w:t>
      </w:r>
      <w:r>
        <w:rPr>
          <w:rFonts w:ascii="仿宋" w:hAnsi="仿宋" w:eastAsia="仿宋"/>
          <w:color w:val="000000" w:themeColor="text1"/>
          <w:kern w:val="0"/>
          <w:sz w:val="24"/>
          <w:szCs w:val="22"/>
          <w14:textFill>
            <w14:solidFill>
              <w14:schemeClr w14:val="tx1"/>
            </w14:solidFill>
          </w14:textFill>
        </w:rPr>
        <w:t>提醒</w:t>
      </w:r>
      <w:r>
        <w:rPr>
          <w:rFonts w:hint="eastAsia" w:ascii="仿宋" w:hAnsi="仿宋" w:eastAsia="仿宋"/>
          <w:color w:val="000000" w:themeColor="text1"/>
          <w:kern w:val="0"/>
          <w:sz w:val="24"/>
          <w:szCs w:val="22"/>
          <w14:textFill>
            <w14:solidFill>
              <w14:schemeClr w14:val="tx1"/>
            </w14:solidFill>
          </w14:textFill>
        </w:rPr>
        <w:t>内容文案为：</w:t>
      </w:r>
      <w:r>
        <w:rPr>
          <w:rFonts w:ascii="仿宋" w:hAnsi="仿宋" w:eastAsia="仿宋"/>
          <w:color w:val="000000"/>
          <w:kern w:val="0"/>
          <w:sz w:val="24"/>
          <w:szCs w:val="22"/>
        </w:rPr>
        <w:t>“您的</w:t>
      </w:r>
      <w:r>
        <w:rPr>
          <w:rFonts w:ascii="仿宋" w:hAnsi="仿宋" w:eastAsia="仿宋"/>
          <w:color w:val="000000" w:themeColor="text1"/>
          <w:kern w:val="0"/>
          <w:sz w:val="24"/>
          <w:szCs w:val="22"/>
          <w14:textFill>
            <w14:solidFill>
              <w14:schemeClr w14:val="tx1"/>
            </w14:solidFill>
          </w14:textFill>
        </w:rPr>
        <w:t>收单商户</w:t>
      </w:r>
      <w:r>
        <w:rPr>
          <w:rFonts w:ascii="仿宋" w:hAnsi="仿宋" w:eastAsia="仿宋"/>
          <w:color w:val="000000"/>
          <w:kern w:val="0"/>
          <w:sz w:val="24"/>
          <w:szCs w:val="22"/>
        </w:rPr>
        <w:t>客户{客户姓名}已销户，</w:t>
      </w:r>
      <w:r>
        <w:rPr>
          <w:rFonts w:ascii="仿宋" w:hAnsi="仿宋" w:eastAsia="仿宋"/>
          <w:color w:val="000000" w:themeColor="text1"/>
          <w:kern w:val="0"/>
          <w:sz w:val="24"/>
          <w:szCs w:val="22"/>
          <w14:textFill>
            <w14:solidFill>
              <w14:schemeClr w14:val="tx1"/>
            </w14:solidFill>
          </w14:textFill>
        </w:rPr>
        <w:t>长期无交易</w:t>
      </w:r>
      <w:r>
        <w:rPr>
          <w:rFonts w:hint="eastAsia" w:ascii="仿宋" w:hAnsi="仿宋" w:eastAsia="仿宋"/>
          <w:color w:val="000000" w:themeColor="text1"/>
          <w:kern w:val="0"/>
          <w:sz w:val="24"/>
          <w:szCs w:val="22"/>
          <w14:textFill>
            <w14:solidFill>
              <w14:schemeClr w14:val="tx1"/>
            </w14:solidFill>
          </w14:textFill>
        </w:rPr>
        <w:t>，请关注！</w:t>
      </w:r>
      <w:r>
        <w:rPr>
          <w:rFonts w:ascii="仿宋" w:hAnsi="仿宋" w:eastAsia="仿宋"/>
          <w:color w:val="000000"/>
          <w:kern w:val="0"/>
          <w:sz w:val="24"/>
          <w:szCs w:val="22"/>
        </w:rPr>
        <w:t>”</w:t>
      </w:r>
      <w:r>
        <w:rPr>
          <w:rFonts w:hint="eastAsia" w:ascii="仿宋" w:hAnsi="仿宋" w:eastAsia="仿宋"/>
          <w:color w:val="000000" w:themeColor="text1"/>
          <w:kern w:val="0"/>
          <w:sz w:val="24"/>
          <w:szCs w:val="22"/>
          <w14:textFill>
            <w14:solidFill>
              <w14:schemeClr w14:val="tx1"/>
            </w14:solidFill>
          </w14:textFill>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2.5</w:t>
      </w:r>
      <w:r>
        <w:rPr>
          <w:rFonts w:ascii="仿宋" w:hAnsi="仿宋" w:eastAsia="仿宋"/>
          <w:color w:val="000000"/>
          <w:kern w:val="0"/>
          <w:sz w:val="24"/>
          <w:szCs w:val="22"/>
        </w:rPr>
        <w:t xml:space="preserve"> 销户</w:t>
      </w:r>
      <w:r>
        <w:rPr>
          <w:rFonts w:hint="eastAsia" w:ascii="仿宋" w:hAnsi="仿宋" w:eastAsia="仿宋"/>
          <w:color w:val="000000"/>
          <w:kern w:val="0"/>
          <w:sz w:val="24"/>
          <w:szCs w:val="22"/>
        </w:rPr>
        <w:t>的提醒内容示例</w:t>
      </w:r>
      <w:r>
        <w:rPr>
          <w:rFonts w:ascii="仿宋" w:hAnsi="仿宋" w:eastAsia="仿宋"/>
          <w:color w:val="000000"/>
          <w:kern w:val="0"/>
          <w:sz w:val="24"/>
          <w:szCs w:val="22"/>
        </w:rPr>
        <w:t>“您的客户{客户姓名}已销户，原</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2.6</w:t>
      </w:r>
      <w:r>
        <w:rPr>
          <w:rFonts w:ascii="仿宋" w:hAnsi="仿宋" w:eastAsia="仿宋"/>
          <w:color w:val="000000"/>
          <w:kern w:val="0"/>
          <w:sz w:val="24"/>
          <w:szCs w:val="22"/>
        </w:rPr>
        <w:t xml:space="preserve"> </w:t>
      </w:r>
      <w:r>
        <w:rPr>
          <w:rFonts w:ascii="仿宋" w:hAnsi="仿宋" w:eastAsia="仿宋"/>
          <w:color w:val="000000" w:themeColor="text1"/>
          <w:kern w:val="0"/>
          <w:sz w:val="24"/>
          <w:szCs w:val="22"/>
          <w14:textFill>
            <w14:solidFill>
              <w14:schemeClr w14:val="tx1"/>
            </w14:solidFill>
          </w14:textFill>
        </w:rPr>
        <w:t>客户分配</w:t>
      </w:r>
      <w:r>
        <w:rPr>
          <w:rFonts w:hint="eastAsia" w:ascii="仿宋" w:hAnsi="仿宋" w:eastAsia="仿宋"/>
          <w:color w:val="000000" w:themeColor="text1"/>
          <w:kern w:val="0"/>
          <w:sz w:val="24"/>
          <w:szCs w:val="22"/>
          <w14:textFill>
            <w14:solidFill>
              <w14:schemeClr w14:val="tx1"/>
            </w14:solidFill>
          </w14:textFill>
        </w:rPr>
        <w:t>的</w:t>
      </w:r>
      <w:r>
        <w:rPr>
          <w:rFonts w:ascii="仿宋" w:hAnsi="仿宋" w:eastAsia="仿宋"/>
          <w:color w:val="000000" w:themeColor="text1"/>
          <w:kern w:val="0"/>
          <w:sz w:val="24"/>
          <w:szCs w:val="22"/>
          <w14:textFill>
            <w14:solidFill>
              <w14:schemeClr w14:val="tx1"/>
            </w14:solidFill>
          </w14:textFill>
        </w:rPr>
        <w:t>提醒</w:t>
      </w:r>
      <w:r>
        <w:rPr>
          <w:rFonts w:hint="eastAsia" w:ascii="仿宋" w:hAnsi="仿宋" w:eastAsia="仿宋"/>
          <w:color w:val="000000" w:themeColor="text1"/>
          <w:kern w:val="0"/>
          <w:sz w:val="24"/>
          <w:szCs w:val="22"/>
          <w14:textFill>
            <w14:solidFill>
              <w14:schemeClr w14:val="tx1"/>
            </w14:solidFill>
          </w14:textFill>
        </w:rPr>
        <w:t>内容示例</w:t>
      </w:r>
      <w:r>
        <w:rPr>
          <w:rFonts w:ascii="仿宋" w:hAnsi="仿宋" w:eastAsia="仿宋"/>
          <w:color w:val="000000" w:themeColor="text1"/>
          <w:kern w:val="0"/>
          <w:sz w:val="24"/>
          <w:szCs w:val="22"/>
          <w14:textFill>
            <w14:solidFill>
              <w14:schemeClr w14:val="tx1"/>
            </w14:solidFill>
          </w14:textFill>
        </w:rPr>
        <w:t>“{发起人姓名}（{发起人工号}）已</w:t>
      </w:r>
      <w:r>
        <w:rPr>
          <w:rFonts w:hint="eastAsia" w:ascii="仿宋" w:hAnsi="仿宋" w:eastAsia="仿宋"/>
          <w:color w:val="000000" w:themeColor="text1"/>
          <w:kern w:val="0"/>
          <w:sz w:val="24"/>
          <w:szCs w:val="22"/>
          <w14:textFill>
            <w14:solidFill>
              <w14:schemeClr w14:val="tx1"/>
            </w14:solidFill>
          </w14:textFill>
        </w:rPr>
        <w:t>将</w:t>
      </w:r>
      <w:r>
        <w:rPr>
          <w:rFonts w:ascii="仿宋" w:hAnsi="仿宋" w:eastAsia="仿宋"/>
          <w:color w:val="000000" w:themeColor="text1"/>
          <w:kern w:val="0"/>
          <w:sz w:val="24"/>
          <w:szCs w:val="22"/>
          <w14:textFill>
            <w14:solidFill>
              <w14:schemeClr w14:val="tx1"/>
            </w14:solidFill>
          </w14:textFill>
        </w:rPr>
        <w:t>客户{客户姓名}</w:t>
      </w:r>
      <w:r>
        <w:rPr>
          <w:rFonts w:hint="eastAsia" w:ascii="仿宋" w:hAnsi="仿宋" w:eastAsia="仿宋"/>
          <w:color w:val="000000" w:themeColor="text1"/>
          <w:kern w:val="0"/>
          <w:sz w:val="24"/>
          <w:szCs w:val="22"/>
          <w14:textFill>
            <w14:solidFill>
              <w14:schemeClr w14:val="tx1"/>
            </w14:solidFill>
          </w14:textFill>
        </w:rPr>
        <w:t>（核心客户号：</w:t>
      </w:r>
      <w:r>
        <w:rPr>
          <w:rFonts w:ascii="仿宋" w:hAnsi="仿宋" w:eastAsia="仿宋"/>
          <w:color w:val="000000" w:themeColor="text1"/>
          <w:kern w:val="0"/>
          <w:sz w:val="24"/>
          <w:szCs w:val="22"/>
          <w14:textFill>
            <w14:solidFill>
              <w14:schemeClr w14:val="tx1"/>
            </w14:solidFill>
          </w14:textFill>
        </w:rPr>
        <w:t>{</w:t>
      </w:r>
      <w:r>
        <w:rPr>
          <w:rFonts w:hint="eastAsia" w:ascii="仿宋" w:hAnsi="仿宋" w:eastAsia="仿宋"/>
          <w:color w:val="000000" w:themeColor="text1"/>
          <w:kern w:val="0"/>
          <w:sz w:val="24"/>
          <w:szCs w:val="22"/>
          <w14:textFill>
            <w14:solidFill>
              <w14:schemeClr w14:val="tx1"/>
            </w14:solidFill>
          </w14:textFill>
        </w:rPr>
        <w:t>核心客户号</w:t>
      </w:r>
      <w:r>
        <w:rPr>
          <w:rFonts w:ascii="仿宋" w:hAnsi="仿宋" w:eastAsia="仿宋"/>
          <w:color w:val="000000" w:themeColor="text1"/>
          <w:kern w:val="0"/>
          <w:sz w:val="24"/>
          <w:szCs w:val="22"/>
          <w14:textFill>
            <w14:solidFill>
              <w14:schemeClr w14:val="tx1"/>
            </w14:solidFill>
          </w14:textFill>
        </w:rPr>
        <w:t>}</w:t>
      </w:r>
      <w:r>
        <w:rPr>
          <w:rFonts w:hint="eastAsia" w:ascii="仿宋" w:hAnsi="仿宋" w:eastAsia="仿宋"/>
          <w:color w:val="000000" w:themeColor="text1"/>
          <w:kern w:val="0"/>
          <w:sz w:val="24"/>
          <w:szCs w:val="22"/>
          <w14:textFill>
            <w14:solidFill>
              <w14:schemeClr w14:val="tx1"/>
            </w14:solidFill>
          </w14:textFill>
        </w:rPr>
        <w:t>）</w:t>
      </w:r>
      <w:r>
        <w:rPr>
          <w:rFonts w:ascii="仿宋" w:hAnsi="仿宋" w:eastAsia="仿宋"/>
          <w:color w:val="000000" w:themeColor="text1"/>
          <w:kern w:val="0"/>
          <w:sz w:val="24"/>
          <w:szCs w:val="22"/>
          <w14:textFill>
            <w14:solidFill>
              <w14:schemeClr w14:val="tx1"/>
            </w14:solidFill>
          </w14:textFill>
        </w:rPr>
        <w:t>分配</w:t>
      </w:r>
      <w:r>
        <w:rPr>
          <w:rFonts w:hint="eastAsia" w:ascii="仿宋" w:hAnsi="仿宋" w:eastAsia="仿宋"/>
          <w:color w:val="000000" w:themeColor="text1"/>
          <w:kern w:val="0"/>
          <w:sz w:val="24"/>
          <w:szCs w:val="22"/>
          <w14:textFill>
            <w14:solidFill>
              <w14:schemeClr w14:val="tx1"/>
            </w14:solidFill>
          </w14:textFill>
        </w:rPr>
        <w:t>给您。</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2.7</w:t>
      </w:r>
      <w:r>
        <w:rPr>
          <w:rFonts w:ascii="仿宋" w:hAnsi="仿宋" w:eastAsia="仿宋"/>
          <w:color w:val="000000"/>
          <w:kern w:val="0"/>
          <w:sz w:val="24"/>
          <w:szCs w:val="22"/>
        </w:rPr>
        <w:t xml:space="preserve"> 客户回收</w:t>
      </w:r>
      <w:r>
        <w:rPr>
          <w:rFonts w:hint="eastAsia" w:ascii="仿宋" w:hAnsi="仿宋" w:eastAsia="仿宋"/>
          <w:color w:val="000000"/>
          <w:kern w:val="0"/>
          <w:sz w:val="24"/>
          <w:szCs w:val="22"/>
        </w:rPr>
        <w:t>的</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“{发起人姓名}（{发起人工号}）已将您的客户{客户姓名}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w:t>
      </w:r>
      <w:r>
        <w:rPr>
          <w:rFonts w:ascii="仿宋" w:hAnsi="仿宋" w:eastAsia="仿宋"/>
          <w:color w:val="000000"/>
          <w:kern w:val="0"/>
          <w:sz w:val="24"/>
          <w:szCs w:val="22"/>
        </w:rPr>
        <w:t>回收至机构。</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2.8</w:t>
      </w:r>
      <w:r>
        <w:rPr>
          <w:rFonts w:ascii="仿宋" w:hAnsi="仿宋" w:eastAsia="仿宋"/>
          <w:color w:val="000000"/>
          <w:kern w:val="0"/>
          <w:sz w:val="24"/>
          <w:szCs w:val="22"/>
        </w:rPr>
        <w:t xml:space="preserve"> 客户移交</w:t>
      </w:r>
      <w:r>
        <w:rPr>
          <w:rFonts w:hint="eastAsia" w:ascii="仿宋" w:hAnsi="仿宋" w:eastAsia="仿宋"/>
          <w:color w:val="000000"/>
          <w:kern w:val="0"/>
          <w:sz w:val="24"/>
          <w:szCs w:val="22"/>
        </w:rPr>
        <w:t>的</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“{发起人姓名}（{发起人工号}）已</w:t>
      </w:r>
      <w:r>
        <w:rPr>
          <w:rFonts w:hint="eastAsia" w:ascii="仿宋" w:hAnsi="仿宋" w:eastAsia="仿宋"/>
          <w:color w:val="000000"/>
          <w:kern w:val="0"/>
          <w:sz w:val="24"/>
          <w:szCs w:val="22"/>
        </w:rPr>
        <w:t>将</w:t>
      </w:r>
      <w:r>
        <w:rPr>
          <w:rFonts w:ascii="仿宋" w:hAnsi="仿宋" w:eastAsia="仿宋"/>
          <w:color w:val="000000"/>
          <w:kern w:val="0"/>
          <w:sz w:val="24"/>
          <w:szCs w:val="22"/>
        </w:rPr>
        <w:t>客户{客户姓名}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）移交给您</w:t>
      </w:r>
      <w:r>
        <w:rPr>
          <w:rFonts w:ascii="仿宋" w:hAnsi="仿宋" w:eastAsia="仿宋"/>
          <w:color w:val="000000"/>
          <w:kern w:val="0"/>
          <w:sz w:val="24"/>
          <w:szCs w:val="22"/>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2.9</w:t>
      </w:r>
      <w:r>
        <w:rPr>
          <w:rFonts w:ascii="仿宋" w:hAnsi="仿宋" w:eastAsia="仿宋"/>
          <w:color w:val="000000"/>
          <w:kern w:val="0"/>
          <w:sz w:val="24"/>
          <w:szCs w:val="22"/>
        </w:rPr>
        <w:t xml:space="preserve"> 客户调配提醒</w:t>
      </w:r>
      <w:r>
        <w:rPr>
          <w:rFonts w:hint="eastAsia" w:ascii="仿宋" w:hAnsi="仿宋" w:eastAsia="仿宋"/>
          <w:color w:val="000000"/>
          <w:kern w:val="0"/>
          <w:sz w:val="24"/>
          <w:szCs w:val="22"/>
        </w:rPr>
        <w:t>示例</w:t>
      </w:r>
      <w:r>
        <w:rPr>
          <w:rFonts w:ascii="仿宋" w:hAnsi="仿宋" w:eastAsia="仿宋"/>
          <w:color w:val="000000"/>
          <w:kern w:val="0"/>
          <w:sz w:val="24"/>
          <w:szCs w:val="22"/>
        </w:rPr>
        <w:t>“{发起人姓名}（{发起人工号}）已将{客户姓名}（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}）从{原机构</w:t>
      </w:r>
      <w:r>
        <w:rPr>
          <w:rFonts w:hint="eastAsia" w:ascii="仿宋" w:hAnsi="仿宋" w:eastAsia="仿宋"/>
          <w:color w:val="000000"/>
          <w:kern w:val="0"/>
          <w:sz w:val="24"/>
          <w:szCs w:val="22"/>
        </w:rPr>
        <w:t>名称</w:t>
      </w:r>
      <w:r>
        <w:rPr>
          <w:rFonts w:ascii="仿宋" w:hAnsi="仿宋" w:eastAsia="仿宋"/>
          <w:color w:val="000000"/>
          <w:kern w:val="0"/>
          <w:sz w:val="24"/>
          <w:szCs w:val="22"/>
        </w:rPr>
        <w:t>}、管户经理{原客户经理姓名}（{原客户经理工号}）调配到{目标机构</w:t>
      </w:r>
      <w:r>
        <w:rPr>
          <w:rFonts w:hint="eastAsia" w:ascii="仿宋" w:hAnsi="仿宋" w:eastAsia="仿宋"/>
          <w:color w:val="000000"/>
          <w:kern w:val="0"/>
          <w:sz w:val="24"/>
          <w:szCs w:val="22"/>
        </w:rPr>
        <w:t>名称</w:t>
      </w:r>
      <w:r>
        <w:rPr>
          <w:rFonts w:ascii="仿宋" w:hAnsi="仿宋" w:eastAsia="仿宋"/>
          <w:color w:val="000000"/>
          <w:kern w:val="0"/>
          <w:sz w:val="24"/>
          <w:szCs w:val="22"/>
        </w:rPr>
        <w:t>}、管户经理{目标客户经理姓名}（{目标客户经理工号}）”。</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lang w:val="en-US" w:eastAsia="zh-CN"/>
        </w:rPr>
        <w:t>3.0 短信未发送</w:t>
      </w:r>
      <w:r>
        <w:rPr>
          <w:rFonts w:ascii="仿宋" w:hAnsi="仿宋" w:eastAsia="仿宋"/>
          <w:color w:val="000000"/>
          <w:kern w:val="0"/>
          <w:sz w:val="24"/>
          <w:szCs w:val="22"/>
        </w:rPr>
        <w:t>提醒</w:t>
      </w:r>
      <w:r>
        <w:rPr>
          <w:rFonts w:hint="eastAsia" w:ascii="仿宋" w:hAnsi="仿宋" w:eastAsia="仿宋"/>
          <w:color w:val="000000"/>
          <w:kern w:val="0"/>
          <w:sz w:val="24"/>
          <w:szCs w:val="22"/>
        </w:rPr>
        <w:t>示例</w:t>
      </w:r>
      <w:r>
        <w:rPr>
          <w:rFonts w:hint="eastAsia" w:ascii="仿宋" w:hAnsi="仿宋" w:eastAsia="仿宋"/>
          <w:color w:val="000000"/>
          <w:kern w:val="0"/>
          <w:sz w:val="24"/>
          <w:szCs w:val="22"/>
          <w:lang w:eastAsia="zh-CN"/>
        </w:rPr>
        <w:t>“</w:t>
      </w:r>
      <w:r>
        <w:rPr>
          <w:rFonts w:hint="eastAsia" w:ascii="仿宋" w:hAnsi="仿宋" w:eastAsia="仿宋"/>
          <w:sz w:val="24"/>
          <w:szCs w:val="24"/>
          <w:lang w:val="en-US" w:eastAsia="zh-CN"/>
        </w:rPr>
        <w:t>您设置{发送时间}发送的短信，因审批通过超时，系统未执行</w:t>
      </w:r>
      <w:r>
        <w:rPr>
          <w:rFonts w:hint="eastAsia" w:ascii="仿宋" w:hAnsi="仿宋" w:eastAsia="仿宋"/>
          <w:color w:val="000000"/>
          <w:kern w:val="0"/>
          <w:sz w:val="24"/>
          <w:szCs w:val="22"/>
          <w:lang w:eastAsia="zh-CN"/>
        </w:rPr>
        <w:t>”。</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3</w:t>
      </w:r>
      <w:r>
        <w:rPr>
          <w:rFonts w:ascii="仿宋" w:hAnsi="仿宋" w:eastAsia="仿宋"/>
          <w:color w:val="000000"/>
          <w:kern w:val="0"/>
          <w:sz w:val="24"/>
          <w:szCs w:val="22"/>
        </w:rPr>
        <w:t>. 信息提醒数据时效性为T+1。</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4</w:t>
      </w:r>
      <w:r>
        <w:rPr>
          <w:rFonts w:ascii="仿宋" w:hAnsi="仿宋" w:eastAsia="仿宋"/>
          <w:color w:val="000000"/>
          <w:kern w:val="0"/>
          <w:sz w:val="24"/>
          <w:szCs w:val="22"/>
        </w:rPr>
        <w:t xml:space="preserve">. </w:t>
      </w:r>
      <w:r>
        <w:rPr>
          <w:rFonts w:hint="eastAsia" w:ascii="仿宋" w:hAnsi="仿宋" w:eastAsia="仿宋"/>
          <w:color w:val="000000"/>
          <w:kern w:val="0"/>
          <w:sz w:val="24"/>
          <w:szCs w:val="22"/>
        </w:rPr>
        <w:t>指标口径说明</w:t>
      </w:r>
    </w:p>
    <w:p>
      <w:pPr>
        <w:widowControl/>
        <w:spacing w:after="0" w:line="360" w:lineRule="auto"/>
        <w:jc w:val="left"/>
        <w:rPr>
          <w:rFonts w:ascii="仿宋" w:hAnsi="仿宋" w:eastAsia="仿宋"/>
          <w:kern w:val="0"/>
          <w:sz w:val="24"/>
          <w:szCs w:val="22"/>
        </w:rPr>
      </w:pPr>
      <w:r>
        <w:rPr>
          <w:rFonts w:ascii="仿宋" w:hAnsi="仿宋" w:eastAsia="仿宋"/>
          <w:kern w:val="0"/>
          <w:sz w:val="24"/>
          <w:szCs w:val="22"/>
        </w:rPr>
        <w:tab/>
      </w:r>
      <w:r>
        <w:rPr>
          <w:rFonts w:hint="eastAsia" w:ascii="仿宋" w:hAnsi="仿宋" w:eastAsia="仿宋"/>
          <w:kern w:val="0"/>
          <w:sz w:val="24"/>
          <w:szCs w:val="22"/>
        </w:rPr>
        <w:t>贷款逾期提醒：以客户维度进行统计，该客户下，任一借据【当前逾期天数】&gt;0，则“是”，否则“否”。</w:t>
      </w:r>
    </w:p>
    <w:p>
      <w:pPr>
        <w:widowControl/>
        <w:spacing w:after="0" w:line="360" w:lineRule="auto"/>
        <w:ind w:firstLine="420"/>
        <w:jc w:val="left"/>
        <w:rPr>
          <w:rFonts w:ascii="仿宋" w:hAnsi="仿宋" w:eastAsia="仿宋"/>
          <w:kern w:val="0"/>
          <w:sz w:val="24"/>
          <w:szCs w:val="22"/>
        </w:rPr>
      </w:pPr>
      <w:r>
        <w:rPr>
          <w:rFonts w:hint="eastAsia" w:ascii="仿宋" w:hAnsi="仿宋" w:eastAsia="仿宋"/>
          <w:kern w:val="0"/>
          <w:sz w:val="24"/>
          <w:szCs w:val="22"/>
        </w:rPr>
        <w:t>贷款欠息提醒：以客户维度进行统计，该客户下，任一借据（逾期利息&gt;0 OR 本金罚息&gt;0 OR 利息罚息&gt;0），则“是”，否则“否”。</w:t>
      </w:r>
    </w:p>
    <w:p>
      <w:pPr>
        <w:widowControl/>
        <w:spacing w:after="0" w:line="360" w:lineRule="auto"/>
        <w:ind w:firstLine="420"/>
        <w:jc w:val="left"/>
        <w:rPr>
          <w:rFonts w:ascii="仿宋" w:hAnsi="仿宋" w:eastAsia="仿宋"/>
          <w:kern w:val="0"/>
          <w:sz w:val="24"/>
          <w:szCs w:val="22"/>
        </w:rPr>
      </w:pPr>
      <w:r>
        <w:rPr>
          <w:rFonts w:hint="eastAsia" w:ascii="仿宋" w:hAnsi="仿宋" w:eastAsia="仿宋"/>
          <w:kern w:val="0"/>
          <w:sz w:val="24"/>
          <w:szCs w:val="22"/>
        </w:rPr>
        <w:t>贷款还款余额不足提醒：以客户维度进行统计，该客户下，任一借据绑定的还款银行账户（活期余额）小于当期应还本息总额，从而提前通知客户存入资金。</w:t>
      </w:r>
    </w:p>
    <w:p>
      <w:pPr>
        <w:widowControl/>
        <w:spacing w:after="0" w:line="360" w:lineRule="auto"/>
        <w:ind w:firstLine="420"/>
        <w:jc w:val="left"/>
        <w:rPr>
          <w:rFonts w:ascii="仿宋" w:hAnsi="仿宋" w:eastAsia="仿宋"/>
          <w:kern w:val="0"/>
          <w:sz w:val="24"/>
          <w:szCs w:val="22"/>
        </w:rPr>
      </w:pPr>
      <w:r>
        <w:rPr>
          <w:rFonts w:hint="eastAsia" w:ascii="仿宋" w:hAnsi="仿宋" w:eastAsia="仿宋"/>
          <w:kern w:val="0"/>
          <w:sz w:val="24"/>
          <w:szCs w:val="22"/>
        </w:rPr>
        <w:t>收单商户长期无交易提醒：一码付系统的客户，连续30天（可参数化配置）内没有任何一笔成功收单交易的商户进行激活或风险提示。</w:t>
      </w:r>
    </w:p>
    <w:p>
      <w:pPr>
        <w:widowControl/>
        <w:spacing w:after="0" w:line="360" w:lineRule="auto"/>
        <w:ind w:firstLine="420"/>
        <w:jc w:val="left"/>
        <w:rPr>
          <w:rFonts w:ascii="仿宋" w:hAnsi="仿宋" w:eastAsia="仿宋"/>
          <w:kern w:val="0"/>
          <w:sz w:val="24"/>
          <w:szCs w:val="22"/>
        </w:rPr>
      </w:pPr>
      <w:r>
        <w:rPr>
          <w:rFonts w:hint="eastAsia" w:ascii="仿宋" w:hAnsi="仿宋" w:eastAsia="仿宋"/>
          <w:kern w:val="0"/>
          <w:sz w:val="24"/>
          <w:szCs w:val="22"/>
        </w:rPr>
        <w:t>销户提醒：客户注销了名下所有I类账户、II类户、III类户的客户，进行提醒。</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5</w:t>
      </w:r>
      <w:r>
        <w:rPr>
          <w:rFonts w:ascii="仿宋" w:hAnsi="仿宋" w:eastAsia="仿宋"/>
          <w:color w:val="000000"/>
          <w:kern w:val="0"/>
          <w:sz w:val="24"/>
          <w:szCs w:val="22"/>
        </w:rPr>
        <w:t>. 列表字段包括“</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”“客户姓名”“提醒类型”“提醒内容”“提醒时间”“状态”。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列表默认按“提醒时间”倒序排序。</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菜单权限为总行业务岗、分行业务岗、支行业务岗、网点负责人、客户经理。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数据权限为：总行业务岗、分行业务岗、支行业务岗、网点负责人查看本机构内客户数据；客户经理查看管户客户的数据。</w:t>
      </w:r>
      <w:r>
        <w:rPr>
          <w:rFonts w:hint="eastAsia" w:ascii="仿宋" w:hAnsi="仿宋" w:eastAsia="仿宋"/>
          <w:color w:val="000000"/>
          <w:kern w:val="0"/>
          <w:sz w:val="24"/>
          <w:szCs w:val="22"/>
        </w:rPr>
        <w:t>数据均为</w:t>
      </w:r>
      <w:r>
        <w:rPr>
          <w:rFonts w:ascii="仿宋" w:hAnsi="仿宋" w:eastAsia="仿宋"/>
          <w:color w:val="000000"/>
          <w:kern w:val="0"/>
          <w:sz w:val="24"/>
          <w:szCs w:val="22"/>
        </w:rPr>
        <w:t>当前登录岗位</w:t>
      </w:r>
      <w:r>
        <w:rPr>
          <w:rFonts w:hint="eastAsia" w:ascii="仿宋" w:hAnsi="仿宋" w:eastAsia="仿宋"/>
          <w:color w:val="000000"/>
          <w:kern w:val="0"/>
          <w:sz w:val="24"/>
          <w:szCs w:val="22"/>
        </w:rPr>
        <w:t>权限范围内的。</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核心客户号</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按客户姓名展示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按提醒类型名称展示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提醒内容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按对应提醒类型的提醒内容</w:t>
            </w:r>
            <w:r>
              <w:rPr>
                <w:rFonts w:hint="eastAsia" w:ascii="仿宋" w:hAnsi="仿宋" w:eastAsia="仿宋"/>
                <w:color w:val="000000"/>
                <w:kern w:val="0"/>
                <w:sz w:val="24"/>
                <w:szCs w:val="22"/>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提醒时间</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日期时间</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日期时间格式</w:t>
            </w:r>
            <w:r>
              <w:rPr>
                <w:rFonts w:hint="eastAsia" w:ascii="仿宋" w:hAnsi="仿宋" w:eastAsia="仿宋"/>
                <w:color w:val="000000"/>
                <w:kern w:val="0"/>
                <w:sz w:val="24"/>
                <w:szCs w:val="22"/>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展示“已读”“未读”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已读</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w:t>
            </w:r>
            <w:r>
              <w:rPr>
                <w:rFonts w:hint="eastAsia" w:ascii="仿宋" w:hAnsi="仿宋" w:eastAsia="仿宋"/>
                <w:color w:val="000000"/>
                <w:kern w:val="0"/>
                <w:sz w:val="24"/>
                <w:szCs w:val="22"/>
              </w:rPr>
              <w:t>卡片上的</w:t>
            </w:r>
            <w:r>
              <w:rPr>
                <w:rFonts w:ascii="仿宋" w:hAnsi="仿宋" w:eastAsia="仿宋"/>
                <w:color w:val="000000"/>
                <w:kern w:val="0"/>
                <w:sz w:val="24"/>
                <w:szCs w:val="22"/>
              </w:rPr>
              <w:t>操作</w:t>
            </w:r>
            <w:r>
              <w:rPr>
                <w:rFonts w:hint="eastAsia" w:ascii="仿宋" w:hAnsi="仿宋" w:eastAsia="仿宋"/>
                <w:color w:val="000000"/>
                <w:kern w:val="0"/>
                <w:sz w:val="24"/>
                <w:szCs w:val="22"/>
              </w:rPr>
              <w:t>按钮；</w:t>
            </w:r>
            <w:r>
              <w:rPr>
                <w:rFonts w:ascii="仿宋" w:hAnsi="仿宋" w:eastAsia="仿宋"/>
                <w:color w:val="000000"/>
                <w:kern w:val="0"/>
                <w:sz w:val="24"/>
                <w:szCs w:val="22"/>
              </w:rPr>
              <w:t>仅未读状态的数据展示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邀约计划</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w:t>
            </w:r>
            <w:r>
              <w:rPr>
                <w:rFonts w:hint="eastAsia" w:ascii="仿宋" w:hAnsi="仿宋" w:eastAsia="仿宋"/>
                <w:color w:val="000000"/>
                <w:kern w:val="0"/>
                <w:sz w:val="24"/>
                <w:szCs w:val="22"/>
              </w:rPr>
              <w:t>卡片上的</w:t>
            </w:r>
            <w:r>
              <w:rPr>
                <w:rFonts w:ascii="仿宋" w:hAnsi="仿宋" w:eastAsia="仿宋"/>
                <w:color w:val="000000"/>
                <w:kern w:val="0"/>
                <w:sz w:val="24"/>
                <w:szCs w:val="22"/>
              </w:rPr>
              <w:t>操作</w:t>
            </w:r>
            <w:r>
              <w:rPr>
                <w:rFonts w:hint="eastAsia" w:ascii="仿宋" w:hAnsi="仿宋" w:eastAsia="仿宋"/>
                <w:color w:val="000000"/>
                <w:kern w:val="0"/>
                <w:sz w:val="24"/>
                <w:szCs w:val="22"/>
              </w:rPr>
              <w:t>按钮；</w:t>
            </w:r>
            <w:r>
              <w:rPr>
                <w:rFonts w:ascii="仿宋" w:hAnsi="仿宋" w:eastAsia="仿宋"/>
                <w:color w:val="000000"/>
                <w:kern w:val="0"/>
                <w:sz w:val="24"/>
                <w:szCs w:val="22"/>
              </w:rPr>
              <w:t>点击后进入</w:t>
            </w:r>
            <w:r>
              <w:rPr>
                <w:rFonts w:hint="eastAsia" w:ascii="仿宋" w:hAnsi="仿宋" w:eastAsia="仿宋"/>
                <w:color w:val="000000"/>
                <w:kern w:val="0"/>
                <w:sz w:val="24"/>
                <w:szCs w:val="22"/>
              </w:rPr>
              <w:t>新增</w:t>
            </w:r>
            <w:r>
              <w:rPr>
                <w:rFonts w:ascii="仿宋" w:hAnsi="仿宋" w:eastAsia="仿宋"/>
                <w:color w:val="000000"/>
                <w:kern w:val="0"/>
                <w:sz w:val="24"/>
                <w:szCs w:val="22"/>
              </w:rPr>
              <w:t>邀约计划页面</w:t>
            </w:r>
          </w:p>
        </w:tc>
      </w:tr>
    </w:tbl>
    <w:p>
      <w:pPr>
        <w:widowControl/>
        <w:spacing w:after="200" w:line="360" w:lineRule="auto"/>
        <w:jc w:val="left"/>
        <w:rPr>
          <w:rFonts w:ascii="仿宋" w:hAnsi="仿宋" w:eastAsia="仿宋"/>
          <w:color w:val="000000"/>
          <w:kern w:val="0"/>
          <w:sz w:val="24"/>
          <w:szCs w:val="22"/>
        </w:rPr>
      </w:pP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pPr>
      <w:r>
        <w:rPr>
          <w:rFonts w:ascii="仿宋" w:hAnsi="仿宋" w:eastAsia="仿宋"/>
          <w:color w:val="000000"/>
          <w:kern w:val="0"/>
          <w:sz w:val="24"/>
          <w:szCs w:val="22"/>
          <w:lang w:eastAsia="en-US"/>
        </w:rPr>
        <w:t>不涉及。</w:t>
      </w:r>
    </w:p>
    <w:p>
      <w:pPr>
        <w:pStyle w:val="6"/>
        <w:numPr>
          <w:ilvl w:val="3"/>
          <w:numId w:val="45"/>
        </w:numPr>
        <w:spacing w:line="360" w:lineRule="auto"/>
        <w:rPr>
          <w:rFonts w:ascii="仿宋" w:hAnsi="仿宋" w:eastAsia="仿宋"/>
        </w:rPr>
      </w:pPr>
      <w:r>
        <w:rPr>
          <w:rFonts w:hint="eastAsia" w:ascii="仿宋" w:hAnsi="仿宋" w:eastAsia="仿宋"/>
          <w:lang w:eastAsia="en-US"/>
        </w:rPr>
        <w:t>活动提醒</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支持用户集中查看营销活动和沙龙活动相关提醒，及时处理营销活动分配、客户退回和沙龙活动临近开始等事项。</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用户进入“活动提醒”页面后，</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kern w:val="0"/>
          <w:sz w:val="24"/>
          <w:szCs w:val="22"/>
        </w:rPr>
        <w:t>可按提醒类型、提醒时间、阅读状态查询提醒记录。</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下拉选择；选项为“全部”“营销活动”“沙龙活动”；默认“全部”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提醒时间</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w:t>
            </w:r>
            <w:r>
              <w:rPr>
                <w:rFonts w:hint="eastAsia" w:ascii="仿宋" w:hAnsi="仿宋" w:eastAsia="仿宋"/>
                <w:color w:val="000000"/>
                <w:kern w:val="0"/>
                <w:sz w:val="24"/>
                <w:szCs w:val="22"/>
              </w:rPr>
              <w:t>选择日期区间，</w:t>
            </w:r>
            <w:r>
              <w:rPr>
                <w:rFonts w:ascii="仿宋" w:hAnsi="仿宋" w:eastAsia="仿宋"/>
                <w:color w:val="000000"/>
                <w:kern w:val="0"/>
                <w:sz w:val="24"/>
                <w:szCs w:val="22"/>
              </w:rPr>
              <w:t>开始日期不得晚于结束日期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通过日期区间查询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下拉选择；选项为“全部”“已读”“未读”；默认“全部”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查询条件区操作按钮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点击后按当前输入条件返回符合条件的活动提醒列表结果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查询条件区操作按钮</w:t>
            </w:r>
            <w:r>
              <w:rPr>
                <w:rFonts w:hint="eastAsia" w:ascii="仿宋" w:hAnsi="仿宋" w:eastAsia="仿宋"/>
                <w:color w:val="000000"/>
                <w:kern w:val="0"/>
                <w:sz w:val="24"/>
                <w:szCs w:val="22"/>
              </w:rPr>
              <w:t>；</w:t>
            </w:r>
            <w:r>
              <w:rPr>
                <w:rFonts w:ascii="仿宋" w:hAnsi="仿宋" w:eastAsia="仿宋"/>
                <w:color w:val="000000"/>
                <w:kern w:val="0"/>
                <w:sz w:val="24"/>
                <w:szCs w:val="22"/>
              </w:rPr>
              <w:t>点击后清空当前输入条件并恢复初始状态</w:t>
            </w:r>
          </w:p>
        </w:tc>
      </w:tr>
    </w:tbl>
    <w:p>
      <w:pPr>
        <w:widowControl/>
        <w:spacing w:after="200" w:line="360" w:lineRule="auto"/>
        <w:jc w:val="left"/>
        <w:rPr>
          <w:rFonts w:ascii="仿宋" w:hAnsi="仿宋" w:eastAsia="仿宋"/>
          <w:color w:val="000000"/>
          <w:kern w:val="0"/>
          <w:sz w:val="24"/>
          <w:szCs w:val="22"/>
        </w:rPr>
      </w:pP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用户进入“活动提醒”页面后，系统默认展示当前登录岗位收到的活动提醒列表。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kern w:val="0"/>
          <w:sz w:val="24"/>
          <w:szCs w:val="22"/>
        </w:rPr>
        <w:t>操作按钮有：“查询”“重置”。点击“查询”，系统按当前输入条件返回符合条件的活动提醒列表结果；点击“重置”，系统清空当前输入条件并恢复初始状态。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“活动提醒”页面的操作按钮有：“批量已读”。点击“批量已读”，系统将</w:t>
      </w:r>
      <w:r>
        <w:rPr>
          <w:rFonts w:hint="eastAsia" w:ascii="仿宋" w:hAnsi="仿宋" w:eastAsia="仿宋"/>
          <w:color w:val="000000"/>
          <w:kern w:val="0"/>
          <w:sz w:val="24"/>
          <w:szCs w:val="22"/>
        </w:rPr>
        <w:t>所有</w:t>
      </w:r>
      <w:r>
        <w:rPr>
          <w:rFonts w:ascii="仿宋" w:hAnsi="仿宋" w:eastAsia="仿宋"/>
          <w:color w:val="000000"/>
          <w:kern w:val="0"/>
          <w:sz w:val="24"/>
          <w:szCs w:val="22"/>
        </w:rPr>
        <w:t>未读状态的数据更新为已读。</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w:t>
      </w:r>
      <w:r>
        <w:rPr>
          <w:rFonts w:hint="eastAsia" w:ascii="仿宋" w:hAnsi="仿宋" w:eastAsia="仿宋"/>
          <w:color w:val="000000"/>
          <w:kern w:val="0"/>
          <w:sz w:val="24"/>
          <w:szCs w:val="22"/>
        </w:rPr>
        <w:t>卡片上</w:t>
      </w:r>
      <w:r>
        <w:rPr>
          <w:rFonts w:ascii="仿宋" w:hAnsi="仿宋" w:eastAsia="仿宋"/>
          <w:color w:val="000000"/>
          <w:kern w:val="0"/>
          <w:sz w:val="24"/>
          <w:szCs w:val="22"/>
        </w:rPr>
        <w:t>的操作按钮有：“已读”“邀约计划”。仅未读状态的数据展示“已读”按钮，点击后系统将当前提醒更新为已读；点击“邀约计划”后，系统打开</w:t>
      </w:r>
      <w:r>
        <w:rPr>
          <w:rFonts w:hint="eastAsia" w:ascii="仿宋" w:hAnsi="仿宋" w:eastAsia="仿宋"/>
          <w:color w:val="000000"/>
          <w:kern w:val="0"/>
          <w:sz w:val="24"/>
          <w:szCs w:val="22"/>
        </w:rPr>
        <w:t>新增</w:t>
      </w:r>
      <w:r>
        <w:rPr>
          <w:rFonts w:ascii="仿宋" w:hAnsi="仿宋" w:eastAsia="仿宋"/>
          <w:color w:val="000000"/>
          <w:kern w:val="0"/>
          <w:sz w:val="24"/>
          <w:szCs w:val="22"/>
        </w:rPr>
        <w:t>邀约计划页面。</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提醒类型包括“营销活动提醒”“沙龙活动提醒”。</w:t>
      </w:r>
      <w:r>
        <w:rPr>
          <w:rFonts w:hint="eastAsia" w:ascii="仿宋" w:hAnsi="仿宋" w:eastAsia="仿宋"/>
          <w:color w:val="000000"/>
          <w:kern w:val="0"/>
          <w:sz w:val="24"/>
          <w:szCs w:val="22"/>
        </w:rPr>
        <w:t>营销活动功能详见“营销活动-营销活动管理”章节。沙龙活动功能详见“营销管理-沙龙活动管理”章节。</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营销活动审批通过后，需要给营销人提醒。</w:t>
      </w:r>
      <w:r>
        <w:rPr>
          <w:rFonts w:hint="eastAsia" w:ascii="仿宋" w:hAnsi="仿宋" w:eastAsia="仿宋"/>
          <w:color w:val="000000" w:themeColor="text1"/>
          <w:kern w:val="0"/>
          <w:sz w:val="24"/>
          <w:szCs w:val="22"/>
          <w14:textFill>
            <w14:solidFill>
              <w14:schemeClr w14:val="tx1"/>
            </w14:solidFill>
          </w14:textFill>
        </w:rPr>
        <w:t>提醒内容在经营管理/提醒设置功能配置，</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“{创建人姓名}（{创建人工号}）给您分配了“{活动名称}”活动，请到 营销活动-我的营销活动 页面查看明细”。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3. </w:t>
      </w:r>
      <w:r>
        <w:rPr>
          <w:rFonts w:ascii="仿宋" w:hAnsi="仿宋" w:eastAsia="仿宋"/>
          <w:color w:val="000000" w:themeColor="text1"/>
          <w:kern w:val="0"/>
          <w:sz w:val="24"/>
          <w:szCs w:val="22"/>
          <w14:textFill>
            <w14:solidFill>
              <w14:schemeClr w14:val="tx1"/>
            </w14:solidFill>
          </w14:textFill>
        </w:rPr>
        <w:t>沙龙活动</w:t>
      </w:r>
      <w:r>
        <w:rPr>
          <w:rFonts w:hint="eastAsia" w:ascii="仿宋" w:hAnsi="仿宋" w:eastAsia="仿宋"/>
          <w:color w:val="000000" w:themeColor="text1"/>
          <w:kern w:val="0"/>
          <w:sz w:val="24"/>
          <w:szCs w:val="22"/>
          <w14:textFill>
            <w14:solidFill>
              <w14:schemeClr w14:val="tx1"/>
            </w14:solidFill>
          </w14:textFill>
        </w:rPr>
        <w:t>的提醒天数与提醒内容在经营管理/提醒设置功能配置，消息</w:t>
      </w:r>
      <w:r>
        <w:rPr>
          <w:rFonts w:ascii="仿宋" w:hAnsi="仿宋" w:eastAsia="仿宋"/>
          <w:color w:val="000000" w:themeColor="text1"/>
          <w:kern w:val="0"/>
          <w:sz w:val="24"/>
          <w:szCs w:val="22"/>
          <w14:textFill>
            <w14:solidFill>
              <w14:schemeClr w14:val="tx1"/>
            </w14:solidFill>
          </w14:textFill>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“您创建的沙龙活动“{活动名称}”将于明天{活动时间}开始，请及时关注”。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列表字段包括“提醒类型”“提醒时间”“提醒内容”“阅读状态”。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列表默认按“提醒时间”倒序排序。</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系统仅向当前登录岗位推送与其相关的活动提醒。</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展示“营销活动”或“沙龙活动”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提醒时间</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日期时间</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提醒内容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按营销活动或沙龙活动对应提醒内容文案展示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展示“已读”“未读”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已读</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w:t>
            </w:r>
            <w:r>
              <w:rPr>
                <w:rFonts w:hint="eastAsia" w:ascii="仿宋" w:hAnsi="仿宋" w:eastAsia="仿宋"/>
                <w:color w:val="000000"/>
                <w:kern w:val="0"/>
                <w:sz w:val="24"/>
                <w:szCs w:val="22"/>
              </w:rPr>
              <w:t>卡片上的</w:t>
            </w:r>
            <w:r>
              <w:rPr>
                <w:rFonts w:ascii="仿宋" w:hAnsi="仿宋" w:eastAsia="仿宋"/>
                <w:color w:val="000000"/>
                <w:kern w:val="0"/>
                <w:sz w:val="24"/>
                <w:szCs w:val="22"/>
              </w:rPr>
              <w:t>操作</w:t>
            </w:r>
            <w:r>
              <w:rPr>
                <w:rFonts w:hint="eastAsia" w:ascii="仿宋" w:hAnsi="仿宋" w:eastAsia="仿宋"/>
                <w:color w:val="000000"/>
                <w:kern w:val="0"/>
                <w:sz w:val="24"/>
                <w:szCs w:val="22"/>
              </w:rPr>
              <w:t>按钮；</w:t>
            </w:r>
            <w:r>
              <w:rPr>
                <w:rFonts w:ascii="仿宋" w:hAnsi="仿宋" w:eastAsia="仿宋"/>
                <w:color w:val="000000"/>
                <w:kern w:val="0"/>
                <w:sz w:val="24"/>
                <w:szCs w:val="22"/>
              </w:rPr>
              <w:t>仅未读状态的数据展示</w:t>
            </w:r>
          </w:p>
        </w:tc>
      </w:tr>
    </w:tbl>
    <w:p>
      <w:pPr>
        <w:widowControl/>
        <w:spacing w:after="200" w:line="360" w:lineRule="auto"/>
        <w:jc w:val="left"/>
        <w:rPr>
          <w:rFonts w:ascii="仿宋" w:hAnsi="仿宋" w:eastAsia="仿宋"/>
          <w:color w:val="000000"/>
          <w:kern w:val="0"/>
          <w:sz w:val="24"/>
          <w:szCs w:val="22"/>
        </w:rPr>
      </w:pP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widowControl/>
        <w:spacing w:after="0" w:line="360" w:lineRule="auto"/>
        <w:jc w:val="left"/>
      </w:pPr>
      <w:r>
        <w:rPr>
          <w:rFonts w:ascii="仿宋" w:hAnsi="仿宋" w:eastAsia="仿宋"/>
          <w:color w:val="000000"/>
          <w:kern w:val="0"/>
          <w:sz w:val="24"/>
          <w:szCs w:val="22"/>
          <w:lang w:eastAsia="en-US"/>
        </w:rPr>
        <w:t>不涉及。</w:t>
      </w:r>
    </w:p>
    <w:p>
      <w:pPr>
        <w:pStyle w:val="6"/>
        <w:numPr>
          <w:ilvl w:val="3"/>
          <w:numId w:val="45"/>
        </w:numPr>
        <w:spacing w:line="360" w:lineRule="auto"/>
        <w:rPr>
          <w:rFonts w:ascii="仿宋" w:hAnsi="仿宋" w:eastAsia="仿宋"/>
        </w:rPr>
      </w:pPr>
      <w:r>
        <w:rPr>
          <w:rFonts w:hint="eastAsia" w:ascii="仿宋" w:hAnsi="仿宋" w:eastAsia="仿宋"/>
          <w:lang w:eastAsia="en-US"/>
        </w:rPr>
        <w:t>转介提醒</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功能描述</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支持</w:t>
      </w:r>
      <w:r>
        <w:rPr>
          <w:rFonts w:hint="eastAsia" w:ascii="仿宋" w:hAnsi="仿宋" w:eastAsia="仿宋"/>
          <w:color w:val="000000"/>
          <w:kern w:val="0"/>
          <w:sz w:val="24"/>
          <w:szCs w:val="22"/>
        </w:rPr>
        <w:t>用户</w:t>
      </w:r>
      <w:r>
        <w:rPr>
          <w:rFonts w:ascii="仿宋" w:hAnsi="仿宋" w:eastAsia="仿宋"/>
          <w:color w:val="000000"/>
          <w:kern w:val="0"/>
          <w:sz w:val="24"/>
          <w:szCs w:val="22"/>
        </w:rPr>
        <w:t>集中查看转介相关提醒，及时跟进转介客户的后续处理。</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用户进入“转介提醒”页面后，</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kern w:val="0"/>
          <w:sz w:val="24"/>
          <w:szCs w:val="22"/>
        </w:rPr>
        <w:t>可按提醒时间、阅读状态查询转介提醒记录。</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提醒时间</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非必输；</w:t>
            </w:r>
            <w:r>
              <w:rPr>
                <w:rFonts w:hint="eastAsia" w:ascii="仿宋" w:hAnsi="仿宋" w:eastAsia="仿宋"/>
                <w:color w:val="000000"/>
                <w:kern w:val="0"/>
                <w:sz w:val="24"/>
                <w:szCs w:val="22"/>
              </w:rPr>
              <w:t>选择日期区间，</w:t>
            </w:r>
            <w:r>
              <w:rPr>
                <w:rFonts w:ascii="仿宋" w:hAnsi="仿宋" w:eastAsia="仿宋"/>
                <w:color w:val="000000"/>
                <w:kern w:val="0"/>
                <w:sz w:val="24"/>
                <w:szCs w:val="22"/>
              </w:rPr>
              <w:t>开始日期不得晚于结束日期</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日期区间查询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非必输</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下拉框</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下拉选择；选项为“全部”“已读”“未读”；默认“全部”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查询</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点击后按当前输入条件返回符合条件的转介提醒列表结果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重置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点击后清空当前输入条件并恢复初始状态</w:t>
            </w:r>
          </w:p>
        </w:tc>
      </w:tr>
    </w:tbl>
    <w:p>
      <w:pPr>
        <w:widowControl/>
        <w:spacing w:after="200" w:line="360" w:lineRule="auto"/>
        <w:jc w:val="left"/>
        <w:rPr>
          <w:rFonts w:ascii="仿宋" w:hAnsi="仿宋" w:eastAsia="仿宋"/>
          <w:color w:val="000000"/>
          <w:kern w:val="0"/>
          <w:sz w:val="24"/>
          <w:szCs w:val="22"/>
        </w:rPr>
      </w:pP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（一）操作说明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用户进入“转介提醒”页面后，系统默认展示当前登录岗位收到的转介提醒列表。</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 xml:space="preserve">2. </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kern w:val="0"/>
          <w:sz w:val="24"/>
          <w:szCs w:val="22"/>
        </w:rPr>
        <w:t>操作按钮有：“查询”“重置”。点击“查询”，系统按当前输入条件返回符合条件的转介提醒列表结果；点击“重置”，系统清空当前输入条件并恢复初始状态。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“转介提醒”页面的操作按钮有：“批量已读”。点击“批量已读”，系统将</w:t>
      </w:r>
      <w:r>
        <w:rPr>
          <w:rFonts w:hint="eastAsia" w:ascii="仿宋" w:hAnsi="仿宋" w:eastAsia="仿宋"/>
          <w:color w:val="000000"/>
          <w:kern w:val="0"/>
          <w:sz w:val="24"/>
          <w:szCs w:val="22"/>
        </w:rPr>
        <w:t>所有</w:t>
      </w:r>
      <w:r>
        <w:rPr>
          <w:rFonts w:ascii="仿宋" w:hAnsi="仿宋" w:eastAsia="仿宋"/>
          <w:color w:val="000000"/>
          <w:kern w:val="0"/>
          <w:sz w:val="24"/>
          <w:szCs w:val="22"/>
        </w:rPr>
        <w:t>未读状态的数据更新为已读。</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4. 列表</w:t>
      </w:r>
      <w:r>
        <w:rPr>
          <w:rFonts w:hint="eastAsia" w:ascii="仿宋" w:hAnsi="仿宋" w:eastAsia="仿宋"/>
          <w:color w:val="000000"/>
          <w:kern w:val="0"/>
          <w:sz w:val="24"/>
          <w:szCs w:val="22"/>
        </w:rPr>
        <w:t>卡片上</w:t>
      </w:r>
      <w:r>
        <w:rPr>
          <w:rFonts w:ascii="仿宋" w:hAnsi="仿宋" w:eastAsia="仿宋"/>
          <w:color w:val="000000"/>
          <w:kern w:val="0"/>
          <w:sz w:val="24"/>
          <w:szCs w:val="22"/>
        </w:rPr>
        <w:t>的操作按钮有：“已读”“邀约计划”。仅未读状态的数据展示“已读”按钮，点击后系统将当前提醒更新为已读；点击“邀约计划”后，系统打开</w:t>
      </w:r>
      <w:r>
        <w:rPr>
          <w:rFonts w:hint="eastAsia" w:ascii="仿宋" w:hAnsi="仿宋" w:eastAsia="仿宋"/>
          <w:color w:val="000000"/>
          <w:kern w:val="0"/>
          <w:sz w:val="24"/>
          <w:szCs w:val="22"/>
        </w:rPr>
        <w:t>新增</w:t>
      </w:r>
      <w:r>
        <w:rPr>
          <w:rFonts w:ascii="仿宋" w:hAnsi="仿宋" w:eastAsia="仿宋"/>
          <w:color w:val="000000"/>
          <w:kern w:val="0"/>
          <w:sz w:val="24"/>
          <w:szCs w:val="22"/>
        </w:rPr>
        <w:t>邀约计划页面。</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（二）规则与约束</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w:t>
      </w:r>
      <w:r>
        <w:rPr>
          <w:rFonts w:hint="eastAsia" w:ascii="仿宋" w:hAnsi="仿宋" w:eastAsia="仿宋"/>
          <w:color w:val="000000"/>
          <w:kern w:val="0"/>
          <w:sz w:val="24"/>
          <w:szCs w:val="22"/>
        </w:rPr>
        <w:t>客户转介的渠道是手机银行，当手机银行渠道有转介信息入库时，同步生成一条转介提醒，提醒给客户经理。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w:t>
      </w:r>
      <w:r>
        <w:rPr>
          <w:rFonts w:hint="eastAsia" w:ascii="仿宋" w:hAnsi="仿宋" w:eastAsia="仿宋"/>
          <w:color w:val="000000"/>
          <w:kern w:val="0"/>
          <w:sz w:val="24"/>
          <w:szCs w:val="22"/>
        </w:rPr>
        <w:t>转介提醒的模版内容，可以在经营管理/提醒设置功能设置</w:t>
      </w:r>
      <w:r>
        <w:rPr>
          <w:rFonts w:ascii="仿宋" w:hAnsi="仿宋" w:eastAsia="仿宋"/>
          <w:color w:val="000000"/>
          <w:kern w:val="0"/>
          <w:sz w:val="24"/>
          <w:szCs w:val="22"/>
        </w:rPr>
        <w:t>。提醒</w:t>
      </w:r>
      <w:r>
        <w:rPr>
          <w:rFonts w:hint="eastAsia" w:ascii="仿宋" w:hAnsi="仿宋" w:eastAsia="仿宋"/>
          <w:color w:val="000000"/>
          <w:kern w:val="0"/>
          <w:sz w:val="24"/>
          <w:szCs w:val="22"/>
        </w:rPr>
        <w:t>内容示例：</w:t>
      </w:r>
      <w:r>
        <w:rPr>
          <w:rFonts w:ascii="仿宋" w:hAnsi="仿宋" w:eastAsia="仿宋"/>
          <w:color w:val="000000"/>
          <w:kern w:val="0"/>
          <w:sz w:val="24"/>
          <w:szCs w:val="22"/>
        </w:rPr>
        <w:t>“{</w:t>
      </w:r>
      <w:r>
        <w:rPr>
          <w:rFonts w:hint="eastAsia" w:ascii="仿宋" w:hAnsi="仿宋" w:eastAsia="仿宋"/>
          <w:color w:val="000000"/>
          <w:kern w:val="0"/>
          <w:sz w:val="24"/>
          <w:szCs w:val="22"/>
        </w:rPr>
        <w:t>客户姓名</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}将{客户姓名}（</w:t>
      </w:r>
      <w:r>
        <w:rPr>
          <w:rFonts w:hint="eastAsia" w:ascii="仿宋" w:hAnsi="仿宋" w:eastAsia="仿宋"/>
          <w:color w:val="000000"/>
          <w:kern w:val="0"/>
          <w:sz w:val="24"/>
          <w:szCs w:val="22"/>
        </w:rPr>
        <w:t>核心客户号</w:t>
      </w:r>
      <w:r>
        <w:rPr>
          <w:rFonts w:ascii="仿宋" w:hAnsi="仿宋" w:eastAsia="仿宋"/>
          <w:color w:val="000000"/>
          <w:kern w:val="0"/>
          <w:sz w:val="24"/>
          <w:szCs w:val="22"/>
        </w:rPr>
        <w:t>：{</w:t>
      </w:r>
      <w:r>
        <w:rPr>
          <w:rFonts w:hint="eastAsia" w:ascii="仿宋" w:hAnsi="仿宋" w:eastAsia="仿宋"/>
          <w:color w:val="000000"/>
          <w:kern w:val="0"/>
          <w:sz w:val="24"/>
          <w:szCs w:val="22"/>
        </w:rPr>
        <w:t>核心客户号</w:t>
      </w:r>
      <w:r>
        <w:rPr>
          <w:rFonts w:ascii="仿宋" w:hAnsi="仿宋" w:eastAsia="仿宋"/>
          <w:color w:val="000000"/>
          <w:kern w:val="0"/>
          <w:sz w:val="24"/>
          <w:szCs w:val="22"/>
        </w:rPr>
        <w:t>或潜在</w:t>
      </w:r>
      <w:r>
        <w:rPr>
          <w:rFonts w:hint="eastAsia" w:ascii="仿宋" w:hAnsi="仿宋" w:eastAsia="仿宋"/>
          <w:color w:val="000000"/>
          <w:kern w:val="0"/>
          <w:sz w:val="24"/>
          <w:szCs w:val="22"/>
        </w:rPr>
        <w:t>客户号</w:t>
      </w:r>
      <w:r>
        <w:rPr>
          <w:rFonts w:ascii="仿宋" w:hAnsi="仿宋" w:eastAsia="仿宋"/>
          <w:color w:val="000000"/>
          <w:kern w:val="0"/>
          <w:sz w:val="24"/>
          <w:szCs w:val="22"/>
        </w:rPr>
        <w:t>}）转介给您，意向产品为{意向产品}，请到 营销管理-转介管理-转介给我 页面查看明细”。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3. 转介提醒数据时效性为实时。</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5. 列表字段包括“提醒时间”“提醒内容”“阅读状态”。</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6. 列表默认按“提醒时间”倒序排序。</w:t>
      </w:r>
    </w:p>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7. 转介提醒功能详见“营销管理-转介管理”章节。</w:t>
      </w:r>
    </w:p>
    <w:p>
      <w:pPr>
        <w:widowControl/>
        <w:spacing w:after="0" w:line="360" w:lineRule="auto"/>
        <w:jc w:val="left"/>
        <w:rPr>
          <w:rFonts w:ascii="仿宋" w:hAnsi="仿宋" w:eastAsia="仿宋"/>
          <w:color w:val="000000"/>
          <w:kern w:val="0"/>
          <w:sz w:val="24"/>
          <w:szCs w:val="22"/>
        </w:rPr>
      </w:pPr>
      <w:r>
        <w:rPr>
          <w:rFonts w:ascii="仿宋" w:hAnsi="仿宋" w:eastAsia="仿宋"/>
          <w:b/>
          <w:color w:val="000000"/>
          <w:kern w:val="0"/>
          <w:sz w:val="24"/>
          <w:szCs w:val="22"/>
        </w:rPr>
        <w:t>（三）权限说明</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1. 菜单权限为客户经理。</w:t>
      </w:r>
    </w:p>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2. 数据权限为用户查看系统发给当前登录岗位的转介提醒数据。</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输出</w:t>
      </w:r>
    </w:p>
    <w:tbl>
      <w:tblPr>
        <w:tblStyle w:val="5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要素名称</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约束及校验规则</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数据类型</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b/>
                <w:color w:val="000000"/>
                <w:kern w:val="0"/>
                <w:sz w:val="24"/>
                <w:szCs w:val="22"/>
                <w:lang w:eastAsia="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核心客户号</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w:t>
            </w:r>
            <w:r>
              <w:rPr>
                <w:rFonts w:hint="eastAsia" w:ascii="仿宋" w:hAnsi="仿宋" w:eastAsia="仿宋"/>
                <w:color w:val="000000"/>
                <w:kern w:val="0"/>
                <w:sz w:val="24"/>
                <w:szCs w:val="22"/>
              </w:rPr>
              <w:t>核心客户号</w:t>
            </w:r>
            <w:r>
              <w:rPr>
                <w:rFonts w:ascii="仿宋" w:hAnsi="仿宋" w:eastAsia="仿宋"/>
                <w:color w:val="000000"/>
                <w:kern w:val="0"/>
                <w:sz w:val="24"/>
                <w:szCs w:val="22"/>
                <w:lang w:eastAsia="en-US"/>
              </w:rPr>
              <w:t>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客户姓名</w:t>
            </w:r>
          </w:p>
        </w:tc>
        <w:tc>
          <w:tcPr>
            <w:tcW w:w="2340" w:type="dxa"/>
          </w:tcPr>
          <w:p>
            <w:pPr>
              <w:widowControl/>
              <w:spacing w:after="0" w:line="360" w:lineRule="auto"/>
              <w:jc w:val="left"/>
              <w:rPr>
                <w:rFonts w:ascii="仿宋" w:hAnsi="仿宋" w:eastAsia="仿宋"/>
                <w:color w:val="000000"/>
                <w:kern w:val="0"/>
                <w:sz w:val="24"/>
                <w:szCs w:val="22"/>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按客户姓名展示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提醒时间</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日期时间</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lang w:eastAsia="en-US"/>
              </w:rPr>
              <w:t>列表展示字段</w:t>
            </w:r>
            <w:r>
              <w:rPr>
                <w:rFonts w:hint="eastAsia" w:ascii="仿宋" w:hAnsi="仿宋" w:eastAsia="仿宋"/>
                <w:color w:val="000000"/>
                <w:kern w:val="0"/>
                <w:sz w:val="24"/>
                <w:szCs w:val="22"/>
              </w:rPr>
              <w:t>格式：YYYY-MM-DD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提醒内容</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按转介提醒</w:t>
            </w:r>
            <w:r>
              <w:rPr>
                <w:rFonts w:hint="eastAsia" w:ascii="仿宋" w:hAnsi="仿宋" w:eastAsia="仿宋"/>
                <w:color w:val="000000"/>
                <w:kern w:val="0"/>
                <w:sz w:val="24"/>
                <w:szCs w:val="22"/>
              </w:rPr>
              <w:t>的</w:t>
            </w:r>
            <w:r>
              <w:rPr>
                <w:rFonts w:ascii="仿宋" w:hAnsi="仿宋" w:eastAsia="仿宋"/>
                <w:color w:val="000000"/>
                <w:kern w:val="0"/>
                <w:sz w:val="24"/>
                <w:szCs w:val="22"/>
              </w:rPr>
              <w:t>提醒内容文案展示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阅读状态</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hint="eastAsia" w:ascii="仿宋" w:hAnsi="仿宋" w:eastAsia="仿宋"/>
                <w:color w:val="000000"/>
                <w:kern w:val="0"/>
                <w:sz w:val="24"/>
                <w:szCs w:val="22"/>
              </w:rPr>
              <w:t>反显</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文本</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展示“已读”“未读”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已读</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w:t>
            </w:r>
            <w:r>
              <w:rPr>
                <w:rFonts w:hint="eastAsia" w:ascii="仿宋" w:hAnsi="仿宋" w:eastAsia="仿宋"/>
                <w:color w:val="000000"/>
                <w:kern w:val="0"/>
                <w:sz w:val="24"/>
                <w:szCs w:val="22"/>
              </w:rPr>
              <w:t>卡片上的</w:t>
            </w:r>
            <w:r>
              <w:rPr>
                <w:rFonts w:ascii="仿宋" w:hAnsi="仿宋" w:eastAsia="仿宋"/>
                <w:color w:val="000000"/>
                <w:kern w:val="0"/>
                <w:sz w:val="24"/>
                <w:szCs w:val="22"/>
              </w:rPr>
              <w:t>操作字段</w:t>
            </w:r>
            <w:r>
              <w:rPr>
                <w:rFonts w:hint="eastAsia" w:ascii="仿宋" w:hAnsi="仿宋" w:eastAsia="仿宋"/>
                <w:color w:val="000000"/>
                <w:kern w:val="0"/>
                <w:sz w:val="24"/>
                <w:szCs w:val="22"/>
              </w:rPr>
              <w:t>；</w:t>
            </w:r>
            <w:r>
              <w:rPr>
                <w:rFonts w:ascii="仿宋" w:hAnsi="仿宋" w:eastAsia="仿宋"/>
                <w:color w:val="000000"/>
                <w:kern w:val="0"/>
                <w:sz w:val="24"/>
                <w:szCs w:val="22"/>
              </w:rPr>
              <w:t>仅未读状态的数据展示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邀约计划</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按钮</w:t>
            </w:r>
          </w:p>
        </w:tc>
        <w:tc>
          <w:tcPr>
            <w:tcW w:w="2340" w:type="dxa"/>
          </w:tcPr>
          <w:p>
            <w:pPr>
              <w:widowControl/>
              <w:spacing w:after="0" w:line="360" w:lineRule="auto"/>
              <w:jc w:val="left"/>
              <w:rPr>
                <w:rFonts w:ascii="仿宋" w:hAnsi="仿宋" w:eastAsia="仿宋"/>
                <w:color w:val="000000"/>
                <w:kern w:val="0"/>
                <w:sz w:val="24"/>
                <w:szCs w:val="22"/>
              </w:rPr>
            </w:pPr>
            <w:r>
              <w:rPr>
                <w:rFonts w:ascii="仿宋" w:hAnsi="仿宋" w:eastAsia="仿宋"/>
                <w:color w:val="000000"/>
                <w:kern w:val="0"/>
                <w:sz w:val="24"/>
                <w:szCs w:val="22"/>
              </w:rPr>
              <w:t>列表</w:t>
            </w:r>
            <w:r>
              <w:rPr>
                <w:rFonts w:hint="eastAsia" w:ascii="仿宋" w:hAnsi="仿宋" w:eastAsia="仿宋"/>
                <w:color w:val="000000"/>
                <w:kern w:val="0"/>
                <w:sz w:val="24"/>
                <w:szCs w:val="22"/>
              </w:rPr>
              <w:t>卡片上的</w:t>
            </w:r>
            <w:r>
              <w:rPr>
                <w:rFonts w:ascii="仿宋" w:hAnsi="仿宋" w:eastAsia="仿宋"/>
                <w:color w:val="000000"/>
                <w:kern w:val="0"/>
                <w:sz w:val="24"/>
                <w:szCs w:val="22"/>
              </w:rPr>
              <w:t>操作字段</w:t>
            </w:r>
            <w:r>
              <w:rPr>
                <w:rFonts w:hint="eastAsia" w:ascii="仿宋" w:hAnsi="仿宋" w:eastAsia="仿宋"/>
                <w:color w:val="000000"/>
                <w:kern w:val="0"/>
                <w:sz w:val="24"/>
                <w:szCs w:val="22"/>
              </w:rPr>
              <w:t>；</w:t>
            </w:r>
            <w:r>
              <w:rPr>
                <w:rFonts w:ascii="仿宋" w:hAnsi="仿宋" w:eastAsia="仿宋"/>
                <w:color w:val="000000"/>
                <w:kern w:val="0"/>
                <w:sz w:val="24"/>
                <w:szCs w:val="22"/>
              </w:rPr>
              <w:t>点击后进入</w:t>
            </w:r>
            <w:r>
              <w:rPr>
                <w:rFonts w:hint="eastAsia" w:ascii="仿宋" w:hAnsi="仿宋" w:eastAsia="仿宋"/>
                <w:color w:val="000000"/>
                <w:kern w:val="0"/>
                <w:sz w:val="24"/>
                <w:szCs w:val="22"/>
              </w:rPr>
              <w:t>新增</w:t>
            </w:r>
            <w:r>
              <w:rPr>
                <w:rFonts w:ascii="仿宋" w:hAnsi="仿宋" w:eastAsia="仿宋"/>
                <w:color w:val="000000"/>
                <w:kern w:val="0"/>
                <w:sz w:val="24"/>
                <w:szCs w:val="22"/>
              </w:rPr>
              <w:t>邀约计划页面</w:t>
            </w:r>
          </w:p>
        </w:tc>
      </w:tr>
    </w:tbl>
    <w:p>
      <w:pPr>
        <w:widowControl/>
        <w:spacing w:after="200" w:line="360" w:lineRule="auto"/>
        <w:jc w:val="left"/>
        <w:rPr>
          <w:rFonts w:ascii="仿宋" w:hAnsi="仿宋" w:eastAsia="仿宋"/>
          <w:color w:val="000000"/>
          <w:kern w:val="0"/>
          <w:sz w:val="24"/>
          <w:szCs w:val="22"/>
        </w:rPr>
      </w:pP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输入输出的界面</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s="仿宋"/>
          <w:sz w:val="24"/>
        </w:rPr>
        <w:t>待提供</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核算处理</w:t>
      </w:r>
    </w:p>
    <w:p>
      <w:pPr>
        <w:widowControl/>
        <w:spacing w:after="0" w:line="360" w:lineRule="auto"/>
        <w:jc w:val="left"/>
        <w:rPr>
          <w:rFonts w:ascii="仿宋" w:hAnsi="仿宋" w:eastAsia="仿宋"/>
          <w:color w:val="000000"/>
          <w:kern w:val="0"/>
          <w:sz w:val="24"/>
          <w:szCs w:val="22"/>
          <w:lang w:eastAsia="en-US"/>
        </w:rPr>
      </w:pPr>
      <w:r>
        <w:rPr>
          <w:rFonts w:ascii="仿宋" w:hAnsi="仿宋" w:eastAsia="仿宋"/>
          <w:color w:val="000000"/>
          <w:kern w:val="0"/>
          <w:sz w:val="24"/>
          <w:szCs w:val="22"/>
          <w:lang w:eastAsia="en-US"/>
        </w:rPr>
        <w:t>不涉及。</w:t>
      </w:r>
    </w:p>
    <w:p>
      <w:pPr>
        <w:pStyle w:val="7"/>
        <w:numPr>
          <w:ilvl w:val="4"/>
          <w:numId w:val="45"/>
        </w:numPr>
        <w:spacing w:line="360" w:lineRule="auto"/>
        <w:ind w:left="1418" w:hanging="1418"/>
        <w:rPr>
          <w:rFonts w:ascii="仿宋" w:hAnsi="仿宋" w:eastAsia="仿宋"/>
          <w:i w:val="0"/>
          <w:iCs w:val="0"/>
          <w:lang w:eastAsia="en-US"/>
        </w:rPr>
      </w:pPr>
      <w:r>
        <w:rPr>
          <w:rFonts w:hint="eastAsia" w:ascii="仿宋" w:hAnsi="仿宋" w:eastAsia="仿宋"/>
          <w:i w:val="0"/>
          <w:iCs w:val="0"/>
          <w:lang w:eastAsia="en-US"/>
        </w:rPr>
        <w:t>凭证/合同/协议打印</w:t>
      </w:r>
    </w:p>
    <w:p>
      <w:pPr>
        <w:spacing w:line="360" w:lineRule="auto"/>
      </w:pPr>
      <w:r>
        <w:rPr>
          <w:rFonts w:ascii="仿宋" w:hAnsi="仿宋" w:eastAsia="仿宋"/>
          <w:color w:val="000000"/>
          <w:kern w:val="0"/>
          <w:sz w:val="24"/>
          <w:szCs w:val="22"/>
          <w:lang w:eastAsia="en-US"/>
        </w:rPr>
        <w:t>不涉及。</w:t>
      </w:r>
    </w:p>
    <w:p/>
    <w:p/>
    <w:p/>
    <w:p>
      <w:pPr>
        <w:pStyle w:val="5"/>
        <w:numPr>
          <w:ilvl w:val="2"/>
          <w:numId w:val="45"/>
        </w:numPr>
        <w:spacing w:line="360" w:lineRule="auto"/>
        <w:ind w:left="993" w:hanging="993"/>
        <w:rPr>
          <w:sz w:val="28"/>
          <w:szCs w:val="28"/>
        </w:rPr>
      </w:pPr>
      <w:bookmarkStart w:id="121" w:name="_Toc233295875"/>
      <w:r>
        <w:rPr>
          <w:rFonts w:hint="eastAsia"/>
          <w:sz w:val="28"/>
          <w:szCs w:val="28"/>
        </w:rPr>
        <w:t>工作日历</w:t>
      </w:r>
      <w:bookmarkEnd w:id="121"/>
    </w:p>
    <w:p>
      <w:pPr>
        <w:pStyle w:val="6"/>
        <w:numPr>
          <w:ilvl w:val="3"/>
          <w:numId w:val="45"/>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eastAsia="仿宋"/>
          <w:color w:val="000000"/>
          <w:sz w:val="24"/>
        </w:rPr>
        <w:t>支持用户在</w:t>
      </w:r>
      <w:r>
        <w:rPr>
          <w:rFonts w:hint="eastAsia" w:eastAsia="仿宋"/>
          <w:color w:val="000000"/>
          <w:sz w:val="24"/>
        </w:rPr>
        <w:t>首页</w:t>
      </w:r>
      <w:r>
        <w:rPr>
          <w:rFonts w:eastAsia="仿宋"/>
          <w:color w:val="000000"/>
          <w:sz w:val="24"/>
        </w:rPr>
        <w:t>中查看本人权限范围内的当日</w:t>
      </w:r>
      <w:r>
        <w:rPr>
          <w:rFonts w:hint="eastAsia" w:eastAsia="仿宋"/>
          <w:color w:val="000000"/>
          <w:sz w:val="24"/>
        </w:rPr>
        <w:t>工作计划，</w:t>
      </w:r>
      <w:r>
        <w:rPr>
          <w:rFonts w:eastAsia="仿宋"/>
          <w:color w:val="000000"/>
          <w:sz w:val="24"/>
        </w:rPr>
        <w:t>并通过更多入口进入完整日历页，帮助用户快速掌握近期工作</w:t>
      </w:r>
      <w:r>
        <w:rPr>
          <w:rFonts w:hint="eastAsia" w:eastAsia="仿宋"/>
          <w:color w:val="000000"/>
          <w:sz w:val="24"/>
        </w:rPr>
        <w:t>计划。</w:t>
      </w:r>
    </w:p>
    <w:p>
      <w:pPr>
        <w:pStyle w:val="6"/>
        <w:numPr>
          <w:ilvl w:val="3"/>
          <w:numId w:val="45"/>
        </w:numPr>
        <w:spacing w:line="360" w:lineRule="auto"/>
        <w:rPr>
          <w:rFonts w:ascii="仿宋" w:hAnsi="仿宋" w:eastAsia="仿宋"/>
        </w:rPr>
      </w:pPr>
      <w:r>
        <w:rPr>
          <w:rFonts w:hint="eastAsia" w:ascii="仿宋" w:hAnsi="仿宋" w:eastAsia="仿宋"/>
        </w:rPr>
        <w:t>输入</w:t>
      </w:r>
    </w:p>
    <w:p>
      <w:pPr>
        <w:spacing w:line="360" w:lineRule="auto"/>
      </w:pPr>
      <w:r>
        <w:rPr>
          <w:rFonts w:eastAsia="仿宋"/>
          <w:color w:val="000000"/>
          <w:sz w:val="24"/>
        </w:rPr>
        <w:t>用户进入“</w:t>
      </w:r>
      <w:r>
        <w:rPr>
          <w:rFonts w:hint="eastAsia" w:eastAsia="仿宋"/>
          <w:color w:val="000000"/>
          <w:sz w:val="24"/>
        </w:rPr>
        <w:t>首页</w:t>
      </w:r>
      <w:r>
        <w:rPr>
          <w:rFonts w:eastAsia="仿宋"/>
          <w:color w:val="000000"/>
          <w:sz w:val="24"/>
        </w:rPr>
        <w:t>”页面后</w:t>
      </w:r>
      <w:r>
        <w:rPr>
          <w:rFonts w:hint="eastAsia" w:eastAsia="仿宋"/>
          <w:color w:val="000000"/>
          <w:sz w:val="24"/>
        </w:rPr>
        <w:t>，默</w:t>
      </w:r>
      <w:r>
        <w:rPr>
          <w:rFonts w:eastAsia="仿宋"/>
          <w:color w:val="000000"/>
          <w:sz w:val="24"/>
        </w:rPr>
        <w:t>认展示</w:t>
      </w:r>
      <w:r>
        <w:rPr>
          <w:rFonts w:hint="eastAsia" w:eastAsia="仿宋"/>
          <w:color w:val="000000"/>
          <w:sz w:val="24"/>
        </w:rPr>
        <w:t>当天的</w:t>
      </w:r>
      <w:r>
        <w:rPr>
          <w:rFonts w:eastAsia="仿宋"/>
          <w:color w:val="000000"/>
          <w:sz w:val="24"/>
        </w:rPr>
        <w:t>待办工作计划摘要。</w:t>
      </w:r>
    </w:p>
    <w:p>
      <w:pPr>
        <w:spacing w:line="360" w:lineRule="auto"/>
      </w:pPr>
      <w:r>
        <w:rPr>
          <w:rFonts w:eastAsia="仿宋"/>
          <w:color w:val="000000"/>
          <w:sz w:val="24"/>
        </w:rPr>
        <w:t>用户可点击“更多”</w:t>
      </w:r>
      <w:r>
        <w:rPr>
          <w:rFonts w:hint="eastAsia" w:eastAsia="仿宋"/>
          <w:color w:val="000000"/>
          <w:sz w:val="24"/>
        </w:rPr>
        <w:t>，跳转至完整</w:t>
      </w:r>
      <w:r>
        <w:rPr>
          <w:rFonts w:eastAsia="仿宋"/>
          <w:color w:val="000000"/>
          <w:sz w:val="24"/>
        </w:rPr>
        <w:t>工作日历</w:t>
      </w:r>
      <w:r>
        <w:rPr>
          <w:rFonts w:hint="eastAsia" w:eastAsia="仿宋"/>
          <w:color w:val="000000"/>
          <w:sz w:val="24"/>
        </w:rPr>
        <w:t>视图</w:t>
      </w:r>
      <w:r>
        <w:rPr>
          <w:rFonts w:eastAsia="仿宋"/>
          <w:color w:val="000000"/>
          <w:sz w:val="24"/>
        </w:rPr>
        <w:t>，可切换日期查看对应日期下的</w:t>
      </w:r>
      <w:r>
        <w:rPr>
          <w:rFonts w:hint="eastAsia" w:eastAsia="仿宋"/>
          <w:color w:val="000000"/>
          <w:sz w:val="24"/>
        </w:rPr>
        <w:t>工作</w:t>
      </w:r>
      <w:r>
        <w:rPr>
          <w:rFonts w:eastAsia="仿宋"/>
          <w:color w:val="000000"/>
          <w:sz w:val="24"/>
        </w:rPr>
        <w:t>计划和完成情况。</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296"/>
        <w:gridCol w:w="2251"/>
        <w:gridCol w:w="2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shd w:val="clear" w:color="auto" w:fill="FFFFFF"/>
          </w:tcPr>
          <w:p>
            <w:pPr>
              <w:spacing w:line="360" w:lineRule="auto"/>
            </w:pPr>
            <w:r>
              <w:rPr>
                <w:rFonts w:eastAsia="仿宋"/>
                <w:b/>
                <w:color w:val="000000"/>
                <w:sz w:val="24"/>
              </w:rPr>
              <w:t>要素名称</w:t>
            </w:r>
          </w:p>
        </w:tc>
        <w:tc>
          <w:tcPr>
            <w:tcW w:w="2296" w:type="dxa"/>
            <w:shd w:val="clear" w:color="auto" w:fill="FFFFFF"/>
          </w:tcPr>
          <w:p>
            <w:pPr>
              <w:spacing w:line="360" w:lineRule="auto"/>
            </w:pPr>
            <w:r>
              <w:rPr>
                <w:rFonts w:eastAsia="仿宋"/>
                <w:b/>
                <w:color w:val="000000"/>
                <w:sz w:val="24"/>
              </w:rPr>
              <w:t>约束及校验规则</w:t>
            </w:r>
          </w:p>
        </w:tc>
        <w:tc>
          <w:tcPr>
            <w:tcW w:w="2251" w:type="dxa"/>
            <w:shd w:val="clear" w:color="auto" w:fill="FFFFFF"/>
          </w:tcPr>
          <w:p>
            <w:pPr>
              <w:spacing w:line="360" w:lineRule="auto"/>
            </w:pPr>
            <w:r>
              <w:rPr>
                <w:rFonts w:eastAsia="仿宋"/>
                <w:b/>
                <w:color w:val="000000"/>
                <w:sz w:val="24"/>
              </w:rPr>
              <w:t>数据类型</w:t>
            </w:r>
          </w:p>
        </w:tc>
        <w:tc>
          <w:tcPr>
            <w:tcW w:w="2262" w:type="dxa"/>
            <w:shd w:val="clear" w:color="auto" w:fill="FFFFFF"/>
          </w:tcPr>
          <w:p>
            <w:pPr>
              <w:spacing w:line="360" w:lineRule="auto"/>
            </w:pPr>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pPr>
            <w:r>
              <w:rPr>
                <w:rFonts w:eastAsia="仿宋"/>
                <w:color w:val="000000"/>
                <w:sz w:val="24"/>
              </w:rPr>
              <w:t>更多</w:t>
            </w:r>
          </w:p>
        </w:tc>
        <w:tc>
          <w:tcPr>
            <w:tcW w:w="2296" w:type="dxa"/>
          </w:tcPr>
          <w:p>
            <w:pPr>
              <w:spacing w:line="360" w:lineRule="auto"/>
            </w:pPr>
            <w:r>
              <w:rPr>
                <w:rFonts w:eastAsia="仿宋"/>
                <w:color w:val="000000"/>
                <w:sz w:val="24"/>
              </w:rPr>
              <w:t>点击触发</w:t>
            </w:r>
          </w:p>
        </w:tc>
        <w:tc>
          <w:tcPr>
            <w:tcW w:w="2251" w:type="dxa"/>
          </w:tcPr>
          <w:p>
            <w:pPr>
              <w:spacing w:line="360" w:lineRule="auto"/>
            </w:pPr>
            <w:r>
              <w:rPr>
                <w:rFonts w:eastAsia="仿宋"/>
                <w:color w:val="000000"/>
                <w:sz w:val="24"/>
              </w:rPr>
              <w:t>按钮</w:t>
            </w:r>
          </w:p>
        </w:tc>
        <w:tc>
          <w:tcPr>
            <w:tcW w:w="2262" w:type="dxa"/>
          </w:tcPr>
          <w:p>
            <w:pPr>
              <w:spacing w:line="360" w:lineRule="auto"/>
            </w:pPr>
            <w:r>
              <w:rPr>
                <w:rFonts w:eastAsia="仿宋"/>
                <w:color w:val="000000"/>
                <w:sz w:val="24"/>
              </w:rPr>
              <w:t>进入工作日历更多页面</w:t>
            </w:r>
          </w:p>
        </w:tc>
      </w:tr>
    </w:tbl>
    <w:p>
      <w:pPr>
        <w:spacing w:line="360" w:lineRule="auto"/>
        <w:rPr>
          <w:rFonts w:ascii="仿宋" w:hAnsi="仿宋" w:eastAsia="仿宋"/>
          <w:sz w:val="24"/>
          <w:szCs w:val="24"/>
        </w:rPr>
      </w:pPr>
    </w:p>
    <w:p>
      <w:pPr>
        <w:pStyle w:val="6"/>
        <w:numPr>
          <w:ilvl w:val="3"/>
          <w:numId w:val="45"/>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1、用户进入“首页”页面后，默认展示用户当日待办工作计划摘要。</w:t>
      </w:r>
    </w:p>
    <w:p>
      <w:pPr>
        <w:spacing w:line="360" w:lineRule="auto"/>
        <w:rPr>
          <w:rFonts w:ascii="仿宋" w:hAnsi="仿宋" w:eastAsia="仿宋"/>
          <w:sz w:val="24"/>
          <w:szCs w:val="24"/>
        </w:rPr>
      </w:pPr>
      <w:r>
        <w:rPr>
          <w:rFonts w:hint="eastAsia" w:ascii="仿宋" w:hAnsi="仿宋" w:eastAsia="仿宋"/>
          <w:sz w:val="24"/>
          <w:szCs w:val="24"/>
        </w:rPr>
        <w:t>2、工作日历模块默认展示当日前 3 条待办工作计划。</w:t>
      </w:r>
    </w:p>
    <w:p>
      <w:pPr>
        <w:spacing w:line="360" w:lineRule="auto"/>
        <w:rPr>
          <w:rFonts w:ascii="仿宋" w:hAnsi="仿宋" w:eastAsia="仿宋"/>
          <w:sz w:val="24"/>
          <w:szCs w:val="24"/>
        </w:rPr>
      </w:pPr>
      <w:r>
        <w:rPr>
          <w:rFonts w:hint="eastAsia" w:ascii="仿宋" w:hAnsi="仿宋" w:eastAsia="仿宋"/>
          <w:sz w:val="24"/>
          <w:szCs w:val="24"/>
        </w:rPr>
        <w:t>3、用户点击“邀约计划”，详见</w:t>
      </w:r>
      <w:r>
        <w:rPr>
          <w:rFonts w:hint="eastAsia" w:ascii="仿宋" w:hAnsi="仿宋" w:eastAsia="仿宋"/>
          <w:i/>
          <w:iCs/>
          <w:sz w:val="24"/>
          <w:szCs w:val="24"/>
        </w:rPr>
        <w:t>公共功能/客户联络/邀约计划章节</w:t>
      </w:r>
      <w:r>
        <w:rPr>
          <w:rFonts w:hint="eastAsia" w:ascii="仿宋" w:hAnsi="仿宋" w:eastAsia="仿宋"/>
          <w:sz w:val="24"/>
          <w:szCs w:val="24"/>
        </w:rPr>
        <w:t>。</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、用户点击“更多”后，跳转至工作日历更多页面，展示完整的工作日历和工作计划。</w:t>
      </w:r>
    </w:p>
    <w:p>
      <w:pPr>
        <w:spacing w:line="360" w:lineRule="auto"/>
        <w:ind w:firstLine="420"/>
        <w:rPr>
          <w:rFonts w:ascii="仿宋" w:hAnsi="仿宋" w:eastAsia="仿宋"/>
          <w:sz w:val="24"/>
          <w:szCs w:val="24"/>
        </w:rPr>
      </w:pPr>
      <w:r>
        <w:rPr>
          <w:rFonts w:hint="eastAsia" w:ascii="仿宋" w:hAnsi="仿宋" w:eastAsia="仿宋"/>
          <w:sz w:val="24"/>
          <w:szCs w:val="24"/>
        </w:rPr>
        <w:t>用户选择不同日期后，系统刷新并展示对应日期下的工作任务计划和完成情况。</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、首页/工作日历模块，每天默认仅展示当日前 3 条待办工作计划，按照时间的先后顺序排序。</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、若当日无工作计划，系统应展示“当日暂无工作计划”。</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3</w:t>
      </w:r>
      <w:r>
        <w:rPr>
          <w:rFonts w:hint="eastAsia" w:ascii="仿宋" w:hAnsi="仿宋" w:eastAsia="仿宋"/>
          <w:sz w:val="24"/>
          <w:szCs w:val="24"/>
        </w:rPr>
        <w:t>、</w:t>
      </w:r>
      <w:r>
        <w:rPr>
          <w:rFonts w:hint="eastAsia" w:ascii="仿宋" w:hAnsi="仿宋" w:eastAsia="仿宋"/>
          <w:color w:val="000000" w:themeColor="text1"/>
          <w:sz w:val="24"/>
          <w:szCs w:val="24"/>
          <w14:textFill>
            <w14:solidFill>
              <w14:schemeClr w14:val="tx1"/>
            </w14:solidFill>
          </w14:textFill>
        </w:rPr>
        <w:t>工作日历中的任务来源包括客户经理自建的邀约计划（面访、电访、短信和企微）、客户提醒、沙龙活动。</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w:t>
      </w:r>
      <w:r>
        <w:rPr>
          <w:rFonts w:hint="eastAsia" w:ascii="仿宋" w:hAnsi="仿宋" w:eastAsia="仿宋"/>
          <w:color w:val="000000" w:themeColor="text1"/>
          <w:sz w:val="24"/>
          <w:szCs w:val="24"/>
          <w14:textFill>
            <w14:solidFill>
              <w14:schemeClr w14:val="tx1"/>
            </w14:solidFill>
          </w14:textFill>
        </w:rPr>
        <w:t>用户仅能查看自己创建的邀约计划（面访、电访、短信和企微）、客户提醒、沙龙活动。</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、工作日历更多页面分为上下两部分</w:t>
      </w:r>
    </w:p>
    <w:p>
      <w:pPr>
        <w:spacing w:line="360" w:lineRule="auto"/>
        <w:ind w:firstLine="420"/>
        <w:rPr>
          <w:rFonts w:ascii="仿宋" w:hAnsi="仿宋" w:eastAsia="仿宋"/>
          <w:sz w:val="24"/>
          <w:szCs w:val="24"/>
        </w:rPr>
      </w:pPr>
      <w:r>
        <w:rPr>
          <w:rFonts w:hint="eastAsia" w:ascii="仿宋" w:hAnsi="仿宋" w:eastAsia="仿宋"/>
          <w:sz w:val="24"/>
          <w:szCs w:val="24"/>
        </w:rPr>
        <w:t>上曾展示当月完整的工作日历，其中：无工作计划的日期下方无标记。有工作计划的日期下方，工作计划全部完成标记为绿色，如“</w:t>
      </w:r>
      <w:r>
        <w:rPr>
          <w:rFonts w:hint="eastAsia" w:ascii="仿宋" w:hAnsi="仿宋" w:eastAsia="仿宋"/>
          <w:color w:val="00B050"/>
        </w:rPr>
        <w:t>●</w:t>
      </w:r>
      <w:r>
        <w:rPr>
          <w:rFonts w:hint="eastAsia" w:ascii="仿宋" w:hAnsi="仿宋" w:eastAsia="仿宋"/>
          <w:sz w:val="24"/>
          <w:szCs w:val="24"/>
        </w:rPr>
        <w:t>”，工作计划未全部完成标记为灰色，如“</w:t>
      </w:r>
      <w:r>
        <w:rPr>
          <w:rFonts w:hint="eastAsia" w:ascii="仿宋" w:hAnsi="仿宋" w:eastAsia="仿宋"/>
          <w:color w:val="BFBFBF" w:themeColor="background1" w:themeShade="BF"/>
        </w:rPr>
        <w:t>●</w: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下层展示工作计划，支持按照</w:t>
      </w:r>
      <w:r>
        <w:rPr>
          <w:rFonts w:hint="eastAsia" w:ascii="仿宋" w:hAnsi="仿宋" w:eastAsia="仿宋"/>
          <w:color w:val="000000" w:themeColor="text1"/>
          <w:sz w:val="24"/>
          <w:szCs w:val="24"/>
          <w14:textFill>
            <w14:solidFill>
              <w14:schemeClr w14:val="tx1"/>
            </w14:solidFill>
          </w14:textFill>
        </w:rPr>
        <w:t>面访、电访、短信和企微切换查询</w:t>
      </w:r>
    </w:p>
    <w:p>
      <w:pPr>
        <w:spacing w:line="360" w:lineRule="auto"/>
        <w:ind w:firstLine="420"/>
        <w:rPr>
          <w:rFonts w:ascii="仿宋" w:hAnsi="仿宋" w:eastAsia="仿宋"/>
          <w:sz w:val="24"/>
          <w:szCs w:val="24"/>
        </w:rPr>
      </w:pPr>
      <w:r>
        <w:rPr>
          <w:rFonts w:hint="eastAsia" w:ascii="仿宋" w:hAnsi="仿宋" w:eastAsia="仿宋"/>
          <w:sz w:val="24"/>
          <w:szCs w:val="24"/>
        </w:rPr>
        <w:t>默认展示当天，分上午、下午分别展示其中的的工作计划及完成情况。</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6</w:t>
      </w:r>
      <w:r>
        <w:rPr>
          <w:rFonts w:hint="eastAsia" w:ascii="仿宋" w:hAnsi="仿宋" w:eastAsia="仿宋"/>
          <w:sz w:val="24"/>
          <w:szCs w:val="24"/>
        </w:rPr>
        <w:t>、</w:t>
      </w:r>
      <w:r>
        <w:rPr>
          <w:rFonts w:hint="eastAsia" w:ascii="仿宋" w:hAnsi="仿宋" w:eastAsia="仿宋"/>
          <w:color w:val="000000" w:themeColor="text1"/>
          <w:sz w:val="24"/>
          <w:szCs w:val="24"/>
          <w14:textFill>
            <w14:solidFill>
              <w14:schemeClr w14:val="tx1"/>
            </w14:solidFill>
          </w14:textFill>
        </w:rPr>
        <w:t>各类工作计划的完成条件</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面访：需要进行营销反馈，</w:t>
      </w:r>
      <w:r>
        <w:rPr>
          <w:rFonts w:hint="eastAsia" w:ascii="仿宋" w:hAnsi="仿宋" w:eastAsia="仿宋"/>
          <w:i/>
          <w:iCs/>
          <w:color w:val="000000" w:themeColor="text1"/>
          <w:sz w:val="24"/>
          <w:szCs w:val="24"/>
          <w14:textFill>
            <w14:solidFill>
              <w14:schemeClr w14:val="tx1"/>
            </w14:solidFill>
          </w14:textFill>
        </w:rPr>
        <w:t>详见：公共功能/客户联络/面访章节。</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电访：仅支持移动端拨打电话，打完电话后需要进行营销反馈，</w:t>
      </w:r>
      <w:r>
        <w:rPr>
          <w:rFonts w:hint="eastAsia" w:ascii="仿宋" w:hAnsi="仿宋" w:eastAsia="仿宋"/>
          <w:i/>
          <w:iCs/>
          <w:color w:val="000000" w:themeColor="text1"/>
          <w:sz w:val="24"/>
          <w:szCs w:val="24"/>
          <w14:textFill>
            <w14:solidFill>
              <w14:schemeClr w14:val="tx1"/>
            </w14:solidFill>
          </w14:textFill>
        </w:rPr>
        <w:t>详见：公共功能/客户联络/打电话章节。</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短信：完成短信发送，详见：</w:t>
      </w:r>
      <w:r>
        <w:rPr>
          <w:rFonts w:hint="eastAsia" w:ascii="仿宋" w:hAnsi="仿宋" w:eastAsia="仿宋"/>
          <w:i/>
          <w:iCs/>
          <w:color w:val="000000" w:themeColor="text1"/>
          <w:sz w:val="24"/>
          <w:szCs w:val="24"/>
          <w14:textFill>
            <w14:solidFill>
              <w14:schemeClr w14:val="tx1"/>
            </w14:solidFill>
          </w14:textFill>
        </w:rPr>
        <w:t>公共功能/客户联络/发送短信章节</w:t>
      </w:r>
    </w:p>
    <w:p>
      <w:pPr>
        <w:spacing w:line="360" w:lineRule="auto"/>
        <w:ind w:firstLine="420"/>
        <w:rPr>
          <w:rFonts w:ascii="仿宋" w:hAnsi="仿宋" w:eastAsia="仿宋"/>
          <w:i/>
          <w:iCs/>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企微：完成信息补录，详见：</w:t>
      </w:r>
      <w:r>
        <w:rPr>
          <w:rFonts w:hint="eastAsia" w:ascii="仿宋" w:hAnsi="仿宋" w:eastAsia="仿宋"/>
          <w:i/>
          <w:iCs/>
          <w:color w:val="000000" w:themeColor="text1"/>
          <w:sz w:val="24"/>
          <w:szCs w:val="24"/>
          <w14:textFill>
            <w14:solidFill>
              <w14:schemeClr w14:val="tx1"/>
            </w14:solidFill>
          </w14:textFill>
        </w:rPr>
        <w:t>公共功能/客户联络/企微章节</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提醒：完成已读。</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沙龙活动：完成沙龙活动的活动反馈，详见：营销管理/沙龙活动管理/活动反馈章节。</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、客户经理仅可查看本人名下工作计划，不得查看超出本人权限范围的工作计划。</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2</w:t>
      </w:r>
      <w:r>
        <w:rPr>
          <w:rFonts w:hint="eastAsia" w:ascii="仿宋" w:hAnsi="仿宋" w:eastAsia="仿宋"/>
          <w:color w:val="000000" w:themeColor="text1"/>
          <w:sz w:val="24"/>
          <w:szCs w:val="24"/>
          <w14:textFill>
            <w14:solidFill>
              <w14:schemeClr w14:val="tx1"/>
            </w14:solidFill>
          </w14:textFill>
        </w:rPr>
        <w:t>、管理用户仅可查看机构辖下的沙龙活动。</w:t>
      </w:r>
    </w:p>
    <w:p>
      <w:pPr>
        <w:pStyle w:val="6"/>
        <w:numPr>
          <w:ilvl w:val="3"/>
          <w:numId w:val="45"/>
        </w:numPr>
        <w:spacing w:line="360" w:lineRule="auto"/>
        <w:rPr>
          <w:rFonts w:ascii="仿宋" w:hAnsi="仿宋" w:eastAsia="仿宋"/>
        </w:rPr>
      </w:pPr>
      <w:r>
        <w:rPr>
          <w:rFonts w:hint="eastAsia" w:ascii="仿宋" w:hAnsi="仿宋" w:eastAsia="仿宋"/>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296"/>
        <w:gridCol w:w="2251"/>
        <w:gridCol w:w="2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shd w:val="clear" w:color="auto" w:fill="FFFFFF"/>
          </w:tcPr>
          <w:p>
            <w:pPr>
              <w:spacing w:line="360" w:lineRule="auto"/>
            </w:pPr>
            <w:r>
              <w:rPr>
                <w:rFonts w:eastAsia="仿宋"/>
                <w:b/>
                <w:color w:val="000000"/>
                <w:sz w:val="24"/>
              </w:rPr>
              <w:t>要素名称</w:t>
            </w:r>
          </w:p>
        </w:tc>
        <w:tc>
          <w:tcPr>
            <w:tcW w:w="2296" w:type="dxa"/>
            <w:shd w:val="clear" w:color="auto" w:fill="FFFFFF"/>
          </w:tcPr>
          <w:p>
            <w:pPr>
              <w:spacing w:line="360" w:lineRule="auto"/>
            </w:pPr>
            <w:r>
              <w:rPr>
                <w:rFonts w:eastAsia="仿宋"/>
                <w:b/>
                <w:color w:val="000000"/>
                <w:sz w:val="24"/>
              </w:rPr>
              <w:t>约束及校验规则</w:t>
            </w:r>
          </w:p>
        </w:tc>
        <w:tc>
          <w:tcPr>
            <w:tcW w:w="2251" w:type="dxa"/>
            <w:shd w:val="clear" w:color="auto" w:fill="FFFFFF"/>
          </w:tcPr>
          <w:p>
            <w:pPr>
              <w:spacing w:line="360" w:lineRule="auto"/>
            </w:pPr>
            <w:r>
              <w:rPr>
                <w:rFonts w:eastAsia="仿宋"/>
                <w:b/>
                <w:color w:val="000000"/>
                <w:sz w:val="24"/>
              </w:rPr>
              <w:t>数据类型</w:t>
            </w:r>
          </w:p>
        </w:tc>
        <w:tc>
          <w:tcPr>
            <w:tcW w:w="2262" w:type="dxa"/>
            <w:shd w:val="clear" w:color="auto" w:fill="FFFFFF"/>
          </w:tcPr>
          <w:p>
            <w:pPr>
              <w:spacing w:line="360" w:lineRule="auto"/>
            </w:pPr>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pPr>
            <w:r>
              <w:rPr>
                <w:rFonts w:hint="eastAsia" w:eastAsia="仿宋"/>
                <w:color w:val="000000"/>
                <w:sz w:val="24"/>
              </w:rPr>
              <w:t>计划</w:t>
            </w:r>
            <w:r>
              <w:rPr>
                <w:rFonts w:eastAsia="仿宋"/>
                <w:color w:val="000000"/>
                <w:sz w:val="24"/>
              </w:rPr>
              <w:t>时间</w:t>
            </w:r>
          </w:p>
        </w:tc>
        <w:tc>
          <w:tcPr>
            <w:tcW w:w="2296" w:type="dxa"/>
          </w:tcPr>
          <w:p>
            <w:pPr>
              <w:spacing w:line="360" w:lineRule="auto"/>
              <w:rPr>
                <w:rFonts w:eastAsia="仿宋"/>
                <w:color w:val="000000"/>
                <w:sz w:val="24"/>
              </w:rPr>
            </w:pPr>
            <w:r>
              <w:rPr>
                <w:rFonts w:eastAsia="仿宋"/>
                <w:color w:val="000000"/>
                <w:sz w:val="24"/>
              </w:rPr>
              <w:t>反显</w:t>
            </w:r>
            <w:r>
              <w:rPr>
                <w:rFonts w:hint="eastAsia" w:eastAsia="仿宋"/>
                <w:color w:val="000000"/>
                <w:sz w:val="24"/>
              </w:rPr>
              <w:t>、格式化：</w:t>
            </w:r>
          </w:p>
          <w:p>
            <w:pPr>
              <w:spacing w:line="360" w:lineRule="auto"/>
              <w:rPr>
                <w:rFonts w:ascii="仿宋" w:hAnsi="仿宋" w:eastAsia="仿宋"/>
                <w:color w:val="000000"/>
                <w:sz w:val="24"/>
              </w:rPr>
            </w:pPr>
            <w:r>
              <w:rPr>
                <w:rFonts w:hint="eastAsia" w:ascii="仿宋" w:hAnsi="仿宋" w:eastAsia="仿宋"/>
                <w:color w:val="000000"/>
                <w:sz w:val="24"/>
              </w:rPr>
              <w:t>YYYY-MM-DD</w:t>
            </w:r>
            <w:r>
              <w:rPr>
                <w:rFonts w:ascii="仿宋" w:hAnsi="仿宋" w:eastAsia="仿宋"/>
                <w:color w:val="000000"/>
                <w:sz w:val="24"/>
              </w:rPr>
              <w:t xml:space="preserve"> </w:t>
            </w:r>
            <w:r>
              <w:rPr>
                <w:rFonts w:hint="eastAsia" w:ascii="仿宋" w:hAnsi="仿宋" w:eastAsia="仿宋"/>
                <w:color w:val="000000"/>
                <w:sz w:val="24"/>
              </w:rPr>
              <w:t>HH</w:t>
            </w:r>
            <w:r>
              <w:rPr>
                <w:rFonts w:ascii="仿宋" w:hAnsi="仿宋" w:eastAsia="仿宋"/>
                <w:color w:val="000000"/>
                <w:sz w:val="24"/>
              </w:rPr>
              <w:t>:mm</w:t>
            </w:r>
          </w:p>
        </w:tc>
        <w:tc>
          <w:tcPr>
            <w:tcW w:w="2251" w:type="dxa"/>
          </w:tcPr>
          <w:p>
            <w:pPr>
              <w:spacing w:line="360" w:lineRule="auto"/>
            </w:pPr>
            <w:r>
              <w:rPr>
                <w:rFonts w:eastAsia="仿宋"/>
                <w:color w:val="000000"/>
                <w:sz w:val="24"/>
              </w:rPr>
              <w:t>时间/日期</w:t>
            </w:r>
          </w:p>
        </w:tc>
        <w:tc>
          <w:tcPr>
            <w:tcW w:w="2262" w:type="dxa"/>
          </w:tcPr>
          <w:p>
            <w:pPr>
              <w:spacing w:line="360" w:lineRule="auto"/>
            </w:pPr>
            <w:r>
              <w:rPr>
                <w:rFonts w:eastAsia="仿宋"/>
                <w:color w:val="000000"/>
                <w:sz w:val="24"/>
              </w:rPr>
              <w:t>展示任务时间或当前查看日期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pPr>
            <w:r>
              <w:rPr>
                <w:rFonts w:hint="eastAsia" w:eastAsia="仿宋"/>
                <w:color w:val="000000"/>
                <w:sz w:val="24"/>
              </w:rPr>
              <w:t>类型</w:t>
            </w:r>
          </w:p>
        </w:tc>
        <w:tc>
          <w:tcPr>
            <w:tcW w:w="2296" w:type="dxa"/>
          </w:tcPr>
          <w:p>
            <w:pPr>
              <w:spacing w:line="360" w:lineRule="auto"/>
            </w:pPr>
            <w:r>
              <w:rPr>
                <w:rFonts w:eastAsia="仿宋"/>
                <w:color w:val="000000"/>
                <w:sz w:val="24"/>
              </w:rPr>
              <w:t>反显</w:t>
            </w:r>
          </w:p>
        </w:tc>
        <w:tc>
          <w:tcPr>
            <w:tcW w:w="2251" w:type="dxa"/>
          </w:tcPr>
          <w:p>
            <w:pPr>
              <w:spacing w:line="360" w:lineRule="auto"/>
            </w:pPr>
            <w:r>
              <w:rPr>
                <w:rFonts w:eastAsia="仿宋"/>
                <w:color w:val="000000"/>
                <w:sz w:val="24"/>
              </w:rPr>
              <w:t>文本</w:t>
            </w:r>
          </w:p>
        </w:tc>
        <w:tc>
          <w:tcPr>
            <w:tcW w:w="2262" w:type="dxa"/>
          </w:tcPr>
          <w:p>
            <w:pPr>
              <w:spacing w:line="360" w:lineRule="auto"/>
            </w:pPr>
            <w:r>
              <w:rPr>
                <w:rFonts w:eastAsia="仿宋"/>
                <w:color w:val="000000"/>
                <w:sz w:val="24"/>
              </w:rPr>
              <w:t>展示任务所属类型</w:t>
            </w:r>
            <w:r>
              <w:rPr>
                <w:rFonts w:hint="eastAsia" w:eastAsia="仿宋"/>
                <w:color w:val="000000"/>
                <w:sz w:val="24"/>
              </w:rPr>
              <w:t>，枚举值：面访、电话、短信、企微、提醒、沙龙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pPr>
            <w:r>
              <w:rPr>
                <w:rFonts w:eastAsia="仿宋"/>
                <w:color w:val="000000"/>
                <w:sz w:val="24"/>
              </w:rPr>
              <w:t>客户名称</w:t>
            </w:r>
          </w:p>
        </w:tc>
        <w:tc>
          <w:tcPr>
            <w:tcW w:w="2296" w:type="dxa"/>
          </w:tcPr>
          <w:p>
            <w:pPr>
              <w:spacing w:line="360" w:lineRule="auto"/>
            </w:pPr>
            <w:r>
              <w:rPr>
                <w:rFonts w:eastAsia="仿宋"/>
                <w:color w:val="000000"/>
                <w:sz w:val="24"/>
              </w:rPr>
              <w:t>反显</w:t>
            </w:r>
          </w:p>
        </w:tc>
        <w:tc>
          <w:tcPr>
            <w:tcW w:w="2251" w:type="dxa"/>
          </w:tcPr>
          <w:p>
            <w:pPr>
              <w:spacing w:line="360" w:lineRule="auto"/>
            </w:pPr>
            <w:r>
              <w:rPr>
                <w:rFonts w:eastAsia="仿宋"/>
                <w:color w:val="000000"/>
                <w:sz w:val="24"/>
              </w:rPr>
              <w:t>文本</w:t>
            </w:r>
          </w:p>
        </w:tc>
        <w:tc>
          <w:tcPr>
            <w:tcW w:w="2262" w:type="dxa"/>
          </w:tcPr>
          <w:p>
            <w:pPr>
              <w:spacing w:line="360" w:lineRule="auto"/>
            </w:pPr>
            <w:r>
              <w:rPr>
                <w:rFonts w:eastAsia="仿宋"/>
                <w:color w:val="000000"/>
                <w:sz w:val="24"/>
              </w:rPr>
              <w:t>展示任务对应客户名称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rPr>
                <w:rFonts w:eastAsia="仿宋"/>
                <w:color w:val="000000"/>
                <w:sz w:val="24"/>
              </w:rPr>
            </w:pPr>
            <w:r>
              <w:rPr>
                <w:rFonts w:hint="eastAsia" w:eastAsia="仿宋"/>
                <w:color w:val="000000"/>
                <w:sz w:val="24"/>
              </w:rPr>
              <w:t>状态</w:t>
            </w:r>
          </w:p>
        </w:tc>
        <w:tc>
          <w:tcPr>
            <w:tcW w:w="2296" w:type="dxa"/>
          </w:tcPr>
          <w:p>
            <w:pPr>
              <w:spacing w:line="360" w:lineRule="auto"/>
              <w:rPr>
                <w:rFonts w:eastAsia="仿宋"/>
                <w:color w:val="000000"/>
                <w:sz w:val="24"/>
              </w:rPr>
            </w:pPr>
            <w:r>
              <w:rPr>
                <w:rFonts w:eastAsia="仿宋"/>
                <w:color w:val="000000"/>
                <w:sz w:val="24"/>
              </w:rPr>
              <w:t>反显</w:t>
            </w:r>
          </w:p>
        </w:tc>
        <w:tc>
          <w:tcPr>
            <w:tcW w:w="2251" w:type="dxa"/>
          </w:tcPr>
          <w:p>
            <w:pPr>
              <w:spacing w:line="360" w:lineRule="auto"/>
              <w:rPr>
                <w:rFonts w:eastAsia="仿宋"/>
                <w:color w:val="000000"/>
                <w:sz w:val="24"/>
              </w:rPr>
            </w:pPr>
            <w:r>
              <w:rPr>
                <w:rFonts w:eastAsia="仿宋"/>
                <w:color w:val="000000"/>
                <w:sz w:val="24"/>
              </w:rPr>
              <w:t>文本</w:t>
            </w:r>
          </w:p>
        </w:tc>
        <w:tc>
          <w:tcPr>
            <w:tcW w:w="2262" w:type="dxa"/>
          </w:tcPr>
          <w:p>
            <w:pPr>
              <w:spacing w:line="360" w:lineRule="auto"/>
              <w:rPr>
                <w:rFonts w:eastAsia="仿宋"/>
                <w:color w:val="000000"/>
                <w:sz w:val="24"/>
              </w:rPr>
            </w:pPr>
            <w:r>
              <w:rPr>
                <w:rFonts w:hint="eastAsia" w:eastAsia="仿宋"/>
                <w:color w:val="000000"/>
                <w:sz w:val="24"/>
              </w:rPr>
              <w:t>展示状态，枚举值：未完成、已完成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pPr>
              <w:spacing w:line="360" w:lineRule="auto"/>
              <w:rPr>
                <w:rFonts w:eastAsia="仿宋"/>
                <w:color w:val="000000"/>
                <w:sz w:val="24"/>
              </w:rPr>
            </w:pPr>
            <w:r>
              <w:rPr>
                <w:rFonts w:hint="eastAsia" w:eastAsia="仿宋"/>
                <w:color w:val="000000"/>
                <w:sz w:val="24"/>
              </w:rPr>
              <w:t>操作</w:t>
            </w:r>
          </w:p>
        </w:tc>
        <w:tc>
          <w:tcPr>
            <w:tcW w:w="2296" w:type="dxa"/>
          </w:tcPr>
          <w:p>
            <w:pPr>
              <w:spacing w:line="360" w:lineRule="auto"/>
              <w:rPr>
                <w:rFonts w:eastAsia="仿宋"/>
                <w:color w:val="000000"/>
                <w:sz w:val="24"/>
              </w:rPr>
            </w:pPr>
            <w:r>
              <w:rPr>
                <w:rFonts w:eastAsia="仿宋"/>
                <w:color w:val="000000"/>
                <w:sz w:val="24"/>
              </w:rPr>
              <w:t>反显</w:t>
            </w:r>
          </w:p>
        </w:tc>
        <w:tc>
          <w:tcPr>
            <w:tcW w:w="2251" w:type="dxa"/>
          </w:tcPr>
          <w:p>
            <w:pPr>
              <w:spacing w:line="360" w:lineRule="auto"/>
              <w:rPr>
                <w:rFonts w:eastAsia="仿宋"/>
                <w:color w:val="000000"/>
                <w:sz w:val="24"/>
              </w:rPr>
            </w:pPr>
            <w:r>
              <w:rPr>
                <w:rFonts w:eastAsia="仿宋"/>
                <w:color w:val="000000"/>
                <w:sz w:val="24"/>
              </w:rPr>
              <w:t>文本</w:t>
            </w:r>
          </w:p>
        </w:tc>
        <w:tc>
          <w:tcPr>
            <w:tcW w:w="2262" w:type="dxa"/>
          </w:tcPr>
          <w:p>
            <w:pPr>
              <w:spacing w:line="360" w:lineRule="auto"/>
              <w:rPr>
                <w:rFonts w:eastAsia="仿宋"/>
                <w:color w:val="000000"/>
                <w:sz w:val="24"/>
              </w:rPr>
            </w:pPr>
            <w:r>
              <w:rPr>
                <w:rFonts w:hint="eastAsia" w:eastAsia="仿宋"/>
                <w:color w:val="000000"/>
                <w:sz w:val="24"/>
              </w:rPr>
              <w:t>面访、电访、企微后面的按钮是：营销反馈</w:t>
            </w:r>
          </w:p>
          <w:p>
            <w:pPr>
              <w:spacing w:line="360" w:lineRule="auto"/>
              <w:rPr>
                <w:rFonts w:eastAsia="仿宋"/>
                <w:color w:val="000000"/>
                <w:sz w:val="24"/>
              </w:rPr>
            </w:pPr>
            <w:r>
              <w:rPr>
                <w:rFonts w:hint="eastAsia" w:eastAsia="仿宋"/>
                <w:color w:val="000000"/>
                <w:sz w:val="24"/>
              </w:rPr>
              <w:t>短信后面的按钮是：发短信</w:t>
            </w:r>
          </w:p>
          <w:p>
            <w:pPr>
              <w:spacing w:line="360" w:lineRule="auto"/>
              <w:rPr>
                <w:rFonts w:eastAsia="仿宋"/>
                <w:color w:val="000000"/>
                <w:sz w:val="24"/>
              </w:rPr>
            </w:pPr>
            <w:r>
              <w:rPr>
                <w:rFonts w:hint="eastAsia" w:eastAsia="仿宋"/>
                <w:color w:val="000000"/>
                <w:sz w:val="24"/>
              </w:rPr>
              <w:t>提醒后面的按钮是：完成</w:t>
            </w:r>
          </w:p>
          <w:p>
            <w:pPr>
              <w:spacing w:line="360" w:lineRule="auto"/>
              <w:rPr>
                <w:rFonts w:eastAsia="仿宋"/>
                <w:color w:val="000000"/>
                <w:sz w:val="24"/>
              </w:rPr>
            </w:pPr>
            <w:r>
              <w:rPr>
                <w:rFonts w:hint="eastAsia" w:eastAsia="仿宋"/>
                <w:color w:val="000000"/>
                <w:sz w:val="24"/>
              </w:rPr>
              <w:t>沙龙后面的按钮是：活动反馈</w:t>
            </w:r>
          </w:p>
        </w:tc>
      </w:tr>
    </w:tbl>
    <w:p>
      <w:pPr>
        <w:spacing w:line="360" w:lineRule="auto"/>
        <w:rPr>
          <w:rFonts w:ascii="仿宋" w:hAnsi="仿宋" w:eastAsia="仿宋"/>
        </w:rPr>
      </w:pPr>
    </w:p>
    <w:p>
      <w:pPr>
        <w:pStyle w:val="6"/>
        <w:numPr>
          <w:ilvl w:val="3"/>
          <w:numId w:val="45"/>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45"/>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45"/>
        </w:numPr>
        <w:spacing w:line="360" w:lineRule="auto"/>
        <w:rPr>
          <w:rFonts w:ascii="仿宋" w:hAnsi="仿宋" w:eastAsia="仿宋"/>
        </w:rPr>
      </w:pPr>
      <w:r>
        <w:rPr>
          <w:rFonts w:hint="eastAsia" w:ascii="仿宋" w:hAnsi="仿宋" w:eastAsia="仿宋"/>
        </w:rPr>
        <w:t>凭证/合同/协议打印</w:t>
      </w:r>
    </w:p>
    <w:p>
      <w:r>
        <w:rPr>
          <w:rFonts w:hint="eastAsia" w:ascii="仿宋" w:hAnsi="仿宋" w:eastAsia="仿宋"/>
          <w:sz w:val="24"/>
          <w:szCs w:val="24"/>
        </w:rPr>
        <w:t>不涉及</w:t>
      </w:r>
    </w:p>
    <w:p>
      <w:pPr>
        <w:pStyle w:val="5"/>
        <w:numPr>
          <w:ilvl w:val="2"/>
          <w:numId w:val="45"/>
        </w:numPr>
        <w:spacing w:line="360" w:lineRule="auto"/>
        <w:ind w:left="993" w:hanging="993"/>
        <w:rPr>
          <w:sz w:val="28"/>
          <w:szCs w:val="28"/>
        </w:rPr>
      </w:pPr>
      <w:bookmarkStart w:id="122" w:name="_Toc233295876"/>
      <w:r>
        <w:rPr>
          <w:rFonts w:hint="eastAsia"/>
          <w:sz w:val="28"/>
          <w:szCs w:val="28"/>
        </w:rPr>
        <w:t>功能区</w:t>
      </w:r>
      <w:bookmarkEnd w:id="122"/>
    </w:p>
    <w:p>
      <w:pPr>
        <w:pStyle w:val="6"/>
        <w:numPr>
          <w:ilvl w:val="3"/>
          <w:numId w:val="45"/>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eastAsia="仿宋"/>
          <w:color w:val="000000"/>
          <w:sz w:val="24"/>
        </w:rPr>
        <w:t>支持用户按个人使用习惯配置并展示权限范围内的常用功能快捷入口，帮助用户快速进入高频业务页面并提升日常操作效率</w:t>
      </w:r>
      <w:r>
        <w:rPr>
          <w:rFonts w:hint="eastAsia" w:eastAsia="仿宋"/>
          <w:color w:val="000000"/>
          <w:sz w:val="24"/>
        </w:rPr>
        <w:t>。</w:t>
      </w:r>
    </w:p>
    <w:p>
      <w:pPr>
        <w:pStyle w:val="6"/>
        <w:numPr>
          <w:ilvl w:val="3"/>
          <w:numId w:val="45"/>
        </w:numPr>
        <w:spacing w:line="360" w:lineRule="auto"/>
        <w:rPr>
          <w:rFonts w:ascii="仿宋" w:hAnsi="仿宋" w:eastAsia="仿宋"/>
        </w:rPr>
      </w:pPr>
      <w:r>
        <w:rPr>
          <w:rFonts w:hint="eastAsia" w:ascii="仿宋" w:hAnsi="仿宋" w:eastAsia="仿宋"/>
        </w:rPr>
        <w:t>输入</w:t>
      </w:r>
    </w:p>
    <w:p>
      <w:pPr>
        <w:spacing w:line="360" w:lineRule="auto"/>
      </w:pPr>
      <w:r>
        <w:rPr>
          <w:rFonts w:eastAsia="仿宋"/>
          <w:color w:val="000000"/>
          <w:sz w:val="24"/>
        </w:rPr>
        <w:t>用户进入“</w:t>
      </w:r>
      <w:r>
        <w:rPr>
          <w:rFonts w:hint="eastAsia" w:eastAsia="仿宋"/>
          <w:color w:val="000000"/>
          <w:sz w:val="24"/>
        </w:rPr>
        <w:t>首页</w:t>
      </w:r>
      <w:r>
        <w:rPr>
          <w:rFonts w:eastAsia="仿宋"/>
          <w:color w:val="000000"/>
          <w:sz w:val="24"/>
        </w:rPr>
        <w:t>”页面，展示已配置的快捷入口列表。</w:t>
      </w:r>
    </w:p>
    <w:p>
      <w:pPr>
        <w:spacing w:line="360" w:lineRule="auto"/>
      </w:pPr>
      <w:r>
        <w:rPr>
          <w:rFonts w:eastAsia="仿宋"/>
          <w:color w:val="000000"/>
          <w:sz w:val="24"/>
        </w:rPr>
        <w:t>用户点击快捷入口区域“</w:t>
      </w:r>
      <w:r>
        <w:rPr>
          <w:rFonts w:hint="eastAsia" w:eastAsia="仿宋"/>
          <w:color w:val="000000"/>
          <w:sz w:val="24"/>
        </w:rPr>
        <w:t>更多</w:t>
      </w:r>
      <w:r>
        <w:rPr>
          <w:rFonts w:eastAsia="仿宋"/>
          <w:color w:val="000000"/>
          <w:sz w:val="24"/>
        </w:rPr>
        <w:t>”按钮后，</w:t>
      </w:r>
      <w:r>
        <w:rPr>
          <w:rFonts w:hint="eastAsia" w:eastAsia="仿宋"/>
          <w:color w:val="000000"/>
          <w:sz w:val="24"/>
        </w:rPr>
        <w:t>跳转至“</w:t>
      </w:r>
      <w:r>
        <w:rPr>
          <w:rFonts w:eastAsia="仿宋"/>
          <w:color w:val="000000"/>
          <w:sz w:val="24"/>
        </w:rPr>
        <w:t>快捷入口”</w:t>
      </w:r>
      <w:r>
        <w:rPr>
          <w:rFonts w:hint="eastAsia" w:eastAsia="仿宋"/>
          <w:color w:val="000000"/>
          <w:sz w:val="24"/>
        </w:rPr>
        <w:t>设置界面</w:t>
      </w:r>
      <w:r>
        <w:rPr>
          <w:rFonts w:eastAsia="仿宋"/>
          <w:color w:val="000000"/>
          <w:sz w:val="24"/>
        </w:rPr>
        <w:t>，用户可选择菜单、调整顺序，并点击“确定”保存配置。</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pPr>
            <w:r>
              <w:rPr>
                <w:rFonts w:eastAsia="仿宋"/>
                <w:b/>
                <w:color w:val="000000"/>
                <w:sz w:val="24"/>
              </w:rPr>
              <w:t>要素名称</w:t>
            </w:r>
          </w:p>
        </w:tc>
        <w:tc>
          <w:tcPr>
            <w:tcW w:w="2264" w:type="dxa"/>
            <w:shd w:val="clear" w:color="auto" w:fill="FFFFFF"/>
          </w:tcPr>
          <w:p>
            <w:pPr>
              <w:spacing w:line="360" w:lineRule="auto"/>
            </w:pPr>
            <w:r>
              <w:rPr>
                <w:rFonts w:eastAsia="仿宋"/>
                <w:b/>
                <w:color w:val="000000"/>
                <w:sz w:val="24"/>
              </w:rPr>
              <w:t>约束及校验规则</w:t>
            </w:r>
          </w:p>
        </w:tc>
        <w:tc>
          <w:tcPr>
            <w:tcW w:w="2264" w:type="dxa"/>
            <w:shd w:val="clear" w:color="auto" w:fill="FFFFFF"/>
          </w:tcPr>
          <w:p>
            <w:pPr>
              <w:spacing w:line="360" w:lineRule="auto"/>
            </w:pPr>
            <w:r>
              <w:rPr>
                <w:rFonts w:eastAsia="仿宋"/>
                <w:b/>
                <w:color w:val="000000"/>
                <w:sz w:val="24"/>
              </w:rPr>
              <w:t>数据类型</w:t>
            </w:r>
          </w:p>
        </w:tc>
        <w:tc>
          <w:tcPr>
            <w:tcW w:w="2268" w:type="dxa"/>
            <w:shd w:val="clear" w:color="auto" w:fill="FFFFFF"/>
          </w:tcPr>
          <w:p>
            <w:pPr>
              <w:spacing w:line="360" w:lineRule="auto"/>
            </w:pPr>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快捷入口</w:t>
            </w:r>
          </w:p>
        </w:tc>
        <w:tc>
          <w:tcPr>
            <w:tcW w:w="2264" w:type="dxa"/>
          </w:tcPr>
          <w:p>
            <w:pPr>
              <w:spacing w:line="360" w:lineRule="auto"/>
              <w:rPr>
                <w:rFonts w:eastAsia="仿宋"/>
                <w:color w:val="000000"/>
                <w:sz w:val="24"/>
              </w:rPr>
            </w:pPr>
            <w:r>
              <w:rPr>
                <w:rFonts w:eastAsia="仿宋"/>
                <w:color w:val="000000"/>
                <w:sz w:val="24"/>
              </w:rPr>
              <w:t>默</w:t>
            </w:r>
            <w:r>
              <w:rPr>
                <w:rFonts w:hint="eastAsia" w:eastAsia="仿宋"/>
                <w:color w:val="000000"/>
                <w:sz w:val="24"/>
              </w:rPr>
              <w:t>认展示：我的申请/待办审批、大额动帐、到期提醒、英雄榜菜单</w:t>
            </w:r>
          </w:p>
          <w:p>
            <w:pPr>
              <w:spacing w:line="360" w:lineRule="auto"/>
              <w:rPr>
                <w:rFonts w:eastAsia="仿宋"/>
                <w:color w:val="000000"/>
                <w:sz w:val="24"/>
              </w:rPr>
            </w:pPr>
            <w:r>
              <w:rPr>
                <w:rFonts w:hint="eastAsia" w:eastAsia="仿宋"/>
                <w:color w:val="000000"/>
                <w:sz w:val="24"/>
              </w:rPr>
              <w:t>最多配置7</w:t>
            </w:r>
            <w:r>
              <w:rPr>
                <w:rFonts w:eastAsia="仿宋"/>
                <w:color w:val="000000"/>
                <w:sz w:val="24"/>
              </w:rPr>
              <w:t>+1</w:t>
            </w:r>
            <w:r>
              <w:rPr>
                <w:rFonts w:hint="eastAsia" w:eastAsia="仿宋"/>
                <w:color w:val="000000"/>
                <w:sz w:val="24"/>
              </w:rPr>
              <w:t>个菜单</w:t>
            </w:r>
          </w:p>
        </w:tc>
        <w:tc>
          <w:tcPr>
            <w:tcW w:w="2264" w:type="dxa"/>
          </w:tcPr>
          <w:p>
            <w:pPr>
              <w:spacing w:line="360" w:lineRule="auto"/>
            </w:pPr>
            <w:r>
              <w:rPr>
                <w:rFonts w:hint="eastAsia" w:eastAsia="仿宋"/>
                <w:color w:val="000000"/>
                <w:sz w:val="24"/>
              </w:rPr>
              <w:t>菜单图标</w:t>
            </w:r>
          </w:p>
        </w:tc>
        <w:tc>
          <w:tcPr>
            <w:tcW w:w="2268" w:type="dxa"/>
          </w:tcPr>
          <w:p>
            <w:pPr>
              <w:spacing w:line="360" w:lineRule="auto"/>
              <w:rPr>
                <w:rFonts w:eastAsia="仿宋"/>
                <w:color w:val="000000"/>
                <w:sz w:val="24"/>
              </w:rPr>
            </w:pPr>
            <w:r>
              <w:rPr>
                <w:rFonts w:eastAsia="仿宋"/>
                <w:color w:val="000000"/>
                <w:sz w:val="24"/>
              </w:rPr>
              <w:t>展示当前用户已配置的快捷菜单</w:t>
            </w:r>
          </w:p>
          <w:p>
            <w:pPr>
              <w:spacing w:line="360" w:lineRule="auto"/>
              <w:rPr>
                <w:rFonts w:eastAsia="仿宋"/>
                <w:color w:val="000000"/>
                <w:sz w:val="24"/>
              </w:rPr>
            </w:pPr>
            <w:r>
              <w:rPr>
                <w:rFonts w:hint="eastAsia" w:eastAsia="仿宋"/>
                <w:color w:val="000000"/>
                <w:sz w:val="24"/>
              </w:rPr>
              <w:t>可配置菜单：我的申请、待办审批、大额动帐、到期提醒、客户关怀、营销任务、英雄榜菜单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hint="eastAsia" w:eastAsia="仿宋"/>
                <w:color w:val="000000"/>
                <w:sz w:val="24"/>
              </w:rPr>
              <w:t>更多</w:t>
            </w:r>
          </w:p>
        </w:tc>
        <w:tc>
          <w:tcPr>
            <w:tcW w:w="2264" w:type="dxa"/>
          </w:tcPr>
          <w:p>
            <w:pPr>
              <w:spacing w:line="360" w:lineRule="auto"/>
            </w:pPr>
            <w:r>
              <w:rPr>
                <w:rFonts w:eastAsia="仿宋"/>
                <w:color w:val="000000"/>
                <w:sz w:val="24"/>
              </w:rPr>
              <w:t>点击触发</w:t>
            </w:r>
          </w:p>
        </w:tc>
        <w:tc>
          <w:tcPr>
            <w:tcW w:w="2264" w:type="dxa"/>
          </w:tcPr>
          <w:p>
            <w:pPr>
              <w:spacing w:line="360" w:lineRule="auto"/>
            </w:pPr>
            <w:r>
              <w:rPr>
                <w:rFonts w:eastAsia="仿宋"/>
                <w:color w:val="000000"/>
                <w:sz w:val="24"/>
              </w:rPr>
              <w:t>按钮</w:t>
            </w:r>
          </w:p>
        </w:tc>
        <w:tc>
          <w:tcPr>
            <w:tcW w:w="2268" w:type="dxa"/>
          </w:tcPr>
          <w:p>
            <w:pPr>
              <w:spacing w:line="360" w:lineRule="auto"/>
            </w:pPr>
            <w:r>
              <w:rPr>
                <w:rFonts w:eastAsia="仿宋"/>
                <w:color w:val="000000"/>
                <w:sz w:val="24"/>
              </w:rPr>
              <w:t>打开快捷入口设置侧边栏</w:t>
            </w:r>
          </w:p>
        </w:tc>
      </w:tr>
    </w:tbl>
    <w:p>
      <w:pPr>
        <w:pStyle w:val="172"/>
        <w:spacing w:line="360" w:lineRule="auto"/>
        <w:ind w:left="425" w:firstLine="0" w:firstLineChars="0"/>
        <w:rPr>
          <w:rFonts w:ascii="仿宋" w:hAnsi="仿宋" w:eastAsia="仿宋"/>
          <w:sz w:val="24"/>
          <w:szCs w:val="24"/>
        </w:rPr>
      </w:pPr>
    </w:p>
    <w:p>
      <w:pPr>
        <w:spacing w:line="360" w:lineRule="auto"/>
        <w:rPr>
          <w:rFonts w:ascii="仿宋" w:hAnsi="仿宋" w:eastAsia="仿宋"/>
          <w:sz w:val="24"/>
          <w:szCs w:val="24"/>
        </w:rPr>
      </w:pPr>
      <w:r>
        <w:rPr>
          <w:rFonts w:hint="eastAsia" w:ascii="仿宋" w:hAnsi="仿宋" w:eastAsia="仿宋"/>
          <w:sz w:val="24"/>
          <w:szCs w:val="24"/>
        </w:rPr>
        <w:t>快捷入口配置界面</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pPr>
            <w:r>
              <w:rPr>
                <w:rFonts w:eastAsia="仿宋"/>
                <w:b/>
                <w:color w:val="000000"/>
                <w:sz w:val="24"/>
              </w:rPr>
              <w:t>要素名称</w:t>
            </w:r>
          </w:p>
        </w:tc>
        <w:tc>
          <w:tcPr>
            <w:tcW w:w="2264" w:type="dxa"/>
            <w:shd w:val="clear" w:color="auto" w:fill="FFFFFF"/>
          </w:tcPr>
          <w:p>
            <w:pPr>
              <w:spacing w:line="360" w:lineRule="auto"/>
            </w:pPr>
            <w:r>
              <w:rPr>
                <w:rFonts w:eastAsia="仿宋"/>
                <w:b/>
                <w:color w:val="000000"/>
                <w:sz w:val="24"/>
              </w:rPr>
              <w:t>约束及校验规则</w:t>
            </w:r>
          </w:p>
        </w:tc>
        <w:tc>
          <w:tcPr>
            <w:tcW w:w="2264" w:type="dxa"/>
            <w:shd w:val="clear" w:color="auto" w:fill="FFFFFF"/>
          </w:tcPr>
          <w:p>
            <w:pPr>
              <w:spacing w:line="360" w:lineRule="auto"/>
            </w:pPr>
            <w:r>
              <w:rPr>
                <w:rFonts w:eastAsia="仿宋"/>
                <w:b/>
                <w:color w:val="000000"/>
                <w:sz w:val="24"/>
              </w:rPr>
              <w:t>数据类型</w:t>
            </w:r>
          </w:p>
        </w:tc>
        <w:tc>
          <w:tcPr>
            <w:tcW w:w="2268" w:type="dxa"/>
            <w:shd w:val="clear" w:color="auto" w:fill="FFFFFF"/>
          </w:tcPr>
          <w:p>
            <w:pPr>
              <w:spacing w:line="360" w:lineRule="auto"/>
            </w:pPr>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eastAsia="仿宋"/>
                <w:color w:val="000000"/>
                <w:sz w:val="24"/>
              </w:rPr>
            </w:pPr>
            <w:r>
              <w:rPr>
                <w:rFonts w:hint="eastAsia" w:eastAsia="仿宋"/>
                <w:color w:val="000000"/>
                <w:sz w:val="24"/>
              </w:rPr>
              <w:t>菜单名称</w:t>
            </w:r>
          </w:p>
        </w:tc>
        <w:tc>
          <w:tcPr>
            <w:tcW w:w="2264" w:type="dxa"/>
          </w:tcPr>
          <w:p>
            <w:pPr>
              <w:spacing w:line="360" w:lineRule="auto"/>
              <w:rPr>
                <w:rFonts w:eastAsia="仿宋"/>
                <w:color w:val="000000"/>
                <w:sz w:val="24"/>
              </w:rPr>
            </w:pPr>
            <w:r>
              <w:rPr>
                <w:rFonts w:hint="eastAsia" w:eastAsia="仿宋"/>
                <w:color w:val="000000"/>
                <w:sz w:val="24"/>
              </w:rPr>
              <w:t>非必输</w:t>
            </w:r>
          </w:p>
        </w:tc>
        <w:tc>
          <w:tcPr>
            <w:tcW w:w="2264" w:type="dxa"/>
          </w:tcPr>
          <w:p>
            <w:pPr>
              <w:spacing w:line="360" w:lineRule="auto"/>
              <w:rPr>
                <w:rFonts w:eastAsia="仿宋"/>
                <w:color w:val="000000"/>
                <w:sz w:val="24"/>
              </w:rPr>
            </w:pPr>
            <w:r>
              <w:rPr>
                <w:rFonts w:hint="eastAsia" w:eastAsia="仿宋"/>
                <w:color w:val="000000"/>
                <w:sz w:val="24"/>
              </w:rPr>
              <w:t>文本框</w:t>
            </w:r>
          </w:p>
        </w:tc>
        <w:tc>
          <w:tcPr>
            <w:tcW w:w="2268" w:type="dxa"/>
          </w:tcPr>
          <w:p>
            <w:pPr>
              <w:spacing w:line="360" w:lineRule="auto"/>
              <w:rPr>
                <w:rFonts w:eastAsia="仿宋"/>
                <w:color w:val="000000"/>
                <w:sz w:val="24"/>
              </w:rPr>
            </w:pPr>
            <w:r>
              <w:rPr>
                <w:rFonts w:hint="eastAsia" w:eastAsia="仿宋"/>
                <w:color w:val="000000"/>
                <w:sz w:val="24"/>
              </w:rPr>
              <w:t>支持按照菜单名称模糊查询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已选快捷菜单</w:t>
            </w:r>
          </w:p>
        </w:tc>
        <w:tc>
          <w:tcPr>
            <w:tcW w:w="2264" w:type="dxa"/>
          </w:tcPr>
          <w:p>
            <w:pPr>
              <w:spacing w:line="360" w:lineRule="auto"/>
            </w:pPr>
            <w:r>
              <w:rPr>
                <w:rFonts w:hint="eastAsia" w:eastAsia="仿宋"/>
                <w:color w:val="000000"/>
                <w:sz w:val="24"/>
              </w:rPr>
              <w:t>反显、高亮显示</w:t>
            </w:r>
          </w:p>
        </w:tc>
        <w:tc>
          <w:tcPr>
            <w:tcW w:w="2264" w:type="dxa"/>
          </w:tcPr>
          <w:p>
            <w:pPr>
              <w:spacing w:line="360" w:lineRule="auto"/>
            </w:pPr>
            <w:r>
              <w:rPr>
                <w:rFonts w:hint="eastAsia" w:eastAsia="仿宋"/>
                <w:color w:val="000000"/>
                <w:sz w:val="24"/>
              </w:rPr>
              <w:t>菜单图标</w:t>
            </w:r>
          </w:p>
        </w:tc>
        <w:tc>
          <w:tcPr>
            <w:tcW w:w="2268" w:type="dxa"/>
          </w:tcPr>
          <w:p>
            <w:pPr>
              <w:spacing w:line="360" w:lineRule="auto"/>
              <w:rPr>
                <w:rFonts w:eastAsia="仿宋"/>
                <w:color w:val="000000"/>
                <w:sz w:val="24"/>
              </w:rPr>
            </w:pPr>
            <w:r>
              <w:rPr>
                <w:rFonts w:eastAsia="仿宋"/>
                <w:color w:val="000000"/>
                <w:sz w:val="24"/>
              </w:rPr>
              <w:t>展示当前已配置的快捷入口菜单</w:t>
            </w:r>
          </w:p>
          <w:p>
            <w:pPr>
              <w:spacing w:line="360" w:lineRule="auto"/>
              <w:rPr>
                <w:rFonts w:eastAsia="仿宋"/>
                <w:color w:val="000000"/>
                <w:sz w:val="24"/>
              </w:rPr>
            </w:pPr>
            <w:r>
              <w:rPr>
                <w:rFonts w:hint="eastAsia" w:eastAsia="仿宋"/>
                <w:color w:val="000000"/>
                <w:sz w:val="24"/>
              </w:rPr>
              <w:t>支持拖动排序，调整快捷入口的排序顺序</w:t>
            </w:r>
          </w:p>
          <w:p>
            <w:pPr>
              <w:spacing w:line="360" w:lineRule="auto"/>
              <w:rPr>
                <w:rFonts w:eastAsia="仿宋"/>
                <w:color w:val="000000"/>
                <w:sz w:val="24"/>
              </w:rPr>
            </w:pPr>
            <w:r>
              <w:rPr>
                <w:rFonts w:hint="eastAsia" w:eastAsia="仿宋"/>
                <w:color w:val="000000"/>
                <w:sz w:val="24"/>
              </w:rPr>
              <w:t>右上角“x”角标支持已选菜单的移除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可选菜单列表</w:t>
            </w:r>
          </w:p>
        </w:tc>
        <w:tc>
          <w:tcPr>
            <w:tcW w:w="2264" w:type="dxa"/>
          </w:tcPr>
          <w:p>
            <w:pPr>
              <w:spacing w:line="360" w:lineRule="auto"/>
            </w:pPr>
            <w:r>
              <w:rPr>
                <w:rFonts w:hint="eastAsia" w:eastAsia="仿宋"/>
                <w:color w:val="000000"/>
                <w:sz w:val="24"/>
              </w:rPr>
              <w:t>反显</w:t>
            </w:r>
          </w:p>
        </w:tc>
        <w:tc>
          <w:tcPr>
            <w:tcW w:w="2264" w:type="dxa"/>
          </w:tcPr>
          <w:p>
            <w:pPr>
              <w:spacing w:line="360" w:lineRule="auto"/>
            </w:pPr>
            <w:r>
              <w:rPr>
                <w:rFonts w:hint="eastAsia" w:eastAsia="仿宋"/>
                <w:color w:val="000000"/>
                <w:sz w:val="24"/>
              </w:rPr>
              <w:t>菜单图标</w:t>
            </w:r>
          </w:p>
        </w:tc>
        <w:tc>
          <w:tcPr>
            <w:tcW w:w="2268" w:type="dxa"/>
          </w:tcPr>
          <w:p>
            <w:pPr>
              <w:spacing w:line="360" w:lineRule="auto"/>
              <w:rPr>
                <w:rFonts w:eastAsia="仿宋"/>
                <w:color w:val="000000"/>
                <w:sz w:val="24"/>
              </w:rPr>
            </w:pPr>
            <w:r>
              <w:rPr>
                <w:rFonts w:eastAsia="仿宋"/>
                <w:color w:val="000000"/>
                <w:sz w:val="24"/>
              </w:rPr>
              <w:t>展示当前用户权限范围内可配置的菜单</w:t>
            </w:r>
          </w:p>
          <w:p>
            <w:pPr>
              <w:spacing w:line="360" w:lineRule="auto"/>
            </w:pPr>
            <w:r>
              <w:rPr>
                <w:rFonts w:hint="eastAsia" w:eastAsia="仿宋"/>
                <w:color w:val="000000"/>
                <w:sz w:val="24"/>
              </w:rPr>
              <w:t>右上角支持已选菜单的添加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确定</w:t>
            </w:r>
          </w:p>
        </w:tc>
        <w:tc>
          <w:tcPr>
            <w:tcW w:w="2264" w:type="dxa"/>
          </w:tcPr>
          <w:p>
            <w:pPr>
              <w:spacing w:line="360" w:lineRule="auto"/>
            </w:pPr>
            <w:r>
              <w:rPr>
                <w:rFonts w:eastAsia="仿宋"/>
                <w:color w:val="000000"/>
                <w:sz w:val="24"/>
              </w:rPr>
              <w:t>点击触发</w:t>
            </w:r>
          </w:p>
        </w:tc>
        <w:tc>
          <w:tcPr>
            <w:tcW w:w="2264" w:type="dxa"/>
          </w:tcPr>
          <w:p>
            <w:pPr>
              <w:spacing w:line="360" w:lineRule="auto"/>
            </w:pPr>
            <w:r>
              <w:rPr>
                <w:rFonts w:eastAsia="仿宋"/>
                <w:color w:val="000000"/>
                <w:sz w:val="24"/>
              </w:rPr>
              <w:t>按钮</w:t>
            </w:r>
          </w:p>
        </w:tc>
        <w:tc>
          <w:tcPr>
            <w:tcW w:w="2268" w:type="dxa"/>
          </w:tcPr>
          <w:p>
            <w:pPr>
              <w:spacing w:line="360" w:lineRule="auto"/>
            </w:pPr>
            <w:r>
              <w:rPr>
                <w:rFonts w:eastAsia="仿宋"/>
                <w:color w:val="000000"/>
                <w:sz w:val="24"/>
              </w:rPr>
              <w:t>保存快捷入口配置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pPr>
            <w:r>
              <w:rPr>
                <w:rFonts w:eastAsia="仿宋"/>
                <w:color w:val="000000"/>
                <w:sz w:val="24"/>
              </w:rPr>
              <w:t>取消</w:t>
            </w:r>
          </w:p>
        </w:tc>
        <w:tc>
          <w:tcPr>
            <w:tcW w:w="2264" w:type="dxa"/>
          </w:tcPr>
          <w:p>
            <w:pPr>
              <w:spacing w:line="360" w:lineRule="auto"/>
            </w:pPr>
            <w:r>
              <w:rPr>
                <w:rFonts w:eastAsia="仿宋"/>
                <w:color w:val="000000"/>
                <w:sz w:val="24"/>
              </w:rPr>
              <w:t>点击触发</w:t>
            </w:r>
          </w:p>
        </w:tc>
        <w:tc>
          <w:tcPr>
            <w:tcW w:w="2264" w:type="dxa"/>
          </w:tcPr>
          <w:p>
            <w:pPr>
              <w:spacing w:line="360" w:lineRule="auto"/>
            </w:pPr>
            <w:r>
              <w:rPr>
                <w:rFonts w:eastAsia="仿宋"/>
                <w:color w:val="000000"/>
                <w:sz w:val="24"/>
              </w:rPr>
              <w:t>按钮</w:t>
            </w:r>
          </w:p>
        </w:tc>
        <w:tc>
          <w:tcPr>
            <w:tcW w:w="2268" w:type="dxa"/>
          </w:tcPr>
          <w:p>
            <w:pPr>
              <w:spacing w:line="360" w:lineRule="auto"/>
            </w:pPr>
            <w:r>
              <w:rPr>
                <w:rFonts w:eastAsia="仿宋"/>
                <w:color w:val="000000"/>
                <w:sz w:val="24"/>
              </w:rPr>
              <w:t>关闭设置侧边栏并放弃本次修改</w:t>
            </w:r>
          </w:p>
        </w:tc>
      </w:tr>
    </w:tbl>
    <w:p>
      <w:pPr>
        <w:spacing w:line="360" w:lineRule="auto"/>
        <w:rPr>
          <w:rFonts w:ascii="仿宋" w:hAnsi="仿宋" w:eastAsia="仿宋"/>
          <w:sz w:val="24"/>
          <w:szCs w:val="24"/>
        </w:rPr>
      </w:pPr>
    </w:p>
    <w:p>
      <w:pPr>
        <w:pStyle w:val="6"/>
        <w:numPr>
          <w:ilvl w:val="3"/>
          <w:numId w:val="45"/>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（一）操作说明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1、用户进入“首页”页面后，系统默认展示当前用户已配置的快捷入口菜单。</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2、用户点击某个快捷入口菜单后，系统直接进入对应功能页面。</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3、用户点击快捷入口区域右侧“更多”按钮后，从右侧抽屉式弹出“快捷入口”配置界面。</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4</w:t>
      </w:r>
      <w:r>
        <w:rPr>
          <w:rFonts w:hint="eastAsia" w:ascii="仿宋" w:hAnsi="仿宋" w:eastAsia="仿宋"/>
          <w:color w:val="000000" w:themeColor="text1"/>
          <w:sz w:val="24"/>
          <w:szCs w:val="24"/>
          <w14:textFill>
            <w14:solidFill>
              <w14:schemeClr w14:val="tx1"/>
            </w14:solidFill>
          </w14:textFill>
        </w:rPr>
        <w:t>、快捷入口配置界面，在查询条件区下方展示</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已选菜单（高亮显示）、支持拖动排序、调整快捷入口的排序顺序，点击右上角“x”角标支持已选菜单的移除。</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未选菜单，点击右上角“+”角标支持将未选菜单添加到已选。</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5</w:t>
      </w:r>
      <w:r>
        <w:rPr>
          <w:rFonts w:hint="eastAsia" w:ascii="仿宋" w:hAnsi="仿宋" w:eastAsia="仿宋"/>
          <w:color w:val="000000" w:themeColor="text1"/>
          <w:sz w:val="24"/>
          <w:szCs w:val="24"/>
          <w14:textFill>
            <w14:solidFill>
              <w14:schemeClr w14:val="tx1"/>
            </w14:solidFill>
          </w14:textFill>
        </w:rPr>
        <w:t>、用户点击“确定”后，系统保存快捷入口配置，关闭侧边栏并返回工作台页面，同时刷新快捷入口区域内容。</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6</w:t>
      </w:r>
      <w:r>
        <w:rPr>
          <w:rFonts w:hint="eastAsia" w:ascii="仿宋" w:hAnsi="仿宋" w:eastAsia="仿宋"/>
          <w:color w:val="000000" w:themeColor="text1"/>
          <w:sz w:val="24"/>
          <w:szCs w:val="24"/>
          <w14:textFill>
            <w14:solidFill>
              <w14:schemeClr w14:val="tx1"/>
            </w14:solidFill>
          </w14:textFill>
        </w:rPr>
        <w:t>、用户点击“取消”后，系统关闭侧边栏，放弃本次未保存修改并返回工作台页面。</w:t>
      </w:r>
    </w:p>
    <w:p>
      <w:pPr>
        <w:spacing w:line="360" w:lineRule="auto"/>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（二）规则与约束</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1、快捷入口仅展示当前用户权限范围内可访问的系统功能菜单。</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 xml:space="preserve">2、快捷入口区域最多可配置 </w:t>
      </w:r>
      <w:r>
        <w:rPr>
          <w:rFonts w:ascii="仿宋" w:hAnsi="仿宋" w:eastAsia="仿宋"/>
          <w:color w:val="000000" w:themeColor="text1"/>
          <w:sz w:val="24"/>
          <w:szCs w:val="24"/>
          <w14:textFill>
            <w14:solidFill>
              <w14:schemeClr w14:val="tx1"/>
            </w14:solidFill>
          </w14:textFill>
        </w:rPr>
        <w:t>7</w:t>
      </w:r>
      <w:r>
        <w:rPr>
          <w:rFonts w:hint="eastAsia" w:ascii="仿宋" w:hAnsi="仿宋" w:eastAsia="仿宋"/>
          <w:color w:val="000000" w:themeColor="text1"/>
          <w:sz w:val="24"/>
          <w:szCs w:val="24"/>
          <w14:textFill>
            <w14:solidFill>
              <w14:schemeClr w14:val="tx1"/>
            </w14:solidFill>
          </w14:textFill>
        </w:rPr>
        <w:t xml:space="preserve"> 个功能菜单+1个“更多”按钮。若已配置数量达到 8 个，用户不可继续添加新的快捷入口，系统应给出数量上限提示。快捷入口默认增加一个功能入口，跳转至客户分级数据报表，查询与下载</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3、快捷入口展示顺序以用户最后一次保存的排序结果为准。</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4、快捷入口配置应按用户维度单独保存，不同用户之间互不影响。</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5、快捷入口配置成功后，应在当前页面立即刷新展示。</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6、若某已配置菜单后续被撤销权限，则该菜单不得继续展示在快捷入口区域。</w:t>
      </w:r>
    </w:p>
    <w:p>
      <w:pPr>
        <w:spacing w:line="360" w:lineRule="auto"/>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1、所有用户均可维护本人菜单权限范围内的菜单，配置快捷入口。不得通过快捷入口突破原有菜单权限边界</w:t>
      </w:r>
    </w:p>
    <w:p>
      <w:pPr>
        <w:pStyle w:val="6"/>
        <w:numPr>
          <w:ilvl w:val="3"/>
          <w:numId w:val="45"/>
        </w:numPr>
        <w:spacing w:line="360" w:lineRule="auto"/>
        <w:rPr>
          <w:rFonts w:ascii="仿宋" w:hAnsi="仿宋" w:eastAsia="仿宋"/>
        </w:rPr>
      </w:pPr>
      <w:r>
        <w:rPr>
          <w:rFonts w:hint="eastAsia" w:ascii="仿宋" w:hAnsi="仿宋" w:eastAsia="仿宋"/>
        </w:rPr>
        <w:t>输出</w:t>
      </w:r>
    </w:p>
    <w:p>
      <w:pPr>
        <w:spacing w:line="360" w:lineRule="auto"/>
      </w:pPr>
      <w:r>
        <w:rPr>
          <w:rFonts w:eastAsia="仿宋"/>
          <w:color w:val="000000"/>
          <w:sz w:val="24"/>
        </w:rPr>
        <w:t>系统输出当前用户的快捷入口展示结果及快捷入口配置保存结果</w:t>
      </w:r>
      <w:r>
        <w:rPr>
          <w:rFonts w:hint="eastAsia" w:eastAsia="仿宋"/>
          <w:color w:val="000000"/>
          <w:sz w:val="24"/>
        </w:rPr>
        <w:t>，以下是单个菜单组合展示内容。</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5"/>
        <w:gridCol w:w="2265"/>
        <w:gridCol w:w="2265"/>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shd w:val="clear" w:color="auto" w:fill="FFFFFF"/>
          </w:tcPr>
          <w:p>
            <w:pPr>
              <w:spacing w:line="360" w:lineRule="auto"/>
            </w:pPr>
            <w:r>
              <w:rPr>
                <w:rFonts w:eastAsia="仿宋"/>
                <w:b/>
                <w:color w:val="000000"/>
                <w:sz w:val="24"/>
              </w:rPr>
              <w:t>要素名称</w:t>
            </w:r>
          </w:p>
        </w:tc>
        <w:tc>
          <w:tcPr>
            <w:tcW w:w="2265" w:type="dxa"/>
            <w:shd w:val="clear" w:color="auto" w:fill="FFFFFF"/>
          </w:tcPr>
          <w:p>
            <w:pPr>
              <w:spacing w:line="360" w:lineRule="auto"/>
            </w:pPr>
            <w:r>
              <w:rPr>
                <w:rFonts w:eastAsia="仿宋"/>
                <w:b/>
                <w:color w:val="000000"/>
                <w:sz w:val="24"/>
              </w:rPr>
              <w:t>约束及校验规则</w:t>
            </w:r>
          </w:p>
        </w:tc>
        <w:tc>
          <w:tcPr>
            <w:tcW w:w="2265" w:type="dxa"/>
            <w:shd w:val="clear" w:color="auto" w:fill="FFFFFF"/>
          </w:tcPr>
          <w:p>
            <w:pPr>
              <w:spacing w:line="360" w:lineRule="auto"/>
            </w:pPr>
            <w:r>
              <w:rPr>
                <w:rFonts w:eastAsia="仿宋"/>
                <w:b/>
                <w:color w:val="000000"/>
                <w:sz w:val="24"/>
              </w:rPr>
              <w:t>数据类型</w:t>
            </w:r>
          </w:p>
        </w:tc>
        <w:tc>
          <w:tcPr>
            <w:tcW w:w="2265" w:type="dxa"/>
            <w:shd w:val="clear" w:color="auto" w:fill="FFFFFF"/>
          </w:tcPr>
          <w:p>
            <w:pPr>
              <w:spacing w:line="360" w:lineRule="auto"/>
            </w:pPr>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pPr>
            <w:r>
              <w:rPr>
                <w:rFonts w:eastAsia="仿宋"/>
                <w:color w:val="000000"/>
                <w:sz w:val="24"/>
              </w:rPr>
              <w:t>快捷菜单名称</w:t>
            </w:r>
          </w:p>
        </w:tc>
        <w:tc>
          <w:tcPr>
            <w:tcW w:w="2265" w:type="dxa"/>
          </w:tcPr>
          <w:p>
            <w:pPr>
              <w:spacing w:line="360" w:lineRule="auto"/>
            </w:pPr>
            <w:r>
              <w:rPr>
                <w:rFonts w:eastAsia="仿宋"/>
                <w:color w:val="000000"/>
                <w:sz w:val="24"/>
              </w:rPr>
              <w:t>反显</w:t>
            </w:r>
          </w:p>
        </w:tc>
        <w:tc>
          <w:tcPr>
            <w:tcW w:w="2265" w:type="dxa"/>
          </w:tcPr>
          <w:p>
            <w:pPr>
              <w:spacing w:line="360" w:lineRule="auto"/>
            </w:pPr>
            <w:r>
              <w:rPr>
                <w:rFonts w:eastAsia="仿宋"/>
                <w:color w:val="000000"/>
                <w:sz w:val="24"/>
              </w:rPr>
              <w:t>文本</w:t>
            </w:r>
          </w:p>
        </w:tc>
        <w:tc>
          <w:tcPr>
            <w:tcW w:w="2265" w:type="dxa"/>
          </w:tcPr>
          <w:p>
            <w:pPr>
              <w:spacing w:line="360" w:lineRule="auto"/>
            </w:pPr>
            <w:r>
              <w:rPr>
                <w:rFonts w:eastAsia="仿宋"/>
                <w:color w:val="000000"/>
                <w:sz w:val="24"/>
              </w:rPr>
              <w:t>展示快捷入口对应的功能名称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pPr>
            <w:r>
              <w:rPr>
                <w:rFonts w:eastAsia="仿宋"/>
                <w:color w:val="000000"/>
                <w:sz w:val="24"/>
              </w:rPr>
              <w:t>快捷菜单图标</w:t>
            </w:r>
          </w:p>
        </w:tc>
        <w:tc>
          <w:tcPr>
            <w:tcW w:w="2265" w:type="dxa"/>
          </w:tcPr>
          <w:p>
            <w:pPr>
              <w:spacing w:line="360" w:lineRule="auto"/>
            </w:pPr>
            <w:r>
              <w:rPr>
                <w:rFonts w:eastAsia="仿宋"/>
                <w:color w:val="000000"/>
                <w:sz w:val="24"/>
              </w:rPr>
              <w:t>反显</w:t>
            </w:r>
          </w:p>
        </w:tc>
        <w:tc>
          <w:tcPr>
            <w:tcW w:w="2265" w:type="dxa"/>
          </w:tcPr>
          <w:p>
            <w:pPr>
              <w:spacing w:line="360" w:lineRule="auto"/>
            </w:pPr>
            <w:r>
              <w:rPr>
                <w:rFonts w:eastAsia="仿宋"/>
                <w:color w:val="000000"/>
                <w:sz w:val="24"/>
              </w:rPr>
              <w:t>图标</w:t>
            </w:r>
          </w:p>
        </w:tc>
        <w:tc>
          <w:tcPr>
            <w:tcW w:w="2265" w:type="dxa"/>
          </w:tcPr>
          <w:p>
            <w:pPr>
              <w:spacing w:line="360" w:lineRule="auto"/>
            </w:pPr>
            <w:r>
              <w:rPr>
                <w:rFonts w:eastAsia="仿宋"/>
                <w:color w:val="000000"/>
                <w:sz w:val="24"/>
              </w:rPr>
              <w:t>展示快捷入口对应功能图标</w:t>
            </w:r>
          </w:p>
        </w:tc>
      </w:tr>
    </w:tbl>
    <w:p>
      <w:pPr>
        <w:spacing w:line="360" w:lineRule="auto"/>
        <w:rPr>
          <w:rFonts w:ascii="仿宋" w:hAnsi="仿宋" w:eastAsia="仿宋"/>
        </w:rPr>
      </w:pPr>
    </w:p>
    <w:p>
      <w:pPr>
        <w:pStyle w:val="6"/>
        <w:numPr>
          <w:ilvl w:val="3"/>
          <w:numId w:val="45"/>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45"/>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45"/>
        </w:numPr>
        <w:spacing w:line="360" w:lineRule="auto"/>
        <w:rPr>
          <w:rFonts w:ascii="仿宋" w:hAnsi="仿宋" w:eastAsia="仿宋"/>
        </w:rPr>
      </w:pPr>
      <w:r>
        <w:rPr>
          <w:rFonts w:hint="eastAsia" w:ascii="仿宋" w:hAnsi="仿宋" w:eastAsia="仿宋"/>
        </w:rPr>
        <w:t>凭证/合同/协议打印</w:t>
      </w:r>
    </w:p>
    <w:p>
      <w:r>
        <w:rPr>
          <w:rFonts w:hint="eastAsia" w:ascii="仿宋" w:hAnsi="仿宋" w:eastAsia="仿宋"/>
          <w:sz w:val="24"/>
          <w:szCs w:val="24"/>
        </w:rPr>
        <w:t>不涉及</w:t>
      </w:r>
    </w:p>
    <w:p>
      <w:pPr>
        <w:pStyle w:val="5"/>
        <w:numPr>
          <w:ilvl w:val="2"/>
          <w:numId w:val="45"/>
        </w:numPr>
        <w:spacing w:line="360" w:lineRule="auto"/>
        <w:ind w:left="993" w:hanging="993"/>
        <w:rPr>
          <w:sz w:val="28"/>
          <w:szCs w:val="28"/>
        </w:rPr>
      </w:pPr>
      <w:bookmarkStart w:id="123" w:name="_Toc233295877"/>
      <w:r>
        <w:rPr>
          <w:rFonts w:hint="eastAsia"/>
          <w:sz w:val="28"/>
          <w:szCs w:val="28"/>
        </w:rPr>
        <w:t>业绩战报</w:t>
      </w:r>
      <w:bookmarkEnd w:id="123"/>
    </w:p>
    <w:p>
      <w:pPr>
        <w:pStyle w:val="6"/>
        <w:numPr>
          <w:ilvl w:val="3"/>
          <w:numId w:val="45"/>
        </w:numPr>
        <w:spacing w:line="360" w:lineRule="auto"/>
        <w:rPr>
          <w:rFonts w:ascii="仿宋" w:hAnsi="仿宋" w:eastAsia="仿宋"/>
          <w:i/>
          <w:iCs/>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支持用户查看不同统计期间内的重点产品业绩概览，帮助用户快速掌握本人、机构的阶段性经营成果并支撑经营分析</w:t>
      </w:r>
      <w:r>
        <w:rPr>
          <w:rFonts w:hint="eastAsia" w:ascii="仿宋" w:hAnsi="仿宋" w:eastAsia="仿宋"/>
          <w:color w:val="000000"/>
          <w:sz w:val="24"/>
        </w:rPr>
        <w:t>。</w:t>
      </w:r>
    </w:p>
    <w:p>
      <w:pPr>
        <w:pStyle w:val="6"/>
        <w:numPr>
          <w:ilvl w:val="3"/>
          <w:numId w:val="45"/>
        </w:numPr>
        <w:spacing w:line="360" w:lineRule="auto"/>
        <w:rPr>
          <w:rFonts w:ascii="仿宋" w:hAnsi="仿宋" w:eastAsia="仿宋"/>
          <w:i/>
          <w:iCs/>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w:t>
      </w:r>
      <w:r>
        <w:rPr>
          <w:rFonts w:hint="eastAsia" w:ascii="仿宋" w:hAnsi="仿宋" w:eastAsia="仿宋"/>
          <w:color w:val="000000"/>
          <w:sz w:val="24"/>
        </w:rPr>
        <w:t>首页/</w:t>
      </w:r>
      <w:r>
        <w:rPr>
          <w:rFonts w:ascii="仿宋" w:hAnsi="仿宋" w:eastAsia="仿宋"/>
          <w:color w:val="000000"/>
          <w:sz w:val="24"/>
        </w:rPr>
        <w:t>业绩战报”</w:t>
      </w:r>
      <w:r>
        <w:rPr>
          <w:rFonts w:hint="eastAsia" w:ascii="仿宋" w:hAnsi="仿宋" w:eastAsia="仿宋"/>
          <w:color w:val="000000"/>
          <w:sz w:val="24"/>
        </w:rPr>
        <w:t>模块</w:t>
      </w:r>
      <w:r>
        <w:rPr>
          <w:rFonts w:ascii="仿宋" w:hAnsi="仿宋" w:eastAsia="仿宋"/>
          <w:color w:val="000000"/>
          <w:sz w:val="24"/>
        </w:rPr>
        <w:t>，系统加载默认</w:t>
      </w:r>
      <w:r>
        <w:rPr>
          <w:rFonts w:hint="eastAsia" w:ascii="仿宋" w:hAnsi="仿宋" w:eastAsia="仿宋"/>
          <w:color w:val="000000"/>
          <w:sz w:val="24"/>
        </w:rPr>
        <w:t>“月度”</w:t>
      </w:r>
      <w:r>
        <w:rPr>
          <w:rFonts w:ascii="仿宋" w:hAnsi="仿宋" w:eastAsia="仿宋"/>
          <w:color w:val="000000"/>
          <w:sz w:val="24"/>
        </w:rPr>
        <w:t>下的业绩概览结果。</w:t>
      </w:r>
    </w:p>
    <w:p>
      <w:pPr>
        <w:spacing w:line="360" w:lineRule="auto"/>
        <w:rPr>
          <w:rFonts w:ascii="仿宋" w:hAnsi="仿宋" w:eastAsia="仿宋"/>
        </w:rPr>
      </w:pPr>
      <w:r>
        <w:rPr>
          <w:rFonts w:ascii="仿宋" w:hAnsi="仿宋" w:eastAsia="仿宋"/>
          <w:color w:val="000000"/>
          <w:sz w:val="24"/>
        </w:rPr>
        <w:t>用户可切换“统计期间”查看月</w:t>
      </w:r>
      <w:r>
        <w:rPr>
          <w:rFonts w:hint="eastAsia" w:ascii="仿宋" w:hAnsi="仿宋" w:eastAsia="仿宋"/>
          <w:color w:val="000000"/>
          <w:sz w:val="24"/>
        </w:rPr>
        <w:t>度</w:t>
      </w:r>
      <w:r>
        <w:rPr>
          <w:rFonts w:ascii="仿宋" w:hAnsi="仿宋" w:eastAsia="仿宋"/>
          <w:color w:val="000000"/>
          <w:sz w:val="24"/>
        </w:rPr>
        <w:t>、季</w:t>
      </w:r>
      <w:r>
        <w:rPr>
          <w:rFonts w:hint="eastAsia" w:ascii="仿宋" w:hAnsi="仿宋" w:eastAsia="仿宋"/>
          <w:color w:val="000000"/>
          <w:sz w:val="24"/>
        </w:rPr>
        <w:t>度</w:t>
      </w:r>
      <w:r>
        <w:rPr>
          <w:rFonts w:ascii="仿宋" w:hAnsi="仿宋" w:eastAsia="仿宋"/>
          <w:color w:val="000000"/>
          <w:sz w:val="24"/>
        </w:rPr>
        <w:t>、年</w:t>
      </w:r>
      <w:r>
        <w:rPr>
          <w:rFonts w:hint="eastAsia" w:ascii="仿宋" w:hAnsi="仿宋" w:eastAsia="仿宋"/>
          <w:color w:val="000000"/>
          <w:sz w:val="24"/>
        </w:rPr>
        <w:t>度，</w:t>
      </w:r>
      <w:r>
        <w:rPr>
          <w:rFonts w:ascii="仿宋" w:hAnsi="仿宋" w:eastAsia="仿宋"/>
          <w:color w:val="000000"/>
          <w:sz w:val="24"/>
        </w:rPr>
        <w:t>不同口径下的业绩战报数据。</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72"/>
        <w:gridCol w:w="2263"/>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统计期间</w:t>
            </w:r>
          </w:p>
        </w:tc>
        <w:tc>
          <w:tcPr>
            <w:tcW w:w="2272" w:type="dxa"/>
          </w:tcPr>
          <w:p>
            <w:pPr>
              <w:spacing w:line="360" w:lineRule="auto"/>
              <w:rPr>
                <w:rFonts w:ascii="仿宋" w:hAnsi="仿宋" w:eastAsia="仿宋"/>
              </w:rPr>
            </w:pPr>
            <w:r>
              <w:rPr>
                <w:rFonts w:ascii="仿宋" w:hAnsi="仿宋" w:eastAsia="仿宋"/>
                <w:color w:val="000000"/>
                <w:sz w:val="24"/>
              </w:rPr>
              <w:t>必输</w:t>
            </w:r>
            <w:r>
              <w:rPr>
                <w:rFonts w:hint="eastAsia" w:ascii="仿宋" w:hAnsi="仿宋" w:eastAsia="仿宋"/>
                <w:color w:val="000000"/>
                <w:sz w:val="24"/>
              </w:rPr>
              <w:t>、默认：月度</w:t>
            </w:r>
          </w:p>
        </w:tc>
        <w:tc>
          <w:tcPr>
            <w:tcW w:w="2263" w:type="dxa"/>
          </w:tcPr>
          <w:p>
            <w:pPr>
              <w:spacing w:line="360" w:lineRule="auto"/>
              <w:rPr>
                <w:rFonts w:ascii="仿宋" w:hAnsi="仿宋" w:eastAsia="仿宋"/>
              </w:rPr>
            </w:pPr>
            <w:r>
              <w:rPr>
                <w:rFonts w:hint="eastAsia" w:ascii="仿宋" w:hAnsi="仿宋" w:eastAsia="仿宋"/>
                <w:color w:val="000000"/>
                <w:sz w:val="24"/>
              </w:rPr>
              <w:t>切片器</w:t>
            </w:r>
          </w:p>
        </w:tc>
        <w:tc>
          <w:tcPr>
            <w:tcW w:w="2263" w:type="dxa"/>
          </w:tcPr>
          <w:p>
            <w:pPr>
              <w:spacing w:line="360" w:lineRule="auto"/>
              <w:rPr>
                <w:rFonts w:ascii="仿宋" w:hAnsi="仿宋" w:eastAsia="仿宋"/>
              </w:rPr>
            </w:pPr>
            <w:r>
              <w:rPr>
                <w:rFonts w:ascii="仿宋" w:hAnsi="仿宋" w:eastAsia="仿宋"/>
                <w:color w:val="000000"/>
                <w:sz w:val="24"/>
              </w:rPr>
              <w:t>用于切换业绩战报统计口径</w:t>
            </w:r>
            <w:r>
              <w:rPr>
                <w:rFonts w:hint="eastAsia" w:ascii="仿宋" w:hAnsi="仿宋" w:eastAsia="仿宋"/>
                <w:color w:val="000000"/>
                <w:sz w:val="24"/>
              </w:rPr>
              <w:t>，</w:t>
            </w:r>
            <w:r>
              <w:rPr>
                <w:rFonts w:ascii="仿宋" w:hAnsi="仿宋" w:eastAsia="仿宋"/>
                <w:color w:val="000000"/>
                <w:sz w:val="24"/>
              </w:rPr>
              <w:t>枚举值：月</w:t>
            </w:r>
            <w:r>
              <w:rPr>
                <w:rFonts w:hint="eastAsia" w:ascii="仿宋" w:hAnsi="仿宋" w:eastAsia="仿宋"/>
                <w:color w:val="000000"/>
                <w:sz w:val="24"/>
              </w:rPr>
              <w:t>度</w:t>
            </w:r>
            <w:r>
              <w:rPr>
                <w:rFonts w:ascii="仿宋" w:hAnsi="仿宋" w:eastAsia="仿宋"/>
                <w:color w:val="000000"/>
                <w:sz w:val="24"/>
              </w:rPr>
              <w:t>、季</w:t>
            </w:r>
            <w:r>
              <w:rPr>
                <w:rFonts w:hint="eastAsia" w:ascii="仿宋" w:hAnsi="仿宋" w:eastAsia="仿宋"/>
                <w:color w:val="000000"/>
                <w:sz w:val="24"/>
              </w:rPr>
              <w:t>度</w:t>
            </w:r>
            <w:r>
              <w:rPr>
                <w:rFonts w:ascii="仿宋" w:hAnsi="仿宋" w:eastAsia="仿宋"/>
                <w:color w:val="000000"/>
                <w:sz w:val="24"/>
              </w:rPr>
              <w:t>、年</w:t>
            </w:r>
            <w:r>
              <w:rPr>
                <w:rFonts w:hint="eastAsia" w:ascii="仿宋" w:hAnsi="仿宋" w:eastAsia="仿宋"/>
                <w:color w:val="000000"/>
                <w:sz w:val="24"/>
              </w:rPr>
              <w:t>度</w:t>
            </w:r>
          </w:p>
        </w:tc>
      </w:tr>
    </w:tbl>
    <w:p>
      <w:pPr>
        <w:spacing w:line="360" w:lineRule="auto"/>
        <w:rPr>
          <w:rFonts w:ascii="仿宋" w:hAnsi="仿宋" w:eastAsia="仿宋"/>
        </w:rPr>
      </w:pPr>
    </w:p>
    <w:p>
      <w:pPr>
        <w:pStyle w:val="6"/>
        <w:numPr>
          <w:ilvl w:val="3"/>
          <w:numId w:val="45"/>
        </w:numPr>
        <w:spacing w:line="360" w:lineRule="auto"/>
        <w:rPr>
          <w:rFonts w:ascii="仿宋" w:hAnsi="仿宋" w:eastAsia="仿宋"/>
          <w:i/>
          <w:iCs/>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用户进入“首页/业绩战报”页面后，系统默认加载当前统计期间（</w:t>
      </w:r>
      <w:r>
        <w:rPr>
          <w:rFonts w:hint="eastAsia" w:ascii="仿宋" w:hAnsi="仿宋" w:eastAsia="仿宋"/>
          <w:color w:val="000000"/>
          <w:sz w:val="24"/>
        </w:rPr>
        <w:t>月度</w:t>
      </w:r>
      <w:r>
        <w:rPr>
          <w:rFonts w:hint="eastAsia" w:ascii="仿宋" w:hAnsi="仿宋" w:eastAsia="仿宋"/>
          <w:sz w:val="24"/>
          <w:szCs w:val="24"/>
        </w:rPr>
        <w:t>）的业绩概览结果。</w:t>
      </w:r>
    </w:p>
    <w:p>
      <w:pPr>
        <w:spacing w:line="360" w:lineRule="auto"/>
        <w:rPr>
          <w:rFonts w:ascii="仿宋" w:hAnsi="仿宋" w:eastAsia="仿宋"/>
          <w:sz w:val="24"/>
          <w:szCs w:val="24"/>
        </w:rPr>
      </w:pPr>
      <w:r>
        <w:rPr>
          <w:rFonts w:hint="eastAsia" w:ascii="仿宋" w:hAnsi="仿宋" w:eastAsia="仿宋"/>
          <w:sz w:val="24"/>
          <w:szCs w:val="24"/>
        </w:rPr>
        <w:t>2. 用户切换</w:t>
      </w:r>
      <w:r>
        <w:rPr>
          <w:rFonts w:ascii="仿宋" w:hAnsi="仿宋" w:eastAsia="仿宋"/>
          <w:color w:val="000000"/>
          <w:sz w:val="24"/>
        </w:rPr>
        <w:t>月</w:t>
      </w:r>
      <w:r>
        <w:rPr>
          <w:rFonts w:hint="eastAsia" w:ascii="仿宋" w:hAnsi="仿宋" w:eastAsia="仿宋"/>
          <w:color w:val="000000"/>
          <w:sz w:val="24"/>
        </w:rPr>
        <w:t>度</w:t>
      </w:r>
      <w:r>
        <w:rPr>
          <w:rFonts w:ascii="仿宋" w:hAnsi="仿宋" w:eastAsia="仿宋"/>
          <w:color w:val="000000"/>
          <w:sz w:val="24"/>
        </w:rPr>
        <w:t>、季</w:t>
      </w:r>
      <w:r>
        <w:rPr>
          <w:rFonts w:hint="eastAsia" w:ascii="仿宋" w:hAnsi="仿宋" w:eastAsia="仿宋"/>
          <w:color w:val="000000"/>
          <w:sz w:val="24"/>
        </w:rPr>
        <w:t>度</w:t>
      </w:r>
      <w:r>
        <w:rPr>
          <w:rFonts w:ascii="仿宋" w:hAnsi="仿宋" w:eastAsia="仿宋"/>
          <w:color w:val="000000"/>
          <w:sz w:val="24"/>
        </w:rPr>
        <w:t>、年</w:t>
      </w:r>
      <w:r>
        <w:rPr>
          <w:rFonts w:hint="eastAsia" w:ascii="仿宋" w:hAnsi="仿宋" w:eastAsia="仿宋"/>
          <w:color w:val="000000"/>
          <w:sz w:val="24"/>
        </w:rPr>
        <w:t>度后</w:t>
      </w:r>
      <w:r>
        <w:rPr>
          <w:rFonts w:hint="eastAsia" w:ascii="仿宋" w:hAnsi="仿宋" w:eastAsia="仿宋"/>
          <w:sz w:val="24"/>
          <w:szCs w:val="24"/>
        </w:rPr>
        <w:t>，系统刷新对应统计期间的战报数据。</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统计期间支持“月</w:t>
      </w:r>
      <w:r>
        <w:rPr>
          <w:rFonts w:hint="eastAsia" w:ascii="仿宋" w:hAnsi="仿宋" w:eastAsia="仿宋"/>
          <w:color w:val="000000"/>
          <w:sz w:val="24"/>
        </w:rPr>
        <w:t>度</w:t>
      </w:r>
      <w:r>
        <w:rPr>
          <w:rFonts w:hint="eastAsia" w:ascii="仿宋" w:hAnsi="仿宋" w:eastAsia="仿宋"/>
          <w:sz w:val="24"/>
          <w:szCs w:val="24"/>
        </w:rPr>
        <w:t>”、“季</w:t>
      </w:r>
      <w:r>
        <w:rPr>
          <w:rFonts w:hint="eastAsia" w:ascii="仿宋" w:hAnsi="仿宋" w:eastAsia="仿宋"/>
          <w:color w:val="000000"/>
          <w:sz w:val="24"/>
        </w:rPr>
        <w:t>度</w:t>
      </w:r>
      <w:r>
        <w:rPr>
          <w:rFonts w:hint="eastAsia" w:ascii="仿宋" w:hAnsi="仿宋" w:eastAsia="仿宋"/>
          <w:sz w:val="24"/>
          <w:szCs w:val="24"/>
        </w:rPr>
        <w:t>”、“年</w:t>
      </w:r>
      <w:r>
        <w:rPr>
          <w:rFonts w:hint="eastAsia" w:ascii="仿宋" w:hAnsi="仿宋" w:eastAsia="仿宋"/>
          <w:color w:val="000000"/>
          <w:sz w:val="24"/>
        </w:rPr>
        <w:t>度</w:t>
      </w:r>
      <w:r>
        <w:rPr>
          <w:rFonts w:hint="eastAsia" w:ascii="仿宋" w:hAnsi="仿宋" w:eastAsia="仿宋"/>
          <w:sz w:val="24"/>
          <w:szCs w:val="24"/>
        </w:rPr>
        <w:t>”三类口径。</w:t>
      </w:r>
    </w:p>
    <w:p>
      <w:pPr>
        <w:spacing w:line="360" w:lineRule="auto"/>
        <w:rPr>
          <w:rFonts w:ascii="仿宋" w:hAnsi="仿宋" w:eastAsia="仿宋"/>
          <w:sz w:val="24"/>
          <w:szCs w:val="24"/>
        </w:rPr>
      </w:pPr>
      <w:r>
        <w:rPr>
          <w:rFonts w:hint="eastAsia" w:ascii="仿宋" w:hAnsi="仿宋" w:eastAsia="仿宋"/>
          <w:sz w:val="24"/>
          <w:szCs w:val="24"/>
        </w:rPr>
        <w:t>2. 统计范围包括“存款”、“理财”、“保险”、“贷款”四类业绩销量。</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3. </w:t>
      </w:r>
      <w:r>
        <w:rPr>
          <w:rFonts w:hint="eastAsia" w:ascii="仿宋" w:hAnsi="仿宋" w:eastAsia="仿宋"/>
          <w:color w:val="000000" w:themeColor="text1"/>
          <w:sz w:val="24"/>
          <w:szCs w:val="24"/>
          <w14:textFill>
            <w14:solidFill>
              <w14:schemeClr w14:val="tx1"/>
            </w14:solidFill>
          </w14:textFill>
        </w:rPr>
        <w:t>机构、客户经理的产品销售数据按管户口径进行汇总统计。</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4. </w:t>
      </w:r>
      <w:r>
        <w:rPr>
          <w:rFonts w:hint="eastAsia" w:ascii="仿宋" w:hAnsi="仿宋" w:eastAsia="仿宋"/>
          <w:color w:val="000000" w:themeColor="text1"/>
          <w:sz w:val="24"/>
          <w:szCs w:val="24"/>
          <w14:textFill>
            <w14:solidFill>
              <w14:schemeClr w14:val="tx1"/>
            </w14:solidFill>
          </w14:textFill>
        </w:rPr>
        <w:t>管理用户进入页面时，展示对应的统计期间，“存款”、“理财”、“保险”、“贷款”四类业绩销量，支持下钻，按照总行下钻查看分行、分行下钻查看网点、网点下钻查看客户经理、客户经理下钻查看客户的链路。</w:t>
      </w:r>
    </w:p>
    <w:p>
      <w:pPr>
        <w:spacing w:line="360" w:lineRule="auto"/>
        <w:rPr>
          <w:rFonts w:ascii="仿宋" w:hAnsi="仿宋" w:eastAsia="仿宋"/>
          <w:color w:val="FF0000"/>
          <w:sz w:val="24"/>
          <w:szCs w:val="24"/>
        </w:rPr>
      </w:pPr>
      <w:r>
        <w:rPr>
          <w:rFonts w:hint="eastAsia" w:ascii="仿宋" w:hAnsi="仿宋" w:eastAsia="仿宋"/>
          <w:color w:val="000000" w:themeColor="text1"/>
          <w:sz w:val="24"/>
          <w:szCs w:val="24"/>
          <w14:textFill>
            <w14:solidFill>
              <w14:schemeClr w14:val="tx1"/>
            </w14:solidFill>
          </w14:textFill>
        </w:rPr>
        <w:t>5</w:t>
      </w:r>
      <w:r>
        <w:rPr>
          <w:rFonts w:ascii="仿宋" w:hAnsi="仿宋" w:eastAsia="仿宋"/>
          <w:color w:val="000000" w:themeColor="text1"/>
          <w:sz w:val="24"/>
          <w:szCs w:val="24"/>
          <w14:textFill>
            <w14:solidFill>
              <w14:schemeClr w14:val="tx1"/>
            </w14:solidFill>
          </w14:textFill>
        </w:rPr>
        <w:t xml:space="preserve">. </w:t>
      </w:r>
      <w:r>
        <w:rPr>
          <w:rFonts w:hint="eastAsia" w:ascii="仿宋" w:hAnsi="仿宋" w:eastAsia="仿宋"/>
          <w:color w:val="000000" w:themeColor="text1"/>
          <w:sz w:val="24"/>
          <w:szCs w:val="24"/>
          <w14:textFill>
            <w14:solidFill>
              <w14:schemeClr w14:val="tx1"/>
            </w14:solidFill>
          </w14:textFill>
        </w:rPr>
        <w:t>客户经理用户进入页面时，展示对应的统计期间，“存款”、“理财”、“保险”、“贷款”四类业绩销量，支持下钻，查看客户的销量。</w:t>
      </w:r>
    </w:p>
    <w:p>
      <w:pPr>
        <w:spacing w:line="360" w:lineRule="auto"/>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 机构层级、客户经理层级的产品销量，单位为万元，单一客户的产品销量单位为元。</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客户经理可查看本人名下管户客户的业绩战报数据。</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 管理用户可查看其权限范围内机构业绩战报数据。</w:t>
      </w:r>
    </w:p>
    <w:p>
      <w:pPr>
        <w:pStyle w:val="6"/>
        <w:numPr>
          <w:ilvl w:val="3"/>
          <w:numId w:val="45"/>
        </w:numPr>
        <w:spacing w:line="360" w:lineRule="auto"/>
        <w:rPr>
          <w:rFonts w:ascii="仿宋" w:hAnsi="仿宋" w:eastAsia="仿宋"/>
          <w:i/>
          <w:iCs/>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系统输出当前统计期间下的业绩战报概览信息。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存款销量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rPr>
            </w:pPr>
            <w:r>
              <w:rPr>
                <w:rFonts w:ascii="仿宋" w:hAnsi="仿宋" w:eastAsia="仿宋"/>
                <w:color w:val="000000"/>
                <w:sz w:val="24"/>
              </w:rPr>
              <w:t>展示当前统计期间内存款业绩销量结果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理财销量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rPr>
            </w:pPr>
            <w:r>
              <w:rPr>
                <w:rFonts w:ascii="仿宋" w:hAnsi="仿宋" w:eastAsia="仿宋"/>
                <w:color w:val="000000"/>
                <w:sz w:val="24"/>
              </w:rPr>
              <w:t>展示当前统计期间内理财业绩销量结果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保险销量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rPr>
            </w:pPr>
            <w:r>
              <w:rPr>
                <w:rFonts w:ascii="仿宋" w:hAnsi="仿宋" w:eastAsia="仿宋"/>
                <w:color w:val="000000"/>
                <w:sz w:val="24"/>
              </w:rPr>
              <w:t>展示当前统计期间内保险业绩销量结果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贷款销量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rPr>
            </w:pPr>
            <w:r>
              <w:rPr>
                <w:rFonts w:ascii="仿宋" w:hAnsi="仿宋" w:eastAsia="仿宋"/>
                <w:color w:val="000000"/>
                <w:sz w:val="24"/>
              </w:rPr>
              <w:t>展示当前统计期间内贷款业绩销量结果</w:t>
            </w:r>
            <w:r>
              <w:rPr>
                <w:rFonts w:hint="eastAsia" w:ascii="仿宋" w:hAnsi="仿宋" w:eastAsia="仿宋"/>
                <w:color w:val="000000"/>
                <w:sz w:val="24"/>
              </w:rPr>
              <w:t>，支持下钻</w:t>
            </w:r>
          </w:p>
        </w:tc>
      </w:tr>
    </w:tbl>
    <w:p>
      <w:pPr>
        <w:spacing w:line="360" w:lineRule="auto"/>
        <w:rPr>
          <w:rFonts w:ascii="仿宋" w:hAnsi="仿宋" w:eastAsia="仿宋"/>
        </w:rPr>
      </w:pPr>
    </w:p>
    <w:p>
      <w:pPr>
        <w:spacing w:line="360" w:lineRule="auto"/>
        <w:rPr>
          <w:rFonts w:ascii="仿宋" w:hAnsi="仿宋" w:eastAsia="仿宋"/>
        </w:rPr>
      </w:pPr>
      <w:r>
        <w:rPr>
          <w:rFonts w:ascii="仿宋" w:hAnsi="仿宋" w:eastAsia="仿宋"/>
          <w:color w:val="000000"/>
          <w:sz w:val="24"/>
        </w:rPr>
        <w:t>系统输出</w:t>
      </w:r>
      <w:r>
        <w:rPr>
          <w:rFonts w:hint="eastAsia" w:ascii="仿宋" w:hAnsi="仿宋" w:eastAsia="仿宋"/>
          <w:color w:val="000000"/>
          <w:sz w:val="24"/>
        </w:rPr>
        <w:t>机构层级统计的列表信息</w:t>
      </w:r>
      <w:r>
        <w:rPr>
          <w:rFonts w:ascii="仿宋" w:hAnsi="仿宋" w:eastAsia="仿宋"/>
          <w:color w:val="000000"/>
          <w:sz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机构名称</w:t>
            </w:r>
          </w:p>
        </w:tc>
        <w:tc>
          <w:tcPr>
            <w:tcW w:w="2270" w:type="dxa"/>
          </w:tcPr>
          <w:p>
            <w:pPr>
              <w:spacing w:line="360" w:lineRule="auto"/>
              <w:rPr>
                <w:rFonts w:ascii="仿宋" w:hAnsi="仿宋" w:eastAsia="仿宋"/>
              </w:rPr>
            </w:pPr>
            <w:r>
              <w:rPr>
                <w:rFonts w:ascii="仿宋" w:hAnsi="仿宋" w:eastAsia="仿宋"/>
                <w:color w:val="000000"/>
                <w:sz w:val="24"/>
              </w:rPr>
              <w:t>反显、格式化：</w:t>
            </w:r>
            <w:r>
              <w:rPr>
                <w:rFonts w:hint="eastAsia" w:ascii="仿宋" w:hAnsi="仿宋" w:eastAsia="仿宋"/>
                <w:color w:val="000000"/>
                <w:sz w:val="24"/>
              </w:rPr>
              <w:t>机构号+机构名称</w:t>
            </w:r>
          </w:p>
        </w:tc>
        <w:tc>
          <w:tcPr>
            <w:tcW w:w="2260" w:type="dxa"/>
          </w:tcPr>
          <w:p>
            <w:pPr>
              <w:spacing w:line="360" w:lineRule="auto"/>
              <w:rPr>
                <w:rFonts w:ascii="仿宋" w:hAnsi="仿宋" w:eastAsia="仿宋"/>
              </w:rPr>
            </w:pPr>
            <w:r>
              <w:rPr>
                <w:rFonts w:hint="eastAsia" w:ascii="仿宋" w:hAnsi="仿宋" w:eastAsia="仿宋"/>
                <w:color w:val="000000"/>
                <w:sz w:val="24"/>
              </w:rPr>
              <w:t>文本</w:t>
            </w:r>
          </w:p>
        </w:tc>
        <w:tc>
          <w:tcPr>
            <w:tcW w:w="2270" w:type="dxa"/>
          </w:tcPr>
          <w:p>
            <w:pPr>
              <w:spacing w:line="360" w:lineRule="auto"/>
              <w:rPr>
                <w:rFonts w:ascii="仿宋" w:hAnsi="仿宋" w:eastAsia="仿宋"/>
              </w:rPr>
            </w:pPr>
            <w:r>
              <w:rPr>
                <w:rFonts w:hint="eastAsia" w:ascii="仿宋" w:hAnsi="仿宋" w:eastAsia="仿宋"/>
                <w:color w:val="00000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客户数</w:t>
            </w:r>
          </w:p>
        </w:tc>
        <w:tc>
          <w:tcPr>
            <w:tcW w:w="2270" w:type="dxa"/>
          </w:tcPr>
          <w:p>
            <w:pPr>
              <w:spacing w:line="360" w:lineRule="auto"/>
              <w:rPr>
                <w:rFonts w:ascii="仿宋" w:hAnsi="仿宋" w:eastAsia="仿宋"/>
              </w:rPr>
            </w:pPr>
            <w:r>
              <w:rPr>
                <w:rFonts w:ascii="仿宋" w:hAnsi="仿宋" w:eastAsia="仿宋"/>
                <w:color w:val="000000"/>
                <w:sz w:val="24"/>
              </w:rPr>
              <w:t>反显、格式化：10,000</w:t>
            </w:r>
          </w:p>
        </w:tc>
        <w:tc>
          <w:tcPr>
            <w:tcW w:w="2260" w:type="dxa"/>
          </w:tcPr>
          <w:p>
            <w:pPr>
              <w:spacing w:line="360" w:lineRule="auto"/>
              <w:rPr>
                <w:rFonts w:ascii="仿宋" w:hAnsi="仿宋" w:eastAsia="仿宋"/>
              </w:rPr>
            </w:pPr>
            <w:r>
              <w:rPr>
                <w:rFonts w:hint="eastAsia" w:ascii="仿宋" w:hAnsi="仿宋" w:eastAsia="仿宋"/>
                <w:color w:val="000000"/>
                <w:sz w:val="24"/>
              </w:rPr>
              <w:t>数字</w:t>
            </w:r>
          </w:p>
        </w:tc>
        <w:tc>
          <w:tcPr>
            <w:tcW w:w="2270" w:type="dxa"/>
          </w:tcPr>
          <w:p>
            <w:pPr>
              <w:spacing w:line="360" w:lineRule="auto"/>
              <w:rPr>
                <w:rFonts w:ascii="仿宋" w:hAnsi="仿宋" w:eastAsia="仿宋"/>
              </w:rPr>
            </w:pPr>
            <w:r>
              <w:rPr>
                <w:rFonts w:ascii="仿宋" w:hAnsi="仿宋" w:eastAsia="仿宋"/>
                <w:color w:val="000000"/>
                <w:sz w:val="24"/>
              </w:rPr>
              <w:t>展示当前统计期间内贷款业绩销量结果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rPr>
              <w:t>{</w:t>
            </w:r>
            <w:r>
              <w:rPr>
                <w:rFonts w:hint="eastAsia" w:ascii="仿宋" w:hAnsi="仿宋" w:eastAsia="仿宋"/>
                <w:color w:val="000000"/>
                <w:sz w:val="24"/>
              </w:rPr>
              <w:t>存款｜理财｜保险｜贷款</w:t>
            </w:r>
            <w:r>
              <w:rPr>
                <w:rFonts w:ascii="仿宋" w:hAnsi="仿宋" w:eastAsia="仿宋"/>
              </w:rPr>
              <w:t>}</w:t>
            </w:r>
            <w:r>
              <w:rPr>
                <w:rFonts w:hint="eastAsia" w:ascii="仿宋" w:hAnsi="仿宋" w:eastAsia="仿宋"/>
                <w:color w:val="000000"/>
                <w:sz w:val="24"/>
                <w:szCs w:val="24"/>
              </w:rPr>
              <w:t>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color w:val="000000"/>
                <w:sz w:val="24"/>
              </w:rPr>
            </w:pPr>
            <w:r>
              <w:rPr>
                <w:rFonts w:ascii="仿宋" w:hAnsi="仿宋" w:eastAsia="仿宋"/>
                <w:color w:val="000000"/>
                <w:sz w:val="24"/>
              </w:rPr>
              <w:t>展示当前统计期间内</w:t>
            </w:r>
            <w:r>
              <w:rPr>
                <w:rFonts w:hint="eastAsia" w:ascii="仿宋" w:hAnsi="仿宋" w:eastAsia="仿宋"/>
                <w:color w:val="000000"/>
                <w:sz w:val="24"/>
              </w:rPr>
              <w:t>产品</w:t>
            </w:r>
            <w:r>
              <w:rPr>
                <w:rFonts w:ascii="仿宋" w:hAnsi="仿宋" w:eastAsia="仿宋"/>
                <w:color w:val="000000"/>
                <w:sz w:val="24"/>
              </w:rPr>
              <w:t>销量结果</w:t>
            </w:r>
            <w:r>
              <w:rPr>
                <w:rFonts w:hint="eastAsia" w:ascii="仿宋" w:hAnsi="仿宋" w:eastAsia="仿宋"/>
                <w:color w:val="000000"/>
                <w:sz w:val="24"/>
              </w:rPr>
              <w:t>，支持下钻</w:t>
            </w:r>
          </w:p>
          <w:p>
            <w:pPr>
              <w:spacing w:line="360" w:lineRule="auto"/>
              <w:rPr>
                <w:rFonts w:ascii="仿宋" w:hAnsi="仿宋" w:eastAsia="仿宋"/>
              </w:rPr>
            </w:pPr>
            <w:r>
              <w:rPr>
                <w:rFonts w:hint="eastAsia" w:ascii="仿宋" w:hAnsi="仿宋" w:eastAsia="仿宋"/>
                <w:color w:val="000000"/>
                <w:sz w:val="24"/>
              </w:rPr>
              <w:t>支持按照销量排序</w:t>
            </w:r>
          </w:p>
        </w:tc>
      </w:tr>
    </w:tbl>
    <w:p>
      <w:pPr>
        <w:spacing w:line="360" w:lineRule="auto"/>
        <w:rPr>
          <w:rFonts w:ascii="仿宋" w:hAnsi="仿宋" w:eastAsia="仿宋"/>
          <w:color w:val="000000"/>
          <w:sz w:val="24"/>
        </w:rPr>
      </w:pPr>
      <w:r>
        <w:rPr>
          <w:rFonts w:ascii="仿宋" w:hAnsi="仿宋" w:eastAsia="仿宋"/>
          <w:color w:val="000000"/>
          <w:sz w:val="24"/>
        </w:rPr>
        <w:t>系统输出</w:t>
      </w:r>
      <w:r>
        <w:rPr>
          <w:rFonts w:hint="eastAsia" w:ascii="仿宋" w:hAnsi="仿宋" w:eastAsia="仿宋"/>
          <w:color w:val="000000"/>
          <w:sz w:val="24"/>
        </w:rPr>
        <w:t>客户经理层级统计的列表信息</w:t>
      </w:r>
      <w:r>
        <w:rPr>
          <w:rFonts w:ascii="仿宋" w:hAnsi="仿宋" w:eastAsia="仿宋"/>
          <w:color w:val="000000"/>
          <w:sz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hint="eastAsia" w:ascii="仿宋" w:hAnsi="仿宋" w:eastAsia="仿宋"/>
                <w:lang w:val="en-US" w:eastAsia="zh-CN"/>
              </w:rPr>
            </w:pPr>
            <w:r>
              <w:rPr>
                <w:rFonts w:hint="eastAsia" w:ascii="仿宋" w:hAnsi="仿宋" w:eastAsia="仿宋"/>
                <w:color w:val="000000"/>
                <w:sz w:val="24"/>
                <w:lang w:val="en-US" w:eastAsia="zh-CN"/>
              </w:rPr>
              <w:t>客户经理</w:t>
            </w:r>
          </w:p>
        </w:tc>
        <w:tc>
          <w:tcPr>
            <w:tcW w:w="2270" w:type="dxa"/>
          </w:tcPr>
          <w:p>
            <w:pPr>
              <w:spacing w:line="360" w:lineRule="auto"/>
              <w:rPr>
                <w:rFonts w:hint="eastAsia" w:ascii="仿宋" w:hAnsi="仿宋" w:eastAsia="仿宋"/>
                <w:lang w:val="en-US" w:eastAsia="zh-CN"/>
              </w:rPr>
            </w:pPr>
            <w:r>
              <w:rPr>
                <w:rFonts w:ascii="仿宋" w:hAnsi="仿宋" w:eastAsia="仿宋"/>
                <w:color w:val="000000"/>
                <w:sz w:val="24"/>
              </w:rPr>
              <w:t>反显、格式化：</w:t>
            </w:r>
            <w:r>
              <w:rPr>
                <w:rFonts w:hint="eastAsia" w:ascii="仿宋" w:hAnsi="仿宋" w:eastAsia="仿宋"/>
                <w:color w:val="000000"/>
                <w:sz w:val="24"/>
                <w:lang w:val="en-US" w:eastAsia="zh-CN"/>
              </w:rPr>
              <w:t>客户经理姓名</w:t>
            </w:r>
            <w:r>
              <w:rPr>
                <w:rFonts w:hint="eastAsia" w:ascii="仿宋" w:hAnsi="仿宋" w:eastAsia="仿宋"/>
                <w:color w:val="000000"/>
                <w:sz w:val="24"/>
              </w:rPr>
              <w:t>+</w:t>
            </w:r>
            <w:r>
              <w:rPr>
                <w:rFonts w:hint="eastAsia" w:ascii="仿宋" w:hAnsi="仿宋" w:eastAsia="仿宋"/>
                <w:color w:val="000000"/>
                <w:sz w:val="24"/>
                <w:lang w:val="en-US" w:eastAsia="zh-CN"/>
              </w:rPr>
              <w:t>工号</w:t>
            </w:r>
          </w:p>
        </w:tc>
        <w:tc>
          <w:tcPr>
            <w:tcW w:w="2260" w:type="dxa"/>
          </w:tcPr>
          <w:p>
            <w:pPr>
              <w:spacing w:line="360" w:lineRule="auto"/>
              <w:rPr>
                <w:rFonts w:ascii="仿宋" w:hAnsi="仿宋" w:eastAsia="仿宋"/>
              </w:rPr>
            </w:pPr>
            <w:r>
              <w:rPr>
                <w:rFonts w:hint="eastAsia" w:ascii="仿宋" w:hAnsi="仿宋" w:eastAsia="仿宋"/>
                <w:color w:val="000000"/>
                <w:sz w:val="24"/>
              </w:rPr>
              <w:t>文本</w:t>
            </w:r>
          </w:p>
        </w:tc>
        <w:tc>
          <w:tcPr>
            <w:tcW w:w="2270" w:type="dxa"/>
          </w:tcPr>
          <w:p>
            <w:pPr>
              <w:spacing w:line="360" w:lineRule="auto"/>
              <w:rPr>
                <w:rFonts w:hint="eastAsia" w:ascii="仿宋" w:hAnsi="仿宋" w:eastAsia="仿宋"/>
                <w:lang w:val="en-US" w:eastAsia="zh-CN"/>
              </w:rPr>
            </w:pPr>
            <w:r>
              <w:rPr>
                <w:rFonts w:hint="eastAsia" w:ascii="仿宋" w:hAnsi="仿宋" w:eastAsia="仿宋"/>
                <w:color w:val="000000"/>
                <w:sz w:val="24"/>
              </w:rPr>
              <w:t>展示</w:t>
            </w:r>
            <w:r>
              <w:rPr>
                <w:rFonts w:hint="eastAsia" w:ascii="仿宋" w:hAnsi="仿宋" w:eastAsia="仿宋"/>
                <w:color w:val="000000"/>
                <w:sz w:val="24"/>
                <w:lang w:val="en-US" w:eastAsia="zh-CN"/>
              </w:rPr>
              <w:t>网点的客户经理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客户数</w:t>
            </w:r>
          </w:p>
        </w:tc>
        <w:tc>
          <w:tcPr>
            <w:tcW w:w="2270" w:type="dxa"/>
          </w:tcPr>
          <w:p>
            <w:pPr>
              <w:spacing w:line="360" w:lineRule="auto"/>
              <w:rPr>
                <w:rFonts w:ascii="仿宋" w:hAnsi="仿宋" w:eastAsia="仿宋"/>
              </w:rPr>
            </w:pPr>
            <w:r>
              <w:rPr>
                <w:rFonts w:ascii="仿宋" w:hAnsi="仿宋" w:eastAsia="仿宋"/>
                <w:color w:val="000000"/>
                <w:sz w:val="24"/>
              </w:rPr>
              <w:t>反显、格式化：10,000</w:t>
            </w:r>
          </w:p>
        </w:tc>
        <w:tc>
          <w:tcPr>
            <w:tcW w:w="2260" w:type="dxa"/>
          </w:tcPr>
          <w:p>
            <w:pPr>
              <w:spacing w:line="360" w:lineRule="auto"/>
              <w:rPr>
                <w:rFonts w:ascii="仿宋" w:hAnsi="仿宋" w:eastAsia="仿宋"/>
              </w:rPr>
            </w:pPr>
            <w:r>
              <w:rPr>
                <w:rFonts w:hint="eastAsia" w:ascii="仿宋" w:hAnsi="仿宋" w:eastAsia="仿宋"/>
                <w:color w:val="000000"/>
                <w:sz w:val="24"/>
              </w:rPr>
              <w:t>数字</w:t>
            </w:r>
          </w:p>
        </w:tc>
        <w:tc>
          <w:tcPr>
            <w:tcW w:w="2270" w:type="dxa"/>
          </w:tcPr>
          <w:p>
            <w:pPr>
              <w:spacing w:line="360" w:lineRule="auto"/>
              <w:rPr>
                <w:rFonts w:ascii="仿宋" w:hAnsi="仿宋" w:eastAsia="仿宋"/>
              </w:rPr>
            </w:pPr>
            <w:r>
              <w:rPr>
                <w:rFonts w:ascii="仿宋" w:hAnsi="仿宋" w:eastAsia="仿宋"/>
                <w:color w:val="000000"/>
                <w:sz w:val="24"/>
              </w:rPr>
              <w:t>展示当前统计期间内贷款业绩销量结果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rPr>
              <w:t>{</w:t>
            </w:r>
            <w:r>
              <w:rPr>
                <w:rFonts w:hint="eastAsia" w:ascii="仿宋" w:hAnsi="仿宋" w:eastAsia="仿宋"/>
                <w:color w:val="000000"/>
                <w:sz w:val="24"/>
              </w:rPr>
              <w:t>存款｜理财｜保险｜贷款</w:t>
            </w:r>
            <w:r>
              <w:rPr>
                <w:rFonts w:ascii="仿宋" w:hAnsi="仿宋" w:eastAsia="仿宋"/>
              </w:rPr>
              <w:t>}</w:t>
            </w:r>
            <w:r>
              <w:rPr>
                <w:rFonts w:hint="eastAsia" w:ascii="仿宋" w:hAnsi="仿宋" w:eastAsia="仿宋"/>
                <w:color w:val="000000"/>
                <w:sz w:val="24"/>
                <w:szCs w:val="24"/>
              </w:rPr>
              <w:t>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color w:val="000000"/>
                <w:sz w:val="24"/>
              </w:rPr>
            </w:pPr>
            <w:r>
              <w:rPr>
                <w:rFonts w:ascii="仿宋" w:hAnsi="仿宋" w:eastAsia="仿宋"/>
                <w:color w:val="000000"/>
                <w:sz w:val="24"/>
              </w:rPr>
              <w:t>展示当前统计期间内</w:t>
            </w:r>
            <w:r>
              <w:rPr>
                <w:rFonts w:hint="eastAsia" w:ascii="仿宋" w:hAnsi="仿宋" w:eastAsia="仿宋"/>
                <w:color w:val="000000"/>
                <w:sz w:val="24"/>
              </w:rPr>
              <w:t>产品</w:t>
            </w:r>
            <w:r>
              <w:rPr>
                <w:rFonts w:ascii="仿宋" w:hAnsi="仿宋" w:eastAsia="仿宋"/>
                <w:color w:val="000000"/>
                <w:sz w:val="24"/>
              </w:rPr>
              <w:t>销量结果</w:t>
            </w:r>
            <w:r>
              <w:rPr>
                <w:rFonts w:hint="eastAsia" w:ascii="仿宋" w:hAnsi="仿宋" w:eastAsia="仿宋"/>
                <w:color w:val="000000"/>
                <w:sz w:val="24"/>
              </w:rPr>
              <w:t>，支持下钻</w:t>
            </w:r>
          </w:p>
          <w:p>
            <w:pPr>
              <w:spacing w:line="360" w:lineRule="auto"/>
              <w:rPr>
                <w:rFonts w:ascii="仿宋" w:hAnsi="仿宋" w:eastAsia="仿宋"/>
              </w:rPr>
            </w:pPr>
            <w:r>
              <w:rPr>
                <w:rFonts w:hint="eastAsia" w:ascii="仿宋" w:hAnsi="仿宋" w:eastAsia="仿宋"/>
                <w:color w:val="000000"/>
                <w:sz w:val="24"/>
              </w:rPr>
              <w:t>支持按照销量排序</w:t>
            </w:r>
          </w:p>
        </w:tc>
      </w:tr>
    </w:tbl>
    <w:p>
      <w:pPr>
        <w:spacing w:line="360" w:lineRule="auto"/>
        <w:rPr>
          <w:rFonts w:ascii="仿宋" w:hAnsi="仿宋" w:eastAsia="仿宋"/>
          <w:color w:val="000000"/>
          <w:sz w:val="24"/>
        </w:rPr>
      </w:pPr>
    </w:p>
    <w:p>
      <w:pPr>
        <w:spacing w:line="360" w:lineRule="auto"/>
        <w:rPr>
          <w:rFonts w:ascii="仿宋" w:hAnsi="仿宋" w:eastAsia="仿宋"/>
        </w:rPr>
      </w:pPr>
      <w:r>
        <w:rPr>
          <w:rFonts w:ascii="仿宋" w:hAnsi="仿宋" w:eastAsia="仿宋"/>
          <w:color w:val="000000"/>
          <w:sz w:val="24"/>
        </w:rPr>
        <w:t>系统输出</w:t>
      </w:r>
      <w:r>
        <w:rPr>
          <w:rFonts w:hint="eastAsia" w:ascii="仿宋" w:hAnsi="仿宋" w:eastAsia="仿宋"/>
          <w:color w:val="000000"/>
          <w:sz w:val="24"/>
        </w:rPr>
        <w:t>客户层级统计的列表信息</w:t>
      </w:r>
      <w:r>
        <w:rPr>
          <w:rFonts w:ascii="仿宋" w:hAnsi="仿宋" w:eastAsia="仿宋"/>
          <w:color w:val="000000"/>
          <w:sz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客户名称</w:t>
            </w:r>
          </w:p>
        </w:tc>
        <w:tc>
          <w:tcPr>
            <w:tcW w:w="2270" w:type="dxa"/>
          </w:tcPr>
          <w:p>
            <w:pPr>
              <w:spacing w:line="360" w:lineRule="auto"/>
              <w:rPr>
                <w:rFonts w:ascii="仿宋" w:hAnsi="仿宋" w:eastAsia="仿宋"/>
              </w:rPr>
            </w:pPr>
            <w:r>
              <w:rPr>
                <w:rFonts w:ascii="仿宋" w:hAnsi="仿宋" w:eastAsia="仿宋"/>
                <w:color w:val="000000"/>
                <w:sz w:val="24"/>
              </w:rPr>
              <w:t>反显、格式化：</w:t>
            </w:r>
            <w:r>
              <w:rPr>
                <w:rFonts w:hint="eastAsia" w:ascii="仿宋" w:hAnsi="仿宋" w:eastAsia="仿宋"/>
                <w:color w:val="000000"/>
                <w:sz w:val="24"/>
              </w:rPr>
              <w:t>核心客户号+客户名称</w:t>
            </w:r>
          </w:p>
        </w:tc>
        <w:tc>
          <w:tcPr>
            <w:tcW w:w="2260" w:type="dxa"/>
          </w:tcPr>
          <w:p>
            <w:pPr>
              <w:spacing w:line="360" w:lineRule="auto"/>
              <w:rPr>
                <w:rFonts w:ascii="仿宋" w:hAnsi="仿宋" w:eastAsia="仿宋"/>
              </w:rPr>
            </w:pPr>
            <w:r>
              <w:rPr>
                <w:rFonts w:hint="eastAsia" w:ascii="仿宋" w:hAnsi="仿宋" w:eastAsia="仿宋"/>
                <w:color w:val="000000"/>
                <w:sz w:val="24"/>
              </w:rPr>
              <w:t>文本</w:t>
            </w:r>
          </w:p>
        </w:tc>
        <w:tc>
          <w:tcPr>
            <w:tcW w:w="2270" w:type="dxa"/>
          </w:tcPr>
          <w:p>
            <w:pPr>
              <w:spacing w:line="360" w:lineRule="auto"/>
              <w:rPr>
                <w:rFonts w:ascii="仿宋" w:hAnsi="仿宋" w:eastAsia="仿宋"/>
              </w:rPr>
            </w:pPr>
            <w:r>
              <w:rPr>
                <w:rFonts w:hint="eastAsia" w:ascii="仿宋" w:hAnsi="仿宋" w:eastAsia="仿宋"/>
                <w:color w:val="000000"/>
                <w:sz w:val="24"/>
              </w:rPr>
              <w:t>展示客户名称，支持跳转客户视图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color w:val="000000"/>
                <w:sz w:val="24"/>
              </w:rPr>
            </w:pPr>
            <w:r>
              <w:rPr>
                <w:rFonts w:hint="eastAsia" w:ascii="仿宋" w:hAnsi="仿宋" w:eastAsia="仿宋"/>
                <w:color w:val="000000"/>
                <w:sz w:val="24"/>
              </w:rPr>
              <w:t>管户机构</w:t>
            </w:r>
          </w:p>
        </w:tc>
        <w:tc>
          <w:tcPr>
            <w:tcW w:w="2270" w:type="dxa"/>
          </w:tcPr>
          <w:p>
            <w:pPr>
              <w:spacing w:line="360" w:lineRule="auto"/>
              <w:rPr>
                <w:rFonts w:ascii="仿宋" w:hAnsi="仿宋" w:eastAsia="仿宋"/>
                <w:color w:val="000000"/>
                <w:sz w:val="24"/>
              </w:rPr>
            </w:pPr>
            <w:r>
              <w:rPr>
                <w:rFonts w:ascii="仿宋" w:hAnsi="仿宋" w:eastAsia="仿宋"/>
                <w:color w:val="000000"/>
                <w:sz w:val="24"/>
              </w:rPr>
              <w:t>反显、格式化：</w:t>
            </w:r>
            <w:r>
              <w:rPr>
                <w:rFonts w:hint="eastAsia" w:ascii="仿宋" w:hAnsi="仿宋" w:eastAsia="仿宋"/>
                <w:color w:val="000000"/>
                <w:sz w:val="24"/>
              </w:rPr>
              <w:t>机构号+机构名称</w:t>
            </w:r>
          </w:p>
        </w:tc>
        <w:tc>
          <w:tcPr>
            <w:tcW w:w="2260" w:type="dxa"/>
          </w:tcPr>
          <w:p>
            <w:pPr>
              <w:spacing w:line="360" w:lineRule="auto"/>
              <w:rPr>
                <w:rFonts w:ascii="仿宋" w:hAnsi="仿宋" w:eastAsia="仿宋"/>
                <w:color w:val="000000"/>
                <w:sz w:val="24"/>
              </w:rPr>
            </w:pPr>
            <w:r>
              <w:rPr>
                <w:rFonts w:hint="eastAsia" w:ascii="仿宋" w:hAnsi="仿宋" w:eastAsia="仿宋"/>
                <w:color w:val="000000"/>
                <w:sz w:val="24"/>
              </w:rPr>
              <w:t>文本</w:t>
            </w:r>
          </w:p>
        </w:tc>
        <w:tc>
          <w:tcPr>
            <w:tcW w:w="2270" w:type="dxa"/>
          </w:tcPr>
          <w:p>
            <w:pPr>
              <w:spacing w:line="360" w:lineRule="auto"/>
              <w:rPr>
                <w:rFonts w:ascii="仿宋" w:hAnsi="仿宋" w:eastAsia="仿宋"/>
                <w:color w:val="000000"/>
                <w:sz w:val="24"/>
              </w:rPr>
            </w:pPr>
            <w:r>
              <w:rPr>
                <w:rFonts w:hint="eastAsia" w:ascii="仿宋" w:hAnsi="仿宋" w:eastAsia="仿宋"/>
                <w:color w:val="00000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管户经理</w:t>
            </w:r>
          </w:p>
        </w:tc>
        <w:tc>
          <w:tcPr>
            <w:tcW w:w="2270" w:type="dxa"/>
          </w:tcPr>
          <w:p>
            <w:pPr>
              <w:spacing w:line="360" w:lineRule="auto"/>
              <w:rPr>
                <w:rFonts w:ascii="仿宋" w:hAnsi="仿宋" w:eastAsia="仿宋"/>
              </w:rPr>
            </w:pPr>
            <w:r>
              <w:rPr>
                <w:rFonts w:ascii="仿宋" w:hAnsi="仿宋" w:eastAsia="仿宋"/>
                <w:color w:val="000000"/>
                <w:sz w:val="24"/>
              </w:rPr>
              <w:t>反显、格式化：</w:t>
            </w:r>
            <w:r>
              <w:rPr>
                <w:rFonts w:hint="eastAsia" w:ascii="仿宋" w:hAnsi="仿宋" w:eastAsia="仿宋"/>
                <w:color w:val="000000"/>
                <w:sz w:val="24"/>
              </w:rPr>
              <w:t>工号+客户经理名称</w:t>
            </w:r>
          </w:p>
        </w:tc>
        <w:tc>
          <w:tcPr>
            <w:tcW w:w="2260" w:type="dxa"/>
          </w:tcPr>
          <w:p>
            <w:pPr>
              <w:spacing w:line="360" w:lineRule="auto"/>
              <w:rPr>
                <w:rFonts w:ascii="仿宋" w:hAnsi="仿宋" w:eastAsia="仿宋"/>
              </w:rPr>
            </w:pPr>
            <w:r>
              <w:rPr>
                <w:rFonts w:hint="eastAsia" w:ascii="仿宋" w:hAnsi="仿宋" w:eastAsia="仿宋"/>
                <w:color w:val="000000"/>
                <w:sz w:val="24"/>
              </w:rPr>
              <w:t>文本</w:t>
            </w:r>
          </w:p>
        </w:tc>
        <w:tc>
          <w:tcPr>
            <w:tcW w:w="2270" w:type="dxa"/>
          </w:tcPr>
          <w:p>
            <w:pPr>
              <w:spacing w:line="360" w:lineRule="auto"/>
              <w:rPr>
                <w:rFonts w:ascii="仿宋" w:hAnsi="仿宋" w:eastAsia="仿宋"/>
              </w:rPr>
            </w:pPr>
            <w:r>
              <w:rPr>
                <w:rFonts w:hint="eastAsia" w:ascii="仿宋" w:hAnsi="仿宋" w:eastAsia="仿宋"/>
                <w:color w:val="000000"/>
                <w:sz w:val="24"/>
              </w:rPr>
              <w:t>展示客户经理名称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rPr>
              <w:t>{</w:t>
            </w:r>
            <w:r>
              <w:rPr>
                <w:rFonts w:hint="eastAsia" w:ascii="仿宋" w:hAnsi="仿宋" w:eastAsia="仿宋"/>
                <w:color w:val="000000"/>
                <w:sz w:val="24"/>
              </w:rPr>
              <w:t>存款｜理财｜保险｜贷款</w:t>
            </w:r>
            <w:r>
              <w:rPr>
                <w:rFonts w:ascii="仿宋" w:hAnsi="仿宋" w:eastAsia="仿宋"/>
              </w:rPr>
              <w:t>}</w:t>
            </w:r>
            <w:r>
              <w:rPr>
                <w:rFonts w:hint="eastAsia" w:ascii="仿宋" w:hAnsi="仿宋" w:eastAsia="仿宋"/>
                <w:color w:val="000000"/>
                <w:sz w:val="24"/>
                <w:szCs w:val="24"/>
              </w:rPr>
              <w:t>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color w:val="000000"/>
                <w:sz w:val="24"/>
              </w:rPr>
            </w:pPr>
            <w:r>
              <w:rPr>
                <w:rFonts w:ascii="仿宋" w:hAnsi="仿宋" w:eastAsia="仿宋"/>
                <w:color w:val="000000"/>
                <w:sz w:val="24"/>
              </w:rPr>
              <w:t>展示当前统计期间内</w:t>
            </w:r>
            <w:r>
              <w:rPr>
                <w:rFonts w:hint="eastAsia" w:ascii="仿宋" w:hAnsi="仿宋" w:eastAsia="仿宋"/>
                <w:color w:val="000000"/>
                <w:sz w:val="24"/>
              </w:rPr>
              <w:t>产品</w:t>
            </w:r>
            <w:r>
              <w:rPr>
                <w:rFonts w:ascii="仿宋" w:hAnsi="仿宋" w:eastAsia="仿宋"/>
                <w:color w:val="000000"/>
                <w:sz w:val="24"/>
              </w:rPr>
              <w:t>销量结果</w:t>
            </w:r>
            <w:r>
              <w:rPr>
                <w:rFonts w:hint="eastAsia" w:ascii="仿宋" w:hAnsi="仿宋" w:eastAsia="仿宋"/>
                <w:color w:val="000000"/>
                <w:sz w:val="24"/>
              </w:rPr>
              <w:t>，支持下钻</w:t>
            </w:r>
          </w:p>
          <w:p>
            <w:pPr>
              <w:spacing w:line="360" w:lineRule="auto"/>
              <w:rPr>
                <w:rFonts w:ascii="仿宋" w:hAnsi="仿宋" w:eastAsia="仿宋"/>
              </w:rPr>
            </w:pPr>
            <w:r>
              <w:rPr>
                <w:rFonts w:hint="eastAsia" w:ascii="仿宋" w:hAnsi="仿宋" w:eastAsia="仿宋"/>
                <w:color w:val="000000"/>
                <w:sz w:val="24"/>
              </w:rPr>
              <w:t>支持按照销量排序</w:t>
            </w:r>
          </w:p>
        </w:tc>
      </w:tr>
    </w:tbl>
    <w:p>
      <w:pPr>
        <w:spacing w:line="360" w:lineRule="auto"/>
        <w:rPr>
          <w:rFonts w:ascii="仿宋" w:hAnsi="仿宋" w:eastAsia="仿宋"/>
        </w:rPr>
      </w:pPr>
    </w:p>
    <w:p>
      <w:pPr>
        <w:pStyle w:val="6"/>
        <w:numPr>
          <w:ilvl w:val="3"/>
          <w:numId w:val="45"/>
        </w:numPr>
        <w:spacing w:line="360" w:lineRule="auto"/>
        <w:rPr>
          <w:rFonts w:ascii="仿宋" w:hAnsi="仿宋" w:eastAsia="仿宋"/>
          <w:i/>
          <w:iCs/>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45"/>
        </w:numPr>
        <w:spacing w:line="360" w:lineRule="auto"/>
        <w:rPr>
          <w:rFonts w:ascii="仿宋" w:hAnsi="仿宋" w:eastAsia="仿宋"/>
          <w:i/>
          <w:iCs/>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45"/>
        </w:numPr>
        <w:spacing w:line="360" w:lineRule="auto"/>
        <w:rPr>
          <w:rFonts w:ascii="仿宋" w:hAnsi="仿宋" w:eastAsia="仿宋"/>
          <w:i/>
          <w:iCs/>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
      <w:pPr>
        <w:pStyle w:val="5"/>
        <w:numPr>
          <w:ilvl w:val="2"/>
          <w:numId w:val="45"/>
        </w:numPr>
        <w:spacing w:line="360" w:lineRule="auto"/>
        <w:ind w:left="993" w:hanging="993"/>
      </w:pPr>
      <w:bookmarkStart w:id="124" w:name="_Toc233295878"/>
      <w:r>
        <w:rPr>
          <w:rFonts w:hint="eastAsia"/>
          <w:sz w:val="28"/>
          <w:szCs w:val="28"/>
        </w:rPr>
        <w:t>活动量</w:t>
      </w:r>
      <w:bookmarkEnd w:id="124"/>
    </w:p>
    <w:p>
      <w:pPr>
        <w:pStyle w:val="6"/>
        <w:numPr>
          <w:ilvl w:val="3"/>
          <w:numId w:val="45"/>
        </w:numPr>
        <w:spacing w:line="360" w:lineRule="auto"/>
      </w:pPr>
      <w:r>
        <w:rPr>
          <w:rFonts w:hint="eastAsia" w:ascii="仿宋" w:hAnsi="仿宋" w:eastAsia="仿宋"/>
        </w:rPr>
        <w:t>活动量-统计</w:t>
      </w:r>
    </w:p>
    <w:p>
      <w:pPr>
        <w:pStyle w:val="7"/>
        <w:numPr>
          <w:ilvl w:val="4"/>
          <w:numId w:val="45"/>
        </w:numPr>
        <w:spacing w:line="360" w:lineRule="auto"/>
        <w:ind w:left="1418" w:hanging="1418"/>
        <w:rPr>
          <w:rFonts w:ascii="仿宋" w:hAnsi="仿宋" w:eastAsia="仿宋" w:cs="仿宋"/>
          <w:b w:val="0"/>
          <w:bCs w:val="0"/>
          <w:sz w:val="24"/>
        </w:rPr>
      </w:pPr>
      <w:r>
        <w:rPr>
          <w:rFonts w:hint="eastAsia" w:ascii="仿宋" w:hAnsi="仿宋" w:eastAsia="仿宋"/>
          <w:i w:val="0"/>
          <w:iCs w:val="0"/>
        </w:rPr>
        <w:t>功能描述</w:t>
      </w:r>
    </w:p>
    <w:p>
      <w:pPr>
        <w:spacing w:line="360" w:lineRule="auto"/>
        <w:ind w:firstLine="480" w:firstLineChars="200"/>
        <w:rPr>
          <w:rFonts w:ascii="仿宋" w:hAnsi="仿宋" w:eastAsia="仿宋" w:cs="仿宋"/>
          <w:color w:val="000000"/>
          <w:kern w:val="0"/>
          <w:sz w:val="24"/>
        </w:rPr>
      </w:pPr>
      <w:r>
        <w:rPr>
          <w:rFonts w:hint="eastAsia" w:ascii="仿宋" w:hAnsi="仿宋" w:eastAsia="仿宋" w:cs="仿宋"/>
          <w:color w:val="000000"/>
          <w:kern w:val="0"/>
          <w:sz w:val="24"/>
        </w:rPr>
        <w:t>支持总/分行管理用户，忘网点负责人和客户经理查看权限范围内的电访、面访、企微、短信四类活动量目标及实际完成情况统计。</w:t>
      </w:r>
    </w:p>
    <w:p>
      <w:pPr>
        <w:spacing w:line="360" w:lineRule="auto"/>
        <w:ind w:firstLine="480" w:firstLineChars="200"/>
        <w:rPr>
          <w:rFonts w:ascii="仿宋" w:hAnsi="仿宋" w:eastAsia="仿宋" w:cs="仿宋"/>
          <w:color w:val="000000"/>
          <w:kern w:val="0"/>
          <w:sz w:val="24"/>
        </w:rPr>
      </w:pPr>
      <w:r>
        <w:rPr>
          <w:rFonts w:hint="eastAsia" w:ascii="仿宋" w:hAnsi="仿宋" w:eastAsia="仿宋" w:cs="仿宋"/>
          <w:color w:val="000000"/>
          <w:kern w:val="0"/>
          <w:sz w:val="24"/>
        </w:rPr>
        <w:t>支持用户按“月”、 “季”、 “年”不同统计期间进行切换。</w:t>
      </w:r>
    </w:p>
    <w:p>
      <w:pPr>
        <w:pStyle w:val="7"/>
        <w:numPr>
          <w:ilvl w:val="4"/>
          <w:numId w:val="45"/>
        </w:numPr>
        <w:spacing w:line="360" w:lineRule="auto"/>
        <w:ind w:left="1418" w:hanging="1418"/>
        <w:rPr>
          <w:rFonts w:ascii="仿宋" w:hAnsi="仿宋" w:eastAsia="仿宋" w:cs="仿宋"/>
          <w:b w:val="0"/>
          <w:bCs w:val="0"/>
          <w:sz w:val="24"/>
        </w:rPr>
      </w:pPr>
      <w:r>
        <w:rPr>
          <w:rFonts w:hint="eastAsia" w:ascii="仿宋" w:hAnsi="仿宋" w:eastAsia="仿宋"/>
          <w:i w:val="0"/>
          <w:iCs w:val="0"/>
        </w:rPr>
        <w:t>输入</w:t>
      </w:r>
    </w:p>
    <w:p>
      <w:pPr>
        <w:spacing w:line="360" w:lineRule="auto"/>
      </w:pP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rPr>
                <w:rFonts w:eastAsia="仿宋"/>
                <w:sz w:val="24"/>
                <w:szCs w:val="24"/>
              </w:rPr>
            </w:pPr>
            <w:r>
              <w:rPr>
                <w:rFonts w:hint="eastAsia" w:ascii="仿宋" w:hAnsi="仿宋" w:eastAsia="仿宋"/>
                <w:color w:val="000000"/>
                <w:sz w:val="24"/>
                <w:szCs w:val="24"/>
              </w:rPr>
              <w:t>统计期间</w:t>
            </w:r>
          </w:p>
        </w:tc>
        <w:tc>
          <w:tcPr>
            <w:tcW w:w="2270" w:type="dxa"/>
            <w:shd w:val="clear" w:color="auto" w:fill="auto"/>
          </w:tcPr>
          <w:p>
            <w:pPr>
              <w:spacing w:after="0" w:line="360" w:lineRule="auto"/>
              <w:rPr>
                <w:sz w:val="24"/>
                <w:szCs w:val="24"/>
              </w:rPr>
            </w:pPr>
            <w:r>
              <w:rPr>
                <w:rFonts w:hint="eastAsia" w:ascii="仿宋" w:hAnsi="仿宋" w:eastAsia="仿宋"/>
                <w:color w:val="000000"/>
                <w:sz w:val="24"/>
                <w:szCs w:val="24"/>
              </w:rPr>
              <w:t>必输、默认为“月”</w:t>
            </w:r>
          </w:p>
        </w:tc>
        <w:tc>
          <w:tcPr>
            <w:tcW w:w="2260" w:type="dxa"/>
            <w:shd w:val="clear" w:color="auto" w:fill="auto"/>
          </w:tcPr>
          <w:p>
            <w:pPr>
              <w:spacing w:after="0" w:line="360" w:lineRule="auto"/>
              <w:rPr>
                <w:rFonts w:eastAsia="仿宋"/>
                <w:sz w:val="24"/>
                <w:szCs w:val="24"/>
              </w:rPr>
            </w:pPr>
            <w:r>
              <w:rPr>
                <w:rFonts w:hint="eastAsia" w:eastAsia="仿宋"/>
                <w:sz w:val="24"/>
                <w:szCs w:val="24"/>
              </w:rPr>
              <w:t>切片器</w:t>
            </w:r>
          </w:p>
        </w:tc>
        <w:tc>
          <w:tcPr>
            <w:tcW w:w="2270" w:type="dxa"/>
            <w:shd w:val="clear" w:color="auto" w:fill="auto"/>
          </w:tcPr>
          <w:p>
            <w:pPr>
              <w:spacing w:after="0" w:line="360" w:lineRule="auto"/>
              <w:rPr>
                <w:rFonts w:eastAsia="仿宋"/>
                <w:sz w:val="24"/>
                <w:szCs w:val="24"/>
              </w:rPr>
            </w:pPr>
            <w:r>
              <w:rPr>
                <w:rFonts w:hint="eastAsia" w:ascii="仿宋" w:hAnsi="仿宋" w:eastAsia="仿宋"/>
                <w:color w:val="000000"/>
                <w:sz w:val="24"/>
                <w:szCs w:val="24"/>
              </w:rPr>
              <w:t>枚举值：</w:t>
            </w:r>
            <w:r>
              <w:rPr>
                <w:rFonts w:hint="eastAsia" w:ascii="仿宋" w:hAnsi="仿宋" w:eastAsia="仿宋" w:cs="仿宋"/>
                <w:color w:val="000000"/>
                <w:kern w:val="0"/>
                <w:sz w:val="24"/>
                <w:szCs w:val="24"/>
              </w:rPr>
              <w:t>“月”、 “季”、 “年”</w:t>
            </w:r>
          </w:p>
        </w:tc>
      </w:tr>
    </w:tbl>
    <w:p>
      <w:pPr>
        <w:pStyle w:val="7"/>
        <w:numPr>
          <w:ilvl w:val="4"/>
          <w:numId w:val="45"/>
        </w:numPr>
        <w:spacing w:line="360" w:lineRule="auto"/>
        <w:ind w:left="1418" w:hanging="1418"/>
        <w:rPr>
          <w:rFonts w:ascii="仿宋" w:hAnsi="仿宋" w:eastAsia="仿宋" w:cs="仿宋"/>
          <w:b w:val="0"/>
          <w:bCs w:val="0"/>
          <w:sz w:val="24"/>
        </w:rPr>
      </w:pPr>
      <w:r>
        <w:rPr>
          <w:rFonts w:hint="eastAsia" w:ascii="仿宋" w:hAnsi="仿宋" w:eastAsia="仿宋"/>
          <w:i w:val="0"/>
          <w:iCs w:val="0"/>
        </w:rPr>
        <w:t>处理</w:t>
      </w:r>
    </w:p>
    <w:p>
      <w:pPr>
        <w:numPr>
          <w:ilvl w:val="0"/>
          <w:numId w:val="46"/>
        </w:numPr>
        <w:spacing w:line="360" w:lineRule="auto"/>
        <w:rPr>
          <w:rFonts w:ascii="仿宋" w:hAnsi="仿宋" w:eastAsia="仿宋"/>
          <w:b/>
          <w:bCs/>
          <w:sz w:val="24"/>
        </w:rPr>
      </w:pPr>
      <w:r>
        <w:rPr>
          <w:rFonts w:hint="eastAsia" w:ascii="仿宋" w:hAnsi="仿宋" w:eastAsia="仿宋"/>
          <w:b/>
          <w:bCs/>
          <w:sz w:val="24"/>
        </w:rPr>
        <w:t>操作说明</w:t>
      </w:r>
    </w:p>
    <w:p>
      <w:pPr>
        <w:pStyle w:val="172"/>
        <w:numPr>
          <w:ilvl w:val="0"/>
          <w:numId w:val="47"/>
        </w:numPr>
        <w:spacing w:after="0" w:line="360" w:lineRule="auto"/>
        <w:ind w:firstLineChars="0"/>
        <w:jc w:val="left"/>
        <w:rPr>
          <w:rFonts w:ascii="仿宋" w:hAnsi="仿宋" w:eastAsia="仿宋"/>
          <w:color w:val="000000"/>
          <w:sz w:val="24"/>
        </w:rPr>
      </w:pPr>
      <w:r>
        <w:rPr>
          <w:rFonts w:hint="eastAsia" w:ascii="仿宋" w:hAnsi="仿宋" w:eastAsia="仿宋"/>
          <w:color w:val="000000"/>
          <w:sz w:val="24"/>
        </w:rPr>
        <w:t>用户进入“首页/活动量”模块，展示当前用户权限范围内的活动量统计信息。</w:t>
      </w:r>
    </w:p>
    <w:p>
      <w:pPr>
        <w:spacing w:after="0" w:line="360" w:lineRule="auto"/>
        <w:jc w:val="left"/>
        <w:rPr>
          <w:rFonts w:ascii="仿宋" w:hAnsi="仿宋" w:eastAsia="仿宋"/>
          <w:color w:val="000000"/>
          <w:sz w:val="24"/>
        </w:rPr>
      </w:pPr>
      <w:r>
        <w:rPr>
          <w:rFonts w:ascii="仿宋" w:hAnsi="仿宋" w:eastAsia="仿宋"/>
          <w:color w:val="000000"/>
          <w:sz w:val="24"/>
        </w:rPr>
        <w:t>2</w:t>
      </w:r>
      <w:r>
        <w:rPr>
          <w:rFonts w:hint="eastAsia" w:ascii="仿宋" w:hAnsi="仿宋" w:eastAsia="仿宋"/>
          <w:color w:val="000000"/>
          <w:sz w:val="24"/>
        </w:rPr>
        <w:t>、用户点击切片器，切换</w:t>
      </w:r>
      <w:r>
        <w:rPr>
          <w:rFonts w:hint="eastAsia" w:ascii="仿宋" w:hAnsi="仿宋" w:eastAsia="仿宋" w:cs="仿宋"/>
          <w:color w:val="000000"/>
          <w:kern w:val="0"/>
          <w:sz w:val="24"/>
          <w:szCs w:val="24"/>
        </w:rPr>
        <w:t>“月”、 “季”、 “年”不同的统计期间</w:t>
      </w:r>
      <w:r>
        <w:rPr>
          <w:rFonts w:hint="eastAsia" w:ascii="仿宋" w:hAnsi="仿宋" w:eastAsia="仿宋"/>
          <w:color w:val="000000"/>
          <w:sz w:val="24"/>
        </w:rPr>
        <w:t>，系统刷新并展示对应统计周期下的活动量数据。</w:t>
      </w:r>
    </w:p>
    <w:p>
      <w:pPr>
        <w:spacing w:after="0" w:line="360" w:lineRule="auto"/>
        <w:jc w:val="left"/>
        <w:rPr>
          <w:rFonts w:ascii="仿宋" w:hAnsi="仿宋" w:eastAsia="仿宋"/>
          <w:color w:val="000000"/>
          <w:sz w:val="24"/>
        </w:rPr>
      </w:pPr>
      <w:r>
        <w:rPr>
          <w:rFonts w:hint="eastAsia" w:ascii="仿宋" w:hAnsi="仿宋" w:eastAsia="仿宋"/>
          <w:color w:val="000000"/>
          <w:sz w:val="24"/>
        </w:rPr>
        <w:t>3、系统以统计卡片方式展示电访、面访、短信等活动量的计划目标与实际完成。</w:t>
      </w:r>
    </w:p>
    <w:p>
      <w:pPr>
        <w:spacing w:after="0" w:line="360" w:lineRule="auto"/>
        <w:jc w:val="left"/>
        <w:rPr>
          <w:rFonts w:ascii="仿宋" w:hAnsi="仿宋" w:eastAsia="仿宋"/>
          <w:color w:val="000000"/>
          <w:sz w:val="24"/>
        </w:rPr>
      </w:pPr>
      <w:r>
        <w:rPr>
          <w:rFonts w:hint="eastAsia" w:ascii="仿宋" w:hAnsi="仿宋" w:eastAsia="仿宋"/>
          <w:color w:val="000000"/>
          <w:sz w:val="24"/>
        </w:rPr>
        <w:t>4、点击电访/面访/短信/企微组件，支持下钻查看活动量的明细数据。</w:t>
      </w:r>
    </w:p>
    <w:p>
      <w:pPr>
        <w:numPr>
          <w:ilvl w:val="0"/>
          <w:numId w:val="46"/>
        </w:numPr>
        <w:spacing w:line="360" w:lineRule="auto"/>
        <w:rPr>
          <w:rFonts w:ascii="仿宋" w:hAnsi="仿宋" w:eastAsia="仿宋"/>
          <w:b/>
          <w:bCs/>
          <w:sz w:val="24"/>
        </w:rPr>
      </w:pPr>
      <w:r>
        <w:rPr>
          <w:rFonts w:hint="eastAsia" w:ascii="仿宋" w:hAnsi="仿宋" w:eastAsia="仿宋"/>
          <w:b/>
          <w:bCs/>
          <w:sz w:val="24"/>
        </w:rPr>
        <w:t>规则与约束</w:t>
      </w:r>
    </w:p>
    <w:p>
      <w:pPr>
        <w:pStyle w:val="172"/>
        <w:numPr>
          <w:ilvl w:val="0"/>
          <w:numId w:val="48"/>
        </w:numPr>
        <w:spacing w:after="0" w:line="360" w:lineRule="auto"/>
        <w:ind w:firstLineChars="0"/>
        <w:jc w:val="left"/>
        <w:rPr>
          <w:rFonts w:ascii="仿宋" w:hAnsi="仿宋" w:eastAsia="仿宋" w:cs="仿宋"/>
          <w:color w:val="000000"/>
          <w:kern w:val="0"/>
          <w:sz w:val="24"/>
          <w:szCs w:val="24"/>
        </w:rPr>
      </w:pPr>
      <w:r>
        <w:rPr>
          <w:rFonts w:hint="eastAsia" w:ascii="仿宋" w:hAnsi="仿宋" w:eastAsia="仿宋"/>
          <w:color w:val="000000"/>
          <w:sz w:val="24"/>
        </w:rPr>
        <w:t>活动量统计，切片器默认为“月”，支持用户点击</w:t>
      </w:r>
      <w:r>
        <w:rPr>
          <w:rFonts w:hint="eastAsia" w:ascii="仿宋" w:hAnsi="仿宋" w:eastAsia="仿宋" w:cs="仿宋"/>
          <w:color w:val="000000"/>
          <w:kern w:val="0"/>
          <w:sz w:val="24"/>
          <w:szCs w:val="24"/>
        </w:rPr>
        <w:t>“季”、 “年”，进行统计期间的切换。</w:t>
      </w:r>
    </w:p>
    <w:p>
      <w:pPr>
        <w:numPr>
          <w:ilvl w:val="0"/>
          <w:numId w:val="46"/>
        </w:numPr>
        <w:spacing w:line="360" w:lineRule="auto"/>
        <w:rPr>
          <w:rFonts w:ascii="仿宋" w:hAnsi="仿宋" w:eastAsia="仿宋"/>
          <w:b/>
          <w:bCs/>
          <w:sz w:val="24"/>
        </w:rPr>
      </w:pPr>
      <w:r>
        <w:rPr>
          <w:rFonts w:hint="eastAsia" w:ascii="仿宋" w:hAnsi="仿宋" w:eastAsia="仿宋"/>
          <w:b/>
          <w:bCs/>
          <w:sz w:val="24"/>
        </w:rPr>
        <w:t>权限说明</w:t>
      </w:r>
    </w:p>
    <w:p>
      <w:pPr>
        <w:numPr>
          <w:ilvl w:val="0"/>
          <w:numId w:val="49"/>
        </w:numPr>
        <w:spacing w:after="0" w:line="360" w:lineRule="auto"/>
        <w:jc w:val="left"/>
        <w:rPr>
          <w:rFonts w:ascii="仿宋" w:hAnsi="仿宋" w:eastAsia="仿宋"/>
          <w:b/>
          <w:bCs/>
          <w:sz w:val="24"/>
        </w:rPr>
      </w:pPr>
      <w:r>
        <w:rPr>
          <w:rFonts w:hint="eastAsia" w:ascii="仿宋" w:hAnsi="仿宋" w:eastAsia="仿宋"/>
          <w:sz w:val="24"/>
          <w:szCs w:val="24"/>
        </w:rPr>
        <w:t>客户经理、理财经理和管理岗按系统授权范围展示活动量数据。</w:t>
      </w:r>
    </w:p>
    <w:p>
      <w:pPr>
        <w:pStyle w:val="7"/>
        <w:numPr>
          <w:ilvl w:val="4"/>
          <w:numId w:val="45"/>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tbl>
      <w:tblPr>
        <w:tblStyle w:val="51"/>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5"/>
        <w:gridCol w:w="2773"/>
        <w:gridCol w:w="1529"/>
        <w:gridCol w:w="21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77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152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115"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eastAsia="仿宋"/>
              </w:rPr>
            </w:pPr>
            <w:r>
              <w:rPr>
                <w:rFonts w:hint="eastAsia" w:ascii="仿宋" w:hAnsi="仿宋" w:eastAsia="仿宋"/>
                <w:color w:val="000000"/>
                <w:sz w:val="24"/>
                <w:szCs w:val="24"/>
              </w:rPr>
              <w:t>统计期间</w:t>
            </w:r>
          </w:p>
        </w:tc>
        <w:tc>
          <w:tcPr>
            <w:tcW w:w="2773" w:type="dxa"/>
            <w:shd w:val="clear" w:color="auto" w:fill="auto"/>
          </w:tcPr>
          <w:p>
            <w:pPr>
              <w:spacing w:after="0" w:line="360" w:lineRule="auto"/>
              <w:rPr>
                <w:rFonts w:eastAsia="仿宋"/>
              </w:rPr>
            </w:pPr>
            <w:r>
              <w:rPr>
                <w:rFonts w:hint="eastAsia" w:ascii="仿宋" w:hAnsi="仿宋" w:eastAsia="仿宋"/>
                <w:color w:val="000000"/>
                <w:sz w:val="24"/>
                <w:szCs w:val="24"/>
              </w:rPr>
              <w:t>必输、默认为“月”</w:t>
            </w:r>
          </w:p>
        </w:tc>
        <w:tc>
          <w:tcPr>
            <w:tcW w:w="1529" w:type="dxa"/>
            <w:shd w:val="clear" w:color="auto" w:fill="auto"/>
          </w:tcPr>
          <w:p>
            <w:pPr>
              <w:spacing w:after="0" w:line="360" w:lineRule="auto"/>
            </w:pPr>
            <w:r>
              <w:rPr>
                <w:rFonts w:hint="eastAsia" w:eastAsia="仿宋"/>
                <w:sz w:val="24"/>
                <w:szCs w:val="24"/>
              </w:rPr>
              <w:t>切片器</w:t>
            </w:r>
          </w:p>
        </w:tc>
        <w:tc>
          <w:tcPr>
            <w:tcW w:w="2115" w:type="dxa"/>
            <w:shd w:val="clear" w:color="auto" w:fill="auto"/>
          </w:tcPr>
          <w:p>
            <w:pPr>
              <w:spacing w:after="0" w:line="360" w:lineRule="auto"/>
              <w:rPr>
                <w:rFonts w:eastAsia="仿宋"/>
              </w:rPr>
            </w:pPr>
            <w:r>
              <w:rPr>
                <w:rFonts w:hint="eastAsia" w:ascii="仿宋" w:hAnsi="仿宋" w:eastAsia="仿宋"/>
                <w:color w:val="000000"/>
                <w:sz w:val="24"/>
                <w:szCs w:val="24"/>
              </w:rPr>
              <w:t>枚举值：</w:t>
            </w:r>
            <w:r>
              <w:rPr>
                <w:rFonts w:hint="eastAsia" w:ascii="仿宋" w:hAnsi="仿宋" w:eastAsia="仿宋" w:cs="仿宋"/>
                <w:color w:val="000000"/>
                <w:kern w:val="0"/>
                <w:sz w:val="24"/>
                <w:szCs w:val="24"/>
              </w:rPr>
              <w:t>“月”、 “季”、 “年”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eastAsia="仿宋"/>
              </w:rPr>
            </w:pPr>
            <w:r>
              <w:rPr>
                <w:rFonts w:hint="eastAsia" w:ascii="仿宋" w:hAnsi="仿宋" w:eastAsia="仿宋"/>
                <w:color w:val="000000"/>
                <w:sz w:val="24"/>
              </w:rPr>
              <w:t>电访</w:t>
            </w:r>
          </w:p>
        </w:tc>
        <w:tc>
          <w:tcPr>
            <w:tcW w:w="2773" w:type="dxa"/>
            <w:shd w:val="clear" w:color="auto" w:fill="auto"/>
          </w:tcPr>
          <w:p>
            <w:pPr>
              <w:spacing w:after="0" w:line="360" w:lineRule="auto"/>
              <w:rPr>
                <w:rFonts w:eastAsia="仿宋"/>
              </w:rPr>
            </w:pPr>
            <w:r>
              <w:rPr>
                <w:rFonts w:hint="eastAsia" w:ascii="仿宋" w:hAnsi="仿宋" w:eastAsia="仿宋"/>
                <w:color w:val="000000"/>
                <w:sz w:val="24"/>
              </w:rPr>
              <w:t>反显；包含“目标计划”数、“实际完成”数、完成率</w:t>
            </w:r>
          </w:p>
        </w:tc>
        <w:tc>
          <w:tcPr>
            <w:tcW w:w="1529" w:type="dxa"/>
            <w:shd w:val="clear" w:color="auto" w:fill="auto"/>
          </w:tcPr>
          <w:p>
            <w:pPr>
              <w:spacing w:after="0" w:line="360" w:lineRule="auto"/>
              <w:rPr>
                <w:rFonts w:eastAsia="仿宋"/>
              </w:rPr>
            </w:pPr>
            <w:r>
              <w:rPr>
                <w:rFonts w:ascii="仿宋" w:hAnsi="仿宋" w:eastAsia="仿宋"/>
                <w:color w:val="000000"/>
                <w:sz w:val="24"/>
              </w:rPr>
              <w:t>文本</w:t>
            </w:r>
            <w:r>
              <w:rPr>
                <w:rFonts w:hint="eastAsia" w:ascii="仿宋" w:hAnsi="仿宋" w:eastAsia="仿宋"/>
                <w:color w:val="000000"/>
                <w:sz w:val="24"/>
              </w:rPr>
              <w:t>、环形进度条</w:t>
            </w:r>
          </w:p>
        </w:tc>
        <w:tc>
          <w:tcPr>
            <w:tcW w:w="2115" w:type="dxa"/>
            <w:shd w:val="clear" w:color="auto" w:fill="auto"/>
          </w:tcPr>
          <w:p>
            <w:pPr>
              <w:spacing w:after="0" w:line="360" w:lineRule="auto"/>
              <w:rPr>
                <w:rFonts w:eastAsia="仿宋"/>
              </w:rPr>
            </w:pPr>
            <w:r>
              <w:rPr>
                <w:rFonts w:ascii="仿宋" w:hAnsi="仿宋" w:eastAsia="仿宋"/>
                <w:color w:val="000000"/>
                <w:sz w:val="24"/>
              </w:rPr>
              <w:t>展示</w:t>
            </w:r>
            <w:r>
              <w:rPr>
                <w:rFonts w:hint="eastAsia" w:ascii="仿宋" w:hAnsi="仿宋" w:eastAsia="仿宋"/>
                <w:color w:val="000000"/>
                <w:sz w:val="24"/>
              </w:rPr>
              <w:t>电访活动量统计数据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pPr>
            <w:r>
              <w:rPr>
                <w:rFonts w:hint="eastAsia" w:ascii="仿宋" w:hAnsi="仿宋" w:eastAsia="仿宋"/>
                <w:color w:val="000000"/>
                <w:sz w:val="24"/>
              </w:rPr>
              <w:t>面访</w:t>
            </w:r>
          </w:p>
        </w:tc>
        <w:tc>
          <w:tcPr>
            <w:tcW w:w="2773" w:type="dxa"/>
            <w:shd w:val="clear" w:color="auto" w:fill="auto"/>
          </w:tcPr>
          <w:p>
            <w:pPr>
              <w:spacing w:after="0" w:line="360" w:lineRule="auto"/>
              <w:rPr>
                <w:rFonts w:eastAsia="仿宋"/>
              </w:rPr>
            </w:pPr>
            <w:r>
              <w:rPr>
                <w:rFonts w:hint="eastAsia" w:ascii="仿宋" w:hAnsi="仿宋" w:eastAsia="仿宋"/>
                <w:color w:val="000000"/>
                <w:sz w:val="24"/>
              </w:rPr>
              <w:t>反显；包含“目标计划”数、“实际完成”数、完成率</w:t>
            </w:r>
          </w:p>
        </w:tc>
        <w:tc>
          <w:tcPr>
            <w:tcW w:w="1529" w:type="dxa"/>
            <w:shd w:val="clear" w:color="auto" w:fill="auto"/>
          </w:tcPr>
          <w:p>
            <w:pPr>
              <w:spacing w:after="0" w:line="360" w:lineRule="auto"/>
              <w:rPr>
                <w:rFonts w:eastAsia="仿宋"/>
              </w:rPr>
            </w:pPr>
            <w:r>
              <w:rPr>
                <w:rFonts w:hint="eastAsia" w:ascii="仿宋" w:hAnsi="仿宋" w:eastAsia="仿宋"/>
                <w:color w:val="000000"/>
                <w:sz w:val="24"/>
              </w:rPr>
              <w:t>文本、环形进度条</w:t>
            </w:r>
          </w:p>
        </w:tc>
        <w:tc>
          <w:tcPr>
            <w:tcW w:w="2115" w:type="dxa"/>
            <w:shd w:val="clear" w:color="auto" w:fill="auto"/>
          </w:tcPr>
          <w:p>
            <w:pPr>
              <w:spacing w:after="0" w:line="360" w:lineRule="auto"/>
            </w:pPr>
            <w:r>
              <w:rPr>
                <w:rFonts w:ascii="仿宋" w:hAnsi="仿宋" w:eastAsia="仿宋"/>
                <w:color w:val="000000"/>
                <w:sz w:val="24"/>
              </w:rPr>
              <w:t>展示</w:t>
            </w:r>
            <w:r>
              <w:rPr>
                <w:rFonts w:hint="eastAsia" w:ascii="仿宋" w:hAnsi="仿宋" w:eastAsia="仿宋"/>
                <w:color w:val="000000"/>
                <w:sz w:val="24"/>
              </w:rPr>
              <w:t>面访活动量统计数据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eastAsia="仿宋"/>
              </w:rPr>
            </w:pPr>
            <w:r>
              <w:rPr>
                <w:rFonts w:hint="eastAsia" w:ascii="仿宋" w:hAnsi="仿宋" w:eastAsia="仿宋"/>
                <w:color w:val="000000"/>
                <w:sz w:val="24"/>
              </w:rPr>
              <w:t>微信</w:t>
            </w:r>
          </w:p>
        </w:tc>
        <w:tc>
          <w:tcPr>
            <w:tcW w:w="2773" w:type="dxa"/>
            <w:shd w:val="clear" w:color="auto" w:fill="auto"/>
          </w:tcPr>
          <w:p>
            <w:pPr>
              <w:spacing w:after="0" w:line="360" w:lineRule="auto"/>
              <w:rPr>
                <w:rFonts w:eastAsia="仿宋"/>
              </w:rPr>
            </w:pPr>
            <w:r>
              <w:rPr>
                <w:rFonts w:hint="eastAsia" w:ascii="仿宋" w:hAnsi="仿宋" w:eastAsia="仿宋"/>
                <w:color w:val="000000"/>
                <w:sz w:val="24"/>
              </w:rPr>
              <w:t>反显；包含“目标计划”数、“实际完成”数、完成率</w:t>
            </w:r>
          </w:p>
        </w:tc>
        <w:tc>
          <w:tcPr>
            <w:tcW w:w="1529" w:type="dxa"/>
            <w:shd w:val="clear" w:color="auto" w:fill="auto"/>
          </w:tcPr>
          <w:p>
            <w:pPr>
              <w:spacing w:after="0" w:line="360" w:lineRule="auto"/>
            </w:pPr>
            <w:r>
              <w:rPr>
                <w:rFonts w:ascii="仿宋" w:hAnsi="仿宋" w:eastAsia="仿宋"/>
                <w:color w:val="000000"/>
                <w:sz w:val="24"/>
              </w:rPr>
              <w:t>文本</w:t>
            </w:r>
            <w:r>
              <w:rPr>
                <w:rFonts w:hint="eastAsia" w:ascii="仿宋" w:hAnsi="仿宋" w:eastAsia="仿宋"/>
                <w:color w:val="000000"/>
                <w:sz w:val="24"/>
              </w:rPr>
              <w:t>、环形进度条</w:t>
            </w:r>
          </w:p>
        </w:tc>
        <w:tc>
          <w:tcPr>
            <w:tcW w:w="2115" w:type="dxa"/>
            <w:shd w:val="clear" w:color="auto" w:fill="auto"/>
          </w:tcPr>
          <w:p>
            <w:pPr>
              <w:spacing w:after="0" w:line="360" w:lineRule="auto"/>
              <w:rPr>
                <w:rFonts w:eastAsia="仿宋"/>
              </w:rPr>
            </w:pPr>
            <w:r>
              <w:rPr>
                <w:rFonts w:ascii="仿宋" w:hAnsi="仿宋" w:eastAsia="仿宋"/>
                <w:color w:val="000000"/>
                <w:sz w:val="24"/>
              </w:rPr>
              <w:t>展示</w:t>
            </w:r>
            <w:r>
              <w:rPr>
                <w:rFonts w:hint="eastAsia" w:ascii="仿宋" w:hAnsi="仿宋" w:eastAsia="仿宋"/>
                <w:color w:val="000000"/>
                <w:sz w:val="24"/>
              </w:rPr>
              <w:t>微信活动量统计数据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auto"/>
          </w:tcPr>
          <w:p>
            <w:pPr>
              <w:spacing w:after="0" w:line="360" w:lineRule="auto"/>
              <w:rPr>
                <w:rFonts w:eastAsia="仿宋"/>
              </w:rPr>
            </w:pPr>
            <w:r>
              <w:rPr>
                <w:rFonts w:hint="eastAsia" w:ascii="仿宋" w:hAnsi="仿宋" w:eastAsia="仿宋"/>
                <w:color w:val="000000"/>
                <w:sz w:val="24"/>
              </w:rPr>
              <w:t>短信</w:t>
            </w:r>
          </w:p>
        </w:tc>
        <w:tc>
          <w:tcPr>
            <w:tcW w:w="2773" w:type="dxa"/>
            <w:shd w:val="clear" w:color="auto" w:fill="auto"/>
          </w:tcPr>
          <w:p>
            <w:pPr>
              <w:spacing w:after="0" w:line="360" w:lineRule="auto"/>
            </w:pPr>
            <w:r>
              <w:rPr>
                <w:rFonts w:hint="eastAsia" w:ascii="仿宋" w:hAnsi="仿宋" w:eastAsia="仿宋"/>
                <w:color w:val="000000"/>
                <w:sz w:val="24"/>
              </w:rPr>
              <w:t>反显；包含“目标计划”数、“实际完成”数、完成率</w:t>
            </w:r>
          </w:p>
        </w:tc>
        <w:tc>
          <w:tcPr>
            <w:tcW w:w="1529" w:type="dxa"/>
            <w:shd w:val="clear" w:color="auto" w:fill="auto"/>
          </w:tcPr>
          <w:p>
            <w:pPr>
              <w:spacing w:after="0" w:line="360" w:lineRule="auto"/>
            </w:pPr>
            <w:r>
              <w:rPr>
                <w:rFonts w:ascii="仿宋" w:hAnsi="仿宋" w:eastAsia="仿宋"/>
                <w:color w:val="000000"/>
                <w:sz w:val="24"/>
              </w:rPr>
              <w:t>文本</w:t>
            </w:r>
            <w:r>
              <w:rPr>
                <w:rFonts w:hint="eastAsia" w:ascii="仿宋" w:hAnsi="仿宋" w:eastAsia="仿宋"/>
                <w:color w:val="000000"/>
                <w:sz w:val="24"/>
              </w:rPr>
              <w:t>、环形进度条</w:t>
            </w:r>
          </w:p>
        </w:tc>
        <w:tc>
          <w:tcPr>
            <w:tcW w:w="2115" w:type="dxa"/>
            <w:shd w:val="clear" w:color="auto" w:fill="auto"/>
          </w:tcPr>
          <w:p>
            <w:pPr>
              <w:spacing w:after="0" w:line="360" w:lineRule="auto"/>
            </w:pPr>
            <w:r>
              <w:rPr>
                <w:rFonts w:ascii="仿宋" w:hAnsi="仿宋" w:eastAsia="仿宋"/>
                <w:color w:val="000000"/>
                <w:sz w:val="24"/>
              </w:rPr>
              <w:t>展示</w:t>
            </w:r>
            <w:r>
              <w:rPr>
                <w:rFonts w:hint="eastAsia" w:ascii="仿宋" w:hAnsi="仿宋" w:eastAsia="仿宋"/>
                <w:color w:val="000000"/>
                <w:sz w:val="24"/>
              </w:rPr>
              <w:t>短信活动量统计数据</w:t>
            </w:r>
          </w:p>
        </w:tc>
      </w:tr>
    </w:tbl>
    <w:p>
      <w:pPr>
        <w:spacing w:line="360" w:lineRule="auto"/>
      </w:pPr>
    </w:p>
    <w:p>
      <w:pPr>
        <w:pStyle w:val="7"/>
        <w:numPr>
          <w:ilvl w:val="4"/>
          <w:numId w:val="45"/>
        </w:numPr>
        <w:spacing w:line="360" w:lineRule="auto"/>
        <w:ind w:left="1418" w:hanging="1418"/>
        <w:rPr>
          <w:rFonts w:ascii="仿宋" w:hAnsi="仿宋" w:eastAsia="仿宋" w:cs="仿宋"/>
          <w:b w:val="0"/>
          <w:bCs w:val="0"/>
          <w:sz w:val="24"/>
        </w:rPr>
      </w:pPr>
      <w:r>
        <w:rPr>
          <w:rFonts w:hint="eastAsia" w:ascii="仿宋" w:hAnsi="仿宋" w:eastAsia="仿宋"/>
          <w:i w:val="0"/>
          <w:iCs w:val="0"/>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45"/>
        </w:numPr>
        <w:spacing w:line="360" w:lineRule="auto"/>
        <w:ind w:left="1418" w:hanging="1418"/>
        <w:rPr>
          <w:rFonts w:ascii="仿宋" w:hAnsi="仿宋" w:eastAsia="仿宋" w:cs="仿宋"/>
          <w:b w:val="0"/>
          <w:bCs w:val="0"/>
          <w:sz w:val="24"/>
        </w:rPr>
      </w:pPr>
      <w:r>
        <w:rPr>
          <w:rFonts w:hint="eastAsia" w:ascii="仿宋" w:hAnsi="仿宋" w:eastAsia="仿宋"/>
          <w:i w:val="0"/>
          <w:iCs w:val="0"/>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45"/>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45"/>
        </w:numPr>
        <w:spacing w:line="360" w:lineRule="auto"/>
      </w:pPr>
      <w:r>
        <w:rPr>
          <w:rFonts w:hint="eastAsia" w:ascii="仿宋" w:hAnsi="仿宋" w:eastAsia="仿宋"/>
        </w:rPr>
        <w:t>活动量-明细</w:t>
      </w:r>
    </w:p>
    <w:p>
      <w:pPr>
        <w:pStyle w:val="7"/>
        <w:numPr>
          <w:ilvl w:val="4"/>
          <w:numId w:val="45"/>
        </w:numPr>
        <w:spacing w:line="360" w:lineRule="auto"/>
        <w:ind w:left="1418" w:hanging="1418"/>
      </w:pPr>
      <w:r>
        <w:rPr>
          <w:rFonts w:hint="eastAsia" w:ascii="仿宋" w:hAnsi="仿宋" w:eastAsia="仿宋"/>
          <w:i w:val="0"/>
          <w:iCs w:val="0"/>
        </w:rPr>
        <w:t>功能描述</w:t>
      </w:r>
    </w:p>
    <w:p>
      <w:pPr>
        <w:spacing w:line="360" w:lineRule="auto"/>
        <w:ind w:firstLine="480" w:firstLineChars="200"/>
        <w:rPr>
          <w:rFonts w:ascii="仿宋" w:hAnsi="仿宋" w:eastAsia="仿宋" w:cs="仿宋"/>
          <w:color w:val="000000"/>
          <w:kern w:val="0"/>
          <w:sz w:val="24"/>
        </w:rPr>
      </w:pPr>
      <w:r>
        <w:rPr>
          <w:rFonts w:hint="eastAsia" w:ascii="仿宋" w:hAnsi="仿宋" w:eastAsia="仿宋" w:cs="仿宋"/>
          <w:color w:val="000000"/>
          <w:kern w:val="0"/>
          <w:sz w:val="24"/>
        </w:rPr>
        <w:t>支持总/分行管理用户，忘网点负责人和客户经理查看权限范围内的活动量明细数据。</w:t>
      </w:r>
    </w:p>
    <w:p>
      <w:pPr>
        <w:spacing w:line="360" w:lineRule="auto"/>
        <w:ind w:firstLine="480" w:firstLineChars="200"/>
        <w:rPr>
          <w:rFonts w:ascii="仿宋" w:hAnsi="仿宋" w:eastAsia="仿宋" w:cs="仿宋"/>
          <w:color w:val="000000"/>
          <w:kern w:val="0"/>
          <w:sz w:val="24"/>
        </w:rPr>
      </w:pPr>
      <w:r>
        <w:rPr>
          <w:rFonts w:hint="eastAsia" w:ascii="仿宋" w:hAnsi="仿宋" w:eastAsia="仿宋" w:cs="仿宋"/>
          <w:color w:val="000000"/>
          <w:kern w:val="0"/>
          <w:sz w:val="24"/>
        </w:rPr>
        <w:t>支持用户按“月”、 “季”、 “年”不同统计期间进行切换。</w:t>
      </w:r>
    </w:p>
    <w:p>
      <w:pPr>
        <w:pStyle w:val="7"/>
        <w:numPr>
          <w:ilvl w:val="4"/>
          <w:numId w:val="45"/>
        </w:numPr>
        <w:spacing w:line="360" w:lineRule="auto"/>
        <w:ind w:left="1418" w:hanging="1418"/>
        <w:rPr>
          <w:rFonts w:ascii="仿宋" w:hAnsi="仿宋" w:eastAsia="仿宋" w:cs="仿宋"/>
          <w:i w:val="0"/>
          <w:iCs w:val="0"/>
          <w:sz w:val="24"/>
        </w:rPr>
      </w:pPr>
      <w:r>
        <w:rPr>
          <w:rFonts w:hint="eastAsia" w:ascii="仿宋" w:hAnsi="仿宋" w:eastAsia="仿宋"/>
          <w:i w:val="0"/>
          <w:iCs w:val="0"/>
        </w:rPr>
        <w:t>输入</w:t>
      </w:r>
    </w:p>
    <w:p>
      <w:pPr>
        <w:spacing w:line="360" w:lineRule="auto"/>
        <w:rPr>
          <w:rFonts w:ascii="仿宋" w:hAnsi="仿宋" w:eastAsia="仿宋"/>
          <w:sz w:val="24"/>
          <w:szCs w:val="24"/>
        </w:rPr>
      </w:pPr>
      <w:r>
        <w:rPr>
          <w:rFonts w:hint="eastAsia" w:ascii="仿宋" w:hAnsi="仿宋" w:eastAsia="仿宋"/>
          <w:sz w:val="24"/>
          <w:szCs w:val="24"/>
        </w:rPr>
        <w:t>页面级输入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rPr>
                <w:rFonts w:eastAsia="仿宋"/>
              </w:rPr>
            </w:pPr>
            <w:r>
              <w:rPr>
                <w:rFonts w:hint="eastAsia" w:ascii="仿宋" w:hAnsi="仿宋" w:eastAsia="仿宋"/>
                <w:color w:val="000000"/>
                <w:sz w:val="24"/>
                <w:szCs w:val="24"/>
              </w:rPr>
              <w:t>统计期间</w:t>
            </w:r>
          </w:p>
        </w:tc>
        <w:tc>
          <w:tcPr>
            <w:tcW w:w="2270" w:type="dxa"/>
            <w:shd w:val="clear" w:color="auto" w:fill="auto"/>
          </w:tcPr>
          <w:p>
            <w:pPr>
              <w:spacing w:after="0" w:line="360" w:lineRule="auto"/>
            </w:pPr>
            <w:r>
              <w:rPr>
                <w:rFonts w:hint="eastAsia" w:ascii="仿宋" w:hAnsi="仿宋" w:eastAsia="仿宋"/>
                <w:color w:val="000000"/>
                <w:sz w:val="24"/>
                <w:szCs w:val="24"/>
              </w:rPr>
              <w:t>必输、默认从活动量统计页面带入</w:t>
            </w:r>
          </w:p>
        </w:tc>
        <w:tc>
          <w:tcPr>
            <w:tcW w:w="2260" w:type="dxa"/>
            <w:shd w:val="clear" w:color="auto" w:fill="auto"/>
          </w:tcPr>
          <w:p>
            <w:pPr>
              <w:spacing w:after="0" w:line="360" w:lineRule="auto"/>
              <w:rPr>
                <w:rFonts w:eastAsia="仿宋"/>
              </w:rPr>
            </w:pPr>
            <w:r>
              <w:rPr>
                <w:rFonts w:hint="eastAsia" w:eastAsia="仿宋"/>
                <w:sz w:val="24"/>
                <w:szCs w:val="24"/>
              </w:rPr>
              <w:t>切片器</w:t>
            </w:r>
          </w:p>
        </w:tc>
        <w:tc>
          <w:tcPr>
            <w:tcW w:w="2270" w:type="dxa"/>
            <w:shd w:val="clear" w:color="auto" w:fill="auto"/>
          </w:tcPr>
          <w:p>
            <w:pPr>
              <w:spacing w:after="0" w:line="360" w:lineRule="auto"/>
              <w:rPr>
                <w:rFonts w:ascii="仿宋" w:hAnsi="仿宋" w:eastAsia="仿宋" w:cs="仿宋"/>
                <w:color w:val="000000"/>
                <w:kern w:val="0"/>
                <w:sz w:val="24"/>
                <w:szCs w:val="24"/>
              </w:rPr>
            </w:pPr>
            <w:r>
              <w:rPr>
                <w:rFonts w:hint="eastAsia" w:ascii="仿宋" w:hAnsi="仿宋" w:eastAsia="仿宋"/>
                <w:color w:val="000000"/>
                <w:sz w:val="24"/>
                <w:szCs w:val="24"/>
              </w:rPr>
              <w:t>枚举值：</w:t>
            </w:r>
            <w:r>
              <w:rPr>
                <w:rFonts w:hint="eastAsia" w:ascii="仿宋" w:hAnsi="仿宋" w:eastAsia="仿宋" w:cs="仿宋"/>
                <w:color w:val="000000"/>
                <w:kern w:val="0"/>
                <w:sz w:val="24"/>
                <w:szCs w:val="24"/>
              </w:rPr>
              <w:t>“月”、 “季”、 “年”</w:t>
            </w:r>
          </w:p>
          <w:p>
            <w:pPr>
              <w:spacing w:after="0"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统计期间为“月”时，默认展示当月，支持下拉框选择本年的历史月份，可选范围：1月～当月</w:t>
            </w:r>
          </w:p>
          <w:p>
            <w:pPr>
              <w:spacing w:after="0" w:line="360" w:lineRule="auto"/>
              <w:rPr>
                <w:rFonts w:ascii="仿宋" w:hAnsi="仿宋" w:eastAsia="仿宋" w:cs="仿宋"/>
                <w:color w:val="000000"/>
                <w:kern w:val="0"/>
                <w:sz w:val="24"/>
                <w:szCs w:val="24"/>
              </w:rPr>
            </w:pPr>
            <w:r>
              <w:rPr>
                <w:rFonts w:hint="eastAsia" w:ascii="仿宋" w:hAnsi="仿宋" w:eastAsia="仿宋" w:cs="仿宋"/>
                <w:color w:val="000000"/>
                <w:kern w:val="0"/>
                <w:sz w:val="24"/>
                <w:szCs w:val="24"/>
              </w:rPr>
              <w:t>统计期间为“季”时，默认展示当季，支持下拉框选择本年的历史季度，可选范围：一季度～当季</w:t>
            </w:r>
          </w:p>
          <w:p>
            <w:pPr>
              <w:spacing w:after="0" w:line="360" w:lineRule="auto"/>
              <w:rPr>
                <w:rFonts w:eastAsia="仿宋"/>
              </w:rPr>
            </w:pPr>
            <w:r>
              <w:rPr>
                <w:rFonts w:hint="eastAsia" w:ascii="仿宋" w:hAnsi="仿宋" w:eastAsia="仿宋" w:cs="仿宋"/>
                <w:color w:val="000000"/>
                <w:kern w:val="0"/>
                <w:sz w:val="24"/>
                <w:szCs w:val="24"/>
              </w:rPr>
              <w:t>统计期间为“年”时，展示本年，下拉框可选择上一年。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rPr>
              <w:t>活动量类型</w:t>
            </w:r>
          </w:p>
        </w:tc>
        <w:tc>
          <w:tcPr>
            <w:tcW w:w="227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szCs w:val="24"/>
              </w:rPr>
              <w:t>必输、默认从活动量统计页面带入</w:t>
            </w:r>
          </w:p>
        </w:tc>
        <w:tc>
          <w:tcPr>
            <w:tcW w:w="2260" w:type="dxa"/>
            <w:shd w:val="clear" w:color="auto" w:fill="auto"/>
          </w:tcPr>
          <w:p>
            <w:pPr>
              <w:spacing w:after="0" w:line="360" w:lineRule="auto"/>
              <w:rPr>
                <w:rFonts w:ascii="仿宋" w:hAnsi="仿宋" w:eastAsia="仿宋"/>
                <w:color w:val="000000"/>
                <w:sz w:val="24"/>
              </w:rPr>
            </w:pPr>
            <w:r>
              <w:rPr>
                <w:rFonts w:ascii="仿宋" w:hAnsi="仿宋" w:eastAsia="仿宋"/>
                <w:color w:val="000000"/>
                <w:sz w:val="24"/>
              </w:rPr>
              <w:t>T</w:t>
            </w:r>
            <w:r>
              <w:rPr>
                <w:rFonts w:hint="eastAsia" w:ascii="仿宋" w:hAnsi="仿宋" w:eastAsia="仿宋"/>
                <w:color w:val="000000"/>
                <w:sz w:val="24"/>
              </w:rPr>
              <w:t>ab页签</w:t>
            </w:r>
          </w:p>
        </w:tc>
        <w:tc>
          <w:tcPr>
            <w:tcW w:w="2270" w:type="dxa"/>
            <w:shd w:val="clear" w:color="auto" w:fill="auto"/>
          </w:tcPr>
          <w:p>
            <w:pPr>
              <w:spacing w:after="0" w:line="360" w:lineRule="auto"/>
              <w:rPr>
                <w:rFonts w:ascii="仿宋" w:hAnsi="仿宋" w:eastAsia="仿宋"/>
                <w:color w:val="000000"/>
                <w:sz w:val="24"/>
              </w:rPr>
            </w:pPr>
            <w:r>
              <w:rPr>
                <w:rFonts w:hint="eastAsia" w:ascii="仿宋" w:hAnsi="仿宋" w:eastAsia="仿宋"/>
                <w:color w:val="000000"/>
                <w:sz w:val="24"/>
                <w:szCs w:val="24"/>
              </w:rPr>
              <w:t>枚举值：电访、面访、短信、企微</w:t>
            </w:r>
          </w:p>
        </w:tc>
      </w:tr>
    </w:tbl>
    <w:p>
      <w:pPr>
        <w:spacing w:after="0" w:line="360" w:lineRule="auto"/>
        <w:jc w:val="left"/>
      </w:pPr>
    </w:p>
    <w:p>
      <w:pPr>
        <w:pStyle w:val="7"/>
        <w:numPr>
          <w:ilvl w:val="4"/>
          <w:numId w:val="45"/>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numPr>
          <w:ilvl w:val="0"/>
          <w:numId w:val="50"/>
        </w:numPr>
        <w:spacing w:line="360" w:lineRule="auto"/>
        <w:ind w:left="360" w:hanging="360"/>
        <w:rPr>
          <w:rFonts w:ascii="仿宋" w:hAnsi="仿宋" w:eastAsia="仿宋"/>
          <w:b/>
          <w:bCs/>
          <w:sz w:val="24"/>
        </w:rPr>
      </w:pPr>
      <w:r>
        <w:rPr>
          <w:rFonts w:hint="eastAsia" w:ascii="仿宋" w:hAnsi="仿宋" w:eastAsia="仿宋"/>
          <w:b/>
          <w:bCs/>
          <w:sz w:val="24"/>
        </w:rPr>
        <w:t>操作说明</w:t>
      </w:r>
    </w:p>
    <w:p>
      <w:pPr>
        <w:pStyle w:val="172"/>
        <w:numPr>
          <w:ilvl w:val="0"/>
          <w:numId w:val="51"/>
        </w:numPr>
        <w:spacing w:after="0" w:line="360" w:lineRule="auto"/>
        <w:ind w:firstLineChars="0"/>
        <w:jc w:val="left"/>
        <w:rPr>
          <w:rFonts w:ascii="仿宋" w:hAnsi="仿宋" w:eastAsia="仿宋"/>
          <w:color w:val="000000"/>
          <w:sz w:val="24"/>
        </w:rPr>
      </w:pPr>
      <w:r>
        <w:rPr>
          <w:rFonts w:hint="eastAsia" w:ascii="仿宋" w:hAnsi="仿宋" w:eastAsia="仿宋"/>
          <w:color w:val="000000"/>
          <w:sz w:val="24"/>
        </w:rPr>
        <w:t>用户在首页/活动量统计模块，点击电访/面访/微信/短信/企微卡片组件后，下钻至活动量明细界面。</w:t>
      </w:r>
    </w:p>
    <w:p>
      <w:pPr>
        <w:pStyle w:val="172"/>
        <w:numPr>
          <w:ilvl w:val="0"/>
          <w:numId w:val="51"/>
        </w:numPr>
        <w:spacing w:after="0" w:line="360" w:lineRule="auto"/>
        <w:ind w:firstLineChars="0"/>
        <w:jc w:val="left"/>
        <w:rPr>
          <w:rFonts w:ascii="仿宋" w:hAnsi="仿宋" w:eastAsia="仿宋"/>
          <w:color w:val="000000"/>
          <w:sz w:val="24"/>
        </w:rPr>
      </w:pPr>
      <w:r>
        <w:rPr>
          <w:rFonts w:hint="eastAsia" w:ascii="仿宋" w:hAnsi="仿宋" w:eastAsia="仿宋"/>
          <w:color w:val="000000"/>
          <w:sz w:val="24"/>
        </w:rPr>
        <w:t>统计期间、活动量类型的默认展示项，从活动量统计页面带入。</w:t>
      </w:r>
    </w:p>
    <w:p>
      <w:pPr>
        <w:numPr>
          <w:ilvl w:val="0"/>
          <w:numId w:val="50"/>
        </w:numPr>
        <w:spacing w:line="360" w:lineRule="auto"/>
        <w:ind w:left="360" w:hanging="360"/>
        <w:rPr>
          <w:rFonts w:ascii="仿宋" w:hAnsi="仿宋" w:eastAsia="仿宋"/>
          <w:b/>
          <w:bCs/>
          <w:sz w:val="24"/>
        </w:rPr>
      </w:pPr>
      <w:r>
        <w:rPr>
          <w:rFonts w:hint="eastAsia" w:ascii="仿宋" w:hAnsi="仿宋" w:eastAsia="仿宋"/>
          <w:b/>
          <w:bCs/>
          <w:sz w:val="24"/>
        </w:rPr>
        <w:t>规则与约束</w:t>
      </w:r>
    </w:p>
    <w:p>
      <w:pPr>
        <w:pStyle w:val="172"/>
        <w:numPr>
          <w:ilvl w:val="0"/>
          <w:numId w:val="52"/>
        </w:numPr>
        <w:spacing w:after="0" w:line="360" w:lineRule="auto"/>
        <w:ind w:firstLineChars="0"/>
        <w:jc w:val="left"/>
        <w:rPr>
          <w:rFonts w:ascii="仿宋" w:hAnsi="仿宋" w:eastAsia="仿宋" w:cs="仿宋"/>
          <w:color w:val="000000"/>
          <w:kern w:val="0"/>
          <w:sz w:val="24"/>
        </w:rPr>
      </w:pPr>
      <w:r>
        <w:rPr>
          <w:rFonts w:hint="eastAsia" w:ascii="仿宋" w:hAnsi="仿宋" w:eastAsia="仿宋"/>
          <w:color w:val="000000"/>
          <w:sz w:val="24"/>
        </w:rPr>
        <w:t>支持通过</w:t>
      </w:r>
      <w:r>
        <w:rPr>
          <w:rFonts w:hint="eastAsia" w:ascii="仿宋" w:hAnsi="仿宋" w:eastAsia="仿宋" w:cs="仿宋"/>
          <w:color w:val="000000"/>
          <w:kern w:val="0"/>
          <w:sz w:val="24"/>
        </w:rPr>
        <w:t>“月”、 “季”、 “年”不同统计期间进行切换，查询不同统计期间下的活动量明细数据。</w:t>
      </w:r>
    </w:p>
    <w:p>
      <w:pPr>
        <w:pStyle w:val="172"/>
        <w:numPr>
          <w:ilvl w:val="0"/>
          <w:numId w:val="52"/>
        </w:numPr>
        <w:spacing w:after="0" w:line="360" w:lineRule="auto"/>
        <w:ind w:firstLineChars="0"/>
        <w:jc w:val="left"/>
        <w:rPr>
          <w:rFonts w:ascii="仿宋" w:hAnsi="仿宋" w:eastAsia="仿宋"/>
          <w:color w:val="000000"/>
          <w:sz w:val="24"/>
        </w:rPr>
      </w:pPr>
      <w:r>
        <w:rPr>
          <w:rFonts w:hint="eastAsia" w:ascii="仿宋" w:hAnsi="仿宋" w:eastAsia="仿宋"/>
          <w:color w:val="000000"/>
          <w:sz w:val="24"/>
        </w:rPr>
        <w:t>各统计期间，接触状态的说明</w:t>
      </w:r>
    </w:p>
    <w:p>
      <w:pPr>
        <w:pStyle w:val="172"/>
        <w:spacing w:after="0" w:line="360" w:lineRule="auto"/>
        <w:ind w:left="360" w:firstLine="0" w:firstLineChars="0"/>
        <w:jc w:val="left"/>
        <w:rPr>
          <w:rFonts w:ascii="仿宋" w:hAnsi="仿宋" w:eastAsia="仿宋"/>
          <w:color w:val="000000"/>
          <w:sz w:val="24"/>
        </w:rPr>
      </w:pPr>
      <w:r>
        <w:rPr>
          <w:rFonts w:hint="eastAsia" w:ascii="仿宋" w:hAnsi="仿宋" w:eastAsia="仿宋"/>
          <w:color w:val="000000"/>
          <w:sz w:val="24"/>
        </w:rPr>
        <w:t>统计期间切换为“月”时，展示当月通过电访/面访/微信/短信/企微已接触的客户明细。</w:t>
      </w:r>
    </w:p>
    <w:p>
      <w:pPr>
        <w:pStyle w:val="172"/>
        <w:spacing w:after="0" w:line="360" w:lineRule="auto"/>
        <w:ind w:left="360" w:firstLine="0" w:firstLineChars="0"/>
        <w:jc w:val="left"/>
        <w:rPr>
          <w:rFonts w:ascii="仿宋" w:hAnsi="仿宋" w:eastAsia="仿宋"/>
          <w:color w:val="000000"/>
          <w:sz w:val="24"/>
        </w:rPr>
      </w:pPr>
      <w:r>
        <w:rPr>
          <w:rFonts w:hint="eastAsia" w:ascii="仿宋" w:hAnsi="仿宋" w:eastAsia="仿宋"/>
          <w:color w:val="000000"/>
          <w:sz w:val="24"/>
        </w:rPr>
        <w:t>统计期间切换为“季”时，展示当季通过电访/面访/微信/短信/企微已接触的客户明细。</w:t>
      </w:r>
    </w:p>
    <w:p>
      <w:pPr>
        <w:pStyle w:val="172"/>
        <w:spacing w:after="0" w:line="360" w:lineRule="auto"/>
        <w:ind w:left="360" w:firstLine="0" w:firstLineChars="0"/>
        <w:jc w:val="left"/>
        <w:rPr>
          <w:rFonts w:ascii="仿宋" w:hAnsi="仿宋" w:eastAsia="仿宋"/>
          <w:color w:val="000000"/>
          <w:sz w:val="24"/>
        </w:rPr>
      </w:pPr>
      <w:r>
        <w:rPr>
          <w:rFonts w:hint="eastAsia" w:ascii="仿宋" w:hAnsi="仿宋" w:eastAsia="仿宋"/>
          <w:color w:val="000000"/>
          <w:sz w:val="24"/>
        </w:rPr>
        <w:t>统计期间切换为“年”时，展示当年通过电访/面访/微信/短信/企微已接触的客户明细。</w:t>
      </w:r>
    </w:p>
    <w:p>
      <w:pPr>
        <w:pStyle w:val="172"/>
        <w:spacing w:after="0" w:line="360" w:lineRule="auto"/>
        <w:ind w:left="360" w:firstLine="0" w:firstLineChars="0"/>
        <w:jc w:val="left"/>
        <w:rPr>
          <w:rFonts w:ascii="仿宋" w:hAnsi="仿宋" w:eastAsia="仿宋"/>
          <w:color w:val="000000"/>
          <w:sz w:val="24"/>
        </w:rPr>
      </w:pPr>
      <w:r>
        <w:rPr>
          <w:rFonts w:hint="eastAsia" w:ascii="仿宋" w:hAnsi="仿宋" w:eastAsia="仿宋"/>
          <w:color w:val="000000"/>
          <w:sz w:val="24"/>
        </w:rPr>
        <w:t>支持接触状态的切换，切换为“未接触”时，可查看不同统计期间、不同活动量类型的未接触客户的明细。</w:t>
      </w:r>
    </w:p>
    <w:p>
      <w:pPr>
        <w:pStyle w:val="172"/>
        <w:numPr>
          <w:ilvl w:val="0"/>
          <w:numId w:val="52"/>
        </w:numPr>
        <w:spacing w:after="0" w:line="360" w:lineRule="auto"/>
        <w:ind w:firstLineChars="0"/>
        <w:jc w:val="left"/>
        <w:rPr>
          <w:rFonts w:ascii="仿宋" w:hAnsi="仿宋" w:eastAsia="仿宋"/>
          <w:color w:val="000000"/>
          <w:sz w:val="24"/>
        </w:rPr>
      </w:pPr>
      <w:r>
        <w:rPr>
          <w:rFonts w:hint="eastAsia" w:ascii="仿宋" w:hAnsi="仿宋" w:eastAsia="仿宋"/>
          <w:color w:val="000000"/>
          <w:sz w:val="24"/>
        </w:rPr>
        <w:t>默认按照客户等级降序排序，支持金额类字段按降序/升序排序。</w:t>
      </w:r>
    </w:p>
    <w:p>
      <w:pPr>
        <w:numPr>
          <w:ilvl w:val="0"/>
          <w:numId w:val="50"/>
        </w:numPr>
        <w:spacing w:line="360" w:lineRule="auto"/>
        <w:ind w:left="360" w:hanging="360"/>
        <w:rPr>
          <w:rFonts w:ascii="仿宋" w:hAnsi="仿宋" w:eastAsia="仿宋"/>
          <w:b/>
          <w:bCs/>
          <w:sz w:val="24"/>
        </w:rPr>
      </w:pPr>
      <w:r>
        <w:rPr>
          <w:rFonts w:hint="eastAsia" w:ascii="仿宋" w:hAnsi="仿宋" w:eastAsia="仿宋"/>
          <w:b/>
          <w:bCs/>
          <w:sz w:val="24"/>
        </w:rPr>
        <w:t>权限说明</w:t>
      </w:r>
    </w:p>
    <w:p>
      <w:pPr>
        <w:numPr>
          <w:ilvl w:val="0"/>
          <w:numId w:val="53"/>
        </w:numPr>
        <w:spacing w:after="0" w:line="360" w:lineRule="auto"/>
        <w:ind w:left="360" w:hanging="360"/>
        <w:jc w:val="left"/>
        <w:rPr>
          <w:rFonts w:ascii="仿宋" w:hAnsi="仿宋" w:eastAsia="仿宋"/>
          <w:b/>
          <w:bCs/>
          <w:sz w:val="24"/>
        </w:rPr>
      </w:pPr>
      <w:r>
        <w:rPr>
          <w:rFonts w:hint="eastAsia" w:ascii="仿宋" w:hAnsi="仿宋" w:eastAsia="仿宋"/>
          <w:sz w:val="24"/>
          <w:szCs w:val="24"/>
        </w:rPr>
        <w:t>客户经理、理财经理和管理岗按系统授权范围展示活动量数据。</w:t>
      </w:r>
    </w:p>
    <w:p>
      <w:pPr>
        <w:pStyle w:val="7"/>
        <w:numPr>
          <w:ilvl w:val="4"/>
          <w:numId w:val="45"/>
        </w:numPr>
        <w:spacing w:line="360" w:lineRule="auto"/>
        <w:ind w:left="1418" w:hanging="1418"/>
        <w:rPr>
          <w:rFonts w:ascii="仿宋" w:hAnsi="仿宋" w:eastAsia="仿宋" w:cs="仿宋"/>
          <w:b w:val="0"/>
          <w:bCs w:val="0"/>
          <w:i w:val="0"/>
          <w:iCs w:val="0"/>
          <w:sz w:val="24"/>
        </w:rPr>
      </w:pPr>
      <w:r>
        <w:rPr>
          <w:rFonts w:hint="eastAsia" w:ascii="仿宋" w:hAnsi="仿宋" w:eastAsia="仿宋"/>
          <w:i w:val="0"/>
          <w:iCs w:val="0"/>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8"/>
        <w:gridCol w:w="2376"/>
        <w:gridCol w:w="2219"/>
        <w:gridCol w:w="2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76"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19"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47"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ascii="仿宋" w:hAnsi="仿宋" w:eastAsia="仿宋"/>
                <w:color w:val="000000"/>
                <w:sz w:val="24"/>
              </w:rPr>
              <w:t>核心客户号</w:t>
            </w:r>
          </w:p>
        </w:tc>
        <w:tc>
          <w:tcPr>
            <w:tcW w:w="2376" w:type="dxa"/>
          </w:tcPr>
          <w:p>
            <w:pPr>
              <w:spacing w:line="360" w:lineRule="auto"/>
              <w:rPr>
                <w:rFonts w:ascii="仿宋" w:hAnsi="仿宋" w:eastAsia="仿宋"/>
              </w:rPr>
            </w:pPr>
            <w:r>
              <w:rPr>
                <w:rFonts w:ascii="仿宋" w:hAnsi="仿宋" w:eastAsia="仿宋"/>
                <w:color w:val="000000"/>
                <w:sz w:val="24"/>
              </w:rPr>
              <w:t>反显</w:t>
            </w:r>
          </w:p>
        </w:tc>
        <w:tc>
          <w:tcPr>
            <w:tcW w:w="2219" w:type="dxa"/>
          </w:tcPr>
          <w:p>
            <w:pPr>
              <w:spacing w:line="360" w:lineRule="auto"/>
              <w:rPr>
                <w:rFonts w:ascii="仿宋" w:hAnsi="仿宋" w:eastAsia="仿宋"/>
              </w:rPr>
            </w:pPr>
            <w:r>
              <w:rPr>
                <w:rFonts w:ascii="仿宋" w:hAnsi="仿宋" w:eastAsia="仿宋"/>
                <w:color w:val="000000"/>
                <w:sz w:val="24"/>
              </w:rPr>
              <w:t>文本</w:t>
            </w:r>
          </w:p>
        </w:tc>
        <w:tc>
          <w:tcPr>
            <w:tcW w:w="2247" w:type="dxa"/>
          </w:tcPr>
          <w:p>
            <w:pPr>
              <w:spacing w:line="360" w:lineRule="auto"/>
              <w:rPr>
                <w:rFonts w:ascii="仿宋" w:hAnsi="仿宋" w:eastAsia="仿宋"/>
              </w:rPr>
            </w:pPr>
            <w:r>
              <w:rPr>
                <w:rFonts w:ascii="仿宋" w:hAnsi="仿宋" w:eastAsia="仿宋"/>
                <w:color w:val="000000"/>
                <w:sz w:val="24"/>
              </w:rPr>
              <w:t>展示客户唯一识别编号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ascii="仿宋" w:hAnsi="仿宋" w:eastAsia="仿宋"/>
                <w:color w:val="000000"/>
                <w:sz w:val="24"/>
              </w:rPr>
              <w:t>客户名称</w:t>
            </w:r>
          </w:p>
        </w:tc>
        <w:tc>
          <w:tcPr>
            <w:tcW w:w="2376" w:type="dxa"/>
          </w:tcPr>
          <w:p>
            <w:pPr>
              <w:spacing w:line="360" w:lineRule="auto"/>
              <w:rPr>
                <w:rFonts w:ascii="仿宋" w:hAnsi="仿宋" w:eastAsia="仿宋"/>
              </w:rPr>
            </w:pPr>
            <w:r>
              <w:rPr>
                <w:rFonts w:ascii="仿宋" w:hAnsi="仿宋" w:eastAsia="仿宋"/>
                <w:color w:val="000000"/>
                <w:sz w:val="24"/>
              </w:rPr>
              <w:t>反显</w:t>
            </w:r>
          </w:p>
        </w:tc>
        <w:tc>
          <w:tcPr>
            <w:tcW w:w="2219" w:type="dxa"/>
          </w:tcPr>
          <w:p>
            <w:pPr>
              <w:spacing w:line="360" w:lineRule="auto"/>
              <w:rPr>
                <w:rFonts w:ascii="仿宋" w:hAnsi="仿宋" w:eastAsia="仿宋"/>
              </w:rPr>
            </w:pPr>
            <w:r>
              <w:rPr>
                <w:rFonts w:ascii="仿宋" w:hAnsi="仿宋" w:eastAsia="仿宋"/>
                <w:color w:val="000000"/>
                <w:sz w:val="24"/>
              </w:rPr>
              <w:t>文本</w:t>
            </w:r>
          </w:p>
        </w:tc>
        <w:tc>
          <w:tcPr>
            <w:tcW w:w="2247" w:type="dxa"/>
          </w:tcPr>
          <w:p>
            <w:pPr>
              <w:spacing w:line="360" w:lineRule="auto"/>
              <w:rPr>
                <w:rFonts w:ascii="仿宋" w:hAnsi="仿宋" w:eastAsia="仿宋"/>
              </w:rPr>
            </w:pPr>
            <w:r>
              <w:rPr>
                <w:rFonts w:ascii="仿宋" w:hAnsi="仿宋" w:eastAsia="仿宋"/>
                <w:color w:val="000000"/>
                <w:sz w:val="24"/>
              </w:rPr>
              <w:t>点击</w:t>
            </w:r>
            <w:r>
              <w:rPr>
                <w:rFonts w:hint="eastAsia" w:ascii="仿宋" w:hAnsi="仿宋" w:eastAsia="仿宋"/>
                <w:color w:val="000000"/>
                <w:sz w:val="24"/>
              </w:rPr>
              <w:t>客户姓名跳转至</w:t>
            </w:r>
            <w:r>
              <w:rPr>
                <w:rFonts w:ascii="仿宋" w:hAnsi="仿宋" w:eastAsia="仿宋"/>
                <w:color w:val="000000"/>
                <w:sz w:val="24"/>
              </w:rPr>
              <w:t>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vAlign w:val="center"/>
          </w:tcPr>
          <w:p>
            <w:pPr>
              <w:spacing w:line="360" w:lineRule="auto"/>
              <w:rPr>
                <w:rFonts w:ascii="仿宋" w:hAnsi="仿宋" w:eastAsia="仿宋"/>
                <w:color w:val="000000"/>
                <w:sz w:val="24"/>
              </w:rPr>
            </w:pPr>
            <w:r>
              <w:rPr>
                <w:rFonts w:hint="eastAsia" w:ascii="仿宋" w:hAnsi="仿宋" w:eastAsia="仿宋"/>
                <w:sz w:val="24"/>
                <w:szCs w:val="24"/>
              </w:rPr>
              <w:t>客户等级</w:t>
            </w:r>
          </w:p>
        </w:tc>
        <w:tc>
          <w:tcPr>
            <w:tcW w:w="2376" w:type="dxa"/>
            <w:vAlign w:val="center"/>
          </w:tcPr>
          <w:p>
            <w:pPr>
              <w:spacing w:line="360" w:lineRule="auto"/>
              <w:rPr>
                <w:rFonts w:ascii="仿宋" w:hAnsi="仿宋" w:eastAsia="仿宋"/>
                <w:color w:val="000000"/>
                <w:sz w:val="24"/>
              </w:rPr>
            </w:pPr>
            <w:r>
              <w:rPr>
                <w:rFonts w:ascii="仿宋" w:hAnsi="仿宋" w:eastAsia="仿宋"/>
                <w:color w:val="000000"/>
                <w:sz w:val="24"/>
              </w:rPr>
              <w:t>反显</w:t>
            </w:r>
          </w:p>
        </w:tc>
        <w:tc>
          <w:tcPr>
            <w:tcW w:w="2219" w:type="dxa"/>
            <w:vAlign w:val="center"/>
          </w:tcPr>
          <w:p>
            <w:pPr>
              <w:spacing w:line="360" w:lineRule="auto"/>
              <w:rPr>
                <w:rFonts w:ascii="仿宋" w:hAnsi="仿宋" w:eastAsia="仿宋"/>
                <w:color w:val="000000"/>
                <w:sz w:val="24"/>
              </w:rPr>
            </w:pPr>
            <w:r>
              <w:rPr>
                <w:rFonts w:ascii="仿宋" w:hAnsi="仿宋" w:eastAsia="仿宋"/>
                <w:color w:val="000000"/>
                <w:sz w:val="24"/>
              </w:rPr>
              <w:t>文本</w:t>
            </w:r>
          </w:p>
        </w:tc>
        <w:tc>
          <w:tcPr>
            <w:tcW w:w="2247" w:type="dxa"/>
            <w:vAlign w:val="center"/>
          </w:tcPr>
          <w:p>
            <w:pPr>
              <w:spacing w:line="360" w:lineRule="auto"/>
              <w:rPr>
                <w:rFonts w:ascii="仿宋" w:hAnsi="仿宋" w:eastAsia="仿宋"/>
                <w:color w:val="000000"/>
                <w:sz w:val="24"/>
              </w:rPr>
            </w:pPr>
            <w:r>
              <w:rPr>
                <w:rFonts w:hint="eastAsia" w:ascii="仿宋" w:hAnsi="仿宋" w:eastAsia="仿宋"/>
                <w:sz w:val="24"/>
                <w:szCs w:val="24"/>
              </w:rPr>
              <w:t>客户等级枚举：睡眠户、</w:t>
            </w:r>
            <w:ins w:id="1977" w:author="wanao" w:date="2026-07-08T11:15:02Z">
              <w:r>
                <w:rPr>
                  <w:rFonts w:hint="eastAsia" w:ascii="仿宋" w:hAnsi="仿宋" w:eastAsia="仿宋"/>
                  <w:sz w:val="24"/>
                  <w:szCs w:val="24"/>
                  <w:lang w:val="en-US" w:eastAsia="zh-CN"/>
                </w:rPr>
                <w:t>大众、潜力、优质、财富1、财富2、贵宾、私行</w:t>
              </w:r>
            </w:ins>
            <w:del w:id="1978" w:author="wanao" w:date="2026-07-08T11:15:02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hint="eastAsia" w:ascii="仿宋" w:hAnsi="仿宋" w:eastAsia="仿宋"/>
                <w:sz w:val="24"/>
                <w:szCs w:val="24"/>
              </w:rPr>
              <w:t>AUM余额</w:t>
            </w:r>
          </w:p>
        </w:tc>
        <w:tc>
          <w:tcPr>
            <w:tcW w:w="237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0,000.00</w:t>
            </w:r>
          </w:p>
        </w:tc>
        <w:tc>
          <w:tcPr>
            <w:tcW w:w="2219" w:type="dxa"/>
          </w:tcPr>
          <w:p>
            <w:pPr>
              <w:spacing w:line="360" w:lineRule="auto"/>
              <w:rPr>
                <w:rFonts w:ascii="仿宋" w:hAnsi="仿宋" w:eastAsia="仿宋"/>
              </w:rPr>
            </w:pPr>
            <w:r>
              <w:rPr>
                <w:rFonts w:ascii="仿宋" w:hAnsi="仿宋" w:eastAsia="仿宋"/>
                <w:color w:val="000000"/>
                <w:sz w:val="24"/>
              </w:rPr>
              <w:t>金额</w:t>
            </w:r>
          </w:p>
        </w:tc>
        <w:tc>
          <w:tcPr>
            <w:tcW w:w="2247" w:type="dxa"/>
          </w:tcPr>
          <w:p>
            <w:pPr>
              <w:spacing w:line="360" w:lineRule="auto"/>
              <w:rPr>
                <w:rFonts w:ascii="仿宋" w:hAnsi="仿宋" w:eastAsia="仿宋"/>
              </w:rPr>
            </w:pPr>
            <w:r>
              <w:rPr>
                <w:rFonts w:hint="eastAsia"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18" w:type="dxa"/>
          </w:tcPr>
          <w:p>
            <w:pPr>
              <w:spacing w:line="360" w:lineRule="auto"/>
              <w:rPr>
                <w:rFonts w:ascii="仿宋" w:hAnsi="仿宋" w:eastAsia="仿宋"/>
              </w:rPr>
            </w:pPr>
            <w:r>
              <w:rPr>
                <w:rFonts w:hint="eastAsia" w:ascii="仿宋" w:hAnsi="仿宋" w:eastAsia="仿宋"/>
                <w:color w:val="000000"/>
                <w:sz w:val="24"/>
              </w:rPr>
              <w:t>状态</w:t>
            </w:r>
          </w:p>
        </w:tc>
        <w:tc>
          <w:tcPr>
            <w:tcW w:w="2376" w:type="dxa"/>
          </w:tcPr>
          <w:p>
            <w:pPr>
              <w:spacing w:line="360" w:lineRule="auto"/>
              <w:rPr>
                <w:rFonts w:ascii="仿宋" w:hAnsi="仿宋" w:eastAsia="仿宋"/>
              </w:rPr>
            </w:pPr>
            <w:r>
              <w:rPr>
                <w:rFonts w:hint="eastAsia" w:ascii="仿宋" w:hAnsi="仿宋" w:eastAsia="仿宋"/>
                <w:color w:val="000000"/>
                <w:sz w:val="24"/>
              </w:rPr>
              <w:t>反显</w:t>
            </w:r>
          </w:p>
        </w:tc>
        <w:tc>
          <w:tcPr>
            <w:tcW w:w="2219" w:type="dxa"/>
          </w:tcPr>
          <w:p>
            <w:pPr>
              <w:spacing w:line="360" w:lineRule="auto"/>
              <w:rPr>
                <w:rFonts w:ascii="仿宋" w:hAnsi="仿宋" w:eastAsia="仿宋"/>
              </w:rPr>
            </w:pPr>
            <w:r>
              <w:rPr>
                <w:rFonts w:hint="eastAsia" w:ascii="仿宋" w:hAnsi="仿宋" w:eastAsia="仿宋"/>
                <w:color w:val="000000"/>
                <w:sz w:val="24"/>
              </w:rPr>
              <w:t>文本</w:t>
            </w:r>
          </w:p>
        </w:tc>
        <w:tc>
          <w:tcPr>
            <w:tcW w:w="2247" w:type="dxa"/>
          </w:tcPr>
          <w:p>
            <w:pPr>
              <w:spacing w:line="360" w:lineRule="auto"/>
              <w:rPr>
                <w:rFonts w:ascii="仿宋" w:hAnsi="仿宋" w:eastAsia="仿宋"/>
              </w:rPr>
            </w:pPr>
            <w:r>
              <w:rPr>
                <w:rFonts w:hint="eastAsia" w:ascii="仿宋" w:hAnsi="仿宋" w:eastAsia="仿宋"/>
                <w:color w:val="000000"/>
                <w:sz w:val="24"/>
              </w:rPr>
              <w:t>展示状态</w:t>
            </w:r>
          </w:p>
        </w:tc>
      </w:tr>
    </w:tbl>
    <w:p>
      <w:pPr>
        <w:spacing w:line="360" w:lineRule="auto"/>
      </w:pPr>
    </w:p>
    <w:p>
      <w:pPr>
        <w:pStyle w:val="7"/>
        <w:numPr>
          <w:ilvl w:val="4"/>
          <w:numId w:val="45"/>
        </w:numPr>
        <w:spacing w:line="360" w:lineRule="auto"/>
        <w:ind w:left="1418" w:hanging="1418"/>
        <w:rPr>
          <w:rFonts w:ascii="仿宋" w:hAnsi="仿宋" w:eastAsia="仿宋" w:cs="仿宋"/>
          <w:b w:val="0"/>
          <w:bCs w:val="0"/>
          <w:sz w:val="24"/>
        </w:rPr>
      </w:pPr>
      <w:r>
        <w:rPr>
          <w:rFonts w:hint="eastAsia" w:ascii="仿宋" w:hAnsi="仿宋" w:eastAsia="仿宋"/>
          <w:i w:val="0"/>
          <w:iCs w:val="0"/>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45"/>
        </w:numPr>
        <w:spacing w:line="360" w:lineRule="auto"/>
        <w:ind w:left="1418" w:hanging="1418"/>
        <w:rPr>
          <w:rFonts w:ascii="仿宋" w:hAnsi="仿宋" w:eastAsia="仿宋" w:cs="仿宋"/>
          <w:b w:val="0"/>
          <w:bCs w:val="0"/>
          <w:sz w:val="24"/>
        </w:rPr>
      </w:pPr>
      <w:r>
        <w:rPr>
          <w:rFonts w:hint="eastAsia" w:ascii="仿宋" w:hAnsi="仿宋" w:eastAsia="仿宋"/>
          <w:i w:val="0"/>
          <w:iCs w:val="0"/>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45"/>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w:t>
      </w:r>
      <w:r>
        <w:rPr>
          <w:rFonts w:hint="eastAsia" w:ascii="仿宋" w:hAnsi="仿宋" w:eastAsia="仿宋"/>
          <w:i w:val="0"/>
          <w:iCs w:val="0"/>
        </w:rPr>
        <w:t>合同</w:t>
      </w:r>
      <w:r>
        <w:rPr>
          <w:rFonts w:hint="eastAsia" w:ascii="仿宋" w:hAnsi="仿宋" w:eastAsia="仿宋" w:cs="仿宋"/>
          <w:i w:val="0"/>
          <w:iCs w:val="0"/>
          <w:sz w:val="24"/>
        </w:rPr>
        <w:t>/</w:t>
      </w:r>
      <w:r>
        <w:rPr>
          <w:rFonts w:hint="eastAsia" w:ascii="仿宋" w:hAnsi="仿宋" w:eastAsia="仿宋"/>
          <w:i w:val="0"/>
          <w:iCs w:val="0"/>
        </w:rPr>
        <w:t>协议打印</w:t>
      </w:r>
    </w:p>
    <w:p>
      <w:r>
        <w:rPr>
          <w:rFonts w:hint="eastAsia" w:ascii="仿宋" w:hAnsi="仿宋" w:eastAsia="仿宋" w:cs="仿宋"/>
          <w:color w:val="000000"/>
          <w:kern w:val="0"/>
          <w:sz w:val="24"/>
        </w:rPr>
        <w:t>不涉及</w:t>
      </w:r>
    </w:p>
    <w:p>
      <w:pPr>
        <w:pStyle w:val="4"/>
        <w:numPr>
          <w:ilvl w:val="1"/>
          <w:numId w:val="44"/>
        </w:numPr>
        <w:spacing w:line="360" w:lineRule="auto"/>
      </w:pPr>
      <w:bookmarkStart w:id="125" w:name="_Toc233295879"/>
      <w:r>
        <w:rPr>
          <w:rFonts w:hint="eastAsia"/>
        </w:rPr>
        <w:t>客户</w:t>
      </w:r>
      <w:bookmarkEnd w:id="125"/>
    </w:p>
    <w:p>
      <w:pPr>
        <w:jc w:val="center"/>
      </w:pPr>
      <w:r>
        <w:drawing>
          <wp:inline distT="0" distB="0" distL="0" distR="0">
            <wp:extent cx="1977390" cy="4966335"/>
            <wp:effectExtent l="0" t="0" r="3810" b="0"/>
            <wp:docPr id="1113066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6613" name="图片 1"/>
                    <pic:cNvPicPr>
                      <a:picLocks noChangeAspect="1"/>
                    </pic:cNvPicPr>
                  </pic:nvPicPr>
                  <pic:blipFill>
                    <a:blip r:embed="rId176"/>
                    <a:stretch>
                      <a:fillRect/>
                    </a:stretch>
                  </pic:blipFill>
                  <pic:spPr>
                    <a:xfrm>
                      <a:off x="0" y="0"/>
                      <a:ext cx="1982024" cy="4977497"/>
                    </a:xfrm>
                    <a:prstGeom prst="rect">
                      <a:avLst/>
                    </a:prstGeom>
                  </pic:spPr>
                </pic:pic>
              </a:graphicData>
            </a:graphic>
          </wp:inline>
        </w:drawing>
      </w:r>
    </w:p>
    <w:p>
      <w:pPr>
        <w:pStyle w:val="5"/>
        <w:numPr>
          <w:ilvl w:val="2"/>
          <w:numId w:val="54"/>
        </w:numPr>
        <w:spacing w:line="360" w:lineRule="auto"/>
        <w:ind w:left="993" w:hanging="993"/>
      </w:pPr>
      <w:bookmarkStart w:id="126" w:name="_Toc233295880"/>
      <w:r>
        <w:rPr>
          <w:rFonts w:hint="eastAsia"/>
          <w:sz w:val="28"/>
          <w:szCs w:val="28"/>
        </w:rPr>
        <w:t>客户列表</w:t>
      </w:r>
      <w:bookmarkEnd w:id="126"/>
    </w:p>
    <w:p>
      <w:pPr>
        <w:pStyle w:val="6"/>
        <w:numPr>
          <w:ilvl w:val="3"/>
          <w:numId w:val="55"/>
        </w:numPr>
        <w:spacing w:line="360" w:lineRule="auto"/>
        <w:rPr>
          <w:rFonts w:ascii="仿宋" w:hAnsi="仿宋" w:eastAsia="仿宋"/>
        </w:rPr>
      </w:pPr>
      <w:r>
        <w:rPr>
          <w:rFonts w:hint="eastAsia" w:ascii="仿宋" w:hAnsi="仿宋" w:eastAsia="仿宋"/>
        </w:rPr>
        <w:t>客户列表</w:t>
      </w:r>
    </w:p>
    <w:p>
      <w:pPr>
        <w:pStyle w:val="7"/>
        <w:numPr>
          <w:ilvl w:val="4"/>
          <w:numId w:val="56"/>
        </w:numPr>
        <w:spacing w:line="360" w:lineRule="auto"/>
        <w:ind w:left="1418" w:hanging="1418"/>
        <w:rPr>
          <w:rFonts w:ascii="仿宋" w:hAnsi="仿宋" w:eastAsia="仿宋"/>
          <w:i w:val="0"/>
          <w:iCs w:val="0"/>
        </w:rPr>
      </w:pPr>
      <w:r>
        <w:rPr>
          <w:rFonts w:hint="eastAsia" w:ascii="仿宋" w:hAnsi="仿宋" w:eastAsia="仿宋"/>
          <w:i w:val="0"/>
          <w:iCs w:val="0"/>
        </w:rPr>
        <w:t>功能描述</w:t>
      </w:r>
    </w:p>
    <w:p>
      <w:r>
        <w:rPr>
          <w:rFonts w:eastAsia="仿宋"/>
          <w:color w:val="000000"/>
          <w:sz w:val="24"/>
        </w:rPr>
        <w:t>支持</w:t>
      </w:r>
      <w:r>
        <w:rPr>
          <w:rFonts w:hint="eastAsia" w:eastAsia="仿宋"/>
          <w:color w:val="000000"/>
          <w:sz w:val="24"/>
        </w:rPr>
        <w:t>用户</w:t>
      </w:r>
      <w:r>
        <w:rPr>
          <w:rFonts w:eastAsia="仿宋"/>
          <w:color w:val="000000"/>
          <w:sz w:val="24"/>
        </w:rPr>
        <w:t>在移动端查看和检索本人</w:t>
      </w:r>
      <w:r>
        <w:rPr>
          <w:rFonts w:hint="eastAsia" w:eastAsia="仿宋"/>
          <w:color w:val="000000"/>
          <w:sz w:val="24"/>
        </w:rPr>
        <w:t>权限范围内的</w:t>
      </w:r>
      <w:r>
        <w:rPr>
          <w:rFonts w:eastAsia="仿宋"/>
          <w:color w:val="000000"/>
          <w:sz w:val="24"/>
        </w:rPr>
        <w:t>全部客户，并通过筛选、微信标识和客户 360 跳转能力快速定位客户，提升移动场景下的客户经营效率</w:t>
      </w:r>
      <w:r>
        <w:rPr>
          <w:rFonts w:hint="eastAsia" w:eastAsia="仿宋"/>
          <w:color w:val="000000"/>
          <w:sz w:val="24"/>
        </w:rPr>
        <w:t>。</w:t>
      </w:r>
    </w:p>
    <w:p>
      <w:pPr>
        <w:pStyle w:val="7"/>
        <w:numPr>
          <w:ilvl w:val="4"/>
          <w:numId w:val="56"/>
        </w:numPr>
        <w:spacing w:line="360" w:lineRule="auto"/>
        <w:ind w:left="1418" w:hanging="1418"/>
        <w:rPr>
          <w:rFonts w:ascii="仿宋" w:hAnsi="仿宋" w:eastAsia="仿宋"/>
          <w:i w:val="0"/>
          <w:iCs w:val="0"/>
        </w:rPr>
      </w:pPr>
      <w:r>
        <w:rPr>
          <w:rFonts w:hint="eastAsia" w:ascii="仿宋" w:hAnsi="仿宋" w:eastAsia="仿宋"/>
          <w:i w:val="0"/>
          <w:iCs w:val="0"/>
        </w:rPr>
        <w:t>输入</w:t>
      </w:r>
    </w:p>
    <w:p>
      <w:r>
        <w:rPr>
          <w:rFonts w:eastAsia="仿宋"/>
          <w:color w:val="000000"/>
          <w:sz w:val="24"/>
        </w:rPr>
        <w:t>用户进入移动端“客户”菜单后，系统默认进入“客户列表-全部”页面并加载当前用户权限范围内的全部客户。</w:t>
      </w:r>
    </w:p>
    <w:p>
      <w:r>
        <w:rPr>
          <w:rFonts w:eastAsia="仿宋"/>
          <w:color w:val="000000"/>
          <w:sz w:val="24"/>
        </w:rPr>
        <w:t>用户可通过搜索框输入客户姓名、手机号码或证件号码进行模糊查询，也可通过筛选入口选择客户类型、客户</w:t>
      </w:r>
      <w:r>
        <w:rPr>
          <w:rFonts w:hint="eastAsia" w:eastAsia="仿宋"/>
          <w:color w:val="000000"/>
          <w:sz w:val="24"/>
        </w:rPr>
        <w:t>等级</w:t>
      </w:r>
      <w:r>
        <w:rPr>
          <w:rFonts w:eastAsia="仿宋"/>
          <w:color w:val="000000"/>
          <w:sz w:val="24"/>
        </w:rPr>
        <w:t>、是否</w:t>
      </w:r>
      <w:r>
        <w:rPr>
          <w:rFonts w:hint="eastAsia" w:ascii="仿宋" w:hAnsi="仿宋" w:eastAsia="仿宋"/>
          <w:sz w:val="24"/>
          <w:szCs w:val="24"/>
        </w:rPr>
        <w:t>企微认证标志</w:t>
      </w:r>
      <w:r>
        <w:rPr>
          <w:rFonts w:eastAsia="仿宋"/>
          <w:color w:val="000000"/>
          <w:sz w:val="24"/>
        </w:rPr>
        <w:t>、归属机构、管户经理等条件进行组合筛选。</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r>
              <w:rPr>
                <w:rFonts w:eastAsia="仿宋"/>
                <w:b/>
                <w:color w:val="000000"/>
                <w:sz w:val="24"/>
              </w:rPr>
              <w:t>要素名称</w:t>
            </w:r>
          </w:p>
        </w:tc>
        <w:tc>
          <w:tcPr>
            <w:tcW w:w="2270" w:type="dxa"/>
            <w:shd w:val="clear" w:color="auto" w:fill="FFFFFF"/>
          </w:tcPr>
          <w:p>
            <w:r>
              <w:rPr>
                <w:rFonts w:eastAsia="仿宋"/>
                <w:b/>
                <w:color w:val="000000"/>
                <w:sz w:val="24"/>
              </w:rPr>
              <w:t>约束及校验规则</w:t>
            </w:r>
          </w:p>
        </w:tc>
        <w:tc>
          <w:tcPr>
            <w:tcW w:w="2260" w:type="dxa"/>
            <w:shd w:val="clear" w:color="auto" w:fill="FFFFFF"/>
          </w:tcPr>
          <w:p>
            <w:r>
              <w:rPr>
                <w:rFonts w:eastAsia="仿宋"/>
                <w:b/>
                <w:color w:val="000000"/>
                <w:sz w:val="24"/>
              </w:rPr>
              <w:t>数据类型</w:t>
            </w:r>
          </w:p>
        </w:tc>
        <w:tc>
          <w:tcPr>
            <w:tcW w:w="2270" w:type="dxa"/>
            <w:shd w:val="clear" w:color="auto" w:fill="FFFFFF"/>
          </w:tcPr>
          <w:p>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r>
              <w:rPr>
                <w:rFonts w:eastAsia="仿宋"/>
                <w:color w:val="000000"/>
                <w:sz w:val="24"/>
              </w:rPr>
              <w:t>搜索关键字</w:t>
            </w:r>
          </w:p>
        </w:tc>
        <w:tc>
          <w:tcPr>
            <w:tcW w:w="2270" w:type="dxa"/>
          </w:tcPr>
          <w:p>
            <w:r>
              <w:rPr>
                <w:rFonts w:eastAsia="仿宋"/>
                <w:color w:val="000000"/>
                <w:sz w:val="24"/>
              </w:rPr>
              <w:t>非必输，最多 20 个字符，支持模糊查询</w:t>
            </w:r>
          </w:p>
        </w:tc>
        <w:tc>
          <w:tcPr>
            <w:tcW w:w="2260" w:type="dxa"/>
          </w:tcPr>
          <w:p>
            <w:r>
              <w:rPr>
                <w:rFonts w:eastAsia="仿宋"/>
                <w:color w:val="000000"/>
                <w:sz w:val="24"/>
              </w:rPr>
              <w:t>文本</w:t>
            </w:r>
          </w:p>
        </w:tc>
        <w:tc>
          <w:tcPr>
            <w:tcW w:w="2270" w:type="dxa"/>
          </w:tcPr>
          <w:p>
            <w:r>
              <w:rPr>
                <w:rFonts w:eastAsia="仿宋"/>
                <w:color w:val="000000"/>
                <w:sz w:val="24"/>
              </w:rPr>
              <w:t>支持按客户姓名、手机号码、证件号码等关键词查询</w:t>
            </w:r>
          </w:p>
        </w:tc>
      </w:tr>
    </w:tbl>
    <w:p/>
    <w:p>
      <w:pPr>
        <w:pStyle w:val="7"/>
        <w:numPr>
          <w:ilvl w:val="4"/>
          <w:numId w:val="56"/>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用户登录移动端后，点击底部或首页中的“客户”入口，进入客户列表页面。</w:t>
      </w:r>
    </w:p>
    <w:p>
      <w:pPr>
        <w:rPr>
          <w:rFonts w:ascii="仿宋" w:hAnsi="仿宋" w:eastAsia="仿宋"/>
          <w:sz w:val="24"/>
          <w:szCs w:val="24"/>
        </w:rPr>
      </w:pPr>
      <w:r>
        <w:rPr>
          <w:rFonts w:hint="eastAsia" w:ascii="仿宋" w:hAnsi="仿宋" w:eastAsia="仿宋"/>
          <w:sz w:val="24"/>
          <w:szCs w:val="24"/>
        </w:rPr>
        <w:t>2. 系统默认展示“全部”页签，并加载当前用户权限范围内的全部客户。</w:t>
      </w:r>
    </w:p>
    <w:p>
      <w:pPr>
        <w:rPr>
          <w:rFonts w:ascii="仿宋" w:hAnsi="仿宋" w:eastAsia="仿宋"/>
          <w:sz w:val="24"/>
          <w:szCs w:val="24"/>
        </w:rPr>
      </w:pPr>
      <w:r>
        <w:rPr>
          <w:rFonts w:hint="eastAsia" w:ascii="仿宋" w:hAnsi="仿宋" w:eastAsia="仿宋"/>
          <w:sz w:val="24"/>
          <w:szCs w:val="24"/>
        </w:rPr>
        <w:t>3. 用户在搜索框输入客户姓名、手机号码或证件号码后，点击搜索或完成输入，系统返回匹配的客户列表。</w:t>
      </w:r>
    </w:p>
    <w:p>
      <w:pPr>
        <w:rPr>
          <w:rFonts w:ascii="仿宋" w:hAnsi="仿宋" w:eastAsia="仿宋"/>
          <w:sz w:val="24"/>
          <w:szCs w:val="24"/>
        </w:rPr>
      </w:pPr>
      <w:r>
        <w:rPr>
          <w:rFonts w:hint="eastAsia" w:ascii="仿宋" w:hAnsi="仿宋" w:eastAsia="仿宋"/>
          <w:sz w:val="24"/>
          <w:szCs w:val="24"/>
        </w:rPr>
        <w:t>4. 用户点击“筛选”后，系统打开筛选面板</w:t>
      </w:r>
    </w:p>
    <w:p>
      <w:pPr>
        <w:ind w:firstLine="420"/>
        <w:rPr>
          <w:rFonts w:ascii="仿宋" w:hAnsi="仿宋" w:eastAsia="仿宋"/>
          <w:sz w:val="24"/>
          <w:szCs w:val="24"/>
        </w:rPr>
      </w:pPr>
      <w:r>
        <w:rPr>
          <w:rFonts w:hint="eastAsia" w:ascii="仿宋" w:hAnsi="仿宋" w:eastAsia="仿宋"/>
          <w:sz w:val="24"/>
          <w:szCs w:val="24"/>
        </w:rPr>
        <w:t>用户选择筛选条件并点击“确定”后，系统按当前条件刷新客户列表。</w:t>
      </w:r>
    </w:p>
    <w:p>
      <w:pPr>
        <w:ind w:firstLine="420"/>
        <w:rPr>
          <w:rFonts w:ascii="仿宋" w:hAnsi="仿宋" w:eastAsia="仿宋"/>
          <w:sz w:val="24"/>
          <w:szCs w:val="24"/>
        </w:rPr>
      </w:pPr>
      <w:r>
        <w:rPr>
          <w:rFonts w:hint="eastAsia" w:ascii="仿宋" w:hAnsi="仿宋" w:eastAsia="仿宋"/>
          <w:sz w:val="24"/>
          <w:szCs w:val="24"/>
        </w:rPr>
        <w:t>用户点击“重置”后，系统清空筛选条件并恢复全部客户列表展示</w:t>
      </w:r>
    </w:p>
    <w:p>
      <w:pPr>
        <w:ind w:firstLine="420"/>
        <w:rPr>
          <w:rFonts w:ascii="仿宋" w:hAnsi="仿宋" w:eastAsia="仿宋"/>
          <w:sz w:val="24"/>
          <w:szCs w:val="24"/>
        </w:rPr>
      </w:pPr>
      <w:r>
        <w:rPr>
          <w:rFonts w:hint="eastAsia" w:ascii="仿宋" w:hAnsi="仿宋" w:eastAsia="仿宋"/>
          <w:sz w:val="24"/>
          <w:szCs w:val="24"/>
        </w:rPr>
        <w:t>详见：</w:t>
      </w:r>
      <w:r>
        <w:rPr>
          <w:rFonts w:hint="eastAsia" w:ascii="仿宋" w:hAnsi="仿宋" w:eastAsia="仿宋"/>
          <w:i/>
          <w:iCs/>
          <w:sz w:val="24"/>
          <w:szCs w:val="24"/>
        </w:rPr>
        <w:t>移动端（企微）/客户/客户列表/筛选章节</w:t>
      </w:r>
      <w:r>
        <w:rPr>
          <w:rFonts w:hint="eastAsia" w:ascii="仿宋" w:hAnsi="仿宋" w:eastAsia="仿宋"/>
          <w:sz w:val="24"/>
          <w:szCs w:val="24"/>
        </w:rPr>
        <w:t>。</w:t>
      </w:r>
    </w:p>
    <w:p>
      <w:pPr>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用户点击客户列表中的客户卡片或客户名称后，系统进入对应客户 360 视图。</w:t>
      </w:r>
    </w:p>
    <w:p>
      <w:pPr>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 用户点击“最近接触”入口后，系统切换至最近接触客户列表；详见：</w:t>
      </w:r>
      <w:r>
        <w:rPr>
          <w:rFonts w:hint="eastAsia" w:ascii="仿宋" w:hAnsi="仿宋" w:eastAsia="仿宋"/>
          <w:i/>
          <w:iCs/>
          <w:sz w:val="24"/>
          <w:szCs w:val="24"/>
        </w:rPr>
        <w:t>移动端（企微）/客户/客户列表/最近接触章节</w:t>
      </w:r>
      <w:r>
        <w:rPr>
          <w:rFonts w:hint="eastAsia" w:ascii="仿宋" w:hAnsi="仿宋" w:eastAsia="仿宋"/>
          <w:sz w:val="24"/>
          <w:szCs w:val="24"/>
        </w:rPr>
        <w:t>。</w:t>
      </w:r>
    </w:p>
    <w:p>
      <w:pPr>
        <w:rPr>
          <w:rFonts w:ascii="仿宋" w:hAnsi="仿宋" w:eastAsia="仿宋"/>
          <w:sz w:val="24"/>
          <w:szCs w:val="24"/>
        </w:rPr>
      </w:pPr>
      <w:r>
        <w:rPr>
          <w:rFonts w:ascii="仿宋" w:hAnsi="仿宋" w:eastAsia="仿宋"/>
          <w:sz w:val="24"/>
          <w:szCs w:val="24"/>
        </w:rPr>
        <w:t>7</w:t>
      </w:r>
      <w:r>
        <w:rPr>
          <w:rFonts w:hint="eastAsia" w:ascii="仿宋" w:hAnsi="仿宋" w:eastAsia="仿宋"/>
          <w:sz w:val="24"/>
          <w:szCs w:val="24"/>
        </w:rPr>
        <w:t>. 用户点击“KYC 待完善”入口后，系统切换至 KYC 待完善客户列表；详见：</w:t>
      </w:r>
      <w:r>
        <w:rPr>
          <w:rFonts w:hint="eastAsia" w:ascii="仿宋" w:hAnsi="仿宋" w:eastAsia="仿宋"/>
          <w:i/>
          <w:iCs/>
          <w:sz w:val="24"/>
          <w:szCs w:val="24"/>
        </w:rPr>
        <w:t>移动端（企微）/客户/客户列表/客户KYC章节</w:t>
      </w:r>
      <w:r>
        <w:rPr>
          <w:rFonts w:hint="eastAsia" w:ascii="仿宋" w:hAnsi="仿宋" w:eastAsia="仿宋"/>
          <w:sz w:val="24"/>
          <w:szCs w:val="24"/>
        </w:rPr>
        <w:t>。</w:t>
      </w:r>
    </w:p>
    <w:p>
      <w:pPr>
        <w:rPr>
          <w:rFonts w:ascii="仿宋" w:hAnsi="仿宋" w:eastAsia="仿宋"/>
          <w:sz w:val="24"/>
          <w:szCs w:val="24"/>
        </w:rPr>
      </w:pPr>
      <w:r>
        <w:rPr>
          <w:rFonts w:ascii="仿宋" w:hAnsi="仿宋" w:eastAsia="仿宋"/>
          <w:sz w:val="24"/>
          <w:szCs w:val="24"/>
        </w:rPr>
        <w:t>8</w:t>
      </w:r>
      <w:r>
        <w:rPr>
          <w:rFonts w:hint="eastAsia" w:ascii="仿宋" w:hAnsi="仿宋" w:eastAsia="仿宋"/>
          <w:sz w:val="24"/>
          <w:szCs w:val="24"/>
        </w:rPr>
        <w:t>. 用户点击“客户群组”入口后，系统进入客户群组页面；详见：</w:t>
      </w:r>
      <w:r>
        <w:rPr>
          <w:rFonts w:hint="eastAsia" w:ascii="仿宋" w:hAnsi="仿宋" w:eastAsia="仿宋"/>
          <w:i/>
          <w:iCs/>
          <w:sz w:val="24"/>
          <w:szCs w:val="24"/>
        </w:rPr>
        <w:t>移动端（企微）/客户/客户列表/客户群组章节</w:t>
      </w:r>
      <w:r>
        <w:rPr>
          <w:rFonts w:hint="eastAsia" w:ascii="仿宋" w:hAnsi="仿宋" w:eastAsia="仿宋"/>
          <w:sz w:val="24"/>
          <w:szCs w:val="24"/>
        </w:rPr>
        <w:t>。</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“客户列表-全部”默认展示当前用户权限范围内的全部客户。</w:t>
      </w:r>
    </w:p>
    <w:p>
      <w:pPr>
        <w:rPr>
          <w:rFonts w:ascii="仿宋" w:hAnsi="仿宋" w:eastAsia="仿宋"/>
          <w:sz w:val="24"/>
          <w:szCs w:val="24"/>
        </w:rPr>
      </w:pPr>
      <w:r>
        <w:rPr>
          <w:rFonts w:hint="eastAsia" w:ascii="仿宋" w:hAnsi="仿宋" w:eastAsia="仿宋"/>
          <w:sz w:val="24"/>
          <w:szCs w:val="24"/>
        </w:rPr>
        <w:t>2. 客户经理默认查看本人名下管户客户；管理岗按数据权限查看辖内机构客户。</w:t>
      </w:r>
    </w:p>
    <w:p>
      <w:pPr>
        <w:rPr>
          <w:rFonts w:ascii="仿宋" w:hAnsi="仿宋" w:eastAsia="仿宋"/>
          <w:sz w:val="24"/>
          <w:szCs w:val="24"/>
        </w:rPr>
      </w:pPr>
      <w:r>
        <w:rPr>
          <w:rFonts w:hint="eastAsia" w:ascii="仿宋" w:hAnsi="仿宋" w:eastAsia="仿宋"/>
          <w:sz w:val="24"/>
          <w:szCs w:val="24"/>
        </w:rPr>
        <w:t>3. 客户列表仅展示管户客户，不展示潜在客户。</w:t>
      </w:r>
    </w:p>
    <w:p>
      <w:pPr>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客户列表默认排序按客户等级降序排序。</w:t>
      </w:r>
    </w:p>
    <w:p>
      <w:pPr>
        <w:rPr>
          <w:rFonts w:ascii="仿宋" w:hAnsi="仿宋" w:eastAsia="仿宋"/>
          <w:b/>
          <w:bCs/>
          <w:sz w:val="24"/>
          <w:szCs w:val="24"/>
        </w:rPr>
      </w:pP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客户经理仅可查看本人名下管户客户。</w:t>
      </w:r>
    </w:p>
    <w:p>
      <w:pPr>
        <w:rPr>
          <w:rFonts w:ascii="仿宋" w:hAnsi="仿宋" w:eastAsia="仿宋"/>
          <w:sz w:val="24"/>
          <w:szCs w:val="24"/>
        </w:rPr>
      </w:pPr>
      <w:r>
        <w:rPr>
          <w:rFonts w:hint="eastAsia" w:ascii="仿宋" w:hAnsi="仿宋" w:eastAsia="仿宋"/>
          <w:sz w:val="24"/>
          <w:szCs w:val="24"/>
        </w:rPr>
        <w:t>2. 管理岗仅可查看本人权限范围内机构辖下管户客户。</w:t>
      </w:r>
    </w:p>
    <w:p>
      <w:pPr>
        <w:rPr>
          <w:rFonts w:ascii="仿宋" w:hAnsi="仿宋" w:eastAsia="仿宋"/>
          <w:sz w:val="24"/>
          <w:szCs w:val="24"/>
        </w:rPr>
      </w:pPr>
      <w:r>
        <w:rPr>
          <w:rFonts w:hint="eastAsia" w:ascii="仿宋" w:hAnsi="仿宋" w:eastAsia="仿宋"/>
          <w:sz w:val="24"/>
          <w:szCs w:val="24"/>
        </w:rPr>
        <w:t>3. 用户通过搜索、筛选、页签切换或客户 360 跳转时，均不得突破原有客户数据权限边界</w:t>
      </w:r>
    </w:p>
    <w:p>
      <w:pPr>
        <w:pStyle w:val="7"/>
        <w:numPr>
          <w:ilvl w:val="4"/>
          <w:numId w:val="56"/>
        </w:numPr>
        <w:spacing w:line="360" w:lineRule="auto"/>
        <w:ind w:left="1418" w:hanging="1418"/>
        <w:rPr>
          <w:rFonts w:ascii="仿宋" w:hAnsi="仿宋" w:eastAsia="仿宋"/>
          <w:i w:val="0"/>
          <w:iCs w:val="0"/>
        </w:rPr>
      </w:pPr>
      <w:r>
        <w:rPr>
          <w:rFonts w:hint="eastAsia" w:ascii="仿宋" w:hAnsi="仿宋" w:eastAsia="仿宋"/>
          <w:i w:val="0"/>
          <w:iCs w:val="0"/>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6"/>
        <w:gridCol w:w="2368"/>
        <w:gridCol w:w="2226"/>
        <w:gridCol w:w="22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shd w:val="clear" w:color="auto" w:fill="FFFFFF"/>
          </w:tcPr>
          <w:p>
            <w:r>
              <w:rPr>
                <w:rFonts w:eastAsia="仿宋"/>
                <w:b/>
                <w:color w:val="000000"/>
                <w:sz w:val="24"/>
              </w:rPr>
              <w:t>要素名称</w:t>
            </w:r>
          </w:p>
        </w:tc>
        <w:tc>
          <w:tcPr>
            <w:tcW w:w="2368" w:type="dxa"/>
            <w:shd w:val="clear" w:color="auto" w:fill="FFFFFF"/>
          </w:tcPr>
          <w:p>
            <w:r>
              <w:rPr>
                <w:rFonts w:eastAsia="仿宋"/>
                <w:b/>
                <w:color w:val="000000"/>
                <w:sz w:val="24"/>
              </w:rPr>
              <w:t>约束及校验规则</w:t>
            </w:r>
          </w:p>
        </w:tc>
        <w:tc>
          <w:tcPr>
            <w:tcW w:w="2226" w:type="dxa"/>
            <w:shd w:val="clear" w:color="auto" w:fill="FFFFFF"/>
          </w:tcPr>
          <w:p>
            <w:r>
              <w:rPr>
                <w:rFonts w:eastAsia="仿宋"/>
                <w:b/>
                <w:color w:val="000000"/>
                <w:sz w:val="24"/>
              </w:rPr>
              <w:t>数据类型</w:t>
            </w:r>
          </w:p>
        </w:tc>
        <w:tc>
          <w:tcPr>
            <w:tcW w:w="2240" w:type="dxa"/>
            <w:shd w:val="clear" w:color="auto" w:fill="FFFFFF"/>
          </w:tcPr>
          <w:p>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客户头像</w:t>
            </w:r>
          </w:p>
        </w:tc>
        <w:tc>
          <w:tcPr>
            <w:tcW w:w="2368" w:type="dxa"/>
          </w:tcPr>
          <w:p>
            <w:r>
              <w:rPr>
                <w:rFonts w:eastAsia="仿宋"/>
                <w:color w:val="000000"/>
                <w:sz w:val="24"/>
              </w:rPr>
              <w:t>反显</w:t>
            </w:r>
          </w:p>
        </w:tc>
        <w:tc>
          <w:tcPr>
            <w:tcW w:w="2226" w:type="dxa"/>
          </w:tcPr>
          <w:p>
            <w:r>
              <w:rPr>
                <w:rFonts w:eastAsia="仿宋"/>
                <w:color w:val="000000"/>
                <w:sz w:val="24"/>
              </w:rPr>
              <w:t>图片</w:t>
            </w:r>
          </w:p>
        </w:tc>
        <w:tc>
          <w:tcPr>
            <w:tcW w:w="2240" w:type="dxa"/>
          </w:tcPr>
          <w:p>
            <w:r>
              <w:rPr>
                <w:rFonts w:eastAsia="仿宋"/>
                <w:color w:val="000000"/>
                <w:sz w:val="24"/>
              </w:rPr>
              <w:t>展示客户头像、默认头像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客户姓名</w:t>
            </w:r>
          </w:p>
        </w:tc>
        <w:tc>
          <w:tcPr>
            <w:tcW w:w="2368" w:type="dxa"/>
          </w:tcPr>
          <w:p>
            <w:r>
              <w:rPr>
                <w:rFonts w:eastAsia="仿宋"/>
                <w:color w:val="000000"/>
                <w:sz w:val="24"/>
              </w:rPr>
              <w:t>反显，点击进入客户 360 视图</w:t>
            </w:r>
          </w:p>
        </w:tc>
        <w:tc>
          <w:tcPr>
            <w:tcW w:w="2226" w:type="dxa"/>
          </w:tcPr>
          <w:p>
            <w:r>
              <w:rPr>
                <w:rFonts w:eastAsia="仿宋"/>
                <w:color w:val="000000"/>
                <w:sz w:val="24"/>
              </w:rPr>
              <w:t>文本</w:t>
            </w:r>
          </w:p>
        </w:tc>
        <w:tc>
          <w:tcPr>
            <w:tcW w:w="2240" w:type="dxa"/>
          </w:tcPr>
          <w:p>
            <w:r>
              <w:rPr>
                <w:rFonts w:eastAsia="仿宋"/>
                <w:color w:val="000000"/>
                <w:sz w:val="24"/>
              </w:rPr>
              <w:t>展示客户名称信息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客户年龄</w:t>
            </w:r>
          </w:p>
        </w:tc>
        <w:tc>
          <w:tcPr>
            <w:tcW w:w="2368" w:type="dxa"/>
          </w:tcPr>
          <w:p>
            <w:r>
              <w:rPr>
                <w:rFonts w:eastAsia="仿宋"/>
                <w:color w:val="000000"/>
                <w:sz w:val="24"/>
              </w:rPr>
              <w:t>条件反显</w:t>
            </w:r>
          </w:p>
        </w:tc>
        <w:tc>
          <w:tcPr>
            <w:tcW w:w="2226" w:type="dxa"/>
          </w:tcPr>
          <w:p>
            <w:r>
              <w:rPr>
                <w:rFonts w:eastAsia="仿宋"/>
                <w:color w:val="000000"/>
                <w:sz w:val="24"/>
              </w:rPr>
              <w:t>文本</w:t>
            </w:r>
          </w:p>
        </w:tc>
        <w:tc>
          <w:tcPr>
            <w:tcW w:w="2240" w:type="dxa"/>
          </w:tcPr>
          <w:p>
            <w:r>
              <w:rPr>
                <w:rFonts w:eastAsia="仿宋"/>
                <w:color w:val="000000"/>
                <w:sz w:val="24"/>
              </w:rPr>
              <w:t>零售客户展示年龄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客户等级</w:t>
            </w:r>
          </w:p>
        </w:tc>
        <w:tc>
          <w:tcPr>
            <w:tcW w:w="2368" w:type="dxa"/>
          </w:tcPr>
          <w:p>
            <w:r>
              <w:rPr>
                <w:rFonts w:eastAsia="仿宋"/>
                <w:color w:val="000000"/>
                <w:sz w:val="24"/>
              </w:rPr>
              <w:t>反显</w:t>
            </w:r>
          </w:p>
        </w:tc>
        <w:tc>
          <w:tcPr>
            <w:tcW w:w="2226" w:type="dxa"/>
          </w:tcPr>
          <w:p>
            <w:r>
              <w:rPr>
                <w:rFonts w:eastAsia="仿宋"/>
                <w:color w:val="000000"/>
                <w:sz w:val="24"/>
              </w:rPr>
              <w:t>文本</w:t>
            </w:r>
          </w:p>
        </w:tc>
        <w:tc>
          <w:tcPr>
            <w:tcW w:w="2240" w:type="dxa"/>
          </w:tcPr>
          <w:p>
            <w:r>
              <w:rPr>
                <w:rFonts w:eastAsia="仿宋"/>
                <w:color w:val="000000"/>
                <w:sz w:val="24"/>
              </w:rPr>
              <w:t>展示客户等级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客户标签</w:t>
            </w:r>
          </w:p>
        </w:tc>
        <w:tc>
          <w:tcPr>
            <w:tcW w:w="2368" w:type="dxa"/>
          </w:tcPr>
          <w:p>
            <w:r>
              <w:rPr>
                <w:rFonts w:eastAsia="仿宋"/>
                <w:color w:val="000000"/>
                <w:sz w:val="24"/>
              </w:rPr>
              <w:t>反显</w:t>
            </w:r>
          </w:p>
        </w:tc>
        <w:tc>
          <w:tcPr>
            <w:tcW w:w="2226" w:type="dxa"/>
          </w:tcPr>
          <w:p>
            <w:r>
              <w:rPr>
                <w:rFonts w:eastAsia="仿宋"/>
                <w:color w:val="000000"/>
                <w:sz w:val="24"/>
              </w:rPr>
              <w:t>文本/标签</w:t>
            </w:r>
          </w:p>
        </w:tc>
        <w:tc>
          <w:tcPr>
            <w:tcW w:w="2240" w:type="dxa"/>
          </w:tcPr>
          <w:p>
            <w:r>
              <w:rPr>
                <w:rFonts w:eastAsia="仿宋"/>
                <w:color w:val="000000"/>
                <w:sz w:val="24"/>
              </w:rPr>
              <w:t>展示客户</w:t>
            </w:r>
            <w:r>
              <w:rPr>
                <w:rFonts w:hint="eastAsia" w:eastAsia="仿宋"/>
                <w:color w:val="000000"/>
                <w:sz w:val="24"/>
              </w:rPr>
              <w:t>简要信息的前3个标签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关注标识</w:t>
            </w:r>
          </w:p>
        </w:tc>
        <w:tc>
          <w:tcPr>
            <w:tcW w:w="2368" w:type="dxa"/>
          </w:tcPr>
          <w:p>
            <w:r>
              <w:rPr>
                <w:rFonts w:eastAsia="仿宋"/>
                <w:color w:val="000000"/>
                <w:sz w:val="24"/>
              </w:rPr>
              <w:t>反显</w:t>
            </w:r>
          </w:p>
        </w:tc>
        <w:tc>
          <w:tcPr>
            <w:tcW w:w="2226" w:type="dxa"/>
          </w:tcPr>
          <w:p>
            <w:r>
              <w:rPr>
                <w:rFonts w:eastAsia="仿宋"/>
                <w:color w:val="000000"/>
                <w:sz w:val="24"/>
              </w:rPr>
              <w:t>图标</w:t>
            </w:r>
          </w:p>
        </w:tc>
        <w:tc>
          <w:tcPr>
            <w:tcW w:w="2240" w:type="dxa"/>
          </w:tcPr>
          <w:p>
            <w:r>
              <w:rPr>
                <w:rFonts w:eastAsia="仿宋"/>
                <w:color w:val="000000"/>
                <w:sz w:val="24"/>
              </w:rPr>
              <w:t>展示客户当前关注状态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hint="eastAsia" w:ascii="仿宋" w:hAnsi="仿宋" w:eastAsia="仿宋"/>
                <w:sz w:val="24"/>
                <w:szCs w:val="24"/>
              </w:rPr>
              <w:t>企微认证标志</w:t>
            </w:r>
          </w:p>
        </w:tc>
        <w:tc>
          <w:tcPr>
            <w:tcW w:w="2368" w:type="dxa"/>
          </w:tcPr>
          <w:p>
            <w:r>
              <w:rPr>
                <w:rFonts w:eastAsia="仿宋"/>
                <w:color w:val="000000"/>
                <w:sz w:val="24"/>
              </w:rPr>
              <w:t>条件反显</w:t>
            </w:r>
          </w:p>
        </w:tc>
        <w:tc>
          <w:tcPr>
            <w:tcW w:w="2226" w:type="dxa"/>
          </w:tcPr>
          <w:p>
            <w:r>
              <w:rPr>
                <w:rFonts w:eastAsia="仿宋"/>
                <w:color w:val="000000"/>
                <w:sz w:val="24"/>
              </w:rPr>
              <w:t>图标</w:t>
            </w:r>
          </w:p>
        </w:tc>
        <w:tc>
          <w:tcPr>
            <w:tcW w:w="2240" w:type="dxa"/>
          </w:tcPr>
          <w:p>
            <w:r>
              <w:rPr>
                <w:rFonts w:eastAsia="仿宋"/>
                <w:color w:val="000000"/>
                <w:sz w:val="24"/>
              </w:rPr>
              <w:t>客户已匹配企业微信好友关系时展示</w:t>
            </w:r>
          </w:p>
        </w:tc>
      </w:tr>
    </w:tbl>
    <w:p/>
    <w:p>
      <w:pPr>
        <w:pStyle w:val="7"/>
        <w:numPr>
          <w:ilvl w:val="4"/>
          <w:numId w:val="56"/>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56"/>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56"/>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pPr>
        <w:rPr>
          <w:rFonts w:ascii="仿宋" w:hAnsi="仿宋" w:eastAsia="仿宋"/>
          <w:sz w:val="24"/>
          <w:szCs w:val="24"/>
        </w:rPr>
      </w:pPr>
      <w:r>
        <w:rPr>
          <w:rFonts w:hint="eastAsia" w:ascii="仿宋" w:hAnsi="仿宋" w:eastAsia="仿宋"/>
          <w:sz w:val="24"/>
          <w:szCs w:val="24"/>
        </w:rPr>
        <w:t>不涉及</w:t>
      </w:r>
    </w:p>
    <w:p>
      <w:pPr>
        <w:pStyle w:val="6"/>
        <w:numPr>
          <w:ilvl w:val="3"/>
          <w:numId w:val="55"/>
        </w:numPr>
        <w:spacing w:line="360" w:lineRule="auto"/>
        <w:rPr>
          <w:rFonts w:ascii="仿宋" w:hAnsi="仿宋" w:eastAsia="仿宋"/>
        </w:rPr>
      </w:pPr>
      <w:r>
        <w:rPr>
          <w:rFonts w:hint="eastAsia" w:ascii="仿宋" w:hAnsi="仿宋" w:eastAsia="仿宋"/>
        </w:rPr>
        <w:t>最近接触</w:t>
      </w:r>
    </w:p>
    <w:p>
      <w:pPr>
        <w:pStyle w:val="7"/>
        <w:numPr>
          <w:ilvl w:val="4"/>
          <w:numId w:val="57"/>
        </w:numPr>
        <w:spacing w:line="360" w:lineRule="auto"/>
        <w:ind w:left="1418" w:hanging="1417"/>
        <w:rPr>
          <w:rFonts w:ascii="仿宋" w:hAnsi="仿宋" w:eastAsia="仿宋"/>
          <w:i w:val="0"/>
          <w:iCs w:val="0"/>
        </w:rPr>
      </w:pPr>
      <w:r>
        <w:rPr>
          <w:rFonts w:hint="eastAsia" w:ascii="仿宋" w:hAnsi="仿宋" w:eastAsia="仿宋"/>
          <w:i w:val="0"/>
          <w:iCs w:val="0"/>
        </w:rPr>
        <w:t>功能描述</w:t>
      </w:r>
    </w:p>
    <w:p>
      <w:r>
        <w:rPr>
          <w:rFonts w:eastAsia="仿宋"/>
          <w:color w:val="000000"/>
          <w:sz w:val="24"/>
        </w:rPr>
        <w:t>支持</w:t>
      </w:r>
      <w:r>
        <w:rPr>
          <w:rFonts w:hint="eastAsia" w:eastAsia="仿宋"/>
          <w:color w:val="000000"/>
          <w:sz w:val="24"/>
        </w:rPr>
        <w:t>用户</w:t>
      </w:r>
      <w:r>
        <w:rPr>
          <w:rFonts w:eastAsia="仿宋"/>
          <w:color w:val="000000"/>
          <w:sz w:val="24"/>
        </w:rPr>
        <w:t xml:space="preserve">在移动端查看近 1 </w:t>
      </w:r>
      <w:r>
        <w:rPr>
          <w:rFonts w:hint="eastAsia" w:eastAsia="仿宋"/>
          <w:color w:val="000000"/>
          <w:sz w:val="24"/>
        </w:rPr>
        <w:t>周</w:t>
      </w:r>
      <w:r>
        <w:rPr>
          <w:rFonts w:eastAsia="仿宋"/>
          <w:color w:val="000000"/>
          <w:sz w:val="24"/>
        </w:rPr>
        <w:t>内已接触的客户并进入客户 360 视图，帮助用户快速延续近期客户跟进和服务动作</w:t>
      </w:r>
      <w:r>
        <w:rPr>
          <w:rFonts w:hint="eastAsia" w:eastAsia="仿宋"/>
          <w:color w:val="000000"/>
          <w:sz w:val="24"/>
        </w:rPr>
        <w:t>。</w:t>
      </w:r>
    </w:p>
    <w:p>
      <w:pPr>
        <w:pStyle w:val="7"/>
        <w:numPr>
          <w:ilvl w:val="4"/>
          <w:numId w:val="57"/>
        </w:numPr>
        <w:spacing w:line="360" w:lineRule="auto"/>
        <w:ind w:left="1418" w:hanging="1418"/>
        <w:rPr>
          <w:rFonts w:ascii="仿宋" w:hAnsi="仿宋" w:eastAsia="仿宋"/>
          <w:i w:val="0"/>
          <w:iCs w:val="0"/>
        </w:rPr>
      </w:pPr>
      <w:r>
        <w:rPr>
          <w:rFonts w:hint="eastAsia" w:ascii="仿宋" w:hAnsi="仿宋" w:eastAsia="仿宋"/>
          <w:i w:val="0"/>
          <w:iCs w:val="0"/>
        </w:rPr>
        <w:t>输入</w:t>
      </w:r>
    </w:p>
    <w:p>
      <w:r>
        <w:rPr>
          <w:rFonts w:eastAsia="仿宋"/>
          <w:color w:val="000000"/>
          <w:sz w:val="24"/>
        </w:rPr>
        <w:t>用户进入移动端“客户列表”页面后，可点击“最近接触”页签查看最近接触客户列表。</w:t>
      </w:r>
    </w:p>
    <w:p>
      <w:r>
        <w:rPr>
          <w:rFonts w:eastAsia="仿宋"/>
          <w:color w:val="000000"/>
          <w:sz w:val="24"/>
        </w:rPr>
        <w:t xml:space="preserve">用户可在最近接触页签内沿用客户列表的搜索和筛选能力，对近 1 </w:t>
      </w:r>
      <w:r>
        <w:rPr>
          <w:rFonts w:hint="eastAsia" w:eastAsia="仿宋"/>
          <w:color w:val="000000"/>
          <w:sz w:val="24"/>
        </w:rPr>
        <w:t>周</w:t>
      </w:r>
      <w:r>
        <w:rPr>
          <w:rFonts w:eastAsia="仿宋"/>
          <w:color w:val="000000"/>
          <w:sz w:val="24"/>
        </w:rPr>
        <w:t>内已接触客户进行查询和筛选。</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r>
              <w:rPr>
                <w:rFonts w:eastAsia="仿宋"/>
                <w:b/>
                <w:color w:val="000000"/>
                <w:sz w:val="24"/>
              </w:rPr>
              <w:t>要素名称</w:t>
            </w:r>
          </w:p>
        </w:tc>
        <w:tc>
          <w:tcPr>
            <w:tcW w:w="2270" w:type="dxa"/>
            <w:shd w:val="clear" w:color="auto" w:fill="FFFFFF"/>
          </w:tcPr>
          <w:p>
            <w:r>
              <w:rPr>
                <w:rFonts w:eastAsia="仿宋"/>
                <w:b/>
                <w:color w:val="000000"/>
                <w:sz w:val="24"/>
              </w:rPr>
              <w:t>约束及校验规则</w:t>
            </w:r>
          </w:p>
        </w:tc>
        <w:tc>
          <w:tcPr>
            <w:tcW w:w="2260" w:type="dxa"/>
            <w:shd w:val="clear" w:color="auto" w:fill="FFFFFF"/>
          </w:tcPr>
          <w:p>
            <w:r>
              <w:rPr>
                <w:rFonts w:eastAsia="仿宋"/>
                <w:b/>
                <w:color w:val="000000"/>
                <w:sz w:val="24"/>
              </w:rPr>
              <w:t>数据类型</w:t>
            </w:r>
          </w:p>
        </w:tc>
        <w:tc>
          <w:tcPr>
            <w:tcW w:w="2270" w:type="dxa"/>
            <w:shd w:val="clear" w:color="auto" w:fill="FFFFFF"/>
          </w:tcPr>
          <w:p>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jc w:val="center"/>
        </w:trPr>
        <w:tc>
          <w:tcPr>
            <w:tcW w:w="2260" w:type="dxa"/>
          </w:tcPr>
          <w:p>
            <w:r>
              <w:rPr>
                <w:rFonts w:eastAsia="仿宋"/>
                <w:color w:val="000000"/>
                <w:sz w:val="24"/>
              </w:rPr>
              <w:t>搜索关键字</w:t>
            </w:r>
          </w:p>
        </w:tc>
        <w:tc>
          <w:tcPr>
            <w:tcW w:w="2270" w:type="dxa"/>
          </w:tcPr>
          <w:p>
            <w:r>
              <w:rPr>
                <w:rFonts w:eastAsia="仿宋"/>
                <w:color w:val="000000"/>
                <w:sz w:val="24"/>
              </w:rPr>
              <w:t>非必输，最多 20 个字符，支持模糊查询</w:t>
            </w:r>
          </w:p>
        </w:tc>
        <w:tc>
          <w:tcPr>
            <w:tcW w:w="2260" w:type="dxa"/>
          </w:tcPr>
          <w:p>
            <w:r>
              <w:rPr>
                <w:rFonts w:eastAsia="仿宋"/>
                <w:color w:val="000000"/>
                <w:sz w:val="24"/>
              </w:rPr>
              <w:t>文本</w:t>
            </w:r>
          </w:p>
        </w:tc>
        <w:tc>
          <w:tcPr>
            <w:tcW w:w="2270" w:type="dxa"/>
          </w:tcPr>
          <w:p>
            <w:r>
              <w:rPr>
                <w:rFonts w:eastAsia="仿宋"/>
                <w:color w:val="000000"/>
                <w:sz w:val="24"/>
              </w:rPr>
              <w:t>支持按客户姓名、手机号码、证件号码等关键词查询</w:t>
            </w:r>
          </w:p>
        </w:tc>
      </w:tr>
    </w:tbl>
    <w:p/>
    <w:p>
      <w:pPr>
        <w:pStyle w:val="7"/>
        <w:numPr>
          <w:ilvl w:val="4"/>
          <w:numId w:val="57"/>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用户登录移动端后，点击底部或首页中的“客户”入口，进入客户列表页面。</w:t>
      </w:r>
    </w:p>
    <w:p>
      <w:pPr>
        <w:rPr>
          <w:rFonts w:ascii="仿宋" w:hAnsi="仿宋" w:eastAsia="仿宋"/>
          <w:sz w:val="24"/>
          <w:szCs w:val="24"/>
        </w:rPr>
      </w:pPr>
      <w:r>
        <w:rPr>
          <w:rFonts w:hint="eastAsia" w:ascii="仿宋" w:hAnsi="仿宋" w:eastAsia="仿宋"/>
          <w:sz w:val="24"/>
          <w:szCs w:val="24"/>
        </w:rPr>
        <w:t>2. 用户点击“最近接触”页签后，系统加载当前用户权限范围内近 1 周接触过的客户列表。</w:t>
      </w:r>
    </w:p>
    <w:p>
      <w:pPr>
        <w:rPr>
          <w:rFonts w:ascii="仿宋" w:hAnsi="仿宋" w:eastAsia="仿宋"/>
          <w:sz w:val="24"/>
          <w:szCs w:val="24"/>
        </w:rPr>
      </w:pPr>
      <w:r>
        <w:rPr>
          <w:rFonts w:hint="eastAsia" w:ascii="仿宋" w:hAnsi="仿宋" w:eastAsia="仿宋"/>
          <w:sz w:val="24"/>
          <w:szCs w:val="24"/>
        </w:rPr>
        <w:t>3. 系统在页签名称或页签附近展示最近 1周接触客户数量。</w:t>
      </w:r>
    </w:p>
    <w:p>
      <w:pPr>
        <w:rPr>
          <w:rFonts w:ascii="仿宋" w:hAnsi="仿宋" w:eastAsia="仿宋"/>
          <w:sz w:val="24"/>
          <w:szCs w:val="24"/>
        </w:rPr>
      </w:pPr>
      <w:r>
        <w:rPr>
          <w:rFonts w:hint="eastAsia" w:ascii="仿宋" w:hAnsi="仿宋" w:eastAsia="仿宋"/>
          <w:sz w:val="24"/>
          <w:szCs w:val="24"/>
        </w:rPr>
        <w:t>4. 用户输入搜索关键字后，系统在最近接触客户范围内返回匹配的客户列表。</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最近接触客户列表仅展示当前用户权限范围内的管户客户，不展示潜在客户。</w:t>
      </w:r>
    </w:p>
    <w:p>
      <w:pPr>
        <w:rPr>
          <w:rFonts w:ascii="仿宋" w:hAnsi="仿宋" w:eastAsia="仿宋"/>
          <w:sz w:val="24"/>
          <w:szCs w:val="24"/>
        </w:rPr>
      </w:pPr>
      <w:r>
        <w:rPr>
          <w:rFonts w:hint="eastAsia" w:ascii="仿宋" w:hAnsi="仿宋" w:eastAsia="仿宋"/>
          <w:sz w:val="24"/>
          <w:szCs w:val="24"/>
        </w:rPr>
        <w:t>2. 最近接触客户范围为近 1 周内发生过接触记录的客户。</w:t>
      </w:r>
    </w:p>
    <w:p>
      <w:pPr>
        <w:rPr>
          <w:rFonts w:ascii="仿宋" w:hAnsi="仿宋" w:eastAsia="仿宋"/>
          <w:sz w:val="24"/>
          <w:szCs w:val="24"/>
        </w:rPr>
      </w:pPr>
      <w:r>
        <w:rPr>
          <w:rFonts w:hint="eastAsia" w:ascii="仿宋" w:hAnsi="仿宋" w:eastAsia="仿宋"/>
          <w:sz w:val="24"/>
          <w:szCs w:val="24"/>
        </w:rPr>
        <w:t>3. 同一客户在统计周期内发生多次接触时，仅按客户号统计 1 个客户，并展示该客户最近一次接触记录。</w:t>
      </w:r>
    </w:p>
    <w:p>
      <w:pPr>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最近接触客户列表默认按接触时间倒序排列，最近接触的客户排在前面。</w:t>
      </w:r>
    </w:p>
    <w:p>
      <w:pPr>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搜索和筛选仅在最近接触客户范围内生效，不应扩大到全部管户客户范围。</w:t>
      </w:r>
    </w:p>
    <w:p>
      <w:pPr>
        <w:rPr>
          <w:rFonts w:ascii="仿宋" w:hAnsi="仿宋" w:eastAsia="仿宋"/>
          <w:b/>
          <w:bCs/>
          <w:sz w:val="24"/>
          <w:szCs w:val="24"/>
        </w:rPr>
      </w:pP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客户经理仅可查看本人名下管户客户的最近接触记录。</w:t>
      </w:r>
    </w:p>
    <w:p>
      <w:pPr>
        <w:rPr>
          <w:rFonts w:ascii="仿宋" w:hAnsi="仿宋" w:eastAsia="仿宋"/>
          <w:sz w:val="24"/>
          <w:szCs w:val="24"/>
        </w:rPr>
      </w:pPr>
      <w:r>
        <w:rPr>
          <w:rFonts w:hint="eastAsia" w:ascii="仿宋" w:hAnsi="仿宋" w:eastAsia="仿宋"/>
          <w:sz w:val="24"/>
          <w:szCs w:val="24"/>
        </w:rPr>
        <w:t>2. 管理岗仅可查看本人权限范围内机构辖下客户的最近接触记录。</w:t>
      </w:r>
    </w:p>
    <w:p>
      <w:pPr>
        <w:rPr>
          <w:rFonts w:ascii="仿宋" w:hAnsi="仿宋" w:eastAsia="仿宋"/>
          <w:sz w:val="24"/>
          <w:szCs w:val="24"/>
        </w:rPr>
      </w:pPr>
      <w:r>
        <w:rPr>
          <w:rFonts w:hint="eastAsia" w:ascii="仿宋" w:hAnsi="仿宋" w:eastAsia="仿宋"/>
          <w:sz w:val="24"/>
          <w:szCs w:val="24"/>
        </w:rPr>
        <w:t>3. 用户通过搜索、筛选、页签切换或客户 360 跳转时，均不得突破原有客户数据权限边界</w:t>
      </w:r>
    </w:p>
    <w:p>
      <w:pPr>
        <w:pStyle w:val="7"/>
        <w:numPr>
          <w:ilvl w:val="4"/>
          <w:numId w:val="57"/>
        </w:numPr>
        <w:spacing w:line="360" w:lineRule="auto"/>
        <w:ind w:left="1418" w:hanging="1418"/>
        <w:rPr>
          <w:rFonts w:ascii="仿宋" w:hAnsi="仿宋" w:eastAsia="仿宋"/>
          <w:i w:val="0"/>
          <w:iCs w:val="0"/>
        </w:rPr>
      </w:pPr>
      <w:r>
        <w:rPr>
          <w:rFonts w:hint="eastAsia" w:ascii="仿宋" w:hAnsi="仿宋" w:eastAsia="仿宋"/>
          <w:i w:val="0"/>
          <w:iCs w:val="0"/>
        </w:rPr>
        <w:t>输出</w:t>
      </w:r>
    </w:p>
    <w:p>
      <w:r>
        <w:rPr>
          <w:rFonts w:eastAsia="仿宋"/>
          <w:color w:val="000000"/>
          <w:sz w:val="24"/>
        </w:rPr>
        <w:t>系统输出移动端客户列表最近接触页签下的客户清单、最近接触信息、搜索筛选结果和客户 360 跳转结果。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6"/>
        <w:gridCol w:w="2368"/>
        <w:gridCol w:w="2226"/>
        <w:gridCol w:w="22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shd w:val="clear" w:color="auto" w:fill="FFFFFF"/>
          </w:tcPr>
          <w:p>
            <w:r>
              <w:rPr>
                <w:rFonts w:eastAsia="仿宋"/>
                <w:b/>
                <w:color w:val="000000"/>
                <w:sz w:val="24"/>
              </w:rPr>
              <w:t>要素名称</w:t>
            </w:r>
          </w:p>
        </w:tc>
        <w:tc>
          <w:tcPr>
            <w:tcW w:w="2368" w:type="dxa"/>
            <w:shd w:val="clear" w:color="auto" w:fill="FFFFFF"/>
          </w:tcPr>
          <w:p>
            <w:r>
              <w:rPr>
                <w:rFonts w:eastAsia="仿宋"/>
                <w:b/>
                <w:color w:val="000000"/>
                <w:sz w:val="24"/>
              </w:rPr>
              <w:t>约束及校验规则</w:t>
            </w:r>
          </w:p>
        </w:tc>
        <w:tc>
          <w:tcPr>
            <w:tcW w:w="2226" w:type="dxa"/>
            <w:shd w:val="clear" w:color="auto" w:fill="FFFFFF"/>
          </w:tcPr>
          <w:p>
            <w:r>
              <w:rPr>
                <w:rFonts w:eastAsia="仿宋"/>
                <w:b/>
                <w:color w:val="000000"/>
                <w:sz w:val="24"/>
              </w:rPr>
              <w:t>数据类型</w:t>
            </w:r>
          </w:p>
        </w:tc>
        <w:tc>
          <w:tcPr>
            <w:tcW w:w="2240" w:type="dxa"/>
            <w:shd w:val="clear" w:color="auto" w:fill="FFFFFF"/>
          </w:tcPr>
          <w:p>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客户头像</w:t>
            </w:r>
          </w:p>
        </w:tc>
        <w:tc>
          <w:tcPr>
            <w:tcW w:w="2368" w:type="dxa"/>
          </w:tcPr>
          <w:p>
            <w:r>
              <w:rPr>
                <w:rFonts w:eastAsia="仿宋"/>
                <w:color w:val="000000"/>
                <w:sz w:val="24"/>
              </w:rPr>
              <w:t>反显</w:t>
            </w:r>
          </w:p>
        </w:tc>
        <w:tc>
          <w:tcPr>
            <w:tcW w:w="2226" w:type="dxa"/>
          </w:tcPr>
          <w:p>
            <w:r>
              <w:rPr>
                <w:rFonts w:eastAsia="仿宋"/>
                <w:color w:val="000000"/>
                <w:sz w:val="24"/>
              </w:rPr>
              <w:t>图片</w:t>
            </w:r>
          </w:p>
        </w:tc>
        <w:tc>
          <w:tcPr>
            <w:tcW w:w="2240" w:type="dxa"/>
          </w:tcPr>
          <w:p>
            <w:r>
              <w:rPr>
                <w:rFonts w:eastAsia="仿宋"/>
                <w:color w:val="000000"/>
                <w:sz w:val="24"/>
              </w:rPr>
              <w:t>展示客户头像、默认头像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客户姓名</w:t>
            </w:r>
          </w:p>
        </w:tc>
        <w:tc>
          <w:tcPr>
            <w:tcW w:w="2368" w:type="dxa"/>
          </w:tcPr>
          <w:p>
            <w:r>
              <w:rPr>
                <w:rFonts w:eastAsia="仿宋"/>
                <w:color w:val="000000"/>
                <w:sz w:val="24"/>
              </w:rPr>
              <w:t>反显，点击进入客户 360 视图</w:t>
            </w:r>
          </w:p>
        </w:tc>
        <w:tc>
          <w:tcPr>
            <w:tcW w:w="2226" w:type="dxa"/>
          </w:tcPr>
          <w:p>
            <w:r>
              <w:rPr>
                <w:rFonts w:eastAsia="仿宋"/>
                <w:color w:val="000000"/>
                <w:sz w:val="24"/>
              </w:rPr>
              <w:t>文本</w:t>
            </w:r>
          </w:p>
        </w:tc>
        <w:tc>
          <w:tcPr>
            <w:tcW w:w="2240" w:type="dxa"/>
          </w:tcPr>
          <w:p>
            <w:r>
              <w:rPr>
                <w:rFonts w:eastAsia="仿宋"/>
                <w:color w:val="000000"/>
                <w:sz w:val="24"/>
              </w:rPr>
              <w:t>展示客户名称信息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客户年龄</w:t>
            </w:r>
          </w:p>
        </w:tc>
        <w:tc>
          <w:tcPr>
            <w:tcW w:w="2368" w:type="dxa"/>
          </w:tcPr>
          <w:p>
            <w:r>
              <w:rPr>
                <w:rFonts w:eastAsia="仿宋"/>
                <w:color w:val="000000"/>
                <w:sz w:val="24"/>
              </w:rPr>
              <w:t>条件反显</w:t>
            </w:r>
          </w:p>
        </w:tc>
        <w:tc>
          <w:tcPr>
            <w:tcW w:w="2226" w:type="dxa"/>
          </w:tcPr>
          <w:p>
            <w:r>
              <w:rPr>
                <w:rFonts w:eastAsia="仿宋"/>
                <w:color w:val="000000"/>
                <w:sz w:val="24"/>
              </w:rPr>
              <w:t>文本</w:t>
            </w:r>
          </w:p>
        </w:tc>
        <w:tc>
          <w:tcPr>
            <w:tcW w:w="2240" w:type="dxa"/>
          </w:tcPr>
          <w:p>
            <w:r>
              <w:rPr>
                <w:rFonts w:eastAsia="仿宋"/>
                <w:color w:val="000000"/>
                <w:sz w:val="24"/>
              </w:rPr>
              <w:t>零售客户展示年龄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客户等级</w:t>
            </w:r>
          </w:p>
        </w:tc>
        <w:tc>
          <w:tcPr>
            <w:tcW w:w="2368" w:type="dxa"/>
          </w:tcPr>
          <w:p>
            <w:r>
              <w:rPr>
                <w:rFonts w:eastAsia="仿宋"/>
                <w:color w:val="000000"/>
                <w:sz w:val="24"/>
              </w:rPr>
              <w:t>反显</w:t>
            </w:r>
          </w:p>
        </w:tc>
        <w:tc>
          <w:tcPr>
            <w:tcW w:w="2226" w:type="dxa"/>
          </w:tcPr>
          <w:p>
            <w:r>
              <w:rPr>
                <w:rFonts w:eastAsia="仿宋"/>
                <w:color w:val="000000"/>
                <w:sz w:val="24"/>
              </w:rPr>
              <w:t>文本</w:t>
            </w:r>
          </w:p>
        </w:tc>
        <w:tc>
          <w:tcPr>
            <w:tcW w:w="2240" w:type="dxa"/>
          </w:tcPr>
          <w:p>
            <w:r>
              <w:rPr>
                <w:rFonts w:eastAsia="仿宋"/>
                <w:color w:val="000000"/>
                <w:sz w:val="24"/>
              </w:rPr>
              <w:t>展示客户等级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客户标签</w:t>
            </w:r>
          </w:p>
        </w:tc>
        <w:tc>
          <w:tcPr>
            <w:tcW w:w="2368" w:type="dxa"/>
          </w:tcPr>
          <w:p>
            <w:r>
              <w:rPr>
                <w:rFonts w:eastAsia="仿宋"/>
                <w:color w:val="000000"/>
                <w:sz w:val="24"/>
              </w:rPr>
              <w:t>反显</w:t>
            </w:r>
          </w:p>
        </w:tc>
        <w:tc>
          <w:tcPr>
            <w:tcW w:w="2226" w:type="dxa"/>
          </w:tcPr>
          <w:p>
            <w:r>
              <w:rPr>
                <w:rFonts w:eastAsia="仿宋"/>
                <w:color w:val="000000"/>
                <w:sz w:val="24"/>
              </w:rPr>
              <w:t>文本/标签</w:t>
            </w:r>
          </w:p>
        </w:tc>
        <w:tc>
          <w:tcPr>
            <w:tcW w:w="2240" w:type="dxa"/>
          </w:tcPr>
          <w:p>
            <w:r>
              <w:rPr>
                <w:rFonts w:eastAsia="仿宋"/>
                <w:color w:val="000000"/>
                <w:sz w:val="24"/>
              </w:rPr>
              <w:t>展示客户</w:t>
            </w:r>
            <w:r>
              <w:rPr>
                <w:rFonts w:hint="eastAsia" w:eastAsia="仿宋"/>
                <w:color w:val="000000"/>
                <w:sz w:val="24"/>
              </w:rPr>
              <w:t>简要信息的前3个标签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接触方式</w:t>
            </w:r>
          </w:p>
        </w:tc>
        <w:tc>
          <w:tcPr>
            <w:tcW w:w="2368" w:type="dxa"/>
          </w:tcPr>
          <w:p>
            <w:r>
              <w:rPr>
                <w:rFonts w:eastAsia="仿宋"/>
                <w:color w:val="000000"/>
                <w:sz w:val="24"/>
              </w:rPr>
              <w:t>反显</w:t>
            </w:r>
          </w:p>
        </w:tc>
        <w:tc>
          <w:tcPr>
            <w:tcW w:w="2226" w:type="dxa"/>
          </w:tcPr>
          <w:p>
            <w:r>
              <w:rPr>
                <w:rFonts w:eastAsia="仿宋"/>
                <w:color w:val="000000"/>
                <w:sz w:val="24"/>
              </w:rPr>
              <w:t>文本</w:t>
            </w:r>
          </w:p>
        </w:tc>
        <w:tc>
          <w:tcPr>
            <w:tcW w:w="2240" w:type="dxa"/>
          </w:tcPr>
          <w:p>
            <w:r>
              <w:rPr>
                <w:rFonts w:eastAsia="仿宋"/>
                <w:color w:val="000000"/>
                <w:sz w:val="24"/>
              </w:rPr>
              <w:t>展示客户最近一次接触方式，枚举值：电访、面访、微信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eastAsia="仿宋"/>
                <w:color w:val="000000"/>
                <w:sz w:val="24"/>
              </w:rPr>
              <w:t>接触时间</w:t>
            </w:r>
          </w:p>
        </w:tc>
        <w:tc>
          <w:tcPr>
            <w:tcW w:w="2368" w:type="dxa"/>
          </w:tcPr>
          <w:p>
            <w:r>
              <w:rPr>
                <w:rFonts w:eastAsia="仿宋"/>
                <w:color w:val="000000"/>
                <w:sz w:val="24"/>
              </w:rPr>
              <w:t>反显、格式化：MM-DD</w:t>
            </w:r>
          </w:p>
        </w:tc>
        <w:tc>
          <w:tcPr>
            <w:tcW w:w="2226" w:type="dxa"/>
          </w:tcPr>
          <w:p>
            <w:r>
              <w:rPr>
                <w:rFonts w:eastAsia="仿宋"/>
                <w:color w:val="000000"/>
                <w:sz w:val="24"/>
              </w:rPr>
              <w:t>日期</w:t>
            </w:r>
          </w:p>
        </w:tc>
        <w:tc>
          <w:tcPr>
            <w:tcW w:w="2240" w:type="dxa"/>
          </w:tcPr>
          <w:p>
            <w:r>
              <w:rPr>
                <w:rFonts w:eastAsia="仿宋"/>
                <w:color w:val="000000"/>
                <w:sz w:val="24"/>
              </w:rPr>
              <w:t>展示客户最近一次接触日期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6" w:type="dxa"/>
          </w:tcPr>
          <w:p>
            <w:r>
              <w:rPr>
                <w:rFonts w:hint="eastAsia" w:ascii="仿宋" w:hAnsi="仿宋" w:eastAsia="仿宋"/>
                <w:sz w:val="24"/>
                <w:szCs w:val="24"/>
              </w:rPr>
              <w:t>企微认证标志</w:t>
            </w:r>
          </w:p>
        </w:tc>
        <w:tc>
          <w:tcPr>
            <w:tcW w:w="2368" w:type="dxa"/>
          </w:tcPr>
          <w:p>
            <w:r>
              <w:rPr>
                <w:rFonts w:eastAsia="仿宋"/>
                <w:color w:val="000000"/>
                <w:sz w:val="24"/>
              </w:rPr>
              <w:t>条件反显</w:t>
            </w:r>
          </w:p>
        </w:tc>
        <w:tc>
          <w:tcPr>
            <w:tcW w:w="2226" w:type="dxa"/>
          </w:tcPr>
          <w:p>
            <w:r>
              <w:rPr>
                <w:rFonts w:eastAsia="仿宋"/>
                <w:color w:val="000000"/>
                <w:sz w:val="24"/>
              </w:rPr>
              <w:t>图标</w:t>
            </w:r>
          </w:p>
        </w:tc>
        <w:tc>
          <w:tcPr>
            <w:tcW w:w="2240" w:type="dxa"/>
          </w:tcPr>
          <w:p>
            <w:r>
              <w:rPr>
                <w:rFonts w:eastAsia="仿宋"/>
                <w:color w:val="000000"/>
                <w:sz w:val="24"/>
              </w:rPr>
              <w:t>客户已匹配企业微信好友关系时展示</w:t>
            </w:r>
          </w:p>
        </w:tc>
      </w:tr>
    </w:tbl>
    <w:p/>
    <w:p>
      <w:pPr>
        <w:pStyle w:val="7"/>
        <w:numPr>
          <w:ilvl w:val="4"/>
          <w:numId w:val="57"/>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57"/>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57"/>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pPr>
        <w:rPr>
          <w:rFonts w:ascii="仿宋" w:hAnsi="仿宋" w:eastAsia="仿宋"/>
          <w:sz w:val="24"/>
          <w:szCs w:val="24"/>
        </w:rPr>
      </w:pPr>
      <w:r>
        <w:rPr>
          <w:rFonts w:hint="eastAsia" w:ascii="仿宋" w:hAnsi="仿宋" w:eastAsia="仿宋"/>
          <w:sz w:val="24"/>
          <w:szCs w:val="24"/>
        </w:rPr>
        <w:t>不涉及</w:t>
      </w:r>
    </w:p>
    <w:p/>
    <w:p>
      <w:pPr>
        <w:pStyle w:val="6"/>
        <w:numPr>
          <w:ilvl w:val="3"/>
          <w:numId w:val="55"/>
        </w:numPr>
        <w:spacing w:line="360" w:lineRule="auto"/>
        <w:rPr>
          <w:rFonts w:ascii="仿宋" w:hAnsi="仿宋" w:eastAsia="仿宋"/>
        </w:rPr>
      </w:pPr>
      <w:r>
        <w:rPr>
          <w:rFonts w:hint="eastAsia" w:ascii="仿宋" w:hAnsi="仿宋" w:eastAsia="仿宋"/>
        </w:rPr>
        <w:t>KYC待完善</w:t>
      </w:r>
    </w:p>
    <w:p>
      <w:pPr>
        <w:pStyle w:val="7"/>
        <w:numPr>
          <w:ilvl w:val="4"/>
          <w:numId w:val="58"/>
        </w:numPr>
        <w:spacing w:line="360" w:lineRule="auto"/>
        <w:ind w:left="1418" w:hanging="1418"/>
        <w:rPr>
          <w:rFonts w:ascii="仿宋" w:hAnsi="仿宋" w:eastAsia="仿宋"/>
          <w:i w:val="0"/>
          <w:iCs w:val="0"/>
        </w:rPr>
      </w:pPr>
      <w:r>
        <w:rPr>
          <w:rFonts w:hint="eastAsia" w:ascii="仿宋" w:hAnsi="仿宋" w:eastAsia="仿宋"/>
          <w:i w:val="0"/>
          <w:iCs w:val="0"/>
        </w:rPr>
        <w:t>功能描述</w:t>
      </w:r>
    </w:p>
    <w:p>
      <w:r>
        <w:rPr>
          <w:rFonts w:eastAsia="仿宋"/>
          <w:color w:val="000000"/>
          <w:sz w:val="24"/>
        </w:rPr>
        <w:t>支持客户经理在移动端查看 KYC 信息待完善的客户并进入客户 KYC 信息页补充完善，帮助用户提升客户画像完整度和后续经营精准度</w:t>
      </w:r>
      <w:r>
        <w:rPr>
          <w:rFonts w:hint="eastAsia" w:eastAsia="仿宋"/>
          <w:color w:val="000000"/>
          <w:sz w:val="24"/>
        </w:rPr>
        <w:t>。</w:t>
      </w:r>
    </w:p>
    <w:p>
      <w:pPr>
        <w:pStyle w:val="7"/>
        <w:numPr>
          <w:ilvl w:val="4"/>
          <w:numId w:val="58"/>
        </w:numPr>
        <w:spacing w:line="360" w:lineRule="auto"/>
        <w:ind w:left="1418" w:hanging="1418"/>
        <w:rPr>
          <w:rFonts w:ascii="仿宋" w:hAnsi="仿宋" w:eastAsia="仿宋"/>
          <w:i w:val="0"/>
          <w:iCs w:val="0"/>
        </w:rPr>
      </w:pPr>
      <w:r>
        <w:rPr>
          <w:rFonts w:hint="eastAsia" w:ascii="仿宋" w:hAnsi="仿宋" w:eastAsia="仿宋"/>
          <w:i w:val="0"/>
          <w:iCs w:val="0"/>
        </w:rPr>
        <w:t>输入</w:t>
      </w:r>
    </w:p>
    <w:p>
      <w:r>
        <w:rPr>
          <w:rFonts w:eastAsia="仿宋"/>
          <w:color w:val="000000"/>
          <w:sz w:val="24"/>
        </w:rPr>
        <w:t>用户进入移动端“客户列表”页面后，可点击“KYC待完善”页签查看 KYC 待完善客户列表。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7"/>
        <w:gridCol w:w="2257"/>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jc w:val="center"/>
        </w:trPr>
        <w:tc>
          <w:tcPr>
            <w:tcW w:w="2268" w:type="dxa"/>
            <w:shd w:val="clear" w:color="auto" w:fill="FFFFFF"/>
          </w:tcPr>
          <w:p>
            <w:r>
              <w:rPr>
                <w:rFonts w:eastAsia="仿宋"/>
                <w:b/>
                <w:color w:val="000000"/>
                <w:sz w:val="24"/>
              </w:rPr>
              <w:t>要素名称</w:t>
            </w:r>
          </w:p>
        </w:tc>
        <w:tc>
          <w:tcPr>
            <w:tcW w:w="2267" w:type="dxa"/>
            <w:shd w:val="clear" w:color="auto" w:fill="FFFFFF"/>
          </w:tcPr>
          <w:p>
            <w:r>
              <w:rPr>
                <w:rFonts w:eastAsia="仿宋"/>
                <w:b/>
                <w:color w:val="000000"/>
                <w:sz w:val="24"/>
              </w:rPr>
              <w:t>约束及校验规则</w:t>
            </w:r>
          </w:p>
        </w:tc>
        <w:tc>
          <w:tcPr>
            <w:tcW w:w="2257" w:type="dxa"/>
            <w:shd w:val="clear" w:color="auto" w:fill="FFFFFF"/>
          </w:tcPr>
          <w:p>
            <w:r>
              <w:rPr>
                <w:rFonts w:eastAsia="仿宋"/>
                <w:b/>
                <w:color w:val="000000"/>
                <w:sz w:val="24"/>
              </w:rPr>
              <w:t>数据类型</w:t>
            </w:r>
          </w:p>
        </w:tc>
        <w:tc>
          <w:tcPr>
            <w:tcW w:w="2268" w:type="dxa"/>
            <w:shd w:val="clear" w:color="auto" w:fill="FFFFFF"/>
          </w:tcPr>
          <w:p>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r>
              <w:rPr>
                <w:rFonts w:eastAsia="仿宋"/>
                <w:color w:val="000000"/>
                <w:sz w:val="24"/>
              </w:rPr>
              <w:t>搜索关键字</w:t>
            </w:r>
          </w:p>
        </w:tc>
        <w:tc>
          <w:tcPr>
            <w:tcW w:w="2267" w:type="dxa"/>
          </w:tcPr>
          <w:p>
            <w:r>
              <w:rPr>
                <w:rFonts w:eastAsia="仿宋"/>
                <w:color w:val="000000"/>
                <w:sz w:val="24"/>
              </w:rPr>
              <w:t>非必输，最多 20 个字符，支持模糊查询</w:t>
            </w:r>
          </w:p>
        </w:tc>
        <w:tc>
          <w:tcPr>
            <w:tcW w:w="2257" w:type="dxa"/>
          </w:tcPr>
          <w:p>
            <w:r>
              <w:rPr>
                <w:rFonts w:eastAsia="仿宋"/>
                <w:color w:val="000000"/>
                <w:sz w:val="24"/>
              </w:rPr>
              <w:t>文本</w:t>
            </w:r>
          </w:p>
        </w:tc>
        <w:tc>
          <w:tcPr>
            <w:tcW w:w="2268" w:type="dxa"/>
          </w:tcPr>
          <w:p>
            <w:r>
              <w:rPr>
                <w:rFonts w:eastAsia="仿宋"/>
                <w:color w:val="000000"/>
                <w:sz w:val="24"/>
              </w:rPr>
              <w:t>支持按客户姓名、手机号码、证件号码等关键词查询</w:t>
            </w:r>
          </w:p>
        </w:tc>
      </w:tr>
    </w:tbl>
    <w:p>
      <w:pPr>
        <w:rPr>
          <w:rFonts w:eastAsia="仿宋"/>
          <w:color w:val="000000"/>
          <w:sz w:val="24"/>
        </w:rPr>
      </w:pPr>
    </w:p>
    <w:p>
      <w:pPr>
        <w:rPr>
          <w:rFonts w:eastAsia="仿宋"/>
          <w:color w:val="000000"/>
          <w:sz w:val="24"/>
        </w:rPr>
      </w:pPr>
      <w:r>
        <w:rPr>
          <w:rFonts w:eastAsia="仿宋"/>
          <w:color w:val="000000"/>
          <w:sz w:val="24"/>
        </w:rPr>
        <w:t>用户可点击客户列表项进入客户 KYC 信息页面，并在具备权限时通过“编辑”、“提交”完成 KYC 信息补充完善。</w:t>
      </w:r>
    </w:p>
    <w:p>
      <w:r>
        <w:rPr>
          <w:rFonts w:hint="eastAsia" w:eastAsia="仿宋"/>
          <w:color w:val="000000"/>
          <w:sz w:val="24"/>
        </w:rPr>
        <w:t>详见：PC端功能需求/客户管理/客户3</w:t>
      </w:r>
      <w:r>
        <w:rPr>
          <w:rFonts w:eastAsia="仿宋"/>
          <w:color w:val="000000"/>
          <w:sz w:val="24"/>
        </w:rPr>
        <w:t>60</w:t>
      </w:r>
      <w:r>
        <w:rPr>
          <w:rFonts w:hint="eastAsia" w:eastAsia="仿宋"/>
          <w:color w:val="000000"/>
          <w:sz w:val="24"/>
        </w:rPr>
        <w:t>视图/客户KYC章节。</w:t>
      </w:r>
    </w:p>
    <w:p>
      <w:pPr>
        <w:pStyle w:val="7"/>
        <w:numPr>
          <w:ilvl w:val="4"/>
          <w:numId w:val="58"/>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用户登录移动端后，点击底部或首页中的“客户”入口，进入客户列表页面。</w:t>
      </w:r>
    </w:p>
    <w:p>
      <w:pPr>
        <w:rPr>
          <w:rFonts w:ascii="仿宋" w:hAnsi="仿宋" w:eastAsia="仿宋"/>
          <w:sz w:val="24"/>
          <w:szCs w:val="24"/>
        </w:rPr>
      </w:pPr>
      <w:r>
        <w:rPr>
          <w:rFonts w:hint="eastAsia" w:ascii="仿宋" w:hAnsi="仿宋" w:eastAsia="仿宋"/>
          <w:sz w:val="24"/>
          <w:szCs w:val="24"/>
        </w:rPr>
        <w:t>2. 用户点击“KYC待完善”页签后，系统加载当前用户权限范围内 KYC 信息待完善的客户列表。</w:t>
      </w:r>
    </w:p>
    <w:p>
      <w:pPr>
        <w:rPr>
          <w:rFonts w:ascii="仿宋" w:hAnsi="仿宋" w:eastAsia="仿宋"/>
          <w:sz w:val="24"/>
          <w:szCs w:val="24"/>
        </w:rPr>
      </w:pPr>
      <w:r>
        <w:rPr>
          <w:rFonts w:hint="eastAsia" w:ascii="仿宋" w:hAnsi="仿宋" w:eastAsia="仿宋"/>
          <w:sz w:val="24"/>
          <w:szCs w:val="24"/>
        </w:rPr>
        <w:t>3. 用户输入搜索关键字后，系统在 KYC 待完善客户范围内返回匹配的客户列表。</w:t>
      </w:r>
    </w:p>
    <w:p>
      <w:pPr>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用户点击客户列表中的客户卡片或客户名称后，系统进入对应客户 KYC 信息页面。</w:t>
      </w:r>
    </w:p>
    <w:p>
      <w:pPr>
        <w:rPr>
          <w:rFonts w:ascii="仿宋" w:hAnsi="仿宋" w:eastAsia="仿宋"/>
          <w:sz w:val="24"/>
          <w:szCs w:val="24"/>
        </w:rPr>
      </w:pPr>
      <w:r>
        <w:rPr>
          <w:rFonts w:hint="eastAsia" w:ascii="仿宋" w:hAnsi="仿宋" w:eastAsia="仿宋"/>
          <w:sz w:val="24"/>
          <w:szCs w:val="24"/>
        </w:rPr>
        <w:t>7. 客户 KYC 信息页面展示 KYC 完成度，以“资产信息”、“负债信息”、“其他信息”信息分区。</w:t>
      </w:r>
    </w:p>
    <w:p>
      <w:pPr>
        <w:rPr>
          <w:rFonts w:ascii="仿宋" w:hAnsi="仿宋" w:eastAsia="仿宋"/>
          <w:sz w:val="24"/>
          <w:szCs w:val="24"/>
        </w:rPr>
      </w:pPr>
      <w:r>
        <w:rPr>
          <w:rFonts w:ascii="仿宋" w:hAnsi="仿宋" w:eastAsia="仿宋"/>
          <w:sz w:val="24"/>
          <w:szCs w:val="24"/>
        </w:rPr>
        <w:t>8</w:t>
      </w:r>
      <w:r>
        <w:rPr>
          <w:rFonts w:hint="eastAsia" w:ascii="仿宋" w:hAnsi="仿宋" w:eastAsia="仿宋"/>
          <w:sz w:val="24"/>
          <w:szCs w:val="24"/>
        </w:rPr>
        <w:t>. 用户完成 KYC 信息补充后点击“提交”，系统保存客户 KYC 更新内容。</w:t>
      </w:r>
    </w:p>
    <w:p>
      <w:pPr>
        <w:rPr>
          <w:rFonts w:ascii="仿宋" w:hAnsi="仿宋" w:eastAsia="仿宋"/>
          <w:sz w:val="24"/>
          <w:szCs w:val="24"/>
        </w:rPr>
      </w:pPr>
      <w:r>
        <w:rPr>
          <w:rFonts w:ascii="仿宋" w:hAnsi="仿宋" w:eastAsia="仿宋"/>
          <w:sz w:val="24"/>
          <w:szCs w:val="24"/>
        </w:rPr>
        <w:t>9</w:t>
      </w:r>
      <w:r>
        <w:rPr>
          <w:rFonts w:hint="eastAsia" w:ascii="仿宋" w:hAnsi="仿宋" w:eastAsia="仿宋"/>
          <w:sz w:val="24"/>
          <w:szCs w:val="24"/>
        </w:rPr>
        <w:t>. 提交成功后，系统返回客户 KYC 信息页面或 KYC 待完善列表，并按最新完成度刷新客户。</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KYC 待完善列表仅展示当前用户权限范围内的客户，不展示潜在客户。</w:t>
      </w:r>
    </w:p>
    <w:p>
      <w:pPr>
        <w:rPr>
          <w:rFonts w:ascii="仿宋" w:hAnsi="仿宋" w:eastAsia="仿宋"/>
          <w:sz w:val="24"/>
          <w:szCs w:val="24"/>
        </w:rPr>
      </w:pPr>
      <w:r>
        <w:rPr>
          <w:rFonts w:hint="eastAsia" w:ascii="仿宋" w:hAnsi="仿宋" w:eastAsia="仿宋"/>
          <w:sz w:val="24"/>
          <w:szCs w:val="24"/>
        </w:rPr>
        <w:t>2.关键字段完整度</w:t>
      </w:r>
      <w:commentRangeStart w:id="51"/>
      <w:r>
        <w:rPr>
          <w:rFonts w:hint="eastAsia" w:ascii="仿宋" w:hAnsi="仿宋" w:eastAsia="仿宋"/>
          <w:color w:val="FF0000"/>
          <w:sz w:val="24"/>
          <w:szCs w:val="24"/>
        </w:rPr>
        <w:t xml:space="preserve">低于 80% </w:t>
      </w:r>
      <w:commentRangeEnd w:id="51"/>
      <w:r>
        <w:rPr>
          <w:rStyle w:val="155"/>
        </w:rPr>
        <w:commentReference w:id="51"/>
      </w:r>
      <w:r>
        <w:rPr>
          <w:rFonts w:hint="eastAsia" w:ascii="仿宋" w:hAnsi="仿宋" w:eastAsia="仿宋"/>
          <w:sz w:val="24"/>
          <w:szCs w:val="24"/>
        </w:rPr>
        <w:t>（阈值），超过阈值则不在KYC待完善列表展示。</w:t>
      </w:r>
    </w:p>
    <w:p>
      <w:pPr>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.KYC 待完善列表默认按 KYC 完成度升序排序；若同一完成度下存在多名客户，可按客户等级或资产规模降序排序，最终排序口径以产品确认为准。</w:t>
      </w:r>
    </w:p>
    <w:p>
      <w:pPr>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搜索和筛选仅在 KYC 待完善客户范围内生效，不应扩大到全部管户客户范围。</w:t>
      </w:r>
    </w:p>
    <w:p>
      <w:pPr>
        <w:rPr>
          <w:rFonts w:ascii="仿宋" w:hAnsi="仿宋" w:eastAsia="仿宋"/>
          <w:b/>
          <w:bCs/>
          <w:sz w:val="24"/>
          <w:szCs w:val="24"/>
        </w:rPr>
      </w:pP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客户经理仅可查看和维护本人名下管户客户的 KYC 信息。</w:t>
      </w:r>
    </w:p>
    <w:p>
      <w:pPr>
        <w:rPr>
          <w:rFonts w:ascii="仿宋" w:hAnsi="仿宋" w:eastAsia="仿宋"/>
          <w:sz w:val="24"/>
          <w:szCs w:val="24"/>
        </w:rPr>
      </w:pPr>
      <w:r>
        <w:rPr>
          <w:rFonts w:hint="eastAsia" w:ascii="仿宋" w:hAnsi="仿宋" w:eastAsia="仿宋"/>
          <w:sz w:val="24"/>
          <w:szCs w:val="24"/>
        </w:rPr>
        <w:t>2. 管理岗仅可查看本人权限范围内机构辖下客户的 KYC 待完善情况；管理岗无编辑客户 KYC 信息权限。</w:t>
      </w:r>
    </w:p>
    <w:p>
      <w:pPr>
        <w:rPr>
          <w:rFonts w:ascii="仿宋" w:hAnsi="仿宋" w:eastAsia="仿宋"/>
          <w:sz w:val="24"/>
          <w:szCs w:val="24"/>
        </w:rPr>
      </w:pPr>
      <w:r>
        <w:rPr>
          <w:rFonts w:hint="eastAsia" w:ascii="仿宋" w:hAnsi="仿宋" w:eastAsia="仿宋"/>
          <w:sz w:val="24"/>
          <w:szCs w:val="24"/>
        </w:rPr>
        <w:t>3. 用户通过搜索、筛选、页签切换、客户 KYC 信息页跳转或提交更新时，均不得突破原有客户数据权限边界。</w:t>
      </w:r>
    </w:p>
    <w:p>
      <w:pPr>
        <w:pStyle w:val="7"/>
        <w:numPr>
          <w:ilvl w:val="4"/>
          <w:numId w:val="58"/>
        </w:numPr>
        <w:spacing w:line="360" w:lineRule="auto"/>
        <w:ind w:left="1418" w:hanging="1418"/>
        <w:rPr>
          <w:rFonts w:ascii="仿宋" w:hAnsi="仿宋" w:eastAsia="仿宋"/>
          <w:i w:val="0"/>
          <w:iCs w:val="0"/>
        </w:rPr>
      </w:pPr>
      <w:r>
        <w:rPr>
          <w:rFonts w:hint="eastAsia" w:ascii="仿宋" w:hAnsi="仿宋" w:eastAsia="仿宋"/>
          <w:i w:val="0"/>
          <w:iCs w:val="0"/>
        </w:rPr>
        <w:t>输出</w:t>
      </w:r>
    </w:p>
    <w:p>
      <w:r>
        <w:rPr>
          <w:rFonts w:eastAsia="仿宋"/>
          <w:color w:val="000000"/>
          <w:sz w:val="24"/>
        </w:rPr>
        <w:t>系统输出移动端客户列表 KYC 待完善页签下的客户清单、客户 KYC 完成度、搜索筛选结果、客户 KYC 信息页和提交结果。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7"/>
        <w:gridCol w:w="2368"/>
        <w:gridCol w:w="2219"/>
        <w:gridCol w:w="2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7" w:type="dxa"/>
            <w:shd w:val="clear" w:color="auto" w:fill="FFFFFF"/>
          </w:tcPr>
          <w:p>
            <w:r>
              <w:rPr>
                <w:rFonts w:eastAsia="仿宋"/>
                <w:b/>
                <w:color w:val="000000"/>
                <w:sz w:val="24"/>
              </w:rPr>
              <w:t>要素名称</w:t>
            </w:r>
          </w:p>
        </w:tc>
        <w:tc>
          <w:tcPr>
            <w:tcW w:w="2368" w:type="dxa"/>
            <w:shd w:val="clear" w:color="auto" w:fill="FFFFFF"/>
          </w:tcPr>
          <w:p>
            <w:r>
              <w:rPr>
                <w:rFonts w:eastAsia="仿宋"/>
                <w:b/>
                <w:color w:val="000000"/>
                <w:sz w:val="24"/>
              </w:rPr>
              <w:t>约束及校验规则</w:t>
            </w:r>
          </w:p>
        </w:tc>
        <w:tc>
          <w:tcPr>
            <w:tcW w:w="2219" w:type="dxa"/>
            <w:shd w:val="clear" w:color="auto" w:fill="FFFFFF"/>
          </w:tcPr>
          <w:p>
            <w:r>
              <w:rPr>
                <w:rFonts w:eastAsia="仿宋"/>
                <w:b/>
                <w:color w:val="000000"/>
                <w:sz w:val="24"/>
              </w:rPr>
              <w:t>数据类型</w:t>
            </w:r>
          </w:p>
        </w:tc>
        <w:tc>
          <w:tcPr>
            <w:tcW w:w="2236" w:type="dxa"/>
            <w:shd w:val="clear" w:color="auto" w:fill="FFFFFF"/>
          </w:tcPr>
          <w:p>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7" w:type="dxa"/>
          </w:tcPr>
          <w:p>
            <w:r>
              <w:rPr>
                <w:rFonts w:eastAsia="仿宋"/>
                <w:color w:val="000000"/>
                <w:sz w:val="24"/>
              </w:rPr>
              <w:t>客户头像</w:t>
            </w:r>
          </w:p>
        </w:tc>
        <w:tc>
          <w:tcPr>
            <w:tcW w:w="2368" w:type="dxa"/>
          </w:tcPr>
          <w:p>
            <w:r>
              <w:rPr>
                <w:rFonts w:eastAsia="仿宋"/>
                <w:color w:val="000000"/>
                <w:sz w:val="24"/>
              </w:rPr>
              <w:t>反显</w:t>
            </w:r>
          </w:p>
        </w:tc>
        <w:tc>
          <w:tcPr>
            <w:tcW w:w="2219" w:type="dxa"/>
          </w:tcPr>
          <w:p>
            <w:r>
              <w:rPr>
                <w:rFonts w:eastAsia="仿宋"/>
                <w:color w:val="000000"/>
                <w:sz w:val="24"/>
              </w:rPr>
              <w:t>图片</w:t>
            </w:r>
          </w:p>
        </w:tc>
        <w:tc>
          <w:tcPr>
            <w:tcW w:w="2236" w:type="dxa"/>
          </w:tcPr>
          <w:p>
            <w:r>
              <w:rPr>
                <w:rFonts w:eastAsia="仿宋"/>
                <w:color w:val="000000"/>
                <w:sz w:val="24"/>
              </w:rPr>
              <w:t>展示客户头像或系统默认头像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7" w:type="dxa"/>
          </w:tcPr>
          <w:p>
            <w:r>
              <w:rPr>
                <w:rFonts w:eastAsia="仿宋"/>
                <w:color w:val="000000"/>
                <w:sz w:val="24"/>
              </w:rPr>
              <w:t>客户姓名</w:t>
            </w:r>
          </w:p>
        </w:tc>
        <w:tc>
          <w:tcPr>
            <w:tcW w:w="2368" w:type="dxa"/>
          </w:tcPr>
          <w:p>
            <w:r>
              <w:rPr>
                <w:rFonts w:eastAsia="仿宋"/>
                <w:color w:val="000000"/>
                <w:sz w:val="24"/>
              </w:rPr>
              <w:t>反显，点击进入客户 KYC 信息页面</w:t>
            </w:r>
          </w:p>
        </w:tc>
        <w:tc>
          <w:tcPr>
            <w:tcW w:w="2219" w:type="dxa"/>
          </w:tcPr>
          <w:p>
            <w:r>
              <w:rPr>
                <w:rFonts w:eastAsia="仿宋"/>
                <w:color w:val="000000"/>
                <w:sz w:val="24"/>
              </w:rPr>
              <w:t>文本</w:t>
            </w:r>
          </w:p>
        </w:tc>
        <w:tc>
          <w:tcPr>
            <w:tcW w:w="2236" w:type="dxa"/>
          </w:tcPr>
          <w:p>
            <w:r>
              <w:rPr>
                <w:rFonts w:eastAsia="仿宋"/>
                <w:color w:val="000000"/>
                <w:sz w:val="24"/>
              </w:rPr>
              <w:t>展示 KYC 待完善客户姓名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7" w:type="dxa"/>
          </w:tcPr>
          <w:p>
            <w:r>
              <w:rPr>
                <w:rFonts w:eastAsia="仿宋"/>
                <w:color w:val="000000"/>
                <w:sz w:val="24"/>
              </w:rPr>
              <w:t>客户等级</w:t>
            </w:r>
          </w:p>
        </w:tc>
        <w:tc>
          <w:tcPr>
            <w:tcW w:w="2368" w:type="dxa"/>
          </w:tcPr>
          <w:p>
            <w:r>
              <w:rPr>
                <w:rFonts w:eastAsia="仿宋"/>
                <w:color w:val="000000"/>
                <w:sz w:val="24"/>
              </w:rPr>
              <w:t>反显</w:t>
            </w:r>
          </w:p>
        </w:tc>
        <w:tc>
          <w:tcPr>
            <w:tcW w:w="2219" w:type="dxa"/>
          </w:tcPr>
          <w:p>
            <w:r>
              <w:rPr>
                <w:rFonts w:eastAsia="仿宋"/>
                <w:color w:val="000000"/>
                <w:sz w:val="24"/>
              </w:rPr>
              <w:t>文本</w:t>
            </w:r>
          </w:p>
        </w:tc>
        <w:tc>
          <w:tcPr>
            <w:tcW w:w="2236" w:type="dxa"/>
          </w:tcPr>
          <w:p>
            <w:r>
              <w:rPr>
                <w:rFonts w:eastAsia="仿宋"/>
                <w:color w:val="000000"/>
                <w:sz w:val="24"/>
              </w:rPr>
              <w:t>展示客户当前等级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7" w:type="dxa"/>
          </w:tcPr>
          <w:p>
            <w:r>
              <w:rPr>
                <w:rFonts w:eastAsia="仿宋"/>
                <w:color w:val="000000"/>
                <w:sz w:val="24"/>
              </w:rPr>
              <w:t>KYC完成度</w:t>
            </w:r>
          </w:p>
        </w:tc>
        <w:tc>
          <w:tcPr>
            <w:tcW w:w="2368" w:type="dxa"/>
          </w:tcPr>
          <w:p>
            <w:r>
              <w:rPr>
                <w:rFonts w:eastAsia="仿宋"/>
                <w:color w:val="000000"/>
                <w:sz w:val="24"/>
              </w:rPr>
              <w:t>反显、格式化：10.00</w:t>
            </w:r>
          </w:p>
        </w:tc>
        <w:tc>
          <w:tcPr>
            <w:tcW w:w="2219" w:type="dxa"/>
          </w:tcPr>
          <w:p>
            <w:r>
              <w:rPr>
                <w:rFonts w:hint="eastAsia"/>
              </w:rPr>
              <w:t>百分比</w:t>
            </w:r>
          </w:p>
        </w:tc>
        <w:tc>
          <w:tcPr>
            <w:tcW w:w="2236" w:type="dxa"/>
          </w:tcPr>
          <w:p>
            <w:r>
              <w:rPr>
                <w:rFonts w:eastAsia="仿宋"/>
                <w:color w:val="000000"/>
                <w:sz w:val="24"/>
              </w:rPr>
              <w:t>展示客户 KYC 信息完成度百分比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7" w:type="dxa"/>
          </w:tcPr>
          <w:p>
            <w:r>
              <w:rPr>
                <w:rFonts w:eastAsia="仿宋"/>
                <w:color w:val="000000"/>
                <w:sz w:val="24"/>
              </w:rPr>
              <w:t>客户标签</w:t>
            </w:r>
          </w:p>
        </w:tc>
        <w:tc>
          <w:tcPr>
            <w:tcW w:w="2368" w:type="dxa"/>
          </w:tcPr>
          <w:p>
            <w:r>
              <w:rPr>
                <w:rFonts w:eastAsia="仿宋"/>
                <w:color w:val="000000"/>
                <w:sz w:val="24"/>
              </w:rPr>
              <w:t>条件反显</w:t>
            </w:r>
          </w:p>
        </w:tc>
        <w:tc>
          <w:tcPr>
            <w:tcW w:w="2219" w:type="dxa"/>
          </w:tcPr>
          <w:p>
            <w:r>
              <w:rPr>
                <w:rFonts w:eastAsia="仿宋"/>
                <w:color w:val="000000"/>
                <w:sz w:val="24"/>
              </w:rPr>
              <w:t>文本/标签</w:t>
            </w:r>
          </w:p>
        </w:tc>
        <w:tc>
          <w:tcPr>
            <w:tcW w:w="2236" w:type="dxa"/>
          </w:tcPr>
          <w:p>
            <w:r>
              <w:rPr>
                <w:rFonts w:eastAsia="仿宋"/>
                <w:color w:val="000000"/>
                <w:sz w:val="24"/>
              </w:rPr>
              <w:t>展示客户</w:t>
            </w:r>
            <w:r>
              <w:rPr>
                <w:rFonts w:hint="eastAsia" w:eastAsia="仿宋"/>
                <w:color w:val="000000"/>
                <w:sz w:val="24"/>
              </w:rPr>
              <w:t>简要信息的前3个标签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7" w:type="dxa"/>
          </w:tcPr>
          <w:p>
            <w:r>
              <w:rPr>
                <w:rFonts w:hint="eastAsia" w:ascii="仿宋" w:hAnsi="仿宋" w:eastAsia="仿宋"/>
                <w:sz w:val="24"/>
                <w:szCs w:val="24"/>
              </w:rPr>
              <w:t>企微认证标志</w:t>
            </w:r>
          </w:p>
        </w:tc>
        <w:tc>
          <w:tcPr>
            <w:tcW w:w="2368" w:type="dxa"/>
          </w:tcPr>
          <w:p>
            <w:r>
              <w:rPr>
                <w:rFonts w:eastAsia="仿宋"/>
                <w:color w:val="000000"/>
                <w:sz w:val="24"/>
              </w:rPr>
              <w:t>条件反显</w:t>
            </w:r>
          </w:p>
        </w:tc>
        <w:tc>
          <w:tcPr>
            <w:tcW w:w="2219" w:type="dxa"/>
          </w:tcPr>
          <w:p>
            <w:r>
              <w:rPr>
                <w:rFonts w:eastAsia="仿宋"/>
                <w:color w:val="000000"/>
                <w:sz w:val="24"/>
              </w:rPr>
              <w:t>图标</w:t>
            </w:r>
          </w:p>
        </w:tc>
        <w:tc>
          <w:tcPr>
            <w:tcW w:w="2236" w:type="dxa"/>
          </w:tcPr>
          <w:p>
            <w:r>
              <w:rPr>
                <w:rFonts w:eastAsia="仿宋"/>
                <w:color w:val="000000"/>
                <w:sz w:val="24"/>
              </w:rPr>
              <w:t>客户已匹配企业微信好友关系时展示</w:t>
            </w:r>
          </w:p>
        </w:tc>
      </w:tr>
    </w:tbl>
    <w:p/>
    <w:p>
      <w:pPr>
        <w:pStyle w:val="7"/>
        <w:numPr>
          <w:ilvl w:val="4"/>
          <w:numId w:val="58"/>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58"/>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58"/>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r>
        <w:rPr>
          <w:rFonts w:hint="eastAsia" w:ascii="仿宋" w:hAnsi="仿宋" w:eastAsia="仿宋"/>
          <w:sz w:val="24"/>
          <w:szCs w:val="24"/>
        </w:rPr>
        <w:t>不涉及</w:t>
      </w:r>
    </w:p>
    <w:p>
      <w:pPr>
        <w:pStyle w:val="6"/>
        <w:numPr>
          <w:ilvl w:val="3"/>
          <w:numId w:val="55"/>
        </w:numPr>
        <w:spacing w:line="360" w:lineRule="auto"/>
        <w:rPr>
          <w:rFonts w:ascii="仿宋" w:hAnsi="仿宋" w:eastAsia="仿宋"/>
        </w:rPr>
      </w:pPr>
      <w:r>
        <w:rPr>
          <w:rFonts w:hint="eastAsia" w:ascii="仿宋" w:hAnsi="仿宋" w:eastAsia="仿宋"/>
        </w:rPr>
        <w:t>客户群组</w:t>
      </w:r>
    </w:p>
    <w:p>
      <w:pPr>
        <w:pStyle w:val="7"/>
        <w:numPr>
          <w:ilvl w:val="4"/>
          <w:numId w:val="59"/>
        </w:numPr>
        <w:spacing w:line="360" w:lineRule="auto"/>
        <w:ind w:left="1418" w:hanging="1418"/>
        <w:rPr>
          <w:rFonts w:ascii="仿宋" w:hAnsi="仿宋" w:eastAsia="仿宋"/>
          <w:i w:val="0"/>
          <w:iCs w:val="0"/>
        </w:rPr>
      </w:pPr>
      <w:r>
        <w:rPr>
          <w:rFonts w:hint="eastAsia" w:ascii="仿宋" w:hAnsi="仿宋" w:eastAsia="仿宋"/>
          <w:i w:val="0"/>
          <w:iCs w:val="0"/>
        </w:rPr>
        <w:t>功能描述</w:t>
      </w:r>
    </w:p>
    <w:p>
      <w:r>
        <w:rPr>
          <w:rFonts w:eastAsia="仿宋"/>
          <w:color w:val="000000"/>
          <w:sz w:val="24"/>
        </w:rPr>
        <w:t>支持</w:t>
      </w:r>
      <w:r>
        <w:rPr>
          <w:rFonts w:hint="eastAsia" w:eastAsia="仿宋"/>
          <w:color w:val="000000"/>
          <w:sz w:val="24"/>
        </w:rPr>
        <w:t>用户</w:t>
      </w:r>
      <w:r>
        <w:rPr>
          <w:rFonts w:eastAsia="仿宋"/>
          <w:color w:val="000000"/>
          <w:sz w:val="24"/>
        </w:rPr>
        <w:t>在移动端查看本人权限范围内的客户群组及群组成员，并通过短信触达入口开展群组客户批量触达，提升分群经营效率</w:t>
      </w:r>
      <w:r>
        <w:rPr>
          <w:rFonts w:hint="eastAsia" w:eastAsia="仿宋"/>
          <w:color w:val="000000"/>
          <w:sz w:val="24"/>
        </w:rPr>
        <w:t>。</w:t>
      </w:r>
    </w:p>
    <w:p>
      <w:pPr>
        <w:pStyle w:val="7"/>
        <w:numPr>
          <w:ilvl w:val="4"/>
          <w:numId w:val="59"/>
        </w:numPr>
        <w:spacing w:line="360" w:lineRule="auto"/>
        <w:ind w:left="1418" w:hanging="1418"/>
        <w:rPr>
          <w:rFonts w:ascii="仿宋" w:hAnsi="仿宋" w:eastAsia="仿宋"/>
          <w:i w:val="0"/>
          <w:iCs w:val="0"/>
        </w:rPr>
      </w:pPr>
      <w:r>
        <w:rPr>
          <w:rFonts w:hint="eastAsia" w:ascii="仿宋" w:hAnsi="仿宋" w:eastAsia="仿宋"/>
          <w:i w:val="0"/>
          <w:iCs w:val="0"/>
        </w:rPr>
        <w:t>输入</w:t>
      </w:r>
    </w:p>
    <w:p>
      <w:r>
        <w:rPr>
          <w:rFonts w:eastAsia="仿宋"/>
          <w:color w:val="000000"/>
          <w:sz w:val="24"/>
        </w:rPr>
        <w:t>用户进入移动端“客户列表”页面后，可点击“客户群组”入口查看客户群组列表。</w:t>
      </w:r>
    </w:p>
    <w:p>
      <w:r>
        <w:rPr>
          <w:rFonts w:eastAsia="仿宋"/>
          <w:color w:val="000000"/>
          <w:sz w:val="24"/>
        </w:rPr>
        <w:t>用户可按群组名称、群组来源、群组类型等条件查询群组，也可点击群组进入详情，并按权限发起“短信群发”。</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r>
              <w:rPr>
                <w:rFonts w:eastAsia="仿宋"/>
                <w:b/>
                <w:color w:val="000000"/>
                <w:sz w:val="24"/>
              </w:rPr>
              <w:t>要素名称</w:t>
            </w:r>
          </w:p>
        </w:tc>
        <w:tc>
          <w:tcPr>
            <w:tcW w:w="2270" w:type="dxa"/>
            <w:shd w:val="clear" w:color="auto" w:fill="FFFFFF"/>
          </w:tcPr>
          <w:p>
            <w:r>
              <w:rPr>
                <w:rFonts w:eastAsia="仿宋"/>
                <w:b/>
                <w:color w:val="000000"/>
                <w:sz w:val="24"/>
              </w:rPr>
              <w:t>约束及校验规则</w:t>
            </w:r>
          </w:p>
        </w:tc>
        <w:tc>
          <w:tcPr>
            <w:tcW w:w="2260" w:type="dxa"/>
            <w:shd w:val="clear" w:color="auto" w:fill="FFFFFF"/>
          </w:tcPr>
          <w:p>
            <w:r>
              <w:rPr>
                <w:rFonts w:eastAsia="仿宋"/>
                <w:b/>
                <w:color w:val="000000"/>
                <w:sz w:val="24"/>
              </w:rPr>
              <w:t>数据类型</w:t>
            </w:r>
          </w:p>
        </w:tc>
        <w:tc>
          <w:tcPr>
            <w:tcW w:w="2270" w:type="dxa"/>
            <w:shd w:val="clear" w:color="auto" w:fill="FFFFFF"/>
          </w:tcPr>
          <w:p>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r>
              <w:rPr>
                <w:rFonts w:eastAsia="仿宋"/>
                <w:color w:val="000000"/>
                <w:sz w:val="24"/>
              </w:rPr>
              <w:t>群组名称</w:t>
            </w:r>
          </w:p>
        </w:tc>
        <w:tc>
          <w:tcPr>
            <w:tcW w:w="2270" w:type="dxa"/>
          </w:tcPr>
          <w:p>
            <w:r>
              <w:rPr>
                <w:rFonts w:eastAsia="仿宋"/>
                <w:color w:val="000000"/>
                <w:sz w:val="24"/>
              </w:rPr>
              <w:t>非必输，支持模糊查询</w:t>
            </w:r>
          </w:p>
        </w:tc>
        <w:tc>
          <w:tcPr>
            <w:tcW w:w="2260" w:type="dxa"/>
          </w:tcPr>
          <w:p>
            <w:r>
              <w:rPr>
                <w:rFonts w:eastAsia="仿宋"/>
                <w:color w:val="000000"/>
                <w:sz w:val="24"/>
              </w:rPr>
              <w:t>文本</w:t>
            </w:r>
          </w:p>
        </w:tc>
        <w:tc>
          <w:tcPr>
            <w:tcW w:w="2270" w:type="dxa"/>
          </w:tcPr>
          <w:p>
            <w:r>
              <w:rPr>
                <w:rFonts w:eastAsia="仿宋"/>
                <w:color w:val="000000"/>
                <w:sz w:val="24"/>
              </w:rPr>
              <w:t>支持按群组名称查询</w:t>
            </w:r>
          </w:p>
        </w:tc>
      </w:tr>
    </w:tbl>
    <w:p/>
    <w:p>
      <w:pPr>
        <w:pStyle w:val="7"/>
        <w:numPr>
          <w:ilvl w:val="4"/>
          <w:numId w:val="59"/>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用户登录移动端后，点击底部或首页中的“客户”入口，进入客户列表页面。</w:t>
      </w:r>
    </w:p>
    <w:p>
      <w:pPr>
        <w:rPr>
          <w:rFonts w:ascii="仿宋" w:hAnsi="仿宋" w:eastAsia="仿宋"/>
          <w:sz w:val="24"/>
          <w:szCs w:val="24"/>
        </w:rPr>
      </w:pPr>
      <w:r>
        <w:rPr>
          <w:rFonts w:hint="eastAsia" w:ascii="仿宋" w:hAnsi="仿宋" w:eastAsia="仿宋"/>
          <w:sz w:val="24"/>
          <w:szCs w:val="24"/>
        </w:rPr>
        <w:t>2. 用户点击“客户群组”入口后，系统加载当前用户权限范围内可查看的客户群组列表。</w:t>
      </w:r>
    </w:p>
    <w:p>
      <w:pPr>
        <w:rPr>
          <w:rFonts w:ascii="仿宋" w:hAnsi="仿宋" w:eastAsia="仿宋"/>
          <w:sz w:val="24"/>
          <w:szCs w:val="24"/>
        </w:rPr>
      </w:pPr>
      <w:r>
        <w:rPr>
          <w:rFonts w:hint="eastAsia" w:ascii="仿宋" w:hAnsi="仿宋" w:eastAsia="仿宋"/>
          <w:sz w:val="24"/>
          <w:szCs w:val="24"/>
        </w:rPr>
        <w:t>3. 用户录入群组名称后，点击“搜索”，系统返回符合条件的客户群组列表。</w:t>
      </w:r>
    </w:p>
    <w:p>
      <w:pPr>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用户点击某一客户群组后，系统进入群组详情页面，展示群组基本信息、洞察分析、群组成员和联络信息。</w:t>
      </w:r>
    </w:p>
    <w:p>
      <w:pPr>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用户在群组详情中点击某一群组成员后，系统进入该客户的客户 360 视图。</w:t>
      </w:r>
    </w:p>
    <w:p>
      <w:pPr>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 用户点击“短信群发”后，系统进入短信群发流程。</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移动端客户群组仅支持查询和查看，不支持创建群组、编辑群组、删除群组，客群的维护功能在PC端。</w:t>
      </w:r>
    </w:p>
    <w:p>
      <w:pPr>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群组列表默认按群组创建时间排序；</w:t>
      </w:r>
    </w:p>
    <w:p>
      <w:pPr>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 用户仅可查看本人权限范围内的群组和群组成员，不得查看超出权限范围的客户信息</w:t>
      </w:r>
    </w:p>
    <w:p>
      <w:pPr>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短信群发调用后端短信发送接口，短信发送频次统一由CRM端控制。</w:t>
      </w:r>
    </w:p>
    <w:p>
      <w:pPr>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群组内客户的接触信息应保留触达留痕，并作为联络信息展示。</w:t>
      </w:r>
    </w:p>
    <w:p>
      <w:pPr>
        <w:rPr>
          <w:rFonts w:ascii="仿宋" w:hAnsi="仿宋" w:eastAsia="仿宋"/>
          <w:b/>
          <w:bCs/>
          <w:sz w:val="24"/>
          <w:szCs w:val="24"/>
        </w:rPr>
      </w:pP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管理用户、客户经理仅可查看本人创建的客户群组。</w:t>
      </w:r>
    </w:p>
    <w:p>
      <w:pPr>
        <w:rPr>
          <w:rFonts w:ascii="仿宋" w:hAnsi="仿宋" w:eastAsia="仿宋"/>
          <w:sz w:val="24"/>
          <w:szCs w:val="24"/>
        </w:rPr>
      </w:pPr>
      <w:r>
        <w:rPr>
          <w:rFonts w:hint="eastAsia" w:ascii="仿宋" w:hAnsi="仿宋" w:eastAsia="仿宋"/>
          <w:sz w:val="24"/>
          <w:szCs w:val="24"/>
        </w:rPr>
        <w:t>2. 用户通过群组列表、群组详情、群组成员跳转、短信群发，均不得突破原有客户数据权限、群组权限和触达权限边界</w:t>
      </w:r>
    </w:p>
    <w:p>
      <w:pPr>
        <w:pStyle w:val="7"/>
        <w:numPr>
          <w:ilvl w:val="4"/>
          <w:numId w:val="59"/>
        </w:numPr>
        <w:spacing w:line="360" w:lineRule="auto"/>
        <w:ind w:left="1418" w:hanging="1418"/>
        <w:rPr>
          <w:rFonts w:ascii="仿宋" w:hAnsi="仿宋" w:eastAsia="仿宋"/>
          <w:i w:val="0"/>
          <w:iCs w:val="0"/>
        </w:rPr>
      </w:pPr>
      <w:r>
        <w:rPr>
          <w:rFonts w:hint="eastAsia" w:ascii="仿宋" w:hAnsi="仿宋" w:eastAsia="仿宋"/>
          <w:i w:val="0"/>
          <w:iCs w:val="0"/>
        </w:rPr>
        <w:t>输出</w:t>
      </w:r>
    </w:p>
    <w:p>
      <w:r>
        <w:rPr>
          <w:rFonts w:eastAsia="仿宋"/>
          <w:color w:val="000000"/>
          <w:sz w:val="24"/>
        </w:rPr>
        <w:t>系统输出移动端客户群组列表。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3"/>
        <w:gridCol w:w="2313"/>
        <w:gridCol w:w="2240"/>
        <w:gridCol w:w="22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shd w:val="clear" w:color="auto" w:fill="FFFFFF"/>
          </w:tcPr>
          <w:p>
            <w:r>
              <w:rPr>
                <w:rFonts w:eastAsia="仿宋"/>
                <w:b/>
                <w:color w:val="000000"/>
                <w:sz w:val="24"/>
              </w:rPr>
              <w:t>要素名称</w:t>
            </w:r>
          </w:p>
        </w:tc>
        <w:tc>
          <w:tcPr>
            <w:tcW w:w="2313" w:type="dxa"/>
            <w:shd w:val="clear" w:color="auto" w:fill="FFFFFF"/>
          </w:tcPr>
          <w:p>
            <w:r>
              <w:rPr>
                <w:rFonts w:eastAsia="仿宋"/>
                <w:b/>
                <w:color w:val="000000"/>
                <w:sz w:val="24"/>
              </w:rPr>
              <w:t>约束及校验规则</w:t>
            </w:r>
          </w:p>
        </w:tc>
        <w:tc>
          <w:tcPr>
            <w:tcW w:w="2240" w:type="dxa"/>
            <w:shd w:val="clear" w:color="auto" w:fill="FFFFFF"/>
          </w:tcPr>
          <w:p>
            <w:r>
              <w:rPr>
                <w:rFonts w:eastAsia="仿宋"/>
                <w:b/>
                <w:color w:val="000000"/>
                <w:sz w:val="24"/>
              </w:rPr>
              <w:t>数据类型</w:t>
            </w:r>
          </w:p>
        </w:tc>
        <w:tc>
          <w:tcPr>
            <w:tcW w:w="2254" w:type="dxa"/>
            <w:shd w:val="clear" w:color="auto" w:fill="FFFFFF"/>
          </w:tcPr>
          <w:p>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r>
              <w:rPr>
                <w:rFonts w:eastAsia="仿宋"/>
                <w:color w:val="000000"/>
                <w:sz w:val="24"/>
              </w:rPr>
              <w:t>群组名称</w:t>
            </w:r>
          </w:p>
        </w:tc>
        <w:tc>
          <w:tcPr>
            <w:tcW w:w="2313" w:type="dxa"/>
          </w:tcPr>
          <w:p>
            <w:r>
              <w:rPr>
                <w:rFonts w:eastAsia="仿宋"/>
                <w:color w:val="000000"/>
                <w:sz w:val="24"/>
              </w:rPr>
              <w:t>反显，点击进入群组详情</w:t>
            </w:r>
          </w:p>
        </w:tc>
        <w:tc>
          <w:tcPr>
            <w:tcW w:w="2240" w:type="dxa"/>
          </w:tcPr>
          <w:p>
            <w:r>
              <w:rPr>
                <w:rFonts w:eastAsia="仿宋"/>
                <w:color w:val="000000"/>
                <w:sz w:val="24"/>
              </w:rPr>
              <w:t>文本</w:t>
            </w:r>
          </w:p>
        </w:tc>
        <w:tc>
          <w:tcPr>
            <w:tcW w:w="2254" w:type="dxa"/>
          </w:tcPr>
          <w:p>
            <w:r>
              <w:rPr>
                <w:rFonts w:eastAsia="仿宋"/>
                <w:color w:val="000000"/>
                <w:sz w:val="24"/>
              </w:rPr>
              <w:t>展示客户群组名称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r>
              <w:rPr>
                <w:rFonts w:eastAsia="仿宋"/>
                <w:color w:val="000000"/>
                <w:sz w:val="24"/>
              </w:rPr>
              <w:t>群组人数</w:t>
            </w:r>
          </w:p>
        </w:tc>
        <w:tc>
          <w:tcPr>
            <w:tcW w:w="2313" w:type="dxa"/>
          </w:tcPr>
          <w:p>
            <w:r>
              <w:rPr>
                <w:rFonts w:eastAsia="仿宋"/>
                <w:color w:val="000000"/>
                <w:sz w:val="24"/>
              </w:rPr>
              <w:t>反显、格式化：10,000</w:t>
            </w:r>
          </w:p>
        </w:tc>
        <w:tc>
          <w:tcPr>
            <w:tcW w:w="2240" w:type="dxa"/>
          </w:tcPr>
          <w:p>
            <w:r>
              <w:rPr>
                <w:rFonts w:eastAsia="仿宋"/>
                <w:color w:val="000000"/>
                <w:sz w:val="24"/>
              </w:rPr>
              <w:t>数字</w:t>
            </w:r>
          </w:p>
        </w:tc>
        <w:tc>
          <w:tcPr>
            <w:tcW w:w="2254" w:type="dxa"/>
          </w:tcPr>
          <w:p>
            <w:r>
              <w:rPr>
                <w:rFonts w:eastAsia="仿宋"/>
                <w:color w:val="000000"/>
                <w:sz w:val="24"/>
              </w:rPr>
              <w:t>展示群组成员人数，单位：户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r>
              <w:rPr>
                <w:rFonts w:eastAsia="仿宋"/>
                <w:color w:val="000000"/>
                <w:sz w:val="24"/>
              </w:rPr>
              <w:t>群组类型</w:t>
            </w:r>
          </w:p>
        </w:tc>
        <w:tc>
          <w:tcPr>
            <w:tcW w:w="2313" w:type="dxa"/>
          </w:tcPr>
          <w:p>
            <w:r>
              <w:rPr>
                <w:rFonts w:eastAsia="仿宋"/>
                <w:color w:val="000000"/>
                <w:sz w:val="24"/>
              </w:rPr>
              <w:t>条件反显</w:t>
            </w:r>
          </w:p>
        </w:tc>
        <w:tc>
          <w:tcPr>
            <w:tcW w:w="2240" w:type="dxa"/>
          </w:tcPr>
          <w:p>
            <w:r>
              <w:rPr>
                <w:rFonts w:eastAsia="仿宋"/>
                <w:color w:val="000000"/>
                <w:sz w:val="24"/>
              </w:rPr>
              <w:t>文本</w:t>
            </w:r>
          </w:p>
        </w:tc>
        <w:tc>
          <w:tcPr>
            <w:tcW w:w="2254" w:type="dxa"/>
          </w:tcPr>
          <w:p>
            <w:r>
              <w:rPr>
                <w:rFonts w:eastAsia="仿宋"/>
                <w:color w:val="000000"/>
                <w:sz w:val="24"/>
              </w:rPr>
              <w:t>展示静态群组或动态群组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r>
              <w:rPr>
                <w:rFonts w:eastAsia="仿宋"/>
                <w:color w:val="000000"/>
                <w:sz w:val="24"/>
              </w:rPr>
              <w:t>群组备注</w:t>
            </w:r>
          </w:p>
        </w:tc>
        <w:tc>
          <w:tcPr>
            <w:tcW w:w="2313" w:type="dxa"/>
          </w:tcPr>
          <w:p>
            <w:r>
              <w:rPr>
                <w:rFonts w:eastAsia="仿宋"/>
                <w:color w:val="000000"/>
                <w:sz w:val="24"/>
              </w:rPr>
              <w:t>条件反显</w:t>
            </w:r>
          </w:p>
        </w:tc>
        <w:tc>
          <w:tcPr>
            <w:tcW w:w="2240" w:type="dxa"/>
          </w:tcPr>
          <w:p>
            <w:r>
              <w:rPr>
                <w:rFonts w:eastAsia="仿宋"/>
                <w:color w:val="000000"/>
                <w:sz w:val="24"/>
              </w:rPr>
              <w:t>文本</w:t>
            </w:r>
          </w:p>
        </w:tc>
        <w:tc>
          <w:tcPr>
            <w:tcW w:w="2254" w:type="dxa"/>
          </w:tcPr>
          <w:p>
            <w:r>
              <w:rPr>
                <w:rFonts w:eastAsia="仿宋"/>
                <w:color w:val="000000"/>
                <w:sz w:val="24"/>
              </w:rPr>
              <w:t>展示群组备注信息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r>
              <w:rPr>
                <w:rFonts w:eastAsia="仿宋"/>
                <w:color w:val="000000"/>
                <w:sz w:val="24"/>
              </w:rPr>
              <w:t>创建时间</w:t>
            </w:r>
          </w:p>
        </w:tc>
        <w:tc>
          <w:tcPr>
            <w:tcW w:w="2313" w:type="dxa"/>
          </w:tcPr>
          <w:p>
            <w:r>
              <w:rPr>
                <w:rFonts w:eastAsia="仿宋"/>
                <w:color w:val="000000"/>
                <w:sz w:val="24"/>
              </w:rPr>
              <w:t>条件反显、格式化：YYYY-MM-DD</w:t>
            </w:r>
          </w:p>
        </w:tc>
        <w:tc>
          <w:tcPr>
            <w:tcW w:w="2240" w:type="dxa"/>
          </w:tcPr>
          <w:p>
            <w:r>
              <w:rPr>
                <w:rFonts w:eastAsia="仿宋"/>
                <w:color w:val="000000"/>
                <w:sz w:val="24"/>
              </w:rPr>
              <w:t>日期</w:t>
            </w:r>
          </w:p>
        </w:tc>
        <w:tc>
          <w:tcPr>
            <w:tcW w:w="2254" w:type="dxa"/>
          </w:tcPr>
          <w:p>
            <w:r>
              <w:rPr>
                <w:rFonts w:eastAsia="仿宋"/>
                <w:color w:val="000000"/>
                <w:sz w:val="24"/>
              </w:rPr>
              <w:t>展示群组创建或推送时间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3" w:type="dxa"/>
          </w:tcPr>
          <w:p>
            <w:r>
              <w:rPr>
                <w:rFonts w:eastAsia="仿宋"/>
                <w:color w:val="000000"/>
                <w:sz w:val="24"/>
              </w:rPr>
              <w:t>群组标签</w:t>
            </w:r>
          </w:p>
        </w:tc>
        <w:tc>
          <w:tcPr>
            <w:tcW w:w="2313" w:type="dxa"/>
          </w:tcPr>
          <w:p>
            <w:r>
              <w:rPr>
                <w:rFonts w:eastAsia="仿宋"/>
                <w:color w:val="000000"/>
                <w:sz w:val="24"/>
              </w:rPr>
              <w:t>条件反显</w:t>
            </w:r>
          </w:p>
        </w:tc>
        <w:tc>
          <w:tcPr>
            <w:tcW w:w="2240" w:type="dxa"/>
          </w:tcPr>
          <w:p>
            <w:r>
              <w:rPr>
                <w:rFonts w:eastAsia="仿宋"/>
                <w:color w:val="000000"/>
                <w:sz w:val="24"/>
              </w:rPr>
              <w:t>文本/标签</w:t>
            </w:r>
          </w:p>
        </w:tc>
        <w:tc>
          <w:tcPr>
            <w:tcW w:w="2254" w:type="dxa"/>
          </w:tcPr>
          <w:p>
            <w:r>
              <w:rPr>
                <w:rFonts w:eastAsia="仿宋"/>
                <w:color w:val="000000"/>
                <w:sz w:val="24"/>
              </w:rPr>
              <w:t>展示群组标签信息</w:t>
            </w:r>
          </w:p>
        </w:tc>
      </w:tr>
    </w:tbl>
    <w:p/>
    <w:p>
      <w:r>
        <w:rPr>
          <w:rFonts w:eastAsia="仿宋"/>
          <w:color w:val="000000"/>
          <w:sz w:val="24"/>
        </w:rPr>
        <w:t>系统输出移动端客户群组</w:t>
      </w:r>
      <w:r>
        <w:rPr>
          <w:rFonts w:hint="eastAsia" w:eastAsia="仿宋"/>
          <w:color w:val="000000"/>
          <w:sz w:val="24"/>
        </w:rPr>
        <w:t>详情，详见PC端需求/客户管理/客户群组章节。</w:t>
      </w:r>
    </w:p>
    <w:p>
      <w:pPr>
        <w:pStyle w:val="7"/>
        <w:numPr>
          <w:ilvl w:val="4"/>
          <w:numId w:val="59"/>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59"/>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59"/>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r>
        <w:rPr>
          <w:rFonts w:hint="eastAsia" w:ascii="仿宋" w:hAnsi="仿宋" w:eastAsia="仿宋"/>
          <w:sz w:val="24"/>
          <w:szCs w:val="24"/>
        </w:rPr>
        <w:t>不涉及</w:t>
      </w:r>
    </w:p>
    <w:p>
      <w:pPr>
        <w:pStyle w:val="6"/>
        <w:numPr>
          <w:ilvl w:val="3"/>
          <w:numId w:val="55"/>
        </w:numPr>
        <w:spacing w:line="360" w:lineRule="auto"/>
        <w:rPr>
          <w:rFonts w:ascii="仿宋" w:hAnsi="仿宋" w:eastAsia="仿宋"/>
        </w:rPr>
      </w:pPr>
      <w:r>
        <w:rPr>
          <w:rFonts w:hint="eastAsia" w:ascii="仿宋" w:hAnsi="仿宋" w:eastAsia="仿宋"/>
        </w:rPr>
        <w:t>筛选</w:t>
      </w:r>
    </w:p>
    <w:p>
      <w:pPr>
        <w:pStyle w:val="7"/>
        <w:numPr>
          <w:ilvl w:val="4"/>
          <w:numId w:val="60"/>
        </w:numPr>
        <w:spacing w:line="360" w:lineRule="auto"/>
        <w:ind w:left="1418" w:hanging="1418"/>
        <w:rPr>
          <w:rFonts w:ascii="仿宋" w:hAnsi="仿宋" w:eastAsia="仿宋"/>
          <w:i w:val="0"/>
          <w:iCs w:val="0"/>
        </w:rPr>
      </w:pPr>
      <w:r>
        <w:rPr>
          <w:rFonts w:hint="eastAsia" w:ascii="仿宋" w:hAnsi="仿宋" w:eastAsia="仿宋"/>
          <w:i w:val="0"/>
          <w:iCs w:val="0"/>
        </w:rPr>
        <w:t>功能描述</w:t>
      </w:r>
    </w:p>
    <w:p>
      <w:r>
        <w:rPr>
          <w:rFonts w:eastAsia="仿宋"/>
          <w:color w:val="000000"/>
          <w:sz w:val="24"/>
        </w:rPr>
        <w:t>支持用户在移动端客户列表中按</w:t>
      </w:r>
      <w:r>
        <w:rPr>
          <w:rFonts w:hint="eastAsia" w:eastAsia="仿宋"/>
          <w:color w:val="000000"/>
          <w:sz w:val="24"/>
        </w:rPr>
        <w:t>客户</w:t>
      </w:r>
      <w:r>
        <w:rPr>
          <w:rFonts w:eastAsia="仿宋"/>
          <w:color w:val="000000"/>
          <w:sz w:val="24"/>
        </w:rPr>
        <w:t>基础</w:t>
      </w:r>
      <w:r>
        <w:rPr>
          <w:rFonts w:hint="eastAsia" w:eastAsia="仿宋"/>
          <w:color w:val="000000"/>
          <w:sz w:val="24"/>
        </w:rPr>
        <w:t>信息和</w:t>
      </w:r>
      <w:r>
        <w:rPr>
          <w:rFonts w:eastAsia="仿宋"/>
          <w:color w:val="000000"/>
          <w:sz w:val="24"/>
        </w:rPr>
        <w:t>标签组合筛选权限范围内客户，帮助用户快速定位符合经营条件的目标客户。</w:t>
      </w:r>
    </w:p>
    <w:p>
      <w:pPr>
        <w:pStyle w:val="7"/>
        <w:numPr>
          <w:ilvl w:val="4"/>
          <w:numId w:val="60"/>
        </w:numPr>
        <w:spacing w:line="360" w:lineRule="auto"/>
        <w:ind w:left="1418" w:hanging="1418"/>
        <w:rPr>
          <w:rFonts w:ascii="仿宋" w:hAnsi="仿宋" w:eastAsia="仿宋"/>
          <w:i w:val="0"/>
          <w:iCs w:val="0"/>
        </w:rPr>
      </w:pPr>
      <w:r>
        <w:rPr>
          <w:rFonts w:hint="eastAsia" w:ascii="仿宋" w:hAnsi="仿宋" w:eastAsia="仿宋"/>
          <w:i w:val="0"/>
          <w:iCs w:val="0"/>
        </w:rPr>
        <w:t>输入</w:t>
      </w:r>
    </w:p>
    <w:p>
      <w:r>
        <w:rPr>
          <w:rFonts w:eastAsia="仿宋"/>
          <w:color w:val="000000"/>
          <w:sz w:val="24"/>
        </w:rPr>
        <w:t>用户在移动端客户列表页面点击“筛选”后，系统打开筛选面板。</w:t>
      </w:r>
    </w:p>
    <w:p>
      <w:r>
        <w:rPr>
          <w:rFonts w:eastAsia="仿宋"/>
          <w:color w:val="000000"/>
          <w:sz w:val="24"/>
        </w:rPr>
        <w:t>用户可选择或录入条件，点击“确定”后系统按当前条件刷新客户列表；点击“重置”后系统清空已选条件。</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7"/>
        <w:gridCol w:w="2257"/>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shd w:val="clear" w:color="auto" w:fill="FFFFFF"/>
          </w:tcPr>
          <w:p>
            <w:r>
              <w:rPr>
                <w:rFonts w:eastAsia="仿宋"/>
                <w:b/>
                <w:color w:val="000000"/>
                <w:sz w:val="24"/>
              </w:rPr>
              <w:t>要素名称</w:t>
            </w:r>
          </w:p>
        </w:tc>
        <w:tc>
          <w:tcPr>
            <w:tcW w:w="2267" w:type="dxa"/>
            <w:shd w:val="clear" w:color="auto" w:fill="FFFFFF"/>
          </w:tcPr>
          <w:p>
            <w:r>
              <w:rPr>
                <w:rFonts w:eastAsia="仿宋"/>
                <w:b/>
                <w:color w:val="000000"/>
                <w:sz w:val="24"/>
              </w:rPr>
              <w:t>约束及校验规则</w:t>
            </w:r>
          </w:p>
        </w:tc>
        <w:tc>
          <w:tcPr>
            <w:tcW w:w="2257" w:type="dxa"/>
            <w:shd w:val="clear" w:color="auto" w:fill="FFFFFF"/>
          </w:tcPr>
          <w:p>
            <w:r>
              <w:rPr>
                <w:rFonts w:eastAsia="仿宋"/>
                <w:b/>
                <w:color w:val="000000"/>
                <w:sz w:val="24"/>
              </w:rPr>
              <w:t>数据类型</w:t>
            </w:r>
          </w:p>
        </w:tc>
        <w:tc>
          <w:tcPr>
            <w:tcW w:w="2268" w:type="dxa"/>
            <w:shd w:val="clear" w:color="auto" w:fill="FFFFFF"/>
          </w:tcPr>
          <w:p>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r>
              <w:rPr>
                <w:rFonts w:eastAsia="仿宋"/>
                <w:color w:val="000000"/>
                <w:sz w:val="24"/>
              </w:rPr>
              <w:t>筛选</w:t>
            </w:r>
          </w:p>
        </w:tc>
        <w:tc>
          <w:tcPr>
            <w:tcW w:w="2267" w:type="dxa"/>
          </w:tcPr>
          <w:p>
            <w:r>
              <w:rPr>
                <w:rFonts w:eastAsia="仿宋"/>
                <w:color w:val="000000"/>
                <w:sz w:val="24"/>
              </w:rPr>
              <w:t>点击触发</w:t>
            </w:r>
          </w:p>
        </w:tc>
        <w:tc>
          <w:tcPr>
            <w:tcW w:w="2257" w:type="dxa"/>
          </w:tcPr>
          <w:p>
            <w:r>
              <w:rPr>
                <w:rFonts w:eastAsia="仿宋"/>
                <w:color w:val="000000"/>
                <w:sz w:val="24"/>
              </w:rPr>
              <w:t>按钮</w:t>
            </w:r>
          </w:p>
        </w:tc>
        <w:tc>
          <w:tcPr>
            <w:tcW w:w="2268" w:type="dxa"/>
          </w:tcPr>
          <w:p>
            <w:r>
              <w:rPr>
                <w:rFonts w:eastAsia="仿宋"/>
                <w:color w:val="000000"/>
                <w:sz w:val="24"/>
              </w:rPr>
              <w:t>打开客户筛选面板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r>
              <w:rPr>
                <w:rFonts w:eastAsia="仿宋"/>
                <w:color w:val="000000"/>
                <w:sz w:val="24"/>
              </w:rPr>
              <w:t>归属机构</w:t>
            </w:r>
          </w:p>
        </w:tc>
        <w:tc>
          <w:tcPr>
            <w:tcW w:w="2267" w:type="dxa"/>
          </w:tcPr>
          <w:p>
            <w:r>
              <w:rPr>
                <w:rFonts w:eastAsia="仿宋"/>
                <w:color w:val="000000"/>
                <w:sz w:val="24"/>
              </w:rPr>
              <w:t>非必输，管理岗可见，默认选择当前用户的归属机构</w:t>
            </w:r>
          </w:p>
        </w:tc>
        <w:tc>
          <w:tcPr>
            <w:tcW w:w="2257" w:type="dxa"/>
          </w:tcPr>
          <w:p>
            <w:r>
              <w:rPr>
                <w:rFonts w:eastAsia="仿宋"/>
                <w:color w:val="000000"/>
                <w:sz w:val="24"/>
              </w:rPr>
              <w:t>机构树</w:t>
            </w:r>
          </w:p>
        </w:tc>
        <w:tc>
          <w:tcPr>
            <w:tcW w:w="2268" w:type="dxa"/>
          </w:tcPr>
          <w:p>
            <w:r>
              <w:rPr>
                <w:rFonts w:eastAsia="仿宋"/>
                <w:color w:val="000000"/>
                <w:sz w:val="24"/>
              </w:rPr>
              <w:t>支持按当前用户权限范围内机构筛选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r>
              <w:rPr>
                <w:rFonts w:hint="eastAsia" w:eastAsia="仿宋"/>
                <w:color w:val="000000"/>
                <w:sz w:val="24"/>
              </w:rPr>
              <w:t>客户</w:t>
            </w:r>
            <w:r>
              <w:rPr>
                <w:rFonts w:eastAsia="仿宋"/>
                <w:color w:val="000000"/>
                <w:sz w:val="24"/>
              </w:rPr>
              <w:t>经理</w:t>
            </w:r>
          </w:p>
        </w:tc>
        <w:tc>
          <w:tcPr>
            <w:tcW w:w="2267" w:type="dxa"/>
          </w:tcPr>
          <w:p>
            <w:r>
              <w:rPr>
                <w:rFonts w:eastAsia="仿宋"/>
                <w:color w:val="000000"/>
                <w:sz w:val="24"/>
              </w:rPr>
              <w:t>非必输，管理岗可见</w:t>
            </w:r>
          </w:p>
        </w:tc>
        <w:tc>
          <w:tcPr>
            <w:tcW w:w="2257" w:type="dxa"/>
          </w:tcPr>
          <w:p>
            <w:r>
              <w:rPr>
                <w:rFonts w:eastAsia="仿宋"/>
                <w:color w:val="000000"/>
                <w:sz w:val="24"/>
              </w:rPr>
              <w:t>下拉框</w:t>
            </w:r>
          </w:p>
        </w:tc>
        <w:tc>
          <w:tcPr>
            <w:tcW w:w="2268" w:type="dxa"/>
          </w:tcPr>
          <w:p>
            <w:r>
              <w:rPr>
                <w:rFonts w:eastAsia="仿宋"/>
                <w:color w:val="000000"/>
                <w:sz w:val="24"/>
              </w:rPr>
              <w:t>根据归属机构展示辖内管户经理；未选择归属机构时展示当前用户权限范围内管户经理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r>
              <w:rPr>
                <w:rFonts w:hint="eastAsia" w:eastAsia="仿宋"/>
                <w:color w:val="000000"/>
                <w:sz w:val="24"/>
              </w:rPr>
              <w:t>客户姓名</w:t>
            </w:r>
          </w:p>
        </w:tc>
        <w:tc>
          <w:tcPr>
            <w:tcW w:w="2267" w:type="dxa"/>
          </w:tcPr>
          <w:p>
            <w:r>
              <w:rPr>
                <w:rFonts w:eastAsia="仿宋"/>
                <w:color w:val="000000"/>
                <w:sz w:val="24"/>
              </w:rPr>
              <w:t>非必输</w:t>
            </w:r>
          </w:p>
        </w:tc>
        <w:tc>
          <w:tcPr>
            <w:tcW w:w="2257" w:type="dxa"/>
          </w:tcPr>
          <w:p>
            <w:r>
              <w:rPr>
                <w:rFonts w:hint="eastAsia" w:eastAsia="仿宋"/>
                <w:color w:val="000000"/>
                <w:sz w:val="24"/>
              </w:rPr>
              <w:t>文本框</w:t>
            </w:r>
          </w:p>
        </w:tc>
        <w:tc>
          <w:tcPr>
            <w:tcW w:w="2268" w:type="dxa"/>
          </w:tcPr>
          <w:p>
            <w:r>
              <w:rPr>
                <w:rFonts w:hint="eastAsia" w:eastAsia="仿宋"/>
                <w:color w:val="000000"/>
                <w:sz w:val="24"/>
              </w:rPr>
              <w:t>支持输入客户姓名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r>
              <w:rPr>
                <w:rFonts w:eastAsia="仿宋"/>
                <w:color w:val="000000"/>
                <w:sz w:val="24"/>
              </w:rPr>
              <w:t>客户</w:t>
            </w:r>
            <w:r>
              <w:rPr>
                <w:rFonts w:hint="eastAsia" w:eastAsia="仿宋"/>
                <w:color w:val="000000"/>
                <w:sz w:val="24"/>
              </w:rPr>
              <w:t>等级</w:t>
            </w:r>
          </w:p>
        </w:tc>
        <w:tc>
          <w:tcPr>
            <w:tcW w:w="2267" w:type="dxa"/>
          </w:tcPr>
          <w:p>
            <w:r>
              <w:rPr>
                <w:rFonts w:eastAsia="仿宋"/>
                <w:color w:val="000000"/>
                <w:sz w:val="24"/>
              </w:rPr>
              <w:t>非必输，支持多选</w:t>
            </w:r>
          </w:p>
        </w:tc>
        <w:tc>
          <w:tcPr>
            <w:tcW w:w="2257" w:type="dxa"/>
          </w:tcPr>
          <w:p>
            <w:r>
              <w:rPr>
                <w:rFonts w:eastAsia="仿宋"/>
                <w:color w:val="000000"/>
                <w:sz w:val="24"/>
              </w:rPr>
              <w:t>下拉框</w:t>
            </w:r>
          </w:p>
        </w:tc>
        <w:tc>
          <w:tcPr>
            <w:tcW w:w="2268" w:type="dxa"/>
          </w:tcPr>
          <w:p>
            <w:r>
              <w:rPr>
                <w:rFonts w:hint="eastAsia" w:ascii="仿宋" w:hAnsi="仿宋" w:eastAsia="仿宋"/>
                <w:sz w:val="24"/>
                <w:szCs w:val="24"/>
              </w:rPr>
              <w:t>客户等级枚举：睡眠户、</w:t>
            </w:r>
            <w:ins w:id="1979" w:author="wanao" w:date="2026-07-08T11:15:33Z">
              <w:r>
                <w:rPr>
                  <w:rFonts w:hint="eastAsia" w:ascii="仿宋" w:hAnsi="仿宋" w:eastAsia="仿宋"/>
                  <w:sz w:val="24"/>
                  <w:szCs w:val="24"/>
                  <w:lang w:val="en-US" w:eastAsia="zh-CN"/>
                </w:rPr>
                <w:t>大众、潜力、优质、财富1、财富2、贵宾、私行</w:t>
              </w:r>
            </w:ins>
            <w:del w:id="1980" w:author="wanao" w:date="2026-07-08T11:15:33Z">
              <w:r>
                <w:rPr>
                  <w:rFonts w:hint="eastAsia" w:ascii="仿宋" w:hAnsi="仿宋" w:eastAsia="仿宋"/>
                  <w:sz w:val="24"/>
                  <w:szCs w:val="24"/>
                </w:rPr>
                <w:delText>一级、……、十级</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pPr>
              <w:rPr>
                <w:rFonts w:ascii="仿宋" w:hAnsi="仿宋" w:eastAsia="仿宋"/>
                <w:sz w:val="24"/>
                <w:szCs w:val="24"/>
              </w:rPr>
            </w:pPr>
            <w:r>
              <w:rPr>
                <w:rFonts w:hint="eastAsia" w:ascii="仿宋" w:hAnsi="仿宋" w:eastAsia="仿宋"/>
                <w:sz w:val="24"/>
                <w:szCs w:val="24"/>
              </w:rPr>
              <w:t>是否企微认证</w:t>
            </w:r>
          </w:p>
        </w:tc>
        <w:tc>
          <w:tcPr>
            <w:tcW w:w="2267" w:type="dxa"/>
          </w:tcPr>
          <w:p>
            <w:pPr>
              <w:rPr>
                <w:rFonts w:ascii="仿宋" w:hAnsi="仿宋" w:eastAsia="仿宋"/>
                <w:color w:val="000000"/>
                <w:sz w:val="24"/>
                <w:szCs w:val="24"/>
              </w:rPr>
            </w:pPr>
            <w:r>
              <w:rPr>
                <w:rFonts w:eastAsia="仿宋"/>
                <w:color w:val="000000"/>
                <w:sz w:val="24"/>
              </w:rPr>
              <w:t>非必输，</w:t>
            </w:r>
            <w:r>
              <w:rPr>
                <w:rFonts w:hint="eastAsia" w:eastAsia="仿宋"/>
                <w:color w:val="000000"/>
                <w:sz w:val="24"/>
              </w:rPr>
              <w:t>默认全部</w:t>
            </w:r>
          </w:p>
        </w:tc>
        <w:tc>
          <w:tcPr>
            <w:tcW w:w="2257" w:type="dxa"/>
          </w:tcPr>
          <w:p>
            <w:pPr>
              <w:rPr>
                <w:rFonts w:eastAsia="仿宋"/>
                <w:color w:val="000000"/>
                <w:sz w:val="24"/>
              </w:rPr>
            </w:pPr>
            <w:r>
              <w:rPr>
                <w:rFonts w:hint="eastAsia" w:eastAsia="仿宋"/>
                <w:color w:val="000000"/>
                <w:sz w:val="24"/>
              </w:rPr>
              <w:t>多选</w:t>
            </w:r>
          </w:p>
        </w:tc>
        <w:tc>
          <w:tcPr>
            <w:tcW w:w="2268" w:type="dxa"/>
          </w:tcPr>
          <w:p>
            <w:pPr>
              <w:rPr>
                <w:rFonts w:ascii="仿宋" w:hAnsi="仿宋" w:eastAsia="仿宋"/>
                <w:sz w:val="24"/>
                <w:szCs w:val="24"/>
              </w:rPr>
            </w:pPr>
            <w:r>
              <w:rPr>
                <w:rFonts w:hint="eastAsia" w:ascii="仿宋" w:hAnsi="仿宋" w:eastAsia="仿宋"/>
                <w:sz w:val="24"/>
                <w:szCs w:val="24"/>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pPr>
              <w:rPr>
                <w:rFonts w:ascii="仿宋" w:hAnsi="仿宋" w:eastAsia="仿宋"/>
                <w:sz w:val="24"/>
                <w:szCs w:val="24"/>
              </w:rPr>
            </w:pPr>
            <w:r>
              <w:rPr>
                <w:rFonts w:hint="eastAsia" w:ascii="仿宋" w:hAnsi="仿宋" w:eastAsia="仿宋"/>
                <w:sz w:val="24"/>
                <w:szCs w:val="24"/>
              </w:rPr>
              <w:t>是否代发户</w:t>
            </w:r>
          </w:p>
        </w:tc>
        <w:tc>
          <w:tcPr>
            <w:tcW w:w="2267" w:type="dxa"/>
          </w:tcPr>
          <w:p>
            <w:pPr>
              <w:rPr>
                <w:rFonts w:ascii="仿宋" w:hAnsi="仿宋" w:eastAsia="仿宋"/>
                <w:color w:val="000000"/>
                <w:sz w:val="24"/>
                <w:szCs w:val="24"/>
              </w:rPr>
            </w:pPr>
            <w:r>
              <w:rPr>
                <w:rFonts w:eastAsia="仿宋"/>
                <w:color w:val="000000"/>
                <w:sz w:val="24"/>
              </w:rPr>
              <w:t>非必输，</w:t>
            </w:r>
            <w:r>
              <w:rPr>
                <w:rFonts w:hint="eastAsia" w:eastAsia="仿宋"/>
                <w:color w:val="000000"/>
                <w:sz w:val="24"/>
              </w:rPr>
              <w:t>默认全部</w:t>
            </w:r>
          </w:p>
        </w:tc>
        <w:tc>
          <w:tcPr>
            <w:tcW w:w="2257" w:type="dxa"/>
          </w:tcPr>
          <w:p>
            <w:pPr>
              <w:rPr>
                <w:rFonts w:eastAsia="仿宋"/>
                <w:color w:val="000000"/>
                <w:sz w:val="24"/>
              </w:rPr>
            </w:pPr>
            <w:r>
              <w:rPr>
                <w:rFonts w:hint="eastAsia" w:eastAsia="仿宋"/>
                <w:color w:val="000000"/>
                <w:sz w:val="24"/>
              </w:rPr>
              <w:t>多选</w:t>
            </w:r>
          </w:p>
        </w:tc>
        <w:tc>
          <w:tcPr>
            <w:tcW w:w="2268" w:type="dxa"/>
          </w:tcPr>
          <w:p>
            <w:pPr>
              <w:rPr>
                <w:rFonts w:ascii="仿宋" w:hAnsi="仿宋" w:eastAsia="仿宋"/>
                <w:sz w:val="24"/>
                <w:szCs w:val="24"/>
              </w:rPr>
            </w:pPr>
            <w:r>
              <w:rPr>
                <w:rFonts w:hint="eastAsia" w:ascii="仿宋" w:hAnsi="仿宋" w:eastAsia="仿宋"/>
                <w:sz w:val="24"/>
                <w:szCs w:val="24"/>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pPr>
              <w:rPr>
                <w:rFonts w:ascii="仿宋" w:hAnsi="仿宋" w:eastAsia="仿宋"/>
                <w:sz w:val="24"/>
                <w:szCs w:val="24"/>
              </w:rPr>
            </w:pPr>
            <w:r>
              <w:rPr>
                <w:rFonts w:hint="eastAsia" w:ascii="仿宋" w:hAnsi="仿宋" w:eastAsia="仿宋"/>
                <w:sz w:val="24"/>
                <w:szCs w:val="24"/>
              </w:rPr>
              <w:t>是否我行社保卡</w:t>
            </w:r>
          </w:p>
        </w:tc>
        <w:tc>
          <w:tcPr>
            <w:tcW w:w="2267" w:type="dxa"/>
          </w:tcPr>
          <w:p>
            <w:pPr>
              <w:rPr>
                <w:rFonts w:ascii="仿宋" w:hAnsi="仿宋" w:eastAsia="仿宋"/>
                <w:color w:val="000000"/>
                <w:sz w:val="24"/>
                <w:szCs w:val="24"/>
              </w:rPr>
            </w:pPr>
            <w:r>
              <w:rPr>
                <w:rFonts w:eastAsia="仿宋"/>
                <w:color w:val="000000"/>
                <w:sz w:val="24"/>
              </w:rPr>
              <w:t>非必输，</w:t>
            </w:r>
            <w:r>
              <w:rPr>
                <w:rFonts w:hint="eastAsia" w:eastAsia="仿宋"/>
                <w:color w:val="000000"/>
                <w:sz w:val="24"/>
              </w:rPr>
              <w:t>默认全部</w:t>
            </w:r>
          </w:p>
        </w:tc>
        <w:tc>
          <w:tcPr>
            <w:tcW w:w="2257" w:type="dxa"/>
          </w:tcPr>
          <w:p>
            <w:pPr>
              <w:rPr>
                <w:rFonts w:eastAsia="仿宋"/>
                <w:color w:val="000000"/>
                <w:sz w:val="24"/>
              </w:rPr>
            </w:pPr>
            <w:r>
              <w:rPr>
                <w:rFonts w:hint="eastAsia" w:eastAsia="仿宋"/>
                <w:color w:val="000000"/>
                <w:sz w:val="24"/>
              </w:rPr>
              <w:t>多选</w:t>
            </w:r>
          </w:p>
        </w:tc>
        <w:tc>
          <w:tcPr>
            <w:tcW w:w="2268" w:type="dxa"/>
          </w:tcPr>
          <w:p>
            <w:pPr>
              <w:rPr>
                <w:rFonts w:ascii="仿宋" w:hAnsi="仿宋" w:eastAsia="仿宋"/>
                <w:sz w:val="24"/>
                <w:szCs w:val="24"/>
              </w:rPr>
            </w:pPr>
            <w:r>
              <w:rPr>
                <w:rFonts w:hint="eastAsia" w:ascii="仿宋" w:hAnsi="仿宋" w:eastAsia="仿宋"/>
                <w:sz w:val="24"/>
                <w:szCs w:val="24"/>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pPr>
              <w:rPr>
                <w:rFonts w:ascii="仿宋" w:hAnsi="仿宋" w:eastAsia="仿宋"/>
                <w:sz w:val="24"/>
                <w:szCs w:val="24"/>
              </w:rPr>
            </w:pPr>
            <w:r>
              <w:rPr>
                <w:rFonts w:hint="eastAsia" w:ascii="仿宋" w:hAnsi="仿宋" w:eastAsia="仿宋"/>
                <w:sz w:val="24"/>
                <w:szCs w:val="24"/>
              </w:rPr>
              <w:t>是否注册川工之家</w:t>
            </w:r>
          </w:p>
        </w:tc>
        <w:tc>
          <w:tcPr>
            <w:tcW w:w="2267" w:type="dxa"/>
          </w:tcPr>
          <w:p>
            <w:pPr>
              <w:rPr>
                <w:rFonts w:ascii="仿宋" w:hAnsi="仿宋" w:eastAsia="仿宋"/>
                <w:color w:val="000000"/>
                <w:sz w:val="24"/>
                <w:szCs w:val="24"/>
              </w:rPr>
            </w:pPr>
            <w:r>
              <w:rPr>
                <w:rFonts w:eastAsia="仿宋"/>
                <w:color w:val="000000"/>
                <w:sz w:val="24"/>
              </w:rPr>
              <w:t>非必输，</w:t>
            </w:r>
            <w:r>
              <w:rPr>
                <w:rFonts w:hint="eastAsia" w:eastAsia="仿宋"/>
                <w:color w:val="000000"/>
                <w:sz w:val="24"/>
              </w:rPr>
              <w:t>默认全部</w:t>
            </w:r>
          </w:p>
        </w:tc>
        <w:tc>
          <w:tcPr>
            <w:tcW w:w="2257" w:type="dxa"/>
          </w:tcPr>
          <w:p>
            <w:pPr>
              <w:rPr>
                <w:rFonts w:eastAsia="仿宋"/>
                <w:color w:val="000000"/>
                <w:sz w:val="24"/>
              </w:rPr>
            </w:pPr>
            <w:r>
              <w:rPr>
                <w:rFonts w:hint="eastAsia" w:eastAsia="仿宋"/>
                <w:color w:val="000000"/>
                <w:sz w:val="24"/>
              </w:rPr>
              <w:t>多选</w:t>
            </w:r>
          </w:p>
        </w:tc>
        <w:tc>
          <w:tcPr>
            <w:tcW w:w="2268" w:type="dxa"/>
          </w:tcPr>
          <w:p>
            <w:pPr>
              <w:rPr>
                <w:rFonts w:ascii="仿宋" w:hAnsi="仿宋" w:eastAsia="仿宋"/>
                <w:sz w:val="24"/>
                <w:szCs w:val="24"/>
              </w:rPr>
            </w:pPr>
            <w:r>
              <w:rPr>
                <w:rFonts w:hint="eastAsia" w:ascii="仿宋" w:hAnsi="仿宋" w:eastAsia="仿宋"/>
                <w:sz w:val="24"/>
                <w:szCs w:val="24"/>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pPr>
              <w:rPr>
                <w:rFonts w:ascii="仿宋" w:hAnsi="仿宋" w:eastAsia="仿宋"/>
                <w:sz w:val="24"/>
                <w:szCs w:val="24"/>
              </w:rPr>
            </w:pPr>
            <w:r>
              <w:rPr>
                <w:rFonts w:hint="eastAsia" w:ascii="仿宋" w:hAnsi="仿宋" w:eastAsia="仿宋"/>
                <w:sz w:val="24"/>
                <w:szCs w:val="24"/>
              </w:rPr>
              <w:t>AUM余额</w:t>
            </w:r>
          </w:p>
        </w:tc>
        <w:tc>
          <w:tcPr>
            <w:tcW w:w="2267" w:type="dxa"/>
          </w:tcPr>
          <w:p>
            <w:pPr>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格式化：</w:t>
            </w:r>
          </w:p>
          <w:p>
            <w:pPr>
              <w:rPr>
                <w:rFonts w:ascii="仿宋" w:hAnsi="仿宋" w:eastAsia="仿宋"/>
                <w:sz w:val="24"/>
                <w:szCs w:val="24"/>
              </w:rPr>
            </w:pPr>
            <w:r>
              <w:rPr>
                <w:rFonts w:hint="eastAsia" w:ascii="仿宋" w:hAnsi="仿宋" w:eastAsia="仿宋"/>
                <w:color w:val="000000"/>
                <w:sz w:val="24"/>
                <w:szCs w:val="24"/>
              </w:rPr>
              <w:t>1</w:t>
            </w:r>
            <w:r>
              <w:rPr>
                <w:rFonts w:ascii="仿宋" w:hAnsi="仿宋" w:eastAsia="仿宋"/>
                <w:color w:val="000000"/>
                <w:sz w:val="24"/>
                <w:szCs w:val="24"/>
              </w:rPr>
              <w:t>,000.00</w:t>
            </w:r>
          </w:p>
        </w:tc>
        <w:tc>
          <w:tcPr>
            <w:tcW w:w="2257" w:type="dxa"/>
          </w:tcPr>
          <w:p>
            <w:pPr>
              <w:rPr>
                <w:rFonts w:ascii="仿宋" w:hAnsi="仿宋" w:eastAsia="仿宋"/>
                <w:sz w:val="24"/>
                <w:szCs w:val="24"/>
              </w:rPr>
            </w:pPr>
            <w:r>
              <w:rPr>
                <w:rFonts w:hint="eastAsia" w:eastAsia="仿宋"/>
                <w:color w:val="000000"/>
                <w:sz w:val="24"/>
              </w:rPr>
              <w:t>文本框</w:t>
            </w:r>
          </w:p>
        </w:tc>
        <w:tc>
          <w:tcPr>
            <w:tcW w:w="2268" w:type="dxa"/>
          </w:tcPr>
          <w:p>
            <w:pPr>
              <w:rPr>
                <w:rFonts w:ascii="仿宋" w:hAnsi="仿宋" w:eastAsia="仿宋"/>
                <w:color w:val="000000"/>
                <w:sz w:val="24"/>
                <w:szCs w:val="24"/>
              </w:rPr>
            </w:pPr>
            <w:r>
              <w:rPr>
                <w:rFonts w:hint="eastAsia" w:ascii="仿宋" w:hAnsi="仿宋" w:eastAsia="仿宋"/>
                <w:sz w:val="24"/>
                <w:szCs w:val="24"/>
              </w:rPr>
              <w:t>支持输入AUM余额</w:t>
            </w:r>
            <w:r>
              <w:rPr>
                <w:rFonts w:hint="eastAsia" w:ascii="仿宋" w:hAnsi="仿宋" w:eastAsia="仿宋"/>
                <w:color w:val="000000"/>
                <w:sz w:val="24"/>
                <w:szCs w:val="24"/>
              </w:rPr>
              <w:t>区间查询</w:t>
            </w:r>
          </w:p>
          <w:p>
            <w:pPr>
              <w:rPr>
                <w:rFonts w:ascii="仿宋" w:hAnsi="仿宋" w:eastAsia="仿宋"/>
                <w:sz w:val="24"/>
                <w:szCs w:val="24"/>
              </w:rPr>
            </w:pPr>
            <w:r>
              <w:rPr>
                <w:rFonts w:hint="eastAsia" w:ascii="仿宋" w:hAnsi="仿宋" w:eastAsia="仿宋"/>
                <w:color w:val="000000"/>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pPr>
              <w:rPr>
                <w:rFonts w:ascii="仿宋" w:hAnsi="仿宋" w:eastAsia="仿宋"/>
                <w:sz w:val="24"/>
                <w:szCs w:val="24"/>
              </w:rPr>
            </w:pPr>
            <w:r>
              <w:rPr>
                <w:rFonts w:hint="eastAsia" w:ascii="仿宋" w:hAnsi="仿宋" w:eastAsia="仿宋"/>
                <w:sz w:val="24"/>
                <w:szCs w:val="24"/>
              </w:rPr>
              <w:t>AUM日均</w:t>
            </w:r>
          </w:p>
        </w:tc>
        <w:tc>
          <w:tcPr>
            <w:tcW w:w="2267" w:type="dxa"/>
          </w:tcPr>
          <w:p>
            <w:pPr>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格式化：</w:t>
            </w:r>
          </w:p>
          <w:p>
            <w:pPr>
              <w:rPr>
                <w:rFonts w:ascii="仿宋" w:hAnsi="仿宋" w:eastAsia="仿宋"/>
                <w:sz w:val="24"/>
                <w:szCs w:val="24"/>
              </w:rPr>
            </w:pPr>
            <w:r>
              <w:rPr>
                <w:rFonts w:hint="eastAsia" w:ascii="仿宋" w:hAnsi="仿宋" w:eastAsia="仿宋"/>
                <w:color w:val="000000"/>
                <w:sz w:val="24"/>
                <w:szCs w:val="24"/>
              </w:rPr>
              <w:t>1</w:t>
            </w:r>
            <w:r>
              <w:rPr>
                <w:rFonts w:ascii="仿宋" w:hAnsi="仿宋" w:eastAsia="仿宋"/>
                <w:color w:val="000000"/>
                <w:sz w:val="24"/>
                <w:szCs w:val="24"/>
              </w:rPr>
              <w:t>,000.00</w:t>
            </w:r>
          </w:p>
        </w:tc>
        <w:tc>
          <w:tcPr>
            <w:tcW w:w="2257" w:type="dxa"/>
          </w:tcPr>
          <w:p>
            <w:pPr>
              <w:rPr>
                <w:rFonts w:ascii="仿宋" w:hAnsi="仿宋" w:eastAsia="仿宋"/>
                <w:sz w:val="24"/>
                <w:szCs w:val="24"/>
              </w:rPr>
            </w:pPr>
            <w:r>
              <w:rPr>
                <w:rFonts w:hint="eastAsia" w:eastAsia="仿宋"/>
                <w:color w:val="000000"/>
                <w:sz w:val="24"/>
              </w:rPr>
              <w:t>文本框</w:t>
            </w:r>
          </w:p>
        </w:tc>
        <w:tc>
          <w:tcPr>
            <w:tcW w:w="2268" w:type="dxa"/>
          </w:tcPr>
          <w:p>
            <w:pPr>
              <w:rPr>
                <w:rFonts w:ascii="仿宋" w:hAnsi="仿宋" w:eastAsia="仿宋"/>
                <w:color w:val="000000"/>
                <w:sz w:val="24"/>
                <w:szCs w:val="24"/>
              </w:rPr>
            </w:pPr>
            <w:r>
              <w:rPr>
                <w:rFonts w:hint="eastAsia" w:ascii="仿宋" w:hAnsi="仿宋" w:eastAsia="仿宋"/>
                <w:sz w:val="24"/>
                <w:szCs w:val="24"/>
              </w:rPr>
              <w:t>支持输入AUM日均</w:t>
            </w:r>
            <w:r>
              <w:rPr>
                <w:rFonts w:hint="eastAsia" w:ascii="仿宋" w:hAnsi="仿宋" w:eastAsia="仿宋"/>
                <w:color w:val="000000"/>
                <w:sz w:val="24"/>
                <w:szCs w:val="24"/>
              </w:rPr>
              <w:t>区间查询</w:t>
            </w:r>
          </w:p>
          <w:p>
            <w:pPr>
              <w:rPr>
                <w:rFonts w:ascii="仿宋" w:hAnsi="仿宋" w:eastAsia="仿宋"/>
                <w:sz w:val="24"/>
                <w:szCs w:val="24"/>
              </w:rPr>
            </w:pPr>
            <w:r>
              <w:rPr>
                <w:rFonts w:hint="eastAsia" w:ascii="仿宋" w:hAnsi="仿宋" w:eastAsia="仿宋"/>
                <w:color w:val="000000"/>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pPr>
              <w:rPr>
                <w:rFonts w:ascii="仿宋" w:hAnsi="仿宋" w:eastAsia="仿宋"/>
                <w:sz w:val="24"/>
                <w:szCs w:val="24"/>
              </w:rPr>
            </w:pPr>
            <w:r>
              <w:rPr>
                <w:rFonts w:hint="eastAsia" w:ascii="仿宋" w:hAnsi="仿宋" w:eastAsia="仿宋"/>
                <w:sz w:val="24"/>
                <w:szCs w:val="24"/>
              </w:rPr>
              <w:t>活期存款余额</w:t>
            </w:r>
          </w:p>
        </w:tc>
        <w:tc>
          <w:tcPr>
            <w:tcW w:w="2267" w:type="dxa"/>
          </w:tcPr>
          <w:p>
            <w:pPr>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格式化：</w:t>
            </w:r>
          </w:p>
          <w:p>
            <w:pPr>
              <w:rPr>
                <w:rFonts w:ascii="仿宋" w:hAnsi="仿宋" w:eastAsia="仿宋"/>
                <w:sz w:val="24"/>
                <w:szCs w:val="24"/>
              </w:rPr>
            </w:pPr>
            <w:r>
              <w:rPr>
                <w:rFonts w:hint="eastAsia" w:ascii="仿宋" w:hAnsi="仿宋" w:eastAsia="仿宋"/>
                <w:color w:val="000000"/>
                <w:sz w:val="24"/>
                <w:szCs w:val="24"/>
              </w:rPr>
              <w:t>1</w:t>
            </w:r>
            <w:r>
              <w:rPr>
                <w:rFonts w:ascii="仿宋" w:hAnsi="仿宋" w:eastAsia="仿宋"/>
                <w:color w:val="000000"/>
                <w:sz w:val="24"/>
                <w:szCs w:val="24"/>
              </w:rPr>
              <w:t>,000.00</w:t>
            </w:r>
          </w:p>
        </w:tc>
        <w:tc>
          <w:tcPr>
            <w:tcW w:w="2257" w:type="dxa"/>
          </w:tcPr>
          <w:p>
            <w:pPr>
              <w:rPr>
                <w:rFonts w:ascii="仿宋" w:hAnsi="仿宋" w:eastAsia="仿宋"/>
                <w:sz w:val="24"/>
                <w:szCs w:val="24"/>
              </w:rPr>
            </w:pPr>
            <w:r>
              <w:rPr>
                <w:rFonts w:hint="eastAsia" w:eastAsia="仿宋"/>
                <w:color w:val="000000"/>
                <w:sz w:val="24"/>
              </w:rPr>
              <w:t>文本框</w:t>
            </w:r>
          </w:p>
        </w:tc>
        <w:tc>
          <w:tcPr>
            <w:tcW w:w="2268" w:type="dxa"/>
          </w:tcPr>
          <w:p>
            <w:pPr>
              <w:rPr>
                <w:rFonts w:ascii="仿宋" w:hAnsi="仿宋" w:eastAsia="仿宋"/>
                <w:color w:val="000000"/>
                <w:sz w:val="24"/>
                <w:szCs w:val="24"/>
              </w:rPr>
            </w:pPr>
            <w:r>
              <w:rPr>
                <w:rFonts w:hint="eastAsia" w:ascii="仿宋" w:hAnsi="仿宋" w:eastAsia="仿宋"/>
                <w:sz w:val="24"/>
                <w:szCs w:val="24"/>
              </w:rPr>
              <w:t>支持输入活期存款余额</w:t>
            </w:r>
            <w:r>
              <w:rPr>
                <w:rFonts w:hint="eastAsia" w:ascii="仿宋" w:hAnsi="仿宋" w:eastAsia="仿宋"/>
                <w:color w:val="000000"/>
                <w:sz w:val="24"/>
                <w:szCs w:val="24"/>
              </w:rPr>
              <w:t>区间查询</w:t>
            </w:r>
          </w:p>
          <w:p>
            <w:pPr>
              <w:rPr>
                <w:rFonts w:ascii="仿宋" w:hAnsi="仿宋" w:eastAsia="仿宋"/>
                <w:sz w:val="24"/>
                <w:szCs w:val="24"/>
              </w:rPr>
            </w:pPr>
            <w:r>
              <w:rPr>
                <w:rFonts w:hint="eastAsia" w:ascii="仿宋" w:hAnsi="仿宋" w:eastAsia="仿宋"/>
                <w:color w:val="000000"/>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pPr>
              <w:rPr>
                <w:rFonts w:ascii="仿宋" w:hAnsi="仿宋" w:eastAsia="仿宋"/>
                <w:sz w:val="24"/>
                <w:szCs w:val="24"/>
              </w:rPr>
            </w:pPr>
            <w:r>
              <w:rPr>
                <w:rFonts w:hint="eastAsia" w:ascii="仿宋" w:hAnsi="仿宋" w:eastAsia="仿宋"/>
                <w:sz w:val="24"/>
                <w:szCs w:val="24"/>
              </w:rPr>
              <w:t>定期存款余额</w:t>
            </w:r>
          </w:p>
        </w:tc>
        <w:tc>
          <w:tcPr>
            <w:tcW w:w="2267" w:type="dxa"/>
          </w:tcPr>
          <w:p>
            <w:pPr>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格式化：</w:t>
            </w:r>
          </w:p>
          <w:p>
            <w:pPr>
              <w:rPr>
                <w:rFonts w:ascii="仿宋" w:hAnsi="仿宋" w:eastAsia="仿宋"/>
                <w:sz w:val="24"/>
                <w:szCs w:val="24"/>
              </w:rPr>
            </w:pPr>
            <w:r>
              <w:rPr>
                <w:rFonts w:hint="eastAsia" w:ascii="仿宋" w:hAnsi="仿宋" w:eastAsia="仿宋"/>
                <w:color w:val="000000"/>
                <w:sz w:val="24"/>
                <w:szCs w:val="24"/>
              </w:rPr>
              <w:t>1</w:t>
            </w:r>
            <w:r>
              <w:rPr>
                <w:rFonts w:ascii="仿宋" w:hAnsi="仿宋" w:eastAsia="仿宋"/>
                <w:color w:val="000000"/>
                <w:sz w:val="24"/>
                <w:szCs w:val="24"/>
              </w:rPr>
              <w:t>,000.00</w:t>
            </w:r>
          </w:p>
        </w:tc>
        <w:tc>
          <w:tcPr>
            <w:tcW w:w="2257" w:type="dxa"/>
          </w:tcPr>
          <w:p>
            <w:pPr>
              <w:rPr>
                <w:rFonts w:ascii="仿宋" w:hAnsi="仿宋" w:eastAsia="仿宋"/>
                <w:sz w:val="24"/>
                <w:szCs w:val="24"/>
              </w:rPr>
            </w:pPr>
            <w:r>
              <w:rPr>
                <w:rFonts w:hint="eastAsia" w:eastAsia="仿宋"/>
                <w:color w:val="000000"/>
                <w:sz w:val="24"/>
              </w:rPr>
              <w:t>文本框</w:t>
            </w:r>
          </w:p>
        </w:tc>
        <w:tc>
          <w:tcPr>
            <w:tcW w:w="2268" w:type="dxa"/>
          </w:tcPr>
          <w:p>
            <w:pPr>
              <w:rPr>
                <w:rFonts w:ascii="仿宋" w:hAnsi="仿宋" w:eastAsia="仿宋"/>
                <w:color w:val="000000"/>
                <w:sz w:val="24"/>
                <w:szCs w:val="24"/>
              </w:rPr>
            </w:pPr>
            <w:r>
              <w:rPr>
                <w:rFonts w:hint="eastAsia" w:ascii="仿宋" w:hAnsi="仿宋" w:eastAsia="仿宋"/>
                <w:sz w:val="24"/>
                <w:szCs w:val="24"/>
              </w:rPr>
              <w:t>支持输入定期存款余额</w:t>
            </w:r>
            <w:r>
              <w:rPr>
                <w:rFonts w:hint="eastAsia" w:ascii="仿宋" w:hAnsi="仿宋" w:eastAsia="仿宋"/>
                <w:color w:val="000000"/>
                <w:sz w:val="24"/>
                <w:szCs w:val="24"/>
              </w:rPr>
              <w:t>区间查询</w:t>
            </w:r>
          </w:p>
          <w:p>
            <w:pPr>
              <w:rPr>
                <w:rFonts w:ascii="仿宋" w:hAnsi="仿宋" w:eastAsia="仿宋"/>
                <w:sz w:val="24"/>
                <w:szCs w:val="24"/>
              </w:rPr>
            </w:pPr>
            <w:r>
              <w:rPr>
                <w:rFonts w:hint="eastAsia" w:ascii="仿宋" w:hAnsi="仿宋" w:eastAsia="仿宋"/>
                <w:color w:val="000000"/>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pPr>
              <w:rPr>
                <w:rFonts w:ascii="仿宋" w:hAnsi="仿宋" w:eastAsia="仿宋"/>
                <w:sz w:val="24"/>
                <w:szCs w:val="24"/>
              </w:rPr>
            </w:pPr>
            <w:r>
              <w:rPr>
                <w:rFonts w:hint="eastAsia" w:ascii="仿宋" w:hAnsi="仿宋" w:eastAsia="仿宋"/>
                <w:sz w:val="24"/>
                <w:szCs w:val="24"/>
              </w:rPr>
              <w:t>理财余额</w:t>
            </w:r>
          </w:p>
        </w:tc>
        <w:tc>
          <w:tcPr>
            <w:tcW w:w="2267" w:type="dxa"/>
          </w:tcPr>
          <w:p>
            <w:pPr>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格式化：</w:t>
            </w:r>
          </w:p>
          <w:p>
            <w:pPr>
              <w:rPr>
                <w:rFonts w:ascii="仿宋" w:hAnsi="仿宋" w:eastAsia="仿宋"/>
                <w:sz w:val="24"/>
                <w:szCs w:val="24"/>
              </w:rPr>
            </w:pPr>
            <w:r>
              <w:rPr>
                <w:rFonts w:hint="eastAsia" w:ascii="仿宋" w:hAnsi="仿宋" w:eastAsia="仿宋"/>
                <w:color w:val="000000"/>
                <w:sz w:val="24"/>
                <w:szCs w:val="24"/>
              </w:rPr>
              <w:t>1</w:t>
            </w:r>
            <w:r>
              <w:rPr>
                <w:rFonts w:ascii="仿宋" w:hAnsi="仿宋" w:eastAsia="仿宋"/>
                <w:color w:val="000000"/>
                <w:sz w:val="24"/>
                <w:szCs w:val="24"/>
              </w:rPr>
              <w:t>,000.00</w:t>
            </w:r>
          </w:p>
        </w:tc>
        <w:tc>
          <w:tcPr>
            <w:tcW w:w="2257" w:type="dxa"/>
          </w:tcPr>
          <w:p>
            <w:pPr>
              <w:rPr>
                <w:rFonts w:ascii="仿宋" w:hAnsi="仿宋" w:eastAsia="仿宋"/>
                <w:sz w:val="24"/>
                <w:szCs w:val="24"/>
              </w:rPr>
            </w:pPr>
            <w:r>
              <w:rPr>
                <w:rFonts w:hint="eastAsia" w:eastAsia="仿宋"/>
                <w:color w:val="000000"/>
                <w:sz w:val="24"/>
              </w:rPr>
              <w:t>文本框</w:t>
            </w:r>
          </w:p>
        </w:tc>
        <w:tc>
          <w:tcPr>
            <w:tcW w:w="2268" w:type="dxa"/>
          </w:tcPr>
          <w:p>
            <w:pPr>
              <w:rPr>
                <w:rFonts w:ascii="仿宋" w:hAnsi="仿宋" w:eastAsia="仿宋"/>
                <w:color w:val="000000"/>
                <w:sz w:val="24"/>
                <w:szCs w:val="24"/>
              </w:rPr>
            </w:pPr>
            <w:r>
              <w:rPr>
                <w:rFonts w:hint="eastAsia" w:ascii="仿宋" w:hAnsi="仿宋" w:eastAsia="仿宋"/>
                <w:sz w:val="24"/>
                <w:szCs w:val="24"/>
              </w:rPr>
              <w:t>支持输入理财余额</w:t>
            </w:r>
            <w:r>
              <w:rPr>
                <w:rFonts w:hint="eastAsia" w:ascii="仿宋" w:hAnsi="仿宋" w:eastAsia="仿宋"/>
                <w:color w:val="000000"/>
                <w:sz w:val="24"/>
                <w:szCs w:val="24"/>
              </w:rPr>
              <w:t>区间查询</w:t>
            </w:r>
          </w:p>
          <w:p>
            <w:pPr>
              <w:rPr>
                <w:rFonts w:ascii="仿宋" w:hAnsi="仿宋" w:eastAsia="仿宋"/>
                <w:sz w:val="24"/>
                <w:szCs w:val="24"/>
              </w:rPr>
            </w:pPr>
            <w:r>
              <w:rPr>
                <w:rFonts w:hint="eastAsia" w:ascii="仿宋" w:hAnsi="仿宋" w:eastAsia="仿宋"/>
                <w:color w:val="000000"/>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pPr>
              <w:rPr>
                <w:rFonts w:ascii="仿宋" w:hAnsi="仿宋" w:eastAsia="仿宋"/>
                <w:sz w:val="24"/>
                <w:szCs w:val="24"/>
              </w:rPr>
            </w:pPr>
            <w:r>
              <w:rPr>
                <w:rFonts w:hint="eastAsia" w:ascii="仿宋" w:hAnsi="仿宋" w:eastAsia="仿宋"/>
                <w:sz w:val="24"/>
                <w:szCs w:val="24"/>
              </w:rPr>
              <w:t>贷款余额</w:t>
            </w:r>
          </w:p>
        </w:tc>
        <w:tc>
          <w:tcPr>
            <w:tcW w:w="2267" w:type="dxa"/>
          </w:tcPr>
          <w:p>
            <w:pPr>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格式化：</w:t>
            </w:r>
          </w:p>
          <w:p>
            <w:pPr>
              <w:rPr>
                <w:rFonts w:ascii="仿宋" w:hAnsi="仿宋" w:eastAsia="仿宋"/>
                <w:sz w:val="24"/>
                <w:szCs w:val="24"/>
              </w:rPr>
            </w:pPr>
            <w:r>
              <w:rPr>
                <w:rFonts w:hint="eastAsia" w:ascii="仿宋" w:hAnsi="仿宋" w:eastAsia="仿宋"/>
                <w:color w:val="000000"/>
                <w:sz w:val="24"/>
                <w:szCs w:val="24"/>
              </w:rPr>
              <w:t>1</w:t>
            </w:r>
            <w:r>
              <w:rPr>
                <w:rFonts w:ascii="仿宋" w:hAnsi="仿宋" w:eastAsia="仿宋"/>
                <w:color w:val="000000"/>
                <w:sz w:val="24"/>
                <w:szCs w:val="24"/>
              </w:rPr>
              <w:t>,000.00</w:t>
            </w:r>
          </w:p>
        </w:tc>
        <w:tc>
          <w:tcPr>
            <w:tcW w:w="2257" w:type="dxa"/>
          </w:tcPr>
          <w:p>
            <w:pPr>
              <w:rPr>
                <w:rFonts w:ascii="仿宋" w:hAnsi="仿宋" w:eastAsia="仿宋"/>
                <w:sz w:val="24"/>
                <w:szCs w:val="24"/>
              </w:rPr>
            </w:pPr>
            <w:r>
              <w:rPr>
                <w:rFonts w:hint="eastAsia" w:eastAsia="仿宋"/>
                <w:color w:val="000000"/>
                <w:sz w:val="24"/>
              </w:rPr>
              <w:t>文本框</w:t>
            </w:r>
          </w:p>
        </w:tc>
        <w:tc>
          <w:tcPr>
            <w:tcW w:w="2268" w:type="dxa"/>
          </w:tcPr>
          <w:p>
            <w:pPr>
              <w:rPr>
                <w:rFonts w:ascii="仿宋" w:hAnsi="仿宋" w:eastAsia="仿宋"/>
                <w:color w:val="000000"/>
                <w:sz w:val="24"/>
                <w:szCs w:val="24"/>
              </w:rPr>
            </w:pPr>
            <w:r>
              <w:rPr>
                <w:rFonts w:hint="eastAsia" w:ascii="仿宋" w:hAnsi="仿宋" w:eastAsia="仿宋"/>
                <w:sz w:val="24"/>
                <w:szCs w:val="24"/>
              </w:rPr>
              <w:t>支持输入贷款余额</w:t>
            </w:r>
            <w:r>
              <w:rPr>
                <w:rFonts w:hint="eastAsia" w:ascii="仿宋" w:hAnsi="仿宋" w:eastAsia="仿宋"/>
                <w:color w:val="000000"/>
                <w:sz w:val="24"/>
                <w:szCs w:val="24"/>
              </w:rPr>
              <w:t>区间查询</w:t>
            </w:r>
          </w:p>
          <w:p>
            <w:pPr>
              <w:rPr>
                <w:rFonts w:ascii="仿宋" w:hAnsi="仿宋" w:eastAsia="仿宋"/>
                <w:sz w:val="24"/>
                <w:szCs w:val="24"/>
              </w:rPr>
            </w:pPr>
            <w:r>
              <w:rPr>
                <w:rFonts w:hint="eastAsia" w:ascii="仿宋" w:hAnsi="仿宋" w:eastAsia="仿宋"/>
                <w:color w:val="000000"/>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r>
              <w:rPr>
                <w:rFonts w:eastAsia="仿宋"/>
                <w:color w:val="000000"/>
                <w:sz w:val="24"/>
              </w:rPr>
              <w:t>确定</w:t>
            </w:r>
          </w:p>
        </w:tc>
        <w:tc>
          <w:tcPr>
            <w:tcW w:w="2267" w:type="dxa"/>
          </w:tcPr>
          <w:p>
            <w:r>
              <w:rPr>
                <w:rFonts w:eastAsia="仿宋"/>
                <w:color w:val="000000"/>
                <w:sz w:val="24"/>
              </w:rPr>
              <w:t>点击触发</w:t>
            </w:r>
          </w:p>
        </w:tc>
        <w:tc>
          <w:tcPr>
            <w:tcW w:w="2257" w:type="dxa"/>
          </w:tcPr>
          <w:p>
            <w:r>
              <w:rPr>
                <w:rFonts w:eastAsia="仿宋"/>
                <w:color w:val="000000"/>
                <w:sz w:val="24"/>
              </w:rPr>
              <w:t>按钮</w:t>
            </w:r>
          </w:p>
        </w:tc>
        <w:tc>
          <w:tcPr>
            <w:tcW w:w="2268" w:type="dxa"/>
          </w:tcPr>
          <w:p>
            <w:r>
              <w:rPr>
                <w:rFonts w:eastAsia="仿宋"/>
                <w:color w:val="000000"/>
                <w:sz w:val="24"/>
              </w:rPr>
              <w:t>提交筛选条件并刷新客户列表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8" w:type="dxa"/>
          </w:tcPr>
          <w:p>
            <w:r>
              <w:rPr>
                <w:rFonts w:eastAsia="仿宋"/>
                <w:color w:val="000000"/>
                <w:sz w:val="24"/>
              </w:rPr>
              <w:t>重置</w:t>
            </w:r>
          </w:p>
        </w:tc>
        <w:tc>
          <w:tcPr>
            <w:tcW w:w="2267" w:type="dxa"/>
          </w:tcPr>
          <w:p>
            <w:r>
              <w:rPr>
                <w:rFonts w:eastAsia="仿宋"/>
                <w:color w:val="000000"/>
                <w:sz w:val="24"/>
              </w:rPr>
              <w:t>点击清空条件</w:t>
            </w:r>
          </w:p>
        </w:tc>
        <w:tc>
          <w:tcPr>
            <w:tcW w:w="2257" w:type="dxa"/>
          </w:tcPr>
          <w:p>
            <w:r>
              <w:rPr>
                <w:rFonts w:eastAsia="仿宋"/>
                <w:color w:val="000000"/>
                <w:sz w:val="24"/>
              </w:rPr>
              <w:t>按钮</w:t>
            </w:r>
          </w:p>
        </w:tc>
        <w:tc>
          <w:tcPr>
            <w:tcW w:w="2268" w:type="dxa"/>
          </w:tcPr>
          <w:p>
            <w:r>
              <w:rPr>
                <w:rFonts w:eastAsia="仿宋"/>
                <w:color w:val="000000"/>
                <w:sz w:val="24"/>
              </w:rPr>
              <w:t>清空当前已选择或录入的筛选条件</w:t>
            </w:r>
          </w:p>
        </w:tc>
      </w:tr>
    </w:tbl>
    <w:p/>
    <w:p>
      <w:pPr>
        <w:pStyle w:val="7"/>
        <w:numPr>
          <w:ilvl w:val="4"/>
          <w:numId w:val="60"/>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用户进入移动端客户列表页面后，点击“筛选”按钮，系统打开筛选面板。</w:t>
      </w:r>
    </w:p>
    <w:p>
      <w:pPr>
        <w:rPr>
          <w:rFonts w:ascii="仿宋" w:hAnsi="仿宋" w:eastAsia="仿宋"/>
          <w:sz w:val="24"/>
          <w:szCs w:val="24"/>
        </w:rPr>
      </w:pPr>
      <w:r>
        <w:rPr>
          <w:rFonts w:hint="eastAsia" w:ascii="仿宋" w:hAnsi="仿宋" w:eastAsia="仿宋"/>
          <w:sz w:val="24"/>
          <w:szCs w:val="24"/>
        </w:rPr>
        <w:t>2. 系统展示选条件，用户在筛选中选择归属机构、管户经理、客户等级等条件，并支持标签之前“且”和“或”的逻辑关系的切换。</w:t>
      </w:r>
    </w:p>
    <w:p>
      <w:pPr>
        <w:rPr>
          <w:rFonts w:ascii="仿宋" w:hAnsi="仿宋" w:eastAsia="仿宋"/>
          <w:sz w:val="24"/>
          <w:szCs w:val="24"/>
        </w:rPr>
      </w:pPr>
      <w:r>
        <w:rPr>
          <w:rFonts w:ascii="仿宋" w:hAnsi="仿宋" w:eastAsia="仿宋"/>
          <w:sz w:val="24"/>
          <w:szCs w:val="24"/>
        </w:rPr>
        <w:t xml:space="preserve">3. </w:t>
      </w:r>
      <w:r>
        <w:rPr>
          <w:rFonts w:hint="eastAsia" w:ascii="仿宋" w:hAnsi="仿宋" w:eastAsia="仿宋"/>
          <w:sz w:val="24"/>
          <w:szCs w:val="24"/>
        </w:rPr>
        <w:t>用户点击“确定”后，系统按当前筛选条件刷新客户列表，并返回客户列表结果页。</w:t>
      </w:r>
    </w:p>
    <w:p>
      <w:pPr>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用户点击“重置”后，系统清空当前筛选条件，筛选面板恢复默认状态。</w:t>
      </w:r>
    </w:p>
    <w:p>
      <w:pPr>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筛选生效后，客户列表页展示已选条件摘要，且“筛选”按钮展示高亮状态。</w:t>
      </w:r>
    </w:p>
    <w:p>
      <w:pPr>
        <w:rPr>
          <w:rFonts w:ascii="仿宋" w:hAnsi="仿宋" w:eastAsia="仿宋"/>
          <w:sz w:val="24"/>
          <w:szCs w:val="24"/>
        </w:rPr>
      </w:pPr>
      <w:r>
        <w:rPr>
          <w:rFonts w:hint="eastAsia" w:ascii="仿宋" w:hAnsi="仿宋" w:eastAsia="仿宋"/>
          <w:sz w:val="24"/>
          <w:szCs w:val="24"/>
        </w:rPr>
        <w:t>8. 用户再次进入筛选面板时，系统反显当前已选筛选条件。</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筛选仅在当前客户列表范围内生效；在“全部”页签筛选全部客户，在“最近接触”页签筛选近 1 周内接触客户，在“KYC待完善”页签筛选 KYC 待完善客户。</w:t>
      </w:r>
    </w:p>
    <w:p>
      <w:pPr>
        <w:rPr>
          <w:rFonts w:ascii="仿宋" w:hAnsi="仿宋" w:eastAsia="仿宋"/>
          <w:sz w:val="24"/>
          <w:szCs w:val="24"/>
        </w:rPr>
      </w:pPr>
      <w:r>
        <w:rPr>
          <w:rFonts w:hint="eastAsia" w:ascii="仿宋" w:hAnsi="仿宋" w:eastAsia="仿宋"/>
          <w:sz w:val="24"/>
          <w:szCs w:val="24"/>
        </w:rPr>
        <w:t>2. 客户列表筛选结果仅展示当前用户权限范围内客户，不得突破客户数据权限边界。</w:t>
      </w:r>
    </w:p>
    <w:p>
      <w:pPr>
        <w:rPr>
          <w:rFonts w:ascii="仿宋" w:hAnsi="仿宋" w:eastAsia="仿宋"/>
          <w:sz w:val="24"/>
          <w:szCs w:val="24"/>
        </w:rPr>
      </w:pPr>
      <w:r>
        <w:rPr>
          <w:rFonts w:hint="eastAsia" w:ascii="仿宋" w:hAnsi="仿宋" w:eastAsia="仿宋"/>
          <w:sz w:val="24"/>
          <w:szCs w:val="24"/>
        </w:rPr>
        <w:t>3. 归属机构、客户经理仅管理岗可见；客户经理不展示该类超出本人管户范围的筛选项。</w:t>
      </w:r>
    </w:p>
    <w:p>
      <w:pPr>
        <w:rPr>
          <w:rFonts w:ascii="仿宋" w:hAnsi="仿宋" w:eastAsia="仿宋"/>
          <w:sz w:val="24"/>
          <w:szCs w:val="24"/>
        </w:rPr>
      </w:pPr>
      <w:r>
        <w:rPr>
          <w:rFonts w:hint="eastAsia" w:ascii="仿宋" w:hAnsi="仿宋" w:eastAsia="仿宋"/>
          <w:sz w:val="24"/>
          <w:szCs w:val="24"/>
        </w:rPr>
        <w:t xml:space="preserve">4. 筛选条件支持组合使用，不同筛选项之间按“且”关系过滤 </w:t>
      </w:r>
    </w:p>
    <w:p>
      <w:pPr>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金额类筛选项输入和展示应支持千分位格式，提交查询时按数值区间处理。</w:t>
      </w:r>
    </w:p>
    <w:p>
      <w:pPr>
        <w:rPr>
          <w:rFonts w:ascii="仿宋" w:hAnsi="仿宋" w:eastAsia="仿宋"/>
          <w:b/>
          <w:bCs/>
          <w:sz w:val="24"/>
          <w:szCs w:val="24"/>
        </w:rPr>
      </w:pP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客户经理仅可基于本人名下管户客户执行筛选。</w:t>
      </w:r>
    </w:p>
    <w:p>
      <w:pPr>
        <w:rPr>
          <w:rFonts w:ascii="仿宋" w:hAnsi="仿宋" w:eastAsia="仿宋"/>
          <w:sz w:val="24"/>
          <w:szCs w:val="24"/>
        </w:rPr>
      </w:pPr>
      <w:r>
        <w:rPr>
          <w:rFonts w:hint="eastAsia" w:ascii="仿宋" w:hAnsi="仿宋" w:eastAsia="仿宋"/>
          <w:sz w:val="24"/>
          <w:szCs w:val="24"/>
        </w:rPr>
        <w:t>2. 管理岗仅可基于本人权限范围内机构辖下客户执行筛选。</w:t>
      </w:r>
    </w:p>
    <w:p>
      <w:pPr>
        <w:rPr>
          <w:rFonts w:ascii="仿宋" w:hAnsi="仿宋" w:eastAsia="仿宋"/>
          <w:sz w:val="24"/>
          <w:szCs w:val="24"/>
        </w:rPr>
      </w:pPr>
      <w:r>
        <w:rPr>
          <w:rFonts w:hint="eastAsia" w:ascii="仿宋" w:hAnsi="仿宋" w:eastAsia="仿宋"/>
          <w:sz w:val="24"/>
          <w:szCs w:val="24"/>
        </w:rPr>
        <w:t>3. 用户不得通过筛选条件查看超出本人客户权限、机构权限或岗位权限的数据</w:t>
      </w:r>
    </w:p>
    <w:p>
      <w:pPr>
        <w:pStyle w:val="7"/>
        <w:numPr>
          <w:ilvl w:val="4"/>
          <w:numId w:val="60"/>
        </w:numPr>
        <w:spacing w:line="360" w:lineRule="auto"/>
        <w:ind w:left="1418" w:hanging="1418"/>
        <w:rPr>
          <w:rFonts w:ascii="仿宋" w:hAnsi="仿宋" w:eastAsia="仿宋"/>
          <w:i w:val="0"/>
          <w:iCs w:val="0"/>
        </w:rPr>
      </w:pPr>
      <w:r>
        <w:rPr>
          <w:rFonts w:hint="eastAsia" w:ascii="仿宋" w:hAnsi="仿宋" w:eastAsia="仿宋"/>
          <w:i w:val="0"/>
          <w:iCs w:val="0"/>
        </w:rPr>
        <w:t>输出</w:t>
      </w:r>
    </w:p>
    <w:p>
      <w:r>
        <w:rPr>
          <w:rFonts w:hint="eastAsia" w:ascii="仿宋" w:hAnsi="仿宋" w:eastAsia="仿宋"/>
          <w:sz w:val="24"/>
          <w:szCs w:val="24"/>
        </w:rPr>
        <w:t>根据切换的全部、最近接触、KYC待完善页签不同，展示相对应的输出要素。</w:t>
      </w:r>
    </w:p>
    <w:p>
      <w:pPr>
        <w:pStyle w:val="7"/>
        <w:numPr>
          <w:ilvl w:val="4"/>
          <w:numId w:val="60"/>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60"/>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60"/>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r>
        <w:rPr>
          <w:rFonts w:hint="eastAsia" w:ascii="仿宋" w:hAnsi="仿宋" w:eastAsia="仿宋"/>
          <w:sz w:val="24"/>
          <w:szCs w:val="24"/>
        </w:rPr>
        <w:t>不涉及</w:t>
      </w:r>
    </w:p>
    <w:p>
      <w:pPr>
        <w:pStyle w:val="5"/>
        <w:numPr>
          <w:ilvl w:val="2"/>
          <w:numId w:val="54"/>
        </w:numPr>
        <w:spacing w:line="360" w:lineRule="auto"/>
        <w:ind w:left="993" w:hanging="993"/>
        <w:rPr>
          <w:sz w:val="28"/>
          <w:szCs w:val="28"/>
        </w:rPr>
      </w:pPr>
      <w:bookmarkStart w:id="127" w:name="_Toc233295881"/>
      <w:r>
        <w:rPr>
          <w:rFonts w:hint="eastAsia"/>
          <w:sz w:val="28"/>
          <w:szCs w:val="28"/>
        </w:rPr>
        <w:t>客户盘点</w:t>
      </w:r>
      <w:bookmarkEnd w:id="127"/>
    </w:p>
    <w:p>
      <w:pPr>
        <w:pStyle w:val="6"/>
        <w:numPr>
          <w:ilvl w:val="3"/>
          <w:numId w:val="61"/>
        </w:numPr>
        <w:spacing w:line="360" w:lineRule="auto"/>
        <w:rPr>
          <w:rFonts w:ascii="仿宋" w:hAnsi="仿宋" w:eastAsia="仿宋"/>
          <w:i/>
          <w:iCs/>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w:t>
      </w:r>
      <w:r>
        <w:rPr>
          <w:rFonts w:hint="eastAsia" w:ascii="仿宋" w:hAnsi="仿宋" w:eastAsia="仿宋"/>
          <w:color w:val="000000"/>
          <w:sz w:val="24"/>
        </w:rPr>
        <w:t>用户</w:t>
      </w:r>
      <w:r>
        <w:rPr>
          <w:rFonts w:ascii="仿宋" w:hAnsi="仿宋" w:eastAsia="仿宋"/>
          <w:color w:val="000000"/>
          <w:sz w:val="24"/>
        </w:rPr>
        <w:t>对名下管户客户的资产负债、</w:t>
      </w:r>
      <w:r>
        <w:rPr>
          <w:rFonts w:hint="eastAsia" w:ascii="仿宋" w:hAnsi="仿宋" w:eastAsia="仿宋"/>
          <w:color w:val="000000"/>
          <w:sz w:val="24"/>
        </w:rPr>
        <w:t>产品持有</w:t>
      </w:r>
      <w:r>
        <w:rPr>
          <w:rFonts w:ascii="仿宋" w:hAnsi="仿宋" w:eastAsia="仿宋"/>
          <w:color w:val="000000"/>
          <w:sz w:val="24"/>
        </w:rPr>
        <w:t>、</w:t>
      </w:r>
      <w:r>
        <w:rPr>
          <w:rFonts w:hint="eastAsia" w:ascii="仿宋" w:hAnsi="仿宋" w:eastAsia="仿宋"/>
          <w:color w:val="000000"/>
          <w:sz w:val="24"/>
        </w:rPr>
        <w:t>客户生命周期分布等</w:t>
      </w:r>
      <w:r>
        <w:rPr>
          <w:rFonts w:ascii="仿宋" w:hAnsi="仿宋" w:eastAsia="仿宋"/>
          <w:color w:val="000000"/>
          <w:sz w:val="24"/>
        </w:rPr>
        <w:t>进行统计分析与</w:t>
      </w:r>
      <w:r>
        <w:rPr>
          <w:rFonts w:hint="eastAsia" w:ascii="仿宋" w:hAnsi="仿宋" w:eastAsia="仿宋"/>
          <w:color w:val="000000"/>
          <w:sz w:val="24"/>
        </w:rPr>
        <w:t>客户</w:t>
      </w:r>
      <w:r>
        <w:rPr>
          <w:rFonts w:ascii="仿宋" w:hAnsi="仿宋" w:eastAsia="仿宋"/>
          <w:color w:val="000000"/>
          <w:sz w:val="24"/>
        </w:rPr>
        <w:t>盘点，助力客户经理快速识别客户经营机会和客户变化情况</w:t>
      </w:r>
      <w:r>
        <w:rPr>
          <w:rFonts w:hint="eastAsia" w:ascii="仿宋" w:hAnsi="仿宋" w:eastAsia="仿宋"/>
          <w:color w:val="000000"/>
          <w:sz w:val="24"/>
        </w:rPr>
        <w:t>。</w:t>
      </w:r>
    </w:p>
    <w:p>
      <w:pPr>
        <w:pStyle w:val="6"/>
        <w:numPr>
          <w:ilvl w:val="3"/>
          <w:numId w:val="61"/>
        </w:numPr>
        <w:spacing w:line="360" w:lineRule="auto"/>
        <w:rPr>
          <w:rFonts w:ascii="仿宋" w:hAnsi="仿宋" w:eastAsia="仿宋"/>
          <w:i/>
          <w:iCs/>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6"/>
        <w:numPr>
          <w:ilvl w:val="3"/>
          <w:numId w:val="61"/>
        </w:numPr>
        <w:spacing w:line="360" w:lineRule="auto"/>
        <w:rPr>
          <w:rFonts w:ascii="仿宋" w:hAnsi="仿宋" w:eastAsia="仿宋"/>
          <w:i/>
          <w:iCs/>
        </w:rPr>
      </w:pPr>
      <w:r>
        <w:rPr>
          <w:rFonts w:hint="eastAsia" w:ascii="仿宋" w:hAnsi="仿宋" w:eastAsia="仿宋"/>
        </w:rPr>
        <w:t>处理</w:t>
      </w:r>
    </w:p>
    <w:p>
      <w:pPr>
        <w:spacing w:line="360" w:lineRule="auto"/>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（一）操作说明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1.用户进入“我的客户”列表页面后，系统默认加载本人权限范围内的客户清单。页面默认展示“客户列表”tab内容，用户点击“客户盘点”tab后，可切换查看客户盘点页面内容。</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2、展示指标包括：客户数、AUM 余额、活期余额、定期余额、理财余额及贷款余额等盘点指标。</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3、展示图表包括：客户分层分析、AUM构成分析、存款期限分析、产品持有分析、贷款构成分析、客户生命周期分析。</w:t>
      </w:r>
    </w:p>
    <w:p>
      <w:pPr>
        <w:spacing w:line="360" w:lineRule="auto"/>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（二）规则与约束</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我的客户盘点默认展示当前理财经理或客户经理名下管户客户的数据。</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 客户盘点结果以统计分析为主。</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 客户盘点按照T+1实现。</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 保险余额口径：首期保费 * 缴费期间，全部算在第一年的保险余额，算进AUM余额（从投保日期+365，之后保险余额置为0）。</w:t>
      </w:r>
    </w:p>
    <w:p>
      <w:pPr>
        <w:spacing w:line="360" w:lineRule="auto"/>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用户仅可查看本人名下管户客户的盘点数据</w:t>
      </w:r>
    </w:p>
    <w:p>
      <w:pPr>
        <w:pStyle w:val="6"/>
        <w:numPr>
          <w:ilvl w:val="3"/>
          <w:numId w:val="61"/>
        </w:numPr>
        <w:spacing w:line="360" w:lineRule="auto"/>
        <w:rPr>
          <w:rFonts w:ascii="仿宋" w:hAnsi="仿宋" w:eastAsia="仿宋"/>
          <w:i/>
          <w:iCs/>
        </w:rPr>
      </w:pPr>
      <w:r>
        <w:rPr>
          <w:rFonts w:hint="eastAsia" w:ascii="仿宋" w:hAnsi="仿宋" w:eastAsia="仿宋"/>
        </w:rPr>
        <w:t>输出</w:t>
      </w:r>
    </w:p>
    <w:p>
      <w:pPr>
        <w:spacing w:line="360" w:lineRule="auto"/>
        <w:rPr>
          <w:rFonts w:ascii="仿宋" w:hAnsi="仿宋" w:eastAsia="仿宋"/>
        </w:rPr>
      </w:pPr>
      <w:r>
        <w:rPr>
          <w:rFonts w:hint="eastAsia" w:ascii="仿宋" w:hAnsi="仿宋" w:eastAsia="仿宋"/>
        </w:rPr>
        <w:t>详见PC端的客户盘点的输出要素。</w:t>
      </w:r>
    </w:p>
    <w:p>
      <w:pPr>
        <w:pStyle w:val="6"/>
        <w:numPr>
          <w:ilvl w:val="3"/>
          <w:numId w:val="61"/>
        </w:numPr>
        <w:spacing w:line="360" w:lineRule="auto"/>
        <w:rPr>
          <w:rFonts w:ascii="仿宋" w:hAnsi="仿宋" w:eastAsia="仿宋"/>
          <w:i/>
          <w:iCs/>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61"/>
        </w:numPr>
        <w:spacing w:line="360" w:lineRule="auto"/>
        <w:rPr>
          <w:rFonts w:ascii="仿宋" w:hAnsi="仿宋" w:eastAsia="仿宋"/>
          <w:i/>
          <w:iCs/>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61"/>
        </w:numPr>
        <w:spacing w:line="360" w:lineRule="auto"/>
        <w:rPr>
          <w:rFonts w:ascii="仿宋" w:hAnsi="仿宋" w:eastAsia="仿宋"/>
          <w:i/>
          <w:iCs/>
        </w:rPr>
      </w:pPr>
      <w:r>
        <w:rPr>
          <w:rFonts w:hint="eastAsia" w:ascii="仿宋" w:hAnsi="仿宋" w:eastAsia="仿宋"/>
        </w:rPr>
        <w:t>凭证/合同/协议打印</w:t>
      </w:r>
    </w:p>
    <w:p>
      <w:r>
        <w:rPr>
          <w:rFonts w:hint="eastAsia" w:ascii="仿宋" w:hAnsi="仿宋" w:eastAsia="仿宋"/>
          <w:sz w:val="24"/>
          <w:szCs w:val="24"/>
        </w:rPr>
        <w:t>不涉及</w:t>
      </w:r>
    </w:p>
    <w:p>
      <w:pPr>
        <w:pStyle w:val="5"/>
        <w:numPr>
          <w:ilvl w:val="2"/>
          <w:numId w:val="54"/>
        </w:numPr>
        <w:spacing w:line="360" w:lineRule="auto"/>
        <w:ind w:left="993" w:hanging="993"/>
      </w:pPr>
      <w:bookmarkStart w:id="128" w:name="_Toc233295882"/>
      <w:r>
        <w:rPr>
          <w:rFonts w:hint="eastAsia"/>
          <w:sz w:val="28"/>
          <w:szCs w:val="28"/>
        </w:rPr>
        <w:t>客户3</w:t>
      </w:r>
      <w:r>
        <w:rPr>
          <w:sz w:val="28"/>
          <w:szCs w:val="28"/>
        </w:rPr>
        <w:t>60</w:t>
      </w:r>
      <w:r>
        <w:rPr>
          <w:rFonts w:hint="eastAsia"/>
          <w:sz w:val="28"/>
          <w:szCs w:val="28"/>
        </w:rPr>
        <w:t>视图</w:t>
      </w:r>
      <w:bookmarkEnd w:id="128"/>
    </w:p>
    <w:p>
      <w:pPr>
        <w:pStyle w:val="6"/>
        <w:numPr>
          <w:ilvl w:val="3"/>
          <w:numId w:val="62"/>
        </w:numPr>
        <w:spacing w:line="360" w:lineRule="auto"/>
        <w:rPr>
          <w:rFonts w:ascii="仿宋" w:hAnsi="仿宋" w:eastAsia="仿宋"/>
        </w:rPr>
      </w:pPr>
      <w:r>
        <w:rPr>
          <w:rFonts w:hint="eastAsia" w:ascii="仿宋" w:hAnsi="仿宋" w:eastAsia="仿宋"/>
        </w:rPr>
        <w:t>简要信息</w:t>
      </w:r>
    </w:p>
    <w:p>
      <w:pPr>
        <w:pStyle w:val="7"/>
        <w:numPr>
          <w:ilvl w:val="4"/>
          <w:numId w:val="63"/>
        </w:numPr>
        <w:spacing w:line="360" w:lineRule="auto"/>
        <w:ind w:left="1418" w:hanging="1418"/>
        <w:rPr>
          <w:rFonts w:ascii="仿宋" w:hAnsi="仿宋" w:eastAsia="仿宋"/>
          <w:i w:val="0"/>
          <w:iCs w:val="0"/>
        </w:rPr>
      </w:pPr>
      <w:r>
        <w:rPr>
          <w:rFonts w:hint="eastAsia" w:ascii="仿宋" w:hAnsi="仿宋" w:eastAsia="仿宋"/>
          <w:i w:val="0"/>
          <w:iCs w:val="0"/>
        </w:rPr>
        <w:t>功能描述</w:t>
      </w:r>
    </w:p>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查看单一客户的身份摘要、核心经营指标及快捷服务入口，帮助</w:t>
      </w:r>
      <w:r>
        <w:rPr>
          <w:rFonts w:hint="eastAsia" w:ascii="仿宋" w:hAnsi="仿宋" w:eastAsia="仿宋"/>
          <w:color w:val="000000"/>
          <w:sz w:val="24"/>
        </w:rPr>
        <w:t>用户</w:t>
      </w:r>
      <w:r>
        <w:rPr>
          <w:rFonts w:ascii="仿宋" w:hAnsi="仿宋" w:eastAsia="仿宋"/>
          <w:color w:val="000000"/>
          <w:sz w:val="24"/>
        </w:rPr>
        <w:t>快速识别客户价值并高效开展后续服务与营销跟进</w:t>
      </w:r>
      <w:r>
        <w:rPr>
          <w:rFonts w:hint="eastAsia" w:ascii="仿宋" w:hAnsi="仿宋" w:eastAsia="仿宋"/>
          <w:color w:val="000000"/>
          <w:sz w:val="24"/>
        </w:rPr>
        <w:t>。</w:t>
      </w:r>
    </w:p>
    <w:p>
      <w:pPr>
        <w:pStyle w:val="7"/>
        <w:numPr>
          <w:ilvl w:val="4"/>
          <w:numId w:val="63"/>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rPr>
      </w:pPr>
      <w:r>
        <w:rPr>
          <w:rFonts w:ascii="仿宋" w:hAnsi="仿宋" w:eastAsia="仿宋"/>
          <w:color w:val="000000"/>
          <w:sz w:val="24"/>
        </w:rPr>
        <w:t>用户从“</w:t>
      </w:r>
      <w:r>
        <w:rPr>
          <w:rFonts w:hint="eastAsia" w:ascii="仿宋" w:hAnsi="仿宋" w:eastAsia="仿宋"/>
          <w:color w:val="000000"/>
          <w:sz w:val="24"/>
        </w:rPr>
        <w:t>客户列表</w:t>
      </w:r>
      <w:r>
        <w:rPr>
          <w:rFonts w:ascii="仿宋" w:hAnsi="仿宋" w:eastAsia="仿宋"/>
          <w:color w:val="000000"/>
          <w:sz w:val="24"/>
        </w:rPr>
        <w:t>”页面点击客户名称后进入客户360视图，系统加载该客户的简要信息区域。</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hint="eastAsia" w:ascii="仿宋" w:hAnsi="仿宋" w:eastAsia="仿宋"/>
                <w:color w:val="000000"/>
                <w:sz w:val="24"/>
              </w:rPr>
              <w:t>客户名称</w:t>
            </w:r>
          </w:p>
        </w:tc>
        <w:tc>
          <w:tcPr>
            <w:tcW w:w="2264" w:type="dxa"/>
          </w:tcPr>
          <w:p>
            <w:pPr>
              <w:spacing w:line="360" w:lineRule="auto"/>
              <w:rPr>
                <w:rFonts w:ascii="仿宋" w:hAnsi="仿宋" w:eastAsia="仿宋"/>
              </w:rPr>
            </w:pPr>
            <w:r>
              <w:rPr>
                <w:rFonts w:ascii="仿宋" w:hAnsi="仿宋" w:eastAsia="仿宋"/>
                <w:color w:val="000000"/>
                <w:sz w:val="24"/>
              </w:rPr>
              <w:t>点击触发</w:t>
            </w:r>
          </w:p>
        </w:tc>
        <w:tc>
          <w:tcPr>
            <w:tcW w:w="2264" w:type="dxa"/>
          </w:tcPr>
          <w:p>
            <w:pPr>
              <w:spacing w:line="360" w:lineRule="auto"/>
              <w:rPr>
                <w:rFonts w:ascii="仿宋" w:hAnsi="仿宋" w:eastAsia="仿宋"/>
              </w:rPr>
            </w:pPr>
            <w:r>
              <w:rPr>
                <w:rFonts w:hint="eastAsia" w:ascii="仿宋" w:hAnsi="仿宋" w:eastAsia="仿宋"/>
                <w:color w:val="000000"/>
                <w:sz w:val="24"/>
              </w:rPr>
              <w:t>链接</w:t>
            </w:r>
          </w:p>
        </w:tc>
        <w:tc>
          <w:tcPr>
            <w:tcW w:w="2268" w:type="dxa"/>
          </w:tcPr>
          <w:p>
            <w:pPr>
              <w:spacing w:line="360" w:lineRule="auto"/>
              <w:rPr>
                <w:rFonts w:ascii="仿宋" w:hAnsi="仿宋" w:eastAsia="仿宋"/>
              </w:rPr>
            </w:pPr>
            <w:r>
              <w:rPr>
                <w:rFonts w:ascii="仿宋" w:hAnsi="仿宋" w:eastAsia="仿宋"/>
                <w:color w:val="000000"/>
                <w:sz w:val="24"/>
              </w:rPr>
              <w:t>从客户列表点击客户名称进入客户360视图并加载简要信息</w:t>
            </w:r>
          </w:p>
        </w:tc>
      </w:tr>
    </w:tbl>
    <w:p>
      <w:pPr>
        <w:spacing w:line="360" w:lineRule="auto"/>
        <w:rPr>
          <w:rFonts w:ascii="仿宋" w:hAnsi="仿宋" w:eastAsia="仿宋"/>
        </w:rPr>
      </w:pPr>
    </w:p>
    <w:p>
      <w:pPr>
        <w:pStyle w:val="7"/>
        <w:numPr>
          <w:ilvl w:val="4"/>
          <w:numId w:val="63"/>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用户从“客户列表”页面点击客户名称后，系统跳转至客户360视图页面，默认展示“简要信息”区域。</w:t>
      </w:r>
    </w:p>
    <w:p>
      <w:pPr>
        <w:spacing w:line="360" w:lineRule="auto"/>
        <w:rPr>
          <w:rFonts w:ascii="仿宋" w:hAnsi="仿宋" w:eastAsia="仿宋"/>
          <w:sz w:val="24"/>
          <w:szCs w:val="24"/>
        </w:rPr>
      </w:pPr>
      <w:r>
        <w:rPr>
          <w:rFonts w:hint="eastAsia" w:ascii="仿宋" w:hAnsi="仿宋" w:eastAsia="仿宋"/>
          <w:sz w:val="24"/>
          <w:szCs w:val="24"/>
        </w:rPr>
        <w:t>2.摘要信息展示：客户头像、客户名称、企微认证标志、联系电话、客户等级等客户身份摘要信息及“未关注/已关注”按钮。</w:t>
      </w:r>
    </w:p>
    <w:p>
      <w:pPr>
        <w:spacing w:line="360" w:lineRule="auto"/>
        <w:ind w:firstLine="420"/>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用户点击“未关注”按钮，提示“关注成功！”，点击“已关注”按钮，提示“取消关注！”。</w:t>
      </w:r>
    </w:p>
    <w:p>
      <w:pPr>
        <w:spacing w:line="360" w:lineRule="auto"/>
        <w:rPr>
          <w:rFonts w:ascii="仿宋" w:hAnsi="仿宋" w:eastAsia="仿宋"/>
          <w:sz w:val="24"/>
          <w:szCs w:val="24"/>
        </w:rPr>
      </w:pPr>
      <w:r>
        <w:rPr>
          <w:rFonts w:hint="eastAsia" w:ascii="仿宋" w:hAnsi="仿宋" w:eastAsia="仿宋"/>
          <w:sz w:val="24"/>
          <w:szCs w:val="24"/>
        </w:rPr>
        <w:t>3. 快捷功能展示：“短信”、“电话”、“企微”、“面访”四类快捷操作入口，供用户直接发起客户服务动作。</w:t>
      </w:r>
    </w:p>
    <w:p>
      <w:pPr>
        <w:spacing w:line="360" w:lineRule="auto"/>
        <w:ind w:firstLine="420"/>
        <w:rPr>
          <w:rFonts w:ascii="仿宋" w:hAnsi="仿宋" w:eastAsia="仿宋"/>
          <w:i/>
          <w:iCs/>
          <w:sz w:val="24"/>
          <w:szCs w:val="24"/>
        </w:rPr>
      </w:pPr>
      <w:r>
        <w:rPr>
          <w:rFonts w:hint="eastAsia" w:ascii="仿宋" w:hAnsi="仿宋" w:eastAsia="仿宋"/>
          <w:sz w:val="24"/>
          <w:szCs w:val="24"/>
        </w:rPr>
        <w:t>用户点击“短信”后，跳转至“发送短信”界面，</w:t>
      </w:r>
      <w:r>
        <w:rPr>
          <w:rFonts w:hint="eastAsia" w:ascii="仿宋" w:hAnsi="仿宋" w:eastAsia="仿宋"/>
          <w:i/>
          <w:iCs/>
          <w:sz w:val="24"/>
          <w:szCs w:val="24"/>
        </w:rPr>
        <w:t>详见“公共功能-客户联络-发送短信”章节。</w:t>
      </w:r>
    </w:p>
    <w:p>
      <w:pPr>
        <w:spacing w:line="360" w:lineRule="auto"/>
        <w:ind w:firstLine="420"/>
        <w:rPr>
          <w:rFonts w:ascii="仿宋" w:hAnsi="仿宋" w:eastAsia="仿宋"/>
          <w:i/>
          <w:iCs/>
          <w:sz w:val="24"/>
          <w:szCs w:val="24"/>
        </w:rPr>
      </w:pPr>
      <w:r>
        <w:rPr>
          <w:rFonts w:hint="eastAsia" w:ascii="仿宋" w:hAnsi="仿宋" w:eastAsia="仿宋"/>
          <w:sz w:val="24"/>
          <w:szCs w:val="24"/>
        </w:rPr>
        <w:t>用户点击“电话”后，进行二次确认，提示文案：“您确认要给XXX客户拨打电话吗？”，“</w:t>
      </w:r>
      <w:r>
        <w:rPr>
          <w:rFonts w:hint="eastAsia" w:ascii="仿宋" w:hAnsi="仿宋" w:eastAsia="仿宋"/>
          <w:i/>
          <w:iCs/>
          <w:sz w:val="24"/>
          <w:szCs w:val="24"/>
        </w:rPr>
        <w:t>详见“公共功能-客户联络-打电话”章节。</w:t>
      </w:r>
    </w:p>
    <w:p>
      <w:pPr>
        <w:spacing w:line="360" w:lineRule="auto"/>
        <w:ind w:firstLine="420"/>
        <w:rPr>
          <w:rFonts w:ascii="仿宋" w:hAnsi="仿宋" w:eastAsia="仿宋"/>
          <w:sz w:val="24"/>
          <w:szCs w:val="24"/>
        </w:rPr>
      </w:pPr>
      <w:r>
        <w:rPr>
          <w:rFonts w:hint="eastAsia" w:ascii="仿宋" w:hAnsi="仿宋" w:eastAsia="仿宋"/>
          <w:sz w:val="24"/>
          <w:szCs w:val="24"/>
        </w:rPr>
        <w:t>用户点击“企微”后，进行二次确认，提示文案：“您确认要通过企业微信与XXX客户沟通吗？”，用户确认后，直接跳转至企微聊天界面。</w:t>
      </w:r>
    </w:p>
    <w:p>
      <w:pPr>
        <w:spacing w:line="360" w:lineRule="auto"/>
        <w:ind w:firstLine="420"/>
        <w:rPr>
          <w:rFonts w:ascii="仿宋" w:hAnsi="仿宋" w:eastAsia="仿宋"/>
          <w:sz w:val="24"/>
          <w:szCs w:val="24"/>
        </w:rPr>
      </w:pPr>
      <w:r>
        <w:rPr>
          <w:rFonts w:hint="eastAsia" w:ascii="仿宋" w:hAnsi="仿宋" w:eastAsia="仿宋"/>
          <w:sz w:val="24"/>
          <w:szCs w:val="24"/>
        </w:rPr>
        <w:t>用户点击“面访”后，跳转至“营销反馈”界面，</w:t>
      </w:r>
      <w:r>
        <w:rPr>
          <w:rFonts w:hint="eastAsia" w:ascii="仿宋" w:hAnsi="仿宋" w:eastAsia="仿宋"/>
          <w:i/>
          <w:iCs/>
          <w:sz w:val="24"/>
          <w:szCs w:val="24"/>
        </w:rPr>
        <w:t>详见“公共功能-客户联络-营销反馈”章节</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4. 核心指标展示：金融资产余额、存款余额、贷款余额（授信额度）四项核心经营指标。</w:t>
      </w:r>
    </w:p>
    <w:p>
      <w:pPr>
        <w:spacing w:line="360" w:lineRule="auto"/>
        <w:ind w:firstLine="420"/>
        <w:rPr>
          <w:rFonts w:ascii="仿宋" w:hAnsi="仿宋" w:eastAsia="仿宋"/>
          <w:sz w:val="24"/>
          <w:szCs w:val="24"/>
        </w:rPr>
      </w:pPr>
      <w:r>
        <w:rPr>
          <w:rFonts w:hint="eastAsia" w:ascii="仿宋" w:hAnsi="仿宋" w:eastAsia="仿宋"/>
          <w:sz w:val="24"/>
          <w:szCs w:val="24"/>
        </w:rPr>
        <w:t>点击金融资产余额、存款余额指时，tab切换到“客户资产”，默认展示客户资产页面内“总览” tab。</w:t>
      </w:r>
    </w:p>
    <w:p>
      <w:pPr>
        <w:spacing w:line="360" w:lineRule="auto"/>
        <w:ind w:firstLine="420"/>
        <w:rPr>
          <w:rFonts w:ascii="仿宋" w:hAnsi="仿宋" w:eastAsia="仿宋"/>
          <w:sz w:val="24"/>
          <w:szCs w:val="24"/>
        </w:rPr>
      </w:pPr>
      <w:r>
        <w:rPr>
          <w:rFonts w:hint="eastAsia" w:ascii="仿宋" w:hAnsi="仿宋" w:eastAsia="仿宋"/>
          <w:sz w:val="24"/>
          <w:szCs w:val="24"/>
        </w:rPr>
        <w:t>点击贷款余额时，tab切换到“客户负债”。</w:t>
      </w:r>
    </w:p>
    <w:p>
      <w:pPr>
        <w:spacing w:line="360" w:lineRule="auto"/>
        <w:rPr>
          <w:rFonts w:ascii="仿宋" w:hAnsi="仿宋" w:eastAsia="仿宋"/>
          <w:sz w:val="24"/>
          <w:szCs w:val="24"/>
        </w:rPr>
      </w:pPr>
      <w:r>
        <w:rPr>
          <w:rFonts w:hint="eastAsia" w:ascii="仿宋" w:hAnsi="仿宋" w:eastAsia="仿宋"/>
          <w:sz w:val="24"/>
          <w:szCs w:val="24"/>
        </w:rPr>
        <w:t xml:space="preserve">5. </w:t>
      </w:r>
      <w:r>
        <w:rPr>
          <w:rFonts w:hint="eastAsia" w:ascii="仿宋" w:hAnsi="仿宋" w:eastAsia="仿宋"/>
          <w:color w:val="000000" w:themeColor="text1"/>
          <w:sz w:val="24"/>
          <w:szCs w:val="24"/>
          <w14:textFill>
            <w14:solidFill>
              <w14:schemeClr w14:val="tx1"/>
            </w14:solidFill>
          </w14:textFill>
        </w:rPr>
        <w:t>默认标签展示：</w:t>
      </w:r>
      <w:r>
        <w:rPr>
          <w:rFonts w:ascii="仿宋" w:hAnsi="仿宋" w:eastAsia="仿宋"/>
          <w:color w:val="000000" w:themeColor="text1"/>
          <w:sz w:val="24"/>
          <w:szCs w:val="24"/>
          <w14:textFill>
            <w14:solidFill>
              <w14:schemeClr w14:val="tx1"/>
            </w14:solidFill>
          </w14:textFill>
        </w:rPr>
        <w:t>客户</w:t>
      </w:r>
      <w:ins w:id="1981" w:author="wanao" w:date="2026-07-08T11:16:43Z">
        <w:r>
          <w:rPr>
            <w:rFonts w:hint="eastAsia" w:ascii="仿宋" w:hAnsi="仿宋" w:eastAsia="仿宋"/>
            <w:color w:val="000000" w:themeColor="text1"/>
            <w:sz w:val="24"/>
            <w:szCs w:val="24"/>
            <w:lang w:val="en-US" w:eastAsia="zh-CN"/>
            <w14:textFill>
              <w14:solidFill>
                <w14:schemeClr w14:val="tx1"/>
              </w14:solidFill>
            </w14:textFill>
          </w:rPr>
          <w:t>AUM</w:t>
        </w:r>
      </w:ins>
      <w:r>
        <w:rPr>
          <w:rFonts w:ascii="仿宋" w:hAnsi="仿宋" w:eastAsia="仿宋"/>
          <w:color w:val="000000" w:themeColor="text1"/>
          <w:sz w:val="24"/>
          <w:szCs w:val="24"/>
          <w14:textFill>
            <w14:solidFill>
              <w14:schemeClr w14:val="tx1"/>
            </w14:solidFill>
          </w14:textFill>
        </w:rPr>
        <w:t>等级</w:t>
      </w:r>
      <w:ins w:id="1982" w:author="wanao" w:date="2026-07-08T11:16:47Z">
        <w:r>
          <w:rPr>
            <w:rFonts w:hint="eastAsia" w:ascii="仿宋" w:hAnsi="仿宋" w:eastAsia="仿宋"/>
            <w:color w:val="000000" w:themeColor="text1"/>
            <w:sz w:val="24"/>
            <w:szCs w:val="24"/>
            <w:lang w:eastAsia="zh-CN"/>
            <w14:textFill>
              <w14:solidFill>
                <w14:schemeClr w14:val="tx1"/>
              </w14:solidFill>
            </w14:textFill>
          </w:rPr>
          <w:t>（</w:t>
        </w:r>
      </w:ins>
      <w:ins w:id="1983" w:author="wanao" w:date="2026-07-08T11:16:50Z">
        <w:r>
          <w:rPr>
            <w:rFonts w:hint="eastAsia" w:ascii="仿宋" w:hAnsi="仿宋" w:eastAsia="仿宋"/>
            <w:color w:val="000000" w:themeColor="text1"/>
            <w:sz w:val="24"/>
            <w:szCs w:val="24"/>
            <w:lang w:val="en-US" w:eastAsia="zh-CN"/>
            <w14:textFill>
              <w14:solidFill>
                <w14:schemeClr w14:val="tx1"/>
              </w14:solidFill>
            </w14:textFill>
          </w:rPr>
          <w:t>即</w:t>
        </w:r>
      </w:ins>
      <w:ins w:id="1984" w:author="wanao" w:date="2026-07-08T11:16:54Z">
        <w:r>
          <w:rPr>
            <w:rFonts w:hint="eastAsia" w:ascii="仿宋" w:hAnsi="仿宋" w:eastAsia="仿宋"/>
            <w:color w:val="000000" w:themeColor="text1"/>
            <w:sz w:val="24"/>
            <w:szCs w:val="24"/>
            <w:lang w:val="en-US" w:eastAsia="zh-CN"/>
            <w14:textFill>
              <w14:solidFill>
                <w14:schemeClr w14:val="tx1"/>
              </w14:solidFill>
            </w14:textFill>
          </w:rPr>
          <w:t>睡眠户、</w:t>
        </w:r>
      </w:ins>
      <w:ins w:id="1985" w:author="wanao" w:date="2026-07-08T11:16:56Z">
        <w:r>
          <w:rPr>
            <w:rFonts w:hint="eastAsia" w:ascii="仿宋" w:hAnsi="仿宋" w:eastAsia="仿宋"/>
            <w:color w:val="000000" w:themeColor="text1"/>
            <w:sz w:val="24"/>
            <w:szCs w:val="24"/>
            <w:lang w:val="en-US" w:eastAsia="zh-CN"/>
            <w14:textFill>
              <w14:solidFill>
                <w14:schemeClr w14:val="tx1"/>
              </w14:solidFill>
            </w14:textFill>
          </w:rPr>
          <w:t>一级、</w:t>
        </w:r>
      </w:ins>
      <w:ins w:id="1986" w:author="wanao" w:date="2026-07-08T11:16:57Z">
        <w:r>
          <w:rPr>
            <w:rFonts w:hint="eastAsia" w:ascii="仿宋" w:hAnsi="仿宋" w:eastAsia="仿宋"/>
            <w:color w:val="000000" w:themeColor="text1"/>
            <w:sz w:val="24"/>
            <w:szCs w:val="24"/>
            <w:lang w:val="en-US" w:eastAsia="zh-CN"/>
            <w14:textFill>
              <w14:solidFill>
                <w14:schemeClr w14:val="tx1"/>
              </w14:solidFill>
            </w14:textFill>
          </w:rPr>
          <w:t>二级</w:t>
        </w:r>
      </w:ins>
      <w:ins w:id="1987" w:author="wanao" w:date="2026-07-08T11:17:01Z">
        <w:r>
          <w:rPr>
            <w:rFonts w:hint="eastAsia" w:ascii="仿宋" w:hAnsi="仿宋" w:eastAsia="仿宋"/>
            <w:color w:val="000000" w:themeColor="text1"/>
            <w:sz w:val="24"/>
            <w:szCs w:val="24"/>
            <w:lang w:val="en-US" w:eastAsia="zh-CN"/>
            <w14:textFill>
              <w14:solidFill>
                <w14:schemeClr w14:val="tx1"/>
              </w14:solidFill>
            </w14:textFill>
          </w:rPr>
          <w:t>...</w:t>
        </w:r>
      </w:ins>
      <w:ins w:id="1988" w:author="wanao" w:date="2026-07-08T11:17:03Z">
        <w:r>
          <w:rPr>
            <w:rFonts w:hint="eastAsia" w:ascii="仿宋" w:hAnsi="仿宋" w:eastAsia="仿宋"/>
            <w:color w:val="000000" w:themeColor="text1"/>
            <w:sz w:val="24"/>
            <w:szCs w:val="24"/>
            <w:lang w:val="en-US" w:eastAsia="zh-CN"/>
            <w14:textFill>
              <w14:solidFill>
                <w14:schemeClr w14:val="tx1"/>
              </w14:solidFill>
            </w14:textFill>
          </w:rPr>
          <w:t>十级</w:t>
        </w:r>
      </w:ins>
      <w:ins w:id="1989" w:author="wanao" w:date="2026-07-08T11:16:47Z">
        <w:r>
          <w:rPr>
            <w:rFonts w:hint="eastAsia" w:ascii="仿宋" w:hAnsi="仿宋" w:eastAsia="仿宋"/>
            <w:color w:val="000000" w:themeColor="text1"/>
            <w:sz w:val="24"/>
            <w:szCs w:val="24"/>
            <w:lang w:eastAsia="zh-CN"/>
            <w14:textFill>
              <w14:solidFill>
                <w14:schemeClr w14:val="tx1"/>
              </w14:solidFill>
            </w14:textFill>
          </w:rPr>
          <w:t>）</w:t>
        </w:r>
      </w:ins>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持有定期存款产品</w:t>
      </w:r>
      <w:r>
        <w:rPr>
          <w:rFonts w:hint="eastAsia" w:ascii="仿宋" w:hAnsi="仿宋" w:eastAsia="仿宋"/>
          <w:color w:val="000000" w:themeColor="text1"/>
          <w:sz w:val="24"/>
          <w:szCs w:val="24"/>
          <w14:textFill>
            <w14:solidFill>
              <w14:schemeClr w14:val="tx1"/>
            </w14:solidFill>
          </w14:textFill>
        </w:rPr>
        <w:t>、理财风评结果、</w:t>
      </w:r>
      <w:r>
        <w:rPr>
          <w:rFonts w:ascii="仿宋" w:hAnsi="仿宋" w:eastAsia="仿宋"/>
          <w:color w:val="000000" w:themeColor="text1"/>
          <w:sz w:val="24"/>
          <w:szCs w:val="24"/>
          <w14:textFill>
            <w14:solidFill>
              <w14:schemeClr w14:val="tx1"/>
            </w14:solidFill>
          </w14:textFill>
        </w:rPr>
        <w:t>持有理财产品</w:t>
      </w:r>
      <w:r>
        <w:rPr>
          <w:rFonts w:hint="eastAsia" w:ascii="仿宋" w:hAnsi="仿宋" w:eastAsia="仿宋"/>
          <w:color w:val="000000" w:themeColor="text1"/>
          <w:sz w:val="24"/>
          <w:szCs w:val="24"/>
          <w14:textFill>
            <w14:solidFill>
              <w14:schemeClr w14:val="tx1"/>
            </w14:solidFill>
          </w14:textFill>
        </w:rPr>
        <w:t>、保险风评结果、</w:t>
      </w:r>
      <w:r>
        <w:rPr>
          <w:rFonts w:ascii="仿宋" w:hAnsi="仿宋" w:eastAsia="仿宋"/>
          <w:color w:val="000000" w:themeColor="text1"/>
          <w:sz w:val="24"/>
          <w:szCs w:val="24"/>
          <w14:textFill>
            <w14:solidFill>
              <w14:schemeClr w14:val="tx1"/>
            </w14:solidFill>
          </w14:textFill>
        </w:rPr>
        <w:t>贷款客户</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代发户</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睡眠户</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纯新户开户</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我行资金过路户</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个体工商户</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小微企业主</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本行员工</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借记卡类型</w:t>
      </w:r>
      <w:r>
        <w:rPr>
          <w:rFonts w:hint="eastAsia" w:ascii="仿宋" w:hAnsi="仿宋" w:eastAsia="仿宋"/>
          <w:color w:val="000000" w:themeColor="text1"/>
          <w:sz w:val="24"/>
          <w:szCs w:val="24"/>
          <w14:textFill>
            <w14:solidFill>
              <w14:schemeClr w14:val="tx1"/>
            </w14:solidFill>
          </w14:textFill>
        </w:rPr>
        <w:t>。按照标签的顺序优先取客户命中的</w:t>
      </w:r>
      <w:r>
        <w:rPr>
          <w:rFonts w:ascii="仿宋" w:hAnsi="仿宋" w:eastAsia="仿宋"/>
          <w:color w:val="000000" w:themeColor="text1"/>
          <w:sz w:val="24"/>
          <w:szCs w:val="24"/>
          <w14:textFill>
            <w14:solidFill>
              <w14:schemeClr w14:val="tx1"/>
            </w14:solidFill>
          </w14:textFill>
        </w:rPr>
        <w:t>5</w:t>
      </w:r>
      <w:r>
        <w:rPr>
          <w:rFonts w:hint="eastAsia" w:ascii="仿宋" w:hAnsi="仿宋" w:eastAsia="仿宋"/>
          <w:color w:val="000000" w:themeColor="text1"/>
          <w:sz w:val="24"/>
          <w:szCs w:val="24"/>
          <w14:textFill>
            <w14:solidFill>
              <w14:schemeClr w14:val="tx1"/>
            </w14:solidFill>
          </w14:textFill>
        </w:rPr>
        <w:t>个标签在简要信息中展示。</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联系电话需按数据安全要求脱敏展示，保留前3位和后4位，中间4位使用掩码显示，例如：1</w:t>
      </w:r>
      <w:r>
        <w:rPr>
          <w:rFonts w:ascii="仿宋" w:hAnsi="仿宋" w:eastAsia="仿宋"/>
          <w:sz w:val="24"/>
          <w:szCs w:val="24"/>
        </w:rPr>
        <w:t>32****2345</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2. 客户头像根据客户性别、年龄段展示对应默认头像；若后续支持客户自定义头像，则优先展示客户自定义头像。</w:t>
      </w:r>
    </w:p>
    <w:p>
      <w:pPr>
        <w:spacing w:line="360" w:lineRule="auto"/>
        <w:rPr>
          <w:rFonts w:ascii="仿宋" w:hAnsi="仿宋" w:eastAsia="仿宋"/>
          <w:sz w:val="24"/>
          <w:szCs w:val="24"/>
        </w:rPr>
      </w:pPr>
      <w:r>
        <w:rPr>
          <w:rFonts w:hint="eastAsia" w:ascii="仿宋" w:hAnsi="仿宋" w:eastAsia="仿宋"/>
          <w:sz w:val="24"/>
          <w:szCs w:val="24"/>
        </w:rPr>
        <w:t>3. 企微客户认证标志根据企微联系人与存量客户是否已绑定展示“已绑定”或“未绑定”状态。已绑定状态时，快捷功能“企微”入口可点击跳转至企微聊天界面，未绑定时，快捷功能“企微”入口图标置灰，不能点击。</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金融资产余额、存款余额、贷款余额、有效授信额度按统一经营口径反显，金额字段需按千分位及两位小数格式展示。</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管户客户经理可查看其权限范围内客户的完整简要信息。其他用户查看简要信息时，对金融资产、存款、贷款等核心指标进行脱敏展示，如“</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p>
    <w:p>
      <w:pPr>
        <w:pStyle w:val="7"/>
        <w:numPr>
          <w:ilvl w:val="4"/>
          <w:numId w:val="63"/>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color w:val="000000"/>
          <w:sz w:val="24"/>
        </w:rPr>
      </w:pPr>
      <w:r>
        <w:rPr>
          <w:rFonts w:ascii="仿宋" w:hAnsi="仿宋" w:eastAsia="仿宋"/>
          <w:color w:val="000000"/>
          <w:sz w:val="24"/>
        </w:rPr>
        <w:t>系统输出客户360视图首页简要信息区域展示内容，包括客户身份摘要信息、快捷操作入口、核心经营指标及辅助分析信息。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8"/>
        <w:gridCol w:w="2300"/>
        <w:gridCol w:w="2248"/>
        <w:gridCol w:w="2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jc w:val="center"/>
        </w:trPr>
        <w:tc>
          <w:tcPr>
            <w:tcW w:w="2248"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0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8"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客户头像</w:t>
            </w:r>
          </w:p>
        </w:tc>
        <w:tc>
          <w:tcPr>
            <w:tcW w:w="2300" w:type="dxa"/>
          </w:tcPr>
          <w:p>
            <w:pPr>
              <w:spacing w:line="360" w:lineRule="auto"/>
              <w:rPr>
                <w:rFonts w:ascii="仿宋" w:hAnsi="仿宋" w:eastAsia="仿宋"/>
              </w:rPr>
            </w:pPr>
            <w:r>
              <w:rPr>
                <w:rFonts w:ascii="仿宋" w:hAnsi="仿宋" w:eastAsia="仿宋"/>
                <w:color w:val="000000"/>
                <w:sz w:val="24"/>
              </w:rPr>
              <w:t>反显</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展示客户头像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客户名称</w:t>
            </w:r>
          </w:p>
        </w:tc>
        <w:tc>
          <w:tcPr>
            <w:tcW w:w="2300" w:type="dxa"/>
          </w:tcPr>
          <w:p>
            <w:pPr>
              <w:spacing w:line="360" w:lineRule="auto"/>
              <w:rPr>
                <w:rFonts w:ascii="仿宋" w:hAnsi="仿宋" w:eastAsia="仿宋"/>
              </w:rPr>
            </w:pPr>
            <w:r>
              <w:rPr>
                <w:rFonts w:ascii="仿宋" w:hAnsi="仿宋" w:eastAsia="仿宋"/>
                <w:color w:val="000000"/>
                <w:sz w:val="24"/>
              </w:rPr>
              <w:t>反显</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展示客户姓名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企微认证标志</w:t>
            </w:r>
          </w:p>
        </w:tc>
        <w:tc>
          <w:tcPr>
            <w:tcW w:w="2300" w:type="dxa"/>
          </w:tcPr>
          <w:p>
            <w:pPr>
              <w:spacing w:line="360" w:lineRule="auto"/>
              <w:rPr>
                <w:rFonts w:ascii="仿宋" w:hAnsi="仿宋" w:eastAsia="仿宋"/>
              </w:rPr>
            </w:pPr>
            <w:r>
              <w:rPr>
                <w:rFonts w:ascii="仿宋" w:hAnsi="仿宋" w:eastAsia="仿宋"/>
                <w:color w:val="000000"/>
                <w:sz w:val="24"/>
              </w:rPr>
              <w:t>反显</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展示客户企微绑定状态，如“已绑定”、“未绑定”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color w:val="000000"/>
                <w:sz w:val="24"/>
              </w:rPr>
            </w:pPr>
            <w:r>
              <w:rPr>
                <w:rFonts w:ascii="仿宋" w:hAnsi="仿宋" w:eastAsia="仿宋"/>
                <w:color w:val="000000"/>
                <w:sz w:val="24"/>
              </w:rPr>
              <w:t>关注</w:t>
            </w:r>
          </w:p>
        </w:tc>
        <w:tc>
          <w:tcPr>
            <w:tcW w:w="2300" w:type="dxa"/>
          </w:tcPr>
          <w:p>
            <w:pPr>
              <w:spacing w:line="360" w:lineRule="auto"/>
              <w:rPr>
                <w:rFonts w:ascii="仿宋" w:hAnsi="仿宋" w:eastAsia="仿宋"/>
                <w:color w:val="000000"/>
                <w:sz w:val="24"/>
              </w:rPr>
            </w:pPr>
            <w:r>
              <w:rPr>
                <w:rFonts w:ascii="仿宋" w:hAnsi="仿宋" w:eastAsia="仿宋"/>
                <w:color w:val="000000"/>
                <w:sz w:val="24"/>
              </w:rPr>
              <w:t>点击触发</w:t>
            </w:r>
          </w:p>
        </w:tc>
        <w:tc>
          <w:tcPr>
            <w:tcW w:w="2248" w:type="dxa"/>
          </w:tcPr>
          <w:p>
            <w:pPr>
              <w:spacing w:line="360" w:lineRule="auto"/>
              <w:rPr>
                <w:rFonts w:ascii="仿宋" w:hAnsi="仿宋" w:eastAsia="仿宋"/>
                <w:color w:val="000000"/>
                <w:sz w:val="24"/>
              </w:rPr>
            </w:pPr>
            <w:r>
              <w:rPr>
                <w:rFonts w:ascii="仿宋" w:hAnsi="仿宋" w:eastAsia="仿宋"/>
                <w:color w:val="000000"/>
                <w:sz w:val="24"/>
              </w:rPr>
              <w:t>按钮</w:t>
            </w:r>
          </w:p>
        </w:tc>
        <w:tc>
          <w:tcPr>
            <w:tcW w:w="2264" w:type="dxa"/>
          </w:tcPr>
          <w:p>
            <w:pPr>
              <w:spacing w:line="360" w:lineRule="auto"/>
              <w:rPr>
                <w:rFonts w:ascii="仿宋" w:hAnsi="仿宋" w:eastAsia="仿宋"/>
                <w:color w:val="000000"/>
                <w:sz w:val="24"/>
              </w:rPr>
            </w:pPr>
            <w:r>
              <w:rPr>
                <w:rFonts w:ascii="仿宋" w:hAnsi="仿宋" w:eastAsia="仿宋"/>
                <w:color w:val="000000"/>
                <w:sz w:val="24"/>
              </w:rPr>
              <w:t>发起当前客户加关注操作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联系电话</w:t>
            </w:r>
          </w:p>
        </w:tc>
        <w:tc>
          <w:tcPr>
            <w:tcW w:w="2300" w:type="dxa"/>
          </w:tcPr>
          <w:p>
            <w:pPr>
              <w:spacing w:line="360" w:lineRule="auto"/>
              <w:rPr>
                <w:rFonts w:ascii="仿宋" w:hAnsi="仿宋" w:eastAsia="仿宋"/>
              </w:rPr>
            </w:pPr>
            <w:r>
              <w:rPr>
                <w:rFonts w:ascii="仿宋" w:hAnsi="仿宋" w:eastAsia="仿宋"/>
                <w:color w:val="000000"/>
                <w:sz w:val="24"/>
              </w:rPr>
              <w:t>脱敏显示，保留前3位和后4位，中间4位掩码，如 138****1234</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展示客户联系电话</w:t>
            </w:r>
            <w:r>
              <w:rPr>
                <w:rFonts w:hint="eastAsia" w:ascii="仿宋" w:hAnsi="仿宋" w:eastAsia="仿宋"/>
                <w:color w:val="000000"/>
                <w:sz w:val="24"/>
              </w:rPr>
              <w:t>、</w:t>
            </w:r>
            <w:r>
              <w:rPr>
                <w:rFonts w:hint="eastAsia" w:ascii="仿宋" w:hAnsi="仿宋" w:eastAsia="仿宋"/>
                <w:color w:val="000000"/>
                <w:sz w:val="24"/>
                <w:highlight w:val="yellow"/>
              </w:rPr>
              <w:t>点击小眼睛展示完整的联系电话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客户等级</w:t>
            </w:r>
          </w:p>
        </w:tc>
        <w:tc>
          <w:tcPr>
            <w:tcW w:w="2300" w:type="dxa"/>
          </w:tcPr>
          <w:p>
            <w:pPr>
              <w:spacing w:line="360" w:lineRule="auto"/>
              <w:rPr>
                <w:rFonts w:ascii="仿宋" w:hAnsi="仿宋" w:eastAsia="仿宋"/>
              </w:rPr>
            </w:pPr>
            <w:r>
              <w:rPr>
                <w:rFonts w:ascii="仿宋" w:hAnsi="仿宋" w:eastAsia="仿宋"/>
                <w:color w:val="000000"/>
                <w:sz w:val="24"/>
              </w:rPr>
              <w:t>反显</w:t>
            </w:r>
          </w:p>
        </w:tc>
        <w:tc>
          <w:tcPr>
            <w:tcW w:w="2248" w:type="dxa"/>
          </w:tcPr>
          <w:p>
            <w:pPr>
              <w:spacing w:line="360" w:lineRule="auto"/>
              <w:rPr>
                <w:rFonts w:ascii="仿宋" w:hAnsi="仿宋" w:eastAsia="仿宋"/>
              </w:rPr>
            </w:pPr>
            <w:r>
              <w:rPr>
                <w:rFonts w:ascii="仿宋" w:hAnsi="仿宋" w:eastAsia="仿宋"/>
                <w:color w:val="000000"/>
                <w:sz w:val="24"/>
              </w:rPr>
              <w:t>文本</w:t>
            </w:r>
          </w:p>
        </w:tc>
        <w:tc>
          <w:tcPr>
            <w:tcW w:w="2264" w:type="dxa"/>
          </w:tcPr>
          <w:p>
            <w:pPr>
              <w:spacing w:line="360" w:lineRule="auto"/>
              <w:rPr>
                <w:rFonts w:ascii="仿宋" w:hAnsi="仿宋" w:eastAsia="仿宋"/>
              </w:rPr>
            </w:pPr>
            <w:r>
              <w:rPr>
                <w:rFonts w:ascii="仿宋" w:hAnsi="仿宋" w:eastAsia="仿宋"/>
                <w:color w:val="000000"/>
                <w:sz w:val="24"/>
              </w:rPr>
              <w:t>展示客户当前等级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color w:val="000000"/>
                <w:sz w:val="24"/>
              </w:rPr>
            </w:pPr>
            <w:r>
              <w:rPr>
                <w:rFonts w:hint="eastAsia" w:ascii="仿宋" w:hAnsi="仿宋" w:eastAsia="仿宋"/>
                <w:color w:val="000000"/>
                <w:sz w:val="24"/>
              </w:rPr>
              <w:t>默认标签</w:t>
            </w:r>
          </w:p>
        </w:tc>
        <w:tc>
          <w:tcPr>
            <w:tcW w:w="2300"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48"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4" w:type="dxa"/>
          </w:tcPr>
          <w:p>
            <w:pPr>
              <w:spacing w:line="360" w:lineRule="auto"/>
              <w:rPr>
                <w:rFonts w:ascii="仿宋" w:hAnsi="仿宋" w:eastAsia="仿宋"/>
                <w:color w:val="000000"/>
                <w:sz w:val="24"/>
              </w:rPr>
            </w:pPr>
            <w:r>
              <w:rPr>
                <w:rFonts w:hint="eastAsia" w:ascii="仿宋" w:hAnsi="仿宋" w:eastAsia="仿宋"/>
                <w:color w:val="000000"/>
                <w:sz w:val="24"/>
              </w:rPr>
              <w:t>展示当前客户的命中的默认标签</w:t>
            </w:r>
          </w:p>
        </w:tc>
      </w:tr>
    </w:tbl>
    <w:p>
      <w:pPr>
        <w:spacing w:line="360" w:lineRule="auto"/>
        <w:rPr>
          <w:rFonts w:ascii="仿宋" w:hAnsi="仿宋" w:eastAsia="仿宋"/>
        </w:rPr>
      </w:pPr>
    </w:p>
    <w:p>
      <w:pPr>
        <w:spacing w:line="360" w:lineRule="auto"/>
        <w:rPr>
          <w:rFonts w:ascii="仿宋" w:hAnsi="仿宋" w:eastAsia="仿宋"/>
        </w:rPr>
      </w:pPr>
      <w:r>
        <w:rPr>
          <w:rFonts w:hint="eastAsia" w:ascii="仿宋" w:hAnsi="仿宋" w:eastAsia="仿宋"/>
          <w:color w:val="000000"/>
          <w:sz w:val="24"/>
        </w:rPr>
        <w:t>快捷入口</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8"/>
        <w:gridCol w:w="2300"/>
        <w:gridCol w:w="2248"/>
        <w:gridCol w:w="2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30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48"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短信</w:t>
            </w:r>
          </w:p>
        </w:tc>
        <w:tc>
          <w:tcPr>
            <w:tcW w:w="2300" w:type="dxa"/>
          </w:tcPr>
          <w:p>
            <w:pPr>
              <w:spacing w:line="360" w:lineRule="auto"/>
              <w:rPr>
                <w:rFonts w:ascii="仿宋" w:hAnsi="仿宋" w:eastAsia="仿宋"/>
              </w:rPr>
            </w:pPr>
            <w:r>
              <w:rPr>
                <w:rFonts w:ascii="仿宋" w:hAnsi="仿宋" w:eastAsia="仿宋"/>
                <w:color w:val="000000"/>
                <w:sz w:val="24"/>
              </w:rPr>
              <w:t>点击触发</w:t>
            </w:r>
          </w:p>
        </w:tc>
        <w:tc>
          <w:tcPr>
            <w:tcW w:w="2248" w:type="dxa"/>
          </w:tcPr>
          <w:p>
            <w:pPr>
              <w:spacing w:line="360" w:lineRule="auto"/>
              <w:rPr>
                <w:rFonts w:ascii="仿宋" w:hAnsi="仿宋" w:eastAsia="仿宋"/>
              </w:rPr>
            </w:pPr>
            <w:r>
              <w:rPr>
                <w:rFonts w:ascii="仿宋" w:hAnsi="仿宋" w:eastAsia="仿宋"/>
                <w:color w:val="000000"/>
                <w:sz w:val="24"/>
              </w:rPr>
              <w:t>按钮</w:t>
            </w:r>
          </w:p>
        </w:tc>
        <w:tc>
          <w:tcPr>
            <w:tcW w:w="2264" w:type="dxa"/>
          </w:tcPr>
          <w:p>
            <w:pPr>
              <w:spacing w:line="360" w:lineRule="auto"/>
              <w:rPr>
                <w:rFonts w:ascii="仿宋" w:hAnsi="仿宋" w:eastAsia="仿宋"/>
              </w:rPr>
            </w:pPr>
            <w:r>
              <w:rPr>
                <w:rFonts w:ascii="仿宋" w:hAnsi="仿宋" w:eastAsia="仿宋"/>
                <w:color w:val="000000"/>
                <w:sz w:val="24"/>
              </w:rPr>
              <w:t>发起当前客户短信触达操作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hint="eastAsia" w:ascii="仿宋" w:hAnsi="仿宋" w:eastAsia="仿宋"/>
                <w:color w:val="000000"/>
                <w:sz w:val="24"/>
              </w:rPr>
              <w:t>电话</w:t>
            </w:r>
          </w:p>
        </w:tc>
        <w:tc>
          <w:tcPr>
            <w:tcW w:w="2300" w:type="dxa"/>
          </w:tcPr>
          <w:p>
            <w:pPr>
              <w:spacing w:line="360" w:lineRule="auto"/>
              <w:rPr>
                <w:rFonts w:ascii="仿宋" w:hAnsi="仿宋" w:eastAsia="仿宋"/>
              </w:rPr>
            </w:pPr>
            <w:r>
              <w:rPr>
                <w:rFonts w:ascii="仿宋" w:hAnsi="仿宋" w:eastAsia="仿宋"/>
                <w:color w:val="000000"/>
                <w:sz w:val="24"/>
              </w:rPr>
              <w:t>点击触发</w:t>
            </w:r>
          </w:p>
        </w:tc>
        <w:tc>
          <w:tcPr>
            <w:tcW w:w="2248" w:type="dxa"/>
          </w:tcPr>
          <w:p>
            <w:pPr>
              <w:spacing w:line="360" w:lineRule="auto"/>
              <w:rPr>
                <w:rFonts w:ascii="仿宋" w:hAnsi="仿宋" w:eastAsia="仿宋"/>
              </w:rPr>
            </w:pPr>
            <w:r>
              <w:rPr>
                <w:rFonts w:ascii="仿宋" w:hAnsi="仿宋" w:eastAsia="仿宋"/>
                <w:color w:val="000000"/>
                <w:sz w:val="24"/>
              </w:rPr>
              <w:t>按钮</w:t>
            </w:r>
          </w:p>
        </w:tc>
        <w:tc>
          <w:tcPr>
            <w:tcW w:w="2264" w:type="dxa"/>
          </w:tcPr>
          <w:p>
            <w:pPr>
              <w:spacing w:line="360" w:lineRule="auto"/>
              <w:rPr>
                <w:rFonts w:ascii="仿宋" w:hAnsi="仿宋" w:eastAsia="仿宋"/>
              </w:rPr>
            </w:pPr>
            <w:r>
              <w:rPr>
                <w:rFonts w:ascii="仿宋" w:hAnsi="仿宋" w:eastAsia="仿宋"/>
                <w:color w:val="000000"/>
                <w:sz w:val="24"/>
              </w:rPr>
              <w:t>发起当前客户</w:t>
            </w:r>
            <w:r>
              <w:rPr>
                <w:rFonts w:hint="eastAsia" w:ascii="仿宋" w:hAnsi="仿宋" w:eastAsia="仿宋"/>
                <w:color w:val="000000"/>
                <w:sz w:val="24"/>
              </w:rPr>
              <w:t>一键拨号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hint="eastAsia" w:ascii="仿宋" w:hAnsi="仿宋" w:eastAsia="仿宋"/>
                <w:color w:val="000000"/>
                <w:sz w:val="24"/>
              </w:rPr>
              <w:t>企微</w:t>
            </w:r>
          </w:p>
        </w:tc>
        <w:tc>
          <w:tcPr>
            <w:tcW w:w="2300" w:type="dxa"/>
          </w:tcPr>
          <w:p>
            <w:pPr>
              <w:spacing w:line="360" w:lineRule="auto"/>
              <w:rPr>
                <w:rFonts w:ascii="仿宋" w:hAnsi="仿宋" w:eastAsia="仿宋"/>
              </w:rPr>
            </w:pPr>
            <w:r>
              <w:rPr>
                <w:rFonts w:ascii="仿宋" w:hAnsi="仿宋" w:eastAsia="仿宋"/>
                <w:color w:val="000000"/>
                <w:sz w:val="24"/>
              </w:rPr>
              <w:t>点击触发</w:t>
            </w:r>
          </w:p>
        </w:tc>
        <w:tc>
          <w:tcPr>
            <w:tcW w:w="2248" w:type="dxa"/>
          </w:tcPr>
          <w:p>
            <w:pPr>
              <w:spacing w:line="360" w:lineRule="auto"/>
              <w:rPr>
                <w:rFonts w:ascii="仿宋" w:hAnsi="仿宋" w:eastAsia="仿宋"/>
              </w:rPr>
            </w:pPr>
            <w:r>
              <w:rPr>
                <w:rFonts w:ascii="仿宋" w:hAnsi="仿宋" w:eastAsia="仿宋"/>
                <w:color w:val="000000"/>
                <w:sz w:val="24"/>
              </w:rPr>
              <w:t>按钮</w:t>
            </w:r>
          </w:p>
        </w:tc>
        <w:tc>
          <w:tcPr>
            <w:tcW w:w="2264" w:type="dxa"/>
          </w:tcPr>
          <w:p>
            <w:pPr>
              <w:spacing w:line="360" w:lineRule="auto"/>
              <w:rPr>
                <w:rFonts w:ascii="仿宋" w:hAnsi="仿宋" w:eastAsia="仿宋"/>
              </w:rPr>
            </w:pPr>
            <w:r>
              <w:rPr>
                <w:rFonts w:ascii="仿宋" w:hAnsi="仿宋" w:eastAsia="仿宋"/>
                <w:color w:val="000000"/>
                <w:sz w:val="24"/>
              </w:rPr>
              <w:t>发起当前客户</w:t>
            </w:r>
            <w:r>
              <w:rPr>
                <w:rFonts w:hint="eastAsia" w:ascii="仿宋" w:hAnsi="仿宋" w:eastAsia="仿宋"/>
                <w:color w:val="000000"/>
                <w:sz w:val="24"/>
              </w:rPr>
              <w:t>企微沟通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color w:val="000000"/>
                <w:sz w:val="24"/>
              </w:rPr>
            </w:pPr>
            <w:r>
              <w:rPr>
                <w:rFonts w:hint="eastAsia" w:ascii="仿宋" w:hAnsi="仿宋" w:eastAsia="仿宋"/>
                <w:color w:val="000000"/>
                <w:sz w:val="24"/>
              </w:rPr>
              <w:t>面访</w:t>
            </w:r>
          </w:p>
        </w:tc>
        <w:tc>
          <w:tcPr>
            <w:tcW w:w="2300" w:type="dxa"/>
          </w:tcPr>
          <w:p>
            <w:pPr>
              <w:spacing w:line="360" w:lineRule="auto"/>
              <w:rPr>
                <w:rFonts w:ascii="仿宋" w:hAnsi="仿宋" w:eastAsia="仿宋"/>
                <w:color w:val="000000"/>
                <w:sz w:val="24"/>
              </w:rPr>
            </w:pPr>
            <w:r>
              <w:rPr>
                <w:rFonts w:ascii="仿宋" w:hAnsi="仿宋" w:eastAsia="仿宋"/>
                <w:color w:val="000000"/>
                <w:sz w:val="24"/>
              </w:rPr>
              <w:t>点击触发</w:t>
            </w:r>
          </w:p>
        </w:tc>
        <w:tc>
          <w:tcPr>
            <w:tcW w:w="2248" w:type="dxa"/>
          </w:tcPr>
          <w:p>
            <w:pPr>
              <w:spacing w:line="360" w:lineRule="auto"/>
              <w:rPr>
                <w:rFonts w:ascii="仿宋" w:hAnsi="仿宋" w:eastAsia="仿宋"/>
                <w:color w:val="000000"/>
                <w:sz w:val="24"/>
              </w:rPr>
            </w:pPr>
            <w:r>
              <w:rPr>
                <w:rFonts w:ascii="仿宋" w:hAnsi="仿宋" w:eastAsia="仿宋"/>
                <w:color w:val="000000"/>
                <w:sz w:val="24"/>
              </w:rPr>
              <w:t>按钮</w:t>
            </w:r>
          </w:p>
        </w:tc>
        <w:tc>
          <w:tcPr>
            <w:tcW w:w="2264" w:type="dxa"/>
          </w:tcPr>
          <w:p>
            <w:pPr>
              <w:spacing w:line="360" w:lineRule="auto"/>
              <w:rPr>
                <w:rFonts w:ascii="仿宋" w:hAnsi="仿宋" w:eastAsia="仿宋"/>
                <w:color w:val="000000"/>
                <w:sz w:val="24"/>
              </w:rPr>
            </w:pPr>
            <w:r>
              <w:rPr>
                <w:rFonts w:ascii="仿宋" w:hAnsi="仿宋" w:eastAsia="仿宋"/>
                <w:color w:val="000000"/>
                <w:sz w:val="24"/>
              </w:rPr>
              <w:t>发起当前客户</w:t>
            </w:r>
            <w:r>
              <w:rPr>
                <w:rFonts w:hint="eastAsia" w:ascii="仿宋" w:hAnsi="仿宋" w:eastAsia="仿宋"/>
                <w:color w:val="000000"/>
                <w:sz w:val="24"/>
              </w:rPr>
              <w:t>营销反馈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金融资产余额</w:t>
            </w:r>
          </w:p>
        </w:tc>
        <w:tc>
          <w:tcPr>
            <w:tcW w:w="2300" w:type="dxa"/>
          </w:tcPr>
          <w:p>
            <w:pPr>
              <w:spacing w:line="360" w:lineRule="auto"/>
              <w:rPr>
                <w:rFonts w:ascii="仿宋" w:hAnsi="仿宋" w:eastAsia="仿宋"/>
              </w:rPr>
            </w:pPr>
            <w:r>
              <w:rPr>
                <w:rFonts w:ascii="仿宋" w:hAnsi="仿宋" w:eastAsia="仿宋"/>
                <w:color w:val="000000"/>
                <w:sz w:val="24"/>
              </w:rPr>
              <w:t>反显、格式化：10,000.00</w:t>
            </w:r>
          </w:p>
        </w:tc>
        <w:tc>
          <w:tcPr>
            <w:tcW w:w="2248" w:type="dxa"/>
          </w:tcPr>
          <w:p>
            <w:pPr>
              <w:spacing w:line="360" w:lineRule="auto"/>
              <w:rPr>
                <w:rFonts w:ascii="仿宋" w:hAnsi="仿宋" w:eastAsia="仿宋"/>
              </w:rPr>
            </w:pPr>
            <w:r>
              <w:rPr>
                <w:rFonts w:ascii="仿宋" w:hAnsi="仿宋" w:eastAsia="仿宋"/>
                <w:color w:val="000000"/>
                <w:sz w:val="24"/>
              </w:rPr>
              <w:t>金额</w:t>
            </w:r>
          </w:p>
        </w:tc>
        <w:tc>
          <w:tcPr>
            <w:tcW w:w="2264" w:type="dxa"/>
          </w:tcPr>
          <w:p>
            <w:pPr>
              <w:spacing w:line="360" w:lineRule="auto"/>
              <w:rPr>
                <w:rFonts w:ascii="仿宋" w:hAnsi="仿宋" w:eastAsia="仿宋"/>
              </w:rPr>
            </w:pPr>
            <w:r>
              <w:rPr>
                <w:rFonts w:ascii="仿宋" w:hAnsi="仿宋" w:eastAsia="仿宋"/>
                <w:color w:val="000000"/>
                <w:sz w:val="24"/>
              </w:rPr>
              <w:t>展示客户当前金融资产余额，单位：元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存款余额</w:t>
            </w:r>
          </w:p>
        </w:tc>
        <w:tc>
          <w:tcPr>
            <w:tcW w:w="2300" w:type="dxa"/>
          </w:tcPr>
          <w:p>
            <w:pPr>
              <w:spacing w:line="360" w:lineRule="auto"/>
              <w:rPr>
                <w:rFonts w:ascii="仿宋" w:hAnsi="仿宋" w:eastAsia="仿宋"/>
              </w:rPr>
            </w:pPr>
            <w:r>
              <w:rPr>
                <w:rFonts w:ascii="仿宋" w:hAnsi="仿宋" w:eastAsia="仿宋"/>
                <w:color w:val="000000"/>
                <w:sz w:val="24"/>
              </w:rPr>
              <w:t>反显、格式化：10,000.00</w:t>
            </w:r>
          </w:p>
        </w:tc>
        <w:tc>
          <w:tcPr>
            <w:tcW w:w="2248" w:type="dxa"/>
          </w:tcPr>
          <w:p>
            <w:pPr>
              <w:spacing w:line="360" w:lineRule="auto"/>
              <w:rPr>
                <w:rFonts w:ascii="仿宋" w:hAnsi="仿宋" w:eastAsia="仿宋"/>
              </w:rPr>
            </w:pPr>
            <w:r>
              <w:rPr>
                <w:rFonts w:ascii="仿宋" w:hAnsi="仿宋" w:eastAsia="仿宋"/>
                <w:color w:val="000000"/>
                <w:sz w:val="24"/>
              </w:rPr>
              <w:t>金额</w:t>
            </w:r>
          </w:p>
        </w:tc>
        <w:tc>
          <w:tcPr>
            <w:tcW w:w="2264" w:type="dxa"/>
          </w:tcPr>
          <w:p>
            <w:pPr>
              <w:spacing w:line="360" w:lineRule="auto"/>
              <w:rPr>
                <w:rFonts w:ascii="仿宋" w:hAnsi="仿宋" w:eastAsia="仿宋"/>
              </w:rPr>
            </w:pPr>
            <w:r>
              <w:rPr>
                <w:rFonts w:ascii="仿宋" w:hAnsi="仿宋" w:eastAsia="仿宋"/>
                <w:color w:val="000000"/>
                <w:sz w:val="24"/>
              </w:rPr>
              <w:t>展示客户当前存款余额，单位：元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贷款余额</w:t>
            </w:r>
          </w:p>
        </w:tc>
        <w:tc>
          <w:tcPr>
            <w:tcW w:w="2300" w:type="dxa"/>
          </w:tcPr>
          <w:p>
            <w:pPr>
              <w:spacing w:line="360" w:lineRule="auto"/>
              <w:rPr>
                <w:rFonts w:ascii="仿宋" w:hAnsi="仿宋" w:eastAsia="仿宋"/>
              </w:rPr>
            </w:pPr>
            <w:r>
              <w:rPr>
                <w:rFonts w:ascii="仿宋" w:hAnsi="仿宋" w:eastAsia="仿宋"/>
                <w:color w:val="000000"/>
                <w:sz w:val="24"/>
              </w:rPr>
              <w:t>反显、格式化：10,000.00</w:t>
            </w:r>
          </w:p>
        </w:tc>
        <w:tc>
          <w:tcPr>
            <w:tcW w:w="2248" w:type="dxa"/>
          </w:tcPr>
          <w:p>
            <w:pPr>
              <w:spacing w:line="360" w:lineRule="auto"/>
              <w:rPr>
                <w:rFonts w:ascii="仿宋" w:hAnsi="仿宋" w:eastAsia="仿宋"/>
              </w:rPr>
            </w:pPr>
            <w:r>
              <w:rPr>
                <w:rFonts w:ascii="仿宋" w:hAnsi="仿宋" w:eastAsia="仿宋"/>
                <w:color w:val="000000"/>
                <w:sz w:val="24"/>
              </w:rPr>
              <w:t>金额</w:t>
            </w:r>
          </w:p>
        </w:tc>
        <w:tc>
          <w:tcPr>
            <w:tcW w:w="2264" w:type="dxa"/>
          </w:tcPr>
          <w:p>
            <w:pPr>
              <w:spacing w:line="360" w:lineRule="auto"/>
              <w:rPr>
                <w:rFonts w:ascii="仿宋" w:hAnsi="仿宋" w:eastAsia="仿宋"/>
              </w:rPr>
            </w:pPr>
            <w:r>
              <w:rPr>
                <w:rFonts w:ascii="仿宋" w:hAnsi="仿宋" w:eastAsia="仿宋"/>
                <w:color w:val="000000"/>
                <w:sz w:val="24"/>
              </w:rPr>
              <w:t>展示客户当前贷款余额，单位：元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48" w:type="dxa"/>
          </w:tcPr>
          <w:p>
            <w:pPr>
              <w:spacing w:line="360" w:lineRule="auto"/>
              <w:rPr>
                <w:rFonts w:ascii="仿宋" w:hAnsi="仿宋" w:eastAsia="仿宋"/>
              </w:rPr>
            </w:pPr>
            <w:r>
              <w:rPr>
                <w:rFonts w:ascii="仿宋" w:hAnsi="仿宋" w:eastAsia="仿宋"/>
                <w:color w:val="000000"/>
                <w:sz w:val="24"/>
              </w:rPr>
              <w:t>有效授信额度</w:t>
            </w:r>
          </w:p>
        </w:tc>
        <w:tc>
          <w:tcPr>
            <w:tcW w:w="2300" w:type="dxa"/>
          </w:tcPr>
          <w:p>
            <w:pPr>
              <w:spacing w:line="360" w:lineRule="auto"/>
              <w:rPr>
                <w:rFonts w:ascii="仿宋" w:hAnsi="仿宋" w:eastAsia="仿宋"/>
              </w:rPr>
            </w:pPr>
            <w:r>
              <w:rPr>
                <w:rFonts w:ascii="仿宋" w:hAnsi="仿宋" w:eastAsia="仿宋"/>
                <w:color w:val="000000"/>
                <w:sz w:val="24"/>
              </w:rPr>
              <w:t>反显、格式化：10,000.00</w:t>
            </w:r>
          </w:p>
        </w:tc>
        <w:tc>
          <w:tcPr>
            <w:tcW w:w="2248" w:type="dxa"/>
          </w:tcPr>
          <w:p>
            <w:pPr>
              <w:spacing w:line="360" w:lineRule="auto"/>
              <w:rPr>
                <w:rFonts w:ascii="仿宋" w:hAnsi="仿宋" w:eastAsia="仿宋"/>
              </w:rPr>
            </w:pPr>
            <w:r>
              <w:rPr>
                <w:rFonts w:ascii="仿宋" w:hAnsi="仿宋" w:eastAsia="仿宋"/>
                <w:color w:val="000000"/>
                <w:sz w:val="24"/>
              </w:rPr>
              <w:t>金额</w:t>
            </w:r>
          </w:p>
        </w:tc>
        <w:tc>
          <w:tcPr>
            <w:tcW w:w="2264" w:type="dxa"/>
          </w:tcPr>
          <w:p>
            <w:pPr>
              <w:spacing w:line="360" w:lineRule="auto"/>
              <w:rPr>
                <w:rFonts w:ascii="仿宋" w:hAnsi="仿宋" w:eastAsia="仿宋"/>
              </w:rPr>
            </w:pPr>
            <w:r>
              <w:rPr>
                <w:rFonts w:ascii="仿宋" w:hAnsi="仿宋" w:eastAsia="仿宋"/>
                <w:color w:val="000000"/>
                <w:sz w:val="24"/>
              </w:rPr>
              <w:t>展示客户当前有效授信额度，单位：元</w:t>
            </w:r>
          </w:p>
        </w:tc>
      </w:tr>
    </w:tbl>
    <w:p>
      <w:pPr>
        <w:spacing w:line="360" w:lineRule="auto"/>
        <w:rPr>
          <w:rFonts w:ascii="仿宋" w:hAnsi="仿宋" w:eastAsia="仿宋"/>
        </w:rPr>
      </w:pPr>
    </w:p>
    <w:p>
      <w:pPr>
        <w:pStyle w:val="7"/>
        <w:numPr>
          <w:ilvl w:val="4"/>
          <w:numId w:val="63"/>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7"/>
        <w:numPr>
          <w:ilvl w:val="4"/>
          <w:numId w:val="63"/>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63"/>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r>
        <w:rPr>
          <w:rFonts w:hint="eastAsia" w:ascii="仿宋" w:hAnsi="仿宋" w:eastAsia="仿宋"/>
          <w:sz w:val="24"/>
          <w:szCs w:val="24"/>
        </w:rPr>
        <w:t>不涉及</w:t>
      </w:r>
    </w:p>
    <w:p>
      <w:pPr>
        <w:pStyle w:val="6"/>
        <w:numPr>
          <w:ilvl w:val="3"/>
          <w:numId w:val="62"/>
        </w:numPr>
        <w:spacing w:line="360" w:lineRule="auto"/>
        <w:rPr>
          <w:rFonts w:ascii="仿宋" w:hAnsi="仿宋" w:eastAsia="仿宋"/>
        </w:rPr>
      </w:pPr>
      <w:r>
        <w:rPr>
          <w:rFonts w:hint="eastAsia" w:ascii="仿宋" w:hAnsi="仿宋" w:eastAsia="仿宋"/>
        </w:rPr>
        <w:t>功能区</w:t>
      </w:r>
    </w:p>
    <w:p>
      <w:pPr>
        <w:pStyle w:val="7"/>
        <w:numPr>
          <w:ilvl w:val="4"/>
          <w:numId w:val="64"/>
        </w:numPr>
        <w:spacing w:line="360" w:lineRule="auto"/>
        <w:ind w:left="1418" w:hanging="1418"/>
        <w:rPr>
          <w:rFonts w:ascii="仿宋" w:hAnsi="仿宋" w:eastAsia="仿宋"/>
          <w:i w:val="0"/>
          <w:iCs w:val="0"/>
        </w:rPr>
      </w:pPr>
      <w:r>
        <w:rPr>
          <w:rFonts w:hint="eastAsia" w:ascii="仿宋" w:hAnsi="仿宋" w:eastAsia="仿宋"/>
          <w:i w:val="0"/>
          <w:iCs w:val="0"/>
        </w:rPr>
        <w:t>基础信息</w:t>
      </w:r>
    </w:p>
    <w:p>
      <w:pPr>
        <w:pStyle w:val="8"/>
        <w:numPr>
          <w:ilvl w:val="5"/>
          <w:numId w:val="65"/>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查看单一客户的基础信息及归属信息，帮助客户经理快速识别客户身份并支撑后续服务与维护</w:t>
      </w:r>
      <w:r>
        <w:rPr>
          <w:rFonts w:hint="eastAsia" w:ascii="仿宋" w:hAnsi="仿宋" w:eastAsia="仿宋"/>
          <w:color w:val="000000"/>
          <w:sz w:val="24"/>
        </w:rPr>
        <w:t>。</w:t>
      </w:r>
    </w:p>
    <w:p>
      <w:pPr>
        <w:pStyle w:val="8"/>
        <w:numPr>
          <w:ilvl w:val="5"/>
          <w:numId w:val="65"/>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65"/>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用户进入客户360视图后，在功能区点击“客户信息”入口，跳转至“基础信息”界面。</w:t>
      </w:r>
    </w:p>
    <w:p>
      <w:pPr>
        <w:spacing w:line="360" w:lineRule="auto"/>
        <w:rPr>
          <w:rFonts w:ascii="仿宋" w:hAnsi="仿宋" w:eastAsia="仿宋"/>
          <w:sz w:val="24"/>
          <w:szCs w:val="24"/>
        </w:rPr>
      </w:pPr>
      <w:r>
        <w:rPr>
          <w:rFonts w:hint="eastAsia" w:ascii="仿宋" w:hAnsi="仿宋" w:eastAsia="仿宋"/>
          <w:sz w:val="24"/>
          <w:szCs w:val="24"/>
        </w:rPr>
        <w:t>2. 系统加载并展示客户基础信息，包括姓名、证件号码、联系电话、地址信息、联系信息、工作单位信息等内容。</w:t>
      </w:r>
    </w:p>
    <w:p>
      <w:pPr>
        <w:spacing w:line="360" w:lineRule="auto"/>
        <w:rPr>
          <w:rFonts w:ascii="仿宋" w:hAnsi="仿宋" w:eastAsia="仿宋"/>
          <w:sz w:val="24"/>
          <w:szCs w:val="24"/>
        </w:rPr>
      </w:pPr>
      <w:r>
        <w:rPr>
          <w:rFonts w:hint="eastAsia" w:ascii="仿宋" w:hAnsi="仿宋" w:eastAsia="仿宋"/>
          <w:sz w:val="24"/>
          <w:szCs w:val="24"/>
        </w:rPr>
        <w:t>3. 系统同步展示客户归属相关信息，包括理财经理、归属机构等内容。</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客户基础信息以展示为主，当前不支持在本页面直接编辑。</w:t>
      </w:r>
    </w:p>
    <w:p>
      <w:pPr>
        <w:spacing w:line="360" w:lineRule="auto"/>
        <w:rPr>
          <w:rFonts w:ascii="仿宋" w:hAnsi="仿宋" w:eastAsia="仿宋"/>
          <w:sz w:val="24"/>
          <w:szCs w:val="24"/>
        </w:rPr>
      </w:pPr>
      <w:r>
        <w:rPr>
          <w:rFonts w:hint="eastAsia" w:ascii="仿宋" w:hAnsi="仿宋" w:eastAsia="仿宋"/>
          <w:sz w:val="24"/>
          <w:szCs w:val="24"/>
        </w:rPr>
        <w:t>2. 联系电话、证件号码、地址等敏感字段展示时需遵循系统脱敏规则。</w:t>
      </w:r>
    </w:p>
    <w:p>
      <w:pPr>
        <w:spacing w:line="360" w:lineRule="auto"/>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管户客户经理可查看客户的完整基础信息，其他客户无权限查看</w:t>
      </w:r>
    </w:p>
    <w:p>
      <w:pPr>
        <w:pStyle w:val="8"/>
        <w:numPr>
          <w:ilvl w:val="5"/>
          <w:numId w:val="65"/>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hint="eastAsia" w:ascii="仿宋" w:hAnsi="仿宋" w:eastAsia="仿宋"/>
        </w:rPr>
        <w:t>详见PC端客户3</w:t>
      </w:r>
      <w:r>
        <w:rPr>
          <w:rFonts w:ascii="仿宋" w:hAnsi="仿宋" w:eastAsia="仿宋"/>
        </w:rPr>
        <w:t>60</w:t>
      </w:r>
      <w:r>
        <w:rPr>
          <w:rFonts w:hint="eastAsia" w:ascii="仿宋" w:hAnsi="仿宋" w:eastAsia="仿宋"/>
        </w:rPr>
        <w:t>视图/客户信息/基础信息章节。</w:t>
      </w:r>
    </w:p>
    <w:p>
      <w:pPr>
        <w:pStyle w:val="8"/>
        <w:numPr>
          <w:ilvl w:val="5"/>
          <w:numId w:val="65"/>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65"/>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65"/>
        </w:numPr>
        <w:spacing w:line="360" w:lineRule="auto"/>
        <w:rPr>
          <w:rFonts w:ascii="仿宋" w:hAnsi="仿宋" w:eastAsia="仿宋"/>
        </w:rPr>
      </w:pPr>
      <w:r>
        <w:rPr>
          <w:rFonts w:hint="eastAsia" w:ascii="仿宋" w:hAnsi="仿宋" w:eastAsia="仿宋"/>
        </w:rPr>
        <w:t>凭证/合同/协议打印</w:t>
      </w:r>
    </w:p>
    <w:p>
      <w:r>
        <w:rPr>
          <w:rFonts w:hint="eastAsia" w:ascii="仿宋" w:hAnsi="仿宋" w:eastAsia="仿宋"/>
          <w:sz w:val="24"/>
          <w:szCs w:val="24"/>
        </w:rPr>
        <w:t>不涉及</w:t>
      </w:r>
    </w:p>
    <w:p>
      <w:pPr>
        <w:pStyle w:val="7"/>
        <w:numPr>
          <w:ilvl w:val="4"/>
          <w:numId w:val="64"/>
        </w:numPr>
        <w:spacing w:line="360" w:lineRule="auto"/>
        <w:ind w:left="1418" w:hanging="1418"/>
        <w:rPr>
          <w:rFonts w:ascii="仿宋" w:hAnsi="仿宋" w:eastAsia="仿宋"/>
          <w:i w:val="0"/>
          <w:iCs w:val="0"/>
        </w:rPr>
      </w:pPr>
      <w:r>
        <w:rPr>
          <w:rFonts w:hint="eastAsia" w:ascii="仿宋" w:hAnsi="仿宋" w:eastAsia="仿宋"/>
          <w:i w:val="0"/>
          <w:iCs w:val="0"/>
        </w:rPr>
        <w:t>产品持有</w:t>
      </w:r>
    </w:p>
    <w:p>
      <w:pPr>
        <w:pStyle w:val="8"/>
        <w:numPr>
          <w:ilvl w:val="5"/>
          <w:numId w:val="66"/>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查看单一客户的产品覆盖及渠道签约覆盖情况，帮助客户经理快速识别客户经营深度并支撑后续交叉营销</w:t>
      </w:r>
      <w:r>
        <w:rPr>
          <w:rFonts w:hint="eastAsia" w:ascii="仿宋" w:hAnsi="仿宋" w:eastAsia="仿宋"/>
          <w:color w:val="000000"/>
          <w:sz w:val="24"/>
        </w:rPr>
        <w:t>。</w:t>
      </w:r>
    </w:p>
    <w:p>
      <w:pPr>
        <w:pStyle w:val="8"/>
        <w:numPr>
          <w:ilvl w:val="5"/>
          <w:numId w:val="66"/>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66"/>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用户从客户列表进入客户360视图后，系统默认展示“客户概览”页面。</w:t>
      </w:r>
    </w:p>
    <w:p>
      <w:pPr>
        <w:spacing w:line="360" w:lineRule="auto"/>
        <w:rPr>
          <w:rFonts w:ascii="仿宋" w:hAnsi="仿宋" w:eastAsia="仿宋"/>
          <w:sz w:val="24"/>
          <w:szCs w:val="24"/>
        </w:rPr>
      </w:pPr>
      <w:r>
        <w:rPr>
          <w:rFonts w:hint="eastAsia" w:ascii="仿宋" w:hAnsi="仿宋" w:eastAsia="仿宋"/>
          <w:sz w:val="24"/>
          <w:szCs w:val="24"/>
        </w:rPr>
        <w:t>2. 系统加载并展示客户产品覆盖信息，包括存款、理财、保险、借记卡、社保卡产品类别。</w:t>
      </w:r>
    </w:p>
    <w:p>
      <w:pPr>
        <w:spacing w:line="360" w:lineRule="auto"/>
        <w:rPr>
          <w:rFonts w:ascii="仿宋" w:hAnsi="仿宋" w:eastAsia="仿宋"/>
          <w:sz w:val="24"/>
          <w:szCs w:val="24"/>
        </w:rPr>
      </w:pPr>
      <w:r>
        <w:rPr>
          <w:rFonts w:hint="eastAsia" w:ascii="仿宋" w:hAnsi="仿宋" w:eastAsia="仿宋"/>
          <w:sz w:val="24"/>
          <w:szCs w:val="24"/>
        </w:rPr>
        <w:t>3. 系统加载并展示客户渠道覆盖信息，包括手机银行、网上银行、短信通、电话银行、企业微信、三方支付签约、代扣业务签约等渠道类型。</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产品覆盖：将客户当前已持的产品高亮显示。</w:t>
      </w:r>
    </w:p>
    <w:p>
      <w:pPr>
        <w:spacing w:line="360" w:lineRule="auto"/>
        <w:rPr>
          <w:rFonts w:ascii="仿宋" w:hAnsi="仿宋" w:eastAsia="仿宋"/>
          <w:sz w:val="24"/>
          <w:szCs w:val="24"/>
        </w:rPr>
      </w:pPr>
      <w:r>
        <w:rPr>
          <w:rFonts w:hint="eastAsia" w:ascii="仿宋" w:hAnsi="仿宋" w:eastAsia="仿宋"/>
          <w:sz w:val="24"/>
          <w:szCs w:val="24"/>
        </w:rPr>
        <w:t>2. 渠道覆盖：将客户当前已签约的渠道高亮显示。</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管户客户经理及其他用户都可查看客户的完整产品与渠道覆盖信息。</w:t>
      </w:r>
    </w:p>
    <w:p>
      <w:pPr>
        <w:pStyle w:val="8"/>
        <w:numPr>
          <w:ilvl w:val="5"/>
          <w:numId w:val="66"/>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系统输出客户产品覆盖信息。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存款</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展示客户是否持有存款类产品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理财</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展示客户是否持有理财类产品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保险</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展示客户是否持有保险类产品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借记卡</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展示客户是否持有借记卡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社保卡</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展示客户是否持有社保卡</w:t>
            </w:r>
          </w:p>
        </w:tc>
      </w:tr>
    </w:tbl>
    <w:p>
      <w:pPr>
        <w:spacing w:line="360" w:lineRule="auto"/>
        <w:rPr>
          <w:rFonts w:ascii="仿宋" w:hAnsi="仿宋" w:eastAsia="仿宋"/>
        </w:rPr>
      </w:pPr>
    </w:p>
    <w:p>
      <w:pPr>
        <w:spacing w:line="360" w:lineRule="auto"/>
        <w:rPr>
          <w:rFonts w:ascii="仿宋" w:hAnsi="仿宋" w:eastAsia="仿宋"/>
        </w:rPr>
      </w:pPr>
      <w:r>
        <w:rPr>
          <w:rFonts w:ascii="仿宋" w:hAnsi="仿宋" w:eastAsia="仿宋"/>
          <w:color w:val="000000"/>
          <w:sz w:val="24"/>
        </w:rPr>
        <w:t>系统输出客户渠道签约覆盖信息。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手机银行</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展示客户是否签约手机银行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网上银行</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展示客户是否签约网上银行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短信通</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展示客户是否签约短信通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电话银行</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展示客户是否签约电话银行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企业微信</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展示客户是否签约企业微信相关服务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三方支付签约</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展示客户是否存在三方支付签约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代扣业务签约</w:t>
            </w:r>
          </w:p>
        </w:tc>
        <w:tc>
          <w:tcPr>
            <w:tcW w:w="2263" w:type="dxa"/>
          </w:tcPr>
          <w:p>
            <w:pPr>
              <w:spacing w:line="360" w:lineRule="auto"/>
              <w:rPr>
                <w:rFonts w:ascii="仿宋" w:hAnsi="仿宋" w:eastAsia="仿宋"/>
              </w:rPr>
            </w:pPr>
            <w:r>
              <w:rPr>
                <w:rFonts w:ascii="仿宋" w:hAnsi="仿宋" w:eastAsia="仿宋"/>
                <w:color w:val="000000"/>
                <w:sz w:val="24"/>
              </w:rPr>
              <w:t>反显</w:t>
            </w:r>
          </w:p>
        </w:tc>
        <w:tc>
          <w:tcPr>
            <w:tcW w:w="2263" w:type="dxa"/>
          </w:tcPr>
          <w:p>
            <w:pPr>
              <w:spacing w:line="360" w:lineRule="auto"/>
              <w:rPr>
                <w:rFonts w:ascii="仿宋" w:hAnsi="仿宋" w:eastAsia="仿宋"/>
              </w:rPr>
            </w:pPr>
            <w:r>
              <w:rPr>
                <w:rFonts w:ascii="仿宋" w:hAnsi="仿宋" w:eastAsia="仿宋"/>
                <w:color w:val="000000"/>
                <w:sz w:val="24"/>
              </w:rPr>
              <w:t>文本</w:t>
            </w:r>
          </w:p>
        </w:tc>
        <w:tc>
          <w:tcPr>
            <w:tcW w:w="2272" w:type="dxa"/>
          </w:tcPr>
          <w:p>
            <w:pPr>
              <w:spacing w:line="360" w:lineRule="auto"/>
              <w:rPr>
                <w:rFonts w:ascii="仿宋" w:hAnsi="仿宋" w:eastAsia="仿宋"/>
              </w:rPr>
            </w:pPr>
            <w:r>
              <w:rPr>
                <w:rFonts w:ascii="仿宋" w:hAnsi="仿宋" w:eastAsia="仿宋"/>
                <w:color w:val="000000"/>
                <w:sz w:val="24"/>
              </w:rPr>
              <w:t>展示客户是否存在代扣业务签约</w:t>
            </w:r>
          </w:p>
        </w:tc>
      </w:tr>
    </w:tbl>
    <w:p>
      <w:pPr>
        <w:spacing w:line="360" w:lineRule="auto"/>
        <w:rPr>
          <w:rFonts w:ascii="仿宋" w:hAnsi="仿宋" w:eastAsia="仿宋"/>
        </w:rPr>
      </w:pPr>
    </w:p>
    <w:p>
      <w:pPr>
        <w:pStyle w:val="8"/>
        <w:numPr>
          <w:ilvl w:val="5"/>
          <w:numId w:val="66"/>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66"/>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66"/>
        </w:numPr>
        <w:spacing w:line="360" w:lineRule="auto"/>
        <w:rPr>
          <w:rFonts w:ascii="仿宋" w:hAnsi="仿宋" w:eastAsia="仿宋"/>
        </w:rPr>
      </w:pPr>
      <w:r>
        <w:rPr>
          <w:rFonts w:hint="eastAsia" w:ascii="仿宋" w:hAnsi="仿宋" w:eastAsia="仿宋"/>
        </w:rPr>
        <w:t>凭证/合同/协议打印</w:t>
      </w:r>
    </w:p>
    <w:p>
      <w:r>
        <w:rPr>
          <w:rFonts w:hint="eastAsia" w:ascii="仿宋" w:hAnsi="仿宋" w:eastAsia="仿宋"/>
          <w:sz w:val="24"/>
          <w:szCs w:val="24"/>
        </w:rPr>
        <w:t>不涉及</w:t>
      </w:r>
    </w:p>
    <w:p>
      <w:pPr>
        <w:pStyle w:val="7"/>
        <w:numPr>
          <w:ilvl w:val="4"/>
          <w:numId w:val="64"/>
        </w:numPr>
        <w:spacing w:line="360" w:lineRule="auto"/>
        <w:ind w:left="1418" w:hanging="1418"/>
        <w:rPr>
          <w:rFonts w:ascii="仿宋" w:hAnsi="仿宋" w:eastAsia="仿宋"/>
          <w:i w:val="0"/>
          <w:iCs w:val="0"/>
        </w:rPr>
      </w:pPr>
      <w:r>
        <w:rPr>
          <w:rFonts w:hint="eastAsia" w:ascii="仿宋" w:hAnsi="仿宋" w:eastAsia="仿宋"/>
          <w:i w:val="0"/>
          <w:iCs w:val="0"/>
        </w:rPr>
        <w:t>产品推荐</w:t>
      </w:r>
    </w:p>
    <w:p>
      <w:pPr>
        <w:pStyle w:val="8"/>
        <w:numPr>
          <w:ilvl w:val="5"/>
          <w:numId w:val="67"/>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查看当前客户的推荐产品信息，帮助客户经理快速识别适配产品并提升营销转化效率</w:t>
      </w:r>
      <w:r>
        <w:rPr>
          <w:rFonts w:hint="eastAsia" w:ascii="仿宋" w:hAnsi="仿宋" w:eastAsia="仿宋"/>
          <w:color w:val="000000"/>
          <w:sz w:val="24"/>
        </w:rPr>
        <w:t>。</w:t>
      </w:r>
    </w:p>
    <w:p>
      <w:pPr>
        <w:pStyle w:val="8"/>
        <w:numPr>
          <w:ilvl w:val="5"/>
          <w:numId w:val="67"/>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67"/>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用户进入客户360视图后，系统默认展示“客户概览”页面。</w:t>
      </w:r>
    </w:p>
    <w:p>
      <w:pPr>
        <w:spacing w:line="360" w:lineRule="auto"/>
        <w:rPr>
          <w:rFonts w:ascii="仿宋" w:hAnsi="仿宋" w:eastAsia="仿宋"/>
          <w:sz w:val="24"/>
          <w:szCs w:val="24"/>
        </w:rPr>
      </w:pPr>
      <w:r>
        <w:rPr>
          <w:rFonts w:hint="eastAsia" w:ascii="仿宋" w:hAnsi="仿宋" w:eastAsia="仿宋"/>
          <w:sz w:val="24"/>
          <w:szCs w:val="24"/>
        </w:rPr>
        <w:t>2. 用户点击功能区中的产品推荐功能入口，跳转至产品推荐页面。</w:t>
      </w:r>
    </w:p>
    <w:p>
      <w:pPr>
        <w:spacing w:line="360" w:lineRule="auto"/>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 用户可查看推荐产品的产品名称、产品类型、利率或预期收益率等核心信息。</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点击推荐产品可跳转至产品详情并支持将产品分享至企微。</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产品推荐数据来源于到期承接推荐的产品。</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2. 默认</w:t>
      </w:r>
      <w:r>
        <w:rPr>
          <w:rFonts w:hint="eastAsia" w:ascii="仿宋" w:hAnsi="仿宋" w:eastAsia="仿宋"/>
          <w:color w:val="000000" w:themeColor="text1"/>
          <w:sz w:val="24"/>
          <w:szCs w:val="24"/>
          <w14:textFill>
            <w14:solidFill>
              <w14:schemeClr w14:val="tx1"/>
            </w14:solidFill>
          </w14:textFill>
        </w:rPr>
        <w:t>展示当前客户前 3 个推荐产品。推荐产品最多展示 5 个，每类产品默认仅展示 1 个推荐结果。</w:t>
      </w:r>
    </w:p>
    <w:p>
      <w:pPr>
        <w:spacing w:line="360" w:lineRule="auto"/>
        <w:rPr>
          <w:ins w:id="1990" w:author="wanao" w:date="2026-07-14T17:13:16Z"/>
          <w:rFonts w:hint="eastAsia" w:ascii="仿宋" w:hAnsi="仿宋" w:eastAsia="仿宋"/>
          <w:color w:val="000000" w:themeColor="text1"/>
          <w:sz w:val="24"/>
          <w:szCs w:val="24"/>
          <w14:textFill>
            <w14:solidFill>
              <w14:schemeClr w14:val="tx1"/>
            </w14:solidFill>
          </w14:textFill>
        </w:rPr>
      </w:pPr>
      <w:r>
        <w:rPr>
          <w:rFonts w:ascii="仿宋" w:hAnsi="仿宋" w:eastAsia="仿宋"/>
          <w:sz w:val="24"/>
          <w:szCs w:val="24"/>
        </w:rPr>
        <w:t>3</w:t>
      </w:r>
      <w:r>
        <w:rPr>
          <w:rFonts w:hint="eastAsia" w:ascii="仿宋" w:hAnsi="仿宋" w:eastAsia="仿宋"/>
          <w:sz w:val="24"/>
          <w:szCs w:val="24"/>
        </w:rPr>
        <w:t xml:space="preserve">. </w:t>
      </w:r>
      <w:r>
        <w:rPr>
          <w:rFonts w:hint="eastAsia" w:ascii="仿宋" w:hAnsi="仿宋" w:eastAsia="仿宋"/>
          <w:color w:val="000000" w:themeColor="text1"/>
          <w:sz w:val="24"/>
          <w:szCs w:val="24"/>
          <w14:textFill>
            <w14:solidFill>
              <w14:schemeClr w14:val="tx1"/>
            </w14:solidFill>
          </w14:textFill>
        </w:rPr>
        <w:t>推荐产品范围包括但不限于普通定期存款、智能存款、理财、保险、贷款产品类型。</w:t>
      </w:r>
    </w:p>
    <w:p>
      <w:pPr>
        <w:spacing w:line="360" w:lineRule="auto"/>
        <w:rPr>
          <w:rFonts w:hint="default" w:ascii="仿宋" w:hAnsi="仿宋" w:eastAsia="仿宋"/>
          <w:color w:val="000000" w:themeColor="text1"/>
          <w:sz w:val="24"/>
          <w:szCs w:val="24"/>
          <w:lang w:val="en-US" w:eastAsia="zh-CN"/>
          <w14:textFill>
            <w14:solidFill>
              <w14:schemeClr w14:val="tx1"/>
            </w14:solidFill>
          </w14:textFill>
        </w:rPr>
      </w:pPr>
      <w:ins w:id="1991" w:author="wanao" w:date="2026-07-14T17:13:19Z">
        <w:r>
          <w:rPr>
            <w:rFonts w:hint="eastAsia" w:ascii="仿宋" w:hAnsi="仿宋" w:eastAsia="仿宋"/>
            <w:color w:val="000000" w:themeColor="text1"/>
            <w:sz w:val="24"/>
            <w:szCs w:val="24"/>
            <w:lang w:val="en-US" w:eastAsia="zh-CN"/>
            <w14:textFill>
              <w14:solidFill>
                <w14:schemeClr w14:val="tx1"/>
              </w14:solidFill>
            </w14:textFill>
          </w:rPr>
          <w:t>4</w:t>
        </w:r>
      </w:ins>
      <w:ins w:id="1992" w:author="wanao" w:date="2026-07-14T17:13:20Z">
        <w:r>
          <w:rPr>
            <w:rFonts w:hint="eastAsia" w:ascii="仿宋" w:hAnsi="仿宋" w:eastAsia="仿宋"/>
            <w:color w:val="000000" w:themeColor="text1"/>
            <w:sz w:val="24"/>
            <w:szCs w:val="24"/>
            <w:lang w:val="en-US" w:eastAsia="zh-CN"/>
            <w14:textFill>
              <w14:solidFill>
                <w14:schemeClr w14:val="tx1"/>
              </w14:solidFill>
            </w14:textFill>
          </w:rPr>
          <w:t>.</w:t>
        </w:r>
      </w:ins>
      <w:ins w:id="1993" w:author="wanao" w:date="2026-07-14T17:13:21Z">
        <w:r>
          <w:rPr>
            <w:rFonts w:hint="eastAsia" w:ascii="仿宋" w:hAnsi="仿宋" w:eastAsia="仿宋"/>
            <w:color w:val="000000" w:themeColor="text1"/>
            <w:sz w:val="24"/>
            <w:szCs w:val="24"/>
            <w:lang w:val="en-US" w:eastAsia="zh-CN"/>
            <w14:textFill>
              <w14:solidFill>
                <w14:schemeClr w14:val="tx1"/>
              </w14:solidFill>
            </w14:textFill>
          </w:rPr>
          <w:t xml:space="preserve"> </w:t>
        </w:r>
      </w:ins>
      <w:ins w:id="1994" w:author="wanao" w:date="2026-07-14T17:13:41Z">
        <w:r>
          <w:rPr>
            <w:rFonts w:hint="eastAsia" w:ascii="仿宋" w:hAnsi="仿宋" w:eastAsia="仿宋"/>
            <w:color w:val="000000" w:themeColor="text1"/>
            <w:sz w:val="24"/>
            <w:szCs w:val="24"/>
            <w:lang w:val="en-US" w:eastAsia="zh-CN"/>
            <w14:textFill>
              <w14:solidFill>
                <w14:schemeClr w14:val="tx1"/>
              </w14:solidFill>
            </w14:textFill>
          </w:rPr>
          <w:t>点击</w:t>
        </w:r>
      </w:ins>
      <w:ins w:id="1995" w:author="wanao" w:date="2026-07-14T17:13:42Z">
        <w:r>
          <w:rPr>
            <w:rFonts w:hint="eastAsia" w:ascii="仿宋" w:hAnsi="仿宋" w:eastAsia="仿宋"/>
            <w:color w:val="000000" w:themeColor="text1"/>
            <w:sz w:val="24"/>
            <w:szCs w:val="24"/>
            <w:lang w:val="en-US" w:eastAsia="zh-CN"/>
            <w14:textFill>
              <w14:solidFill>
                <w14:schemeClr w14:val="tx1"/>
              </w14:solidFill>
            </w14:textFill>
          </w:rPr>
          <w:t>“</w:t>
        </w:r>
      </w:ins>
      <w:ins w:id="1996" w:author="wanao" w:date="2026-07-14T17:13:44Z">
        <w:r>
          <w:rPr>
            <w:rFonts w:hint="eastAsia" w:ascii="仿宋" w:hAnsi="仿宋" w:eastAsia="仿宋"/>
            <w:color w:val="000000" w:themeColor="text1"/>
            <w:sz w:val="24"/>
            <w:szCs w:val="24"/>
            <w:lang w:val="en-US" w:eastAsia="zh-CN"/>
            <w14:textFill>
              <w14:solidFill>
                <w14:schemeClr w14:val="tx1"/>
              </w14:solidFill>
            </w14:textFill>
          </w:rPr>
          <w:t>分享</w:t>
        </w:r>
      </w:ins>
      <w:ins w:id="1997" w:author="wanao" w:date="2026-07-14T17:13:43Z">
        <w:r>
          <w:rPr>
            <w:rFonts w:hint="eastAsia" w:ascii="仿宋" w:hAnsi="仿宋" w:eastAsia="仿宋"/>
            <w:color w:val="000000" w:themeColor="text1"/>
            <w:sz w:val="24"/>
            <w:szCs w:val="24"/>
            <w:lang w:val="en-US" w:eastAsia="zh-CN"/>
            <w14:textFill>
              <w14:solidFill>
                <w14:schemeClr w14:val="tx1"/>
              </w14:solidFill>
            </w14:textFill>
          </w:rPr>
          <w:t>”</w:t>
        </w:r>
      </w:ins>
      <w:ins w:id="1998" w:author="wanao" w:date="2026-07-14T17:13:46Z">
        <w:r>
          <w:rPr>
            <w:rFonts w:hint="eastAsia" w:ascii="仿宋" w:hAnsi="仿宋" w:eastAsia="仿宋"/>
            <w:color w:val="000000" w:themeColor="text1"/>
            <w:sz w:val="24"/>
            <w:szCs w:val="24"/>
            <w:lang w:val="en-US" w:eastAsia="zh-CN"/>
            <w14:textFill>
              <w14:solidFill>
                <w14:schemeClr w14:val="tx1"/>
              </w14:solidFill>
            </w14:textFill>
          </w:rPr>
          <w:t>按钮</w:t>
        </w:r>
      </w:ins>
      <w:ins w:id="1999" w:author="wanao" w:date="2026-07-14T17:13:47Z">
        <w:r>
          <w:rPr>
            <w:rFonts w:hint="eastAsia" w:ascii="仿宋" w:hAnsi="仿宋" w:eastAsia="仿宋"/>
            <w:color w:val="000000" w:themeColor="text1"/>
            <w:sz w:val="24"/>
            <w:szCs w:val="24"/>
            <w:lang w:val="en-US" w:eastAsia="zh-CN"/>
            <w14:textFill>
              <w14:solidFill>
                <w14:schemeClr w14:val="tx1"/>
              </w14:solidFill>
            </w14:textFill>
          </w:rPr>
          <w:t>将</w:t>
        </w:r>
      </w:ins>
      <w:ins w:id="2000" w:author="wanao" w:date="2026-07-14T17:13:48Z">
        <w:r>
          <w:rPr>
            <w:rFonts w:hint="eastAsia" w:ascii="仿宋" w:hAnsi="仿宋" w:eastAsia="仿宋"/>
            <w:color w:val="000000" w:themeColor="text1"/>
            <w:sz w:val="24"/>
            <w:szCs w:val="24"/>
            <w:lang w:val="en-US" w:eastAsia="zh-CN"/>
            <w14:textFill>
              <w14:solidFill>
                <w14:schemeClr w14:val="tx1"/>
              </w14:solidFill>
            </w14:textFill>
          </w:rPr>
          <w:t>产品</w:t>
        </w:r>
      </w:ins>
      <w:ins w:id="2001" w:author="wanao" w:date="2026-07-14T17:13:50Z">
        <w:r>
          <w:rPr>
            <w:rFonts w:hint="eastAsia" w:ascii="仿宋" w:hAnsi="仿宋" w:eastAsia="仿宋"/>
            <w:color w:val="000000" w:themeColor="text1"/>
            <w:sz w:val="24"/>
            <w:szCs w:val="24"/>
            <w:lang w:val="en-US" w:eastAsia="zh-CN"/>
            <w14:textFill>
              <w14:solidFill>
                <w14:schemeClr w14:val="tx1"/>
              </w14:solidFill>
            </w14:textFill>
          </w:rPr>
          <w:t>分享到</w:t>
        </w:r>
      </w:ins>
      <w:ins w:id="2002" w:author="wanao" w:date="2026-07-14T17:13:53Z">
        <w:r>
          <w:rPr>
            <w:rFonts w:hint="eastAsia" w:ascii="仿宋" w:hAnsi="仿宋" w:eastAsia="仿宋"/>
            <w:color w:val="000000" w:themeColor="text1"/>
            <w:sz w:val="24"/>
            <w:szCs w:val="24"/>
            <w:lang w:val="en-US" w:eastAsia="zh-CN"/>
            <w14:textFill>
              <w14:solidFill>
                <w14:schemeClr w14:val="tx1"/>
              </w14:solidFill>
            </w14:textFill>
          </w:rPr>
          <w:t>企微的</w:t>
        </w:r>
      </w:ins>
      <w:ins w:id="2003" w:author="wanao" w:date="2026-07-14T17:13:54Z">
        <w:r>
          <w:rPr>
            <w:rFonts w:hint="eastAsia" w:ascii="仿宋" w:hAnsi="仿宋" w:eastAsia="仿宋"/>
            <w:color w:val="000000" w:themeColor="text1"/>
            <w:sz w:val="24"/>
            <w:szCs w:val="24"/>
            <w:lang w:val="en-US" w:eastAsia="zh-CN"/>
            <w14:textFill>
              <w14:solidFill>
                <w14:schemeClr w14:val="tx1"/>
              </w14:solidFill>
            </w14:textFill>
          </w:rPr>
          <w:t>页面，</w:t>
        </w:r>
      </w:ins>
      <w:ins w:id="2004" w:author="wanao" w:date="2026-07-14T17:13:55Z">
        <w:r>
          <w:rPr>
            <w:rFonts w:hint="eastAsia" w:ascii="仿宋" w:hAnsi="仿宋" w:eastAsia="仿宋"/>
            <w:color w:val="000000" w:themeColor="text1"/>
            <w:sz w:val="24"/>
            <w:szCs w:val="24"/>
            <w:lang w:val="en-US" w:eastAsia="zh-CN"/>
            <w14:textFill>
              <w14:solidFill>
                <w14:schemeClr w14:val="tx1"/>
              </w14:solidFill>
            </w14:textFill>
          </w:rPr>
          <w:t>如</w:t>
        </w:r>
      </w:ins>
      <w:ins w:id="2005" w:author="wanao" w:date="2026-07-14T17:13:58Z">
        <w:r>
          <w:rPr>
            <w:rFonts w:hint="eastAsia" w:ascii="仿宋" w:hAnsi="仿宋" w:eastAsia="仿宋"/>
            <w:color w:val="000000" w:themeColor="text1"/>
            <w:sz w:val="24"/>
            <w:szCs w:val="24"/>
            <w:lang w:val="en-US" w:eastAsia="zh-CN"/>
            <w14:textFill>
              <w14:solidFill>
                <w14:schemeClr w14:val="tx1"/>
              </w14:solidFill>
            </w14:textFill>
          </w:rPr>
          <w:t>该</w:t>
        </w:r>
      </w:ins>
      <w:ins w:id="2006" w:author="wanao" w:date="2026-07-14T17:13:59Z">
        <w:r>
          <w:rPr>
            <w:rFonts w:hint="eastAsia" w:ascii="仿宋" w:hAnsi="仿宋" w:eastAsia="仿宋"/>
            <w:color w:val="000000" w:themeColor="text1"/>
            <w:sz w:val="24"/>
            <w:szCs w:val="24"/>
            <w:lang w:val="en-US" w:eastAsia="zh-CN"/>
            <w14:textFill>
              <w14:solidFill>
                <w14:schemeClr w14:val="tx1"/>
              </w14:solidFill>
            </w14:textFill>
          </w:rPr>
          <w:t>产品</w:t>
        </w:r>
      </w:ins>
      <w:ins w:id="2007" w:author="wanao" w:date="2026-07-14T17:14:01Z">
        <w:r>
          <w:rPr>
            <w:rFonts w:hint="eastAsia" w:ascii="仿宋" w:hAnsi="仿宋" w:eastAsia="仿宋"/>
            <w:color w:val="000000" w:themeColor="text1"/>
            <w:sz w:val="24"/>
            <w:szCs w:val="24"/>
            <w:lang w:val="en-US" w:eastAsia="zh-CN"/>
            <w14:textFill>
              <w14:solidFill>
                <w14:schemeClr w14:val="tx1"/>
              </w14:solidFill>
            </w14:textFill>
          </w:rPr>
          <w:t>已在</w:t>
        </w:r>
      </w:ins>
      <w:ins w:id="2008" w:author="wanao" w:date="2026-07-14T17:14:02Z">
        <w:r>
          <w:rPr>
            <w:rFonts w:hint="eastAsia" w:ascii="仿宋" w:hAnsi="仿宋" w:eastAsia="仿宋"/>
            <w:color w:val="000000" w:themeColor="text1"/>
            <w:sz w:val="24"/>
            <w:szCs w:val="24"/>
            <w:lang w:val="en-US" w:eastAsia="zh-CN"/>
            <w14:textFill>
              <w14:solidFill>
                <w14:schemeClr w14:val="tx1"/>
              </w14:solidFill>
            </w14:textFill>
          </w:rPr>
          <w:t>“</w:t>
        </w:r>
      </w:ins>
      <w:ins w:id="2009" w:author="wanao" w:date="2026-07-14T17:14:05Z">
        <w:r>
          <w:rPr>
            <w:rFonts w:hint="eastAsia" w:ascii="仿宋" w:hAnsi="仿宋" w:eastAsia="仿宋"/>
            <w:color w:val="000000" w:themeColor="text1"/>
            <w:sz w:val="24"/>
            <w:szCs w:val="24"/>
            <w:lang w:val="en-US" w:eastAsia="zh-CN"/>
            <w14:textFill>
              <w14:solidFill>
                <w14:schemeClr w14:val="tx1"/>
              </w14:solidFill>
            </w14:textFill>
          </w:rPr>
          <w:t>PC</w:t>
        </w:r>
      </w:ins>
      <w:ins w:id="2010" w:author="wanao" w:date="2026-07-14T17:14:06Z">
        <w:r>
          <w:rPr>
            <w:rFonts w:hint="eastAsia" w:ascii="仿宋" w:hAnsi="仿宋" w:eastAsia="仿宋"/>
            <w:color w:val="000000" w:themeColor="text1"/>
            <w:sz w:val="24"/>
            <w:szCs w:val="24"/>
            <w:lang w:val="en-US" w:eastAsia="zh-CN"/>
            <w14:textFill>
              <w14:solidFill>
                <w14:schemeClr w14:val="tx1"/>
              </w14:solidFill>
            </w14:textFill>
          </w:rPr>
          <w:t>端</w:t>
        </w:r>
      </w:ins>
      <w:ins w:id="2011" w:author="wanao" w:date="2026-07-14T17:14:33Z">
        <w:r>
          <w:rPr>
            <w:rFonts w:hint="eastAsia" w:ascii="仿宋" w:hAnsi="仿宋" w:eastAsia="仿宋"/>
            <w:color w:val="000000" w:themeColor="text1"/>
            <w:sz w:val="24"/>
            <w:szCs w:val="24"/>
            <w:lang w:val="en-US" w:eastAsia="zh-CN"/>
            <w14:textFill>
              <w14:solidFill>
                <w14:schemeClr w14:val="tx1"/>
              </w14:solidFill>
            </w14:textFill>
          </w:rPr>
          <w:t>功能需求</w:t>
        </w:r>
      </w:ins>
      <w:ins w:id="2012" w:author="wanao" w:date="2026-07-14T17:14:08Z">
        <w:r>
          <w:rPr>
            <w:rFonts w:hint="eastAsia" w:ascii="仿宋" w:hAnsi="仿宋" w:eastAsia="仿宋"/>
            <w:color w:val="000000" w:themeColor="text1"/>
            <w:sz w:val="24"/>
            <w:szCs w:val="24"/>
            <w:lang w:val="en-US" w:eastAsia="zh-CN"/>
            <w14:textFill>
              <w14:solidFill>
                <w14:schemeClr w14:val="tx1"/>
              </w14:solidFill>
            </w14:textFill>
          </w:rPr>
          <w:t>/</w:t>
        </w:r>
      </w:ins>
      <w:ins w:id="2013" w:author="wanao" w:date="2026-07-14T17:14:35Z">
        <w:r>
          <w:rPr>
            <w:rFonts w:hint="eastAsia" w:ascii="仿宋" w:hAnsi="仿宋" w:eastAsia="仿宋"/>
            <w:color w:val="000000" w:themeColor="text1"/>
            <w:sz w:val="24"/>
            <w:szCs w:val="24"/>
            <w:lang w:val="en-US" w:eastAsia="zh-CN"/>
            <w14:textFill>
              <w14:solidFill>
                <w14:schemeClr w14:val="tx1"/>
              </w14:solidFill>
            </w14:textFill>
          </w:rPr>
          <w:t>产品</w:t>
        </w:r>
      </w:ins>
      <w:ins w:id="2014" w:author="wanao" w:date="2026-07-14T17:14:37Z">
        <w:r>
          <w:rPr>
            <w:rFonts w:hint="eastAsia" w:ascii="仿宋" w:hAnsi="仿宋" w:eastAsia="仿宋"/>
            <w:color w:val="000000" w:themeColor="text1"/>
            <w:sz w:val="24"/>
            <w:szCs w:val="24"/>
            <w:lang w:val="en-US" w:eastAsia="zh-CN"/>
            <w14:textFill>
              <w14:solidFill>
                <w14:schemeClr w14:val="tx1"/>
              </w14:solidFill>
            </w14:textFill>
          </w:rPr>
          <w:t>管理</w:t>
        </w:r>
      </w:ins>
      <w:ins w:id="2015" w:author="wanao" w:date="2026-07-14T17:14:38Z">
        <w:r>
          <w:rPr>
            <w:rFonts w:hint="eastAsia" w:ascii="仿宋" w:hAnsi="仿宋" w:eastAsia="仿宋"/>
            <w:color w:val="000000" w:themeColor="text1"/>
            <w:sz w:val="24"/>
            <w:szCs w:val="24"/>
            <w:lang w:val="en-US" w:eastAsia="zh-CN"/>
            <w14:textFill>
              <w14:solidFill>
                <w14:schemeClr w14:val="tx1"/>
              </w14:solidFill>
            </w14:textFill>
          </w:rPr>
          <w:t>/</w:t>
        </w:r>
      </w:ins>
      <w:ins w:id="2016" w:author="wanao" w:date="2026-07-14T17:15:03Z">
        <w:r>
          <w:rPr>
            <w:rFonts w:hint="eastAsia" w:ascii="仿宋" w:hAnsi="仿宋" w:eastAsia="仿宋"/>
            <w:color w:val="000000" w:themeColor="text1"/>
            <w:sz w:val="24"/>
            <w:szCs w:val="24"/>
            <w:lang w:val="en-US" w:eastAsia="zh-CN"/>
            <w14:textFill>
              <w14:solidFill>
                <w14:schemeClr w14:val="tx1"/>
              </w14:solidFill>
            </w14:textFill>
          </w:rPr>
          <w:t>产品</w:t>
        </w:r>
      </w:ins>
      <w:ins w:id="2017" w:author="wanao" w:date="2026-07-14T17:15:04Z">
        <w:r>
          <w:rPr>
            <w:rFonts w:hint="eastAsia" w:ascii="仿宋" w:hAnsi="仿宋" w:eastAsia="仿宋"/>
            <w:color w:val="000000" w:themeColor="text1"/>
            <w:sz w:val="24"/>
            <w:szCs w:val="24"/>
            <w:lang w:val="en-US" w:eastAsia="zh-CN"/>
            <w14:textFill>
              <w14:solidFill>
                <w14:schemeClr w14:val="tx1"/>
              </w14:solidFill>
            </w14:textFill>
          </w:rPr>
          <w:t>视图/</w:t>
        </w:r>
      </w:ins>
      <w:ins w:id="2018" w:author="wanao" w:date="2026-07-14T17:15:06Z">
        <w:r>
          <w:rPr>
            <w:rFonts w:hint="eastAsia" w:ascii="仿宋" w:hAnsi="仿宋" w:eastAsia="仿宋"/>
            <w:color w:val="000000" w:themeColor="text1"/>
            <w:sz w:val="24"/>
            <w:szCs w:val="24"/>
            <w:lang w:val="en-US" w:eastAsia="zh-CN"/>
            <w14:textFill>
              <w14:solidFill>
                <w14:schemeClr w14:val="tx1"/>
              </w14:solidFill>
            </w14:textFill>
          </w:rPr>
          <w:t>营销</w:t>
        </w:r>
      </w:ins>
      <w:ins w:id="2019" w:author="wanao" w:date="2026-07-14T17:15:07Z">
        <w:r>
          <w:rPr>
            <w:rFonts w:hint="eastAsia" w:ascii="仿宋" w:hAnsi="仿宋" w:eastAsia="仿宋"/>
            <w:color w:val="000000" w:themeColor="text1"/>
            <w:sz w:val="24"/>
            <w:szCs w:val="24"/>
            <w:lang w:val="en-US" w:eastAsia="zh-CN"/>
            <w14:textFill>
              <w14:solidFill>
                <w14:schemeClr w14:val="tx1"/>
              </w14:solidFill>
            </w14:textFill>
          </w:rPr>
          <w:t>设置</w:t>
        </w:r>
      </w:ins>
      <w:ins w:id="2020" w:author="wanao" w:date="2026-07-14T17:15:08Z">
        <w:r>
          <w:rPr>
            <w:rFonts w:hint="eastAsia" w:ascii="仿宋" w:hAnsi="仿宋" w:eastAsia="仿宋"/>
            <w:color w:val="000000" w:themeColor="text1"/>
            <w:sz w:val="24"/>
            <w:szCs w:val="24"/>
            <w:lang w:val="en-US" w:eastAsia="zh-CN"/>
            <w14:textFill>
              <w14:solidFill>
                <w14:schemeClr w14:val="tx1"/>
              </w14:solidFill>
            </w14:textFill>
          </w:rPr>
          <w:t>/</w:t>
        </w:r>
      </w:ins>
      <w:ins w:id="2021" w:author="wanao" w:date="2026-07-14T17:15:09Z">
        <w:r>
          <w:rPr>
            <w:rFonts w:hint="eastAsia" w:ascii="仿宋" w:hAnsi="仿宋" w:eastAsia="仿宋"/>
            <w:color w:val="000000" w:themeColor="text1"/>
            <w:sz w:val="24"/>
            <w:szCs w:val="24"/>
            <w:lang w:val="en-US" w:eastAsia="zh-CN"/>
            <w14:textFill>
              <w14:solidFill>
                <w14:schemeClr w14:val="tx1"/>
              </w14:solidFill>
            </w14:textFill>
          </w:rPr>
          <w:t>产品</w:t>
        </w:r>
      </w:ins>
      <w:ins w:id="2022" w:author="wanao" w:date="2026-07-14T17:15:11Z">
        <w:r>
          <w:rPr>
            <w:rFonts w:hint="eastAsia" w:ascii="仿宋" w:hAnsi="仿宋" w:eastAsia="仿宋"/>
            <w:color w:val="000000" w:themeColor="text1"/>
            <w:sz w:val="24"/>
            <w:szCs w:val="24"/>
            <w:lang w:val="en-US" w:eastAsia="zh-CN"/>
            <w14:textFill>
              <w14:solidFill>
                <w14:schemeClr w14:val="tx1"/>
              </w14:solidFill>
            </w14:textFill>
          </w:rPr>
          <w:t>海报</w:t>
        </w:r>
      </w:ins>
      <w:ins w:id="2023" w:author="wanao" w:date="2026-07-14T17:16:04Z">
        <w:r>
          <w:rPr>
            <w:rFonts w:hint="eastAsia" w:ascii="仿宋" w:hAnsi="仿宋" w:eastAsia="仿宋"/>
            <w:color w:val="000000" w:themeColor="text1"/>
            <w:sz w:val="24"/>
            <w:szCs w:val="24"/>
            <w:lang w:val="en-US" w:eastAsia="zh-CN"/>
            <w14:textFill>
              <w14:solidFill>
                <w14:schemeClr w14:val="tx1"/>
              </w14:solidFill>
            </w14:textFill>
          </w:rPr>
          <w:t>-</w:t>
        </w:r>
      </w:ins>
      <w:ins w:id="2024" w:author="wanao" w:date="2026-07-14T17:16:06Z">
        <w:r>
          <w:rPr>
            <w:rFonts w:hint="eastAsia" w:ascii="仿宋" w:hAnsi="仿宋" w:eastAsia="仿宋"/>
            <w:color w:val="000000" w:themeColor="text1"/>
            <w:sz w:val="24"/>
            <w:szCs w:val="24"/>
            <w:lang w:val="en-US" w:eastAsia="zh-CN"/>
            <w14:textFill>
              <w14:solidFill>
                <w14:schemeClr w14:val="tx1"/>
              </w14:solidFill>
            </w14:textFill>
          </w:rPr>
          <w:t>移动端</w:t>
        </w:r>
      </w:ins>
      <w:ins w:id="2025" w:author="wanao" w:date="2026-07-14T17:14:02Z">
        <w:r>
          <w:rPr>
            <w:rFonts w:hint="eastAsia" w:ascii="仿宋" w:hAnsi="仿宋" w:eastAsia="仿宋"/>
            <w:color w:val="000000" w:themeColor="text1"/>
            <w:sz w:val="24"/>
            <w:szCs w:val="24"/>
            <w:lang w:val="en-US" w:eastAsia="zh-CN"/>
            <w14:textFill>
              <w14:solidFill>
                <w14:schemeClr w14:val="tx1"/>
              </w14:solidFill>
            </w14:textFill>
          </w:rPr>
          <w:t>”</w:t>
        </w:r>
      </w:ins>
      <w:ins w:id="2026" w:author="wanao" w:date="2026-07-14T17:16:27Z">
        <w:r>
          <w:rPr>
            <w:rFonts w:hint="eastAsia" w:ascii="仿宋" w:hAnsi="仿宋" w:eastAsia="仿宋"/>
            <w:color w:val="000000" w:themeColor="text1"/>
            <w:sz w:val="24"/>
            <w:szCs w:val="24"/>
            <w:lang w:val="en-US" w:eastAsia="zh-CN"/>
            <w14:textFill>
              <w14:solidFill>
                <w14:schemeClr w14:val="tx1"/>
              </w14:solidFill>
            </w14:textFill>
          </w:rPr>
          <w:t>设置</w:t>
        </w:r>
      </w:ins>
      <w:ins w:id="2027" w:author="wanao" w:date="2026-07-14T17:16:30Z">
        <w:r>
          <w:rPr>
            <w:rFonts w:hint="eastAsia" w:ascii="仿宋" w:hAnsi="仿宋" w:eastAsia="仿宋"/>
            <w:color w:val="000000" w:themeColor="text1"/>
            <w:sz w:val="24"/>
            <w:szCs w:val="24"/>
            <w:lang w:val="en-US" w:eastAsia="zh-CN"/>
            <w14:textFill>
              <w14:solidFill>
                <w14:schemeClr w14:val="tx1"/>
              </w14:solidFill>
            </w14:textFill>
          </w:rPr>
          <w:t>海报，</w:t>
        </w:r>
      </w:ins>
      <w:ins w:id="2028" w:author="wanao" w:date="2026-07-14T17:16:31Z">
        <w:r>
          <w:rPr>
            <w:rFonts w:hint="eastAsia" w:ascii="仿宋" w:hAnsi="仿宋" w:eastAsia="仿宋"/>
            <w:color w:val="000000" w:themeColor="text1"/>
            <w:sz w:val="24"/>
            <w:szCs w:val="24"/>
            <w:lang w:val="en-US" w:eastAsia="zh-CN"/>
            <w14:textFill>
              <w14:solidFill>
                <w14:schemeClr w14:val="tx1"/>
              </w14:solidFill>
            </w14:textFill>
          </w:rPr>
          <w:t>则</w:t>
        </w:r>
      </w:ins>
      <w:ins w:id="2029" w:author="wanao" w:date="2026-07-14T17:16:32Z">
        <w:r>
          <w:rPr>
            <w:rFonts w:hint="eastAsia" w:ascii="仿宋" w:hAnsi="仿宋" w:eastAsia="仿宋"/>
            <w:color w:val="000000" w:themeColor="text1"/>
            <w:sz w:val="24"/>
            <w:szCs w:val="24"/>
            <w:lang w:val="en-US" w:eastAsia="zh-CN"/>
            <w14:textFill>
              <w14:solidFill>
                <w14:schemeClr w14:val="tx1"/>
              </w14:solidFill>
            </w14:textFill>
          </w:rPr>
          <w:t>分享</w:t>
        </w:r>
      </w:ins>
      <w:ins w:id="2030" w:author="wanao" w:date="2026-07-14T17:16:33Z">
        <w:r>
          <w:rPr>
            <w:rFonts w:hint="eastAsia" w:ascii="仿宋" w:hAnsi="仿宋" w:eastAsia="仿宋"/>
            <w:color w:val="000000" w:themeColor="text1"/>
            <w:sz w:val="24"/>
            <w:szCs w:val="24"/>
            <w:lang w:val="en-US" w:eastAsia="zh-CN"/>
            <w14:textFill>
              <w14:solidFill>
                <w14:schemeClr w14:val="tx1"/>
              </w14:solidFill>
            </w14:textFill>
          </w:rPr>
          <w:t>页面</w:t>
        </w:r>
      </w:ins>
      <w:ins w:id="2031" w:author="wanao" w:date="2026-07-14T17:16:34Z">
        <w:r>
          <w:rPr>
            <w:rFonts w:hint="eastAsia" w:ascii="仿宋" w:hAnsi="仿宋" w:eastAsia="仿宋"/>
            <w:color w:val="000000" w:themeColor="text1"/>
            <w:sz w:val="24"/>
            <w:szCs w:val="24"/>
            <w:lang w:val="en-US" w:eastAsia="zh-CN"/>
            <w14:textFill>
              <w14:solidFill>
                <w14:schemeClr w14:val="tx1"/>
              </w14:solidFill>
            </w14:textFill>
          </w:rPr>
          <w:t>的</w:t>
        </w:r>
      </w:ins>
      <w:ins w:id="2032" w:author="wanao" w:date="2026-07-14T17:16:36Z">
        <w:r>
          <w:rPr>
            <w:rFonts w:hint="eastAsia" w:ascii="仿宋" w:hAnsi="仿宋" w:eastAsia="仿宋"/>
            <w:color w:val="000000" w:themeColor="text1"/>
            <w:sz w:val="24"/>
            <w:szCs w:val="24"/>
            <w:lang w:val="en-US" w:eastAsia="zh-CN"/>
            <w14:textFill>
              <w14:solidFill>
                <w14:schemeClr w14:val="tx1"/>
              </w14:solidFill>
            </w14:textFill>
          </w:rPr>
          <w:t>背景图</w:t>
        </w:r>
      </w:ins>
      <w:ins w:id="2033" w:author="wanao" w:date="2026-07-14T17:16:37Z">
        <w:r>
          <w:rPr>
            <w:rFonts w:hint="eastAsia" w:ascii="仿宋" w:hAnsi="仿宋" w:eastAsia="仿宋"/>
            <w:color w:val="000000" w:themeColor="text1"/>
            <w:sz w:val="24"/>
            <w:szCs w:val="24"/>
            <w:lang w:val="en-US" w:eastAsia="zh-CN"/>
            <w14:textFill>
              <w14:solidFill>
                <w14:schemeClr w14:val="tx1"/>
              </w14:solidFill>
            </w14:textFill>
          </w:rPr>
          <w:t>使用</w:t>
        </w:r>
      </w:ins>
      <w:ins w:id="2034" w:author="wanao" w:date="2026-07-14T17:16:38Z">
        <w:r>
          <w:rPr>
            <w:rFonts w:hint="eastAsia" w:ascii="仿宋" w:hAnsi="仿宋" w:eastAsia="仿宋"/>
            <w:color w:val="000000" w:themeColor="text1"/>
            <w:sz w:val="24"/>
            <w:szCs w:val="24"/>
            <w:lang w:val="en-US" w:eastAsia="zh-CN"/>
            <w14:textFill>
              <w14:solidFill>
                <w14:schemeClr w14:val="tx1"/>
              </w14:solidFill>
            </w14:textFill>
          </w:rPr>
          <w:t>此</w:t>
        </w:r>
      </w:ins>
      <w:ins w:id="2035" w:author="wanao" w:date="2026-07-14T17:16:40Z">
        <w:r>
          <w:rPr>
            <w:rFonts w:hint="eastAsia" w:ascii="仿宋" w:hAnsi="仿宋" w:eastAsia="仿宋"/>
            <w:color w:val="000000" w:themeColor="text1"/>
            <w:sz w:val="24"/>
            <w:szCs w:val="24"/>
            <w:lang w:val="en-US" w:eastAsia="zh-CN"/>
            <w14:textFill>
              <w14:solidFill>
                <w14:schemeClr w14:val="tx1"/>
              </w14:solidFill>
            </w14:textFill>
          </w:rPr>
          <w:t>海报</w:t>
        </w:r>
      </w:ins>
      <w:ins w:id="2036" w:author="wanao" w:date="2026-07-14T17:16:43Z">
        <w:r>
          <w:rPr>
            <w:rFonts w:hint="eastAsia" w:ascii="仿宋" w:hAnsi="仿宋" w:eastAsia="仿宋"/>
            <w:color w:val="000000" w:themeColor="text1"/>
            <w:sz w:val="24"/>
            <w:szCs w:val="24"/>
            <w:lang w:val="en-US" w:eastAsia="zh-CN"/>
            <w14:textFill>
              <w14:solidFill>
                <w14:schemeClr w14:val="tx1"/>
              </w14:solidFill>
            </w14:textFill>
          </w:rPr>
          <w:t>，</w:t>
        </w:r>
      </w:ins>
      <w:ins w:id="2037" w:author="wanao" w:date="2026-07-14T17:16:47Z">
        <w:r>
          <w:rPr>
            <w:rFonts w:hint="eastAsia" w:ascii="仿宋" w:hAnsi="仿宋" w:eastAsia="仿宋"/>
            <w:color w:val="000000" w:themeColor="text1"/>
            <w:sz w:val="24"/>
            <w:szCs w:val="24"/>
            <w:lang w:val="en-US" w:eastAsia="zh-CN"/>
            <w14:textFill>
              <w14:solidFill>
                <w14:schemeClr w14:val="tx1"/>
              </w14:solidFill>
            </w14:textFill>
          </w:rPr>
          <w:t>如</w:t>
        </w:r>
      </w:ins>
      <w:ins w:id="2038" w:author="wanao" w:date="2026-07-14T17:16:50Z">
        <w:r>
          <w:rPr>
            <w:rFonts w:hint="eastAsia" w:ascii="仿宋" w:hAnsi="仿宋" w:eastAsia="仿宋"/>
            <w:color w:val="000000" w:themeColor="text1"/>
            <w:sz w:val="24"/>
            <w:szCs w:val="24"/>
            <w:lang w:val="en-US" w:eastAsia="zh-CN"/>
            <w14:textFill>
              <w14:solidFill>
                <w14:schemeClr w14:val="tx1"/>
              </w14:solidFill>
            </w14:textFill>
          </w:rPr>
          <w:t>未设置</w:t>
        </w:r>
      </w:ins>
      <w:ins w:id="2039" w:author="wanao" w:date="2026-07-14T17:16:51Z">
        <w:r>
          <w:rPr>
            <w:rFonts w:hint="eastAsia" w:ascii="仿宋" w:hAnsi="仿宋" w:eastAsia="仿宋"/>
            <w:color w:val="000000" w:themeColor="text1"/>
            <w:sz w:val="24"/>
            <w:szCs w:val="24"/>
            <w:lang w:val="en-US" w:eastAsia="zh-CN"/>
            <w14:textFill>
              <w14:solidFill>
                <w14:schemeClr w14:val="tx1"/>
              </w14:solidFill>
            </w14:textFill>
          </w:rPr>
          <w:t>移动端</w:t>
        </w:r>
      </w:ins>
      <w:ins w:id="2040" w:author="wanao" w:date="2026-07-14T17:16:55Z">
        <w:r>
          <w:rPr>
            <w:rFonts w:hint="eastAsia" w:ascii="仿宋" w:hAnsi="仿宋" w:eastAsia="仿宋"/>
            <w:color w:val="000000" w:themeColor="text1"/>
            <w:sz w:val="24"/>
            <w:szCs w:val="24"/>
            <w:lang w:val="en-US" w:eastAsia="zh-CN"/>
            <w14:textFill>
              <w14:solidFill>
                <w14:schemeClr w14:val="tx1"/>
              </w14:solidFill>
            </w14:textFill>
          </w:rPr>
          <w:t>的</w:t>
        </w:r>
      </w:ins>
      <w:ins w:id="2041" w:author="wanao" w:date="2026-07-14T17:16:56Z">
        <w:r>
          <w:rPr>
            <w:rFonts w:hint="eastAsia" w:ascii="仿宋" w:hAnsi="仿宋" w:eastAsia="仿宋"/>
            <w:color w:val="000000" w:themeColor="text1"/>
            <w:sz w:val="24"/>
            <w:szCs w:val="24"/>
            <w:lang w:val="en-US" w:eastAsia="zh-CN"/>
            <w14:textFill>
              <w14:solidFill>
                <w14:schemeClr w14:val="tx1"/>
              </w14:solidFill>
            </w14:textFill>
          </w:rPr>
          <w:t>产品</w:t>
        </w:r>
      </w:ins>
      <w:ins w:id="2042" w:author="wanao" w:date="2026-07-14T17:16:58Z">
        <w:r>
          <w:rPr>
            <w:rFonts w:hint="eastAsia" w:ascii="仿宋" w:hAnsi="仿宋" w:eastAsia="仿宋"/>
            <w:color w:val="000000" w:themeColor="text1"/>
            <w:sz w:val="24"/>
            <w:szCs w:val="24"/>
            <w:lang w:val="en-US" w:eastAsia="zh-CN"/>
            <w14:textFill>
              <w14:solidFill>
                <w14:schemeClr w14:val="tx1"/>
              </w14:solidFill>
            </w14:textFill>
          </w:rPr>
          <w:t>海报，</w:t>
        </w:r>
      </w:ins>
      <w:ins w:id="2043" w:author="wanao" w:date="2026-07-14T17:16:59Z">
        <w:r>
          <w:rPr>
            <w:rFonts w:hint="eastAsia" w:ascii="仿宋" w:hAnsi="仿宋" w:eastAsia="仿宋"/>
            <w:color w:val="000000" w:themeColor="text1"/>
            <w:sz w:val="24"/>
            <w:szCs w:val="24"/>
            <w:lang w:val="en-US" w:eastAsia="zh-CN"/>
            <w14:textFill>
              <w14:solidFill>
                <w14:schemeClr w14:val="tx1"/>
              </w14:solidFill>
            </w14:textFill>
          </w:rPr>
          <w:t>则</w:t>
        </w:r>
      </w:ins>
      <w:ins w:id="2044" w:author="wanao" w:date="2026-07-14T17:17:02Z">
        <w:r>
          <w:rPr>
            <w:rFonts w:hint="eastAsia" w:ascii="仿宋" w:hAnsi="仿宋" w:eastAsia="仿宋"/>
            <w:color w:val="000000" w:themeColor="text1"/>
            <w:sz w:val="24"/>
            <w:szCs w:val="24"/>
            <w:lang w:val="en-US" w:eastAsia="zh-CN"/>
            <w14:textFill>
              <w14:solidFill>
                <w14:schemeClr w14:val="tx1"/>
              </w14:solidFill>
            </w14:textFill>
          </w:rPr>
          <w:t>背景图</w:t>
        </w:r>
      </w:ins>
      <w:ins w:id="2045" w:author="wanao" w:date="2026-07-14T17:17:03Z">
        <w:r>
          <w:rPr>
            <w:rFonts w:hint="eastAsia" w:ascii="仿宋" w:hAnsi="仿宋" w:eastAsia="仿宋"/>
            <w:color w:val="000000" w:themeColor="text1"/>
            <w:sz w:val="24"/>
            <w:szCs w:val="24"/>
            <w:lang w:val="en-US" w:eastAsia="zh-CN"/>
            <w14:textFill>
              <w14:solidFill>
                <w14:schemeClr w14:val="tx1"/>
              </w14:solidFill>
            </w14:textFill>
          </w:rPr>
          <w:t>使用</w:t>
        </w:r>
      </w:ins>
      <w:ins w:id="2046" w:author="wanao" w:date="2026-07-14T17:17:04Z">
        <w:r>
          <w:rPr>
            <w:rFonts w:hint="eastAsia" w:ascii="仿宋" w:hAnsi="仿宋" w:eastAsia="仿宋"/>
            <w:color w:val="000000" w:themeColor="text1"/>
            <w:sz w:val="24"/>
            <w:szCs w:val="24"/>
            <w:lang w:val="en-US" w:eastAsia="zh-CN"/>
            <w14:textFill>
              <w14:solidFill>
                <w14:schemeClr w14:val="tx1"/>
              </w14:solidFill>
            </w14:textFill>
          </w:rPr>
          <w:t>系统的</w:t>
        </w:r>
      </w:ins>
      <w:ins w:id="2047" w:author="wanao" w:date="2026-07-14T17:17:06Z">
        <w:r>
          <w:rPr>
            <w:rFonts w:hint="eastAsia" w:ascii="仿宋" w:hAnsi="仿宋" w:eastAsia="仿宋"/>
            <w:color w:val="000000" w:themeColor="text1"/>
            <w:sz w:val="24"/>
            <w:szCs w:val="24"/>
            <w:lang w:val="en-US" w:eastAsia="zh-CN"/>
            <w14:textFill>
              <w14:solidFill>
                <w14:schemeClr w14:val="tx1"/>
              </w14:solidFill>
            </w14:textFill>
          </w:rPr>
          <w:t>默认图。</w:t>
        </w:r>
      </w:ins>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管户客户经理与其他用户都可查看客户的推荐产品信息。</w:t>
      </w:r>
    </w:p>
    <w:p>
      <w:pPr>
        <w:pStyle w:val="8"/>
        <w:numPr>
          <w:ilvl w:val="5"/>
          <w:numId w:val="67"/>
        </w:numPr>
        <w:spacing w:line="360" w:lineRule="auto"/>
        <w:rPr>
          <w:rFonts w:ascii="仿宋" w:hAnsi="仿宋" w:eastAsia="仿宋"/>
        </w:rPr>
      </w:pPr>
      <w:r>
        <w:rPr>
          <w:rFonts w:hint="eastAsia" w:ascii="仿宋" w:hAnsi="仿宋" w:eastAsia="仿宋"/>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产品名称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展示产品名称，点击产品名称，从右侧抽屉式弹出产品详情页面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产品匹配度</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百分比</w:t>
            </w:r>
          </w:p>
        </w:tc>
        <w:tc>
          <w:tcPr>
            <w:tcW w:w="2265" w:type="dxa"/>
          </w:tcPr>
          <w:p>
            <w:pPr>
              <w:spacing w:line="360" w:lineRule="auto"/>
              <w:rPr>
                <w:rFonts w:ascii="仿宋" w:hAnsi="仿宋" w:eastAsia="仿宋"/>
                <w:color w:val="000000"/>
                <w:sz w:val="24"/>
              </w:rPr>
            </w:pPr>
            <w:r>
              <w:rPr>
                <w:rFonts w:hint="eastAsia" w:ascii="仿宋" w:hAnsi="仿宋" w:eastAsia="仿宋"/>
                <w:color w:val="000000"/>
                <w:sz w:val="24"/>
              </w:rPr>
              <w:t>展示产品匹配度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产品类型</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展示产品类型，枚举值：存款、理财、保险等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利率或预期收益率</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展示产品利率或预期收益率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风险等级</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、若部分产品无风险等级，则不展示</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展示风险等级，枚举：低风险、中低风险、中风险和高风险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分享</w:t>
            </w:r>
          </w:p>
        </w:tc>
        <w:tc>
          <w:tcPr>
            <w:tcW w:w="2287" w:type="dxa"/>
          </w:tcPr>
          <w:p>
            <w:pPr>
              <w:spacing w:line="360" w:lineRule="auto"/>
              <w:rPr>
                <w:rFonts w:ascii="仿宋" w:hAnsi="仿宋" w:eastAsia="仿宋"/>
                <w:color w:val="000000"/>
                <w:sz w:val="24"/>
              </w:rPr>
            </w:pPr>
            <w:r>
              <w:rPr>
                <w:rFonts w:hint="eastAsia" w:ascii="仿宋" w:hAnsi="仿宋" w:eastAsia="仿宋"/>
                <w:color w:val="000000"/>
                <w:sz w:val="24"/>
              </w:rPr>
              <w:t>按钮</w:t>
            </w:r>
          </w:p>
        </w:tc>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按钮</w:t>
            </w:r>
          </w:p>
        </w:tc>
        <w:tc>
          <w:tcPr>
            <w:tcW w:w="2265" w:type="dxa"/>
          </w:tcPr>
          <w:p>
            <w:pPr>
              <w:spacing w:line="360" w:lineRule="auto"/>
              <w:rPr>
                <w:rFonts w:hint="eastAsia" w:ascii="仿宋" w:hAnsi="仿宋" w:eastAsia="仿宋"/>
                <w:color w:val="000000"/>
                <w:sz w:val="24"/>
                <w:lang w:eastAsia="zh-CN"/>
              </w:rPr>
            </w:pPr>
            <w:r>
              <w:rPr>
                <w:rFonts w:hint="eastAsia" w:ascii="仿宋" w:hAnsi="仿宋" w:eastAsia="仿宋"/>
                <w:color w:val="000000"/>
                <w:sz w:val="24"/>
              </w:rPr>
              <w:t>分享产品至企微</w:t>
            </w:r>
          </w:p>
        </w:tc>
      </w:tr>
    </w:tbl>
    <w:p>
      <w:pPr>
        <w:spacing w:line="360" w:lineRule="auto"/>
        <w:rPr>
          <w:rFonts w:ascii="仿宋" w:hAnsi="仿宋" w:eastAsia="仿宋"/>
        </w:rPr>
      </w:pPr>
    </w:p>
    <w:p>
      <w:pPr>
        <w:pStyle w:val="8"/>
        <w:numPr>
          <w:ilvl w:val="5"/>
          <w:numId w:val="67"/>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67"/>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67"/>
        </w:numPr>
        <w:spacing w:line="360" w:lineRule="auto"/>
        <w:rPr>
          <w:rFonts w:ascii="仿宋" w:hAnsi="仿宋" w:eastAsia="仿宋"/>
        </w:rPr>
      </w:pPr>
      <w:r>
        <w:rPr>
          <w:rFonts w:hint="eastAsia" w:ascii="仿宋" w:hAnsi="仿宋" w:eastAsia="仿宋"/>
        </w:rPr>
        <w:t>凭证/合同/协议打印</w:t>
      </w:r>
    </w:p>
    <w:p>
      <w:r>
        <w:rPr>
          <w:rFonts w:hint="eastAsia" w:ascii="仿宋" w:hAnsi="仿宋" w:eastAsia="仿宋"/>
          <w:sz w:val="24"/>
          <w:szCs w:val="24"/>
        </w:rPr>
        <w:t>不涉及</w:t>
      </w:r>
    </w:p>
    <w:p>
      <w:pPr>
        <w:pStyle w:val="7"/>
        <w:numPr>
          <w:ilvl w:val="4"/>
          <w:numId w:val="64"/>
        </w:numPr>
        <w:spacing w:line="360" w:lineRule="auto"/>
        <w:ind w:left="1418" w:hanging="1418"/>
        <w:rPr>
          <w:rFonts w:ascii="仿宋" w:hAnsi="仿宋" w:eastAsia="仿宋"/>
          <w:i w:val="0"/>
          <w:iCs w:val="0"/>
        </w:rPr>
      </w:pPr>
      <w:r>
        <w:rPr>
          <w:rFonts w:hint="eastAsia" w:ascii="仿宋" w:hAnsi="仿宋" w:eastAsia="仿宋"/>
          <w:i w:val="0"/>
          <w:iCs w:val="0"/>
        </w:rPr>
        <w:t>客户等级</w:t>
      </w:r>
    </w:p>
    <w:p>
      <w:pPr>
        <w:pStyle w:val="8"/>
        <w:numPr>
          <w:ilvl w:val="5"/>
          <w:numId w:val="68"/>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w:t>
      </w:r>
      <w:r>
        <w:rPr>
          <w:rFonts w:hint="eastAsia" w:ascii="仿宋" w:hAnsi="仿宋" w:eastAsia="仿宋"/>
          <w:color w:val="000000"/>
          <w:sz w:val="24"/>
        </w:rPr>
        <w:t>客户</w:t>
      </w:r>
      <w:ins w:id="2048" w:author="wanao" w:date="2026-07-08T11:17:29Z">
        <w:r>
          <w:rPr>
            <w:rFonts w:hint="eastAsia" w:ascii="仿宋" w:hAnsi="仿宋" w:eastAsia="仿宋"/>
            <w:color w:val="000000"/>
            <w:sz w:val="24"/>
            <w:lang w:val="en-US" w:eastAsia="zh-CN"/>
          </w:rPr>
          <w:t>AU</w:t>
        </w:r>
      </w:ins>
      <w:ins w:id="2049" w:author="wanao" w:date="2026-07-08T11:17:30Z">
        <w:r>
          <w:rPr>
            <w:rFonts w:hint="eastAsia" w:ascii="仿宋" w:hAnsi="仿宋" w:eastAsia="仿宋"/>
            <w:color w:val="000000"/>
            <w:sz w:val="24"/>
            <w:lang w:val="en-US" w:eastAsia="zh-CN"/>
          </w:rPr>
          <w:t>M</w:t>
        </w:r>
      </w:ins>
      <w:r>
        <w:rPr>
          <w:rFonts w:hint="eastAsia" w:ascii="仿宋" w:hAnsi="仿宋" w:eastAsia="仿宋"/>
          <w:color w:val="000000"/>
          <w:sz w:val="24"/>
        </w:rPr>
        <w:t>等级、客户</w:t>
      </w:r>
      <w:ins w:id="2050" w:author="wanao" w:date="2026-07-08T11:17:32Z">
        <w:r>
          <w:rPr>
            <w:rFonts w:hint="eastAsia" w:ascii="仿宋" w:hAnsi="仿宋" w:eastAsia="仿宋"/>
            <w:color w:val="000000"/>
            <w:sz w:val="24"/>
            <w:lang w:val="en-US" w:eastAsia="zh-CN"/>
          </w:rPr>
          <w:t>AU</w:t>
        </w:r>
      </w:ins>
      <w:ins w:id="2051" w:author="wanao" w:date="2026-07-08T11:17:33Z">
        <w:r>
          <w:rPr>
            <w:rFonts w:hint="eastAsia" w:ascii="仿宋" w:hAnsi="仿宋" w:eastAsia="仿宋"/>
            <w:color w:val="000000"/>
            <w:sz w:val="24"/>
            <w:lang w:val="en-US" w:eastAsia="zh-CN"/>
          </w:rPr>
          <w:t>M</w:t>
        </w:r>
      </w:ins>
      <w:r>
        <w:rPr>
          <w:rFonts w:hint="eastAsia" w:ascii="仿宋" w:hAnsi="仿宋" w:eastAsia="仿宋"/>
          <w:color w:val="000000"/>
          <w:sz w:val="24"/>
        </w:rPr>
        <w:t>等级变化趋势</w:t>
      </w:r>
      <w:r>
        <w:rPr>
          <w:rFonts w:ascii="仿宋" w:hAnsi="仿宋" w:eastAsia="仿宋"/>
          <w:color w:val="000000"/>
          <w:sz w:val="24"/>
        </w:rPr>
        <w:t>，帮助客户经理识别客户价值层级和风险偏好并支撑后续经营服务</w:t>
      </w:r>
      <w:r>
        <w:rPr>
          <w:rFonts w:hint="eastAsia" w:ascii="仿宋" w:hAnsi="仿宋" w:eastAsia="仿宋"/>
          <w:color w:val="000000"/>
          <w:sz w:val="24"/>
        </w:rPr>
        <w:t>。</w:t>
      </w:r>
    </w:p>
    <w:p>
      <w:pPr>
        <w:pStyle w:val="8"/>
        <w:numPr>
          <w:ilvl w:val="5"/>
          <w:numId w:val="68"/>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68"/>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用户进入客户360视图后，点击功能全的“客户等级”入口，系统展示该客户</w:t>
      </w:r>
      <w:ins w:id="2052" w:author="wanao" w:date="2026-07-08T11:17:43Z">
        <w:r>
          <w:rPr>
            <w:rFonts w:hint="eastAsia" w:ascii="仿宋" w:hAnsi="仿宋" w:eastAsia="仿宋"/>
            <w:sz w:val="24"/>
            <w:szCs w:val="24"/>
            <w:lang w:val="en-US" w:eastAsia="zh-CN"/>
          </w:rPr>
          <w:t>A</w:t>
        </w:r>
      </w:ins>
      <w:ins w:id="2053" w:author="wanao" w:date="2026-07-08T11:17:44Z">
        <w:r>
          <w:rPr>
            <w:rFonts w:hint="eastAsia" w:ascii="仿宋" w:hAnsi="仿宋" w:eastAsia="仿宋"/>
            <w:sz w:val="24"/>
            <w:szCs w:val="24"/>
            <w:lang w:val="en-US" w:eastAsia="zh-CN"/>
          </w:rPr>
          <w:t>UM</w:t>
        </w:r>
      </w:ins>
      <w:r>
        <w:rPr>
          <w:rFonts w:hint="eastAsia" w:ascii="仿宋" w:hAnsi="仿宋" w:eastAsia="仿宋"/>
          <w:sz w:val="24"/>
          <w:szCs w:val="24"/>
        </w:rPr>
        <w:t>等级模块信息。</w:t>
      </w:r>
    </w:p>
    <w:p>
      <w:pPr>
        <w:spacing w:line="360" w:lineRule="auto"/>
        <w:rPr>
          <w:rFonts w:ascii="仿宋" w:hAnsi="仿宋" w:eastAsia="仿宋"/>
          <w:sz w:val="24"/>
          <w:szCs w:val="24"/>
        </w:rPr>
      </w:pPr>
      <w:r>
        <w:rPr>
          <w:rFonts w:hint="eastAsia" w:ascii="仿宋" w:hAnsi="仿宋" w:eastAsia="仿宋"/>
          <w:sz w:val="24"/>
          <w:szCs w:val="24"/>
        </w:rPr>
        <w:t>2. 系统展示客户</w:t>
      </w:r>
      <w:ins w:id="2054" w:author="wanao" w:date="2026-07-08T11:17:48Z">
        <w:r>
          <w:rPr>
            <w:rFonts w:hint="eastAsia" w:ascii="仿宋" w:hAnsi="仿宋" w:eastAsia="仿宋"/>
            <w:sz w:val="24"/>
            <w:szCs w:val="24"/>
            <w:lang w:val="en-US" w:eastAsia="zh-CN"/>
          </w:rPr>
          <w:t>A</w:t>
        </w:r>
      </w:ins>
      <w:ins w:id="2055" w:author="wanao" w:date="2026-07-08T11:17:49Z">
        <w:r>
          <w:rPr>
            <w:rFonts w:hint="eastAsia" w:ascii="仿宋" w:hAnsi="仿宋" w:eastAsia="仿宋"/>
            <w:sz w:val="24"/>
            <w:szCs w:val="24"/>
            <w:lang w:val="en-US" w:eastAsia="zh-CN"/>
          </w:rPr>
          <w:t>UM</w:t>
        </w:r>
      </w:ins>
      <w:r>
        <w:rPr>
          <w:rFonts w:hint="eastAsia" w:ascii="仿宋" w:hAnsi="仿宋" w:eastAsia="仿宋"/>
          <w:sz w:val="24"/>
          <w:szCs w:val="24"/>
        </w:rPr>
        <w:t>等级。</w:t>
      </w:r>
    </w:p>
    <w:p>
      <w:pPr>
        <w:spacing w:line="360" w:lineRule="auto"/>
        <w:rPr>
          <w:rFonts w:ascii="仿宋" w:hAnsi="仿宋" w:eastAsia="仿宋"/>
          <w:sz w:val="24"/>
          <w:szCs w:val="24"/>
        </w:rPr>
      </w:pPr>
      <w:r>
        <w:rPr>
          <w:rFonts w:hint="eastAsia" w:ascii="仿宋" w:hAnsi="仿宋" w:eastAsia="仿宋"/>
          <w:sz w:val="24"/>
          <w:szCs w:val="24"/>
        </w:rPr>
        <w:t>3. 系统展示客户近13个月</w:t>
      </w:r>
      <w:ins w:id="2056" w:author="wanao" w:date="2026-07-08T11:17:54Z">
        <w:r>
          <w:rPr>
            <w:rFonts w:hint="eastAsia" w:ascii="仿宋" w:hAnsi="仿宋" w:eastAsia="仿宋"/>
            <w:sz w:val="24"/>
            <w:szCs w:val="24"/>
            <w:lang w:val="en-US" w:eastAsia="zh-CN"/>
          </w:rPr>
          <w:t>AUM</w:t>
        </w:r>
      </w:ins>
      <w:r>
        <w:rPr>
          <w:rFonts w:hint="eastAsia" w:ascii="仿宋" w:hAnsi="仿宋" w:eastAsia="仿宋"/>
          <w:sz w:val="24"/>
          <w:szCs w:val="24"/>
        </w:rPr>
        <w:t>等级变化趋势。</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客户</w:t>
      </w:r>
      <w:ins w:id="2057" w:author="wanao" w:date="2026-07-08T11:17:58Z">
        <w:r>
          <w:rPr>
            <w:rFonts w:hint="eastAsia" w:ascii="仿宋" w:hAnsi="仿宋" w:eastAsia="仿宋"/>
            <w:sz w:val="24"/>
            <w:szCs w:val="24"/>
            <w:lang w:val="en-US" w:eastAsia="zh-CN"/>
          </w:rPr>
          <w:t>AUM</w:t>
        </w:r>
      </w:ins>
      <w:r>
        <w:rPr>
          <w:rFonts w:hint="eastAsia" w:ascii="仿宋" w:hAnsi="仿宋" w:eastAsia="仿宋"/>
          <w:sz w:val="24"/>
          <w:szCs w:val="24"/>
        </w:rPr>
        <w:t>等级沿用老 CRM 评级体系，等级范围为“睡眠户”、“一级”至“十级”，共十一个等级。</w:t>
      </w:r>
    </w:p>
    <w:p>
      <w:pPr>
        <w:spacing w:line="360" w:lineRule="auto"/>
        <w:ind w:firstLine="420"/>
        <w:rPr>
          <w:rFonts w:ascii="仿宋" w:hAnsi="仿宋" w:eastAsia="仿宋"/>
          <w:sz w:val="24"/>
          <w:szCs w:val="24"/>
        </w:rPr>
      </w:pPr>
      <w:r>
        <w:rPr>
          <w:rFonts w:hint="eastAsia" w:ascii="仿宋" w:hAnsi="仿宋" w:eastAsia="仿宋"/>
          <w:sz w:val="24"/>
          <w:szCs w:val="24"/>
        </w:rPr>
        <w:t>睡眠客户口径：AUM余额低于100元且近一年无主动动账交易。</w:t>
      </w:r>
    </w:p>
    <w:p>
      <w:pPr>
        <w:spacing w:line="360" w:lineRule="auto"/>
        <w:ind w:firstLine="420"/>
        <w:rPr>
          <w:rFonts w:ascii="仿宋" w:hAnsi="仿宋" w:eastAsia="仿宋"/>
          <w:sz w:val="24"/>
          <w:szCs w:val="24"/>
        </w:rPr>
      </w:pPr>
      <w:r>
        <w:rPr>
          <w:rFonts w:hint="eastAsia" w:ascii="仿宋" w:hAnsi="仿宋" w:eastAsia="仿宋"/>
          <w:sz w:val="24"/>
          <w:szCs w:val="24"/>
        </w:rPr>
        <w:t>客户</w:t>
      </w:r>
      <w:ins w:id="2058" w:author="wanao" w:date="2026-07-08T11:18:07Z">
        <w:r>
          <w:rPr>
            <w:rFonts w:hint="eastAsia" w:ascii="仿宋" w:hAnsi="仿宋" w:eastAsia="仿宋"/>
            <w:sz w:val="24"/>
            <w:szCs w:val="24"/>
            <w:lang w:val="en-US" w:eastAsia="zh-CN"/>
          </w:rPr>
          <w:t>AU</w:t>
        </w:r>
      </w:ins>
      <w:ins w:id="2059" w:author="wanao" w:date="2026-07-08T11:18:08Z">
        <w:r>
          <w:rPr>
            <w:rFonts w:hint="eastAsia" w:ascii="仿宋" w:hAnsi="仿宋" w:eastAsia="仿宋"/>
            <w:sz w:val="24"/>
            <w:szCs w:val="24"/>
            <w:lang w:val="en-US" w:eastAsia="zh-CN"/>
          </w:rPr>
          <w:t>M</w:t>
        </w:r>
      </w:ins>
      <w:r>
        <w:rPr>
          <w:rFonts w:hint="eastAsia" w:ascii="仿宋" w:hAnsi="仿宋" w:eastAsia="仿宋"/>
          <w:sz w:val="24"/>
          <w:szCs w:val="24"/>
        </w:rPr>
        <w:t>等级划分时，先根据睡眠户的口径剔除掉睡眠客户，然后剩下的客户按照金融资产上月月日均作为当月客户等级评定的规则。</w:t>
      </w:r>
    </w:p>
    <w:tbl>
      <w:tblPr>
        <w:tblStyle w:val="51"/>
        <w:tblW w:w="679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5"/>
        <w:gridCol w:w="2283"/>
        <w:gridCol w:w="22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shd w:val="clear" w:color="auto" w:fill="FFFFFF"/>
          </w:tcPr>
          <w:p>
            <w:pPr>
              <w:spacing w:line="360" w:lineRule="auto"/>
              <w:jc w:val="center"/>
              <w:rPr>
                <w:rFonts w:ascii="仿宋" w:hAnsi="仿宋" w:eastAsia="仿宋"/>
                <w:szCs w:val="18"/>
              </w:rPr>
            </w:pPr>
            <w:ins w:id="2060" w:author="wanao" w:date="2026-07-08T11:18:16Z">
              <w:r>
                <w:rPr>
                  <w:rFonts w:hint="eastAsia" w:ascii="仿宋" w:hAnsi="仿宋" w:eastAsia="仿宋"/>
                  <w:b/>
                  <w:color w:val="000000"/>
                  <w:szCs w:val="18"/>
                  <w:lang w:val="en-US" w:eastAsia="zh-CN"/>
                </w:rPr>
                <w:t>AU</w:t>
              </w:r>
            </w:ins>
            <w:ins w:id="2061" w:author="wanao" w:date="2026-07-08T11:18:17Z">
              <w:r>
                <w:rPr>
                  <w:rFonts w:hint="eastAsia" w:ascii="仿宋" w:hAnsi="仿宋" w:eastAsia="仿宋"/>
                  <w:b/>
                  <w:color w:val="000000"/>
                  <w:szCs w:val="18"/>
                  <w:lang w:val="en-US" w:eastAsia="zh-CN"/>
                </w:rPr>
                <w:t>M</w:t>
              </w:r>
            </w:ins>
            <w:r>
              <w:rPr>
                <w:rFonts w:hint="eastAsia" w:ascii="仿宋" w:hAnsi="仿宋" w:eastAsia="仿宋"/>
                <w:b/>
                <w:color w:val="000000"/>
                <w:szCs w:val="18"/>
              </w:rPr>
              <w:t>等级名称</w:t>
            </w:r>
          </w:p>
        </w:tc>
        <w:tc>
          <w:tcPr>
            <w:tcW w:w="2283" w:type="dxa"/>
            <w:shd w:val="clear" w:color="auto" w:fill="FFFFFF"/>
          </w:tcPr>
          <w:p>
            <w:pPr>
              <w:spacing w:line="360" w:lineRule="auto"/>
              <w:jc w:val="center"/>
              <w:rPr>
                <w:rFonts w:ascii="仿宋" w:hAnsi="仿宋" w:eastAsia="仿宋"/>
                <w:szCs w:val="18"/>
              </w:rPr>
            </w:pPr>
            <w:r>
              <w:rPr>
                <w:rFonts w:hint="eastAsia" w:ascii="仿宋" w:hAnsi="仿宋" w:eastAsia="仿宋"/>
                <w:b/>
                <w:color w:val="000000"/>
                <w:szCs w:val="18"/>
              </w:rPr>
              <w:t>起始金额（不包含）</w:t>
            </w:r>
          </w:p>
        </w:tc>
        <w:tc>
          <w:tcPr>
            <w:tcW w:w="2256" w:type="dxa"/>
            <w:shd w:val="clear" w:color="auto" w:fill="FFFFFF"/>
          </w:tcPr>
          <w:p>
            <w:pPr>
              <w:spacing w:line="360" w:lineRule="auto"/>
              <w:jc w:val="center"/>
              <w:rPr>
                <w:rFonts w:ascii="仿宋" w:hAnsi="仿宋" w:eastAsia="仿宋"/>
                <w:szCs w:val="18"/>
              </w:rPr>
            </w:pPr>
            <w:r>
              <w:rPr>
                <w:rFonts w:hint="eastAsia" w:ascii="仿宋" w:hAnsi="仿宋" w:eastAsia="仿宋"/>
                <w:b/>
                <w:color w:val="000000"/>
                <w:szCs w:val="18"/>
              </w:rPr>
              <w:t>截止金额（包含）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睡眠户</w:t>
            </w:r>
          </w:p>
        </w:tc>
        <w:tc>
          <w:tcPr>
            <w:tcW w:w="2283" w:type="dxa"/>
          </w:tcPr>
          <w:p>
            <w:pPr>
              <w:spacing w:line="360" w:lineRule="auto"/>
              <w:jc w:val="left"/>
              <w:rPr>
                <w:rFonts w:ascii="仿宋" w:hAnsi="仿宋" w:eastAsia="仿宋"/>
                <w:color w:val="000000"/>
                <w:szCs w:val="18"/>
              </w:rPr>
            </w:pPr>
            <w:r>
              <w:rPr>
                <w:rFonts w:hint="eastAsia" w:ascii="仿宋" w:hAnsi="仿宋" w:eastAsia="仿宋"/>
                <w:color w:val="000000"/>
                <w:szCs w:val="18"/>
              </w:rPr>
              <w:t>/</w:t>
            </w:r>
          </w:p>
        </w:tc>
        <w:tc>
          <w:tcPr>
            <w:tcW w:w="2256" w:type="dxa"/>
          </w:tcPr>
          <w:p>
            <w:pPr>
              <w:spacing w:line="360" w:lineRule="auto"/>
              <w:rPr>
                <w:rFonts w:ascii="仿宋" w:hAnsi="仿宋" w:eastAsia="仿宋"/>
                <w:szCs w:val="18"/>
              </w:rPr>
            </w:pPr>
            <w:r>
              <w:rPr>
                <w:rFonts w:hint="eastAsia" w:ascii="仿宋" w:hAnsi="仿宋" w:eastAsia="仿宋"/>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Cs w:val="18"/>
              </w:rPr>
            </w:pPr>
            <w:r>
              <w:rPr>
                <w:rFonts w:hint="eastAsia" w:ascii="仿宋" w:hAnsi="仿宋" w:eastAsia="仿宋"/>
                <w:color w:val="000000"/>
                <w:szCs w:val="18"/>
              </w:rPr>
              <w:t>一级</w:t>
            </w:r>
          </w:p>
        </w:tc>
        <w:tc>
          <w:tcPr>
            <w:tcW w:w="2283" w:type="dxa"/>
          </w:tcPr>
          <w:p>
            <w:pPr>
              <w:spacing w:line="360" w:lineRule="auto"/>
              <w:jc w:val="left"/>
              <w:rPr>
                <w:rFonts w:ascii="仿宋" w:hAnsi="仿宋" w:eastAsia="仿宋"/>
                <w:color w:val="000000"/>
                <w:szCs w:val="18"/>
              </w:rPr>
            </w:pPr>
            <w:r>
              <w:rPr>
                <w:rFonts w:hint="eastAsia" w:ascii="仿宋" w:hAnsi="仿宋" w:eastAsia="仿宋"/>
                <w:color w:val="000000"/>
                <w:szCs w:val="18"/>
              </w:rPr>
              <w:t>不限</w:t>
            </w:r>
          </w:p>
        </w:tc>
        <w:tc>
          <w:tcPr>
            <w:tcW w:w="2256" w:type="dxa"/>
          </w:tcPr>
          <w:p>
            <w:pPr>
              <w:spacing w:line="360" w:lineRule="auto"/>
              <w:rPr>
                <w:rFonts w:ascii="仿宋" w:hAnsi="仿宋" w:eastAsia="仿宋"/>
                <w:color w:val="000000"/>
                <w:szCs w:val="18"/>
              </w:rPr>
            </w:pPr>
            <w:r>
              <w:rPr>
                <w:rFonts w:hint="eastAsia" w:ascii="仿宋" w:hAnsi="仿宋" w:eastAsia="仿宋"/>
                <w:szCs w:val="18"/>
              </w:rPr>
              <w:t>1万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Cs w:val="18"/>
              </w:rPr>
            </w:pPr>
            <w:r>
              <w:rPr>
                <w:rFonts w:hint="eastAsia" w:ascii="仿宋" w:hAnsi="仿宋" w:eastAsia="仿宋"/>
                <w:color w:val="000000"/>
                <w:szCs w:val="18"/>
              </w:rPr>
              <w:t>二级</w:t>
            </w:r>
          </w:p>
        </w:tc>
        <w:tc>
          <w:tcPr>
            <w:tcW w:w="2283" w:type="dxa"/>
          </w:tcPr>
          <w:p>
            <w:pPr>
              <w:spacing w:line="360" w:lineRule="auto"/>
              <w:jc w:val="left"/>
              <w:rPr>
                <w:rFonts w:ascii="仿宋" w:hAnsi="仿宋" w:eastAsia="仿宋"/>
                <w:color w:val="000000"/>
                <w:szCs w:val="18"/>
              </w:rPr>
            </w:pPr>
            <w:r>
              <w:rPr>
                <w:rFonts w:hint="eastAsia" w:ascii="仿宋" w:hAnsi="仿宋" w:eastAsia="仿宋"/>
                <w:szCs w:val="18"/>
              </w:rPr>
              <w:t>1万</w:t>
            </w:r>
          </w:p>
        </w:tc>
        <w:tc>
          <w:tcPr>
            <w:tcW w:w="2256" w:type="dxa"/>
          </w:tcPr>
          <w:p>
            <w:pPr>
              <w:spacing w:line="360" w:lineRule="auto"/>
              <w:rPr>
                <w:rFonts w:ascii="仿宋" w:hAnsi="仿宋" w:eastAsia="仿宋"/>
                <w:color w:val="000000"/>
                <w:szCs w:val="18"/>
              </w:rPr>
            </w:pPr>
            <w:r>
              <w:rPr>
                <w:rFonts w:hint="eastAsia" w:ascii="仿宋" w:hAnsi="仿宋" w:eastAsia="仿宋"/>
                <w:szCs w:val="18"/>
              </w:rPr>
              <w:t>3万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三级</w:t>
            </w:r>
          </w:p>
        </w:tc>
        <w:tc>
          <w:tcPr>
            <w:tcW w:w="2283" w:type="dxa"/>
          </w:tcPr>
          <w:p>
            <w:pPr>
              <w:spacing w:line="360" w:lineRule="auto"/>
              <w:jc w:val="left"/>
              <w:rPr>
                <w:rFonts w:ascii="仿宋" w:hAnsi="仿宋" w:eastAsia="仿宋"/>
                <w:szCs w:val="18"/>
              </w:rPr>
            </w:pPr>
            <w:r>
              <w:rPr>
                <w:rFonts w:hint="eastAsia" w:ascii="仿宋" w:hAnsi="仿宋" w:eastAsia="仿宋"/>
                <w:szCs w:val="18"/>
              </w:rPr>
              <w:t>3万</w:t>
            </w:r>
          </w:p>
        </w:tc>
        <w:tc>
          <w:tcPr>
            <w:tcW w:w="2256" w:type="dxa"/>
          </w:tcPr>
          <w:p>
            <w:pPr>
              <w:spacing w:line="360" w:lineRule="auto"/>
              <w:rPr>
                <w:rFonts w:ascii="仿宋" w:hAnsi="仿宋" w:eastAsia="仿宋"/>
                <w:szCs w:val="18"/>
              </w:rPr>
            </w:pPr>
            <w:r>
              <w:rPr>
                <w:rFonts w:hint="eastAsia" w:ascii="仿宋" w:hAnsi="仿宋" w:eastAsia="仿宋"/>
                <w:szCs w:val="18"/>
              </w:rPr>
              <w:t>5万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Cs w:val="18"/>
              </w:rPr>
            </w:pPr>
            <w:r>
              <w:rPr>
                <w:rFonts w:hint="eastAsia" w:ascii="仿宋" w:hAnsi="仿宋" w:eastAsia="仿宋"/>
                <w:color w:val="000000"/>
                <w:szCs w:val="18"/>
              </w:rPr>
              <w:t>四级</w:t>
            </w:r>
          </w:p>
        </w:tc>
        <w:tc>
          <w:tcPr>
            <w:tcW w:w="2283" w:type="dxa"/>
          </w:tcPr>
          <w:p>
            <w:pPr>
              <w:spacing w:line="360" w:lineRule="auto"/>
              <w:jc w:val="left"/>
              <w:rPr>
                <w:rFonts w:ascii="仿宋" w:hAnsi="仿宋" w:eastAsia="仿宋"/>
                <w:color w:val="000000"/>
                <w:szCs w:val="18"/>
              </w:rPr>
            </w:pPr>
            <w:r>
              <w:rPr>
                <w:rFonts w:hint="eastAsia" w:ascii="仿宋" w:hAnsi="仿宋" w:eastAsia="仿宋"/>
                <w:szCs w:val="18"/>
              </w:rPr>
              <w:t>5万</w:t>
            </w:r>
          </w:p>
        </w:tc>
        <w:tc>
          <w:tcPr>
            <w:tcW w:w="2256" w:type="dxa"/>
          </w:tcPr>
          <w:p>
            <w:pPr>
              <w:spacing w:line="360" w:lineRule="auto"/>
              <w:rPr>
                <w:rFonts w:ascii="仿宋" w:hAnsi="仿宋" w:eastAsia="仿宋"/>
                <w:color w:val="000000"/>
                <w:szCs w:val="18"/>
              </w:rPr>
            </w:pPr>
            <w:r>
              <w:rPr>
                <w:rFonts w:hint="eastAsia" w:ascii="仿宋" w:hAnsi="仿宋" w:eastAsia="仿宋"/>
                <w:szCs w:val="18"/>
              </w:rPr>
              <w:t>1</w:t>
            </w:r>
            <w:r>
              <w:rPr>
                <w:rFonts w:ascii="仿宋" w:hAnsi="仿宋" w:eastAsia="仿宋"/>
                <w:szCs w:val="18"/>
              </w:rPr>
              <w:t>0</w:t>
            </w:r>
            <w:r>
              <w:rPr>
                <w:rFonts w:hint="eastAsia" w:ascii="仿宋" w:hAnsi="仿宋" w:eastAsia="仿宋"/>
                <w:szCs w:val="18"/>
              </w:rPr>
              <w:t>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Cs w:val="18"/>
              </w:rPr>
            </w:pPr>
            <w:r>
              <w:rPr>
                <w:rFonts w:hint="eastAsia" w:ascii="仿宋" w:hAnsi="仿宋" w:eastAsia="仿宋"/>
                <w:color w:val="000000"/>
                <w:szCs w:val="18"/>
              </w:rPr>
              <w:t>五级</w:t>
            </w:r>
          </w:p>
        </w:tc>
        <w:tc>
          <w:tcPr>
            <w:tcW w:w="2283" w:type="dxa"/>
          </w:tcPr>
          <w:p>
            <w:pPr>
              <w:spacing w:line="360" w:lineRule="auto"/>
              <w:jc w:val="left"/>
              <w:rPr>
                <w:rFonts w:ascii="仿宋" w:hAnsi="仿宋" w:eastAsia="仿宋"/>
                <w:color w:val="000000"/>
                <w:szCs w:val="18"/>
              </w:rPr>
            </w:pPr>
            <w:r>
              <w:rPr>
                <w:rFonts w:hint="eastAsia" w:ascii="仿宋" w:hAnsi="仿宋" w:eastAsia="仿宋"/>
                <w:szCs w:val="18"/>
              </w:rPr>
              <w:t>1</w:t>
            </w:r>
            <w:r>
              <w:rPr>
                <w:rFonts w:ascii="仿宋" w:hAnsi="仿宋" w:eastAsia="仿宋"/>
                <w:szCs w:val="18"/>
              </w:rPr>
              <w:t>0</w:t>
            </w:r>
            <w:r>
              <w:rPr>
                <w:rFonts w:hint="eastAsia" w:ascii="仿宋" w:hAnsi="仿宋" w:eastAsia="仿宋"/>
                <w:szCs w:val="18"/>
              </w:rPr>
              <w:t>万</w:t>
            </w:r>
          </w:p>
        </w:tc>
        <w:tc>
          <w:tcPr>
            <w:tcW w:w="2256" w:type="dxa"/>
          </w:tcPr>
          <w:p>
            <w:pPr>
              <w:spacing w:line="360" w:lineRule="auto"/>
              <w:rPr>
                <w:rFonts w:ascii="仿宋" w:hAnsi="仿宋" w:eastAsia="仿宋"/>
                <w:color w:val="000000"/>
                <w:szCs w:val="18"/>
              </w:rPr>
            </w:pPr>
            <w:r>
              <w:rPr>
                <w:rFonts w:hint="eastAsia" w:ascii="仿宋" w:hAnsi="仿宋" w:eastAsia="仿宋"/>
                <w:szCs w:val="18"/>
              </w:rPr>
              <w:t>2</w:t>
            </w:r>
            <w:r>
              <w:rPr>
                <w:rFonts w:ascii="仿宋" w:hAnsi="仿宋" w:eastAsia="仿宋"/>
                <w:szCs w:val="18"/>
              </w:rPr>
              <w:t>0</w:t>
            </w:r>
            <w:r>
              <w:rPr>
                <w:rFonts w:hint="eastAsia" w:ascii="仿宋" w:hAnsi="仿宋" w:eastAsia="仿宋"/>
                <w:szCs w:val="18"/>
              </w:rPr>
              <w:t>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六级</w:t>
            </w:r>
          </w:p>
        </w:tc>
        <w:tc>
          <w:tcPr>
            <w:tcW w:w="2283" w:type="dxa"/>
          </w:tcPr>
          <w:p>
            <w:pPr>
              <w:spacing w:line="360" w:lineRule="auto"/>
              <w:jc w:val="left"/>
              <w:rPr>
                <w:rFonts w:ascii="仿宋" w:hAnsi="仿宋" w:eastAsia="仿宋"/>
                <w:szCs w:val="18"/>
              </w:rPr>
            </w:pPr>
            <w:r>
              <w:rPr>
                <w:rFonts w:hint="eastAsia" w:ascii="仿宋" w:hAnsi="仿宋" w:eastAsia="仿宋"/>
                <w:szCs w:val="18"/>
              </w:rPr>
              <w:t>2</w:t>
            </w:r>
            <w:r>
              <w:rPr>
                <w:rFonts w:ascii="仿宋" w:hAnsi="仿宋" w:eastAsia="仿宋"/>
                <w:szCs w:val="18"/>
              </w:rPr>
              <w:t>0</w:t>
            </w:r>
            <w:r>
              <w:rPr>
                <w:rFonts w:hint="eastAsia" w:ascii="仿宋" w:hAnsi="仿宋" w:eastAsia="仿宋"/>
                <w:szCs w:val="18"/>
              </w:rPr>
              <w:t>万</w:t>
            </w:r>
          </w:p>
        </w:tc>
        <w:tc>
          <w:tcPr>
            <w:tcW w:w="2256" w:type="dxa"/>
          </w:tcPr>
          <w:p>
            <w:pPr>
              <w:spacing w:line="360" w:lineRule="auto"/>
              <w:rPr>
                <w:rFonts w:ascii="仿宋" w:hAnsi="仿宋" w:eastAsia="仿宋"/>
                <w:szCs w:val="18"/>
              </w:rPr>
            </w:pPr>
            <w:r>
              <w:rPr>
                <w:rFonts w:hint="eastAsia" w:ascii="仿宋" w:hAnsi="仿宋" w:eastAsia="仿宋"/>
                <w:szCs w:val="18"/>
              </w:rPr>
              <w:t>3</w:t>
            </w:r>
            <w:r>
              <w:rPr>
                <w:rFonts w:ascii="仿宋" w:hAnsi="仿宋" w:eastAsia="仿宋"/>
                <w:szCs w:val="18"/>
              </w:rPr>
              <w:t>0</w:t>
            </w:r>
            <w:r>
              <w:rPr>
                <w:rFonts w:hint="eastAsia" w:ascii="仿宋" w:hAnsi="仿宋" w:eastAsia="仿宋"/>
                <w:szCs w:val="18"/>
              </w:rPr>
              <w:t>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七级</w:t>
            </w:r>
          </w:p>
        </w:tc>
        <w:tc>
          <w:tcPr>
            <w:tcW w:w="2283" w:type="dxa"/>
          </w:tcPr>
          <w:p>
            <w:pPr>
              <w:spacing w:line="360" w:lineRule="auto"/>
              <w:jc w:val="left"/>
              <w:rPr>
                <w:rFonts w:ascii="仿宋" w:hAnsi="仿宋" w:eastAsia="仿宋"/>
                <w:szCs w:val="18"/>
              </w:rPr>
            </w:pPr>
            <w:r>
              <w:rPr>
                <w:rFonts w:hint="eastAsia" w:ascii="仿宋" w:hAnsi="仿宋" w:eastAsia="仿宋"/>
                <w:szCs w:val="18"/>
              </w:rPr>
              <w:t>3</w:t>
            </w:r>
            <w:r>
              <w:rPr>
                <w:rFonts w:ascii="仿宋" w:hAnsi="仿宋" w:eastAsia="仿宋"/>
                <w:szCs w:val="18"/>
              </w:rPr>
              <w:t>0</w:t>
            </w:r>
            <w:r>
              <w:rPr>
                <w:rFonts w:hint="eastAsia" w:ascii="仿宋" w:hAnsi="仿宋" w:eastAsia="仿宋"/>
                <w:szCs w:val="18"/>
              </w:rPr>
              <w:t>万</w:t>
            </w:r>
          </w:p>
        </w:tc>
        <w:tc>
          <w:tcPr>
            <w:tcW w:w="2256" w:type="dxa"/>
          </w:tcPr>
          <w:p>
            <w:pPr>
              <w:spacing w:line="360" w:lineRule="auto"/>
              <w:rPr>
                <w:rFonts w:ascii="仿宋" w:hAnsi="仿宋" w:eastAsia="仿宋"/>
                <w:szCs w:val="18"/>
              </w:rPr>
            </w:pPr>
            <w:r>
              <w:rPr>
                <w:rFonts w:hint="eastAsia" w:ascii="仿宋" w:hAnsi="仿宋" w:eastAsia="仿宋"/>
                <w:szCs w:val="18"/>
              </w:rPr>
              <w:t>5</w:t>
            </w:r>
            <w:r>
              <w:rPr>
                <w:rFonts w:ascii="仿宋" w:hAnsi="仿宋" w:eastAsia="仿宋"/>
                <w:szCs w:val="18"/>
              </w:rPr>
              <w:t>0</w:t>
            </w:r>
            <w:r>
              <w:rPr>
                <w:rFonts w:hint="eastAsia" w:ascii="仿宋" w:hAnsi="仿宋" w:eastAsia="仿宋"/>
                <w:szCs w:val="18"/>
              </w:rPr>
              <w:t>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八级</w:t>
            </w:r>
          </w:p>
        </w:tc>
        <w:tc>
          <w:tcPr>
            <w:tcW w:w="2283" w:type="dxa"/>
          </w:tcPr>
          <w:p>
            <w:pPr>
              <w:spacing w:line="360" w:lineRule="auto"/>
              <w:jc w:val="left"/>
              <w:rPr>
                <w:rFonts w:ascii="仿宋" w:hAnsi="仿宋" w:eastAsia="仿宋"/>
                <w:szCs w:val="18"/>
              </w:rPr>
            </w:pPr>
            <w:r>
              <w:rPr>
                <w:rFonts w:hint="eastAsia" w:ascii="仿宋" w:hAnsi="仿宋" w:eastAsia="仿宋"/>
                <w:szCs w:val="18"/>
              </w:rPr>
              <w:t>5</w:t>
            </w:r>
            <w:r>
              <w:rPr>
                <w:rFonts w:ascii="仿宋" w:hAnsi="仿宋" w:eastAsia="仿宋"/>
                <w:szCs w:val="18"/>
              </w:rPr>
              <w:t>0</w:t>
            </w:r>
            <w:r>
              <w:rPr>
                <w:rFonts w:hint="eastAsia" w:ascii="仿宋" w:hAnsi="仿宋" w:eastAsia="仿宋"/>
                <w:szCs w:val="18"/>
              </w:rPr>
              <w:t>万</w:t>
            </w:r>
          </w:p>
        </w:tc>
        <w:tc>
          <w:tcPr>
            <w:tcW w:w="2256" w:type="dxa"/>
          </w:tcPr>
          <w:p>
            <w:pPr>
              <w:spacing w:line="360" w:lineRule="auto"/>
              <w:rPr>
                <w:rFonts w:ascii="仿宋" w:hAnsi="仿宋" w:eastAsia="仿宋"/>
                <w:szCs w:val="18"/>
              </w:rPr>
            </w:pPr>
            <w:r>
              <w:rPr>
                <w:rFonts w:hint="eastAsia" w:ascii="仿宋" w:hAnsi="仿宋" w:eastAsia="仿宋"/>
                <w:szCs w:val="18"/>
              </w:rPr>
              <w:t>1</w:t>
            </w:r>
            <w:r>
              <w:rPr>
                <w:rFonts w:ascii="仿宋" w:hAnsi="仿宋" w:eastAsia="仿宋"/>
                <w:szCs w:val="18"/>
              </w:rPr>
              <w:t>00</w:t>
            </w:r>
            <w:r>
              <w:rPr>
                <w:rFonts w:hint="eastAsia" w:ascii="仿宋" w:hAnsi="仿宋" w:eastAsia="仿宋"/>
                <w:szCs w:val="18"/>
              </w:rPr>
              <w:t>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九级</w:t>
            </w:r>
          </w:p>
        </w:tc>
        <w:tc>
          <w:tcPr>
            <w:tcW w:w="2283" w:type="dxa"/>
          </w:tcPr>
          <w:p>
            <w:pPr>
              <w:spacing w:line="360" w:lineRule="auto"/>
              <w:jc w:val="left"/>
              <w:rPr>
                <w:rFonts w:ascii="仿宋" w:hAnsi="仿宋" w:eastAsia="仿宋"/>
                <w:szCs w:val="18"/>
              </w:rPr>
            </w:pPr>
            <w:r>
              <w:rPr>
                <w:rFonts w:hint="eastAsia" w:ascii="仿宋" w:hAnsi="仿宋" w:eastAsia="仿宋"/>
                <w:szCs w:val="18"/>
              </w:rPr>
              <w:t>1</w:t>
            </w:r>
            <w:r>
              <w:rPr>
                <w:rFonts w:ascii="仿宋" w:hAnsi="仿宋" w:eastAsia="仿宋"/>
                <w:szCs w:val="18"/>
              </w:rPr>
              <w:t>00</w:t>
            </w:r>
            <w:r>
              <w:rPr>
                <w:rFonts w:hint="eastAsia" w:ascii="仿宋" w:hAnsi="仿宋" w:eastAsia="仿宋"/>
                <w:szCs w:val="18"/>
              </w:rPr>
              <w:t>万</w:t>
            </w:r>
          </w:p>
        </w:tc>
        <w:tc>
          <w:tcPr>
            <w:tcW w:w="2256" w:type="dxa"/>
          </w:tcPr>
          <w:p>
            <w:pPr>
              <w:spacing w:line="360" w:lineRule="auto"/>
              <w:rPr>
                <w:rFonts w:ascii="仿宋" w:hAnsi="仿宋" w:eastAsia="仿宋"/>
                <w:szCs w:val="18"/>
              </w:rPr>
            </w:pPr>
            <w:r>
              <w:rPr>
                <w:rFonts w:hint="eastAsia" w:ascii="仿宋" w:hAnsi="仿宋" w:eastAsia="仿宋"/>
                <w:szCs w:val="18"/>
              </w:rPr>
              <w:t>3</w:t>
            </w:r>
            <w:r>
              <w:rPr>
                <w:rFonts w:ascii="仿宋" w:hAnsi="仿宋" w:eastAsia="仿宋"/>
                <w:szCs w:val="18"/>
              </w:rPr>
              <w:t>00</w:t>
            </w:r>
            <w:r>
              <w:rPr>
                <w:rFonts w:hint="eastAsia" w:ascii="仿宋" w:hAnsi="仿宋" w:eastAsia="仿宋"/>
                <w:szCs w:val="18"/>
              </w:rPr>
              <w:t>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szCs w:val="18"/>
              </w:rPr>
            </w:pPr>
            <w:r>
              <w:rPr>
                <w:rFonts w:hint="eastAsia" w:ascii="仿宋" w:hAnsi="仿宋" w:eastAsia="仿宋"/>
                <w:szCs w:val="18"/>
              </w:rPr>
              <w:t>十级</w:t>
            </w:r>
          </w:p>
        </w:tc>
        <w:tc>
          <w:tcPr>
            <w:tcW w:w="2283" w:type="dxa"/>
          </w:tcPr>
          <w:p>
            <w:pPr>
              <w:spacing w:line="360" w:lineRule="auto"/>
              <w:jc w:val="left"/>
              <w:rPr>
                <w:rFonts w:ascii="仿宋" w:hAnsi="仿宋" w:eastAsia="仿宋"/>
                <w:szCs w:val="18"/>
              </w:rPr>
            </w:pPr>
            <w:r>
              <w:rPr>
                <w:rFonts w:hint="eastAsia" w:ascii="仿宋" w:hAnsi="仿宋" w:eastAsia="仿宋"/>
                <w:szCs w:val="18"/>
              </w:rPr>
              <w:t>3</w:t>
            </w:r>
            <w:r>
              <w:rPr>
                <w:rFonts w:ascii="仿宋" w:hAnsi="仿宋" w:eastAsia="仿宋"/>
                <w:szCs w:val="18"/>
              </w:rPr>
              <w:t>00</w:t>
            </w:r>
            <w:r>
              <w:rPr>
                <w:rFonts w:hint="eastAsia" w:ascii="仿宋" w:hAnsi="仿宋" w:eastAsia="仿宋"/>
                <w:szCs w:val="18"/>
              </w:rPr>
              <w:t>万</w:t>
            </w:r>
          </w:p>
        </w:tc>
        <w:tc>
          <w:tcPr>
            <w:tcW w:w="2256" w:type="dxa"/>
          </w:tcPr>
          <w:p>
            <w:pPr>
              <w:spacing w:line="360" w:lineRule="auto"/>
              <w:rPr>
                <w:rFonts w:ascii="仿宋" w:hAnsi="仿宋" w:eastAsia="仿宋"/>
                <w:szCs w:val="18"/>
              </w:rPr>
            </w:pPr>
            <w:r>
              <w:rPr>
                <w:rFonts w:hint="eastAsia" w:ascii="仿宋" w:hAnsi="仿宋" w:eastAsia="仿宋"/>
                <w:szCs w:val="18"/>
              </w:rPr>
              <w:t>不限</w:t>
            </w:r>
          </w:p>
        </w:tc>
      </w:tr>
    </w:tbl>
    <w:p>
      <w:pPr>
        <w:spacing w:line="360" w:lineRule="auto"/>
        <w:rPr>
          <w:rFonts w:ascii="仿宋" w:hAnsi="仿宋" w:eastAsia="仿宋"/>
          <w:sz w:val="24"/>
          <w:szCs w:val="24"/>
        </w:rPr>
      </w:pP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客户等级变化，通过折线图展示客户</w:t>
      </w:r>
      <w:ins w:id="2062" w:author="wanao" w:date="2026-07-08T11:18:28Z">
        <w:r>
          <w:rPr>
            <w:rFonts w:hint="eastAsia" w:ascii="仿宋" w:hAnsi="仿宋" w:eastAsia="仿宋"/>
            <w:sz w:val="24"/>
            <w:szCs w:val="24"/>
            <w:lang w:val="en-US" w:eastAsia="zh-CN"/>
          </w:rPr>
          <w:t>AUM</w:t>
        </w:r>
      </w:ins>
      <w:r>
        <w:rPr>
          <w:rFonts w:hint="eastAsia" w:ascii="仿宋" w:hAnsi="仿宋" w:eastAsia="仿宋"/>
          <w:sz w:val="24"/>
          <w:szCs w:val="24"/>
        </w:rPr>
        <w:t>等级趋势，固定展示近13个月</w:t>
      </w:r>
      <w:ins w:id="2063" w:author="wanao" w:date="2026-07-08T11:18:36Z">
        <w:r>
          <w:rPr>
            <w:rFonts w:hint="eastAsia" w:ascii="仿宋" w:hAnsi="仿宋" w:eastAsia="仿宋"/>
            <w:sz w:val="24"/>
            <w:szCs w:val="24"/>
            <w:lang w:val="en-US" w:eastAsia="zh-CN"/>
          </w:rPr>
          <w:t>AUM</w:t>
        </w:r>
      </w:ins>
      <w:r>
        <w:rPr>
          <w:rFonts w:hint="eastAsia" w:ascii="仿宋" w:hAnsi="仿宋" w:eastAsia="仿宋"/>
          <w:sz w:val="24"/>
          <w:szCs w:val="24"/>
        </w:rPr>
        <w:t>等级变化情况。</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管户客户经理可查看客户的评级信息及风险评估信息，其他用户无权限查看客户的评级信息及风险评估信息</w:t>
      </w:r>
    </w:p>
    <w:p>
      <w:pPr>
        <w:pStyle w:val="8"/>
        <w:numPr>
          <w:ilvl w:val="5"/>
          <w:numId w:val="68"/>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系统输出理财风险评估结果、保险风险评估结果</w:t>
      </w:r>
      <w:r>
        <w:rPr>
          <w:rFonts w:hint="eastAsia" w:ascii="仿宋" w:hAnsi="仿宋" w:eastAsia="仿宋"/>
          <w:color w:val="000000"/>
          <w:sz w:val="24"/>
        </w:rPr>
        <w:t>、</w:t>
      </w:r>
      <w:r>
        <w:rPr>
          <w:rFonts w:ascii="仿宋" w:hAnsi="仿宋" w:eastAsia="仿宋"/>
          <w:color w:val="000000"/>
          <w:sz w:val="24"/>
        </w:rPr>
        <w:t>客户等级变化。</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9"/>
        <w:gridCol w:w="2285"/>
        <w:gridCol w:w="2258"/>
        <w:gridCol w:w="22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5"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8"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5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color w:val="000000"/>
                <w:sz w:val="24"/>
              </w:rPr>
            </w:pPr>
            <w:r>
              <w:rPr>
                <w:rFonts w:hint="eastAsia" w:ascii="仿宋" w:hAnsi="仿宋" w:eastAsia="仿宋"/>
                <w:color w:val="000000"/>
                <w:sz w:val="24"/>
              </w:rPr>
              <w:t>客户</w:t>
            </w:r>
            <w:ins w:id="2064" w:author="wanao" w:date="2026-07-08T11:18:45Z">
              <w:r>
                <w:rPr>
                  <w:rFonts w:hint="eastAsia" w:ascii="仿宋" w:hAnsi="仿宋" w:eastAsia="仿宋"/>
                  <w:color w:val="000000"/>
                  <w:sz w:val="24"/>
                  <w:lang w:val="en-US" w:eastAsia="zh-CN"/>
                </w:rPr>
                <w:t>AUM</w:t>
              </w:r>
            </w:ins>
            <w:r>
              <w:rPr>
                <w:rFonts w:hint="eastAsia" w:ascii="仿宋" w:hAnsi="仿宋" w:eastAsia="仿宋"/>
                <w:color w:val="000000"/>
                <w:sz w:val="24"/>
              </w:rPr>
              <w:t>等级</w:t>
            </w:r>
          </w:p>
        </w:tc>
        <w:tc>
          <w:tcPr>
            <w:tcW w:w="228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8"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58" w:type="dxa"/>
          </w:tcPr>
          <w:p>
            <w:pPr>
              <w:spacing w:line="360" w:lineRule="auto"/>
              <w:rPr>
                <w:rFonts w:ascii="仿宋" w:hAnsi="仿宋" w:eastAsia="仿宋"/>
                <w:color w:val="000000"/>
                <w:sz w:val="24"/>
              </w:rPr>
            </w:pPr>
            <w:r>
              <w:rPr>
                <w:rFonts w:ascii="仿宋" w:hAnsi="仿宋" w:eastAsia="仿宋"/>
                <w:color w:val="000000"/>
                <w:sz w:val="24"/>
              </w:rPr>
              <w:t>展示客户</w:t>
            </w:r>
            <w:ins w:id="2065" w:author="wanao" w:date="2026-07-08T11:18:47Z">
              <w:r>
                <w:rPr>
                  <w:rFonts w:hint="eastAsia" w:ascii="仿宋" w:hAnsi="仿宋" w:eastAsia="仿宋"/>
                  <w:color w:val="000000"/>
                  <w:sz w:val="24"/>
                  <w:lang w:val="en-US" w:eastAsia="zh-CN"/>
                </w:rPr>
                <w:t>A</w:t>
              </w:r>
            </w:ins>
            <w:ins w:id="2066" w:author="wanao" w:date="2026-07-08T11:18:48Z">
              <w:r>
                <w:rPr>
                  <w:rFonts w:hint="eastAsia" w:ascii="仿宋" w:hAnsi="仿宋" w:eastAsia="仿宋"/>
                  <w:color w:val="000000"/>
                  <w:sz w:val="24"/>
                  <w:lang w:val="en-US" w:eastAsia="zh-CN"/>
                </w:rPr>
                <w:t>UM</w:t>
              </w:r>
            </w:ins>
            <w:r>
              <w:rPr>
                <w:rFonts w:hint="eastAsia" w:ascii="仿宋" w:hAnsi="仿宋" w:eastAsia="仿宋"/>
                <w:color w:val="000000"/>
                <w:sz w:val="24"/>
              </w:rPr>
              <w:t>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rPr>
            </w:pPr>
            <w:r>
              <w:rPr>
                <w:rFonts w:ascii="仿宋" w:hAnsi="仿宋" w:eastAsia="仿宋"/>
                <w:color w:val="000000"/>
                <w:sz w:val="24"/>
              </w:rPr>
              <w:t>客户等级趋势</w:t>
            </w:r>
          </w:p>
        </w:tc>
        <w:tc>
          <w:tcPr>
            <w:tcW w:w="2285" w:type="dxa"/>
          </w:tcPr>
          <w:p>
            <w:pPr>
              <w:spacing w:line="360" w:lineRule="auto"/>
              <w:rPr>
                <w:rFonts w:ascii="仿宋" w:hAnsi="仿宋" w:eastAsia="仿宋"/>
              </w:rPr>
            </w:pPr>
            <w:r>
              <w:rPr>
                <w:rFonts w:ascii="仿宋" w:hAnsi="仿宋" w:eastAsia="仿宋"/>
                <w:color w:val="000000"/>
                <w:sz w:val="24"/>
              </w:rPr>
              <w:t>反显</w:t>
            </w:r>
          </w:p>
        </w:tc>
        <w:tc>
          <w:tcPr>
            <w:tcW w:w="2258" w:type="dxa"/>
          </w:tcPr>
          <w:p>
            <w:pPr>
              <w:spacing w:line="360" w:lineRule="auto"/>
              <w:rPr>
                <w:rFonts w:ascii="仿宋" w:hAnsi="仿宋" w:eastAsia="仿宋"/>
              </w:rPr>
            </w:pPr>
            <w:r>
              <w:rPr>
                <w:rFonts w:hint="eastAsia" w:ascii="仿宋" w:hAnsi="仿宋" w:eastAsia="仿宋"/>
                <w:color w:val="000000"/>
                <w:sz w:val="24"/>
              </w:rPr>
              <w:t>折线图</w:t>
            </w:r>
          </w:p>
        </w:tc>
        <w:tc>
          <w:tcPr>
            <w:tcW w:w="2258" w:type="dxa"/>
          </w:tcPr>
          <w:p>
            <w:pPr>
              <w:spacing w:line="360" w:lineRule="auto"/>
              <w:rPr>
                <w:rFonts w:ascii="仿宋" w:hAnsi="仿宋" w:eastAsia="仿宋"/>
              </w:rPr>
            </w:pPr>
            <w:r>
              <w:rPr>
                <w:rFonts w:ascii="仿宋" w:hAnsi="仿宋" w:eastAsia="仿宋"/>
                <w:color w:val="000000"/>
                <w:sz w:val="24"/>
              </w:rPr>
              <w:t>以趋势图方式展示客户近13个月</w:t>
            </w:r>
            <w:ins w:id="2067" w:author="wanao" w:date="2026-07-08T11:18:52Z">
              <w:r>
                <w:rPr>
                  <w:rFonts w:hint="eastAsia" w:ascii="仿宋" w:hAnsi="仿宋" w:eastAsia="仿宋"/>
                  <w:color w:val="000000"/>
                  <w:sz w:val="24"/>
                  <w:lang w:val="en-US" w:eastAsia="zh-CN"/>
                </w:rPr>
                <w:t>AUM</w:t>
              </w:r>
            </w:ins>
            <w:r>
              <w:rPr>
                <w:rFonts w:ascii="仿宋" w:hAnsi="仿宋" w:eastAsia="仿宋"/>
                <w:color w:val="000000"/>
                <w:sz w:val="24"/>
              </w:rPr>
              <w:t>等级变化情况</w:t>
            </w:r>
          </w:p>
        </w:tc>
      </w:tr>
    </w:tbl>
    <w:p>
      <w:pPr>
        <w:spacing w:line="360" w:lineRule="auto"/>
        <w:rPr>
          <w:rFonts w:ascii="仿宋" w:hAnsi="仿宋" w:eastAsia="仿宋"/>
        </w:rPr>
      </w:pPr>
    </w:p>
    <w:p>
      <w:pPr>
        <w:pStyle w:val="172"/>
        <w:numPr>
          <w:ilvl w:val="0"/>
          <w:numId w:val="69"/>
        </w:numPr>
        <w:spacing w:line="360" w:lineRule="auto"/>
        <w:ind w:firstLineChars="0"/>
        <w:rPr>
          <w:rFonts w:ascii="仿宋" w:hAnsi="仿宋" w:eastAsia="仿宋"/>
          <w:b/>
          <w:bCs/>
          <w:sz w:val="24"/>
          <w:szCs w:val="24"/>
        </w:rPr>
      </w:pPr>
      <w:r>
        <w:rPr>
          <w:rFonts w:hint="eastAsia" w:ascii="仿宋" w:hAnsi="仿宋" w:eastAsia="仿宋"/>
          <w:b/>
          <w:bCs/>
          <w:sz w:val="24"/>
          <w:szCs w:val="24"/>
        </w:rPr>
        <w:t>指标清单</w:t>
      </w:r>
    </w:p>
    <w:p>
      <w:pPr>
        <w:spacing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color w:val="000000"/>
          <w:sz w:val="24"/>
        </w:rPr>
        <w:t>客户等级：通过“</w:t>
      </w:r>
      <w:r>
        <w:rPr>
          <w:rFonts w:hint="eastAsia" w:ascii="仿宋" w:hAnsi="仿宋" w:eastAsia="仿宋"/>
          <w:color w:val="000000" w:themeColor="text1"/>
          <w:sz w:val="24"/>
          <w14:textFill>
            <w14:solidFill>
              <w14:schemeClr w14:val="tx1"/>
            </w14:solidFill>
          </w14:textFill>
        </w:rPr>
        <w:t>卡片组件”展示。</w:t>
      </w:r>
    </w:p>
    <w:p>
      <w:pPr>
        <w:pStyle w:val="172"/>
        <w:numPr>
          <w:ilvl w:val="0"/>
          <w:numId w:val="69"/>
        </w:numPr>
        <w:spacing w:line="360" w:lineRule="auto"/>
        <w:ind w:firstLineChars="0"/>
        <w:rPr>
          <w:rFonts w:ascii="仿宋" w:hAnsi="仿宋" w:eastAsia="仿宋"/>
          <w:b/>
          <w:bCs/>
          <w:sz w:val="24"/>
          <w:szCs w:val="24"/>
        </w:rPr>
      </w:pPr>
      <w:r>
        <w:rPr>
          <w:rFonts w:hint="eastAsia" w:ascii="仿宋" w:hAnsi="仿宋" w:eastAsia="仿宋"/>
          <w:b/>
          <w:bCs/>
          <w:sz w:val="24"/>
          <w:szCs w:val="24"/>
        </w:rPr>
        <w:t>图表说明</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客户分层分析</w:t>
      </w:r>
    </w:p>
    <w:p>
      <w:pPr>
        <w:spacing w:line="360" w:lineRule="auto"/>
        <w:ind w:firstLine="420"/>
        <w:rPr>
          <w:rFonts w:ascii="仿宋" w:hAnsi="仿宋" w:eastAsia="仿宋"/>
          <w:sz w:val="24"/>
          <w:szCs w:val="24"/>
        </w:rPr>
      </w:pPr>
      <w:r>
        <w:rPr>
          <w:rFonts w:hint="eastAsia" w:ascii="仿宋" w:hAnsi="仿宋" w:eastAsia="仿宋"/>
          <w:sz w:val="24"/>
          <w:szCs w:val="24"/>
        </w:rPr>
        <w:t>图表类型：折线图</w:t>
      </w:r>
    </w:p>
    <w:p>
      <w:pPr>
        <w:spacing w:line="360" w:lineRule="auto"/>
        <w:ind w:firstLine="420"/>
        <w:rPr>
          <w:rFonts w:ascii="仿宋" w:hAnsi="仿宋" w:eastAsia="仿宋"/>
        </w:rPr>
      </w:pPr>
      <w:r>
        <w:rPr>
          <w:rFonts w:hint="eastAsia" w:ascii="仿宋" w:hAnsi="仿宋" w:eastAsia="仿宋"/>
          <w:sz w:val="24"/>
          <w:szCs w:val="24"/>
        </w:rPr>
        <w:t>图表说明：展示近1</w:t>
      </w:r>
      <w:r>
        <w:rPr>
          <w:rFonts w:ascii="仿宋" w:hAnsi="仿宋" w:eastAsia="仿宋"/>
          <w:sz w:val="24"/>
          <w:szCs w:val="24"/>
        </w:rPr>
        <w:t>3</w:t>
      </w:r>
      <w:r>
        <w:rPr>
          <w:rFonts w:hint="eastAsia" w:ascii="仿宋" w:hAnsi="仿宋" w:eastAsia="仿宋"/>
          <w:sz w:val="24"/>
          <w:szCs w:val="24"/>
        </w:rPr>
        <w:t>个月客户</w:t>
      </w:r>
      <w:ins w:id="2068" w:author="wanao" w:date="2026-07-08T11:19:01Z">
        <w:r>
          <w:rPr>
            <w:rFonts w:hint="eastAsia" w:ascii="仿宋" w:hAnsi="仿宋" w:eastAsia="仿宋"/>
            <w:sz w:val="24"/>
            <w:szCs w:val="24"/>
            <w:lang w:val="en-US" w:eastAsia="zh-CN"/>
          </w:rPr>
          <w:t>AUM</w:t>
        </w:r>
      </w:ins>
      <w:r>
        <w:rPr>
          <w:rFonts w:hint="eastAsia" w:ascii="仿宋" w:hAnsi="仿宋" w:eastAsia="仿宋"/>
          <w:sz w:val="24"/>
          <w:szCs w:val="24"/>
        </w:rPr>
        <w:t>等级的变化趋势。悬浮进行提示，如鼠标悬浮在一级，提示文案：“</w:t>
      </w:r>
      <w:r>
        <w:rPr>
          <w:rFonts w:ascii="仿宋" w:hAnsi="仿宋" w:eastAsia="仿宋"/>
          <w:sz w:val="24"/>
          <w:szCs w:val="24"/>
        </w:rPr>
        <w:t>26</w:t>
      </w:r>
      <w:r>
        <w:rPr>
          <w:rFonts w:hint="eastAsia" w:ascii="仿宋" w:hAnsi="仿宋" w:eastAsia="仿宋"/>
          <w:sz w:val="24"/>
          <w:szCs w:val="24"/>
        </w:rPr>
        <w:t>年6月：四级”。</w:t>
      </w:r>
    </w:p>
    <w:p>
      <w:pPr>
        <w:pStyle w:val="8"/>
        <w:numPr>
          <w:ilvl w:val="5"/>
          <w:numId w:val="68"/>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68"/>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68"/>
        </w:numPr>
        <w:spacing w:line="360" w:lineRule="auto"/>
        <w:rPr>
          <w:rFonts w:ascii="仿宋" w:hAnsi="仿宋" w:eastAsia="仿宋"/>
        </w:rPr>
      </w:pPr>
      <w:r>
        <w:rPr>
          <w:rFonts w:hint="eastAsia" w:ascii="仿宋" w:hAnsi="仿宋" w:eastAsia="仿宋"/>
        </w:rPr>
        <w:t>凭证/合同/协议打印</w:t>
      </w:r>
    </w:p>
    <w:p>
      <w:r>
        <w:rPr>
          <w:rFonts w:hint="eastAsia" w:ascii="仿宋" w:hAnsi="仿宋" w:eastAsia="仿宋"/>
          <w:sz w:val="24"/>
          <w:szCs w:val="24"/>
        </w:rPr>
        <w:t>不涉及</w:t>
      </w:r>
    </w:p>
    <w:p>
      <w:pPr>
        <w:pStyle w:val="7"/>
        <w:numPr>
          <w:ilvl w:val="4"/>
          <w:numId w:val="64"/>
        </w:numPr>
        <w:spacing w:line="360" w:lineRule="auto"/>
        <w:ind w:left="1418" w:hanging="1418"/>
        <w:rPr>
          <w:rFonts w:ascii="仿宋" w:hAnsi="仿宋" w:eastAsia="仿宋"/>
          <w:i w:val="0"/>
          <w:iCs w:val="0"/>
        </w:rPr>
      </w:pPr>
      <w:r>
        <w:rPr>
          <w:rFonts w:hint="eastAsia" w:ascii="仿宋" w:hAnsi="仿宋" w:eastAsia="仿宋"/>
          <w:i w:val="0"/>
          <w:iCs w:val="0"/>
        </w:rPr>
        <w:t>客户资产</w:t>
      </w:r>
    </w:p>
    <w:p>
      <w:pPr>
        <w:pStyle w:val="8"/>
        <w:numPr>
          <w:ilvl w:val="5"/>
          <w:numId w:val="70"/>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w:t>
      </w:r>
      <w:r>
        <w:rPr>
          <w:rFonts w:hint="eastAsia" w:ascii="仿宋" w:hAnsi="仿宋" w:eastAsia="仿宋"/>
          <w:color w:val="000000"/>
          <w:sz w:val="24"/>
        </w:rPr>
        <w:t>客户资产</w:t>
      </w:r>
      <w:r>
        <w:rPr>
          <w:rFonts w:ascii="仿宋" w:hAnsi="仿宋" w:eastAsia="仿宋"/>
          <w:color w:val="000000"/>
          <w:sz w:val="24"/>
        </w:rPr>
        <w:t>总览信息，帮助客户经理快速识别客户资产结构并定位后续经营重点</w:t>
      </w:r>
    </w:p>
    <w:p>
      <w:pPr>
        <w:pStyle w:val="8"/>
        <w:numPr>
          <w:ilvl w:val="5"/>
          <w:numId w:val="70"/>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70"/>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用户进入客户360视图后，点击功能区，“客户资产”功能入口，跳转至“客户资产”总览页面。</w:t>
      </w:r>
    </w:p>
    <w:p>
      <w:pPr>
        <w:spacing w:line="360" w:lineRule="auto"/>
        <w:ind w:firstLine="420"/>
        <w:rPr>
          <w:rFonts w:ascii="仿宋" w:hAnsi="仿宋" w:eastAsia="仿宋"/>
          <w:sz w:val="24"/>
          <w:szCs w:val="24"/>
        </w:rPr>
      </w:pPr>
      <w:r>
        <w:rPr>
          <w:rFonts w:hint="eastAsia" w:ascii="仿宋" w:hAnsi="仿宋" w:eastAsia="仿宋"/>
          <w:sz w:val="24"/>
          <w:szCs w:val="24"/>
        </w:rPr>
        <w:t>点击“存款” 指标，下钻存款账户页面，详见PC端 “客户资产-存款”章节。</w:t>
      </w:r>
    </w:p>
    <w:p>
      <w:pPr>
        <w:spacing w:line="360" w:lineRule="auto"/>
        <w:ind w:firstLine="420"/>
        <w:rPr>
          <w:rFonts w:ascii="仿宋" w:hAnsi="仿宋" w:eastAsia="仿宋"/>
          <w:sz w:val="24"/>
          <w:szCs w:val="24"/>
        </w:rPr>
      </w:pPr>
      <w:r>
        <w:rPr>
          <w:rFonts w:hint="eastAsia" w:ascii="仿宋" w:hAnsi="仿宋" w:eastAsia="仿宋"/>
          <w:sz w:val="24"/>
          <w:szCs w:val="24"/>
        </w:rPr>
        <w:t>点击“理财” 指标，下钻理财账户页面，详见PC端 “客户资产-理财”章节。</w:t>
      </w:r>
    </w:p>
    <w:p>
      <w:pPr>
        <w:spacing w:line="360" w:lineRule="auto"/>
        <w:ind w:firstLine="420"/>
        <w:rPr>
          <w:rFonts w:ascii="仿宋" w:hAnsi="仿宋" w:eastAsia="仿宋"/>
          <w:sz w:val="24"/>
          <w:szCs w:val="24"/>
        </w:rPr>
      </w:pPr>
      <w:r>
        <w:rPr>
          <w:rFonts w:hint="eastAsia" w:ascii="仿宋" w:hAnsi="仿宋" w:eastAsia="仿宋"/>
          <w:sz w:val="24"/>
          <w:szCs w:val="24"/>
        </w:rPr>
        <w:t>点击“保险” 指标，下钻保险账户页面，详见PC端“客户资产-保险”章节。</w:t>
      </w:r>
    </w:p>
    <w:p>
      <w:pPr>
        <w:spacing w:line="360" w:lineRule="auto"/>
        <w:rPr>
          <w:rFonts w:ascii="仿宋" w:hAnsi="仿宋" w:eastAsia="仿宋"/>
          <w:sz w:val="24"/>
          <w:szCs w:val="24"/>
        </w:rPr>
      </w:pPr>
      <w:r>
        <w:rPr>
          <w:rFonts w:hint="eastAsia" w:ascii="仿宋" w:hAnsi="仿宋" w:eastAsia="仿宋"/>
          <w:sz w:val="24"/>
          <w:szCs w:val="24"/>
        </w:rPr>
        <w:t>2. 切片器：余额｜月日均｜季日均｜年日均，默认：余额。切片器的切换，指标与图表联动展示。</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客户金融资产范围确定为存款、理财、保险三类。</w:t>
      </w:r>
    </w:p>
    <w:p>
      <w:pPr>
        <w:spacing w:line="360" w:lineRule="auto"/>
        <w:rPr>
          <w:rFonts w:ascii="仿宋" w:hAnsi="仿宋" w:eastAsia="仿宋"/>
          <w:sz w:val="24"/>
          <w:szCs w:val="24"/>
        </w:rPr>
      </w:pPr>
      <w:r>
        <w:rPr>
          <w:rFonts w:hint="eastAsia" w:ascii="仿宋" w:hAnsi="仿宋" w:eastAsia="仿宋"/>
          <w:sz w:val="24"/>
          <w:szCs w:val="24"/>
        </w:rPr>
        <w:t>2. 贷款信息不在客户资产模块内展示，统一聚焦在授信信息模块内展示。</w:t>
      </w:r>
    </w:p>
    <w:p>
      <w:pPr>
        <w:spacing w:line="360" w:lineRule="auto"/>
        <w:rPr>
          <w:rFonts w:ascii="仿宋" w:hAnsi="仿宋" w:eastAsia="仿宋"/>
          <w:sz w:val="24"/>
          <w:szCs w:val="24"/>
        </w:rPr>
      </w:pPr>
      <w:r>
        <w:rPr>
          <w:rFonts w:hint="eastAsia" w:ascii="仿宋" w:hAnsi="仿宋" w:eastAsia="仿宋"/>
          <w:sz w:val="24"/>
          <w:szCs w:val="24"/>
        </w:rPr>
        <w:t>3. 贵金属、信托、基金等暂不纳入本期范围，但数据模型设计需考虑未来扩展能力。</w:t>
      </w:r>
    </w:p>
    <w:p>
      <w:pPr>
        <w:spacing w:line="360" w:lineRule="auto"/>
        <w:rPr>
          <w:rFonts w:ascii="仿宋" w:hAnsi="仿宋" w:eastAsia="仿宋"/>
          <w:sz w:val="24"/>
          <w:szCs w:val="24"/>
        </w:rPr>
      </w:pPr>
      <w:r>
        <w:rPr>
          <w:rFonts w:hint="eastAsia" w:ascii="仿宋" w:hAnsi="仿宋" w:eastAsia="仿宋"/>
          <w:sz w:val="24"/>
          <w:szCs w:val="24"/>
        </w:rPr>
        <w:t>4. 切片器：余额｜月日均｜季日均｜年日均，默认：余额</w:t>
      </w:r>
    </w:p>
    <w:p>
      <w:pPr>
        <w:spacing w:line="360" w:lineRule="auto"/>
        <w:rPr>
          <w:rFonts w:ascii="仿宋" w:hAnsi="仿宋" w:eastAsia="仿宋"/>
          <w:sz w:val="24"/>
          <w:szCs w:val="24"/>
        </w:rPr>
      </w:pPr>
      <w:r>
        <w:rPr>
          <w:rFonts w:hint="eastAsia" w:ascii="仿宋" w:hAnsi="仿宋" w:eastAsia="仿宋"/>
          <w:sz w:val="24"/>
          <w:szCs w:val="24"/>
        </w:rPr>
        <w:t>5. 指标：以卡片组件展示金融资产、存款、理财、保险</w:t>
      </w:r>
    </w:p>
    <w:p>
      <w:pPr>
        <w:spacing w:line="360" w:lineRule="auto"/>
        <w:rPr>
          <w:rFonts w:ascii="仿宋" w:hAnsi="仿宋" w:eastAsia="仿宋"/>
          <w:sz w:val="24"/>
          <w:szCs w:val="24"/>
        </w:rPr>
      </w:pPr>
      <w:r>
        <w:rPr>
          <w:rFonts w:hint="eastAsia" w:ascii="仿宋" w:hAnsi="仿宋" w:eastAsia="仿宋"/>
          <w:sz w:val="24"/>
          <w:szCs w:val="24"/>
        </w:rPr>
        <w:t>6. 图表：客户资产趋势分析，取固定仅13个月的趋势分析。</w:t>
      </w:r>
    </w:p>
    <w:p>
      <w:pPr>
        <w:spacing w:line="360" w:lineRule="auto"/>
        <w:rPr>
          <w:rFonts w:ascii="仿宋" w:hAnsi="仿宋" w:eastAsia="仿宋"/>
          <w:sz w:val="24"/>
          <w:szCs w:val="24"/>
        </w:rPr>
      </w:pPr>
      <w:r>
        <w:rPr>
          <w:rFonts w:hint="eastAsia" w:ascii="仿宋" w:hAnsi="仿宋" w:eastAsia="仿宋"/>
          <w:sz w:val="24"/>
          <w:szCs w:val="24"/>
        </w:rPr>
        <w:t>7. 金额展示统一使用“元”作为单位。</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管户客户经理可查看客户的资产总览信息，其他用户无权限查看</w:t>
      </w:r>
    </w:p>
    <w:p>
      <w:pPr>
        <w:pStyle w:val="8"/>
        <w:numPr>
          <w:ilvl w:val="5"/>
          <w:numId w:val="70"/>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系统输出客户金融资产总览信息及各分类资产入口。</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金融资产余额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展示客户当前金融资产余额</w:t>
            </w:r>
            <w:r>
              <w:rPr>
                <w:rFonts w:hint="eastAsia" w:ascii="仿宋" w:hAnsi="仿宋" w:eastAsia="仿宋"/>
                <w:color w:val="000000"/>
                <w:sz w:val="24"/>
              </w:rPr>
              <w:t>、较上月、较上季、较年初</w:t>
            </w:r>
          </w:p>
          <w:p>
            <w:pPr>
              <w:spacing w:line="360" w:lineRule="auto"/>
              <w:rPr>
                <w:rFonts w:ascii="仿宋" w:hAnsi="仿宋" w:eastAsia="仿宋"/>
              </w:rPr>
            </w:pPr>
            <w:r>
              <w:rPr>
                <w:rFonts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存款余额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展示客户当前存款余额</w:t>
            </w:r>
            <w:r>
              <w:rPr>
                <w:rFonts w:hint="eastAsia" w:ascii="仿宋" w:hAnsi="仿宋" w:eastAsia="仿宋"/>
                <w:color w:val="000000"/>
                <w:sz w:val="24"/>
              </w:rPr>
              <w:t>、较上月、较上季、较年初</w:t>
            </w:r>
          </w:p>
          <w:p>
            <w:pPr>
              <w:spacing w:line="360" w:lineRule="auto"/>
              <w:rPr>
                <w:rFonts w:ascii="仿宋" w:hAnsi="仿宋" w:eastAsia="仿宋"/>
              </w:rPr>
            </w:pPr>
            <w:r>
              <w:rPr>
                <w:rFonts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理财余额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展示客户当前理财余额</w:t>
            </w:r>
            <w:r>
              <w:rPr>
                <w:rFonts w:hint="eastAsia" w:ascii="仿宋" w:hAnsi="仿宋" w:eastAsia="仿宋"/>
                <w:color w:val="000000"/>
                <w:sz w:val="24"/>
              </w:rPr>
              <w:t>、较上月、较上季、较年初</w:t>
            </w:r>
          </w:p>
          <w:p>
            <w:pPr>
              <w:spacing w:line="360" w:lineRule="auto"/>
              <w:rPr>
                <w:rFonts w:ascii="仿宋" w:hAnsi="仿宋" w:eastAsia="仿宋"/>
              </w:rPr>
            </w:pPr>
            <w:r>
              <w:rPr>
                <w:rFonts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保险余额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ascii="仿宋" w:hAnsi="仿宋" w:eastAsia="仿宋"/>
                <w:color w:val="000000"/>
                <w:sz w:val="24"/>
              </w:rPr>
              <w:t>金额</w:t>
            </w: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展示客户当前保险余额</w:t>
            </w:r>
            <w:r>
              <w:rPr>
                <w:rFonts w:hint="eastAsia" w:ascii="仿宋" w:hAnsi="仿宋" w:eastAsia="仿宋"/>
                <w:color w:val="000000"/>
                <w:sz w:val="24"/>
              </w:rPr>
              <w:t>、较上月、较上季、较年初</w:t>
            </w:r>
          </w:p>
          <w:p>
            <w:pPr>
              <w:spacing w:line="360" w:lineRule="auto"/>
              <w:rPr>
                <w:rFonts w:ascii="仿宋" w:hAnsi="仿宋" w:eastAsia="仿宋"/>
              </w:rPr>
            </w:pPr>
            <w:r>
              <w:rPr>
                <w:rFonts w:ascii="仿宋" w:hAnsi="仿宋" w:eastAsia="仿宋"/>
                <w:color w:val="000000"/>
                <w:sz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sz w:val="24"/>
                <w:szCs w:val="24"/>
              </w:rPr>
              <w:t>客户资产趋势分析</w:t>
            </w:r>
          </w:p>
        </w:tc>
        <w:tc>
          <w:tcPr>
            <w:tcW w:w="2287" w:type="dxa"/>
          </w:tcPr>
          <w:p>
            <w:pPr>
              <w:spacing w:line="360" w:lineRule="auto"/>
              <w:rPr>
                <w:rFonts w:ascii="仿宋" w:hAnsi="仿宋" w:eastAsia="仿宋"/>
              </w:rPr>
            </w:pPr>
            <w:r>
              <w:rPr>
                <w:rFonts w:hint="eastAsia"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折线图</w:t>
            </w:r>
          </w:p>
        </w:tc>
        <w:tc>
          <w:tcPr>
            <w:tcW w:w="2265" w:type="dxa"/>
          </w:tcPr>
          <w:p>
            <w:pPr>
              <w:spacing w:line="360" w:lineRule="auto"/>
              <w:rPr>
                <w:rFonts w:ascii="仿宋" w:hAnsi="仿宋" w:eastAsia="仿宋"/>
              </w:rPr>
            </w:pPr>
            <w:r>
              <w:rPr>
                <w:rFonts w:hint="eastAsia" w:ascii="仿宋" w:hAnsi="仿宋" w:eastAsia="仿宋"/>
                <w:color w:val="000000"/>
                <w:sz w:val="24"/>
              </w:rPr>
              <w:t>与切片器联动，默认展示</w:t>
            </w:r>
            <w:r>
              <w:rPr>
                <w:rFonts w:hint="eastAsia" w:ascii="仿宋" w:hAnsi="仿宋" w:eastAsia="仿宋"/>
                <w:sz w:val="24"/>
                <w:szCs w:val="24"/>
              </w:rPr>
              <w:t>金融资产、存款、理财、保险的余额趋势</w:t>
            </w:r>
          </w:p>
        </w:tc>
      </w:tr>
    </w:tbl>
    <w:p>
      <w:pPr>
        <w:spacing w:line="360" w:lineRule="auto"/>
        <w:rPr>
          <w:rFonts w:ascii="仿宋" w:hAnsi="仿宋" w:eastAsia="仿宋"/>
        </w:rPr>
      </w:pPr>
    </w:p>
    <w:p>
      <w:pPr>
        <w:pStyle w:val="172"/>
        <w:numPr>
          <w:ilvl w:val="0"/>
          <w:numId w:val="24"/>
        </w:numPr>
        <w:spacing w:line="360" w:lineRule="auto"/>
        <w:ind w:firstLineChars="0"/>
        <w:rPr>
          <w:rFonts w:ascii="仿宋" w:hAnsi="仿宋" w:eastAsia="仿宋"/>
          <w:b/>
          <w:bCs/>
        </w:rPr>
      </w:pPr>
      <w:r>
        <w:rPr>
          <w:rFonts w:hint="eastAsia" w:ascii="仿宋" w:hAnsi="仿宋" w:eastAsia="仿宋"/>
          <w:b/>
          <w:bCs/>
          <w:sz w:val="24"/>
          <w:szCs w:val="24"/>
        </w:rPr>
        <w:t>指标说明</w:t>
      </w:r>
    </w:p>
    <w:p>
      <w:pPr>
        <w:pStyle w:val="172"/>
        <w:spacing w:line="360" w:lineRule="auto"/>
        <w:ind w:left="440" w:firstLine="0" w:firstLineChars="0"/>
        <w:rPr>
          <w:rFonts w:ascii="仿宋" w:hAnsi="仿宋" w:eastAsia="仿宋"/>
        </w:rPr>
      </w:pPr>
      <w:r>
        <w:rPr>
          <w:rFonts w:hint="eastAsia" w:ascii="仿宋" w:hAnsi="仿宋" w:eastAsia="仿宋"/>
          <w:sz w:val="24"/>
          <w:szCs w:val="24"/>
        </w:rPr>
        <w:t>以卡片组件展示金融资产、存款、理财、保险，默认展示金融资产余额、存款余额、理财余额、保险余额。当切片器选择年日均时，则指标联动展示金融资产年日均、存款年日均、理财年日均、保险年日均。</w:t>
      </w:r>
    </w:p>
    <w:p>
      <w:pPr>
        <w:pStyle w:val="172"/>
        <w:numPr>
          <w:ilvl w:val="0"/>
          <w:numId w:val="24"/>
        </w:numPr>
        <w:spacing w:line="360" w:lineRule="auto"/>
        <w:ind w:firstLineChars="0"/>
        <w:rPr>
          <w:rFonts w:ascii="仿宋" w:hAnsi="仿宋" w:eastAsia="仿宋"/>
          <w:b/>
          <w:bCs/>
        </w:rPr>
      </w:pPr>
      <w:r>
        <w:rPr>
          <w:rFonts w:hint="eastAsia" w:ascii="仿宋" w:hAnsi="仿宋" w:eastAsia="仿宋"/>
          <w:b/>
          <w:bCs/>
          <w:sz w:val="24"/>
          <w:szCs w:val="24"/>
        </w:rPr>
        <w:t>客户资产趋势分析</w:t>
      </w:r>
    </w:p>
    <w:p>
      <w:pPr>
        <w:spacing w:line="360" w:lineRule="auto"/>
        <w:ind w:firstLine="420"/>
        <w:rPr>
          <w:rFonts w:ascii="仿宋" w:hAnsi="仿宋" w:eastAsia="仿宋"/>
          <w:sz w:val="24"/>
          <w:szCs w:val="24"/>
        </w:rPr>
      </w:pPr>
      <w:r>
        <w:rPr>
          <w:rFonts w:hint="eastAsia" w:ascii="仿宋" w:hAnsi="仿宋" w:eastAsia="仿宋"/>
          <w:sz w:val="24"/>
          <w:szCs w:val="24"/>
        </w:rPr>
        <w:t>图表类型：折线图</w:t>
      </w:r>
    </w:p>
    <w:p>
      <w:pPr>
        <w:spacing w:line="360" w:lineRule="auto"/>
        <w:ind w:firstLine="420"/>
        <w:rPr>
          <w:rFonts w:ascii="仿宋" w:hAnsi="仿宋" w:eastAsia="仿宋"/>
          <w:sz w:val="24"/>
          <w:szCs w:val="24"/>
        </w:rPr>
      </w:pPr>
      <w:r>
        <w:rPr>
          <w:rFonts w:hint="eastAsia" w:ascii="仿宋" w:hAnsi="仿宋" w:eastAsia="仿宋"/>
          <w:sz w:val="24"/>
          <w:szCs w:val="24"/>
        </w:rPr>
        <w:t>图表说明：与</w:t>
      </w:r>
      <w:r>
        <w:rPr>
          <w:rFonts w:hint="eastAsia" w:ascii="仿宋" w:hAnsi="仿宋" w:eastAsia="仿宋"/>
          <w:color w:val="000000"/>
          <w:sz w:val="24"/>
        </w:rPr>
        <w:t>切片器联动，默认展示</w:t>
      </w:r>
      <w:r>
        <w:rPr>
          <w:rFonts w:hint="eastAsia" w:ascii="仿宋" w:hAnsi="仿宋" w:eastAsia="仿宋"/>
          <w:sz w:val="24"/>
          <w:szCs w:val="24"/>
        </w:rPr>
        <w:t>金融资产余额、存款余额、理财余额、保险余额四条趋势线，当切片器选择年日均时，则图表联动展示金融资产年日均、存款年日均、理财年日均、保险年日均四条趋势线。如鼠标悬浮在一级，提示文案：“</w:t>
      </w:r>
    </w:p>
    <w:p>
      <w:pPr>
        <w:spacing w:line="360" w:lineRule="auto"/>
        <w:ind w:firstLine="420"/>
        <w:rPr>
          <w:rFonts w:ascii="仿宋" w:hAnsi="仿宋" w:eastAsia="仿宋"/>
          <w:sz w:val="24"/>
          <w:szCs w:val="24"/>
        </w:rPr>
      </w:pPr>
      <w:r>
        <w:rPr>
          <w:rFonts w:hint="eastAsia" w:ascii="仿宋" w:hAnsi="仿宋" w:eastAsia="仿宋"/>
          <w:sz w:val="24"/>
          <w:szCs w:val="24"/>
        </w:rPr>
        <w:t>AUM余额：1</w:t>
      </w:r>
      <w:r>
        <w:rPr>
          <w:rFonts w:ascii="仿宋" w:hAnsi="仿宋" w:eastAsia="仿宋"/>
          <w:sz w:val="24"/>
          <w:szCs w:val="24"/>
        </w:rPr>
        <w:t>2,034.12</w:t>
      </w:r>
      <w:r>
        <w:rPr>
          <w:rFonts w:hint="eastAsia" w:ascii="仿宋" w:hAnsi="仿宋" w:eastAsia="仿宋"/>
          <w:sz w:val="24"/>
          <w:szCs w:val="24"/>
        </w:rPr>
        <w:t xml:space="preserve">元 </w:t>
      </w:r>
      <w:r>
        <w:rPr>
          <w:rFonts w:hint="eastAsia" w:ascii="仿宋" w:hAnsi="仿宋" w:eastAsia="仿宋"/>
          <w:color w:val="000000"/>
          <w:sz w:val="24"/>
        </w:rPr>
        <w:t>较上月</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 xml:space="preserve"> </w:t>
      </w:r>
      <w:r>
        <w:rPr>
          <w:rFonts w:hint="eastAsia" w:ascii="仿宋" w:hAnsi="仿宋" w:eastAsia="仿宋"/>
          <w:color w:val="000000"/>
          <w:sz w:val="24"/>
        </w:rPr>
        <w:t>较上季</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 xml:space="preserve">% </w:t>
      </w:r>
      <w:r>
        <w:rPr>
          <w:rFonts w:hint="eastAsia" w:ascii="仿宋" w:hAnsi="仿宋" w:eastAsia="仿宋"/>
          <w:color w:val="000000"/>
          <w:sz w:val="24"/>
        </w:rPr>
        <w:t>较年初</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存款余额：1</w:t>
      </w:r>
      <w:r>
        <w:rPr>
          <w:rFonts w:ascii="仿宋" w:hAnsi="仿宋" w:eastAsia="仿宋"/>
          <w:sz w:val="24"/>
          <w:szCs w:val="24"/>
        </w:rPr>
        <w:t>2,034.12</w:t>
      </w:r>
      <w:r>
        <w:rPr>
          <w:rFonts w:hint="eastAsia" w:ascii="仿宋" w:hAnsi="仿宋" w:eastAsia="仿宋"/>
          <w:sz w:val="24"/>
          <w:szCs w:val="24"/>
        </w:rPr>
        <w:t xml:space="preserve">元 </w:t>
      </w:r>
      <w:r>
        <w:rPr>
          <w:rFonts w:hint="eastAsia" w:ascii="仿宋" w:hAnsi="仿宋" w:eastAsia="仿宋"/>
          <w:color w:val="000000"/>
          <w:sz w:val="24"/>
        </w:rPr>
        <w:t>较上月</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 xml:space="preserve"> </w:t>
      </w:r>
      <w:r>
        <w:rPr>
          <w:rFonts w:hint="eastAsia" w:ascii="仿宋" w:hAnsi="仿宋" w:eastAsia="仿宋"/>
          <w:color w:val="000000"/>
          <w:sz w:val="24"/>
        </w:rPr>
        <w:t>较上季</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 xml:space="preserve">% </w:t>
      </w:r>
      <w:r>
        <w:rPr>
          <w:rFonts w:hint="eastAsia" w:ascii="仿宋" w:hAnsi="仿宋" w:eastAsia="仿宋"/>
          <w:color w:val="000000"/>
          <w:sz w:val="24"/>
        </w:rPr>
        <w:t>较年初</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理财余额：1</w:t>
      </w:r>
      <w:r>
        <w:rPr>
          <w:rFonts w:ascii="仿宋" w:hAnsi="仿宋" w:eastAsia="仿宋"/>
          <w:sz w:val="24"/>
          <w:szCs w:val="24"/>
        </w:rPr>
        <w:t>2,034.12</w:t>
      </w:r>
      <w:r>
        <w:rPr>
          <w:rFonts w:hint="eastAsia" w:ascii="仿宋" w:hAnsi="仿宋" w:eastAsia="仿宋"/>
          <w:sz w:val="24"/>
          <w:szCs w:val="24"/>
        </w:rPr>
        <w:t xml:space="preserve">元 </w:t>
      </w:r>
      <w:r>
        <w:rPr>
          <w:rFonts w:hint="eastAsia" w:ascii="仿宋" w:hAnsi="仿宋" w:eastAsia="仿宋"/>
          <w:color w:val="000000"/>
          <w:sz w:val="24"/>
        </w:rPr>
        <w:t>较上月</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 xml:space="preserve"> </w:t>
      </w:r>
      <w:r>
        <w:rPr>
          <w:rFonts w:hint="eastAsia" w:ascii="仿宋" w:hAnsi="仿宋" w:eastAsia="仿宋"/>
          <w:color w:val="000000"/>
          <w:sz w:val="24"/>
        </w:rPr>
        <w:t>较上季</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 xml:space="preserve">% </w:t>
      </w:r>
      <w:r>
        <w:rPr>
          <w:rFonts w:hint="eastAsia" w:ascii="仿宋" w:hAnsi="仿宋" w:eastAsia="仿宋"/>
          <w:color w:val="000000"/>
          <w:sz w:val="24"/>
        </w:rPr>
        <w:t>较年初</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p>
    <w:p>
      <w:pPr>
        <w:spacing w:line="360" w:lineRule="auto"/>
        <w:ind w:firstLine="420"/>
        <w:rPr>
          <w:rFonts w:ascii="仿宋" w:hAnsi="仿宋" w:eastAsia="仿宋"/>
          <w:sz w:val="24"/>
          <w:szCs w:val="24"/>
        </w:rPr>
      </w:pPr>
      <w:r>
        <w:rPr>
          <w:rFonts w:hint="eastAsia" w:ascii="仿宋" w:hAnsi="仿宋" w:eastAsia="仿宋"/>
          <w:sz w:val="24"/>
          <w:szCs w:val="24"/>
        </w:rPr>
        <w:t>保险余额：1</w:t>
      </w:r>
      <w:r>
        <w:rPr>
          <w:rFonts w:ascii="仿宋" w:hAnsi="仿宋" w:eastAsia="仿宋"/>
          <w:sz w:val="24"/>
          <w:szCs w:val="24"/>
        </w:rPr>
        <w:t>2,034.12</w:t>
      </w:r>
      <w:r>
        <w:rPr>
          <w:rFonts w:hint="eastAsia" w:ascii="仿宋" w:hAnsi="仿宋" w:eastAsia="仿宋"/>
          <w:sz w:val="24"/>
          <w:szCs w:val="24"/>
        </w:rPr>
        <w:t xml:space="preserve">元 </w:t>
      </w:r>
      <w:r>
        <w:rPr>
          <w:rFonts w:hint="eastAsia" w:ascii="仿宋" w:hAnsi="仿宋" w:eastAsia="仿宋"/>
          <w:color w:val="000000"/>
          <w:sz w:val="24"/>
        </w:rPr>
        <w:t>较上月</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 xml:space="preserve"> </w:t>
      </w:r>
      <w:r>
        <w:rPr>
          <w:rFonts w:hint="eastAsia" w:ascii="仿宋" w:hAnsi="仿宋" w:eastAsia="仿宋"/>
          <w:color w:val="000000"/>
          <w:sz w:val="24"/>
        </w:rPr>
        <w:t>较上季</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 xml:space="preserve">% </w:t>
      </w:r>
      <w:r>
        <w:rPr>
          <w:rFonts w:hint="eastAsia" w:ascii="仿宋" w:hAnsi="仿宋" w:eastAsia="仿宋"/>
          <w:color w:val="000000"/>
          <w:sz w:val="24"/>
        </w:rPr>
        <w:t>较年初</w:t>
      </w:r>
      <w:r>
        <w:rPr>
          <w:rFonts w:hint="eastAsia" w:ascii="仿宋" w:hAnsi="仿宋" w:eastAsia="仿宋"/>
          <w:sz w:val="24"/>
          <w:szCs w:val="24"/>
        </w:rPr>
        <w:t>4</w:t>
      </w:r>
      <w:r>
        <w:rPr>
          <w:rFonts w:ascii="仿宋" w:hAnsi="仿宋" w:eastAsia="仿宋"/>
          <w:sz w:val="24"/>
          <w:szCs w:val="24"/>
        </w:rPr>
        <w:t>6.</w:t>
      </w:r>
      <w:r>
        <w:rPr>
          <w:rFonts w:ascii="仿宋" w:hAnsi="仿宋" w:eastAsia="仿宋"/>
          <w:sz w:val="22"/>
          <w:szCs w:val="22"/>
        </w:rPr>
        <w:t>28</w:t>
      </w:r>
      <w:r>
        <w:rPr>
          <w:rFonts w:ascii="仿宋" w:hAnsi="仿宋" w:eastAsia="仿宋"/>
          <w:sz w:val="24"/>
          <w:szCs w:val="24"/>
        </w:rPr>
        <w:t>%</w:t>
      </w:r>
    </w:p>
    <w:p>
      <w:pPr>
        <w:spacing w:line="360" w:lineRule="auto"/>
        <w:rPr>
          <w:rFonts w:ascii="仿宋" w:hAnsi="仿宋" w:eastAsia="仿宋"/>
        </w:rPr>
      </w:pPr>
      <w:r>
        <w:rPr>
          <w:rFonts w:hint="eastAsia" w:ascii="仿宋" w:hAnsi="仿宋" w:eastAsia="仿宋"/>
          <w:sz w:val="24"/>
          <w:szCs w:val="24"/>
        </w:rPr>
        <w:t>”。</w:t>
      </w:r>
    </w:p>
    <w:p>
      <w:pPr>
        <w:pStyle w:val="8"/>
        <w:numPr>
          <w:ilvl w:val="5"/>
          <w:numId w:val="70"/>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70"/>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70"/>
        </w:numPr>
        <w:spacing w:line="360" w:lineRule="auto"/>
        <w:rPr>
          <w:rFonts w:ascii="仿宋" w:hAnsi="仿宋" w:eastAsia="仿宋"/>
        </w:rPr>
      </w:pPr>
      <w:r>
        <w:rPr>
          <w:rFonts w:hint="eastAsia" w:ascii="仿宋" w:hAnsi="仿宋" w:eastAsia="仿宋"/>
        </w:rPr>
        <w:t>凭证/合同/协议打印</w:t>
      </w:r>
    </w:p>
    <w:p>
      <w:r>
        <w:rPr>
          <w:rFonts w:hint="eastAsia" w:ascii="仿宋" w:hAnsi="仿宋" w:eastAsia="仿宋"/>
          <w:sz w:val="24"/>
          <w:szCs w:val="24"/>
        </w:rPr>
        <w:t>不涉及</w:t>
      </w:r>
    </w:p>
    <w:p>
      <w:pPr>
        <w:pStyle w:val="7"/>
        <w:numPr>
          <w:ilvl w:val="4"/>
          <w:numId w:val="64"/>
        </w:numPr>
        <w:spacing w:line="360" w:lineRule="auto"/>
        <w:ind w:left="1418" w:hanging="1418"/>
        <w:rPr>
          <w:rFonts w:ascii="仿宋" w:hAnsi="仿宋" w:eastAsia="仿宋"/>
          <w:i w:val="0"/>
          <w:iCs w:val="0"/>
        </w:rPr>
      </w:pPr>
      <w:r>
        <w:rPr>
          <w:rFonts w:hint="eastAsia" w:ascii="仿宋" w:hAnsi="仿宋" w:eastAsia="仿宋"/>
          <w:i w:val="0"/>
          <w:iCs w:val="0"/>
        </w:rPr>
        <w:t>客户负债</w:t>
      </w:r>
    </w:p>
    <w:p>
      <w:pPr>
        <w:pStyle w:val="8"/>
        <w:numPr>
          <w:ilvl w:val="5"/>
          <w:numId w:val="71"/>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查看单一客户的授信</w:t>
      </w:r>
      <w:r>
        <w:rPr>
          <w:rFonts w:hint="eastAsia" w:ascii="仿宋" w:hAnsi="仿宋" w:eastAsia="仿宋"/>
          <w:color w:val="000000"/>
          <w:sz w:val="24"/>
        </w:rPr>
        <w:t>额度</w:t>
      </w:r>
      <w:r>
        <w:rPr>
          <w:rFonts w:ascii="仿宋" w:hAnsi="仿宋" w:eastAsia="仿宋"/>
          <w:color w:val="000000"/>
          <w:sz w:val="24"/>
        </w:rPr>
        <w:t>、用信情况及明细</w:t>
      </w:r>
      <w:r>
        <w:rPr>
          <w:rFonts w:hint="eastAsia" w:ascii="仿宋" w:hAnsi="仿宋" w:eastAsia="仿宋"/>
          <w:color w:val="000000"/>
          <w:sz w:val="24"/>
        </w:rPr>
        <w:t>信息</w:t>
      </w:r>
      <w:r>
        <w:rPr>
          <w:rFonts w:ascii="仿宋" w:hAnsi="仿宋" w:eastAsia="仿宋"/>
          <w:color w:val="000000"/>
          <w:sz w:val="24"/>
        </w:rPr>
        <w:t>，帮助客户经理快速识别客户当前授信空间和用信状态并支撑后续贷款</w:t>
      </w:r>
      <w:r>
        <w:rPr>
          <w:rFonts w:hint="eastAsia" w:ascii="仿宋" w:hAnsi="仿宋" w:eastAsia="仿宋"/>
          <w:color w:val="000000"/>
          <w:sz w:val="24"/>
        </w:rPr>
        <w:t>经营。</w:t>
      </w:r>
    </w:p>
    <w:p>
      <w:pPr>
        <w:pStyle w:val="8"/>
        <w:numPr>
          <w:ilvl w:val="5"/>
          <w:numId w:val="71"/>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系统输出</w:t>
      </w:r>
      <w:r>
        <w:rPr>
          <w:rFonts w:hint="eastAsia" w:ascii="仿宋" w:hAnsi="仿宋" w:eastAsia="仿宋"/>
          <w:color w:val="000000" w:themeColor="text1"/>
          <w:sz w:val="24"/>
          <w14:textFill>
            <w14:solidFill>
              <w14:schemeClr w14:val="tx1"/>
            </w14:solidFill>
          </w14:textFill>
        </w:rPr>
        <w:t>贷款账户列表查询条件</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要素名称</w:t>
            </w:r>
          </w:p>
        </w:tc>
        <w:tc>
          <w:tcPr>
            <w:tcW w:w="227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约束及校验规则</w:t>
            </w:r>
          </w:p>
        </w:tc>
        <w:tc>
          <w:tcPr>
            <w:tcW w:w="226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数据类型</w:t>
            </w:r>
          </w:p>
        </w:tc>
        <w:tc>
          <w:tcPr>
            <w:tcW w:w="227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产品名称</w:t>
            </w:r>
          </w:p>
        </w:tc>
        <w:tc>
          <w:tcPr>
            <w:tcW w:w="2270" w:type="dxa"/>
          </w:tcPr>
          <w:p>
            <w:pPr>
              <w:spacing w:line="360" w:lineRule="auto"/>
              <w:rPr>
                <w:rFonts w:ascii="仿宋" w:hAnsi="仿宋" w:eastAsia="仿宋"/>
                <w:sz w:val="24"/>
                <w:szCs w:val="24"/>
              </w:rPr>
            </w:pPr>
            <w:r>
              <w:rPr>
                <w:rFonts w:ascii="仿宋" w:hAnsi="仿宋" w:eastAsia="仿宋"/>
                <w:color w:val="000000"/>
                <w:sz w:val="24"/>
              </w:rPr>
              <w:t>非必输</w:t>
            </w:r>
          </w:p>
        </w:tc>
        <w:tc>
          <w:tcPr>
            <w:tcW w:w="2260" w:type="dxa"/>
          </w:tcPr>
          <w:p>
            <w:pPr>
              <w:spacing w:line="360" w:lineRule="auto"/>
              <w:rPr>
                <w:rFonts w:ascii="仿宋" w:hAnsi="仿宋" w:eastAsia="仿宋"/>
                <w:sz w:val="24"/>
                <w:szCs w:val="24"/>
              </w:rPr>
            </w:pPr>
            <w:r>
              <w:rPr>
                <w:rFonts w:ascii="仿宋" w:hAnsi="仿宋" w:eastAsia="仿宋"/>
                <w:color w:val="000000"/>
                <w:sz w:val="24"/>
              </w:rPr>
              <w:t>文本</w:t>
            </w:r>
          </w:p>
        </w:tc>
        <w:tc>
          <w:tcPr>
            <w:tcW w:w="2270" w:type="dxa"/>
          </w:tcPr>
          <w:p>
            <w:pPr>
              <w:spacing w:line="360" w:lineRule="auto"/>
              <w:rPr>
                <w:rFonts w:ascii="仿宋" w:hAnsi="仿宋" w:eastAsia="仿宋"/>
                <w:sz w:val="24"/>
                <w:szCs w:val="24"/>
              </w:rPr>
            </w:pPr>
            <w:r>
              <w:rPr>
                <w:rFonts w:ascii="仿宋" w:hAnsi="仿宋" w:eastAsia="仿宋"/>
                <w:color w:val="000000"/>
                <w:sz w:val="24"/>
              </w:rPr>
              <w:t>支持按</w:t>
            </w:r>
            <w:r>
              <w:rPr>
                <w:rFonts w:hint="eastAsia" w:ascii="仿宋" w:hAnsi="仿宋" w:eastAsia="仿宋"/>
                <w:sz w:val="24"/>
                <w:szCs w:val="24"/>
              </w:rPr>
              <w:t>产品名称</w:t>
            </w:r>
            <w:r>
              <w:rPr>
                <w:rFonts w:hint="eastAsia" w:ascii="仿宋" w:hAnsi="仿宋" w:eastAsia="仿宋"/>
                <w:sz w:val="24"/>
              </w:rPr>
              <w:t>模糊</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发放日期</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非必输</w:t>
            </w:r>
          </w:p>
        </w:tc>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日期</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发放日期区间</w:t>
            </w:r>
            <w:r>
              <w:rPr>
                <w:rFonts w:ascii="仿宋" w:hAnsi="仿宋" w:eastAsia="仿宋"/>
                <w:sz w:val="24"/>
                <w:szCs w:val="24"/>
              </w:rPr>
              <w:t>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sz w:val="24"/>
                <w:szCs w:val="24"/>
              </w:rPr>
              <w:t>查询</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按条件查询</w:t>
            </w:r>
          </w:p>
        </w:tc>
        <w:tc>
          <w:tcPr>
            <w:tcW w:w="2260" w:type="dxa"/>
            <w:vAlign w:val="center"/>
          </w:tcPr>
          <w:p>
            <w:pPr>
              <w:spacing w:line="360" w:lineRule="auto"/>
              <w:rPr>
                <w:rFonts w:ascii="仿宋" w:hAnsi="仿宋" w:eastAsia="仿宋"/>
                <w:sz w:val="24"/>
                <w:szCs w:val="24"/>
              </w:rPr>
            </w:pPr>
            <w:r>
              <w:rPr>
                <w:rFonts w:ascii="仿宋" w:hAnsi="仿宋" w:eastAsia="仿宋"/>
                <w:sz w:val="24"/>
                <w:szCs w:val="24"/>
              </w:rPr>
              <w:t>按钮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执行检索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sz w:val="24"/>
                <w:szCs w:val="24"/>
              </w:rPr>
              <w:t>重置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清空筛选条件</w:t>
            </w:r>
          </w:p>
        </w:tc>
        <w:tc>
          <w:tcPr>
            <w:tcW w:w="2260" w:type="dxa"/>
            <w:vAlign w:val="center"/>
          </w:tcPr>
          <w:p>
            <w:pPr>
              <w:spacing w:line="360" w:lineRule="auto"/>
              <w:rPr>
                <w:rFonts w:ascii="仿宋" w:hAnsi="仿宋" w:eastAsia="仿宋"/>
                <w:sz w:val="24"/>
                <w:szCs w:val="24"/>
              </w:rPr>
            </w:pPr>
            <w:r>
              <w:rPr>
                <w:rFonts w:ascii="仿宋" w:hAnsi="仿宋" w:eastAsia="仿宋"/>
                <w:sz w:val="24"/>
                <w:szCs w:val="24"/>
              </w:rPr>
              <w:t>按钮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恢复默认查询条件</w:t>
            </w:r>
          </w:p>
        </w:tc>
      </w:tr>
    </w:tbl>
    <w:p>
      <w:pPr>
        <w:pStyle w:val="172"/>
        <w:spacing w:line="360" w:lineRule="auto"/>
        <w:ind w:left="425" w:firstLine="0" w:firstLineChars="0"/>
        <w:rPr>
          <w:rFonts w:ascii="仿宋" w:hAnsi="仿宋" w:eastAsia="仿宋"/>
          <w:color w:val="000000" w:themeColor="text1"/>
          <w:sz w:val="24"/>
          <w14:textFill>
            <w14:solidFill>
              <w14:schemeClr w14:val="tx1"/>
            </w14:solidFill>
          </w14:textFill>
        </w:rPr>
      </w:pP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系统输出</w:t>
      </w:r>
      <w:r>
        <w:rPr>
          <w:rFonts w:hint="eastAsia" w:ascii="仿宋" w:hAnsi="仿宋" w:eastAsia="仿宋"/>
          <w:color w:val="000000" w:themeColor="text1"/>
          <w:sz w:val="24"/>
          <w14:textFill>
            <w14:solidFill>
              <w14:schemeClr w14:val="tx1"/>
            </w14:solidFill>
          </w14:textFill>
        </w:rPr>
        <w:t>借据列表查询条件</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Layout w:type="fixed"/>
          <w:tblCellMar>
            <w:top w:w="0" w:type="dxa"/>
            <w:left w:w="108" w:type="dxa"/>
            <w:bottom w:w="0" w:type="dxa"/>
            <w:right w:w="108" w:type="dxa"/>
          </w:tblCellMar>
        </w:tblPrEx>
        <w:trPr>
          <w:jc w:val="center"/>
        </w:trPr>
        <w:tc>
          <w:tcPr>
            <w:tcW w:w="226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要素名称</w:t>
            </w:r>
          </w:p>
        </w:tc>
        <w:tc>
          <w:tcPr>
            <w:tcW w:w="227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约束及校验规则</w:t>
            </w:r>
          </w:p>
        </w:tc>
        <w:tc>
          <w:tcPr>
            <w:tcW w:w="226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数据类型</w:t>
            </w:r>
          </w:p>
        </w:tc>
        <w:tc>
          <w:tcPr>
            <w:tcW w:w="2270" w:type="dxa"/>
            <w:shd w:val="clear" w:color="auto" w:fill="D9D9D9"/>
            <w:vAlign w:val="center"/>
          </w:tcPr>
          <w:p>
            <w:pPr>
              <w:spacing w:line="360" w:lineRule="auto"/>
              <w:rPr>
                <w:rFonts w:ascii="仿宋" w:hAnsi="仿宋" w:eastAsia="仿宋"/>
                <w:sz w:val="24"/>
                <w:szCs w:val="24"/>
              </w:rPr>
            </w:pPr>
            <w:r>
              <w:rPr>
                <w:rFonts w:ascii="仿宋" w:hAnsi="仿宋" w:eastAsia="仿宋"/>
                <w:b/>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借据号</w:t>
            </w:r>
          </w:p>
        </w:tc>
        <w:tc>
          <w:tcPr>
            <w:tcW w:w="2270" w:type="dxa"/>
          </w:tcPr>
          <w:p>
            <w:pPr>
              <w:spacing w:line="360" w:lineRule="auto"/>
              <w:rPr>
                <w:rFonts w:ascii="仿宋" w:hAnsi="仿宋" w:eastAsia="仿宋"/>
                <w:sz w:val="24"/>
                <w:szCs w:val="24"/>
              </w:rPr>
            </w:pPr>
            <w:r>
              <w:rPr>
                <w:rFonts w:ascii="仿宋" w:hAnsi="仿宋" w:eastAsia="仿宋"/>
                <w:color w:val="000000"/>
                <w:sz w:val="24"/>
              </w:rPr>
              <w:t>非必输</w:t>
            </w:r>
          </w:p>
        </w:tc>
        <w:tc>
          <w:tcPr>
            <w:tcW w:w="2260" w:type="dxa"/>
          </w:tcPr>
          <w:p>
            <w:pPr>
              <w:spacing w:line="360" w:lineRule="auto"/>
              <w:rPr>
                <w:rFonts w:ascii="仿宋" w:hAnsi="仿宋" w:eastAsia="仿宋"/>
                <w:sz w:val="24"/>
                <w:szCs w:val="24"/>
              </w:rPr>
            </w:pPr>
            <w:r>
              <w:rPr>
                <w:rFonts w:ascii="仿宋" w:hAnsi="仿宋" w:eastAsia="仿宋"/>
                <w:color w:val="000000"/>
                <w:sz w:val="24"/>
              </w:rPr>
              <w:t>文本</w:t>
            </w:r>
          </w:p>
        </w:tc>
        <w:tc>
          <w:tcPr>
            <w:tcW w:w="2270" w:type="dxa"/>
          </w:tcPr>
          <w:p>
            <w:pPr>
              <w:spacing w:line="360" w:lineRule="auto"/>
              <w:rPr>
                <w:rFonts w:ascii="仿宋" w:hAnsi="仿宋" w:eastAsia="仿宋"/>
                <w:sz w:val="24"/>
                <w:szCs w:val="24"/>
              </w:rPr>
            </w:pPr>
            <w:r>
              <w:rPr>
                <w:rFonts w:ascii="仿宋" w:hAnsi="仿宋" w:eastAsia="仿宋"/>
                <w:color w:val="000000"/>
                <w:sz w:val="24"/>
              </w:rPr>
              <w:t>支持按</w:t>
            </w:r>
            <w:r>
              <w:rPr>
                <w:rFonts w:hint="eastAsia" w:ascii="仿宋" w:hAnsi="仿宋" w:eastAsia="仿宋"/>
                <w:sz w:val="24"/>
                <w:szCs w:val="24"/>
              </w:rPr>
              <w:t>借据号精确</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发放日期</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非必输</w:t>
            </w:r>
          </w:p>
        </w:tc>
        <w:tc>
          <w:tcPr>
            <w:tcW w:w="2260" w:type="dxa"/>
            <w:vAlign w:val="center"/>
          </w:tcPr>
          <w:p>
            <w:pPr>
              <w:spacing w:line="360" w:lineRule="auto"/>
              <w:rPr>
                <w:rFonts w:ascii="仿宋" w:hAnsi="仿宋" w:eastAsia="仿宋"/>
                <w:sz w:val="24"/>
                <w:szCs w:val="24"/>
              </w:rPr>
            </w:pPr>
            <w:r>
              <w:rPr>
                <w:rFonts w:hint="eastAsia" w:ascii="仿宋" w:hAnsi="仿宋" w:eastAsia="仿宋"/>
                <w:sz w:val="24"/>
                <w:szCs w:val="24"/>
              </w:rPr>
              <w:t>日期</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发放日期区间</w:t>
            </w:r>
            <w:r>
              <w:rPr>
                <w:rFonts w:ascii="仿宋" w:hAnsi="仿宋" w:eastAsia="仿宋"/>
                <w:sz w:val="24"/>
                <w:szCs w:val="24"/>
              </w:rPr>
              <w:t>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sz w:val="24"/>
                <w:szCs w:val="24"/>
              </w:rPr>
              <w:t>查询</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按条件查询</w:t>
            </w:r>
          </w:p>
        </w:tc>
        <w:tc>
          <w:tcPr>
            <w:tcW w:w="2260" w:type="dxa"/>
            <w:vAlign w:val="center"/>
          </w:tcPr>
          <w:p>
            <w:pPr>
              <w:spacing w:line="360" w:lineRule="auto"/>
              <w:rPr>
                <w:rFonts w:ascii="仿宋" w:hAnsi="仿宋" w:eastAsia="仿宋"/>
                <w:sz w:val="24"/>
                <w:szCs w:val="24"/>
              </w:rPr>
            </w:pPr>
            <w:r>
              <w:rPr>
                <w:rFonts w:ascii="仿宋" w:hAnsi="仿宋" w:eastAsia="仿宋"/>
                <w:sz w:val="24"/>
                <w:szCs w:val="24"/>
              </w:rPr>
              <w:t>按钮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执行检索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vAlign w:val="center"/>
          </w:tcPr>
          <w:p>
            <w:pPr>
              <w:spacing w:line="360" w:lineRule="auto"/>
              <w:rPr>
                <w:rFonts w:ascii="仿宋" w:hAnsi="仿宋" w:eastAsia="仿宋"/>
                <w:sz w:val="24"/>
                <w:szCs w:val="24"/>
              </w:rPr>
            </w:pPr>
            <w:r>
              <w:rPr>
                <w:rFonts w:ascii="仿宋" w:hAnsi="仿宋" w:eastAsia="仿宋"/>
                <w:sz w:val="24"/>
                <w:szCs w:val="24"/>
              </w:rPr>
              <w:t>重置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清空筛选条件</w:t>
            </w:r>
          </w:p>
        </w:tc>
        <w:tc>
          <w:tcPr>
            <w:tcW w:w="2260" w:type="dxa"/>
            <w:vAlign w:val="center"/>
          </w:tcPr>
          <w:p>
            <w:pPr>
              <w:spacing w:line="360" w:lineRule="auto"/>
              <w:rPr>
                <w:rFonts w:ascii="仿宋" w:hAnsi="仿宋" w:eastAsia="仿宋"/>
                <w:sz w:val="24"/>
                <w:szCs w:val="24"/>
              </w:rPr>
            </w:pPr>
            <w:r>
              <w:rPr>
                <w:rFonts w:ascii="仿宋" w:hAnsi="仿宋" w:eastAsia="仿宋"/>
                <w:sz w:val="24"/>
                <w:szCs w:val="24"/>
              </w:rPr>
              <w:t>按钮</w:t>
            </w:r>
          </w:p>
        </w:tc>
        <w:tc>
          <w:tcPr>
            <w:tcW w:w="2270" w:type="dxa"/>
            <w:vAlign w:val="center"/>
          </w:tcPr>
          <w:p>
            <w:pPr>
              <w:spacing w:line="360" w:lineRule="auto"/>
              <w:rPr>
                <w:rFonts w:ascii="仿宋" w:hAnsi="仿宋" w:eastAsia="仿宋"/>
                <w:sz w:val="24"/>
                <w:szCs w:val="24"/>
              </w:rPr>
            </w:pPr>
            <w:r>
              <w:rPr>
                <w:rFonts w:ascii="仿宋" w:hAnsi="仿宋" w:eastAsia="仿宋"/>
                <w:sz w:val="24"/>
                <w:szCs w:val="24"/>
              </w:rPr>
              <w:t>恢复默认查询条件</w:t>
            </w:r>
          </w:p>
        </w:tc>
      </w:tr>
    </w:tbl>
    <w:p>
      <w:pPr>
        <w:spacing w:line="360" w:lineRule="auto"/>
        <w:rPr>
          <w:rFonts w:ascii="仿宋" w:hAnsi="仿宋" w:eastAsia="仿宋"/>
          <w:sz w:val="24"/>
          <w:szCs w:val="24"/>
        </w:rPr>
      </w:pPr>
    </w:p>
    <w:p>
      <w:pPr>
        <w:pStyle w:val="8"/>
        <w:numPr>
          <w:ilvl w:val="5"/>
          <w:numId w:val="71"/>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用户进入“客户负债”页签后，系统加载客户授信、用信及明细信息。</w:t>
      </w:r>
    </w:p>
    <w:p>
      <w:pPr>
        <w:spacing w:line="360" w:lineRule="auto"/>
        <w:rPr>
          <w:rFonts w:ascii="仿宋" w:hAnsi="仿宋" w:eastAsia="仿宋"/>
          <w:sz w:val="24"/>
          <w:szCs w:val="24"/>
        </w:rPr>
      </w:pPr>
      <w:r>
        <w:rPr>
          <w:rFonts w:hint="eastAsia" w:ascii="仿宋" w:hAnsi="仿宋" w:eastAsia="仿宋"/>
          <w:sz w:val="24"/>
          <w:szCs w:val="24"/>
        </w:rPr>
        <w:t>2. 系统展示授信额度分析，授信额度分析区分“信用授信额度”、“非信用授信额度”两类结构占比。</w:t>
      </w:r>
    </w:p>
    <w:p>
      <w:pPr>
        <w:spacing w:line="360" w:lineRule="auto"/>
        <w:rPr>
          <w:rFonts w:ascii="仿宋" w:hAnsi="仿宋" w:eastAsia="仿宋"/>
          <w:sz w:val="24"/>
          <w:szCs w:val="24"/>
        </w:rPr>
      </w:pPr>
      <w:r>
        <w:rPr>
          <w:rFonts w:hint="eastAsia" w:ascii="仿宋" w:hAnsi="仿宋" w:eastAsia="仿宋"/>
          <w:sz w:val="24"/>
          <w:szCs w:val="24"/>
        </w:rPr>
        <w:t>3. 系统展示用信分析，包括总授信额度、已用额度、可用额度及用信占比分析。</w:t>
      </w:r>
    </w:p>
    <w:p>
      <w:pPr>
        <w:spacing w:line="360" w:lineRule="auto"/>
        <w:rPr>
          <w:rFonts w:ascii="仿宋" w:hAnsi="仿宋" w:eastAsia="仿宋"/>
          <w:sz w:val="24"/>
          <w:szCs w:val="24"/>
        </w:rPr>
      </w:pPr>
      <w:r>
        <w:rPr>
          <w:rFonts w:hint="eastAsia" w:ascii="仿宋" w:hAnsi="仿宋" w:eastAsia="仿宋"/>
          <w:sz w:val="24"/>
          <w:szCs w:val="24"/>
        </w:rPr>
        <w:t>4. 系统同步展示授信明细列表与用信明细列表，便于用户查看客户各项授信协议或授信产品的具体情况。</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授信额度类型分析至少区分“信用授信额度”和“非信用授信额度”两类。</w:t>
      </w:r>
    </w:p>
    <w:p>
      <w:pPr>
        <w:spacing w:line="360" w:lineRule="auto"/>
        <w:rPr>
          <w:rFonts w:ascii="仿宋" w:hAnsi="仿宋" w:eastAsia="仿宋"/>
          <w:sz w:val="24"/>
          <w:szCs w:val="24"/>
        </w:rPr>
      </w:pPr>
      <w:r>
        <w:rPr>
          <w:rFonts w:hint="eastAsia" w:ascii="仿宋" w:hAnsi="仿宋" w:eastAsia="仿宋"/>
          <w:sz w:val="24"/>
          <w:szCs w:val="24"/>
        </w:rPr>
        <w:t>2. 用信分析需围绕“总授信额度”和“用信占比”进行展示。</w:t>
      </w:r>
    </w:p>
    <w:p>
      <w:pPr>
        <w:spacing w:line="360" w:lineRule="auto"/>
        <w:rPr>
          <w:rFonts w:ascii="仿宋" w:hAnsi="仿宋" w:eastAsia="仿宋"/>
          <w:sz w:val="24"/>
          <w:szCs w:val="24"/>
        </w:rPr>
      </w:pPr>
      <w:r>
        <w:rPr>
          <w:rFonts w:hint="eastAsia" w:ascii="仿宋" w:hAnsi="仿宋" w:eastAsia="仿宋"/>
          <w:sz w:val="24"/>
          <w:szCs w:val="24"/>
        </w:rPr>
        <w:t>3. 贷款授信明细至少展示授信协议号、授信协议类型、客户号、客户名称、授信金额、开始时间、结束时间、状态。金额字段统一按千分位和两位小数格式展示，比例字段统一按百分比格式展示。</w:t>
      </w:r>
    </w:p>
    <w:p>
      <w:pPr>
        <w:spacing w:line="360" w:lineRule="auto"/>
        <w:rPr>
          <w:rFonts w:ascii="仿宋" w:hAnsi="仿宋" w:eastAsia="仿宋"/>
          <w:sz w:val="24"/>
          <w:szCs w:val="24"/>
        </w:rPr>
      </w:pPr>
      <w:r>
        <w:rPr>
          <w:rFonts w:hint="eastAsia" w:ascii="仿宋" w:hAnsi="仿宋" w:eastAsia="仿宋"/>
          <w:sz w:val="24"/>
          <w:szCs w:val="24"/>
        </w:rPr>
        <w:t>4. 在贷款账户列表中，点击合同号，从右侧抽屉式弹出借据列表</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管户客户经理可查看客户的授信信息，其他用户无权限查看</w:t>
      </w:r>
    </w:p>
    <w:p>
      <w:pPr>
        <w:pStyle w:val="8"/>
        <w:numPr>
          <w:ilvl w:val="5"/>
          <w:numId w:val="71"/>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hint="eastAsia" w:ascii="仿宋" w:hAnsi="仿宋" w:eastAsia="仿宋"/>
          <w:sz w:val="24"/>
          <w:szCs w:val="24"/>
        </w:rPr>
        <w:t>详见：PC端客户3</w:t>
      </w:r>
      <w:r>
        <w:rPr>
          <w:rFonts w:ascii="仿宋" w:hAnsi="仿宋" w:eastAsia="仿宋"/>
          <w:sz w:val="24"/>
          <w:szCs w:val="24"/>
        </w:rPr>
        <w:t>60</w:t>
      </w:r>
      <w:r>
        <w:rPr>
          <w:rFonts w:hint="eastAsia" w:ascii="仿宋" w:hAnsi="仿宋" w:eastAsia="仿宋"/>
          <w:sz w:val="24"/>
          <w:szCs w:val="24"/>
        </w:rPr>
        <w:t>视图/客户负债章节。</w:t>
      </w:r>
    </w:p>
    <w:p>
      <w:pPr>
        <w:pStyle w:val="8"/>
        <w:numPr>
          <w:ilvl w:val="5"/>
          <w:numId w:val="71"/>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71"/>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71"/>
        </w:numPr>
        <w:spacing w:line="360" w:lineRule="auto"/>
        <w:rPr>
          <w:rFonts w:ascii="仿宋" w:hAnsi="仿宋" w:eastAsia="仿宋"/>
        </w:rPr>
      </w:pPr>
      <w:r>
        <w:rPr>
          <w:rFonts w:hint="eastAsia" w:ascii="仿宋" w:hAnsi="仿宋" w:eastAsia="仿宋"/>
        </w:rPr>
        <w:t>凭证/合同/协议打印</w:t>
      </w:r>
    </w:p>
    <w:p>
      <w:r>
        <w:rPr>
          <w:rFonts w:hint="eastAsia" w:ascii="仿宋" w:hAnsi="仿宋" w:eastAsia="仿宋"/>
          <w:sz w:val="24"/>
          <w:szCs w:val="24"/>
        </w:rPr>
        <w:t>不涉及</w:t>
      </w:r>
    </w:p>
    <w:p>
      <w:pPr>
        <w:pStyle w:val="7"/>
        <w:numPr>
          <w:ilvl w:val="4"/>
          <w:numId w:val="64"/>
        </w:numPr>
        <w:spacing w:line="360" w:lineRule="auto"/>
        <w:ind w:left="1418" w:hanging="1418"/>
        <w:rPr>
          <w:rFonts w:ascii="仿宋" w:hAnsi="仿宋" w:eastAsia="仿宋"/>
          <w:i w:val="0"/>
          <w:iCs w:val="0"/>
        </w:rPr>
      </w:pPr>
      <w:r>
        <w:rPr>
          <w:rFonts w:hint="eastAsia" w:ascii="仿宋" w:hAnsi="仿宋" w:eastAsia="仿宋"/>
          <w:i w:val="0"/>
          <w:iCs w:val="0"/>
        </w:rPr>
        <w:t>客户标签</w:t>
      </w:r>
    </w:p>
    <w:p>
      <w:pPr>
        <w:pStyle w:val="8"/>
        <w:numPr>
          <w:ilvl w:val="5"/>
          <w:numId w:val="72"/>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查看单一客户的标签信息并识别客户特征，帮助客户经理快速定位客户经营方向并支撑精准营销</w:t>
      </w:r>
    </w:p>
    <w:p>
      <w:pPr>
        <w:pStyle w:val="8"/>
        <w:numPr>
          <w:ilvl w:val="5"/>
          <w:numId w:val="72"/>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72"/>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w:t>
      </w:r>
      <w:r>
        <w:rPr>
          <w:rFonts w:ascii="仿宋" w:hAnsi="仿宋" w:eastAsia="仿宋"/>
          <w:sz w:val="24"/>
          <w:szCs w:val="24"/>
        </w:rPr>
        <w:t>60</w:t>
      </w:r>
      <w:r>
        <w:rPr>
          <w:rFonts w:hint="eastAsia" w:ascii="仿宋" w:hAnsi="仿宋" w:eastAsia="仿宋"/>
          <w:sz w:val="24"/>
          <w:szCs w:val="24"/>
        </w:rPr>
        <w:t>视图概览页面后，点击功能区中的“客户标签”功能入口，系统展示该客户标签信息。</w:t>
      </w:r>
    </w:p>
    <w:p>
      <w:pPr>
        <w:spacing w:line="360" w:lineRule="auto"/>
        <w:rPr>
          <w:rFonts w:ascii="仿宋" w:hAnsi="仿宋" w:eastAsia="仿宋"/>
          <w:sz w:val="24"/>
          <w:szCs w:val="24"/>
        </w:rPr>
      </w:pPr>
      <w:r>
        <w:rPr>
          <w:rFonts w:hint="eastAsia" w:ascii="仿宋" w:hAnsi="仿宋" w:eastAsia="仿宋"/>
          <w:sz w:val="24"/>
          <w:szCs w:val="24"/>
        </w:rPr>
        <w:t>2. 系统展示自定义标签与规则（系统）标签，点击“批量打标签”按钮，跳转至批量打标签页面。批量打标签页面支持手工自定义打标签，同时也支持选择预置标签给客户打标签。</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客户标签分为规则（系统）标签、预置标签和手工自定义标签。</w:t>
      </w:r>
    </w:p>
    <w:p>
      <w:pPr>
        <w:spacing w:line="360" w:lineRule="auto"/>
        <w:rPr>
          <w:rFonts w:ascii="仿宋" w:hAnsi="仿宋" w:eastAsia="仿宋"/>
          <w:sz w:val="24"/>
          <w:szCs w:val="24"/>
        </w:rPr>
      </w:pPr>
      <w:r>
        <w:rPr>
          <w:rFonts w:hint="eastAsia" w:ascii="仿宋" w:hAnsi="仿宋" w:eastAsia="仿宋"/>
          <w:sz w:val="24"/>
          <w:szCs w:val="24"/>
        </w:rPr>
        <w:t>2. 规则（系统）标签来源于</w:t>
      </w:r>
      <w:r>
        <w:rPr>
          <w:rFonts w:hint="eastAsia" w:ascii="仿宋" w:hAnsi="仿宋" w:eastAsia="仿宋"/>
          <w:color w:val="FF0000"/>
          <w:sz w:val="24"/>
          <w:szCs w:val="24"/>
        </w:rPr>
        <w:t>精准营销平台</w:t>
      </w:r>
      <w:r>
        <w:rPr>
          <w:rFonts w:hint="eastAsia" w:ascii="仿宋" w:hAnsi="仿宋" w:eastAsia="仿宋"/>
          <w:sz w:val="24"/>
          <w:szCs w:val="24"/>
        </w:rPr>
        <w:t>既有的个人标签库结果表，预置标签来源于标签配置（详见经营管理/预置标签章节），手工标签来源于客户经理人工维护。</w:t>
      </w:r>
    </w:p>
    <w:p>
      <w:pPr>
        <w:spacing w:line="360" w:lineRule="auto"/>
        <w:rPr>
          <w:rFonts w:ascii="仿宋" w:hAnsi="仿宋" w:eastAsia="仿宋"/>
          <w:sz w:val="24"/>
          <w:szCs w:val="24"/>
        </w:rPr>
      </w:pPr>
      <w:r>
        <w:rPr>
          <w:rFonts w:hint="eastAsia" w:ascii="仿宋" w:hAnsi="仿宋" w:eastAsia="仿宋"/>
          <w:sz w:val="24"/>
          <w:szCs w:val="24"/>
        </w:rPr>
        <w:t>3. 手工标签仅标签创建人本人可见、可删除，其他人无权限查询或删除（无编辑手机标签功能）。手工标签字数最多不超过10个字。预置标签有权限的人员都可以查看与维护。</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管户客户经理可查看手工自定义标签、预置标签和规则（系统）标签，可维护手工自定义标签。其他有权限人员只能查看预置标签和规则（系统）标签</w:t>
      </w:r>
    </w:p>
    <w:p>
      <w:pPr>
        <w:pStyle w:val="8"/>
        <w:numPr>
          <w:ilvl w:val="5"/>
          <w:numId w:val="72"/>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color w:val="000000"/>
          <w:sz w:val="24"/>
        </w:rPr>
      </w:pPr>
      <w:r>
        <w:rPr>
          <w:rFonts w:hint="eastAsia" w:ascii="仿宋" w:hAnsi="仿宋" w:eastAsia="仿宋"/>
          <w:color w:val="000000"/>
          <w:sz w:val="24"/>
        </w:rPr>
        <w:t>手工自定义与预置标签：展示用户给客户打上的标签。</w:t>
      </w:r>
    </w:p>
    <w:p>
      <w:pPr>
        <w:spacing w:line="360" w:lineRule="auto"/>
        <w:rPr>
          <w:rFonts w:ascii="仿宋" w:hAnsi="仿宋" w:eastAsia="仿宋"/>
        </w:rPr>
      </w:pPr>
      <w:r>
        <w:rPr>
          <w:rFonts w:hint="eastAsia" w:ascii="仿宋" w:hAnsi="仿宋" w:eastAsia="仿宋"/>
          <w:color w:val="000000" w:themeColor="text1"/>
          <w:sz w:val="24"/>
          <w:szCs w:val="24"/>
          <w14:textFill>
            <w14:solidFill>
              <w14:schemeClr w14:val="tx1"/>
            </w14:solidFill>
          </w14:textFill>
        </w:rPr>
        <w:t>规则（系统）标签</w:t>
      </w:r>
      <w:r>
        <w:rPr>
          <w:rFonts w:hint="eastAsia" w:ascii="仿宋" w:hAnsi="仿宋" w:eastAsia="仿宋"/>
          <w:color w:val="000000" w:themeColor="text1"/>
          <w:sz w:val="24"/>
          <w14:textFill>
            <w14:solidFill>
              <w14:schemeClr w14:val="tx1"/>
            </w14:solidFill>
          </w14:textFill>
        </w:rPr>
        <w:t>：展示客户命中的系统标签，高亮显示。</w:t>
      </w:r>
    </w:p>
    <w:p>
      <w:pPr>
        <w:pStyle w:val="8"/>
        <w:numPr>
          <w:ilvl w:val="5"/>
          <w:numId w:val="72"/>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72"/>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72"/>
        </w:numPr>
        <w:spacing w:line="360" w:lineRule="auto"/>
        <w:rPr>
          <w:rFonts w:ascii="仿宋" w:hAnsi="仿宋" w:eastAsia="仿宋"/>
        </w:rPr>
      </w:pPr>
      <w:r>
        <w:rPr>
          <w:rFonts w:hint="eastAsia" w:ascii="仿宋" w:hAnsi="仿宋" w:eastAsia="仿宋"/>
        </w:rPr>
        <w:t>凭证/合同/协议打印</w:t>
      </w:r>
    </w:p>
    <w:p>
      <w:r>
        <w:rPr>
          <w:rFonts w:hint="eastAsia" w:ascii="仿宋" w:hAnsi="仿宋" w:eastAsia="仿宋"/>
          <w:sz w:val="24"/>
          <w:szCs w:val="24"/>
        </w:rPr>
        <w:t>不涉及</w:t>
      </w:r>
    </w:p>
    <w:p>
      <w:pPr>
        <w:pStyle w:val="7"/>
        <w:numPr>
          <w:ilvl w:val="4"/>
          <w:numId w:val="64"/>
        </w:numPr>
        <w:spacing w:line="360" w:lineRule="auto"/>
        <w:ind w:left="1418" w:hanging="1418"/>
        <w:rPr>
          <w:rFonts w:ascii="仿宋" w:hAnsi="仿宋" w:eastAsia="仿宋"/>
          <w:i w:val="0"/>
          <w:iCs w:val="0"/>
        </w:rPr>
      </w:pPr>
      <w:r>
        <w:rPr>
          <w:rFonts w:hint="eastAsia" w:ascii="仿宋" w:hAnsi="仿宋" w:eastAsia="仿宋"/>
          <w:i w:val="0"/>
          <w:iCs w:val="0"/>
        </w:rPr>
        <w:t>渠道签约</w:t>
      </w:r>
    </w:p>
    <w:p>
      <w:pPr>
        <w:pStyle w:val="8"/>
        <w:numPr>
          <w:ilvl w:val="5"/>
          <w:numId w:val="73"/>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查看单一客户的渠道签约明细，帮助客户经理识别客户服务触点并支撑后续渠道经营与签约服务</w:t>
      </w:r>
      <w:r>
        <w:rPr>
          <w:rFonts w:hint="eastAsia" w:ascii="仿宋" w:hAnsi="仿宋" w:eastAsia="仿宋"/>
          <w:color w:val="000000"/>
          <w:sz w:val="24"/>
        </w:rPr>
        <w:t>。</w:t>
      </w:r>
    </w:p>
    <w:p>
      <w:pPr>
        <w:pStyle w:val="8"/>
        <w:numPr>
          <w:ilvl w:val="5"/>
          <w:numId w:val="73"/>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73"/>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用户进入客户3</w:t>
      </w:r>
      <w:r>
        <w:rPr>
          <w:rFonts w:ascii="仿宋" w:hAnsi="仿宋" w:eastAsia="仿宋"/>
          <w:sz w:val="24"/>
          <w:szCs w:val="24"/>
        </w:rPr>
        <w:t>60</w:t>
      </w:r>
      <w:r>
        <w:rPr>
          <w:rFonts w:hint="eastAsia" w:ascii="仿宋" w:hAnsi="仿宋" w:eastAsia="仿宋"/>
          <w:sz w:val="24"/>
          <w:szCs w:val="24"/>
        </w:rPr>
        <w:t>视图页面后，点击功能区“渠道签约”功能入口，系统展示该客户渠道签约信息。</w:t>
      </w:r>
    </w:p>
    <w:p>
      <w:pPr>
        <w:spacing w:line="360" w:lineRule="auto"/>
        <w:rPr>
          <w:rFonts w:ascii="仿宋" w:hAnsi="仿宋" w:eastAsia="仿宋"/>
          <w:sz w:val="24"/>
          <w:szCs w:val="24"/>
        </w:rPr>
      </w:pPr>
      <w:r>
        <w:rPr>
          <w:rFonts w:hint="eastAsia" w:ascii="仿宋" w:hAnsi="仿宋" w:eastAsia="仿宋"/>
          <w:sz w:val="24"/>
          <w:szCs w:val="24"/>
        </w:rPr>
        <w:t>2. 系统签约类型为：手机银行、网上银行、短信通、电话银行、三方支付、代扣业务签约状态。</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渠道签约仅反映客户签约状态。</w:t>
      </w:r>
    </w:p>
    <w:p>
      <w:pPr>
        <w:spacing w:line="360" w:lineRule="auto"/>
        <w:rPr>
          <w:rFonts w:ascii="仿宋" w:hAnsi="仿宋" w:eastAsia="仿宋"/>
          <w:sz w:val="24"/>
          <w:szCs w:val="24"/>
        </w:rPr>
      </w:pPr>
      <w:r>
        <w:rPr>
          <w:rFonts w:hint="eastAsia" w:ascii="仿宋" w:hAnsi="仿宋" w:eastAsia="仿宋"/>
          <w:sz w:val="24"/>
          <w:szCs w:val="24"/>
        </w:rPr>
        <w:t>2. 三方支付签约需明确展示支付宝、财付通或其他类型。</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管户客户经理可查看客户的签约信息，其他用户无权限查看签约信息</w:t>
      </w:r>
    </w:p>
    <w:p>
      <w:pPr>
        <w:pStyle w:val="8"/>
        <w:numPr>
          <w:ilvl w:val="5"/>
          <w:numId w:val="73"/>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系统输出客户渠道签约信息。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5"/>
        <w:gridCol w:w="2283"/>
        <w:gridCol w:w="2256"/>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6"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6"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签约账户</w:t>
            </w:r>
          </w:p>
        </w:tc>
        <w:tc>
          <w:tcPr>
            <w:tcW w:w="2283" w:type="dxa"/>
          </w:tcPr>
          <w:p>
            <w:pPr>
              <w:spacing w:line="360" w:lineRule="auto"/>
              <w:jc w:val="left"/>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w:t>
            </w:r>
            <w:r>
              <w:rPr>
                <w:rFonts w:ascii="仿宋" w:hAnsi="仿宋" w:eastAsia="仿宋"/>
                <w:color w:val="000000"/>
                <w:sz w:val="24"/>
              </w:rPr>
              <w:t>脱敏显示，保留前4位和后4位，中间使用*号掩码，如 6230******1001</w:t>
            </w:r>
          </w:p>
        </w:tc>
        <w:tc>
          <w:tcPr>
            <w:tcW w:w="2256"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展示客户合同签约账户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 w:val="24"/>
              </w:rPr>
            </w:pPr>
            <w:r>
              <w:rPr>
                <w:rFonts w:ascii="仿宋" w:hAnsi="仿宋" w:eastAsia="仿宋"/>
                <w:color w:val="000000"/>
                <w:sz w:val="24"/>
              </w:rPr>
              <w:t>签约类型</w:t>
            </w:r>
          </w:p>
        </w:tc>
        <w:tc>
          <w:tcPr>
            <w:tcW w:w="2283" w:type="dxa"/>
          </w:tcPr>
          <w:p>
            <w:pPr>
              <w:spacing w:line="360" w:lineRule="auto"/>
              <w:jc w:val="left"/>
              <w:rPr>
                <w:rFonts w:ascii="仿宋" w:hAnsi="仿宋" w:eastAsia="仿宋"/>
                <w:color w:val="000000"/>
                <w:sz w:val="24"/>
              </w:rPr>
            </w:pPr>
            <w:r>
              <w:rPr>
                <w:rFonts w:ascii="仿宋" w:hAnsi="仿宋" w:eastAsia="仿宋"/>
                <w:color w:val="000000"/>
                <w:sz w:val="24"/>
              </w:rPr>
              <w:t>反显</w:t>
            </w:r>
          </w:p>
        </w:tc>
        <w:tc>
          <w:tcPr>
            <w:tcW w:w="2256"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展示客户合同签约类型</w:t>
            </w:r>
            <w:r>
              <w:rPr>
                <w:rFonts w:hint="eastAsia" w:ascii="仿宋" w:hAnsi="仿宋" w:eastAsia="仿宋"/>
                <w:color w:val="000000"/>
                <w:sz w:val="24"/>
              </w:rPr>
              <w:t>，枚举值</w:t>
            </w:r>
            <w:r>
              <w:rPr>
                <w:rFonts w:hint="eastAsia" w:ascii="仿宋" w:hAnsi="仿宋" w:eastAsia="仿宋"/>
                <w:sz w:val="24"/>
                <w:szCs w:val="24"/>
              </w:rPr>
              <w:t>为：手机银行、网上银行、短信通、电话银行、三方支付、代扣业务签约状态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 w:val="24"/>
              </w:rPr>
            </w:pPr>
            <w:r>
              <w:rPr>
                <w:rFonts w:ascii="仿宋" w:hAnsi="仿宋" w:eastAsia="仿宋"/>
                <w:color w:val="000000"/>
                <w:sz w:val="24"/>
              </w:rPr>
              <w:t>签约日期</w:t>
            </w:r>
          </w:p>
        </w:tc>
        <w:tc>
          <w:tcPr>
            <w:tcW w:w="2283" w:type="dxa"/>
          </w:tcPr>
          <w:p>
            <w:pPr>
              <w:spacing w:line="360" w:lineRule="auto"/>
              <w:jc w:val="left"/>
              <w:rPr>
                <w:rFonts w:ascii="仿宋" w:hAnsi="仿宋" w:eastAsia="仿宋"/>
                <w:color w:val="000000"/>
                <w:sz w:val="24"/>
              </w:rPr>
            </w:pPr>
            <w:r>
              <w:rPr>
                <w:rFonts w:ascii="仿宋" w:hAnsi="仿宋" w:eastAsia="仿宋"/>
                <w:color w:val="000000"/>
                <w:sz w:val="24"/>
              </w:rPr>
              <w:t>反显、格式化：YYYY- MM-DD</w:t>
            </w:r>
          </w:p>
        </w:tc>
        <w:tc>
          <w:tcPr>
            <w:tcW w:w="2256" w:type="dxa"/>
          </w:tcPr>
          <w:p>
            <w:pPr>
              <w:spacing w:line="360" w:lineRule="auto"/>
              <w:rPr>
                <w:rFonts w:ascii="仿宋" w:hAnsi="仿宋" w:eastAsia="仿宋"/>
                <w:color w:val="000000"/>
                <w:sz w:val="24"/>
              </w:rPr>
            </w:pPr>
            <w:r>
              <w:rPr>
                <w:rFonts w:ascii="仿宋" w:hAnsi="仿宋" w:eastAsia="仿宋"/>
                <w:color w:val="000000"/>
                <w:sz w:val="24"/>
              </w:rPr>
              <w:t>日期</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展示客户合同签约日期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hint="eastAsia" w:ascii="仿宋" w:hAnsi="仿宋" w:eastAsia="仿宋"/>
                <w:color w:val="000000"/>
                <w:sz w:val="24"/>
              </w:rPr>
              <w:t>手机号码</w:t>
            </w:r>
          </w:p>
        </w:tc>
        <w:tc>
          <w:tcPr>
            <w:tcW w:w="2283" w:type="dxa"/>
          </w:tcPr>
          <w:p>
            <w:pPr>
              <w:spacing w:line="360" w:lineRule="auto"/>
              <w:jc w:val="left"/>
              <w:rPr>
                <w:rFonts w:ascii="仿宋" w:hAnsi="仿宋" w:eastAsia="仿宋"/>
              </w:rPr>
            </w:pPr>
            <w:r>
              <w:rPr>
                <w:rFonts w:ascii="仿宋" w:hAnsi="仿宋" w:eastAsia="仿宋"/>
                <w:color w:val="000000"/>
                <w:sz w:val="24"/>
              </w:rPr>
              <w:t>反显</w:t>
            </w:r>
          </w:p>
        </w:tc>
        <w:tc>
          <w:tcPr>
            <w:tcW w:w="2256"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签约手机号码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 w:val="24"/>
              </w:rPr>
            </w:pPr>
            <w:r>
              <w:rPr>
                <w:rFonts w:ascii="仿宋" w:hAnsi="仿宋" w:eastAsia="仿宋"/>
                <w:color w:val="000000"/>
                <w:sz w:val="24"/>
              </w:rPr>
              <w:t>签约状态</w:t>
            </w:r>
          </w:p>
        </w:tc>
        <w:tc>
          <w:tcPr>
            <w:tcW w:w="2283" w:type="dxa"/>
          </w:tcPr>
          <w:p>
            <w:pPr>
              <w:spacing w:line="360" w:lineRule="auto"/>
              <w:jc w:val="left"/>
              <w:rPr>
                <w:rFonts w:ascii="仿宋" w:hAnsi="仿宋" w:eastAsia="仿宋"/>
                <w:color w:val="000000"/>
                <w:sz w:val="24"/>
              </w:rPr>
            </w:pPr>
            <w:r>
              <w:rPr>
                <w:rFonts w:ascii="仿宋" w:hAnsi="仿宋" w:eastAsia="仿宋"/>
                <w:color w:val="000000"/>
                <w:sz w:val="24"/>
              </w:rPr>
              <w:t>反显</w:t>
            </w:r>
          </w:p>
        </w:tc>
        <w:tc>
          <w:tcPr>
            <w:tcW w:w="2256"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展示客户合同签约状态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color w:val="000000"/>
                <w:sz w:val="24"/>
              </w:rPr>
            </w:pPr>
            <w:r>
              <w:rPr>
                <w:rFonts w:ascii="仿宋" w:hAnsi="仿宋" w:eastAsia="仿宋"/>
                <w:color w:val="000000"/>
                <w:sz w:val="24"/>
              </w:rPr>
              <w:t>签约经办人</w:t>
            </w:r>
          </w:p>
        </w:tc>
        <w:tc>
          <w:tcPr>
            <w:tcW w:w="2283" w:type="dxa"/>
          </w:tcPr>
          <w:p>
            <w:pPr>
              <w:spacing w:line="360" w:lineRule="auto"/>
              <w:jc w:val="left"/>
              <w:rPr>
                <w:rFonts w:ascii="仿宋" w:hAnsi="仿宋" w:eastAsia="仿宋"/>
                <w:color w:val="000000"/>
                <w:sz w:val="24"/>
              </w:rPr>
            </w:pPr>
            <w:r>
              <w:rPr>
                <w:rFonts w:ascii="仿宋" w:hAnsi="仿宋" w:eastAsia="仿宋"/>
                <w:color w:val="000000"/>
                <w:sz w:val="24"/>
              </w:rPr>
              <w:t>反显</w:t>
            </w:r>
          </w:p>
        </w:tc>
        <w:tc>
          <w:tcPr>
            <w:tcW w:w="2256"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6" w:type="dxa"/>
          </w:tcPr>
          <w:p>
            <w:pPr>
              <w:spacing w:line="360" w:lineRule="auto"/>
              <w:rPr>
                <w:rFonts w:ascii="仿宋" w:hAnsi="仿宋" w:eastAsia="仿宋"/>
                <w:color w:val="000000"/>
                <w:sz w:val="24"/>
              </w:rPr>
            </w:pPr>
            <w:r>
              <w:rPr>
                <w:rFonts w:ascii="仿宋" w:hAnsi="仿宋" w:eastAsia="仿宋"/>
                <w:color w:val="000000"/>
                <w:sz w:val="24"/>
              </w:rPr>
              <w:t>展示客户合同签约经办人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签约机构</w:t>
            </w:r>
          </w:p>
        </w:tc>
        <w:tc>
          <w:tcPr>
            <w:tcW w:w="2283" w:type="dxa"/>
          </w:tcPr>
          <w:p>
            <w:pPr>
              <w:spacing w:line="360" w:lineRule="auto"/>
              <w:jc w:val="left"/>
              <w:rPr>
                <w:rFonts w:ascii="仿宋" w:hAnsi="仿宋" w:eastAsia="仿宋"/>
              </w:rPr>
            </w:pPr>
            <w:r>
              <w:rPr>
                <w:rFonts w:ascii="仿宋" w:hAnsi="仿宋" w:eastAsia="仿宋"/>
                <w:color w:val="000000"/>
                <w:sz w:val="24"/>
              </w:rPr>
              <w:t>反显，格式：机构号+机构名称</w:t>
            </w:r>
          </w:p>
        </w:tc>
        <w:tc>
          <w:tcPr>
            <w:tcW w:w="2256" w:type="dxa"/>
          </w:tcPr>
          <w:p>
            <w:pPr>
              <w:spacing w:line="360" w:lineRule="auto"/>
              <w:rPr>
                <w:rFonts w:ascii="仿宋" w:hAnsi="仿宋" w:eastAsia="仿宋"/>
              </w:rPr>
            </w:pPr>
            <w:r>
              <w:rPr>
                <w:rFonts w:ascii="仿宋" w:hAnsi="仿宋" w:eastAsia="仿宋"/>
                <w:color w:val="000000"/>
                <w:sz w:val="24"/>
              </w:rPr>
              <w:t>文本</w:t>
            </w:r>
          </w:p>
        </w:tc>
        <w:tc>
          <w:tcPr>
            <w:tcW w:w="2266" w:type="dxa"/>
          </w:tcPr>
          <w:p>
            <w:pPr>
              <w:spacing w:line="360" w:lineRule="auto"/>
              <w:rPr>
                <w:rFonts w:ascii="仿宋" w:hAnsi="仿宋" w:eastAsia="仿宋"/>
              </w:rPr>
            </w:pPr>
            <w:r>
              <w:rPr>
                <w:rFonts w:ascii="仿宋" w:hAnsi="仿宋" w:eastAsia="仿宋"/>
                <w:color w:val="000000"/>
                <w:sz w:val="24"/>
              </w:rPr>
              <w:t>展示客户合同签约机构</w:t>
            </w:r>
          </w:p>
        </w:tc>
      </w:tr>
    </w:tbl>
    <w:p>
      <w:pPr>
        <w:spacing w:line="360" w:lineRule="auto"/>
        <w:rPr>
          <w:rFonts w:ascii="仿宋" w:hAnsi="仿宋" w:eastAsia="仿宋"/>
        </w:rPr>
      </w:pPr>
    </w:p>
    <w:p>
      <w:pPr>
        <w:pStyle w:val="8"/>
        <w:numPr>
          <w:ilvl w:val="5"/>
          <w:numId w:val="73"/>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73"/>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73"/>
        </w:numPr>
        <w:spacing w:line="360" w:lineRule="auto"/>
        <w:rPr>
          <w:rFonts w:ascii="仿宋" w:hAnsi="仿宋" w:eastAsia="仿宋"/>
        </w:rPr>
      </w:pPr>
      <w:r>
        <w:rPr>
          <w:rFonts w:hint="eastAsia" w:ascii="仿宋" w:hAnsi="仿宋" w:eastAsia="仿宋"/>
        </w:rPr>
        <w:t>凭证/合同/协议打印</w:t>
      </w:r>
    </w:p>
    <w:p>
      <w:r>
        <w:rPr>
          <w:rFonts w:hint="eastAsia" w:ascii="仿宋" w:hAnsi="仿宋" w:eastAsia="仿宋"/>
          <w:sz w:val="24"/>
          <w:szCs w:val="24"/>
        </w:rPr>
        <w:t>不涉及</w:t>
      </w:r>
    </w:p>
    <w:p>
      <w:pPr>
        <w:pStyle w:val="6"/>
        <w:numPr>
          <w:ilvl w:val="3"/>
          <w:numId w:val="62"/>
        </w:numPr>
        <w:spacing w:line="360" w:lineRule="auto"/>
        <w:rPr>
          <w:rFonts w:ascii="仿宋" w:hAnsi="仿宋" w:eastAsia="仿宋"/>
        </w:rPr>
      </w:pPr>
      <w:r>
        <w:rPr>
          <w:rFonts w:hint="eastAsia" w:ascii="仿宋" w:hAnsi="仿宋" w:eastAsia="仿宋"/>
        </w:rPr>
        <w:t>信息提醒</w:t>
      </w:r>
    </w:p>
    <w:p>
      <w:pPr>
        <w:pStyle w:val="7"/>
        <w:numPr>
          <w:ilvl w:val="4"/>
          <w:numId w:val="74"/>
        </w:numPr>
        <w:spacing w:line="360" w:lineRule="auto"/>
        <w:ind w:left="1418" w:hanging="1418"/>
        <w:rPr>
          <w:rFonts w:ascii="仿宋" w:hAnsi="仿宋" w:eastAsia="仿宋"/>
          <w:i w:val="0"/>
          <w:iCs w:val="0"/>
        </w:rPr>
      </w:pPr>
      <w:r>
        <w:rPr>
          <w:rFonts w:hint="eastAsia" w:ascii="仿宋" w:hAnsi="仿宋" w:eastAsia="仿宋"/>
          <w:i w:val="0"/>
          <w:iCs w:val="0"/>
        </w:rPr>
        <w:t>功能描述</w:t>
      </w:r>
    </w:p>
    <w:p>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查看与当前客户相关的重要提醒消息并进入对应详情，帮助客户经理及时掌握客户动态并开展跟进服务</w:t>
      </w:r>
    </w:p>
    <w:p>
      <w:pPr>
        <w:pStyle w:val="7"/>
        <w:numPr>
          <w:ilvl w:val="4"/>
          <w:numId w:val="74"/>
        </w:numPr>
        <w:spacing w:line="360" w:lineRule="auto"/>
        <w:ind w:left="1418" w:hanging="1418"/>
        <w:rPr>
          <w:rFonts w:ascii="仿宋" w:hAnsi="仿宋" w:eastAsia="仿宋"/>
          <w:i w:val="0"/>
          <w:iCs w:val="0"/>
        </w:rPr>
      </w:pPr>
      <w:r>
        <w:rPr>
          <w:rFonts w:hint="eastAsia" w:ascii="仿宋" w:hAnsi="仿宋" w:eastAsia="仿宋"/>
          <w:i w:val="0"/>
          <w:iCs w:val="0"/>
        </w:rPr>
        <w:t>输入</w:t>
      </w:r>
    </w:p>
    <w:p>
      <w:pPr>
        <w:rPr>
          <w:rFonts w:ascii="仿宋" w:hAnsi="仿宋" w:eastAsia="仿宋"/>
          <w:sz w:val="24"/>
          <w:szCs w:val="24"/>
        </w:rPr>
      </w:pPr>
      <w:r>
        <w:rPr>
          <w:rFonts w:hint="eastAsia" w:ascii="仿宋" w:hAnsi="仿宋" w:eastAsia="仿宋"/>
          <w:sz w:val="24"/>
          <w:szCs w:val="24"/>
        </w:rPr>
        <w:t>略</w:t>
      </w:r>
    </w:p>
    <w:p>
      <w:pPr>
        <w:pStyle w:val="7"/>
        <w:numPr>
          <w:ilvl w:val="4"/>
          <w:numId w:val="74"/>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用户进入客户360视图后，在功能区点击“信息提醒”功能入口，跳转至当前客户的信息提醒。</w:t>
      </w:r>
    </w:p>
    <w:p>
      <w:pPr>
        <w:rPr>
          <w:rFonts w:ascii="仿宋" w:hAnsi="仿宋" w:eastAsia="仿宋"/>
          <w:sz w:val="24"/>
          <w:szCs w:val="24"/>
        </w:rPr>
      </w:pPr>
      <w:r>
        <w:rPr>
          <w:rFonts w:hint="eastAsia" w:ascii="仿宋" w:hAnsi="仿宋" w:eastAsia="仿宋"/>
          <w:sz w:val="24"/>
          <w:szCs w:val="24"/>
        </w:rPr>
        <w:t>2. 系统默认展示当前客户的到期提醒、大额变动、风险事件三类最新的提醒消息，并且支持tab页签的切换</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提醒消息范围包括：到期提醒、大额变动、风险事件三类与当前客户相关的重要提醒</w:t>
      </w:r>
    </w:p>
    <w:p>
      <w:pPr>
        <w:rPr>
          <w:rFonts w:ascii="仿宋" w:hAnsi="仿宋" w:eastAsia="仿宋"/>
          <w:sz w:val="24"/>
          <w:szCs w:val="24"/>
        </w:rPr>
      </w:pPr>
      <w:r>
        <w:rPr>
          <w:rFonts w:hint="eastAsia" w:ascii="仿宋" w:hAnsi="仿宋" w:eastAsia="仿宋"/>
          <w:sz w:val="24"/>
          <w:szCs w:val="24"/>
        </w:rPr>
        <w:t>2. 默认按照提醒时间从近至远排序。</w:t>
      </w:r>
    </w:p>
    <w:p>
      <w:pPr>
        <w:rPr>
          <w:rFonts w:ascii="仿宋" w:hAnsi="仿宋" w:eastAsia="仿宋"/>
          <w:b/>
          <w:bCs/>
          <w:sz w:val="24"/>
          <w:szCs w:val="24"/>
        </w:rPr>
      </w:pP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管户客户经理及其他用户都可查看客户信息提醒</w:t>
      </w:r>
    </w:p>
    <w:p>
      <w:pPr>
        <w:pStyle w:val="7"/>
        <w:numPr>
          <w:ilvl w:val="4"/>
          <w:numId w:val="74"/>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rPr>
      </w:pPr>
      <w:r>
        <w:rPr>
          <w:rFonts w:ascii="仿宋" w:hAnsi="仿宋" w:eastAsia="仿宋"/>
          <w:color w:val="000000"/>
          <w:sz w:val="24"/>
        </w:rPr>
        <w:t>系统输出与当前客户相关的信息提醒列表。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5"/>
        <w:gridCol w:w="2283"/>
        <w:gridCol w:w="1240"/>
        <w:gridCol w:w="3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124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328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消息类型</w:t>
            </w:r>
          </w:p>
        </w:tc>
        <w:tc>
          <w:tcPr>
            <w:tcW w:w="2283" w:type="dxa"/>
          </w:tcPr>
          <w:p>
            <w:pPr>
              <w:spacing w:line="360" w:lineRule="auto"/>
              <w:rPr>
                <w:rFonts w:ascii="仿宋" w:hAnsi="仿宋" w:eastAsia="仿宋"/>
              </w:rPr>
            </w:pPr>
            <w:r>
              <w:rPr>
                <w:rFonts w:ascii="仿宋" w:hAnsi="仿宋" w:eastAsia="仿宋"/>
                <w:color w:val="000000"/>
                <w:sz w:val="24"/>
              </w:rPr>
              <w:t>反显</w:t>
            </w:r>
          </w:p>
        </w:tc>
        <w:tc>
          <w:tcPr>
            <w:tcW w:w="1240" w:type="dxa"/>
          </w:tcPr>
          <w:p>
            <w:pPr>
              <w:spacing w:line="360" w:lineRule="auto"/>
              <w:rPr>
                <w:rFonts w:ascii="仿宋" w:hAnsi="仿宋" w:eastAsia="仿宋"/>
              </w:rPr>
            </w:pPr>
            <w:r>
              <w:rPr>
                <w:rFonts w:ascii="仿宋" w:hAnsi="仿宋" w:eastAsia="仿宋"/>
                <w:color w:val="000000"/>
                <w:sz w:val="24"/>
              </w:rPr>
              <w:t>文本</w:t>
            </w:r>
          </w:p>
        </w:tc>
        <w:tc>
          <w:tcPr>
            <w:tcW w:w="3282" w:type="dxa"/>
          </w:tcPr>
          <w:p>
            <w:pPr>
              <w:spacing w:line="360" w:lineRule="auto"/>
              <w:rPr>
                <w:rFonts w:ascii="仿宋" w:hAnsi="仿宋" w:eastAsia="仿宋"/>
              </w:rPr>
            </w:pPr>
            <w:r>
              <w:rPr>
                <w:rFonts w:ascii="仿宋" w:hAnsi="仿宋" w:eastAsia="仿宋"/>
                <w:color w:val="000000"/>
                <w:sz w:val="24"/>
              </w:rPr>
              <w:t>展示提醒消息类型，</w:t>
            </w:r>
            <w:r>
              <w:rPr>
                <w:rFonts w:hint="eastAsia" w:ascii="仿宋" w:hAnsi="仿宋" w:eastAsia="仿宋"/>
                <w:color w:val="000000"/>
                <w:sz w:val="24"/>
              </w:rPr>
              <w:t>如：</w:t>
            </w:r>
            <w:r>
              <w:rPr>
                <w:rFonts w:hint="eastAsia" w:ascii="仿宋" w:hAnsi="仿宋" w:eastAsia="仿宋"/>
                <w:sz w:val="24"/>
                <w:szCs w:val="24"/>
              </w:rPr>
              <w:t>到期提醒、大额变动、风险事件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推送时间</w:t>
            </w:r>
          </w:p>
        </w:tc>
        <w:tc>
          <w:tcPr>
            <w:tcW w:w="2283" w:type="dxa"/>
          </w:tcPr>
          <w:p>
            <w:pPr>
              <w:spacing w:line="360" w:lineRule="auto"/>
              <w:rPr>
                <w:rFonts w:ascii="仿宋" w:hAnsi="仿宋" w:eastAsia="仿宋"/>
              </w:rPr>
            </w:pPr>
            <w:r>
              <w:rPr>
                <w:rFonts w:ascii="仿宋" w:hAnsi="仿宋" w:eastAsia="仿宋"/>
                <w:color w:val="000000"/>
                <w:sz w:val="24"/>
              </w:rPr>
              <w:t>反显、格式化：YYYY- MM-DD</w:t>
            </w:r>
          </w:p>
        </w:tc>
        <w:tc>
          <w:tcPr>
            <w:tcW w:w="1240" w:type="dxa"/>
          </w:tcPr>
          <w:p>
            <w:pPr>
              <w:spacing w:line="360" w:lineRule="auto"/>
              <w:rPr>
                <w:rFonts w:ascii="仿宋" w:hAnsi="仿宋" w:eastAsia="仿宋"/>
              </w:rPr>
            </w:pPr>
            <w:r>
              <w:rPr>
                <w:rFonts w:ascii="仿宋" w:hAnsi="仿宋" w:eastAsia="仿宋"/>
                <w:color w:val="000000"/>
                <w:sz w:val="24"/>
              </w:rPr>
              <w:t>日期</w:t>
            </w:r>
          </w:p>
        </w:tc>
        <w:tc>
          <w:tcPr>
            <w:tcW w:w="3282" w:type="dxa"/>
          </w:tcPr>
          <w:p>
            <w:pPr>
              <w:spacing w:line="360" w:lineRule="auto"/>
              <w:rPr>
                <w:rFonts w:ascii="仿宋" w:hAnsi="仿宋" w:eastAsia="仿宋"/>
              </w:rPr>
            </w:pPr>
            <w:r>
              <w:rPr>
                <w:rFonts w:ascii="仿宋" w:hAnsi="仿宋" w:eastAsia="仿宋"/>
                <w:color w:val="000000"/>
                <w:sz w:val="24"/>
              </w:rPr>
              <w:t>展示提醒消息推送时间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5" w:type="dxa"/>
          </w:tcPr>
          <w:p>
            <w:pPr>
              <w:spacing w:line="360" w:lineRule="auto"/>
              <w:rPr>
                <w:rFonts w:ascii="仿宋" w:hAnsi="仿宋" w:eastAsia="仿宋"/>
              </w:rPr>
            </w:pPr>
            <w:r>
              <w:rPr>
                <w:rFonts w:ascii="仿宋" w:hAnsi="仿宋" w:eastAsia="仿宋"/>
                <w:color w:val="000000"/>
                <w:sz w:val="24"/>
              </w:rPr>
              <w:t>消息内容</w:t>
            </w:r>
          </w:p>
        </w:tc>
        <w:tc>
          <w:tcPr>
            <w:tcW w:w="2283" w:type="dxa"/>
          </w:tcPr>
          <w:p>
            <w:pPr>
              <w:spacing w:line="360" w:lineRule="auto"/>
              <w:rPr>
                <w:rFonts w:ascii="仿宋" w:hAnsi="仿宋" w:eastAsia="仿宋"/>
              </w:rPr>
            </w:pPr>
            <w:r>
              <w:rPr>
                <w:rFonts w:ascii="仿宋" w:hAnsi="仿宋" w:eastAsia="仿宋"/>
                <w:color w:val="000000"/>
                <w:sz w:val="24"/>
              </w:rPr>
              <w:t>反显</w:t>
            </w:r>
          </w:p>
        </w:tc>
        <w:tc>
          <w:tcPr>
            <w:tcW w:w="1240" w:type="dxa"/>
          </w:tcPr>
          <w:p>
            <w:pPr>
              <w:spacing w:line="360" w:lineRule="auto"/>
              <w:rPr>
                <w:rFonts w:ascii="仿宋" w:hAnsi="仿宋" w:eastAsia="仿宋"/>
              </w:rPr>
            </w:pPr>
            <w:r>
              <w:rPr>
                <w:rFonts w:ascii="仿宋" w:hAnsi="仿宋" w:eastAsia="仿宋"/>
                <w:color w:val="000000"/>
                <w:sz w:val="24"/>
              </w:rPr>
              <w:t>文本</w:t>
            </w:r>
          </w:p>
        </w:tc>
        <w:tc>
          <w:tcPr>
            <w:tcW w:w="3282" w:type="dxa"/>
          </w:tcPr>
          <w:p>
            <w:pPr>
              <w:spacing w:line="360" w:lineRule="auto"/>
              <w:rPr>
                <w:rFonts w:ascii="仿宋" w:hAnsi="仿宋" w:eastAsia="仿宋"/>
              </w:rPr>
            </w:pPr>
            <w:r>
              <w:rPr>
                <w:rFonts w:ascii="仿宋" w:hAnsi="仿宋" w:eastAsia="仿宋"/>
                <w:color w:val="000000"/>
                <w:sz w:val="24"/>
              </w:rPr>
              <w:t>展示提醒消息内容摘要</w:t>
            </w:r>
          </w:p>
        </w:tc>
      </w:tr>
    </w:tbl>
    <w:p>
      <w:pPr>
        <w:rPr>
          <w:rFonts w:ascii="仿宋" w:hAnsi="仿宋" w:eastAsia="仿宋"/>
          <w:sz w:val="24"/>
          <w:szCs w:val="24"/>
        </w:rPr>
      </w:pPr>
    </w:p>
    <w:p>
      <w:pPr>
        <w:pStyle w:val="7"/>
        <w:numPr>
          <w:ilvl w:val="4"/>
          <w:numId w:val="74"/>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74"/>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74"/>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r>
        <w:rPr>
          <w:rFonts w:hint="eastAsia" w:ascii="仿宋" w:hAnsi="仿宋" w:eastAsia="仿宋"/>
          <w:sz w:val="24"/>
          <w:szCs w:val="24"/>
        </w:rPr>
        <w:t>不涉及</w:t>
      </w:r>
    </w:p>
    <w:p>
      <w:pPr>
        <w:pStyle w:val="6"/>
        <w:numPr>
          <w:ilvl w:val="3"/>
          <w:numId w:val="62"/>
        </w:numPr>
        <w:spacing w:line="360" w:lineRule="auto"/>
        <w:rPr>
          <w:rFonts w:ascii="仿宋" w:hAnsi="仿宋" w:eastAsia="仿宋"/>
        </w:rPr>
      </w:pPr>
      <w:r>
        <w:rPr>
          <w:rFonts w:hint="eastAsia" w:ascii="仿宋" w:hAnsi="仿宋" w:eastAsia="仿宋"/>
        </w:rPr>
        <w:t>到期承接</w:t>
      </w:r>
    </w:p>
    <w:p>
      <w:pPr>
        <w:pStyle w:val="7"/>
        <w:numPr>
          <w:ilvl w:val="4"/>
          <w:numId w:val="75"/>
        </w:numPr>
        <w:spacing w:line="360" w:lineRule="auto"/>
        <w:ind w:left="1418" w:hanging="1418"/>
        <w:rPr>
          <w:rFonts w:ascii="仿宋" w:hAnsi="仿宋" w:eastAsia="仿宋"/>
          <w:i w:val="0"/>
          <w:iCs w:val="0"/>
        </w:rPr>
      </w:pPr>
      <w:r>
        <w:rPr>
          <w:rFonts w:hint="eastAsia" w:ascii="仿宋" w:hAnsi="仿宋" w:eastAsia="仿宋"/>
          <w:i w:val="0"/>
          <w:iCs w:val="0"/>
        </w:rPr>
        <w:t>功能描述</w:t>
      </w:r>
    </w:p>
    <w:p>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查看单一客户的到期承接分析信息并开展后续推荐和触达，帮助客户经理识别到期转化机会并提升产品留存效果</w:t>
      </w:r>
    </w:p>
    <w:p>
      <w:pPr>
        <w:pStyle w:val="7"/>
        <w:numPr>
          <w:ilvl w:val="4"/>
          <w:numId w:val="75"/>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rPr>
      </w:pPr>
      <w:r>
        <w:rPr>
          <w:rFonts w:ascii="仿宋" w:hAnsi="仿宋" w:eastAsia="仿宋"/>
          <w:color w:val="000000"/>
          <w:sz w:val="24"/>
        </w:rPr>
        <w:t>用户进入</w:t>
      </w:r>
      <w:r>
        <w:rPr>
          <w:rFonts w:hint="eastAsia" w:ascii="仿宋" w:hAnsi="仿宋" w:eastAsia="仿宋"/>
          <w:color w:val="000000"/>
          <w:sz w:val="24"/>
        </w:rPr>
        <w:t>3</w:t>
      </w:r>
      <w:r>
        <w:rPr>
          <w:rFonts w:ascii="仿宋" w:hAnsi="仿宋" w:eastAsia="仿宋"/>
          <w:color w:val="000000"/>
          <w:sz w:val="24"/>
        </w:rPr>
        <w:t>60</w:t>
      </w:r>
      <w:r>
        <w:rPr>
          <w:rFonts w:hint="eastAsia" w:ascii="仿宋" w:hAnsi="仿宋" w:eastAsia="仿宋"/>
          <w:color w:val="000000"/>
          <w:sz w:val="24"/>
        </w:rPr>
        <w:t>视图概览页面后</w:t>
      </w:r>
      <w:r>
        <w:rPr>
          <w:rFonts w:ascii="仿宋" w:hAnsi="仿宋" w:eastAsia="仿宋"/>
          <w:color w:val="000000"/>
          <w:sz w:val="24"/>
        </w:rPr>
        <w:t>，点击“到期承接”</w:t>
      </w:r>
      <w:r>
        <w:rPr>
          <w:rFonts w:hint="eastAsia" w:ascii="仿宋" w:hAnsi="仿宋" w:eastAsia="仿宋"/>
          <w:color w:val="000000"/>
          <w:sz w:val="24"/>
        </w:rPr>
        <w:t>功能入口</w:t>
      </w:r>
      <w:r>
        <w:rPr>
          <w:rFonts w:ascii="仿宋" w:hAnsi="仿宋" w:eastAsia="仿宋"/>
          <w:color w:val="000000"/>
          <w:sz w:val="24"/>
        </w:rPr>
        <w:t>，系统加载该客户的到期承接分析结果。</w:t>
      </w:r>
    </w:p>
    <w:p>
      <w:pPr>
        <w:spacing w:line="360" w:lineRule="auto"/>
        <w:rPr>
          <w:rFonts w:ascii="仿宋" w:hAnsi="仿宋" w:eastAsia="仿宋"/>
        </w:rPr>
      </w:pPr>
      <w:r>
        <w:rPr>
          <w:rFonts w:ascii="仿宋" w:hAnsi="仿宋" w:eastAsia="仿宋"/>
          <w:color w:val="000000"/>
          <w:sz w:val="24"/>
        </w:rPr>
        <w:t>用户可切换</w:t>
      </w:r>
      <w:r>
        <w:rPr>
          <w:rFonts w:hint="eastAsia" w:ascii="仿宋" w:hAnsi="仿宋" w:eastAsia="仿宋"/>
          <w:sz w:val="24"/>
          <w:szCs w:val="24"/>
        </w:rPr>
        <w:t>当月</w:t>
      </w:r>
      <w:r>
        <w:rPr>
          <w:rFonts w:ascii="仿宋" w:hAnsi="仿宋" w:eastAsia="仿宋"/>
          <w:color w:val="000000"/>
          <w:sz w:val="24"/>
        </w:rPr>
        <w:t>、</w:t>
      </w:r>
      <w:r>
        <w:rPr>
          <w:rFonts w:hint="eastAsia" w:ascii="仿宋" w:hAnsi="仿宋" w:eastAsia="仿宋"/>
          <w:color w:val="000000"/>
          <w:sz w:val="24"/>
        </w:rPr>
        <w:t>当季</w:t>
      </w:r>
      <w:r>
        <w:rPr>
          <w:rFonts w:ascii="仿宋" w:hAnsi="仿宋" w:eastAsia="仿宋"/>
          <w:color w:val="000000"/>
          <w:sz w:val="24"/>
        </w:rPr>
        <w:t>、</w:t>
      </w:r>
      <w:r>
        <w:rPr>
          <w:rFonts w:hint="eastAsia" w:ascii="仿宋" w:hAnsi="仿宋" w:eastAsia="仿宋"/>
          <w:color w:val="000000"/>
          <w:sz w:val="24"/>
        </w:rPr>
        <w:t>当年</w:t>
      </w:r>
      <w:r>
        <w:rPr>
          <w:rFonts w:ascii="仿宋" w:hAnsi="仿宋" w:eastAsia="仿宋"/>
          <w:color w:val="000000"/>
          <w:sz w:val="24"/>
        </w:rPr>
        <w:t>等时间切片查看分析结果。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color w:val="000000"/>
                <w:sz w:val="24"/>
              </w:rPr>
              <w:t>统计期间</w:t>
            </w:r>
          </w:p>
        </w:tc>
        <w:tc>
          <w:tcPr>
            <w:tcW w:w="2263" w:type="dxa"/>
          </w:tcPr>
          <w:p>
            <w:pPr>
              <w:spacing w:line="360" w:lineRule="auto"/>
              <w:rPr>
                <w:rFonts w:ascii="仿宋" w:hAnsi="仿宋" w:eastAsia="仿宋"/>
              </w:rPr>
            </w:pPr>
            <w:r>
              <w:rPr>
                <w:rFonts w:hint="eastAsia" w:ascii="仿宋" w:hAnsi="仿宋" w:eastAsia="仿宋"/>
                <w:color w:val="000000"/>
                <w:sz w:val="24"/>
              </w:rPr>
              <w:t>必输</w:t>
            </w:r>
          </w:p>
        </w:tc>
        <w:tc>
          <w:tcPr>
            <w:tcW w:w="2263" w:type="dxa"/>
          </w:tcPr>
          <w:p>
            <w:pPr>
              <w:spacing w:line="360" w:lineRule="auto"/>
              <w:rPr>
                <w:rFonts w:ascii="仿宋" w:hAnsi="仿宋" w:eastAsia="仿宋"/>
              </w:rPr>
            </w:pPr>
            <w:r>
              <w:rPr>
                <w:rFonts w:hint="eastAsia" w:ascii="仿宋" w:hAnsi="仿宋" w:eastAsia="仿宋"/>
                <w:color w:val="000000"/>
                <w:sz w:val="24"/>
              </w:rPr>
              <w:t>切片器</w:t>
            </w:r>
          </w:p>
        </w:tc>
        <w:tc>
          <w:tcPr>
            <w:tcW w:w="2272" w:type="dxa"/>
          </w:tcPr>
          <w:p>
            <w:pPr>
              <w:spacing w:line="360" w:lineRule="auto"/>
              <w:rPr>
                <w:rFonts w:ascii="仿宋" w:hAnsi="仿宋" w:eastAsia="仿宋"/>
              </w:rPr>
            </w:pPr>
            <w:r>
              <w:rPr>
                <w:rFonts w:ascii="仿宋" w:hAnsi="仿宋" w:eastAsia="仿宋"/>
                <w:color w:val="000000"/>
                <w:sz w:val="24"/>
              </w:rPr>
              <w:t>枚举值：</w:t>
            </w:r>
            <w:r>
              <w:rPr>
                <w:rFonts w:hint="eastAsia" w:ascii="仿宋" w:hAnsi="仿宋" w:eastAsia="仿宋"/>
                <w:sz w:val="24"/>
                <w:szCs w:val="24"/>
              </w:rPr>
              <w:t>当月</w:t>
            </w:r>
            <w:r>
              <w:rPr>
                <w:rFonts w:ascii="仿宋" w:hAnsi="仿宋" w:eastAsia="仿宋"/>
                <w:color w:val="000000"/>
                <w:sz w:val="24"/>
              </w:rPr>
              <w:t>、</w:t>
            </w:r>
            <w:r>
              <w:rPr>
                <w:rFonts w:hint="eastAsia" w:ascii="仿宋" w:hAnsi="仿宋" w:eastAsia="仿宋"/>
                <w:color w:val="000000"/>
                <w:sz w:val="24"/>
              </w:rPr>
              <w:t>当季</w:t>
            </w:r>
            <w:r>
              <w:rPr>
                <w:rFonts w:ascii="仿宋" w:hAnsi="仿宋" w:eastAsia="仿宋"/>
                <w:color w:val="000000"/>
                <w:sz w:val="24"/>
              </w:rPr>
              <w:t>、</w:t>
            </w:r>
            <w:r>
              <w:rPr>
                <w:rFonts w:hint="eastAsia" w:ascii="仿宋" w:hAnsi="仿宋" w:eastAsia="仿宋"/>
                <w:color w:val="000000"/>
                <w:sz w:val="24"/>
              </w:rPr>
              <w:t>当年。默认为：</w:t>
            </w:r>
            <w:r>
              <w:rPr>
                <w:rFonts w:hint="eastAsia" w:ascii="仿宋" w:hAnsi="仿宋" w:eastAsia="仿宋"/>
                <w:sz w:val="24"/>
                <w:szCs w:val="24"/>
              </w:rPr>
              <w:t>当月</w:t>
            </w:r>
          </w:p>
        </w:tc>
      </w:tr>
    </w:tbl>
    <w:p/>
    <w:p>
      <w:pPr>
        <w:pStyle w:val="7"/>
        <w:numPr>
          <w:ilvl w:val="4"/>
          <w:numId w:val="75"/>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用户进入客户3</w:t>
      </w:r>
      <w:r>
        <w:rPr>
          <w:rFonts w:ascii="仿宋" w:hAnsi="仿宋" w:eastAsia="仿宋"/>
          <w:sz w:val="24"/>
          <w:szCs w:val="24"/>
        </w:rPr>
        <w:t>60</w:t>
      </w:r>
      <w:r>
        <w:rPr>
          <w:rFonts w:hint="eastAsia" w:ascii="仿宋" w:hAnsi="仿宋" w:eastAsia="仿宋"/>
          <w:sz w:val="24"/>
          <w:szCs w:val="24"/>
        </w:rPr>
        <w:t>视图页面后，点击“到期承接”功能入口，系统展示客户到期承接分析信息。</w:t>
      </w:r>
    </w:p>
    <w:p>
      <w:pPr>
        <w:rPr>
          <w:rFonts w:ascii="仿宋" w:hAnsi="仿宋" w:eastAsia="仿宋"/>
          <w:sz w:val="24"/>
          <w:szCs w:val="24"/>
        </w:rPr>
      </w:pPr>
      <w:r>
        <w:rPr>
          <w:rFonts w:hint="eastAsia" w:ascii="仿宋" w:hAnsi="仿宋" w:eastAsia="仿宋"/>
          <w:sz w:val="24"/>
          <w:szCs w:val="24"/>
        </w:rPr>
        <w:t>2. 用户可切换当月、当季、当年三个时间切片查看不同周期的到期承接结果。</w:t>
      </w:r>
    </w:p>
    <w:p>
      <w:pPr>
        <w:rPr>
          <w:rFonts w:ascii="仿宋" w:hAnsi="仿宋" w:eastAsia="仿宋"/>
          <w:sz w:val="24"/>
          <w:szCs w:val="24"/>
        </w:rPr>
      </w:pPr>
      <w:r>
        <w:rPr>
          <w:rFonts w:hint="eastAsia" w:ascii="仿宋" w:hAnsi="仿宋" w:eastAsia="仿宋"/>
          <w:sz w:val="24"/>
          <w:szCs w:val="24"/>
        </w:rPr>
        <w:t>3. 系统展示指标包括：到期金额、到期总金额、承接率、定期存款到期金额、定期存款到期总金额、定期存款承接率。</w:t>
      </w:r>
    </w:p>
    <w:p>
      <w:pPr>
        <w:rPr>
          <w:rFonts w:ascii="仿宋" w:hAnsi="仿宋" w:eastAsia="仿宋"/>
          <w:sz w:val="24"/>
          <w:szCs w:val="24"/>
        </w:rPr>
      </w:pPr>
      <w:r>
        <w:rPr>
          <w:rFonts w:hint="eastAsia" w:ascii="仿宋" w:hAnsi="仿宋" w:eastAsia="仿宋"/>
          <w:sz w:val="24"/>
          <w:szCs w:val="24"/>
        </w:rPr>
        <w:t>4. 系统展示按照存款（定期存款）、理财展示不同产品到期的分组，并结合客户偏好和历史购买记录作为承接产品的推荐依据。</w:t>
      </w:r>
    </w:p>
    <w:p>
      <w:pPr>
        <w:rPr>
          <w:rFonts w:ascii="仿宋" w:hAnsi="仿宋" w:eastAsia="仿宋"/>
          <w:sz w:val="24"/>
          <w:szCs w:val="24"/>
        </w:rPr>
      </w:pPr>
      <w:r>
        <w:rPr>
          <w:rFonts w:hint="eastAsia" w:ascii="仿宋" w:hAnsi="仿宋" w:eastAsia="仿宋"/>
          <w:sz w:val="24"/>
          <w:szCs w:val="24"/>
        </w:rPr>
        <w:t>5. 用户基于到期承接的推荐产品，通过电话、短信、企微等方式继续触达与经营客户。</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到期承接分析当前按当月、当季、当年三个时间切片展示，当选择当月时，下拉框支持选择月份，默认当月，选择区间1月～当月；当选择季度时，下拉框支持选择季度，默认为当季，选择区间一季度～当季；当选择当年时，默认为当年（如2026年），选择区间2026年～2026年（以后2027年……都支持选择）。</w:t>
      </w:r>
    </w:p>
    <w:p>
      <w:pPr>
        <w:rPr>
          <w:rFonts w:ascii="仿宋" w:hAnsi="仿宋" w:eastAsia="仿宋"/>
          <w:sz w:val="24"/>
          <w:szCs w:val="24"/>
        </w:rPr>
      </w:pPr>
      <w:r>
        <w:rPr>
          <w:rFonts w:hint="eastAsia" w:ascii="仿宋" w:hAnsi="仿宋" w:eastAsia="仿宋"/>
          <w:sz w:val="24"/>
          <w:szCs w:val="24"/>
        </w:rPr>
        <w:t>2. 核心统计指标包括到期金额、到期总金额、承接率。指标分为“全部”、“定期存款”两个页签、支持按照tab页签。</w:t>
      </w:r>
    </w:p>
    <w:p>
      <w:pPr>
        <w:rPr>
          <w:rFonts w:ascii="仿宋" w:hAnsi="仿宋" w:eastAsia="仿宋"/>
          <w:sz w:val="24"/>
          <w:szCs w:val="24"/>
        </w:rPr>
      </w:pPr>
      <w:r>
        <w:rPr>
          <w:rFonts w:hint="eastAsia" w:ascii="仿宋" w:hAnsi="仿宋" w:eastAsia="仿宋"/>
          <w:sz w:val="24"/>
          <w:szCs w:val="24"/>
        </w:rPr>
        <w:t>【全部】页签</w:t>
      </w:r>
    </w:p>
    <w:p>
      <w:pPr>
        <w:rPr>
          <w:rFonts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到期金额：客户当期已到期金额。</w:t>
      </w:r>
    </w:p>
    <w:p>
      <w:pPr>
        <w:ind w:firstLine="420"/>
        <w:rPr>
          <w:rFonts w:ascii="仿宋" w:hAnsi="仿宋" w:eastAsia="仿宋"/>
          <w:sz w:val="24"/>
          <w:szCs w:val="24"/>
        </w:rPr>
      </w:pPr>
      <w:r>
        <w:rPr>
          <w:rFonts w:hint="eastAsia" w:ascii="仿宋" w:hAnsi="仿宋" w:eastAsia="仿宋"/>
          <w:sz w:val="24"/>
          <w:szCs w:val="24"/>
        </w:rPr>
        <w:t>到期总金额：客户当期到期总金额。</w:t>
      </w:r>
    </w:p>
    <w:p>
      <w:pPr>
        <w:ind w:firstLine="420"/>
        <w:rPr>
          <w:rFonts w:ascii="仿宋" w:hAnsi="仿宋" w:eastAsia="仿宋"/>
          <w:sz w:val="24"/>
          <w:szCs w:val="24"/>
        </w:rPr>
      </w:pPr>
      <w:r>
        <w:rPr>
          <w:rFonts w:hint="eastAsia" w:ascii="仿宋" w:hAnsi="仿宋" w:eastAsia="仿宋"/>
          <w:sz w:val="24"/>
          <w:szCs w:val="24"/>
        </w:rPr>
        <w:t>承接率：当期已到期的（包括存款、理财）金额，有多少到期资金在规定时间内购买了长期化的产品。客户承接率=符合上述规则/已到期总金额*100%。</w:t>
      </w:r>
    </w:p>
    <w:p>
      <w:pPr>
        <w:ind w:firstLine="420"/>
        <w:rPr>
          <w:rFonts w:ascii="仿宋" w:hAnsi="仿宋" w:eastAsia="仿宋"/>
          <w:sz w:val="24"/>
          <w:szCs w:val="24"/>
        </w:rPr>
      </w:pPr>
      <w:r>
        <w:rPr>
          <w:rFonts w:hint="eastAsia" w:ascii="仿宋" w:hAnsi="仿宋" w:eastAsia="仿宋"/>
          <w:sz w:val="24"/>
          <w:szCs w:val="24"/>
        </w:rPr>
        <w:t>1)</w:t>
      </w:r>
      <w:r>
        <w:rPr>
          <w:rFonts w:hint="eastAsia" w:ascii="仿宋" w:hAnsi="仿宋" w:eastAsia="仿宋"/>
          <w:sz w:val="24"/>
          <w:szCs w:val="24"/>
        </w:rPr>
        <w:tab/>
      </w:r>
      <w:r>
        <w:rPr>
          <w:rFonts w:hint="eastAsia" w:ascii="仿宋" w:hAnsi="仿宋" w:eastAsia="仿宋"/>
          <w:sz w:val="24"/>
          <w:szCs w:val="24"/>
        </w:rPr>
        <w:t>统计周期=客户{存款｜理财}到期后30天（含），如果同客户该月有多笔{存款｜理财}到期，按最后一笔到期日后30天（含）。</w:t>
      </w:r>
    </w:p>
    <w:p>
      <w:pPr>
        <w:ind w:firstLine="420"/>
        <w:rPr>
          <w:rFonts w:ascii="仿宋" w:hAnsi="仿宋" w:eastAsia="仿宋"/>
          <w:sz w:val="24"/>
          <w:szCs w:val="24"/>
        </w:rPr>
      </w:pPr>
      <w:r>
        <w:rPr>
          <w:rFonts w:hint="eastAsia" w:ascii="仿宋" w:hAnsi="仿宋" w:eastAsia="仿宋"/>
          <w:sz w:val="24"/>
          <w:szCs w:val="24"/>
        </w:rPr>
        <w:t>2)</w:t>
      </w:r>
      <w:r>
        <w:rPr>
          <w:rFonts w:hint="eastAsia" w:ascii="仿宋" w:hAnsi="仿宋" w:eastAsia="仿宋"/>
          <w:sz w:val="24"/>
          <w:szCs w:val="24"/>
        </w:rPr>
        <w:tab/>
      </w:r>
      <w:r>
        <w:rPr>
          <w:rFonts w:hint="eastAsia" w:ascii="仿宋" w:hAnsi="仿宋" w:eastAsia="仿宋"/>
          <w:sz w:val="24"/>
          <w:szCs w:val="24"/>
        </w:rPr>
        <w:t>长期化的产品指AUM 产品分类中，剔除开放式理财、活期存款、通知存款、保险（到期金额和到期总金额剔除开放式理财、活期存款、通知存款、保险）。</w:t>
      </w:r>
    </w:p>
    <w:p>
      <w:pPr>
        <w:ind w:firstLine="420"/>
        <w:rPr>
          <w:rFonts w:ascii="仿宋" w:hAnsi="仿宋" w:eastAsia="仿宋"/>
          <w:sz w:val="24"/>
          <w:szCs w:val="24"/>
        </w:rPr>
      </w:pPr>
      <w:r>
        <w:rPr>
          <w:rFonts w:hint="eastAsia" w:ascii="仿宋" w:hAnsi="仿宋" w:eastAsia="仿宋"/>
          <w:sz w:val="24"/>
          <w:szCs w:val="24"/>
        </w:rPr>
        <w:t>3)</w:t>
      </w:r>
      <w:r>
        <w:rPr>
          <w:rFonts w:hint="eastAsia" w:ascii="仿宋" w:hAnsi="仿宋" w:eastAsia="仿宋"/>
          <w:sz w:val="24"/>
          <w:szCs w:val="24"/>
        </w:rPr>
        <w:tab/>
      </w:r>
      <w:r>
        <w:rPr>
          <w:rFonts w:hint="eastAsia" w:ascii="仿宋" w:hAnsi="仿宋" w:eastAsia="仿宋"/>
          <w:sz w:val="24"/>
          <w:szCs w:val="24"/>
        </w:rPr>
        <w:t>购买日期明确：{存款｜理财}按产品起息日/成立日。</w:t>
      </w:r>
    </w:p>
    <w:p>
      <w:pPr>
        <w:rPr>
          <w:rFonts w:ascii="仿宋" w:hAnsi="仿宋" w:eastAsia="仿宋"/>
          <w:sz w:val="24"/>
          <w:szCs w:val="24"/>
        </w:rPr>
      </w:pPr>
      <w:r>
        <w:rPr>
          <w:rFonts w:hint="eastAsia" w:ascii="仿宋" w:hAnsi="仿宋" w:eastAsia="仿宋"/>
          <w:sz w:val="24"/>
          <w:szCs w:val="24"/>
        </w:rPr>
        <w:t>【定期存款】页签</w:t>
      </w:r>
      <w:r>
        <w:rPr>
          <w:rFonts w:hint="eastAsia" w:ascii="仿宋" w:hAnsi="仿宋" w:eastAsia="仿宋"/>
          <w:sz w:val="24"/>
          <w:szCs w:val="24"/>
        </w:rPr>
        <w:tab/>
      </w:r>
    </w:p>
    <w:p>
      <w:pPr>
        <w:ind w:firstLine="420"/>
        <w:rPr>
          <w:rFonts w:ascii="仿宋" w:hAnsi="仿宋" w:eastAsia="仿宋"/>
          <w:sz w:val="24"/>
          <w:szCs w:val="24"/>
        </w:rPr>
      </w:pPr>
      <w:r>
        <w:rPr>
          <w:rFonts w:hint="eastAsia" w:ascii="仿宋" w:hAnsi="仿宋" w:eastAsia="仿宋"/>
          <w:sz w:val="24"/>
          <w:szCs w:val="24"/>
        </w:rPr>
        <w:t>定期存款到期金额：客户当期已到期定期存款金额。</w:t>
      </w:r>
    </w:p>
    <w:p>
      <w:pPr>
        <w:ind w:firstLine="420"/>
        <w:rPr>
          <w:rFonts w:ascii="仿宋" w:hAnsi="仿宋" w:eastAsia="仿宋"/>
          <w:sz w:val="24"/>
          <w:szCs w:val="24"/>
        </w:rPr>
      </w:pPr>
      <w:r>
        <w:rPr>
          <w:rFonts w:hint="eastAsia" w:ascii="仿宋" w:hAnsi="仿宋" w:eastAsia="仿宋"/>
          <w:sz w:val="24"/>
          <w:szCs w:val="24"/>
        </w:rPr>
        <w:t>定期存款到期总金额：客户当期到期定期存款总金额。</w:t>
      </w:r>
    </w:p>
    <w:p>
      <w:pPr>
        <w:ind w:firstLine="420"/>
        <w:rPr>
          <w:rFonts w:ascii="仿宋" w:hAnsi="仿宋" w:eastAsia="仿宋"/>
          <w:sz w:val="24"/>
          <w:szCs w:val="24"/>
        </w:rPr>
      </w:pPr>
      <w:r>
        <w:rPr>
          <w:rFonts w:hint="eastAsia" w:ascii="仿宋" w:hAnsi="仿宋" w:eastAsia="仿宋"/>
          <w:sz w:val="24"/>
          <w:szCs w:val="24"/>
        </w:rPr>
        <w:t>定期存款承接率：当期已到期的定期存款金额，有多少到期资金在规定时间内购买了定期存款（不含通知存款）的产品。客户承接率=符合上述规则/已到期总金额*100%。</w:t>
      </w:r>
    </w:p>
    <w:p>
      <w:pPr>
        <w:ind w:firstLine="420"/>
        <w:rPr>
          <w:rFonts w:ascii="仿宋" w:hAnsi="仿宋" w:eastAsia="仿宋"/>
          <w:sz w:val="24"/>
          <w:szCs w:val="24"/>
        </w:rPr>
      </w:pPr>
      <w:r>
        <w:rPr>
          <w:rFonts w:hint="eastAsia" w:ascii="仿宋" w:hAnsi="仿宋" w:eastAsia="仿宋"/>
          <w:sz w:val="24"/>
          <w:szCs w:val="24"/>
        </w:rPr>
        <w:t>1)</w:t>
      </w:r>
      <w:r>
        <w:rPr>
          <w:rFonts w:hint="eastAsia" w:ascii="仿宋" w:hAnsi="仿宋" w:eastAsia="仿宋"/>
          <w:sz w:val="24"/>
          <w:szCs w:val="24"/>
        </w:rPr>
        <w:tab/>
      </w:r>
      <w:r>
        <w:rPr>
          <w:rFonts w:hint="eastAsia" w:ascii="仿宋" w:hAnsi="仿宋" w:eastAsia="仿宋"/>
          <w:sz w:val="24"/>
          <w:szCs w:val="24"/>
        </w:rPr>
        <w:t>统计周期=客户定期存款到期后30天（含），如果同客户该月有多笔定期存款到期，按最后一笔到期日后30天（含）。</w:t>
      </w:r>
    </w:p>
    <w:p>
      <w:pPr>
        <w:ind w:firstLine="420"/>
        <w:rPr>
          <w:rFonts w:ascii="仿宋" w:hAnsi="仿宋" w:eastAsia="仿宋"/>
          <w:sz w:val="24"/>
          <w:szCs w:val="24"/>
        </w:rPr>
      </w:pPr>
      <w:r>
        <w:rPr>
          <w:rFonts w:hint="eastAsia" w:ascii="仿宋" w:hAnsi="仿宋" w:eastAsia="仿宋"/>
          <w:sz w:val="24"/>
          <w:szCs w:val="24"/>
        </w:rPr>
        <w:t>2)</w:t>
      </w:r>
      <w:r>
        <w:rPr>
          <w:rFonts w:hint="eastAsia" w:ascii="仿宋" w:hAnsi="仿宋" w:eastAsia="仿宋"/>
          <w:sz w:val="24"/>
          <w:szCs w:val="24"/>
        </w:rPr>
        <w:tab/>
      </w:r>
      <w:r>
        <w:rPr>
          <w:rFonts w:hint="eastAsia" w:ascii="仿宋" w:hAnsi="仿宋" w:eastAsia="仿宋"/>
          <w:sz w:val="24"/>
          <w:szCs w:val="24"/>
        </w:rPr>
        <w:t>购买日期明确：定期存款按产品起息日。</w:t>
      </w:r>
    </w:p>
    <w:p>
      <w:pPr>
        <w:rPr>
          <w:rFonts w:ascii="仿宋" w:hAnsi="仿宋" w:eastAsia="仿宋"/>
          <w:sz w:val="24"/>
          <w:szCs w:val="24"/>
        </w:rPr>
      </w:pPr>
      <w:r>
        <w:rPr>
          <w:rFonts w:hint="eastAsia" w:ascii="仿宋" w:hAnsi="仿宋" w:eastAsia="仿宋"/>
          <w:sz w:val="24"/>
          <w:szCs w:val="24"/>
        </w:rPr>
        <w:t>3. 到期承接需与产品推荐结合，为每个即将到期的产品匹配推荐的产品（最多3个），推荐逻辑综合考虑客户风险偏好、历史购买记录、风险偏好、期限偏好、利率偏好等因素，给出产品匹配度评分（0～100）。</w:t>
      </w:r>
    </w:p>
    <w:p>
      <w:pPr>
        <w:rPr>
          <w:rFonts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定期存款产品到期：推荐一个匹配的定期产品，推荐两个的理财产品。若都不匹配则不推荐。</w:t>
      </w:r>
    </w:p>
    <w:p>
      <w:pPr>
        <w:rPr>
          <w:rFonts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理财产品到期：推荐三个匹配的理财产品。若都不匹配则不推荐。</w:t>
      </w:r>
    </w:p>
    <w:p>
      <w:pPr>
        <w:rPr>
          <w:rFonts w:ascii="仿宋" w:hAnsi="仿宋" w:eastAsia="仿宋"/>
          <w:sz w:val="24"/>
          <w:szCs w:val="24"/>
        </w:rPr>
      </w:pPr>
      <w:r>
        <w:rPr>
          <w:rFonts w:hint="eastAsia" w:ascii="仿宋" w:hAnsi="仿宋" w:eastAsia="仿宋"/>
          <w:sz w:val="24"/>
          <w:szCs w:val="24"/>
        </w:rPr>
        <w:t>4. 若存款（定期存款）或理财分组无到期待承接的产品，则页面提示“暂无到期产品”提示信息。</w:t>
      </w:r>
    </w:p>
    <w:p>
      <w:pPr>
        <w:rPr>
          <w:rFonts w:ascii="仿宋" w:hAnsi="仿宋" w:eastAsia="仿宋"/>
          <w:b/>
          <w:bCs/>
          <w:sz w:val="24"/>
          <w:szCs w:val="24"/>
        </w:rPr>
      </w:pP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管户客户经理可查看客户的到期承接分析信息，其他用户无权限查看</w:t>
      </w:r>
    </w:p>
    <w:p>
      <w:pPr>
        <w:pStyle w:val="7"/>
        <w:numPr>
          <w:ilvl w:val="4"/>
          <w:numId w:val="75"/>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rPr>
      </w:pPr>
      <w:r>
        <w:rPr>
          <w:rFonts w:ascii="仿宋" w:hAnsi="仿宋" w:eastAsia="仿宋"/>
          <w:color w:val="000000"/>
          <w:sz w:val="24"/>
        </w:rPr>
        <w:t>系统输出客户到期承接分析信息。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到期金额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vMerge w:val="restart"/>
          </w:tcPr>
          <w:p>
            <w:pPr>
              <w:spacing w:line="360" w:lineRule="auto"/>
              <w:rPr>
                <w:rFonts w:ascii="仿宋" w:hAnsi="仿宋" w:eastAsia="仿宋"/>
              </w:rPr>
            </w:pPr>
            <w:r>
              <w:rPr>
                <w:rFonts w:hint="eastAsia" w:ascii="仿宋" w:hAnsi="仿宋" w:eastAsia="仿宋"/>
                <w:color w:val="000000"/>
                <w:sz w:val="24"/>
              </w:rPr>
              <w:t>卡片组件</w:t>
            </w:r>
          </w:p>
        </w:tc>
        <w:tc>
          <w:tcPr>
            <w:tcW w:w="2265" w:type="dxa"/>
          </w:tcPr>
          <w:p>
            <w:pPr>
              <w:spacing w:line="360" w:lineRule="auto"/>
              <w:rPr>
                <w:rFonts w:ascii="仿宋" w:hAnsi="仿宋" w:eastAsia="仿宋"/>
              </w:rPr>
            </w:pPr>
            <w:r>
              <w:rPr>
                <w:rFonts w:ascii="仿宋" w:hAnsi="仿宋" w:eastAsia="仿宋"/>
                <w:color w:val="000000"/>
                <w:sz w:val="24"/>
              </w:rPr>
              <w:t>展示客户在当前时间切片内的到期金额，单位：元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ascii="仿宋" w:hAnsi="仿宋" w:eastAsia="仿宋"/>
                <w:color w:val="000000"/>
                <w:sz w:val="24"/>
              </w:rPr>
              <w:t>到期</w:t>
            </w:r>
            <w:r>
              <w:rPr>
                <w:rFonts w:hint="eastAsia" w:ascii="仿宋" w:hAnsi="仿宋" w:eastAsia="仿宋"/>
                <w:color w:val="000000"/>
                <w:sz w:val="24"/>
              </w:rPr>
              <w:t>总</w:t>
            </w:r>
            <w:r>
              <w:rPr>
                <w:rFonts w:ascii="仿宋" w:hAnsi="仿宋" w:eastAsia="仿宋"/>
                <w:color w:val="000000"/>
                <w:sz w:val="24"/>
              </w:rPr>
              <w:t>金额</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反显、格式化：10,000.00</w:t>
            </w:r>
          </w:p>
        </w:tc>
        <w:tc>
          <w:tcPr>
            <w:tcW w:w="2254" w:type="dxa"/>
            <w:vMerge w:val="continue"/>
          </w:tcPr>
          <w:p>
            <w:pPr>
              <w:spacing w:line="360" w:lineRule="auto"/>
              <w:rPr>
                <w:rFonts w:ascii="仿宋" w:hAnsi="仿宋" w:eastAsia="仿宋"/>
                <w:color w:val="000000"/>
                <w:sz w:val="24"/>
              </w:rPr>
            </w:pPr>
          </w:p>
        </w:tc>
        <w:tc>
          <w:tcPr>
            <w:tcW w:w="2265" w:type="dxa"/>
          </w:tcPr>
          <w:p>
            <w:pPr>
              <w:spacing w:line="360" w:lineRule="auto"/>
              <w:rPr>
                <w:rFonts w:ascii="仿宋" w:hAnsi="仿宋" w:eastAsia="仿宋"/>
                <w:color w:val="000000"/>
                <w:sz w:val="24"/>
              </w:rPr>
            </w:pPr>
            <w:r>
              <w:rPr>
                <w:rFonts w:ascii="仿宋" w:hAnsi="仿宋" w:eastAsia="仿宋"/>
                <w:color w:val="000000"/>
                <w:sz w:val="24"/>
              </w:rPr>
              <w:t>展示客户在当前时间切片内的到期</w:t>
            </w:r>
            <w:r>
              <w:rPr>
                <w:rFonts w:hint="eastAsia" w:ascii="仿宋" w:hAnsi="仿宋" w:eastAsia="仿宋"/>
                <w:color w:val="000000"/>
                <w:sz w:val="24"/>
              </w:rPr>
              <w:t>总</w:t>
            </w:r>
            <w:r>
              <w:rPr>
                <w:rFonts w:ascii="仿宋" w:hAnsi="仿宋" w:eastAsia="仿宋"/>
                <w:color w:val="000000"/>
                <w:sz w:val="24"/>
              </w:rPr>
              <w:t>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承接率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卡片组件</w:t>
            </w:r>
          </w:p>
        </w:tc>
        <w:tc>
          <w:tcPr>
            <w:tcW w:w="2265" w:type="dxa"/>
          </w:tcPr>
          <w:p>
            <w:pPr>
              <w:spacing w:line="360" w:lineRule="auto"/>
              <w:rPr>
                <w:rFonts w:ascii="仿宋" w:hAnsi="仿宋" w:eastAsia="仿宋"/>
              </w:rPr>
            </w:pPr>
            <w:r>
              <w:rPr>
                <w:rFonts w:ascii="仿宋" w:hAnsi="仿宋" w:eastAsia="仿宋"/>
                <w:color w:val="000000"/>
                <w:sz w:val="24"/>
              </w:rPr>
              <w:t>展示客户当前时间切片内的承接率</w:t>
            </w:r>
          </w:p>
        </w:tc>
      </w:tr>
    </w:tbl>
    <w:p>
      <w:pPr>
        <w:spacing w:line="360" w:lineRule="auto"/>
        <w:rPr>
          <w:rFonts w:ascii="仿宋" w:hAnsi="仿宋" w:eastAsia="仿宋"/>
        </w:rPr>
      </w:pPr>
    </w:p>
    <w:p>
      <w:pPr>
        <w:spacing w:line="360" w:lineRule="auto"/>
        <w:rPr>
          <w:rFonts w:ascii="仿宋" w:hAnsi="仿宋" w:eastAsia="仿宋"/>
        </w:rPr>
      </w:pPr>
      <w:r>
        <w:rPr>
          <w:rFonts w:hint="eastAsia" w:ascii="仿宋" w:hAnsi="仿宋" w:eastAsia="仿宋"/>
          <w:color w:val="000000"/>
          <w:sz w:val="24"/>
        </w:rPr>
        <w:t>存款分组-到期产品</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产品名称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到期日期</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、格式化：YYYY-MM-DD</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展示到期日期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到期金额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展示到期金额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利率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展示利率</w:t>
            </w:r>
          </w:p>
        </w:tc>
      </w:tr>
    </w:tbl>
    <w:p>
      <w:pPr>
        <w:pStyle w:val="172"/>
        <w:spacing w:line="360" w:lineRule="auto"/>
        <w:ind w:left="425" w:firstLine="0" w:firstLineChars="0"/>
        <w:rPr>
          <w:rFonts w:ascii="仿宋" w:hAnsi="仿宋" w:eastAsia="仿宋"/>
          <w:color w:val="000000"/>
          <w:sz w:val="24"/>
        </w:rPr>
      </w:pPr>
    </w:p>
    <w:p>
      <w:pPr>
        <w:spacing w:line="360" w:lineRule="auto"/>
        <w:rPr>
          <w:rFonts w:ascii="仿宋" w:hAnsi="仿宋" w:eastAsia="仿宋"/>
        </w:rPr>
      </w:pPr>
      <w:r>
        <w:rPr>
          <w:rFonts w:hint="eastAsia" w:ascii="仿宋" w:hAnsi="仿宋" w:eastAsia="仿宋"/>
          <w:color w:val="000000"/>
          <w:sz w:val="24"/>
        </w:rPr>
        <w:t>理财分组-到期产品</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产品名称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风险等级</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文本</w:t>
            </w:r>
          </w:p>
        </w:tc>
        <w:tc>
          <w:tcPr>
            <w:tcW w:w="2265" w:type="dxa"/>
          </w:tcPr>
          <w:p>
            <w:pPr>
              <w:spacing w:line="360" w:lineRule="auto"/>
              <w:rPr>
                <w:rFonts w:ascii="仿宋" w:hAnsi="仿宋" w:eastAsia="仿宋"/>
                <w:color w:val="000000"/>
                <w:sz w:val="24"/>
              </w:rPr>
            </w:pPr>
            <w:r>
              <w:rPr>
                <w:rFonts w:hint="eastAsia" w:ascii="仿宋" w:hAnsi="仿宋" w:eastAsia="仿宋"/>
                <w:color w:val="000000" w:themeColor="text1"/>
                <w:sz w:val="24"/>
                <w14:textFill>
                  <w14:solidFill>
                    <w14:schemeClr w14:val="tx1"/>
                  </w14:solidFill>
                </w14:textFill>
              </w:rPr>
              <w:t>展示风险等级，枚举值：低风险、中低风险、中高风险、高风险（或R</w:t>
            </w:r>
            <w:r>
              <w:rPr>
                <w:rFonts w:ascii="仿宋" w:hAnsi="仿宋" w:eastAsia="仿宋"/>
                <w:color w:val="000000" w:themeColor="text1"/>
                <w:sz w:val="24"/>
                <w14:textFill>
                  <w14:solidFill>
                    <w14:schemeClr w14:val="tx1"/>
                  </w14:solidFill>
                </w14:textFill>
              </w:rPr>
              <w:t>1</w:t>
            </w:r>
            <w:r>
              <w:rPr>
                <w:rFonts w:hint="eastAsia" w:ascii="仿宋" w:hAnsi="仿宋" w:eastAsia="仿宋"/>
                <w:color w:val="000000" w:themeColor="text1"/>
                <w:sz w:val="24"/>
                <w14:textFill>
                  <w14:solidFill>
                    <w14:schemeClr w14:val="tx1"/>
                  </w14:solidFill>
                </w14:textFill>
              </w:rPr>
              <w:t>～R</w:t>
            </w:r>
            <w:r>
              <w:rPr>
                <w:rFonts w:ascii="仿宋" w:hAnsi="仿宋" w:eastAsia="仿宋"/>
                <w:color w:val="000000" w:themeColor="text1"/>
                <w:sz w:val="24"/>
                <w14:textFill>
                  <w14:solidFill>
                    <w14:schemeClr w14:val="tx1"/>
                  </w14:solidFill>
                </w14:textFill>
              </w:rPr>
              <w:t>5</w:t>
            </w:r>
            <w:r>
              <w:rPr>
                <w:rFonts w:hint="eastAsia" w:ascii="仿宋" w:hAnsi="仿宋" w:eastAsia="仿宋"/>
                <w:color w:val="000000" w:themeColor="text1"/>
                <w:sz w:val="24"/>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到期日期</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、格式化：YYYY-MM-DD</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展示到期日期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到期金额</w:t>
            </w:r>
          </w:p>
        </w:tc>
        <w:tc>
          <w:tcPr>
            <w:tcW w:w="2287" w:type="dxa"/>
          </w:tcPr>
          <w:p>
            <w:pPr>
              <w:spacing w:line="360" w:lineRule="auto"/>
              <w:rPr>
                <w:rFonts w:ascii="仿宋" w:hAnsi="仿宋" w:eastAsia="仿宋"/>
              </w:rPr>
            </w:pPr>
            <w:r>
              <w:rPr>
                <w:rFonts w:ascii="仿宋" w:hAnsi="仿宋" w:eastAsia="仿宋"/>
                <w:color w:val="000000"/>
                <w:sz w:val="24"/>
              </w:rPr>
              <w:t>反显、格式化：10,000.00</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展示到期金额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ascii="仿宋" w:hAnsi="仿宋" w:eastAsia="仿宋"/>
                <w:color w:val="000000"/>
                <w:sz w:val="24"/>
              </w:rPr>
              <w:t>收益率</w:t>
            </w:r>
          </w:p>
        </w:tc>
        <w:tc>
          <w:tcPr>
            <w:tcW w:w="2287" w:type="dxa"/>
          </w:tcPr>
          <w:p>
            <w:pPr>
              <w:spacing w:line="360" w:lineRule="auto"/>
              <w:rPr>
                <w:rFonts w:ascii="仿宋" w:hAnsi="仿宋" w:eastAsia="仿宋"/>
              </w:rPr>
            </w:pPr>
            <w:r>
              <w:rPr>
                <w:rFonts w:ascii="仿宋" w:hAnsi="仿宋" w:eastAsia="仿宋"/>
                <w:color w:val="000000"/>
                <w:sz w:val="24"/>
              </w:rPr>
              <w:t>反显、格式化：10.00%</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w:t>
            </w:r>
            <w:r>
              <w:rPr>
                <w:rFonts w:ascii="仿宋" w:hAnsi="仿宋" w:eastAsia="仿宋"/>
                <w:color w:val="000000"/>
                <w:sz w:val="24"/>
              </w:rPr>
              <w:t>收益率</w:t>
            </w:r>
          </w:p>
        </w:tc>
      </w:tr>
    </w:tbl>
    <w:p>
      <w:pPr>
        <w:pStyle w:val="172"/>
        <w:spacing w:line="360" w:lineRule="auto"/>
        <w:ind w:left="425" w:firstLine="0" w:firstLineChars="0"/>
        <w:rPr>
          <w:rFonts w:ascii="仿宋" w:hAnsi="仿宋" w:eastAsia="仿宋"/>
        </w:rPr>
      </w:pPr>
    </w:p>
    <w:p>
      <w:pPr>
        <w:spacing w:line="360" w:lineRule="auto"/>
        <w:rPr>
          <w:rFonts w:ascii="仿宋" w:hAnsi="仿宋" w:eastAsia="仿宋"/>
        </w:rPr>
      </w:pPr>
      <w:r>
        <w:rPr>
          <w:rFonts w:hint="eastAsia" w:ascii="仿宋" w:hAnsi="仿宋" w:eastAsia="仿宋"/>
          <w:color w:val="000000"/>
          <w:sz w:val="24"/>
        </w:rPr>
        <w:t>到期承接推荐的产品</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2287"/>
        <w:gridCol w:w="2254"/>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7"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产品名称</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展示产品名称，点击产品名称，从右侧抽屉式弹出产品详情页面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产品匹配度</w:t>
            </w:r>
          </w:p>
        </w:tc>
        <w:tc>
          <w:tcPr>
            <w:tcW w:w="2287"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百分比</w:t>
            </w:r>
          </w:p>
        </w:tc>
        <w:tc>
          <w:tcPr>
            <w:tcW w:w="2265" w:type="dxa"/>
          </w:tcPr>
          <w:p>
            <w:pPr>
              <w:spacing w:line="360" w:lineRule="auto"/>
              <w:rPr>
                <w:rFonts w:ascii="仿宋" w:hAnsi="仿宋" w:eastAsia="仿宋"/>
                <w:color w:val="000000"/>
                <w:sz w:val="24"/>
              </w:rPr>
            </w:pPr>
            <w:r>
              <w:rPr>
                <w:rFonts w:hint="eastAsia" w:ascii="仿宋" w:hAnsi="仿宋" w:eastAsia="仿宋"/>
                <w:color w:val="000000"/>
                <w:sz w:val="24"/>
              </w:rPr>
              <w:t>展示产品匹配度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产品类型</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展示产品类型，枚举值：存款、理财、保险等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利率或预期收益率</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展示产品利率或预期收益率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rPr>
            </w:pPr>
            <w:r>
              <w:rPr>
                <w:rFonts w:hint="eastAsia" w:ascii="仿宋" w:hAnsi="仿宋" w:eastAsia="仿宋"/>
                <w:color w:val="000000"/>
                <w:sz w:val="24"/>
              </w:rPr>
              <w:t>风险等级</w:t>
            </w:r>
          </w:p>
        </w:tc>
        <w:tc>
          <w:tcPr>
            <w:tcW w:w="2287"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、若部分产品无风险等级，则不展示</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展示风险等级，枚举：低风险、中低风险、中风险和高风险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4" w:type="dxa"/>
          </w:tcPr>
          <w:p>
            <w:pPr>
              <w:spacing w:line="360" w:lineRule="auto"/>
              <w:rPr>
                <w:rFonts w:ascii="仿宋" w:hAnsi="仿宋" w:eastAsia="仿宋"/>
                <w:color w:val="000000"/>
                <w:sz w:val="24"/>
              </w:rPr>
            </w:pPr>
            <w:r>
              <w:rPr>
                <w:rFonts w:hint="eastAsia" w:ascii="仿宋" w:hAnsi="仿宋" w:eastAsia="仿宋"/>
                <w:color w:val="000000"/>
                <w:sz w:val="24"/>
              </w:rPr>
              <w:t>营销话术</w:t>
            </w:r>
          </w:p>
        </w:tc>
        <w:tc>
          <w:tcPr>
            <w:tcW w:w="2287" w:type="dxa"/>
          </w:tcPr>
          <w:p>
            <w:pPr>
              <w:spacing w:line="360" w:lineRule="auto"/>
              <w:rPr>
                <w:rFonts w:ascii="仿宋" w:hAnsi="仿宋" w:eastAsia="仿宋"/>
              </w:rPr>
            </w:pPr>
            <w:r>
              <w:rPr>
                <w:rFonts w:ascii="仿宋" w:hAnsi="仿宋" w:eastAsia="仿宋"/>
                <w:color w:val="000000"/>
                <w:sz w:val="24"/>
              </w:rPr>
              <w:t>反显</w:t>
            </w:r>
          </w:p>
        </w:tc>
        <w:tc>
          <w:tcPr>
            <w:tcW w:w="2254" w:type="dxa"/>
          </w:tcPr>
          <w:p>
            <w:pPr>
              <w:spacing w:line="360" w:lineRule="auto"/>
              <w:rPr>
                <w:rFonts w:ascii="仿宋" w:hAnsi="仿宋" w:eastAsia="仿宋"/>
              </w:rPr>
            </w:pPr>
            <w:r>
              <w:rPr>
                <w:rFonts w:hint="eastAsia" w:ascii="仿宋" w:hAnsi="仿宋" w:eastAsia="仿宋"/>
                <w:color w:val="000000"/>
                <w:sz w:val="24"/>
              </w:rPr>
              <w:t>文本</w:t>
            </w:r>
          </w:p>
        </w:tc>
        <w:tc>
          <w:tcPr>
            <w:tcW w:w="2265" w:type="dxa"/>
          </w:tcPr>
          <w:p>
            <w:pPr>
              <w:spacing w:line="360" w:lineRule="auto"/>
              <w:rPr>
                <w:rFonts w:ascii="仿宋" w:hAnsi="仿宋" w:eastAsia="仿宋"/>
              </w:rPr>
            </w:pPr>
            <w:r>
              <w:rPr>
                <w:rFonts w:hint="eastAsia" w:ascii="仿宋" w:hAnsi="仿宋" w:eastAsia="仿宋"/>
                <w:color w:val="000000"/>
                <w:sz w:val="24"/>
              </w:rPr>
              <w:t>展示产品营销话术</w:t>
            </w:r>
          </w:p>
        </w:tc>
      </w:tr>
    </w:tbl>
    <w:p/>
    <w:p>
      <w:pPr>
        <w:pStyle w:val="7"/>
        <w:numPr>
          <w:ilvl w:val="4"/>
          <w:numId w:val="75"/>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75"/>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75"/>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r>
        <w:rPr>
          <w:rFonts w:hint="eastAsia" w:ascii="仿宋" w:hAnsi="仿宋" w:eastAsia="仿宋"/>
          <w:sz w:val="24"/>
          <w:szCs w:val="24"/>
        </w:rPr>
        <w:t>不涉及</w:t>
      </w:r>
    </w:p>
    <w:p>
      <w:pPr>
        <w:pStyle w:val="6"/>
        <w:numPr>
          <w:ilvl w:val="3"/>
          <w:numId w:val="62"/>
        </w:numPr>
        <w:spacing w:line="360" w:lineRule="auto"/>
        <w:rPr>
          <w:rFonts w:ascii="仿宋" w:hAnsi="仿宋" w:eastAsia="仿宋"/>
        </w:rPr>
      </w:pPr>
      <w:r>
        <w:rPr>
          <w:rFonts w:hint="eastAsia" w:ascii="仿宋" w:hAnsi="仿宋" w:eastAsia="仿宋"/>
        </w:rPr>
        <w:t>联络信息</w:t>
      </w:r>
    </w:p>
    <w:p>
      <w:pPr>
        <w:pStyle w:val="7"/>
        <w:numPr>
          <w:ilvl w:val="4"/>
          <w:numId w:val="76"/>
        </w:numPr>
        <w:spacing w:line="360" w:lineRule="auto"/>
        <w:ind w:left="1418" w:hanging="1418"/>
        <w:rPr>
          <w:rFonts w:ascii="仿宋" w:hAnsi="仿宋" w:eastAsia="仿宋"/>
          <w:i w:val="0"/>
          <w:iCs w:val="0"/>
        </w:rPr>
      </w:pPr>
      <w:r>
        <w:rPr>
          <w:rFonts w:hint="eastAsia" w:ascii="仿宋" w:hAnsi="仿宋" w:eastAsia="仿宋"/>
          <w:i w:val="0"/>
          <w:iCs w:val="0"/>
        </w:rPr>
        <w:t>功能描述</w:t>
      </w:r>
    </w:p>
    <w:p>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查看单一客户的联络历史信息，帮助客户经理识别客户近期触达情况并支撑后续持续跟进</w:t>
      </w:r>
    </w:p>
    <w:p>
      <w:pPr>
        <w:pStyle w:val="7"/>
        <w:numPr>
          <w:ilvl w:val="4"/>
          <w:numId w:val="76"/>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rPr>
      </w:pPr>
      <w:r>
        <w:rPr>
          <w:rFonts w:ascii="仿宋" w:hAnsi="仿宋" w:eastAsia="仿宋"/>
          <w:color w:val="000000"/>
          <w:sz w:val="24"/>
        </w:rPr>
        <w:t>用户进入</w:t>
      </w:r>
      <w:r>
        <w:rPr>
          <w:rFonts w:hint="eastAsia" w:ascii="仿宋" w:hAnsi="仿宋" w:eastAsia="仿宋"/>
          <w:color w:val="000000"/>
          <w:sz w:val="24"/>
        </w:rPr>
        <w:t>3</w:t>
      </w:r>
      <w:r>
        <w:rPr>
          <w:rFonts w:ascii="仿宋" w:hAnsi="仿宋" w:eastAsia="仿宋"/>
          <w:color w:val="000000"/>
          <w:sz w:val="24"/>
        </w:rPr>
        <w:t>60</w:t>
      </w:r>
      <w:r>
        <w:rPr>
          <w:rFonts w:hint="eastAsia" w:ascii="仿宋" w:hAnsi="仿宋" w:eastAsia="仿宋"/>
          <w:color w:val="000000"/>
          <w:sz w:val="24"/>
        </w:rPr>
        <w:t>视图页面后</w:t>
      </w:r>
      <w:r>
        <w:rPr>
          <w:rFonts w:ascii="仿宋" w:hAnsi="仿宋" w:eastAsia="仿宋"/>
          <w:color w:val="000000"/>
          <w:sz w:val="24"/>
        </w:rPr>
        <w:t>，点击“联络信息”</w:t>
      </w:r>
      <w:r>
        <w:rPr>
          <w:rFonts w:hint="eastAsia" w:ascii="仿宋" w:hAnsi="仿宋" w:eastAsia="仿宋"/>
          <w:color w:val="000000"/>
          <w:sz w:val="24"/>
        </w:rPr>
        <w:t>功能入口</w:t>
      </w:r>
      <w:r>
        <w:rPr>
          <w:rFonts w:ascii="仿宋" w:hAnsi="仿宋" w:eastAsia="仿宋"/>
          <w:color w:val="000000"/>
          <w:sz w:val="24"/>
        </w:rPr>
        <w:t>，系统加载该客户的联络历史信息。</w:t>
      </w:r>
    </w:p>
    <w:p>
      <w:pPr>
        <w:spacing w:line="360" w:lineRule="auto"/>
        <w:rPr>
          <w:rFonts w:ascii="仿宋" w:hAnsi="仿宋" w:eastAsia="仿宋"/>
        </w:rPr>
      </w:pPr>
      <w:r>
        <w:rPr>
          <w:rFonts w:ascii="仿宋" w:hAnsi="仿宋" w:eastAsia="仿宋"/>
          <w:color w:val="000000"/>
          <w:sz w:val="24"/>
        </w:rPr>
        <w:t>用户可通过“联络</w:t>
      </w:r>
      <w:r>
        <w:rPr>
          <w:rFonts w:hint="eastAsia" w:ascii="仿宋" w:hAnsi="仿宋" w:eastAsia="仿宋"/>
          <w:color w:val="000000"/>
          <w:sz w:val="24"/>
        </w:rPr>
        <w:t>方式</w:t>
      </w:r>
      <w:r>
        <w:rPr>
          <w:rFonts w:ascii="仿宋" w:hAnsi="仿宋" w:eastAsia="仿宋"/>
          <w:color w:val="000000"/>
          <w:sz w:val="24"/>
        </w:rPr>
        <w:t>”、“联络时间”等条件筛选客户联络记录。</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2263"/>
        <w:gridCol w:w="2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hint="eastAsia" w:ascii="仿宋" w:hAnsi="仿宋" w:eastAsia="仿宋"/>
                <w:sz w:val="24"/>
                <w:szCs w:val="24"/>
              </w:rPr>
              <w:t>联络方式</w:t>
            </w:r>
          </w:p>
        </w:tc>
        <w:tc>
          <w:tcPr>
            <w:tcW w:w="2263" w:type="dxa"/>
          </w:tcPr>
          <w:p>
            <w:pPr>
              <w:spacing w:line="360" w:lineRule="auto"/>
              <w:rPr>
                <w:rFonts w:ascii="仿宋" w:hAnsi="仿宋" w:eastAsia="仿宋"/>
              </w:rPr>
            </w:pPr>
            <w:r>
              <w:rPr>
                <w:rFonts w:hint="eastAsia" w:ascii="仿宋" w:hAnsi="仿宋" w:eastAsia="仿宋"/>
                <w:sz w:val="24"/>
                <w:szCs w:val="24"/>
              </w:rPr>
              <w:t>切片器默认为全部</w:t>
            </w:r>
          </w:p>
        </w:tc>
        <w:tc>
          <w:tcPr>
            <w:tcW w:w="2263" w:type="dxa"/>
          </w:tcPr>
          <w:p>
            <w:pPr>
              <w:spacing w:line="360" w:lineRule="auto"/>
              <w:rPr>
                <w:rFonts w:ascii="仿宋" w:hAnsi="仿宋" w:eastAsia="仿宋"/>
              </w:rPr>
            </w:pPr>
            <w:r>
              <w:rPr>
                <w:rFonts w:hint="eastAsia" w:ascii="仿宋" w:hAnsi="仿宋" w:eastAsia="仿宋"/>
                <w:sz w:val="24"/>
                <w:szCs w:val="24"/>
              </w:rPr>
              <w:t>切片器</w:t>
            </w:r>
          </w:p>
        </w:tc>
        <w:tc>
          <w:tcPr>
            <w:tcW w:w="2272" w:type="dxa"/>
          </w:tcPr>
          <w:p>
            <w:pPr>
              <w:spacing w:line="360" w:lineRule="auto"/>
              <w:rPr>
                <w:rFonts w:ascii="仿宋" w:hAnsi="仿宋" w:eastAsia="仿宋"/>
              </w:rPr>
            </w:pPr>
            <w:r>
              <w:rPr>
                <w:rFonts w:hint="eastAsia" w:ascii="仿宋" w:hAnsi="仿宋" w:eastAsia="仿宋"/>
                <w:sz w:val="24"/>
                <w:szCs w:val="24"/>
              </w:rPr>
              <w:t>切片器：全部｜面访｜电访｜短信｜企微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联络时间</w:t>
            </w:r>
          </w:p>
        </w:tc>
        <w:tc>
          <w:tcPr>
            <w:tcW w:w="2263" w:type="dxa"/>
          </w:tcPr>
          <w:p>
            <w:pPr>
              <w:spacing w:line="360" w:lineRule="auto"/>
              <w:rPr>
                <w:rFonts w:ascii="仿宋" w:hAnsi="仿宋" w:eastAsia="仿宋"/>
              </w:rPr>
            </w:pPr>
            <w:r>
              <w:rPr>
                <w:rFonts w:ascii="仿宋" w:hAnsi="仿宋" w:eastAsia="仿宋"/>
                <w:color w:val="000000"/>
                <w:sz w:val="24"/>
              </w:rPr>
              <w:t>非必输</w:t>
            </w:r>
          </w:p>
        </w:tc>
        <w:tc>
          <w:tcPr>
            <w:tcW w:w="2263" w:type="dxa"/>
          </w:tcPr>
          <w:p>
            <w:pPr>
              <w:spacing w:line="360" w:lineRule="auto"/>
              <w:rPr>
                <w:rFonts w:ascii="仿宋" w:hAnsi="仿宋" w:eastAsia="仿宋"/>
              </w:rPr>
            </w:pPr>
            <w:r>
              <w:rPr>
                <w:rFonts w:ascii="仿宋" w:hAnsi="仿宋" w:eastAsia="仿宋"/>
                <w:color w:val="000000"/>
                <w:sz w:val="24"/>
              </w:rPr>
              <w:t>日期</w:t>
            </w:r>
          </w:p>
        </w:tc>
        <w:tc>
          <w:tcPr>
            <w:tcW w:w="2272" w:type="dxa"/>
          </w:tcPr>
          <w:p>
            <w:pPr>
              <w:spacing w:line="360" w:lineRule="auto"/>
              <w:rPr>
                <w:rFonts w:ascii="仿宋" w:hAnsi="仿宋" w:eastAsia="仿宋"/>
              </w:rPr>
            </w:pPr>
            <w:r>
              <w:rPr>
                <w:rFonts w:ascii="仿宋" w:hAnsi="仿宋" w:eastAsia="仿宋"/>
                <w:color w:val="000000"/>
                <w:sz w:val="24"/>
              </w:rPr>
              <w:t>支持按联络</w:t>
            </w:r>
            <w:r>
              <w:rPr>
                <w:rFonts w:hint="eastAsia" w:ascii="仿宋" w:hAnsi="仿宋" w:eastAsia="仿宋"/>
                <w:color w:val="000000"/>
                <w:sz w:val="24"/>
              </w:rPr>
              <w:t>日期</w:t>
            </w:r>
            <w:r>
              <w:rPr>
                <w:rFonts w:ascii="仿宋" w:hAnsi="仿宋" w:eastAsia="仿宋"/>
                <w:color w:val="000000"/>
                <w:sz w:val="24"/>
              </w:rPr>
              <w:t>区间</w:t>
            </w:r>
            <w:r>
              <w:rPr>
                <w:rFonts w:hint="eastAsia" w:ascii="仿宋" w:hAnsi="仿宋" w:eastAsia="仿宋"/>
                <w:color w:val="000000"/>
                <w:sz w:val="24"/>
              </w:rPr>
              <w:t>段</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查询</w:t>
            </w:r>
          </w:p>
        </w:tc>
        <w:tc>
          <w:tcPr>
            <w:tcW w:w="2263" w:type="dxa"/>
          </w:tcPr>
          <w:p>
            <w:pPr>
              <w:spacing w:line="360" w:lineRule="auto"/>
              <w:rPr>
                <w:rFonts w:ascii="仿宋" w:hAnsi="仿宋" w:eastAsia="仿宋"/>
              </w:rPr>
            </w:pPr>
            <w:r>
              <w:rPr>
                <w:rFonts w:ascii="仿宋" w:hAnsi="仿宋" w:eastAsia="仿宋"/>
                <w:color w:val="000000"/>
                <w:sz w:val="24"/>
              </w:rPr>
              <w:t>点击触发</w:t>
            </w:r>
          </w:p>
        </w:tc>
        <w:tc>
          <w:tcPr>
            <w:tcW w:w="2263" w:type="dxa"/>
          </w:tcPr>
          <w:p>
            <w:pPr>
              <w:spacing w:line="360" w:lineRule="auto"/>
              <w:rPr>
                <w:rFonts w:ascii="仿宋" w:hAnsi="仿宋" w:eastAsia="仿宋"/>
              </w:rPr>
            </w:pPr>
            <w:r>
              <w:rPr>
                <w:rFonts w:ascii="仿宋" w:hAnsi="仿宋" w:eastAsia="仿宋"/>
                <w:color w:val="000000"/>
                <w:sz w:val="24"/>
              </w:rPr>
              <w:t>按钮</w:t>
            </w:r>
          </w:p>
        </w:tc>
        <w:tc>
          <w:tcPr>
            <w:tcW w:w="2272" w:type="dxa"/>
          </w:tcPr>
          <w:p>
            <w:pPr>
              <w:spacing w:line="360" w:lineRule="auto"/>
              <w:rPr>
                <w:rFonts w:ascii="仿宋" w:hAnsi="仿宋" w:eastAsia="仿宋"/>
              </w:rPr>
            </w:pPr>
            <w:r>
              <w:rPr>
                <w:rFonts w:ascii="仿宋" w:hAnsi="仿宋" w:eastAsia="仿宋"/>
                <w:color w:val="000000"/>
                <w:sz w:val="24"/>
              </w:rPr>
              <w:t>根据当前输入条件查询联络历史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color w:val="000000"/>
                <w:sz w:val="24"/>
              </w:rPr>
            </w:pPr>
            <w:r>
              <w:rPr>
                <w:rFonts w:ascii="仿宋" w:hAnsi="仿宋" w:eastAsia="仿宋"/>
                <w:sz w:val="24"/>
                <w:szCs w:val="24"/>
              </w:rPr>
              <w:t>重置</w:t>
            </w:r>
          </w:p>
        </w:tc>
        <w:tc>
          <w:tcPr>
            <w:tcW w:w="2263" w:type="dxa"/>
            <w:vAlign w:val="center"/>
          </w:tcPr>
          <w:p>
            <w:pPr>
              <w:spacing w:line="360" w:lineRule="auto"/>
              <w:rPr>
                <w:rFonts w:ascii="仿宋" w:hAnsi="仿宋" w:eastAsia="仿宋"/>
                <w:color w:val="000000"/>
                <w:sz w:val="24"/>
              </w:rPr>
            </w:pPr>
            <w:r>
              <w:rPr>
                <w:rFonts w:ascii="仿宋" w:hAnsi="仿宋" w:eastAsia="仿宋"/>
                <w:sz w:val="24"/>
                <w:szCs w:val="24"/>
              </w:rPr>
              <w:t>清空筛选条件</w:t>
            </w:r>
          </w:p>
        </w:tc>
        <w:tc>
          <w:tcPr>
            <w:tcW w:w="2263" w:type="dxa"/>
            <w:vAlign w:val="center"/>
          </w:tcPr>
          <w:p>
            <w:pPr>
              <w:spacing w:line="360" w:lineRule="auto"/>
              <w:rPr>
                <w:rFonts w:ascii="仿宋" w:hAnsi="仿宋" w:eastAsia="仿宋"/>
                <w:color w:val="000000"/>
                <w:sz w:val="24"/>
              </w:rPr>
            </w:pPr>
            <w:r>
              <w:rPr>
                <w:rFonts w:ascii="仿宋" w:hAnsi="仿宋" w:eastAsia="仿宋"/>
                <w:sz w:val="24"/>
                <w:szCs w:val="24"/>
              </w:rPr>
              <w:t>按钮</w:t>
            </w:r>
          </w:p>
        </w:tc>
        <w:tc>
          <w:tcPr>
            <w:tcW w:w="2272" w:type="dxa"/>
            <w:vAlign w:val="center"/>
          </w:tcPr>
          <w:p>
            <w:pPr>
              <w:spacing w:line="360" w:lineRule="auto"/>
              <w:rPr>
                <w:rFonts w:ascii="仿宋" w:hAnsi="仿宋" w:eastAsia="仿宋"/>
                <w:color w:val="000000"/>
                <w:sz w:val="24"/>
              </w:rPr>
            </w:pPr>
            <w:r>
              <w:rPr>
                <w:rFonts w:ascii="仿宋" w:hAnsi="仿宋" w:eastAsia="仿宋"/>
                <w:sz w:val="24"/>
                <w:szCs w:val="24"/>
              </w:rPr>
              <w:t>恢复默认查询条件</w:t>
            </w:r>
          </w:p>
        </w:tc>
      </w:tr>
    </w:tbl>
    <w:p/>
    <w:p>
      <w:pPr>
        <w:pStyle w:val="7"/>
        <w:numPr>
          <w:ilvl w:val="4"/>
          <w:numId w:val="76"/>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用户进入3</w:t>
      </w:r>
      <w:r>
        <w:rPr>
          <w:rFonts w:ascii="仿宋" w:hAnsi="仿宋" w:eastAsia="仿宋"/>
          <w:sz w:val="24"/>
          <w:szCs w:val="24"/>
        </w:rPr>
        <w:t>60</w:t>
      </w:r>
      <w:r>
        <w:rPr>
          <w:rFonts w:hint="eastAsia" w:ascii="仿宋" w:hAnsi="仿宋" w:eastAsia="仿宋"/>
          <w:sz w:val="24"/>
          <w:szCs w:val="24"/>
        </w:rPr>
        <w:t>视图页面后，点击“联络信息”功能入口，系统展示客户联络信息。</w:t>
      </w:r>
    </w:p>
    <w:p>
      <w:pPr>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联络信息按时间轴方式展示客户联络历史，用户可查看不同渠道的触达留痕明细。</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联络信息需整合 CRM PC 端和移动端发起的客户联络记录。</w:t>
      </w:r>
    </w:p>
    <w:p>
      <w:pPr>
        <w:rPr>
          <w:rFonts w:ascii="仿宋" w:hAnsi="仿宋" w:eastAsia="仿宋"/>
          <w:sz w:val="24"/>
          <w:szCs w:val="24"/>
        </w:rPr>
      </w:pPr>
      <w:r>
        <w:rPr>
          <w:rFonts w:hint="eastAsia" w:ascii="仿宋" w:hAnsi="仿宋" w:eastAsia="仿宋"/>
          <w:sz w:val="24"/>
          <w:szCs w:val="24"/>
        </w:rPr>
        <w:t>3. 联络方式按“拜访”、“电话”、“短信”、“企微”四类展示。</w:t>
      </w:r>
    </w:p>
    <w:p>
      <w:pPr>
        <w:rPr>
          <w:rFonts w:ascii="仿宋" w:hAnsi="仿宋" w:eastAsia="仿宋"/>
          <w:sz w:val="24"/>
          <w:szCs w:val="24"/>
        </w:rPr>
      </w:pPr>
      <w:r>
        <w:rPr>
          <w:rFonts w:hint="eastAsia" w:ascii="仿宋" w:hAnsi="仿宋" w:eastAsia="仿宋"/>
          <w:sz w:val="24"/>
          <w:szCs w:val="24"/>
        </w:rPr>
        <w:t>4. 联络信息以时间轴方式展示，并按联络时间从近到远倒序排列。</w:t>
      </w:r>
    </w:p>
    <w:p>
      <w:pPr>
        <w:rPr>
          <w:rFonts w:ascii="仿宋" w:hAnsi="仿宋" w:eastAsia="仿宋"/>
          <w:sz w:val="24"/>
          <w:szCs w:val="24"/>
        </w:rPr>
      </w:pPr>
      <w:r>
        <w:rPr>
          <w:rFonts w:hint="eastAsia" w:ascii="仿宋" w:hAnsi="仿宋" w:eastAsia="仿宋"/>
          <w:sz w:val="24"/>
          <w:szCs w:val="24"/>
        </w:rPr>
        <w:t>5. 电话记录仅记录拨打时间基础留痕。</w:t>
      </w:r>
    </w:p>
    <w:p>
      <w:pPr>
        <w:rPr>
          <w:rFonts w:ascii="仿宋" w:hAnsi="仿宋" w:eastAsia="仿宋"/>
          <w:b/>
          <w:bCs/>
          <w:sz w:val="24"/>
          <w:szCs w:val="24"/>
        </w:rPr>
      </w:pPr>
      <w:r>
        <w:rPr>
          <w:rFonts w:hint="eastAsia" w:ascii="仿宋" w:hAnsi="仿宋" w:eastAsia="仿宋"/>
          <w:sz w:val="24"/>
          <w:szCs w:val="24"/>
        </w:rPr>
        <w:t>（</w:t>
      </w: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管户客户经理可查看管户客户的联络历史信息，其他用户无权限查看</w:t>
      </w:r>
    </w:p>
    <w:p>
      <w:pPr>
        <w:pStyle w:val="7"/>
        <w:numPr>
          <w:ilvl w:val="4"/>
          <w:numId w:val="76"/>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color w:val="000000"/>
          <w:sz w:val="24"/>
          <w:szCs w:val="20"/>
        </w:rPr>
      </w:pPr>
      <w:r>
        <w:rPr>
          <w:rFonts w:hint="eastAsia" w:ascii="仿宋" w:hAnsi="仿宋" w:eastAsia="仿宋"/>
          <w:color w:val="000000"/>
          <w:sz w:val="24"/>
          <w:szCs w:val="20"/>
        </w:rPr>
        <w:t>时间轴展示形式</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7"/>
        <w:gridCol w:w="2279"/>
        <w:gridCol w:w="2257"/>
        <w:gridCol w:w="2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9"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7"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7"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color w:val="000000"/>
                <w:sz w:val="24"/>
              </w:rPr>
            </w:pPr>
            <w:r>
              <w:rPr>
                <w:rFonts w:hint="eastAsia" w:ascii="仿宋" w:hAnsi="仿宋" w:eastAsia="仿宋"/>
                <w:sz w:val="24"/>
                <w:szCs w:val="24"/>
              </w:rPr>
              <w:t>日期</w:t>
            </w:r>
          </w:p>
        </w:tc>
        <w:tc>
          <w:tcPr>
            <w:tcW w:w="2279" w:type="dxa"/>
          </w:tcPr>
          <w:p>
            <w:pPr>
              <w:spacing w:line="360" w:lineRule="auto"/>
              <w:rPr>
                <w:rFonts w:ascii="仿宋" w:hAnsi="仿宋" w:eastAsia="仿宋"/>
                <w:color w:val="000000"/>
                <w:sz w:val="24"/>
              </w:rPr>
            </w:pPr>
            <w:r>
              <w:rPr>
                <w:rFonts w:hint="eastAsia" w:ascii="仿宋" w:hAnsi="仿宋" w:eastAsia="仿宋"/>
                <w:sz w:val="24"/>
                <w:szCs w:val="24"/>
              </w:rPr>
              <w:t>反显，格式：YYYY</w:t>
            </w:r>
            <w:r>
              <w:rPr>
                <w:rFonts w:ascii="仿宋" w:hAnsi="仿宋" w:eastAsia="仿宋"/>
                <w:sz w:val="24"/>
                <w:szCs w:val="24"/>
              </w:rPr>
              <w:t>-</w:t>
            </w:r>
            <w:r>
              <w:rPr>
                <w:rFonts w:hint="eastAsia" w:ascii="仿宋" w:hAnsi="仿宋" w:eastAsia="仿宋"/>
                <w:sz w:val="24"/>
                <w:szCs w:val="24"/>
              </w:rPr>
              <w:t>MM</w:t>
            </w:r>
          </w:p>
        </w:tc>
        <w:tc>
          <w:tcPr>
            <w:tcW w:w="2257" w:type="dxa"/>
          </w:tcPr>
          <w:p>
            <w:pPr>
              <w:spacing w:line="360" w:lineRule="auto"/>
              <w:rPr>
                <w:rFonts w:ascii="仿宋" w:hAnsi="仿宋" w:eastAsia="仿宋"/>
                <w:color w:val="000000"/>
                <w:sz w:val="24"/>
              </w:rPr>
            </w:pPr>
            <w:r>
              <w:rPr>
                <w:rFonts w:hint="eastAsia" w:ascii="仿宋" w:hAnsi="仿宋" w:eastAsia="仿宋"/>
                <w:sz w:val="24"/>
                <w:szCs w:val="24"/>
              </w:rPr>
              <w:t>文本</w:t>
            </w:r>
          </w:p>
        </w:tc>
        <w:tc>
          <w:tcPr>
            <w:tcW w:w="2267" w:type="dxa"/>
          </w:tcPr>
          <w:p>
            <w:pPr>
              <w:spacing w:line="360" w:lineRule="auto"/>
              <w:rPr>
                <w:rFonts w:ascii="仿宋" w:hAnsi="仿宋" w:eastAsia="仿宋"/>
                <w:color w:val="000000"/>
                <w:sz w:val="24"/>
              </w:rPr>
            </w:pPr>
            <w:r>
              <w:rPr>
                <w:rFonts w:hint="eastAsia" w:ascii="仿宋" w:hAnsi="仿宋" w:eastAsia="仿宋"/>
                <w:sz w:val="24"/>
                <w:szCs w:val="24"/>
              </w:rPr>
              <w:t>按照年月分组，月内按照时间由近到远展示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w:t>
            </w:r>
            <w:r>
              <w:rPr>
                <w:rFonts w:hint="eastAsia" w:ascii="仿宋" w:hAnsi="仿宋" w:eastAsia="仿宋"/>
                <w:color w:val="000000"/>
                <w:sz w:val="24"/>
              </w:rPr>
              <w:t>方式</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展示联络方式，如拜访、电话、短信、企微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联络人</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展示发起联络的客户经理或营销人员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归属机构</w:t>
            </w:r>
          </w:p>
        </w:tc>
        <w:tc>
          <w:tcPr>
            <w:tcW w:w="2279"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展示联络记录归属机构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客户名称</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展示联络对象客户名称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来源</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hint="eastAsia" w:ascii="仿宋" w:hAnsi="仿宋" w:eastAsia="仿宋"/>
                <w:color w:val="000000"/>
                <w:sz w:val="24"/>
              </w:rPr>
              <w:t>展示来源渠道（PC或移动端）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联络时间</w:t>
            </w:r>
          </w:p>
        </w:tc>
        <w:tc>
          <w:tcPr>
            <w:tcW w:w="2279" w:type="dxa"/>
          </w:tcPr>
          <w:p>
            <w:pPr>
              <w:spacing w:line="360" w:lineRule="auto"/>
              <w:rPr>
                <w:rFonts w:ascii="仿宋" w:hAnsi="仿宋" w:eastAsia="仿宋"/>
              </w:rPr>
            </w:pPr>
            <w:r>
              <w:rPr>
                <w:rFonts w:ascii="仿宋" w:hAnsi="仿宋" w:eastAsia="仿宋"/>
                <w:color w:val="000000"/>
              </w:rPr>
              <w:t>反显、格式化：YYYY- MM-DD HH:mm</w:t>
            </w:r>
          </w:p>
        </w:tc>
        <w:tc>
          <w:tcPr>
            <w:tcW w:w="2257" w:type="dxa"/>
          </w:tcPr>
          <w:p>
            <w:pPr>
              <w:spacing w:line="360" w:lineRule="auto"/>
              <w:rPr>
                <w:rFonts w:ascii="仿宋" w:hAnsi="仿宋" w:eastAsia="仿宋"/>
              </w:rPr>
            </w:pPr>
            <w:r>
              <w:rPr>
                <w:rFonts w:ascii="仿宋" w:hAnsi="仿宋" w:eastAsia="仿宋"/>
                <w:color w:val="000000"/>
                <w:sz w:val="24"/>
              </w:rPr>
              <w:t>时间</w:t>
            </w:r>
          </w:p>
        </w:tc>
        <w:tc>
          <w:tcPr>
            <w:tcW w:w="2267" w:type="dxa"/>
          </w:tcPr>
          <w:p>
            <w:pPr>
              <w:spacing w:line="360" w:lineRule="auto"/>
              <w:rPr>
                <w:rFonts w:ascii="仿宋" w:hAnsi="仿宋" w:eastAsia="仿宋"/>
              </w:rPr>
            </w:pPr>
            <w:r>
              <w:rPr>
                <w:rFonts w:ascii="仿宋" w:hAnsi="仿宋" w:eastAsia="仿宋"/>
                <w:color w:val="000000"/>
                <w:sz w:val="24"/>
              </w:rPr>
              <w:t>展示联络发生时间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联络摘要</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展示联络主题、摘要或说明信息</w:t>
            </w:r>
          </w:p>
        </w:tc>
      </w:tr>
    </w:tbl>
    <w:p>
      <w:pPr>
        <w:spacing w:line="360" w:lineRule="auto"/>
        <w:rPr>
          <w:rFonts w:ascii="仿宋" w:hAnsi="仿宋" w:eastAsia="仿宋"/>
        </w:rPr>
      </w:pP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补充说明：</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面访：信息块展示要素包括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电访：信息块展示要素包括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电访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短信：信息块展示要素包括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企微：信息块展示要素包括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w:t>
      </w:r>
      <w:r>
        <w:rPr>
          <w:rFonts w:hint="eastAsia" w:ascii="仿宋" w:hAnsi="仿宋" w:eastAsia="仿宋"/>
          <w:sz w:val="24"/>
          <w:szCs w:val="24"/>
        </w:rPr>
        <w:t>“拜访/面访”、“电话”、“短信”、“企微”联络信息项下，若存在营销反馈记录，则通过卡片的形式展示营销反馈记录（若多条就多个卡片）。</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客户态度</w:t>
            </w:r>
          </w:p>
        </w:tc>
        <w:tc>
          <w:tcPr>
            <w:tcW w:w="2264" w:type="dxa"/>
          </w:tcPr>
          <w:p>
            <w:pPr>
              <w:spacing w:line="360" w:lineRule="auto"/>
              <w:rPr>
                <w:rFonts w:ascii="仿宋" w:hAnsi="仿宋" w:eastAsia="仿宋"/>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rPr>
            </w:pPr>
            <w:r>
              <w:rPr>
                <w:rFonts w:ascii="仿宋" w:hAnsi="仿宋" w:eastAsia="仿宋" w:cs="仿宋"/>
                <w:bCs/>
                <w:color w:val="000000"/>
                <w:kern w:val="0"/>
                <w:sz w:val="24"/>
              </w:rPr>
              <w:t>下拉框</w:t>
            </w:r>
          </w:p>
        </w:tc>
        <w:tc>
          <w:tcPr>
            <w:tcW w:w="2268" w:type="dxa"/>
          </w:tcPr>
          <w:p>
            <w:pPr>
              <w:spacing w:line="360" w:lineRule="auto"/>
              <w:rPr>
                <w:rFonts w:ascii="仿宋" w:hAnsi="仿宋" w:eastAsia="仿宋"/>
              </w:rPr>
            </w:pPr>
            <w:r>
              <w:rPr>
                <w:rFonts w:ascii="仿宋" w:hAnsi="仿宋" w:eastAsia="仿宋" w:cs="仿宋"/>
                <w:bCs/>
                <w:color w:val="000000"/>
                <w:kern w:val="0"/>
                <w:sz w:val="24"/>
              </w:rPr>
              <w:t>选择客户</w:t>
            </w:r>
            <w:r>
              <w:rPr>
                <w:rFonts w:hint="eastAsia" w:ascii="仿宋" w:hAnsi="仿宋" w:eastAsia="仿宋" w:cs="仿宋"/>
                <w:bCs/>
                <w:color w:val="000000"/>
                <w:kern w:val="0"/>
                <w:sz w:val="24"/>
              </w:rPr>
              <w:t>态度，枚举值：</w:t>
            </w:r>
            <w:r>
              <w:rPr>
                <w:rFonts w:hint="eastAsia" w:ascii="仿宋" w:hAnsi="仿宋" w:eastAsia="仿宋" w:cs="仿宋"/>
                <w:bCs/>
                <w:color w:val="000000" w:themeColor="text1"/>
                <w:kern w:val="0"/>
                <w:sz w:val="24"/>
                <w14:textFill>
                  <w14:solidFill>
                    <w14:schemeClr w14:val="tx1"/>
                  </w14:solidFill>
                </w14:textFill>
              </w:rPr>
              <w:t>积极、中立、消极、怀疑、拒绝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营销方向</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多选</w:t>
            </w:r>
          </w:p>
        </w:tc>
        <w:tc>
          <w:tcPr>
            <w:tcW w:w="2268" w:type="dxa"/>
          </w:tcPr>
          <w:p>
            <w:pPr>
              <w:spacing w:line="360" w:lineRule="auto"/>
              <w:rPr>
                <w:rFonts w:ascii="仿宋" w:hAnsi="仿宋" w:eastAsia="仿宋" w:cs="仿宋"/>
                <w:bCs/>
                <w:color w:val="000000"/>
                <w:kern w:val="0"/>
                <w:sz w:val="24"/>
              </w:rPr>
            </w:pPr>
            <w:r>
              <w:rPr>
                <w:rFonts w:ascii="仿宋" w:hAnsi="仿宋" w:eastAsia="仿宋" w:cs="仿宋"/>
                <w:bCs/>
                <w:color w:val="000000"/>
                <w:kern w:val="0"/>
                <w:sz w:val="24"/>
              </w:rPr>
              <w:t>选择</w:t>
            </w:r>
            <w:r>
              <w:rPr>
                <w:rFonts w:hint="eastAsia" w:ascii="仿宋" w:hAnsi="仿宋" w:eastAsia="仿宋" w:cs="仿宋"/>
                <w:bCs/>
                <w:color w:val="000000"/>
                <w:kern w:val="0"/>
                <w:sz w:val="24"/>
              </w:rPr>
              <w:t>营销方向，</w:t>
            </w:r>
            <w:r>
              <w:rPr>
                <w:rFonts w:ascii="仿宋" w:hAnsi="仿宋" w:eastAsia="仿宋"/>
                <w:color w:val="000000"/>
                <w:sz w:val="24"/>
                <w:szCs w:val="24"/>
              </w:rPr>
              <w:t>枚举值：</w:t>
            </w:r>
            <w:r>
              <w:rPr>
                <w:rFonts w:hint="eastAsia" w:ascii="仿宋" w:hAnsi="仿宋" w:eastAsia="仿宋"/>
                <w:color w:val="000000" w:themeColor="text1"/>
                <w:sz w:val="24"/>
                <w:szCs w:val="24"/>
                <w14:textFill>
                  <w14:solidFill>
                    <w14:schemeClr w14:val="tx1"/>
                  </w14:solidFill>
                </w14:textFill>
              </w:rPr>
              <w:t>个人贷款、定期存款、理财产品、保险、卡/折、其他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支持情况</w:t>
            </w:r>
          </w:p>
        </w:tc>
        <w:tc>
          <w:tcPr>
            <w:tcW w:w="2264" w:type="dxa"/>
          </w:tcPr>
          <w:p>
            <w:pPr>
              <w:spacing w:line="360" w:lineRule="auto"/>
              <w:rPr>
                <w:rFonts w:ascii="仿宋" w:hAnsi="仿宋" w:eastAsia="仿宋"/>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rPr>
            </w:pPr>
            <w:r>
              <w:rPr>
                <w:rFonts w:ascii="仿宋" w:hAnsi="仿宋" w:eastAsia="仿宋" w:cs="仿宋"/>
                <w:bCs/>
                <w:color w:val="000000"/>
                <w:kern w:val="0"/>
                <w:sz w:val="24"/>
              </w:rPr>
              <w:t>下拉框</w:t>
            </w:r>
          </w:p>
        </w:tc>
        <w:tc>
          <w:tcPr>
            <w:tcW w:w="2268" w:type="dxa"/>
          </w:tcPr>
          <w:p>
            <w:pPr>
              <w:spacing w:line="360" w:lineRule="auto"/>
              <w:rPr>
                <w:rFonts w:ascii="仿宋" w:hAnsi="仿宋" w:eastAsia="仿宋"/>
              </w:rPr>
            </w:pPr>
            <w:r>
              <w:rPr>
                <w:rFonts w:ascii="仿宋" w:hAnsi="仿宋" w:eastAsia="仿宋" w:cs="仿宋"/>
                <w:bCs/>
                <w:color w:val="000000"/>
                <w:kern w:val="0"/>
                <w:sz w:val="24"/>
              </w:rPr>
              <w:t>选择客户当前支持/跟进情况</w:t>
            </w:r>
            <w:r>
              <w:rPr>
                <w:rFonts w:hint="eastAsia" w:ascii="仿宋" w:hAnsi="仿宋" w:eastAsia="仿宋" w:cs="仿宋"/>
                <w:bCs/>
                <w:color w:val="000000"/>
                <w:kern w:val="0"/>
                <w:sz w:val="24"/>
              </w:rPr>
              <w:t>，</w:t>
            </w:r>
            <w:r>
              <w:rPr>
                <w:rFonts w:hint="eastAsia" w:ascii="仿宋" w:hAnsi="仿宋" w:eastAsia="仿宋" w:cs="仿宋"/>
                <w:bCs/>
                <w:color w:val="000000" w:themeColor="text1"/>
                <w:kern w:val="0"/>
                <w:sz w:val="24"/>
                <w14:textFill>
                  <w14:solidFill>
                    <w14:schemeClr w14:val="tx1"/>
                  </w14:solidFill>
                </w14:textFill>
              </w:rPr>
              <w:t>枚举值：拟支持、进一步营销、不予支持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是否免打扰</w:t>
            </w:r>
          </w:p>
        </w:tc>
        <w:tc>
          <w:tcPr>
            <w:tcW w:w="2264" w:type="dxa"/>
          </w:tcPr>
          <w:p>
            <w:pPr>
              <w:spacing w:line="360" w:lineRule="auto"/>
              <w:rPr>
                <w:rFonts w:ascii="仿宋" w:hAnsi="仿宋" w:eastAsia="仿宋"/>
              </w:rPr>
            </w:pPr>
            <w:r>
              <w:rPr>
                <w:rFonts w:ascii="仿宋" w:hAnsi="仿宋" w:eastAsia="仿宋" w:cs="仿宋"/>
                <w:bCs/>
                <w:color w:val="000000"/>
                <w:kern w:val="0"/>
                <w:sz w:val="24"/>
              </w:rPr>
              <w:t>默认值按当前客户既有状态回显；开关值仅允许“是/否”两态。</w:t>
            </w:r>
          </w:p>
        </w:tc>
        <w:tc>
          <w:tcPr>
            <w:tcW w:w="2264" w:type="dxa"/>
          </w:tcPr>
          <w:p>
            <w:pPr>
              <w:spacing w:line="360" w:lineRule="auto"/>
              <w:rPr>
                <w:rFonts w:ascii="仿宋" w:hAnsi="仿宋" w:eastAsia="仿宋"/>
              </w:rPr>
            </w:pPr>
            <w:r>
              <w:rPr>
                <w:rFonts w:ascii="仿宋" w:hAnsi="仿宋" w:eastAsia="仿宋" w:cs="仿宋"/>
                <w:bCs/>
                <w:color w:val="000000"/>
                <w:kern w:val="0"/>
                <w:sz w:val="24"/>
              </w:rPr>
              <w:t>开关</w:t>
            </w:r>
          </w:p>
        </w:tc>
        <w:tc>
          <w:tcPr>
            <w:tcW w:w="2268" w:type="dxa"/>
          </w:tcPr>
          <w:p>
            <w:pPr>
              <w:spacing w:line="360" w:lineRule="auto"/>
              <w:rPr>
                <w:rFonts w:ascii="仿宋" w:hAnsi="仿宋" w:eastAsia="仿宋"/>
              </w:rPr>
            </w:pPr>
            <w:r>
              <w:rPr>
                <w:rFonts w:ascii="仿宋" w:hAnsi="仿宋" w:eastAsia="仿宋" w:cs="仿宋"/>
                <w:bCs/>
                <w:color w:val="000000"/>
                <w:kern w:val="0"/>
                <w:sz w:val="24"/>
              </w:rPr>
              <w:t>标记客户是否进入免打扰状态。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营销反馈内容</w:t>
            </w:r>
          </w:p>
        </w:tc>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必填；去除首尾空格；最大长度</w:t>
            </w:r>
            <w:r>
              <w:rPr>
                <w:rFonts w:hint="eastAsia" w:ascii="仿宋" w:hAnsi="仿宋" w:eastAsia="仿宋" w:cs="仿宋"/>
                <w:bCs/>
                <w:color w:val="000000"/>
                <w:kern w:val="0"/>
                <w:sz w:val="24"/>
              </w:rPr>
              <w:t>200字</w:t>
            </w:r>
            <w:r>
              <w:rPr>
                <w:rFonts w:ascii="仿宋" w:hAnsi="仿宋" w:eastAsia="仿宋" w:cs="仿宋"/>
                <w:bCs/>
                <w:color w:val="000000"/>
                <w:kern w:val="0"/>
                <w:sz w:val="24"/>
              </w:rPr>
              <w:t>。</w:t>
            </w:r>
          </w:p>
        </w:tc>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文本</w:t>
            </w:r>
          </w:p>
        </w:tc>
        <w:tc>
          <w:tcPr>
            <w:tcW w:w="2268" w:type="dxa"/>
          </w:tcPr>
          <w:p>
            <w:pPr>
              <w:spacing w:line="360" w:lineRule="auto"/>
              <w:rPr>
                <w:rFonts w:ascii="仿宋" w:hAnsi="仿宋" w:eastAsia="仿宋"/>
                <w:color w:val="000000"/>
                <w:sz w:val="24"/>
              </w:rPr>
            </w:pPr>
            <w:r>
              <w:rPr>
                <w:rFonts w:ascii="仿宋" w:hAnsi="仿宋" w:eastAsia="仿宋" w:cs="仿宋"/>
                <w:bCs/>
                <w:color w:val="000000"/>
                <w:kern w:val="0"/>
                <w:sz w:val="24"/>
              </w:rPr>
              <w:t>填写本次营销反馈内容。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vAlign w:val="center"/>
          </w:tcPr>
          <w:p>
            <w:pPr>
              <w:spacing w:line="360" w:lineRule="auto"/>
              <w:rPr>
                <w:rFonts w:ascii="仿宋" w:hAnsi="仿宋" w:eastAsia="仿宋" w:cs="仿宋"/>
                <w:bCs/>
                <w:color w:val="000000"/>
                <w:kern w:val="0"/>
                <w:sz w:val="24"/>
              </w:rPr>
            </w:pPr>
            <w:r>
              <w:rPr>
                <w:rFonts w:hint="eastAsia" w:ascii="仿宋" w:hAnsi="仿宋" w:eastAsia="仿宋" w:cs="仿宋"/>
                <w:color w:val="000000"/>
                <w:sz w:val="24"/>
                <w:lang w:bidi="ar"/>
              </w:rPr>
              <w:t>附件</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sz w:val="24"/>
              </w:rPr>
              <w:t>非</w:t>
            </w:r>
            <w:r>
              <w:rPr>
                <w:rFonts w:ascii="仿宋" w:hAnsi="仿宋" w:eastAsia="仿宋"/>
                <w:sz w:val="24"/>
              </w:rPr>
              <w:t>必输；仅支持docx、excel、pdf、pptx格式</w:t>
            </w:r>
            <w:r>
              <w:rPr>
                <w:rFonts w:hint="eastAsia" w:ascii="仿宋" w:hAnsi="仿宋" w:eastAsia="仿宋"/>
                <w:sz w:val="24"/>
              </w:rPr>
              <w:t>，导入文件大小不超过5M</w:t>
            </w:r>
          </w:p>
        </w:tc>
        <w:tc>
          <w:tcPr>
            <w:tcW w:w="2264" w:type="dxa"/>
          </w:tcPr>
          <w:p>
            <w:pPr>
              <w:spacing w:line="360" w:lineRule="auto"/>
              <w:rPr>
                <w:rFonts w:ascii="仿宋" w:hAnsi="仿宋" w:eastAsia="仿宋" w:cs="仿宋"/>
                <w:bCs/>
                <w:color w:val="000000"/>
                <w:kern w:val="0"/>
                <w:sz w:val="24"/>
              </w:rPr>
            </w:pPr>
            <w:r>
              <w:rPr>
                <w:rFonts w:ascii="仿宋" w:hAnsi="仿宋" w:eastAsia="仿宋"/>
                <w:sz w:val="24"/>
              </w:rPr>
              <w:t>文件上传</w:t>
            </w:r>
          </w:p>
        </w:tc>
        <w:tc>
          <w:tcPr>
            <w:tcW w:w="2268" w:type="dxa"/>
          </w:tcPr>
          <w:p>
            <w:pPr>
              <w:spacing w:line="360" w:lineRule="auto"/>
              <w:rPr>
                <w:rFonts w:ascii="仿宋" w:hAnsi="仿宋" w:eastAsia="仿宋" w:cs="仿宋"/>
                <w:bCs/>
                <w:color w:val="000000"/>
                <w:kern w:val="0"/>
                <w:sz w:val="24"/>
              </w:rPr>
            </w:pPr>
            <w:r>
              <w:rPr>
                <w:rFonts w:ascii="仿宋" w:hAnsi="仿宋" w:eastAsia="仿宋"/>
                <w:sz w:val="24"/>
              </w:rPr>
              <w:t>上传附件</w:t>
            </w:r>
          </w:p>
        </w:tc>
      </w:tr>
    </w:tbl>
    <w:p/>
    <w:p>
      <w:pPr>
        <w:pStyle w:val="7"/>
        <w:numPr>
          <w:ilvl w:val="4"/>
          <w:numId w:val="76"/>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76"/>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76"/>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r>
        <w:rPr>
          <w:rFonts w:hint="eastAsia" w:ascii="仿宋" w:hAnsi="仿宋" w:eastAsia="仿宋"/>
          <w:sz w:val="24"/>
          <w:szCs w:val="24"/>
        </w:rPr>
        <w:t>不涉及</w:t>
      </w:r>
    </w:p>
    <w:p>
      <w:pPr>
        <w:pStyle w:val="6"/>
        <w:numPr>
          <w:ilvl w:val="3"/>
          <w:numId w:val="62"/>
        </w:numPr>
        <w:spacing w:line="360" w:lineRule="auto"/>
        <w:rPr>
          <w:rFonts w:ascii="仿宋" w:hAnsi="仿宋" w:eastAsia="仿宋"/>
        </w:rPr>
      </w:pPr>
      <w:r>
        <w:rPr>
          <w:rFonts w:hint="eastAsia" w:ascii="仿宋" w:hAnsi="仿宋" w:eastAsia="仿宋"/>
        </w:rPr>
        <w:t>客户偏好</w:t>
      </w:r>
    </w:p>
    <w:p>
      <w:pPr>
        <w:pStyle w:val="7"/>
        <w:numPr>
          <w:ilvl w:val="4"/>
          <w:numId w:val="77"/>
        </w:numPr>
        <w:spacing w:line="360" w:lineRule="auto"/>
        <w:ind w:left="1418" w:hanging="1418"/>
        <w:rPr>
          <w:rFonts w:ascii="仿宋" w:hAnsi="仿宋" w:eastAsia="仿宋"/>
          <w:i w:val="0"/>
          <w:iCs w:val="0"/>
        </w:rPr>
      </w:pPr>
      <w:r>
        <w:rPr>
          <w:rFonts w:hint="eastAsia" w:ascii="仿宋" w:hAnsi="仿宋" w:eastAsia="仿宋"/>
          <w:i w:val="0"/>
          <w:iCs w:val="0"/>
        </w:rPr>
        <w:t>功能描述</w:t>
      </w:r>
    </w:p>
    <w:p>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查看并维护单一客户的营销偏好信息，帮助客户经理识别客户产品</w:t>
      </w:r>
      <w:r>
        <w:rPr>
          <w:rFonts w:hint="eastAsia" w:ascii="仿宋" w:hAnsi="仿宋" w:eastAsia="仿宋"/>
          <w:color w:val="000000"/>
          <w:sz w:val="24"/>
        </w:rPr>
        <w:t>偏好</w:t>
      </w:r>
      <w:r>
        <w:rPr>
          <w:rFonts w:ascii="仿宋" w:hAnsi="仿宋" w:eastAsia="仿宋"/>
          <w:color w:val="000000"/>
          <w:sz w:val="24"/>
        </w:rPr>
        <w:t>、风险</w:t>
      </w:r>
      <w:r>
        <w:rPr>
          <w:rFonts w:hint="eastAsia" w:ascii="仿宋" w:hAnsi="仿宋" w:eastAsia="仿宋"/>
          <w:color w:val="000000"/>
          <w:sz w:val="24"/>
        </w:rPr>
        <w:t>偏好和兴趣爱好（含联系</w:t>
      </w:r>
      <w:r>
        <w:rPr>
          <w:rFonts w:ascii="仿宋" w:hAnsi="仿宋" w:eastAsia="仿宋"/>
          <w:color w:val="000000"/>
          <w:sz w:val="24"/>
        </w:rPr>
        <w:t>偏好</w:t>
      </w:r>
      <w:r>
        <w:rPr>
          <w:rFonts w:hint="eastAsia" w:ascii="仿宋" w:hAnsi="仿宋" w:eastAsia="仿宋"/>
          <w:color w:val="000000"/>
          <w:sz w:val="24"/>
        </w:rPr>
        <w:t>）</w:t>
      </w:r>
      <w:r>
        <w:rPr>
          <w:rFonts w:hint="eastAsia" w:ascii="仿宋" w:hAnsi="仿宋" w:eastAsia="仿宋"/>
          <w:sz w:val="24"/>
          <w:szCs w:val="24"/>
        </w:rPr>
        <w:t>信息</w:t>
      </w:r>
      <w:r>
        <w:rPr>
          <w:rFonts w:ascii="仿宋" w:hAnsi="仿宋" w:eastAsia="仿宋"/>
          <w:color w:val="000000"/>
          <w:sz w:val="24"/>
        </w:rPr>
        <w:t>并支撑后续精准营销</w:t>
      </w:r>
      <w:r>
        <w:rPr>
          <w:rFonts w:hint="eastAsia" w:ascii="仿宋" w:hAnsi="仿宋" w:eastAsia="仿宋"/>
          <w:color w:val="000000"/>
          <w:sz w:val="24"/>
        </w:rPr>
        <w:t>。</w:t>
      </w:r>
    </w:p>
    <w:p>
      <w:pPr>
        <w:pStyle w:val="7"/>
        <w:numPr>
          <w:ilvl w:val="4"/>
          <w:numId w:val="77"/>
        </w:numPr>
        <w:spacing w:line="360" w:lineRule="auto"/>
        <w:ind w:left="1418" w:hanging="1418"/>
        <w:rPr>
          <w:rFonts w:ascii="仿宋" w:hAnsi="仿宋" w:eastAsia="仿宋"/>
          <w:i w:val="0"/>
          <w:iCs w:val="0"/>
        </w:rPr>
      </w:pPr>
      <w:r>
        <w:rPr>
          <w:rFonts w:hint="eastAsia" w:ascii="仿宋" w:hAnsi="仿宋" w:eastAsia="仿宋"/>
          <w:i w:val="0"/>
          <w:iCs w:val="0"/>
        </w:rPr>
        <w:t>输入</w:t>
      </w:r>
    </w:p>
    <w:p>
      <w:pPr>
        <w:rPr>
          <w:rFonts w:ascii="仿宋" w:hAnsi="仿宋" w:eastAsia="仿宋"/>
          <w:sz w:val="24"/>
          <w:szCs w:val="24"/>
        </w:rPr>
      </w:pPr>
      <w:r>
        <w:rPr>
          <w:rFonts w:hint="eastAsia" w:ascii="仿宋" w:hAnsi="仿宋" w:eastAsia="仿宋"/>
          <w:sz w:val="24"/>
          <w:szCs w:val="24"/>
        </w:rPr>
        <w:t>略</w:t>
      </w:r>
    </w:p>
    <w:p>
      <w:pPr>
        <w:pStyle w:val="7"/>
        <w:numPr>
          <w:ilvl w:val="4"/>
          <w:numId w:val="77"/>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用户进入客户360视图后，点击 “客户偏好” 功能入口，跳转至“客户偏好” 页面，展示客户产品偏好、风险偏好和兴趣爱好（含联系偏好）信息。</w:t>
      </w:r>
    </w:p>
    <w:p>
      <w:pPr>
        <w:rPr>
          <w:rFonts w:ascii="仿宋" w:hAnsi="仿宋" w:eastAsia="仿宋"/>
          <w:sz w:val="24"/>
          <w:szCs w:val="24"/>
        </w:rPr>
      </w:pPr>
      <w:r>
        <w:rPr>
          <w:rFonts w:hint="eastAsia" w:ascii="仿宋" w:hAnsi="仿宋" w:eastAsia="仿宋"/>
          <w:sz w:val="24"/>
          <w:szCs w:val="24"/>
        </w:rPr>
        <w:t>3. 用户可通过标签点亮方式维护客户联系偏好和兴趣爱好，系统保存手工维护结果。</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客户偏好分为两类：一类直接复用现有数据，如产品偏好复用现有系统的数据。另一类由客户经理手工维护，如联系偏好、兴趣爱好。</w:t>
      </w:r>
    </w:p>
    <w:p>
      <w:pPr>
        <w:rPr>
          <w:rFonts w:ascii="仿宋" w:hAnsi="仿宋" w:eastAsia="仿宋"/>
          <w:sz w:val="24"/>
          <w:szCs w:val="24"/>
        </w:rPr>
      </w:pPr>
      <w:r>
        <w:rPr>
          <w:rFonts w:hint="eastAsia" w:ascii="仿宋" w:hAnsi="仿宋" w:eastAsia="仿宋"/>
          <w:sz w:val="24"/>
          <w:szCs w:val="24"/>
        </w:rPr>
        <w:t>2. 产品偏好复用精准营销平台的储蓄产品偏好标签结果。</w:t>
      </w:r>
    </w:p>
    <w:p>
      <w:pPr>
        <w:rPr>
          <w:rFonts w:ascii="仿宋" w:hAnsi="仿宋" w:eastAsia="仿宋"/>
          <w:sz w:val="24"/>
          <w:szCs w:val="24"/>
        </w:rPr>
      </w:pPr>
      <w:r>
        <w:rPr>
          <w:rFonts w:hint="eastAsia" w:ascii="仿宋" w:hAnsi="仿宋" w:eastAsia="仿宋"/>
          <w:sz w:val="24"/>
          <w:szCs w:val="24"/>
        </w:rPr>
        <w:t>3. 风险偏好直接引用理财和保险风险评估结果；若两类评估结果不一致，则在页面中同时展示，不做强行合并。</w:t>
      </w:r>
    </w:p>
    <w:p>
      <w:pPr>
        <w:rPr>
          <w:rFonts w:ascii="仿宋" w:hAnsi="仿宋" w:eastAsia="仿宋"/>
          <w:sz w:val="24"/>
          <w:szCs w:val="24"/>
        </w:rPr>
      </w:pPr>
      <w:r>
        <w:rPr>
          <w:rFonts w:hint="eastAsia" w:ascii="仿宋" w:hAnsi="仿宋" w:eastAsia="仿宋"/>
          <w:sz w:val="24"/>
          <w:szCs w:val="24"/>
        </w:rPr>
        <w:t>4. 联系偏好当前按“企微”、“电话”、“短信”三类选项展示和维护。</w:t>
      </w:r>
    </w:p>
    <w:p>
      <w:pPr>
        <w:rPr>
          <w:rFonts w:ascii="仿宋" w:hAnsi="仿宋" w:eastAsia="仿宋"/>
          <w:sz w:val="24"/>
          <w:szCs w:val="24"/>
        </w:rPr>
      </w:pPr>
      <w:r>
        <w:rPr>
          <w:rFonts w:hint="eastAsia" w:ascii="仿宋" w:hAnsi="仿宋" w:eastAsia="仿宋"/>
          <w:sz w:val="24"/>
          <w:szCs w:val="24"/>
        </w:rPr>
        <w:t>5. 兴趣爱好当前按“业余偏好”、“消费偏好”、“运动偏好”、“宠物偏好”四类方向展示，后续可在保持分类结构不变的前提下补充细分标签。</w:t>
      </w:r>
    </w:p>
    <w:p>
      <w:pPr>
        <w:rPr>
          <w:rFonts w:ascii="仿宋" w:hAnsi="仿宋" w:eastAsia="仿宋"/>
          <w:sz w:val="24"/>
          <w:szCs w:val="24"/>
        </w:rPr>
      </w:pPr>
      <w:r>
        <w:rPr>
          <w:rFonts w:hint="eastAsia" w:ascii="仿宋" w:hAnsi="仿宋" w:eastAsia="仿宋"/>
          <w:sz w:val="24"/>
          <w:szCs w:val="24"/>
        </w:rPr>
        <w:t>6. 用户点选偏好高亮展示，再次点选偏好则置灰展示。</w:t>
      </w:r>
    </w:p>
    <w:p>
      <w:pPr>
        <w:rPr>
          <w:rFonts w:ascii="仿宋" w:hAnsi="仿宋" w:eastAsia="仿宋"/>
          <w:b/>
          <w:bCs/>
          <w:sz w:val="24"/>
          <w:szCs w:val="24"/>
        </w:rPr>
      </w:pP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管户客户经理可查看并维护客户的手工偏好信息，其他的用户无权限查看与维护。</w:t>
      </w:r>
    </w:p>
    <w:p>
      <w:pPr>
        <w:rPr>
          <w:rFonts w:ascii="仿宋" w:hAnsi="仿宋" w:eastAsia="仿宋"/>
          <w:sz w:val="24"/>
          <w:szCs w:val="24"/>
        </w:rPr>
      </w:pPr>
      <w:r>
        <w:rPr>
          <w:rFonts w:hint="eastAsia" w:ascii="仿宋" w:hAnsi="仿宋" w:eastAsia="仿宋"/>
          <w:sz w:val="24"/>
          <w:szCs w:val="24"/>
        </w:rPr>
        <w:t>2. 产品偏好、风险偏好等复用型标签的展示权限需与客户标签、客户评级等关联数据权限保持一致</w:t>
      </w:r>
    </w:p>
    <w:p>
      <w:pPr>
        <w:pStyle w:val="7"/>
        <w:numPr>
          <w:ilvl w:val="4"/>
          <w:numId w:val="77"/>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rPr>
      </w:pPr>
      <w:r>
        <w:rPr>
          <w:rFonts w:ascii="仿宋" w:hAnsi="仿宋" w:eastAsia="仿宋"/>
          <w:color w:val="000000"/>
          <w:sz w:val="24"/>
        </w:rPr>
        <w:t>系统输出客户营销偏好信息。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产品偏好</w:t>
            </w:r>
          </w:p>
        </w:tc>
        <w:tc>
          <w:tcPr>
            <w:tcW w:w="2270" w:type="dxa"/>
          </w:tcPr>
          <w:p>
            <w:pPr>
              <w:spacing w:line="360" w:lineRule="auto"/>
              <w:rPr>
                <w:rFonts w:ascii="仿宋" w:hAnsi="仿宋" w:eastAsia="仿宋"/>
              </w:rPr>
            </w:pPr>
            <w:r>
              <w:rPr>
                <w:rFonts w:ascii="仿宋" w:hAnsi="仿宋" w:eastAsia="仿宋"/>
                <w:color w:val="000000"/>
                <w:sz w:val="24"/>
              </w:rPr>
              <w:t>反显</w:t>
            </w:r>
          </w:p>
        </w:tc>
        <w:tc>
          <w:tcPr>
            <w:tcW w:w="2260" w:type="dxa"/>
          </w:tcPr>
          <w:p>
            <w:pPr>
              <w:spacing w:line="360" w:lineRule="auto"/>
              <w:rPr>
                <w:rFonts w:ascii="仿宋" w:hAnsi="仿宋" w:eastAsia="仿宋"/>
              </w:rPr>
            </w:pPr>
            <w:r>
              <w:rPr>
                <w:rFonts w:hint="eastAsia" w:ascii="仿宋" w:hAnsi="仿宋" w:eastAsia="仿宋"/>
                <w:color w:val="000000"/>
                <w:sz w:val="24"/>
              </w:rPr>
              <w:t>卡片组件</w:t>
            </w:r>
          </w:p>
        </w:tc>
        <w:tc>
          <w:tcPr>
            <w:tcW w:w="2270" w:type="dxa"/>
          </w:tcPr>
          <w:p>
            <w:pPr>
              <w:spacing w:line="360" w:lineRule="auto"/>
              <w:rPr>
                <w:rFonts w:ascii="仿宋" w:hAnsi="仿宋" w:eastAsia="仿宋"/>
              </w:rPr>
            </w:pPr>
            <w:r>
              <w:rPr>
                <w:rFonts w:ascii="仿宋" w:hAnsi="仿宋" w:eastAsia="仿宋"/>
                <w:color w:val="000000"/>
                <w:sz w:val="24"/>
              </w:rPr>
              <w:t>展示客户产品偏好标签结果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理财风险偏好</w:t>
            </w:r>
          </w:p>
        </w:tc>
        <w:tc>
          <w:tcPr>
            <w:tcW w:w="2270" w:type="dxa"/>
          </w:tcPr>
          <w:p>
            <w:pPr>
              <w:spacing w:line="360" w:lineRule="auto"/>
              <w:rPr>
                <w:rFonts w:ascii="仿宋" w:hAnsi="仿宋" w:eastAsia="仿宋"/>
              </w:rPr>
            </w:pPr>
            <w:r>
              <w:rPr>
                <w:rFonts w:ascii="仿宋" w:hAnsi="仿宋" w:eastAsia="仿宋"/>
                <w:color w:val="000000"/>
                <w:sz w:val="24"/>
              </w:rPr>
              <w:t>反显</w:t>
            </w:r>
          </w:p>
        </w:tc>
        <w:tc>
          <w:tcPr>
            <w:tcW w:w="2260" w:type="dxa"/>
          </w:tcPr>
          <w:p>
            <w:pPr>
              <w:spacing w:line="360" w:lineRule="auto"/>
              <w:rPr>
                <w:rFonts w:ascii="仿宋" w:hAnsi="仿宋" w:eastAsia="仿宋"/>
              </w:rPr>
            </w:pPr>
            <w:r>
              <w:rPr>
                <w:rFonts w:hint="eastAsia" w:ascii="仿宋" w:hAnsi="仿宋" w:eastAsia="仿宋"/>
                <w:color w:val="000000"/>
                <w:sz w:val="24"/>
              </w:rPr>
              <w:t>卡片组件</w:t>
            </w:r>
          </w:p>
        </w:tc>
        <w:tc>
          <w:tcPr>
            <w:tcW w:w="2270" w:type="dxa"/>
          </w:tcPr>
          <w:p>
            <w:pPr>
              <w:spacing w:line="360" w:lineRule="auto"/>
              <w:rPr>
                <w:rFonts w:ascii="仿宋" w:hAnsi="仿宋" w:eastAsia="仿宋"/>
              </w:rPr>
            </w:pPr>
            <w:r>
              <w:rPr>
                <w:rFonts w:ascii="仿宋" w:hAnsi="仿宋" w:eastAsia="仿宋"/>
                <w:color w:val="000000"/>
                <w:sz w:val="24"/>
              </w:rPr>
              <w:t>展示客户理财风险评估结果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保险风险偏好</w:t>
            </w:r>
          </w:p>
        </w:tc>
        <w:tc>
          <w:tcPr>
            <w:tcW w:w="2270" w:type="dxa"/>
          </w:tcPr>
          <w:p>
            <w:pPr>
              <w:spacing w:line="360" w:lineRule="auto"/>
              <w:rPr>
                <w:rFonts w:ascii="仿宋" w:hAnsi="仿宋" w:eastAsia="仿宋"/>
              </w:rPr>
            </w:pPr>
            <w:r>
              <w:rPr>
                <w:rFonts w:ascii="仿宋" w:hAnsi="仿宋" w:eastAsia="仿宋"/>
                <w:color w:val="000000"/>
                <w:sz w:val="24"/>
              </w:rPr>
              <w:t>反显</w:t>
            </w:r>
          </w:p>
        </w:tc>
        <w:tc>
          <w:tcPr>
            <w:tcW w:w="2260" w:type="dxa"/>
          </w:tcPr>
          <w:p>
            <w:pPr>
              <w:spacing w:line="360" w:lineRule="auto"/>
              <w:rPr>
                <w:rFonts w:ascii="仿宋" w:hAnsi="仿宋" w:eastAsia="仿宋"/>
              </w:rPr>
            </w:pPr>
            <w:r>
              <w:rPr>
                <w:rFonts w:hint="eastAsia" w:ascii="仿宋" w:hAnsi="仿宋" w:eastAsia="仿宋"/>
                <w:color w:val="000000"/>
                <w:sz w:val="24"/>
              </w:rPr>
              <w:t>卡片组件</w:t>
            </w:r>
          </w:p>
        </w:tc>
        <w:tc>
          <w:tcPr>
            <w:tcW w:w="2270" w:type="dxa"/>
          </w:tcPr>
          <w:p>
            <w:pPr>
              <w:spacing w:line="360" w:lineRule="auto"/>
              <w:rPr>
                <w:rFonts w:ascii="仿宋" w:hAnsi="仿宋" w:eastAsia="仿宋"/>
              </w:rPr>
            </w:pPr>
            <w:r>
              <w:rPr>
                <w:rFonts w:ascii="仿宋" w:hAnsi="仿宋" w:eastAsia="仿宋"/>
                <w:color w:val="000000"/>
                <w:sz w:val="24"/>
              </w:rPr>
              <w:t>展示客户保险风险评估结果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联系偏好</w:t>
            </w:r>
          </w:p>
        </w:tc>
        <w:tc>
          <w:tcPr>
            <w:tcW w:w="2270"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、支持点选高亮展示或取消后置灰</w:t>
            </w:r>
          </w:p>
        </w:tc>
        <w:tc>
          <w:tcPr>
            <w:tcW w:w="2260" w:type="dxa"/>
          </w:tcPr>
          <w:p>
            <w:pPr>
              <w:spacing w:line="360" w:lineRule="auto"/>
              <w:rPr>
                <w:rFonts w:ascii="仿宋" w:hAnsi="仿宋" w:eastAsia="仿宋"/>
              </w:rPr>
            </w:pPr>
            <w:r>
              <w:rPr>
                <w:rFonts w:hint="eastAsia" w:ascii="仿宋" w:hAnsi="仿宋" w:eastAsia="仿宋"/>
                <w:color w:val="000000"/>
                <w:sz w:val="24"/>
              </w:rPr>
              <w:t>分组组件</w:t>
            </w:r>
          </w:p>
        </w:tc>
        <w:tc>
          <w:tcPr>
            <w:tcW w:w="2270" w:type="dxa"/>
          </w:tcPr>
          <w:p>
            <w:pPr>
              <w:spacing w:line="360" w:lineRule="auto"/>
              <w:rPr>
                <w:rFonts w:ascii="仿宋" w:hAnsi="仿宋" w:eastAsia="仿宋"/>
              </w:rPr>
            </w:pPr>
            <w:r>
              <w:rPr>
                <w:rFonts w:ascii="仿宋" w:hAnsi="仿宋" w:eastAsia="仿宋"/>
                <w:color w:val="000000"/>
                <w:sz w:val="24"/>
              </w:rPr>
              <w:t>展示客户联系偏好，</w:t>
            </w:r>
            <w:r>
              <w:rPr>
                <w:rFonts w:hint="eastAsia" w:ascii="仿宋" w:hAnsi="仿宋" w:eastAsia="仿宋"/>
                <w:color w:val="000000"/>
                <w:sz w:val="24"/>
              </w:rPr>
              <w:t>枚举值：</w:t>
            </w:r>
            <w:r>
              <w:rPr>
                <w:rFonts w:ascii="仿宋" w:hAnsi="仿宋" w:eastAsia="仿宋"/>
                <w:color w:val="000000"/>
                <w:sz w:val="24"/>
              </w:rPr>
              <w:t>企微、电话、短信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业余爱好</w:t>
            </w:r>
          </w:p>
        </w:tc>
        <w:tc>
          <w:tcPr>
            <w:tcW w:w="2270"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、支持点选高亮展示或取消后置灰</w:t>
            </w:r>
          </w:p>
        </w:tc>
        <w:tc>
          <w:tcPr>
            <w:tcW w:w="2260" w:type="dxa"/>
          </w:tcPr>
          <w:p>
            <w:pPr>
              <w:spacing w:line="360" w:lineRule="auto"/>
              <w:rPr>
                <w:rFonts w:ascii="仿宋" w:hAnsi="仿宋" w:eastAsia="仿宋"/>
              </w:rPr>
            </w:pPr>
            <w:r>
              <w:rPr>
                <w:rFonts w:hint="eastAsia" w:ascii="仿宋" w:hAnsi="仿宋" w:eastAsia="仿宋"/>
                <w:color w:val="000000"/>
                <w:sz w:val="24"/>
              </w:rPr>
              <w:t>分组组件</w:t>
            </w:r>
          </w:p>
        </w:tc>
        <w:tc>
          <w:tcPr>
            <w:tcW w:w="2270" w:type="dxa"/>
          </w:tcPr>
          <w:p>
            <w:pPr>
              <w:spacing w:line="360" w:lineRule="auto"/>
              <w:rPr>
                <w:rFonts w:ascii="仿宋" w:hAnsi="仿宋" w:eastAsia="仿宋"/>
              </w:rPr>
            </w:pPr>
            <w:r>
              <w:rPr>
                <w:rFonts w:ascii="仿宋" w:hAnsi="仿宋" w:eastAsia="仿宋"/>
                <w:color w:val="000000"/>
                <w:sz w:val="24"/>
              </w:rPr>
              <w:t>展示客户业余爱好标签，</w:t>
            </w:r>
            <w:r>
              <w:rPr>
                <w:rFonts w:hint="eastAsia" w:ascii="仿宋" w:hAnsi="仿宋" w:eastAsia="仿宋"/>
                <w:color w:val="000000"/>
                <w:sz w:val="24"/>
              </w:rPr>
              <w:t>枚举值：居家美学DIY、户外浪潮探险、文化艺术食粮、智力策略科技、潮流圈层收集、生活实用投资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消费偏好</w:t>
            </w:r>
          </w:p>
        </w:tc>
        <w:tc>
          <w:tcPr>
            <w:tcW w:w="2270"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、支持点选高亮展示或取消后置灰</w:t>
            </w:r>
          </w:p>
        </w:tc>
        <w:tc>
          <w:tcPr>
            <w:tcW w:w="2260" w:type="dxa"/>
          </w:tcPr>
          <w:p>
            <w:pPr>
              <w:spacing w:line="360" w:lineRule="auto"/>
              <w:rPr>
                <w:rFonts w:ascii="仿宋" w:hAnsi="仿宋" w:eastAsia="仿宋"/>
              </w:rPr>
            </w:pPr>
            <w:r>
              <w:rPr>
                <w:rFonts w:hint="eastAsia" w:ascii="仿宋" w:hAnsi="仿宋" w:eastAsia="仿宋"/>
                <w:color w:val="000000"/>
                <w:sz w:val="24"/>
              </w:rPr>
              <w:t>分组组件</w:t>
            </w:r>
          </w:p>
        </w:tc>
        <w:tc>
          <w:tcPr>
            <w:tcW w:w="2270" w:type="dxa"/>
          </w:tcPr>
          <w:p>
            <w:pPr>
              <w:spacing w:line="360" w:lineRule="auto"/>
              <w:rPr>
                <w:rFonts w:ascii="仿宋" w:hAnsi="仿宋" w:eastAsia="仿宋"/>
              </w:rPr>
            </w:pPr>
            <w:r>
              <w:rPr>
                <w:rFonts w:ascii="仿宋" w:hAnsi="仿宋" w:eastAsia="仿宋"/>
                <w:color w:val="000000"/>
                <w:sz w:val="24"/>
              </w:rPr>
              <w:t>展示客户消费方向标签，</w:t>
            </w:r>
            <w:r>
              <w:rPr>
                <w:rFonts w:hint="eastAsia" w:ascii="仿宋" w:hAnsi="仿宋" w:eastAsia="仿宋"/>
                <w:color w:val="000000"/>
                <w:sz w:val="24"/>
              </w:rPr>
              <w:t>枚举值：高端品牌、性价比、精致悦己、健康与养生、潮流圈层、体验至上、绿色环保、智能便利、情感陪伴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运动偏好</w:t>
            </w:r>
          </w:p>
        </w:tc>
        <w:tc>
          <w:tcPr>
            <w:tcW w:w="2270"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、支持点选高亮展示或取消后置灰</w:t>
            </w:r>
          </w:p>
        </w:tc>
        <w:tc>
          <w:tcPr>
            <w:tcW w:w="2260" w:type="dxa"/>
          </w:tcPr>
          <w:p>
            <w:pPr>
              <w:spacing w:line="360" w:lineRule="auto"/>
              <w:rPr>
                <w:rFonts w:ascii="仿宋" w:hAnsi="仿宋" w:eastAsia="仿宋"/>
              </w:rPr>
            </w:pPr>
            <w:r>
              <w:rPr>
                <w:rFonts w:hint="eastAsia" w:ascii="仿宋" w:hAnsi="仿宋" w:eastAsia="仿宋"/>
                <w:color w:val="000000"/>
                <w:sz w:val="24"/>
              </w:rPr>
              <w:t>分组组件</w:t>
            </w:r>
          </w:p>
        </w:tc>
        <w:tc>
          <w:tcPr>
            <w:tcW w:w="2270" w:type="dxa"/>
          </w:tcPr>
          <w:p>
            <w:pPr>
              <w:spacing w:line="360" w:lineRule="auto"/>
              <w:rPr>
                <w:rFonts w:ascii="仿宋" w:hAnsi="仿宋" w:eastAsia="仿宋"/>
              </w:rPr>
            </w:pPr>
            <w:r>
              <w:rPr>
                <w:rFonts w:ascii="仿宋" w:hAnsi="仿宋" w:eastAsia="仿宋"/>
                <w:color w:val="000000"/>
                <w:sz w:val="24"/>
              </w:rPr>
              <w:t>展示客户运动方向标签，</w:t>
            </w:r>
            <w:r>
              <w:rPr>
                <w:rFonts w:hint="eastAsia" w:ascii="仿宋" w:hAnsi="仿宋" w:eastAsia="仿宋"/>
                <w:color w:val="000000"/>
                <w:sz w:val="24"/>
              </w:rPr>
              <w:t>枚举值：硬核增肌、减脂塑形 、社交扩列、户外探索、慢节奏身心、碎片化轻运动、潮流极限、美学小众、康复纠偏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宠物偏好</w:t>
            </w:r>
          </w:p>
        </w:tc>
        <w:tc>
          <w:tcPr>
            <w:tcW w:w="2270"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、支持点选高亮展示或取消后置灰</w:t>
            </w:r>
          </w:p>
        </w:tc>
        <w:tc>
          <w:tcPr>
            <w:tcW w:w="2260" w:type="dxa"/>
          </w:tcPr>
          <w:p>
            <w:pPr>
              <w:spacing w:line="360" w:lineRule="auto"/>
              <w:rPr>
                <w:rFonts w:ascii="仿宋" w:hAnsi="仿宋" w:eastAsia="仿宋"/>
              </w:rPr>
            </w:pPr>
            <w:r>
              <w:rPr>
                <w:rFonts w:hint="eastAsia" w:ascii="仿宋" w:hAnsi="仿宋" w:eastAsia="仿宋"/>
                <w:color w:val="000000"/>
                <w:sz w:val="24"/>
              </w:rPr>
              <w:t>分组组件</w:t>
            </w:r>
          </w:p>
        </w:tc>
        <w:tc>
          <w:tcPr>
            <w:tcW w:w="2270" w:type="dxa"/>
          </w:tcPr>
          <w:p>
            <w:pPr>
              <w:spacing w:line="360" w:lineRule="auto"/>
              <w:rPr>
                <w:rFonts w:ascii="仿宋" w:hAnsi="仿宋" w:eastAsia="仿宋"/>
              </w:rPr>
            </w:pPr>
            <w:r>
              <w:rPr>
                <w:rFonts w:ascii="仿宋" w:hAnsi="仿宋" w:eastAsia="仿宋"/>
                <w:color w:val="000000"/>
                <w:sz w:val="24"/>
              </w:rPr>
              <w:t>展示客户宠物相关标签，</w:t>
            </w:r>
            <w:r>
              <w:rPr>
                <w:rFonts w:hint="eastAsia" w:ascii="仿宋" w:hAnsi="仿宋" w:eastAsia="仿宋"/>
                <w:color w:val="000000"/>
                <w:sz w:val="24"/>
              </w:rPr>
              <w:t>枚举值：智能精细养猫、悦己时尚晒猫、户外探索大狗、精致社交小狗、云吸宠物迷、随性传统养宠</w:t>
            </w:r>
          </w:p>
        </w:tc>
      </w:tr>
    </w:tbl>
    <w:p/>
    <w:p>
      <w:pPr>
        <w:pStyle w:val="7"/>
        <w:numPr>
          <w:ilvl w:val="4"/>
          <w:numId w:val="77"/>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77"/>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77"/>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r>
        <w:rPr>
          <w:rFonts w:hint="eastAsia" w:ascii="仿宋" w:hAnsi="仿宋" w:eastAsia="仿宋"/>
          <w:sz w:val="24"/>
          <w:szCs w:val="24"/>
        </w:rPr>
        <w:t>不涉及</w:t>
      </w:r>
    </w:p>
    <w:p>
      <w:pPr>
        <w:pStyle w:val="6"/>
        <w:numPr>
          <w:ilvl w:val="3"/>
          <w:numId w:val="62"/>
        </w:numPr>
        <w:spacing w:line="360" w:lineRule="auto"/>
        <w:rPr>
          <w:rFonts w:ascii="仿宋" w:hAnsi="仿宋" w:eastAsia="仿宋"/>
        </w:rPr>
      </w:pPr>
      <w:r>
        <w:rPr>
          <w:rFonts w:hint="eastAsia" w:ascii="仿宋" w:hAnsi="仿宋" w:eastAsia="仿宋"/>
        </w:rPr>
        <w:t>推荐历史</w:t>
      </w:r>
    </w:p>
    <w:p>
      <w:pPr>
        <w:pStyle w:val="7"/>
        <w:numPr>
          <w:ilvl w:val="4"/>
          <w:numId w:val="78"/>
        </w:numPr>
        <w:spacing w:line="360" w:lineRule="auto"/>
        <w:ind w:left="1418" w:hanging="1418"/>
        <w:rPr>
          <w:rFonts w:ascii="仿宋" w:hAnsi="仿宋" w:eastAsia="仿宋"/>
          <w:i w:val="0"/>
          <w:iCs w:val="0"/>
        </w:rPr>
      </w:pPr>
      <w:r>
        <w:rPr>
          <w:rFonts w:hint="eastAsia" w:ascii="仿宋" w:hAnsi="仿宋" w:eastAsia="仿宋"/>
          <w:i w:val="0"/>
          <w:iCs w:val="0"/>
        </w:rPr>
        <w:t>功能描述</w:t>
      </w:r>
    </w:p>
    <w:p>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查看单一客户的推荐历史信息，帮助客户经理追踪历史推荐动作并支撑后续营销跟进和行为考核</w:t>
      </w:r>
    </w:p>
    <w:p>
      <w:pPr>
        <w:pStyle w:val="7"/>
        <w:numPr>
          <w:ilvl w:val="4"/>
          <w:numId w:val="78"/>
        </w:numPr>
        <w:spacing w:line="360" w:lineRule="auto"/>
        <w:ind w:left="1418" w:hanging="1418"/>
        <w:rPr>
          <w:rFonts w:ascii="仿宋" w:hAnsi="仿宋" w:eastAsia="仿宋"/>
          <w:i w:val="0"/>
          <w:iCs w:val="0"/>
        </w:rPr>
      </w:pPr>
      <w:r>
        <w:rPr>
          <w:rFonts w:hint="eastAsia" w:ascii="仿宋" w:hAnsi="仿宋" w:eastAsia="仿宋"/>
          <w:i w:val="0"/>
          <w:iCs w:val="0"/>
        </w:rPr>
        <w:t>输入</w:t>
      </w:r>
    </w:p>
    <w:p>
      <w:pPr>
        <w:rPr>
          <w:rFonts w:ascii="仿宋" w:hAnsi="仿宋" w:eastAsia="仿宋"/>
          <w:sz w:val="24"/>
          <w:szCs w:val="24"/>
        </w:rPr>
      </w:pPr>
      <w:r>
        <w:rPr>
          <w:rFonts w:hint="eastAsia" w:ascii="仿宋" w:hAnsi="仿宋" w:eastAsia="仿宋"/>
          <w:sz w:val="24"/>
          <w:szCs w:val="24"/>
        </w:rPr>
        <w:t>略</w:t>
      </w:r>
    </w:p>
    <w:p>
      <w:pPr>
        <w:pStyle w:val="7"/>
        <w:numPr>
          <w:ilvl w:val="4"/>
          <w:numId w:val="78"/>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用户进入客户3</w:t>
      </w:r>
      <w:r>
        <w:rPr>
          <w:rFonts w:ascii="仿宋" w:hAnsi="仿宋" w:eastAsia="仿宋"/>
          <w:sz w:val="24"/>
          <w:szCs w:val="24"/>
        </w:rPr>
        <w:t>60</w:t>
      </w:r>
      <w:r>
        <w:rPr>
          <w:rFonts w:hint="eastAsia" w:ascii="仿宋" w:hAnsi="仿宋" w:eastAsia="仿宋"/>
          <w:sz w:val="24"/>
          <w:szCs w:val="24"/>
        </w:rPr>
        <w:t>视图页面后，点击“推荐历史”功能入口，系统展示客户推荐历史信息。</w:t>
      </w:r>
    </w:p>
    <w:p>
      <w:pPr>
        <w:rPr>
          <w:rFonts w:ascii="仿宋" w:hAnsi="仿宋" w:eastAsia="仿宋"/>
          <w:sz w:val="24"/>
          <w:szCs w:val="24"/>
        </w:rPr>
      </w:pPr>
      <w:r>
        <w:rPr>
          <w:rFonts w:hint="eastAsia" w:ascii="仿宋" w:hAnsi="仿宋" w:eastAsia="仿宋"/>
          <w:sz w:val="24"/>
          <w:szCs w:val="24"/>
        </w:rPr>
        <w:t>2. 系统展示通过短信、企微等渠道向客户发出的产品推荐动作记录。</w:t>
      </w:r>
    </w:p>
    <w:p>
      <w:pPr>
        <w:rPr>
          <w:rFonts w:ascii="仿宋" w:hAnsi="仿宋" w:eastAsia="仿宋"/>
          <w:sz w:val="24"/>
          <w:szCs w:val="24"/>
        </w:rPr>
      </w:pPr>
      <w:r>
        <w:rPr>
          <w:rFonts w:hint="eastAsia" w:ascii="仿宋" w:hAnsi="仿宋" w:eastAsia="仿宋"/>
          <w:sz w:val="24"/>
          <w:szCs w:val="24"/>
        </w:rPr>
        <w:t>3. 用户可查看推荐时间、推荐渠道、推荐产品及推荐人等历史留痕信息。</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推荐历史需保留历史记录，不得因后续再次推荐而覆盖既有留痕。</w:t>
      </w:r>
    </w:p>
    <w:p>
      <w:pPr>
        <w:rPr>
          <w:rFonts w:ascii="仿宋" w:hAnsi="仿宋" w:eastAsia="仿宋"/>
          <w:sz w:val="24"/>
          <w:szCs w:val="24"/>
        </w:rPr>
      </w:pPr>
      <w:r>
        <w:rPr>
          <w:rFonts w:hint="eastAsia" w:ascii="仿宋" w:hAnsi="仿宋" w:eastAsia="仿宋"/>
          <w:sz w:val="24"/>
          <w:szCs w:val="24"/>
        </w:rPr>
        <w:t>2. 本期实现短信、企微渠道发出的产品推荐记录。</w:t>
      </w:r>
    </w:p>
    <w:p>
      <w:pPr>
        <w:rPr>
          <w:rFonts w:ascii="仿宋" w:hAnsi="仿宋" w:eastAsia="仿宋"/>
          <w:sz w:val="24"/>
          <w:szCs w:val="24"/>
        </w:rPr>
      </w:pPr>
      <w:r>
        <w:rPr>
          <w:rFonts w:hint="eastAsia" w:ascii="仿宋" w:hAnsi="仿宋" w:eastAsia="仿宋"/>
          <w:sz w:val="24"/>
          <w:szCs w:val="24"/>
        </w:rPr>
        <w:t>3. 推荐历史用于后续客户经理营销行为考核，应保留推荐时间、推荐渠道、推荐产品和推荐人等基础要素。</w:t>
      </w:r>
    </w:p>
    <w:p>
      <w:pPr>
        <w:rPr>
          <w:rFonts w:ascii="仿宋" w:hAnsi="仿宋" w:eastAsia="仿宋"/>
          <w:sz w:val="24"/>
          <w:szCs w:val="24"/>
        </w:rPr>
      </w:pPr>
      <w:r>
        <w:rPr>
          <w:rFonts w:hint="eastAsia" w:ascii="仿宋" w:hAnsi="仿宋" w:eastAsia="仿宋"/>
          <w:sz w:val="24"/>
          <w:szCs w:val="24"/>
        </w:rPr>
        <w:t>4. 推荐历史应以时间轴的形式展示，按最近推荐时间降序展示</w:t>
      </w:r>
    </w:p>
    <w:p>
      <w:pPr>
        <w:rPr>
          <w:rFonts w:ascii="仿宋" w:hAnsi="仿宋" w:eastAsia="仿宋"/>
          <w:b/>
          <w:bCs/>
          <w:sz w:val="24"/>
          <w:szCs w:val="24"/>
        </w:rPr>
      </w:pP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管户客户经理可查看客户的推荐历史信息，其他用户无权限查看推荐历史</w:t>
      </w:r>
    </w:p>
    <w:p>
      <w:pPr>
        <w:pStyle w:val="7"/>
        <w:numPr>
          <w:ilvl w:val="4"/>
          <w:numId w:val="78"/>
        </w:numPr>
        <w:spacing w:line="360" w:lineRule="auto"/>
        <w:ind w:left="1418" w:hanging="1418"/>
        <w:rPr>
          <w:rFonts w:ascii="仿宋" w:hAnsi="仿宋" w:eastAsia="仿宋"/>
          <w:i w:val="0"/>
          <w:iCs w:val="0"/>
        </w:rPr>
      </w:pPr>
      <w:r>
        <w:rPr>
          <w:rFonts w:hint="eastAsia" w:ascii="仿宋" w:hAnsi="仿宋" w:eastAsia="仿宋"/>
          <w:i w:val="0"/>
          <w:iCs w:val="0"/>
        </w:rPr>
        <w:t>输出</w:t>
      </w:r>
    </w:p>
    <w:p>
      <w:pPr>
        <w:spacing w:line="360" w:lineRule="auto"/>
        <w:rPr>
          <w:rFonts w:ascii="仿宋" w:hAnsi="仿宋" w:eastAsia="仿宋"/>
        </w:rPr>
      </w:pPr>
      <w:r>
        <w:rPr>
          <w:rFonts w:ascii="仿宋" w:hAnsi="仿宋" w:eastAsia="仿宋"/>
          <w:color w:val="000000"/>
          <w:sz w:val="24"/>
        </w:rPr>
        <w:t>系统</w:t>
      </w:r>
      <w:r>
        <w:rPr>
          <w:rFonts w:hint="eastAsia" w:ascii="仿宋" w:hAnsi="仿宋" w:eastAsia="仿宋"/>
          <w:color w:val="000000"/>
          <w:sz w:val="24"/>
        </w:rPr>
        <w:t>展示</w:t>
      </w:r>
      <w:r>
        <w:rPr>
          <w:rFonts w:ascii="仿宋" w:hAnsi="仿宋" w:eastAsia="仿宋"/>
          <w:color w:val="000000"/>
          <w:sz w:val="24"/>
        </w:rPr>
        <w:t>客户推荐历史信息。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7"/>
        <w:gridCol w:w="2279"/>
        <w:gridCol w:w="2257"/>
        <w:gridCol w:w="2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9"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7"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7"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推荐时间</w:t>
            </w:r>
          </w:p>
        </w:tc>
        <w:tc>
          <w:tcPr>
            <w:tcW w:w="2279" w:type="dxa"/>
          </w:tcPr>
          <w:p>
            <w:pPr>
              <w:spacing w:line="360" w:lineRule="auto"/>
              <w:rPr>
                <w:rFonts w:ascii="仿宋" w:hAnsi="仿宋" w:eastAsia="仿宋"/>
              </w:rPr>
            </w:pPr>
            <w:r>
              <w:rPr>
                <w:rFonts w:ascii="仿宋" w:hAnsi="仿宋" w:eastAsia="仿宋"/>
                <w:color w:val="000000"/>
              </w:rPr>
              <w:t>反显、格式化：YYYY- MM-DD HH:mm</w:t>
            </w:r>
          </w:p>
        </w:tc>
        <w:tc>
          <w:tcPr>
            <w:tcW w:w="2257" w:type="dxa"/>
          </w:tcPr>
          <w:p>
            <w:pPr>
              <w:spacing w:line="360" w:lineRule="auto"/>
              <w:rPr>
                <w:rFonts w:ascii="仿宋" w:hAnsi="仿宋" w:eastAsia="仿宋"/>
              </w:rPr>
            </w:pPr>
            <w:r>
              <w:rPr>
                <w:rFonts w:ascii="仿宋" w:hAnsi="仿宋" w:eastAsia="仿宋"/>
                <w:color w:val="000000"/>
                <w:sz w:val="24"/>
              </w:rPr>
              <w:t>时间</w:t>
            </w:r>
          </w:p>
        </w:tc>
        <w:tc>
          <w:tcPr>
            <w:tcW w:w="2267" w:type="dxa"/>
          </w:tcPr>
          <w:p>
            <w:pPr>
              <w:spacing w:line="360" w:lineRule="auto"/>
              <w:rPr>
                <w:rFonts w:ascii="仿宋" w:hAnsi="仿宋" w:eastAsia="仿宋"/>
              </w:rPr>
            </w:pPr>
            <w:r>
              <w:rPr>
                <w:rFonts w:ascii="仿宋" w:hAnsi="仿宋" w:eastAsia="仿宋"/>
                <w:color w:val="000000"/>
                <w:sz w:val="24"/>
              </w:rPr>
              <w:t>展示推荐动作发生时间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推荐渠道</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展示推荐触达渠道，如短信、企微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color w:val="000000"/>
                <w:sz w:val="24"/>
              </w:rPr>
            </w:pPr>
            <w:r>
              <w:rPr>
                <w:rFonts w:ascii="仿宋" w:hAnsi="仿宋" w:eastAsia="仿宋"/>
                <w:color w:val="000000"/>
                <w:sz w:val="24"/>
              </w:rPr>
              <w:t>推荐人</w:t>
            </w:r>
          </w:p>
        </w:tc>
        <w:tc>
          <w:tcPr>
            <w:tcW w:w="2279"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7"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7" w:type="dxa"/>
          </w:tcPr>
          <w:p>
            <w:pPr>
              <w:spacing w:line="360" w:lineRule="auto"/>
              <w:rPr>
                <w:rFonts w:ascii="仿宋" w:hAnsi="仿宋" w:eastAsia="仿宋"/>
                <w:color w:val="000000"/>
                <w:sz w:val="24"/>
              </w:rPr>
            </w:pPr>
            <w:r>
              <w:rPr>
                <w:rFonts w:ascii="仿宋" w:hAnsi="仿宋" w:eastAsia="仿宋"/>
                <w:color w:val="000000"/>
                <w:sz w:val="24"/>
              </w:rPr>
              <w:t>展示发起推荐的客户经理或营销人员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推荐产品</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hint="eastAsia" w:ascii="仿宋" w:hAnsi="仿宋" w:eastAsia="仿宋"/>
                <w:color w:val="000000"/>
                <w:sz w:val="24"/>
              </w:rPr>
              <w:t>卡片组件（要素：产品名称、类型、利率、海报（若有）、简介）</w:t>
            </w:r>
          </w:p>
        </w:tc>
        <w:tc>
          <w:tcPr>
            <w:tcW w:w="2267" w:type="dxa"/>
          </w:tcPr>
          <w:p>
            <w:pPr>
              <w:spacing w:line="360" w:lineRule="auto"/>
              <w:rPr>
                <w:rFonts w:ascii="仿宋" w:hAnsi="仿宋" w:eastAsia="仿宋"/>
                <w:color w:val="000000"/>
                <w:sz w:val="24"/>
              </w:rPr>
            </w:pPr>
            <w:r>
              <w:rPr>
                <w:rFonts w:ascii="仿宋" w:hAnsi="仿宋" w:eastAsia="仿宋"/>
                <w:color w:val="000000"/>
                <w:sz w:val="24"/>
              </w:rPr>
              <w:t>展示推荐产品名称</w:t>
            </w:r>
            <w:r>
              <w:rPr>
                <w:rFonts w:hint="eastAsia" w:ascii="仿宋" w:hAnsi="仿宋" w:eastAsia="仿宋"/>
                <w:color w:val="000000"/>
                <w:sz w:val="24"/>
              </w:rPr>
              <w:t>，点击产品名称，跳转至产品视图。</w:t>
            </w:r>
          </w:p>
          <w:p>
            <w:pPr>
              <w:spacing w:line="360" w:lineRule="auto"/>
              <w:rPr>
                <w:rFonts w:ascii="仿宋" w:hAnsi="仿宋" w:eastAsia="仿宋"/>
              </w:rPr>
            </w:pPr>
            <w:r>
              <w:rPr>
                <w:rFonts w:hint="eastAsia" w:ascii="仿宋" w:hAnsi="仿宋" w:eastAsia="仿宋"/>
                <w:color w:val="000000"/>
                <w:sz w:val="24"/>
              </w:rPr>
              <w:t>类型：存款、理财、保险等</w:t>
            </w:r>
          </w:p>
        </w:tc>
      </w:tr>
    </w:tbl>
    <w:p/>
    <w:p>
      <w:pPr>
        <w:pStyle w:val="7"/>
        <w:numPr>
          <w:ilvl w:val="4"/>
          <w:numId w:val="78"/>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78"/>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78"/>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r>
        <w:rPr>
          <w:rFonts w:hint="eastAsia" w:ascii="仿宋" w:hAnsi="仿宋" w:eastAsia="仿宋"/>
          <w:sz w:val="24"/>
          <w:szCs w:val="24"/>
        </w:rPr>
        <w:t>不涉及</w:t>
      </w:r>
    </w:p>
    <w:p>
      <w:pPr>
        <w:pStyle w:val="6"/>
        <w:numPr>
          <w:ilvl w:val="3"/>
          <w:numId w:val="62"/>
        </w:numPr>
        <w:spacing w:line="360" w:lineRule="auto"/>
        <w:rPr>
          <w:rFonts w:ascii="仿宋" w:hAnsi="仿宋" w:eastAsia="仿宋"/>
        </w:rPr>
      </w:pPr>
      <w:r>
        <w:rPr>
          <w:rFonts w:hint="eastAsia" w:ascii="仿宋" w:hAnsi="仿宋" w:eastAsia="仿宋"/>
        </w:rPr>
        <w:t>客户KYC</w:t>
      </w:r>
    </w:p>
    <w:p>
      <w:pPr>
        <w:pStyle w:val="7"/>
        <w:numPr>
          <w:ilvl w:val="4"/>
          <w:numId w:val="79"/>
        </w:numPr>
        <w:spacing w:line="360" w:lineRule="auto"/>
        <w:ind w:left="1418" w:hanging="1418"/>
        <w:rPr>
          <w:rFonts w:ascii="仿宋" w:hAnsi="仿宋" w:eastAsia="仿宋"/>
          <w:i w:val="0"/>
          <w:iCs w:val="0"/>
        </w:rPr>
      </w:pPr>
      <w:r>
        <w:rPr>
          <w:rFonts w:hint="eastAsia" w:ascii="仿宋" w:hAnsi="仿宋" w:eastAsia="仿宋"/>
          <w:i w:val="0"/>
          <w:iCs w:val="0"/>
        </w:rPr>
        <w:t>功能描述</w:t>
      </w:r>
    </w:p>
    <w:p>
      <w:r>
        <w:rPr>
          <w:rFonts w:ascii="仿宋" w:hAnsi="仿宋" w:eastAsia="仿宋"/>
          <w:color w:val="000000"/>
          <w:sz w:val="24"/>
        </w:rPr>
        <w:t>支持</w:t>
      </w:r>
      <w:r>
        <w:rPr>
          <w:rFonts w:hint="eastAsia" w:ascii="仿宋" w:hAnsi="仿宋" w:eastAsia="仿宋"/>
          <w:color w:val="000000"/>
          <w:sz w:val="24"/>
        </w:rPr>
        <w:t>用户</w:t>
      </w:r>
      <w:r>
        <w:rPr>
          <w:rFonts w:ascii="仿宋" w:hAnsi="仿宋" w:eastAsia="仿宋"/>
          <w:color w:val="000000"/>
          <w:sz w:val="24"/>
        </w:rPr>
        <w:t>查看单一客户的 KYC 信息</w:t>
      </w:r>
      <w:r>
        <w:rPr>
          <w:rFonts w:hint="eastAsia" w:ascii="仿宋" w:hAnsi="仿宋" w:eastAsia="仿宋"/>
          <w:color w:val="000000"/>
          <w:sz w:val="24"/>
        </w:rPr>
        <w:t>并支持</w:t>
      </w:r>
      <w:r>
        <w:rPr>
          <w:rFonts w:ascii="仿宋" w:hAnsi="仿宋" w:eastAsia="仿宋"/>
          <w:color w:val="000000"/>
          <w:sz w:val="24"/>
        </w:rPr>
        <w:t>客户的 KYC</w:t>
      </w:r>
      <w:r>
        <w:rPr>
          <w:rFonts w:hint="eastAsia" w:ascii="仿宋" w:hAnsi="仿宋" w:eastAsia="仿宋"/>
          <w:color w:val="000000"/>
          <w:sz w:val="24"/>
        </w:rPr>
        <w:t>信息补录</w:t>
      </w:r>
      <w:r>
        <w:rPr>
          <w:rFonts w:ascii="仿宋" w:hAnsi="仿宋" w:eastAsia="仿宋"/>
          <w:color w:val="000000"/>
          <w:sz w:val="24"/>
        </w:rPr>
        <w:t>，帮助客户经理快速识别客户投资特征、财产情况和维护偏好并支撑后续精细化经营</w:t>
      </w:r>
    </w:p>
    <w:p>
      <w:pPr>
        <w:pStyle w:val="7"/>
        <w:numPr>
          <w:ilvl w:val="4"/>
          <w:numId w:val="79"/>
        </w:numPr>
        <w:spacing w:line="360" w:lineRule="auto"/>
        <w:ind w:left="1418" w:hanging="1418"/>
        <w:rPr>
          <w:rFonts w:ascii="仿宋" w:hAnsi="仿宋" w:eastAsia="仿宋"/>
          <w:i w:val="0"/>
          <w:iCs w:val="0"/>
        </w:rPr>
      </w:pPr>
      <w:r>
        <w:rPr>
          <w:rFonts w:hint="eastAsia" w:ascii="仿宋" w:hAnsi="仿宋" w:eastAsia="仿宋"/>
          <w:i w:val="0"/>
          <w:iCs w:val="0"/>
        </w:rPr>
        <w:t>输入</w:t>
      </w:r>
    </w:p>
    <w:p>
      <w:pPr>
        <w:spacing w:line="360" w:lineRule="auto"/>
        <w:rPr>
          <w:rFonts w:ascii="仿宋" w:hAnsi="仿宋" w:eastAsia="仿宋"/>
        </w:rPr>
      </w:pPr>
      <w:r>
        <w:rPr>
          <w:rFonts w:ascii="仿宋" w:hAnsi="仿宋" w:eastAsia="仿宋"/>
          <w:color w:val="000000"/>
          <w:sz w:val="24"/>
        </w:rPr>
        <w:t>用户进入客户360视图后，点击“客户KYC”</w:t>
      </w:r>
      <w:r>
        <w:rPr>
          <w:rFonts w:hint="eastAsia" w:ascii="仿宋" w:hAnsi="仿宋" w:eastAsia="仿宋"/>
          <w:color w:val="000000"/>
          <w:sz w:val="24"/>
        </w:rPr>
        <w:t>功能入口</w:t>
      </w:r>
      <w:r>
        <w:rPr>
          <w:rFonts w:ascii="仿宋" w:hAnsi="仿宋" w:eastAsia="仿宋"/>
          <w:color w:val="000000"/>
          <w:sz w:val="24"/>
        </w:rPr>
        <w:t>，系统默认展示“客户KYC”页面内容。</w:t>
      </w:r>
    </w:p>
    <w:p>
      <w:pPr>
        <w:spacing w:line="360" w:lineRule="auto"/>
        <w:rPr>
          <w:rFonts w:ascii="仿宋" w:hAnsi="仿宋" w:eastAsia="仿宋"/>
          <w:sz w:val="24"/>
          <w:szCs w:val="24"/>
        </w:rPr>
      </w:pPr>
      <w:r>
        <w:rPr>
          <w:rFonts w:hint="eastAsia" w:ascii="仿宋" w:hAnsi="仿宋" w:eastAsia="仿宋"/>
          <w:sz w:val="24"/>
          <w:szCs w:val="24"/>
        </w:rPr>
        <w:t>其他信息-查询条件</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KYC信息</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hint="eastAsia" w:ascii="仿宋" w:hAnsi="仿宋" w:eastAsia="仿宋"/>
                <w:color w:val="000000"/>
                <w:sz w:val="24"/>
              </w:rPr>
              <w:t>文本</w:t>
            </w:r>
          </w:p>
        </w:tc>
        <w:tc>
          <w:tcPr>
            <w:tcW w:w="2263" w:type="dxa"/>
          </w:tcPr>
          <w:p>
            <w:pPr>
              <w:spacing w:line="360" w:lineRule="auto"/>
              <w:rPr>
                <w:rFonts w:ascii="仿宋" w:hAnsi="仿宋" w:eastAsia="仿宋"/>
              </w:rPr>
            </w:pPr>
            <w:r>
              <w:rPr>
                <w:rFonts w:hint="eastAsia" w:ascii="仿宋" w:hAnsi="仿宋" w:eastAsia="仿宋"/>
                <w:sz w:val="24"/>
                <w:szCs w:val="24"/>
              </w:rPr>
              <w:t>支持</w:t>
            </w:r>
            <w:r>
              <w:rPr>
                <w:rFonts w:hint="eastAsia" w:ascii="仿宋" w:hAnsi="仿宋" w:eastAsia="仿宋"/>
                <w:color w:val="000000"/>
                <w:sz w:val="24"/>
                <w:szCs w:val="24"/>
              </w:rPr>
              <w:t>KY</w:t>
            </w:r>
            <w:r>
              <w:rPr>
                <w:rFonts w:hint="eastAsia" w:ascii="仿宋" w:hAnsi="仿宋" w:eastAsia="仿宋"/>
                <w:color w:val="000000"/>
                <w:sz w:val="24"/>
              </w:rPr>
              <w:t>C信息模糊查询</w:t>
            </w:r>
          </w:p>
        </w:tc>
      </w:tr>
    </w:tbl>
    <w:p>
      <w:pPr>
        <w:spacing w:line="360" w:lineRule="auto"/>
        <w:rPr>
          <w:rFonts w:ascii="仿宋" w:hAnsi="仿宋" w:eastAsia="仿宋"/>
          <w:sz w:val="24"/>
          <w:szCs w:val="24"/>
        </w:rPr>
      </w:pPr>
      <w:r>
        <w:rPr>
          <w:rFonts w:hint="eastAsia" w:ascii="仿宋" w:hAnsi="仿宋" w:eastAsia="仿宋"/>
          <w:sz w:val="24"/>
          <w:szCs w:val="24"/>
        </w:rPr>
        <w:t>其他信息-新增或编辑</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KYC信息</w:t>
            </w:r>
          </w:p>
        </w:tc>
        <w:tc>
          <w:tcPr>
            <w:tcW w:w="2284" w:type="dxa"/>
          </w:tcPr>
          <w:p>
            <w:pPr>
              <w:spacing w:line="360" w:lineRule="auto"/>
              <w:rPr>
                <w:rFonts w:ascii="仿宋" w:hAnsi="仿宋" w:eastAsia="仿宋"/>
              </w:rPr>
            </w:pPr>
            <w:r>
              <w:rPr>
                <w:rFonts w:hint="eastAsia" w:ascii="仿宋" w:hAnsi="仿宋" w:eastAsia="仿宋"/>
                <w:color w:val="000000"/>
                <w:sz w:val="24"/>
              </w:rPr>
              <w:t>必输、最大输入5</w:t>
            </w:r>
            <w:r>
              <w:rPr>
                <w:rFonts w:ascii="仿宋" w:hAnsi="仿宋" w:eastAsia="仿宋"/>
                <w:color w:val="000000"/>
                <w:sz w:val="24"/>
              </w:rPr>
              <w:t>0</w:t>
            </w:r>
            <w:r>
              <w:rPr>
                <w:rFonts w:hint="eastAsia" w:ascii="仿宋" w:hAnsi="仿宋" w:eastAsia="仿宋"/>
                <w:color w:val="000000"/>
                <w:sz w:val="24"/>
              </w:rPr>
              <w:t>字</w:t>
            </w:r>
          </w:p>
        </w:tc>
        <w:tc>
          <w:tcPr>
            <w:tcW w:w="2250" w:type="dxa"/>
          </w:tcPr>
          <w:p>
            <w:pPr>
              <w:spacing w:line="360" w:lineRule="auto"/>
              <w:rPr>
                <w:rFonts w:ascii="仿宋" w:hAnsi="仿宋" w:eastAsia="仿宋"/>
              </w:rPr>
            </w:pPr>
            <w:r>
              <w:rPr>
                <w:rFonts w:hint="eastAsia" w:ascii="仿宋" w:hAnsi="仿宋" w:eastAsia="仿宋"/>
                <w:color w:val="000000"/>
                <w:sz w:val="24"/>
              </w:rPr>
              <w:t>文本</w:t>
            </w:r>
          </w:p>
        </w:tc>
        <w:tc>
          <w:tcPr>
            <w:tcW w:w="2263" w:type="dxa"/>
          </w:tcPr>
          <w:p>
            <w:pPr>
              <w:spacing w:line="360" w:lineRule="auto"/>
              <w:rPr>
                <w:rFonts w:ascii="仿宋" w:hAnsi="仿宋" w:eastAsia="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附件</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非必输、支持图片、PDF、xls、</w:t>
            </w:r>
            <w:r>
              <w:rPr>
                <w:rFonts w:ascii="仿宋" w:hAnsi="仿宋" w:eastAsia="仿宋"/>
                <w:color w:val="000000"/>
                <w:sz w:val="24"/>
              </w:rPr>
              <w:t>xlsx</w:t>
            </w:r>
            <w:r>
              <w:rPr>
                <w:rFonts w:hint="eastAsia" w:ascii="仿宋" w:hAnsi="仿宋" w:eastAsia="仿宋"/>
                <w:color w:val="000000"/>
                <w:sz w:val="24"/>
              </w:rPr>
              <w:t>等</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附件组件</w:t>
            </w:r>
          </w:p>
        </w:tc>
        <w:tc>
          <w:tcPr>
            <w:tcW w:w="2263" w:type="dxa"/>
          </w:tcPr>
          <w:p>
            <w:pPr>
              <w:spacing w:line="360" w:lineRule="auto"/>
              <w:rPr>
                <w:rFonts w:ascii="仿宋" w:hAnsi="仿宋" w:eastAsia="仿宋"/>
              </w:rPr>
            </w:pPr>
            <w:r>
              <w:rPr>
                <w:rFonts w:hint="eastAsia" w:ascii="仿宋" w:hAnsi="仿宋" w:eastAsia="仿宋"/>
                <w:sz w:val="24"/>
                <w:szCs w:val="24"/>
              </w:rPr>
              <w:t>上传相关资料</w:t>
            </w:r>
          </w:p>
        </w:tc>
      </w:tr>
    </w:tbl>
    <w:p/>
    <w:p>
      <w:pPr>
        <w:pStyle w:val="7"/>
        <w:numPr>
          <w:ilvl w:val="4"/>
          <w:numId w:val="79"/>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用户进入客户360视图后，点击“客户KYC”功能入口，系统默认展示客户 KYC 信息。</w:t>
      </w:r>
    </w:p>
    <w:p>
      <w:pPr>
        <w:rPr>
          <w:rFonts w:ascii="仿宋" w:hAnsi="仿宋" w:eastAsia="仿宋"/>
          <w:sz w:val="24"/>
          <w:szCs w:val="24"/>
        </w:rPr>
      </w:pPr>
      <w:r>
        <w:rPr>
          <w:rFonts w:hint="eastAsia" w:ascii="仿宋" w:hAnsi="仿宋" w:eastAsia="仿宋"/>
          <w:sz w:val="24"/>
          <w:szCs w:val="24"/>
        </w:rPr>
        <w:t>2. 系统按“资产信息”、“负债信息”、“其他信息”三个区域展示客户 KYC 内容。</w:t>
      </w:r>
    </w:p>
    <w:p>
      <w:pPr>
        <w:rPr>
          <w:rFonts w:ascii="仿宋" w:hAnsi="仿宋" w:eastAsia="仿宋"/>
          <w:sz w:val="24"/>
          <w:szCs w:val="24"/>
        </w:rPr>
      </w:pPr>
      <w:r>
        <w:rPr>
          <w:rFonts w:hint="eastAsia" w:ascii="仿宋" w:hAnsi="仿宋" w:eastAsia="仿宋"/>
          <w:sz w:val="24"/>
          <w:szCs w:val="24"/>
        </w:rPr>
        <w:t>3. 页面右上角展示“编辑”按钮，点击后跳转至“客户KYC编辑”页面。</w:t>
      </w:r>
    </w:p>
    <w:p>
      <w:pPr>
        <w:rPr>
          <w:rFonts w:ascii="仿宋" w:hAnsi="仿宋" w:eastAsia="仿宋"/>
          <w:sz w:val="24"/>
          <w:szCs w:val="24"/>
        </w:rPr>
      </w:pPr>
      <w:r>
        <w:rPr>
          <w:rFonts w:hint="eastAsia" w:ascii="仿宋" w:hAnsi="仿宋" w:eastAsia="仿宋"/>
          <w:sz w:val="24"/>
          <w:szCs w:val="24"/>
        </w:rPr>
        <w:t>4. 用户可在查询条件区操作</w:t>
      </w:r>
    </w:p>
    <w:p>
      <w:pPr>
        <w:ind w:firstLine="420"/>
        <w:rPr>
          <w:rFonts w:ascii="仿宋" w:hAnsi="仿宋" w:eastAsia="仿宋"/>
          <w:sz w:val="24"/>
          <w:szCs w:val="24"/>
        </w:rPr>
      </w:pPr>
      <w:r>
        <w:rPr>
          <w:rFonts w:hint="eastAsia" w:ascii="仿宋" w:hAnsi="仿宋" w:eastAsia="仿宋"/>
          <w:sz w:val="24"/>
          <w:szCs w:val="24"/>
        </w:rPr>
        <w:t>点击“查询”，系统按当前输入条件返回符合条件的客户列表结果。</w:t>
      </w:r>
    </w:p>
    <w:p>
      <w:pPr>
        <w:ind w:firstLine="420"/>
        <w:rPr>
          <w:rFonts w:ascii="仿宋" w:hAnsi="仿宋" w:eastAsia="仿宋"/>
          <w:sz w:val="24"/>
          <w:szCs w:val="24"/>
        </w:rPr>
      </w:pPr>
      <w:r>
        <w:rPr>
          <w:rFonts w:hint="eastAsia" w:ascii="仿宋" w:hAnsi="仿宋" w:eastAsia="仿宋"/>
          <w:sz w:val="24"/>
          <w:szCs w:val="24"/>
        </w:rPr>
        <w:t>点击“重置”，系统清空当前输入条件并恢复初始状态</w:t>
      </w:r>
    </w:p>
    <w:p>
      <w:pPr>
        <w:rPr>
          <w:rFonts w:ascii="仿宋" w:hAnsi="仿宋" w:eastAsia="仿宋"/>
          <w:sz w:val="24"/>
          <w:szCs w:val="24"/>
        </w:rPr>
      </w:pPr>
      <w:r>
        <w:rPr>
          <w:rFonts w:hint="eastAsia" w:ascii="仿宋" w:hAnsi="仿宋" w:eastAsia="仿宋"/>
          <w:sz w:val="24"/>
          <w:szCs w:val="24"/>
        </w:rPr>
        <w:t>5. 用户可在列表左上角统一操作按钮区操作</w:t>
      </w:r>
    </w:p>
    <w:p>
      <w:pPr>
        <w:ind w:firstLine="420"/>
        <w:rPr>
          <w:rFonts w:ascii="仿宋" w:hAnsi="仿宋" w:eastAsia="仿宋"/>
          <w:sz w:val="24"/>
          <w:szCs w:val="24"/>
        </w:rPr>
      </w:pPr>
      <w:r>
        <w:rPr>
          <w:rFonts w:hint="eastAsia" w:ascii="仿宋" w:hAnsi="仿宋" w:eastAsia="仿宋"/>
          <w:sz w:val="24"/>
          <w:szCs w:val="24"/>
        </w:rPr>
        <w:t>点击“新增”按钮，从右侧抽屉式弹出“新增”界面。</w:t>
      </w:r>
    </w:p>
    <w:p>
      <w:pPr>
        <w:ind w:firstLine="420"/>
        <w:rPr>
          <w:rFonts w:ascii="仿宋" w:hAnsi="仿宋" w:eastAsia="仿宋"/>
          <w:sz w:val="24"/>
          <w:szCs w:val="24"/>
        </w:rPr>
      </w:pPr>
      <w:r>
        <w:rPr>
          <w:rFonts w:hint="eastAsia" w:ascii="仿宋" w:hAnsi="仿宋" w:eastAsia="仿宋"/>
          <w:sz w:val="24"/>
          <w:szCs w:val="24"/>
        </w:rPr>
        <w:t>点击“删除”按钮时，若用户未选择KYC信息，提示文案：“您未选择KYC信息，请选择KYC信息！”，若已选择KYC信息，需提示，提示文案：“您正在进行删除操作，确认继续吗？”。</w:t>
      </w:r>
    </w:p>
    <w:p>
      <w:pPr>
        <w:rPr>
          <w:rFonts w:ascii="仿宋" w:hAnsi="仿宋" w:eastAsia="仿宋"/>
          <w:sz w:val="24"/>
          <w:szCs w:val="24"/>
        </w:rPr>
      </w:pPr>
      <w:r>
        <w:rPr>
          <w:rFonts w:hint="eastAsia" w:ascii="仿宋" w:hAnsi="仿宋" w:eastAsia="仿宋"/>
          <w:sz w:val="24"/>
          <w:szCs w:val="24"/>
        </w:rPr>
        <w:t>6. 用户可在列表行内统一操作按钮区操作</w:t>
      </w:r>
    </w:p>
    <w:p>
      <w:pPr>
        <w:ind w:firstLine="420"/>
        <w:rPr>
          <w:rFonts w:ascii="仿宋" w:hAnsi="仿宋" w:eastAsia="仿宋"/>
          <w:sz w:val="24"/>
          <w:szCs w:val="24"/>
        </w:rPr>
      </w:pPr>
      <w:r>
        <w:rPr>
          <w:rFonts w:hint="eastAsia" w:ascii="仿宋" w:hAnsi="仿宋" w:eastAsia="仿宋"/>
          <w:sz w:val="24"/>
          <w:szCs w:val="24"/>
        </w:rPr>
        <w:t>点击“编辑”按钮，从右侧抽屉式弹出“编辑”界面。</w:t>
      </w:r>
    </w:p>
    <w:p>
      <w:pPr>
        <w:ind w:firstLine="420"/>
        <w:rPr>
          <w:rFonts w:ascii="仿宋" w:hAnsi="仿宋" w:eastAsia="仿宋"/>
          <w:sz w:val="24"/>
          <w:szCs w:val="24"/>
        </w:rPr>
      </w:pPr>
      <w:r>
        <w:rPr>
          <w:rFonts w:hint="eastAsia" w:ascii="仿宋" w:hAnsi="仿宋" w:eastAsia="仿宋"/>
          <w:sz w:val="24"/>
          <w:szCs w:val="24"/>
        </w:rPr>
        <w:t>点击“删除”按钮，提示文案：“您正在进行删除操作，确认继续吗？”。</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KYC 页面以展示为主，优先反显已维护的客户 KYC 信息。</w:t>
      </w:r>
    </w:p>
    <w:p>
      <w:pPr>
        <w:rPr>
          <w:rFonts w:ascii="仿宋" w:hAnsi="仿宋" w:eastAsia="仿宋"/>
          <w:sz w:val="24"/>
          <w:szCs w:val="24"/>
        </w:rPr>
      </w:pPr>
      <w:r>
        <w:rPr>
          <w:rFonts w:hint="eastAsia" w:ascii="仿宋" w:hAnsi="仿宋" w:eastAsia="仿宋"/>
          <w:sz w:val="24"/>
          <w:szCs w:val="24"/>
        </w:rPr>
        <w:t>2. KYC 模块整体结构按“资产信息”、“负债信息”、“其他信息”进行展示。资产信息中房产信息、商铺信息、车辆信息和收入，当数量大于一套或一辆时，支持动态增加模式补录多套房产或车辆。</w:t>
      </w:r>
    </w:p>
    <w:p>
      <w:pPr>
        <w:rPr>
          <w:rFonts w:ascii="仿宋" w:hAnsi="仿宋" w:eastAsia="仿宋"/>
          <w:sz w:val="24"/>
          <w:szCs w:val="24"/>
        </w:rPr>
      </w:pPr>
      <w:r>
        <w:rPr>
          <w:rFonts w:hint="eastAsia" w:ascii="仿宋" w:hAnsi="仿宋" w:eastAsia="仿宋"/>
          <w:sz w:val="24"/>
          <w:szCs w:val="24"/>
        </w:rPr>
        <w:t>4. 若某类 KYC 信息暂无数据，则对应区域展示为空或默认值。</w:t>
      </w:r>
    </w:p>
    <w:p>
      <w:pPr>
        <w:rPr>
          <w:rFonts w:ascii="仿宋" w:hAnsi="仿宋" w:eastAsia="仿宋"/>
          <w:b/>
          <w:bCs/>
          <w:sz w:val="24"/>
          <w:szCs w:val="24"/>
        </w:rPr>
      </w:pP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管户客户经理可客户的 KYC 信息，其他用户无权限查看</w:t>
      </w:r>
    </w:p>
    <w:p>
      <w:pPr>
        <w:pStyle w:val="7"/>
        <w:numPr>
          <w:ilvl w:val="4"/>
          <w:numId w:val="79"/>
        </w:numPr>
        <w:spacing w:line="360" w:lineRule="auto"/>
        <w:ind w:left="1418" w:hanging="1418"/>
        <w:rPr>
          <w:rFonts w:ascii="仿宋" w:hAnsi="仿宋" w:eastAsia="仿宋"/>
          <w:i w:val="0"/>
          <w:iCs w:val="0"/>
        </w:rPr>
      </w:pPr>
      <w:r>
        <w:rPr>
          <w:rFonts w:hint="eastAsia" w:ascii="仿宋" w:hAnsi="仿宋" w:eastAsia="仿宋"/>
          <w:i w:val="0"/>
          <w:iCs w:val="0"/>
        </w:rPr>
        <w:t>输出</w:t>
      </w:r>
    </w:p>
    <w:p>
      <w:pPr>
        <w:pStyle w:val="172"/>
        <w:spacing w:line="360" w:lineRule="auto"/>
        <w:ind w:left="425" w:firstLine="0" w:firstLineChars="0"/>
        <w:rPr>
          <w:rFonts w:ascii="仿宋" w:hAnsi="仿宋" w:eastAsia="仿宋"/>
          <w:color w:val="000000"/>
          <w:sz w:val="24"/>
        </w:rPr>
      </w:pPr>
      <w:r>
        <w:rPr>
          <w:rFonts w:ascii="仿宋" w:hAnsi="仿宋" w:eastAsia="仿宋"/>
          <w:color w:val="000000"/>
          <w:sz w:val="24"/>
        </w:rPr>
        <w:t>系统输出客户 KYC 信息及编辑</w:t>
      </w:r>
      <w:r>
        <w:rPr>
          <w:rFonts w:hint="eastAsia" w:ascii="仿宋" w:hAnsi="仿宋" w:eastAsia="仿宋"/>
          <w:color w:val="000000"/>
          <w:sz w:val="24"/>
        </w:rPr>
        <w:t>信息</w:t>
      </w:r>
      <w:r>
        <w:rPr>
          <w:rFonts w:ascii="仿宋" w:hAnsi="仿宋" w:eastAsia="仿宋"/>
          <w:color w:val="000000"/>
          <w:sz w:val="24"/>
        </w:rPr>
        <w:t>。</w:t>
      </w:r>
    </w:p>
    <w:p>
      <w:pPr>
        <w:spacing w:line="360" w:lineRule="auto"/>
        <w:rPr>
          <w:rFonts w:ascii="仿宋" w:hAnsi="仿宋" w:eastAsia="仿宋"/>
        </w:rPr>
      </w:pPr>
      <w:r>
        <w:rPr>
          <w:rFonts w:hint="eastAsia" w:ascii="仿宋" w:hAnsi="仿宋" w:eastAsia="仿宋"/>
          <w:color w:val="000000"/>
          <w:sz w:val="24"/>
        </w:rPr>
        <w:t>资产信息-投资理财</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ascii="仿宋" w:hAnsi="仿宋" w:eastAsia="仿宋"/>
                <w:color w:val="000000"/>
                <w:sz w:val="24"/>
              </w:rPr>
              <w:t>行外存款</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金额</w:t>
            </w:r>
          </w:p>
        </w:tc>
        <w:tc>
          <w:tcPr>
            <w:tcW w:w="2263" w:type="dxa"/>
          </w:tcPr>
          <w:p>
            <w:pPr>
              <w:spacing w:line="360" w:lineRule="auto"/>
              <w:rPr>
                <w:rFonts w:ascii="仿宋" w:hAnsi="仿宋" w:eastAsia="仿宋"/>
              </w:rPr>
            </w:pPr>
            <w:r>
              <w:rPr>
                <w:rFonts w:ascii="仿宋" w:hAnsi="仿宋" w:eastAsia="仿宋"/>
                <w:color w:val="000000"/>
                <w:sz w:val="24"/>
              </w:rPr>
              <w:t>展示客户行外存款金额，单位：元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ascii="仿宋" w:hAnsi="仿宋" w:eastAsia="仿宋"/>
                <w:color w:val="000000"/>
                <w:sz w:val="24"/>
              </w:rPr>
              <w:t>行外理财</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展示客户行外理财金额，单位：元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ascii="仿宋" w:hAnsi="仿宋" w:eastAsia="仿宋"/>
                <w:color w:val="000000"/>
                <w:sz w:val="24"/>
              </w:rPr>
              <w:t>行外基金</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color w:val="000000"/>
                <w:sz w:val="24"/>
              </w:rPr>
            </w:pPr>
            <w:r>
              <w:rPr>
                <w:rFonts w:ascii="仿宋" w:hAnsi="仿宋" w:eastAsia="仿宋"/>
                <w:color w:val="000000"/>
                <w:sz w:val="24"/>
              </w:rPr>
              <w:t>金额</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展示客户行外基金金额，单位：元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ascii="仿宋" w:hAnsi="仿宋" w:eastAsia="仿宋"/>
                <w:color w:val="000000"/>
                <w:sz w:val="24"/>
              </w:rPr>
              <w:t>行外保险</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金额</w:t>
            </w:r>
          </w:p>
        </w:tc>
        <w:tc>
          <w:tcPr>
            <w:tcW w:w="2263" w:type="dxa"/>
          </w:tcPr>
          <w:p>
            <w:pPr>
              <w:spacing w:line="360" w:lineRule="auto"/>
              <w:rPr>
                <w:rFonts w:ascii="仿宋" w:hAnsi="仿宋" w:eastAsia="仿宋"/>
              </w:rPr>
            </w:pPr>
            <w:r>
              <w:rPr>
                <w:rFonts w:ascii="仿宋" w:hAnsi="仿宋" w:eastAsia="仿宋"/>
                <w:color w:val="000000"/>
                <w:sz w:val="24"/>
              </w:rPr>
              <w:t>展示客户行外保险金额，单位：元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ascii="仿宋" w:hAnsi="仿宋" w:eastAsia="仿宋"/>
                <w:color w:val="000000"/>
                <w:sz w:val="24"/>
              </w:rPr>
              <w:t>行外</w:t>
            </w:r>
            <w:r>
              <w:rPr>
                <w:rFonts w:hint="eastAsia" w:ascii="仿宋" w:hAnsi="仿宋" w:eastAsia="仿宋"/>
                <w:color w:val="000000"/>
                <w:sz w:val="24"/>
              </w:rPr>
              <w:t>贵金属</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金额</w:t>
            </w:r>
          </w:p>
        </w:tc>
        <w:tc>
          <w:tcPr>
            <w:tcW w:w="2263" w:type="dxa"/>
          </w:tcPr>
          <w:p>
            <w:pPr>
              <w:spacing w:line="360" w:lineRule="auto"/>
              <w:rPr>
                <w:rFonts w:ascii="仿宋" w:hAnsi="仿宋" w:eastAsia="仿宋"/>
              </w:rPr>
            </w:pPr>
            <w:r>
              <w:rPr>
                <w:rFonts w:ascii="仿宋" w:hAnsi="仿宋" w:eastAsia="仿宋"/>
                <w:color w:val="000000"/>
                <w:sz w:val="24"/>
              </w:rPr>
              <w:t>展示客户行外</w:t>
            </w:r>
            <w:r>
              <w:rPr>
                <w:rFonts w:hint="eastAsia" w:ascii="仿宋" w:hAnsi="仿宋" w:eastAsia="仿宋"/>
                <w:color w:val="000000"/>
                <w:sz w:val="24"/>
              </w:rPr>
              <w:t>贵金属</w:t>
            </w:r>
            <w:r>
              <w:rPr>
                <w:rFonts w:ascii="仿宋" w:hAnsi="仿宋" w:eastAsia="仿宋"/>
                <w:color w:val="000000"/>
                <w:sz w:val="24"/>
              </w:rPr>
              <w:t>金额，单位：元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ascii="仿宋" w:hAnsi="仿宋" w:eastAsia="仿宋"/>
                <w:color w:val="000000"/>
                <w:sz w:val="24"/>
              </w:rPr>
              <w:t>股票投资</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ascii="仿宋" w:hAnsi="仿宋" w:eastAsia="仿宋"/>
                <w:color w:val="000000"/>
                <w:sz w:val="24"/>
              </w:rPr>
              <w:t>文</w:t>
            </w:r>
            <w:r>
              <w:rPr>
                <w:rFonts w:hint="eastAsia" w:ascii="仿宋" w:hAnsi="仿宋" w:eastAsia="仿宋"/>
                <w:color w:val="000000"/>
                <w:sz w:val="24"/>
              </w:rPr>
              <w:t>下拉框</w:t>
            </w:r>
          </w:p>
        </w:tc>
        <w:tc>
          <w:tcPr>
            <w:tcW w:w="2263" w:type="dxa"/>
          </w:tcPr>
          <w:p>
            <w:pPr>
              <w:spacing w:line="360" w:lineRule="auto"/>
              <w:rPr>
                <w:rFonts w:ascii="仿宋" w:hAnsi="仿宋" w:eastAsia="仿宋"/>
              </w:rPr>
            </w:pPr>
            <w:r>
              <w:rPr>
                <w:rFonts w:ascii="仿宋" w:hAnsi="仿宋" w:eastAsia="仿宋"/>
                <w:color w:val="000000"/>
                <w:sz w:val="24"/>
              </w:rPr>
              <w:t>展示客户股票投资情况</w:t>
            </w:r>
            <w:r>
              <w:rPr>
                <w:rFonts w:hint="eastAsia" w:ascii="仿宋" w:hAnsi="仿宋" w:eastAsia="仿宋"/>
                <w:color w:val="000000"/>
                <w:sz w:val="24"/>
              </w:rPr>
              <w:t>，枚举值：无、盈利、浮盈、亏损</w:t>
            </w:r>
          </w:p>
        </w:tc>
      </w:tr>
    </w:tbl>
    <w:p>
      <w:pPr>
        <w:spacing w:line="360" w:lineRule="auto"/>
        <w:rPr>
          <w:rFonts w:ascii="仿宋" w:hAnsi="仿宋" w:eastAsia="仿宋"/>
          <w:color w:val="000000"/>
          <w:sz w:val="24"/>
        </w:rPr>
      </w:pPr>
      <w:r>
        <w:rPr>
          <w:rFonts w:hint="eastAsia" w:ascii="仿宋" w:hAnsi="仿宋" w:eastAsia="仿宋"/>
          <w:color w:val="000000"/>
          <w:sz w:val="24"/>
        </w:rPr>
        <w:t>资产信息-房产信息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住宅信息</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hint="eastAsia" w:ascii="仿宋" w:hAnsi="仿宋" w:eastAsia="仿宋"/>
                <w:color w:val="000000"/>
                <w:sz w:val="24"/>
              </w:rPr>
              <w:t>下拉框</w:t>
            </w:r>
          </w:p>
        </w:tc>
        <w:tc>
          <w:tcPr>
            <w:tcW w:w="2263" w:type="dxa"/>
          </w:tcPr>
          <w:p>
            <w:pPr>
              <w:spacing w:line="360" w:lineRule="auto"/>
              <w:rPr>
                <w:rFonts w:ascii="仿宋" w:hAnsi="仿宋" w:eastAsia="仿宋"/>
              </w:rPr>
            </w:pPr>
            <w:r>
              <w:rPr>
                <w:rFonts w:ascii="仿宋" w:hAnsi="仿宋" w:eastAsia="仿宋"/>
                <w:color w:val="000000"/>
                <w:sz w:val="24"/>
              </w:rPr>
              <w:t>展示客户房产套数信息</w:t>
            </w:r>
            <w:r>
              <w:rPr>
                <w:rFonts w:hint="eastAsia" w:ascii="仿宋" w:hAnsi="仿宋" w:eastAsia="仿宋"/>
                <w:color w:val="000000"/>
                <w:sz w:val="24"/>
              </w:rPr>
              <w:t>，枚举值：无、一套、二套、三套、三套以上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ascii="仿宋" w:hAnsi="仿宋" w:eastAsia="仿宋"/>
                <w:color w:val="000000"/>
                <w:sz w:val="24"/>
              </w:rPr>
              <w:t>房</w:t>
            </w:r>
            <w:r>
              <w:rPr>
                <w:rFonts w:hint="eastAsia" w:ascii="仿宋" w:hAnsi="仿宋" w:eastAsia="仿宋"/>
                <w:color w:val="000000"/>
                <w:sz w:val="24"/>
              </w:rPr>
              <w:t>产证号</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展示房</w:t>
            </w:r>
            <w:r>
              <w:rPr>
                <w:rFonts w:hint="eastAsia" w:ascii="仿宋" w:hAnsi="仿宋" w:eastAsia="仿宋"/>
                <w:color w:val="000000"/>
                <w:sz w:val="24"/>
              </w:rPr>
              <w:t>产证号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面积</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房产面积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是否抵押</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下拉框</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是否抵押：是、否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地址</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房产地址</w:t>
            </w:r>
          </w:p>
        </w:tc>
      </w:tr>
    </w:tbl>
    <w:p>
      <w:pPr>
        <w:spacing w:line="360" w:lineRule="auto"/>
        <w:rPr>
          <w:rFonts w:ascii="仿宋" w:hAnsi="仿宋" w:eastAsia="仿宋"/>
          <w:color w:val="000000"/>
          <w:sz w:val="24"/>
        </w:rPr>
      </w:pPr>
      <w:r>
        <w:rPr>
          <w:rFonts w:hint="eastAsia" w:ascii="仿宋" w:hAnsi="仿宋" w:eastAsia="仿宋"/>
          <w:color w:val="000000"/>
          <w:sz w:val="24"/>
        </w:rPr>
        <w:t>资产信息-商铺信息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商铺信息</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hint="eastAsia" w:ascii="仿宋" w:hAnsi="仿宋" w:eastAsia="仿宋"/>
                <w:color w:val="000000"/>
                <w:sz w:val="24"/>
              </w:rPr>
              <w:t>下拉框</w:t>
            </w:r>
          </w:p>
        </w:tc>
        <w:tc>
          <w:tcPr>
            <w:tcW w:w="2263" w:type="dxa"/>
          </w:tcPr>
          <w:p>
            <w:pPr>
              <w:spacing w:line="360" w:lineRule="auto"/>
              <w:rPr>
                <w:rFonts w:ascii="仿宋" w:hAnsi="仿宋" w:eastAsia="仿宋"/>
              </w:rPr>
            </w:pPr>
            <w:r>
              <w:rPr>
                <w:rFonts w:ascii="仿宋" w:hAnsi="仿宋" w:eastAsia="仿宋"/>
                <w:color w:val="000000"/>
                <w:sz w:val="24"/>
              </w:rPr>
              <w:t>展示客户</w:t>
            </w:r>
            <w:r>
              <w:rPr>
                <w:rFonts w:hint="eastAsia" w:ascii="仿宋" w:hAnsi="仿宋" w:eastAsia="仿宋"/>
                <w:color w:val="000000"/>
                <w:sz w:val="24"/>
              </w:rPr>
              <w:t>商铺</w:t>
            </w:r>
            <w:r>
              <w:rPr>
                <w:rFonts w:ascii="仿宋" w:hAnsi="仿宋" w:eastAsia="仿宋"/>
                <w:color w:val="000000"/>
                <w:sz w:val="24"/>
              </w:rPr>
              <w:t>房产套数信息</w:t>
            </w:r>
            <w:r>
              <w:rPr>
                <w:rFonts w:hint="eastAsia" w:ascii="仿宋" w:hAnsi="仿宋" w:eastAsia="仿宋"/>
                <w:color w:val="000000"/>
                <w:sz w:val="24"/>
              </w:rPr>
              <w:t>，枚举值：无、一套、二套、三套、三套以上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ascii="仿宋" w:hAnsi="仿宋" w:eastAsia="仿宋"/>
                <w:color w:val="000000"/>
                <w:sz w:val="24"/>
              </w:rPr>
              <w:t>房</w:t>
            </w:r>
            <w:r>
              <w:rPr>
                <w:rFonts w:hint="eastAsia" w:ascii="仿宋" w:hAnsi="仿宋" w:eastAsia="仿宋"/>
                <w:color w:val="000000"/>
                <w:sz w:val="24"/>
              </w:rPr>
              <w:t>产证号</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商铺</w:t>
            </w:r>
            <w:r>
              <w:rPr>
                <w:rFonts w:ascii="仿宋" w:hAnsi="仿宋" w:eastAsia="仿宋"/>
                <w:color w:val="000000"/>
                <w:sz w:val="24"/>
              </w:rPr>
              <w:t>房</w:t>
            </w:r>
            <w:r>
              <w:rPr>
                <w:rFonts w:hint="eastAsia" w:ascii="仿宋" w:hAnsi="仿宋" w:eastAsia="仿宋"/>
                <w:color w:val="000000"/>
                <w:sz w:val="24"/>
              </w:rPr>
              <w:t>产证号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面积</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商铺房产面积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是否抵押</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下拉框</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是否抵押：是、否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地址</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商铺房产地址</w:t>
            </w:r>
          </w:p>
        </w:tc>
      </w:tr>
    </w:tbl>
    <w:p>
      <w:pPr>
        <w:spacing w:line="360" w:lineRule="auto"/>
        <w:rPr>
          <w:rFonts w:ascii="仿宋" w:hAnsi="仿宋" w:eastAsia="仿宋"/>
          <w:color w:val="000000"/>
          <w:sz w:val="24"/>
        </w:rPr>
      </w:pPr>
      <w:r>
        <w:rPr>
          <w:rFonts w:hint="eastAsia" w:ascii="仿宋" w:hAnsi="仿宋" w:eastAsia="仿宋"/>
          <w:color w:val="000000"/>
          <w:sz w:val="24"/>
        </w:rPr>
        <w:t>资产信息-车辆信息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车辆信息</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hint="eastAsia" w:ascii="仿宋" w:hAnsi="仿宋" w:eastAsia="仿宋"/>
                <w:color w:val="000000"/>
                <w:sz w:val="24"/>
              </w:rPr>
              <w:t>下拉框</w:t>
            </w:r>
          </w:p>
        </w:tc>
        <w:tc>
          <w:tcPr>
            <w:tcW w:w="2263" w:type="dxa"/>
          </w:tcPr>
          <w:p>
            <w:pPr>
              <w:spacing w:line="360" w:lineRule="auto"/>
              <w:rPr>
                <w:rFonts w:ascii="仿宋" w:hAnsi="仿宋" w:eastAsia="仿宋"/>
              </w:rPr>
            </w:pPr>
            <w:r>
              <w:rPr>
                <w:rFonts w:ascii="仿宋" w:hAnsi="仿宋" w:eastAsia="仿宋"/>
                <w:color w:val="000000"/>
                <w:sz w:val="24"/>
              </w:rPr>
              <w:t>展示客户</w:t>
            </w:r>
            <w:r>
              <w:rPr>
                <w:rFonts w:hint="eastAsia" w:ascii="仿宋" w:hAnsi="仿宋" w:eastAsia="仿宋"/>
                <w:color w:val="000000"/>
                <w:sz w:val="24"/>
              </w:rPr>
              <w:t>车辆</w:t>
            </w:r>
            <w:r>
              <w:rPr>
                <w:rFonts w:ascii="仿宋" w:hAnsi="仿宋" w:eastAsia="仿宋"/>
                <w:color w:val="000000"/>
                <w:sz w:val="24"/>
              </w:rPr>
              <w:t>信息</w:t>
            </w:r>
            <w:r>
              <w:rPr>
                <w:rFonts w:hint="eastAsia" w:ascii="仿宋" w:hAnsi="仿宋" w:eastAsia="仿宋"/>
                <w:color w:val="000000"/>
                <w:sz w:val="24"/>
              </w:rPr>
              <w:t>，枚举值：无、一辆、二辆、三辆、三辆以上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车牌号</w:t>
            </w:r>
          </w:p>
        </w:tc>
        <w:tc>
          <w:tcPr>
            <w:tcW w:w="2284" w:type="dxa"/>
          </w:tcPr>
          <w:p>
            <w:pPr>
              <w:spacing w:line="360" w:lineRule="auto"/>
              <w:rPr>
                <w:rFonts w:ascii="仿宋" w:hAnsi="仿宋" w:eastAsia="仿宋"/>
              </w:rPr>
            </w:pPr>
            <w:r>
              <w:rPr>
                <w:rFonts w:hint="eastAsia" w:ascii="仿宋" w:hAnsi="仿宋" w:eastAsia="仿宋"/>
                <w:color w:val="000000"/>
                <w:sz w:val="24"/>
              </w:rPr>
              <w:t>非必输</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车辆</w:t>
            </w:r>
            <w:r>
              <w:rPr>
                <w:rFonts w:ascii="仿宋" w:hAnsi="仿宋" w:eastAsia="仿宋"/>
                <w:color w:val="000000"/>
                <w:sz w:val="24"/>
              </w:rPr>
              <w:t>信</w:t>
            </w:r>
            <w:r>
              <w:rPr>
                <w:rFonts w:hint="eastAsia" w:ascii="仿宋" w:hAnsi="仿宋" w:eastAsia="仿宋"/>
                <w:color w:val="000000"/>
                <w:sz w:val="24"/>
              </w:rPr>
              <w:t>车牌号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使用性质</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车辆使用性质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是否有车贷</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下拉框</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是否有车贷：是、否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是否抵押</w:t>
            </w:r>
          </w:p>
        </w:tc>
        <w:tc>
          <w:tcPr>
            <w:tcW w:w="2284" w:type="dxa"/>
          </w:tcPr>
          <w:p>
            <w:pPr>
              <w:spacing w:line="360" w:lineRule="auto"/>
              <w:rPr>
                <w:rFonts w:ascii="仿宋" w:hAnsi="仿宋" w:eastAsia="仿宋"/>
                <w:color w:val="000000"/>
                <w:sz w:val="24"/>
              </w:rPr>
            </w:pPr>
            <w:r>
              <w:rPr>
                <w:rFonts w:hint="eastAsia" w:ascii="仿宋" w:hAnsi="仿宋" w:eastAsia="仿宋"/>
                <w:color w:val="000000"/>
                <w:sz w:val="24"/>
              </w:rPr>
              <w:t>非必输</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下拉框</w:t>
            </w:r>
          </w:p>
        </w:tc>
        <w:tc>
          <w:tcPr>
            <w:tcW w:w="2263" w:type="dxa"/>
          </w:tcPr>
          <w:p>
            <w:pPr>
              <w:spacing w:line="360" w:lineRule="auto"/>
              <w:rPr>
                <w:rFonts w:ascii="仿宋" w:hAnsi="仿宋" w:eastAsia="仿宋"/>
                <w:color w:val="000000"/>
                <w:sz w:val="24"/>
              </w:rPr>
            </w:pPr>
            <w:r>
              <w:rPr>
                <w:rFonts w:ascii="仿宋" w:hAnsi="仿宋" w:eastAsia="仿宋"/>
                <w:color w:val="000000"/>
                <w:sz w:val="24"/>
              </w:rPr>
              <w:t>展示</w:t>
            </w:r>
            <w:r>
              <w:rPr>
                <w:rFonts w:hint="eastAsia" w:ascii="仿宋" w:hAnsi="仿宋" w:eastAsia="仿宋"/>
                <w:color w:val="000000"/>
                <w:sz w:val="24"/>
              </w:rPr>
              <w:t>是否抵押：是、否</w:t>
            </w:r>
          </w:p>
        </w:tc>
      </w:tr>
    </w:tbl>
    <w:p>
      <w:pPr>
        <w:spacing w:line="360" w:lineRule="auto"/>
        <w:rPr>
          <w:rFonts w:ascii="仿宋" w:hAnsi="仿宋" w:eastAsia="仿宋"/>
          <w:color w:val="000000"/>
          <w:sz w:val="24"/>
        </w:rPr>
      </w:pPr>
      <w:r>
        <w:rPr>
          <w:rFonts w:hint="eastAsia" w:ascii="仿宋" w:hAnsi="仿宋" w:eastAsia="仿宋"/>
          <w:color w:val="000000"/>
          <w:sz w:val="24"/>
        </w:rPr>
        <w:t>资产信息-收入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月收入</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客户月收入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年收入</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客户年收入</w:t>
            </w:r>
          </w:p>
        </w:tc>
      </w:tr>
    </w:tbl>
    <w:p>
      <w:pPr>
        <w:spacing w:line="360" w:lineRule="auto"/>
        <w:rPr>
          <w:rFonts w:ascii="仿宋" w:hAnsi="仿宋" w:eastAsia="仿宋"/>
          <w:color w:val="000000"/>
          <w:sz w:val="24"/>
        </w:rPr>
      </w:pPr>
      <w:r>
        <w:rPr>
          <w:rFonts w:hint="eastAsia" w:ascii="仿宋" w:hAnsi="仿宋" w:eastAsia="仿宋"/>
          <w:color w:val="000000"/>
          <w:sz w:val="24"/>
        </w:rPr>
        <w:t>负债信息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行外贷款余额</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客户行外贷款余额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行外授信额度</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客户行外授信额度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可用额度</w:t>
            </w:r>
          </w:p>
        </w:tc>
        <w:tc>
          <w:tcPr>
            <w:tcW w:w="2284" w:type="dxa"/>
          </w:tcPr>
          <w:p>
            <w:pPr>
              <w:spacing w:line="360" w:lineRule="auto"/>
              <w:rPr>
                <w:rFonts w:ascii="仿宋" w:hAnsi="仿宋" w:eastAsia="仿宋"/>
              </w:rPr>
            </w:pPr>
            <w:r>
              <w:rPr>
                <w:rFonts w:hint="eastAsia" w:ascii="仿宋" w:hAnsi="仿宋" w:eastAsia="仿宋"/>
                <w:color w:val="000000"/>
                <w:sz w:val="24"/>
              </w:rPr>
              <w:t>非必输</w:t>
            </w:r>
            <w:r>
              <w:rPr>
                <w:rFonts w:ascii="仿宋" w:hAnsi="仿宋" w:eastAsia="仿宋"/>
                <w:color w:val="000000"/>
                <w:sz w:val="24"/>
              </w:rPr>
              <w:t>、格式化：10,000.00</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客户可用额度</w:t>
            </w:r>
          </w:p>
        </w:tc>
      </w:tr>
    </w:tbl>
    <w:p>
      <w:pPr>
        <w:spacing w:line="360" w:lineRule="auto"/>
        <w:rPr>
          <w:rFonts w:ascii="仿宋" w:hAnsi="仿宋" w:eastAsia="仿宋"/>
          <w:color w:val="000000"/>
          <w:sz w:val="24"/>
        </w:rPr>
      </w:pPr>
      <w:r>
        <w:rPr>
          <w:rFonts w:hint="eastAsia" w:ascii="仿宋" w:hAnsi="仿宋" w:eastAsia="仿宋"/>
          <w:color w:val="000000"/>
          <w:sz w:val="24"/>
        </w:rPr>
        <w:t>其他信息-列表</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284"/>
        <w:gridCol w:w="2250"/>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复选框</w:t>
            </w:r>
          </w:p>
        </w:tc>
        <w:tc>
          <w:tcPr>
            <w:tcW w:w="2284" w:type="dxa"/>
          </w:tcPr>
          <w:p>
            <w:pPr>
              <w:spacing w:line="360" w:lineRule="auto"/>
              <w:rPr>
                <w:rFonts w:ascii="仿宋" w:hAnsi="仿宋" w:eastAsia="仿宋"/>
                <w:sz w:val="24"/>
                <w:szCs w:val="24"/>
              </w:rPr>
            </w:pPr>
            <w:r>
              <w:rPr>
                <w:rFonts w:hint="eastAsia" w:ascii="仿宋" w:hAnsi="仿宋" w:eastAsia="仿宋"/>
                <w:sz w:val="24"/>
                <w:szCs w:val="24"/>
              </w:rPr>
              <w:t>反显</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复选框</w:t>
            </w:r>
          </w:p>
        </w:tc>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支持单选或多选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KYC信息</w:t>
            </w:r>
          </w:p>
        </w:tc>
        <w:tc>
          <w:tcPr>
            <w:tcW w:w="2284" w:type="dxa"/>
          </w:tcPr>
          <w:p>
            <w:pPr>
              <w:spacing w:line="360" w:lineRule="auto"/>
              <w:rPr>
                <w:rFonts w:ascii="仿宋" w:hAnsi="仿宋" w:eastAsia="仿宋"/>
              </w:rPr>
            </w:pPr>
            <w:r>
              <w:rPr>
                <w:rFonts w:hint="eastAsia" w:ascii="仿宋" w:hAnsi="仿宋" w:eastAsia="仿宋"/>
                <w:sz w:val="24"/>
                <w:szCs w:val="24"/>
              </w:rPr>
              <w:t>反显</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KYC信息，点击从右侧抽屉式弹出详情页面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创建人</w:t>
            </w:r>
          </w:p>
        </w:tc>
        <w:tc>
          <w:tcPr>
            <w:tcW w:w="2284" w:type="dxa"/>
          </w:tcPr>
          <w:p>
            <w:pPr>
              <w:spacing w:line="360" w:lineRule="auto"/>
              <w:rPr>
                <w:rFonts w:ascii="仿宋" w:hAnsi="仿宋" w:eastAsia="仿宋"/>
              </w:rPr>
            </w:pPr>
            <w:r>
              <w:rPr>
                <w:rFonts w:hint="eastAsia" w:ascii="仿宋" w:hAnsi="仿宋" w:eastAsia="仿宋"/>
                <w:sz w:val="24"/>
                <w:szCs w:val="24"/>
              </w:rPr>
              <w:t>反显</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创建人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rPr>
            </w:pPr>
            <w:r>
              <w:rPr>
                <w:rFonts w:hint="eastAsia" w:ascii="仿宋" w:hAnsi="仿宋" w:eastAsia="仿宋"/>
                <w:color w:val="000000"/>
                <w:sz w:val="24"/>
              </w:rPr>
              <w:t>创建时间</w:t>
            </w:r>
          </w:p>
        </w:tc>
        <w:tc>
          <w:tcPr>
            <w:tcW w:w="2284" w:type="dxa"/>
          </w:tcPr>
          <w:p>
            <w:pPr>
              <w:spacing w:line="360" w:lineRule="auto"/>
              <w:rPr>
                <w:rFonts w:ascii="仿宋" w:hAnsi="仿宋" w:eastAsia="仿宋"/>
              </w:rPr>
            </w:pPr>
            <w:r>
              <w:rPr>
                <w:rFonts w:hint="eastAsia" w:ascii="仿宋" w:hAnsi="仿宋" w:eastAsia="仿宋"/>
                <w:sz w:val="24"/>
                <w:szCs w:val="24"/>
              </w:rPr>
              <w:t>反显</w:t>
            </w:r>
            <w:r>
              <w:rPr>
                <w:rFonts w:ascii="仿宋" w:hAnsi="仿宋" w:eastAsia="仿宋"/>
                <w:color w:val="000000"/>
                <w:sz w:val="24"/>
              </w:rPr>
              <w:t>、格式化：</w:t>
            </w:r>
            <w:r>
              <w:rPr>
                <w:rFonts w:hint="eastAsia" w:ascii="仿宋" w:hAnsi="仿宋" w:eastAsia="仿宋"/>
                <w:color w:val="000000"/>
                <w:sz w:val="24"/>
              </w:rPr>
              <w:t>YYYY-MM-DD</w:t>
            </w:r>
          </w:p>
        </w:tc>
        <w:tc>
          <w:tcPr>
            <w:tcW w:w="2250" w:type="dxa"/>
          </w:tcPr>
          <w:p>
            <w:pPr>
              <w:spacing w:line="360" w:lineRule="auto"/>
              <w:rPr>
                <w:rFonts w:ascii="仿宋" w:hAnsi="仿宋" w:eastAsia="仿宋"/>
              </w:rPr>
            </w:pPr>
            <w:r>
              <w:rPr>
                <w:rFonts w:ascii="仿宋" w:hAnsi="仿宋" w:eastAsia="仿宋"/>
                <w:color w:val="000000"/>
                <w:sz w:val="24"/>
              </w:rPr>
              <w:t>文本</w:t>
            </w:r>
          </w:p>
        </w:tc>
        <w:tc>
          <w:tcPr>
            <w:tcW w:w="2263"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操作</w:t>
            </w:r>
          </w:p>
        </w:tc>
        <w:tc>
          <w:tcPr>
            <w:tcW w:w="2284" w:type="dxa"/>
          </w:tcPr>
          <w:p>
            <w:pPr>
              <w:spacing w:line="360" w:lineRule="auto"/>
              <w:rPr>
                <w:rFonts w:ascii="仿宋" w:hAnsi="仿宋" w:eastAsia="仿宋"/>
                <w:color w:val="000000"/>
                <w:sz w:val="24"/>
              </w:rPr>
            </w:pPr>
            <w:r>
              <w:rPr>
                <w:rFonts w:hint="eastAsia" w:ascii="仿宋" w:hAnsi="仿宋" w:eastAsia="仿宋"/>
                <w:sz w:val="24"/>
                <w:szCs w:val="24"/>
              </w:rPr>
              <w:t>反显</w:t>
            </w:r>
          </w:p>
        </w:tc>
        <w:tc>
          <w:tcPr>
            <w:tcW w:w="2250" w:type="dxa"/>
          </w:tcPr>
          <w:p>
            <w:pPr>
              <w:spacing w:line="360" w:lineRule="auto"/>
              <w:rPr>
                <w:rFonts w:ascii="仿宋" w:hAnsi="仿宋" w:eastAsia="仿宋"/>
                <w:color w:val="000000"/>
                <w:sz w:val="24"/>
              </w:rPr>
            </w:pPr>
            <w:r>
              <w:rPr>
                <w:rFonts w:hint="eastAsia" w:ascii="仿宋" w:hAnsi="仿宋" w:eastAsia="仿宋"/>
                <w:color w:val="000000"/>
                <w:sz w:val="24"/>
              </w:rPr>
              <w:t>按钮</w:t>
            </w:r>
          </w:p>
        </w:tc>
        <w:tc>
          <w:tcPr>
            <w:tcW w:w="2263" w:type="dxa"/>
          </w:tcPr>
          <w:p>
            <w:pPr>
              <w:spacing w:line="360" w:lineRule="auto"/>
              <w:rPr>
                <w:rFonts w:ascii="仿宋" w:hAnsi="仿宋" w:eastAsia="仿宋"/>
                <w:color w:val="000000"/>
                <w:sz w:val="24"/>
              </w:rPr>
            </w:pPr>
            <w:r>
              <w:rPr>
                <w:rFonts w:hint="eastAsia" w:ascii="仿宋" w:hAnsi="仿宋" w:eastAsia="仿宋"/>
                <w:color w:val="000000"/>
                <w:sz w:val="24"/>
              </w:rPr>
              <w:t>按钮：编辑、删除</w:t>
            </w:r>
          </w:p>
        </w:tc>
      </w:tr>
    </w:tbl>
    <w:p/>
    <w:p>
      <w:pPr>
        <w:pStyle w:val="7"/>
        <w:numPr>
          <w:ilvl w:val="4"/>
          <w:numId w:val="79"/>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79"/>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79"/>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r>
        <w:rPr>
          <w:rFonts w:hint="eastAsia" w:ascii="仿宋" w:hAnsi="仿宋" w:eastAsia="仿宋"/>
          <w:sz w:val="24"/>
          <w:szCs w:val="24"/>
        </w:rPr>
        <w:t>不涉及</w:t>
      </w:r>
    </w:p>
    <w:p>
      <w:pPr>
        <w:pStyle w:val="6"/>
        <w:numPr>
          <w:ilvl w:val="3"/>
          <w:numId w:val="62"/>
        </w:numPr>
        <w:spacing w:line="360" w:lineRule="auto"/>
        <w:rPr>
          <w:rFonts w:ascii="仿宋" w:hAnsi="仿宋" w:eastAsia="仿宋"/>
        </w:rPr>
      </w:pPr>
      <w:r>
        <w:rPr>
          <w:rFonts w:hint="eastAsia" w:ascii="仿宋" w:hAnsi="仿宋" w:eastAsia="仿宋"/>
        </w:rPr>
        <w:t>风险评估</w:t>
      </w:r>
    </w:p>
    <w:p>
      <w:pPr>
        <w:pStyle w:val="7"/>
        <w:numPr>
          <w:ilvl w:val="4"/>
          <w:numId w:val="80"/>
        </w:numPr>
        <w:spacing w:line="360" w:lineRule="auto"/>
        <w:ind w:left="1560" w:hanging="1560"/>
        <w:rPr>
          <w:rFonts w:ascii="仿宋" w:hAnsi="仿宋" w:eastAsia="仿宋"/>
          <w:i w:val="0"/>
          <w:iCs w:val="0"/>
        </w:rPr>
      </w:pPr>
      <w:r>
        <w:rPr>
          <w:rFonts w:hint="eastAsia" w:ascii="仿宋" w:hAnsi="仿宋" w:eastAsia="仿宋"/>
          <w:i w:val="0"/>
          <w:iCs w:val="0"/>
        </w:rPr>
        <w:t>功能描述</w:t>
      </w:r>
    </w:p>
    <w:p>
      <w:r>
        <w:rPr>
          <w:rFonts w:eastAsia="仿宋"/>
          <w:color w:val="000000"/>
          <w:sz w:val="24"/>
        </w:rPr>
        <w:t>支持用户在移动端客户360视图中查看客户理财和保险的当前有效风险评估结果及有效期，帮助用户快速识别客户风险偏好并支撑后续经营服务</w:t>
      </w:r>
    </w:p>
    <w:p>
      <w:pPr>
        <w:pStyle w:val="7"/>
        <w:numPr>
          <w:ilvl w:val="4"/>
          <w:numId w:val="80"/>
        </w:numPr>
        <w:spacing w:line="360" w:lineRule="auto"/>
        <w:ind w:left="1418" w:hanging="1418"/>
        <w:rPr>
          <w:rFonts w:ascii="仿宋" w:hAnsi="仿宋" w:eastAsia="仿宋"/>
          <w:i w:val="0"/>
          <w:iCs w:val="0"/>
        </w:rPr>
      </w:pPr>
      <w:r>
        <w:rPr>
          <w:rFonts w:hint="eastAsia" w:ascii="仿宋" w:hAnsi="仿宋" w:eastAsia="仿宋"/>
          <w:i w:val="0"/>
          <w:iCs w:val="0"/>
        </w:rPr>
        <w:t>输入</w:t>
      </w:r>
    </w:p>
    <w:p>
      <w:pPr>
        <w:rPr>
          <w:rFonts w:ascii="仿宋" w:hAnsi="仿宋" w:eastAsia="仿宋"/>
          <w:sz w:val="24"/>
          <w:szCs w:val="24"/>
        </w:rPr>
      </w:pPr>
      <w:r>
        <w:rPr>
          <w:rFonts w:hint="eastAsia" w:ascii="仿宋" w:hAnsi="仿宋" w:eastAsia="仿宋"/>
          <w:sz w:val="24"/>
          <w:szCs w:val="24"/>
        </w:rPr>
        <w:t>略</w:t>
      </w:r>
    </w:p>
    <w:p>
      <w:pPr>
        <w:pStyle w:val="7"/>
        <w:numPr>
          <w:ilvl w:val="4"/>
          <w:numId w:val="80"/>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用户从“全部”、“最近接触”、“KYC待完善”、“客户群组”等客户列表点击客户名称后，系统进入客户 360 视图/概览页面。</w:t>
      </w:r>
    </w:p>
    <w:p>
      <w:pPr>
        <w:rPr>
          <w:rFonts w:ascii="仿宋" w:hAnsi="仿宋" w:eastAsia="仿宋"/>
          <w:sz w:val="24"/>
          <w:szCs w:val="24"/>
        </w:rPr>
      </w:pPr>
      <w:r>
        <w:rPr>
          <w:rFonts w:hint="eastAsia" w:ascii="仿宋" w:hAnsi="仿宋" w:eastAsia="仿宋"/>
          <w:sz w:val="24"/>
          <w:szCs w:val="24"/>
        </w:rPr>
        <w:t>2. 用户点击“风险评估”页签后，系统加载客户评级相关内容。</w:t>
      </w:r>
    </w:p>
    <w:p>
      <w:pPr>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 对于已存在有效评估结果的产品类型，系统高亮展示评估结果及有效期。</w:t>
      </w:r>
    </w:p>
    <w:p>
      <w:pPr>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对于未评估或评估结果已失效的产品类型，不与展示。</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风险评估结果至少包括理财风险评估结果和保险风险评估结果。</w:t>
      </w:r>
    </w:p>
    <w:p>
      <w:pPr>
        <w:rPr>
          <w:rFonts w:ascii="仿宋" w:hAnsi="仿宋" w:eastAsia="仿宋"/>
          <w:sz w:val="24"/>
          <w:szCs w:val="24"/>
        </w:rPr>
      </w:pPr>
      <w:r>
        <w:rPr>
          <w:rFonts w:hint="eastAsia" w:ascii="仿宋" w:hAnsi="仿宋" w:eastAsia="仿宋"/>
          <w:sz w:val="24"/>
          <w:szCs w:val="24"/>
        </w:rPr>
        <w:t>2. 理财风险评估仅展示有效期内最新结果；超过有效期且未重新评估的，不予展示有效等级，应展示为已过期或未评估状态。</w:t>
      </w:r>
    </w:p>
    <w:p>
      <w:pPr>
        <w:rPr>
          <w:rFonts w:ascii="仿宋" w:hAnsi="仿宋" w:eastAsia="仿宋"/>
          <w:sz w:val="24"/>
          <w:szCs w:val="24"/>
        </w:rPr>
      </w:pPr>
      <w:r>
        <w:rPr>
          <w:rFonts w:hint="eastAsia" w:ascii="仿宋" w:hAnsi="仿宋" w:eastAsia="仿宋"/>
          <w:sz w:val="24"/>
          <w:szCs w:val="24"/>
        </w:rPr>
        <w:t>3. 保险风险评估仅展示有效期内最新结果；超过有效期且未重新评估的，不予展示有效等级，应展示为已过期或未评估状态。</w:t>
      </w:r>
    </w:p>
    <w:p>
      <w:pPr>
        <w:rPr>
          <w:rFonts w:ascii="仿宋" w:hAnsi="仿宋" w:eastAsia="仿宋"/>
          <w:sz w:val="24"/>
          <w:szCs w:val="24"/>
        </w:rPr>
      </w:pPr>
      <w:r>
        <w:rPr>
          <w:rFonts w:hint="eastAsia" w:ascii="仿宋" w:hAnsi="仿宋" w:eastAsia="仿宋"/>
          <w:sz w:val="24"/>
          <w:szCs w:val="24"/>
        </w:rPr>
        <w:t>4. 理财风险评估和保险风险评估结果如不一致，应同时展示，不做强行合并。</w:t>
      </w:r>
    </w:p>
    <w:p>
      <w:pPr>
        <w:rPr>
          <w:rFonts w:ascii="仿宋" w:hAnsi="仿宋" w:eastAsia="仿宋"/>
          <w:sz w:val="24"/>
          <w:szCs w:val="24"/>
        </w:rPr>
      </w:pPr>
      <w:r>
        <w:rPr>
          <w:rFonts w:hint="eastAsia" w:ascii="仿宋" w:hAnsi="仿宋" w:eastAsia="仿宋"/>
          <w:sz w:val="24"/>
          <w:szCs w:val="24"/>
        </w:rPr>
        <w:t>5. 未评估的风险评估项应置灰展示，不得伪造默认等级。</w:t>
      </w:r>
    </w:p>
    <w:p>
      <w:pPr>
        <w:rPr>
          <w:rFonts w:ascii="仿宋" w:hAnsi="仿宋" w:eastAsia="仿宋"/>
          <w:b/>
          <w:bCs/>
          <w:sz w:val="24"/>
          <w:szCs w:val="24"/>
        </w:rPr>
      </w:pP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管户客户经理可查看其权限范围内客户的风险评估信息。</w:t>
      </w:r>
    </w:p>
    <w:p>
      <w:pPr>
        <w:rPr>
          <w:rFonts w:ascii="仿宋" w:hAnsi="仿宋" w:eastAsia="仿宋"/>
          <w:sz w:val="24"/>
          <w:szCs w:val="24"/>
        </w:rPr>
      </w:pPr>
      <w:r>
        <w:rPr>
          <w:rFonts w:hint="eastAsia" w:ascii="仿宋" w:hAnsi="仿宋" w:eastAsia="仿宋"/>
          <w:sz w:val="24"/>
          <w:szCs w:val="24"/>
        </w:rPr>
        <w:t>2. 理财经理、管理岗仅可查看系统授权范围内客户的风险评估信息。</w:t>
      </w:r>
    </w:p>
    <w:p>
      <w:pPr>
        <w:rPr>
          <w:rFonts w:ascii="仿宋" w:hAnsi="仿宋" w:eastAsia="仿宋"/>
          <w:sz w:val="24"/>
          <w:szCs w:val="24"/>
        </w:rPr>
      </w:pPr>
      <w:r>
        <w:rPr>
          <w:rFonts w:hint="eastAsia" w:ascii="仿宋" w:hAnsi="仿宋" w:eastAsia="仿宋"/>
          <w:sz w:val="24"/>
          <w:szCs w:val="24"/>
        </w:rPr>
        <w:t>3. 未授权用户不得查看客户风险评估结果及有效期信息</w:t>
      </w:r>
    </w:p>
    <w:p>
      <w:pPr>
        <w:pStyle w:val="7"/>
        <w:numPr>
          <w:ilvl w:val="4"/>
          <w:numId w:val="80"/>
        </w:numPr>
        <w:spacing w:line="360" w:lineRule="auto"/>
        <w:ind w:left="1418" w:hanging="1418"/>
        <w:rPr>
          <w:rFonts w:ascii="仿宋" w:hAnsi="仿宋" w:eastAsia="仿宋"/>
          <w:i w:val="0"/>
          <w:iCs w:val="0"/>
        </w:rPr>
      </w:pPr>
      <w:r>
        <w:rPr>
          <w:rFonts w:hint="eastAsia" w:ascii="仿宋" w:hAnsi="仿宋" w:eastAsia="仿宋"/>
          <w:i w:val="0"/>
          <w:iCs w:val="0"/>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9"/>
        <w:gridCol w:w="2285"/>
        <w:gridCol w:w="2258"/>
        <w:gridCol w:w="22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5"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8"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5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color w:val="000000"/>
                <w:sz w:val="24"/>
              </w:rPr>
            </w:pPr>
            <w:r>
              <w:rPr>
                <w:rFonts w:ascii="仿宋" w:hAnsi="仿宋" w:eastAsia="仿宋"/>
                <w:color w:val="000000"/>
                <w:sz w:val="24"/>
              </w:rPr>
              <w:t>理财风险评估结果</w:t>
            </w:r>
          </w:p>
        </w:tc>
        <w:tc>
          <w:tcPr>
            <w:tcW w:w="228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8"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58" w:type="dxa"/>
          </w:tcPr>
          <w:p>
            <w:pPr>
              <w:spacing w:line="360" w:lineRule="auto"/>
              <w:rPr>
                <w:rFonts w:ascii="仿宋" w:hAnsi="仿宋" w:eastAsia="仿宋"/>
                <w:color w:val="000000"/>
                <w:sz w:val="24"/>
              </w:rPr>
            </w:pPr>
            <w:r>
              <w:rPr>
                <w:rFonts w:ascii="仿宋" w:hAnsi="仿宋" w:eastAsia="仿宋"/>
                <w:color w:val="000000"/>
                <w:sz w:val="24"/>
              </w:rPr>
              <w:t>展示客户理财风险评估结果</w:t>
            </w:r>
            <w:r>
              <w:rPr>
                <w:rFonts w:hint="eastAsia" w:ascii="仿宋" w:hAnsi="仿宋" w:eastAsia="仿宋"/>
                <w:color w:val="000000"/>
                <w:sz w:val="24"/>
              </w:rPr>
              <w:t>，枚举值：保守型、谨慎型、稳健型、进取型、激进型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color w:val="000000"/>
                <w:sz w:val="24"/>
              </w:rPr>
            </w:pPr>
            <w:r>
              <w:rPr>
                <w:rFonts w:ascii="仿宋" w:hAnsi="仿宋" w:eastAsia="仿宋"/>
                <w:color w:val="000000"/>
                <w:sz w:val="24"/>
              </w:rPr>
              <w:t>理财风险评估有效期</w:t>
            </w:r>
          </w:p>
        </w:tc>
        <w:tc>
          <w:tcPr>
            <w:tcW w:w="2285" w:type="dxa"/>
          </w:tcPr>
          <w:p>
            <w:pPr>
              <w:spacing w:line="360" w:lineRule="auto"/>
              <w:rPr>
                <w:rFonts w:ascii="仿宋" w:hAnsi="仿宋" w:eastAsia="仿宋"/>
                <w:color w:val="000000"/>
                <w:sz w:val="24"/>
              </w:rPr>
            </w:pPr>
            <w:r>
              <w:rPr>
                <w:rFonts w:ascii="仿宋" w:hAnsi="仿宋" w:eastAsia="仿宋"/>
                <w:color w:val="000000"/>
                <w:sz w:val="24"/>
              </w:rPr>
              <w:t>反显、格式化：YYYY- MM-DD</w:t>
            </w:r>
          </w:p>
        </w:tc>
        <w:tc>
          <w:tcPr>
            <w:tcW w:w="2258" w:type="dxa"/>
          </w:tcPr>
          <w:p>
            <w:pPr>
              <w:spacing w:line="360" w:lineRule="auto"/>
              <w:rPr>
                <w:rFonts w:ascii="仿宋" w:hAnsi="仿宋" w:eastAsia="仿宋"/>
                <w:color w:val="000000"/>
                <w:sz w:val="24"/>
              </w:rPr>
            </w:pPr>
            <w:r>
              <w:rPr>
                <w:rFonts w:ascii="仿宋" w:hAnsi="仿宋" w:eastAsia="仿宋"/>
                <w:color w:val="000000"/>
                <w:sz w:val="24"/>
              </w:rPr>
              <w:t>日期</w:t>
            </w:r>
          </w:p>
        </w:tc>
        <w:tc>
          <w:tcPr>
            <w:tcW w:w="2258" w:type="dxa"/>
          </w:tcPr>
          <w:p>
            <w:pPr>
              <w:spacing w:line="360" w:lineRule="auto"/>
              <w:rPr>
                <w:rFonts w:ascii="仿宋" w:hAnsi="仿宋" w:eastAsia="仿宋"/>
                <w:color w:val="000000"/>
                <w:sz w:val="24"/>
              </w:rPr>
            </w:pPr>
            <w:r>
              <w:rPr>
                <w:rFonts w:ascii="仿宋" w:hAnsi="仿宋" w:eastAsia="仿宋"/>
                <w:color w:val="000000"/>
                <w:sz w:val="24"/>
              </w:rPr>
              <w:t>展示理财风险评估有效截止日期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color w:val="000000"/>
                <w:sz w:val="24"/>
              </w:rPr>
            </w:pPr>
            <w:r>
              <w:rPr>
                <w:rFonts w:ascii="仿宋" w:hAnsi="仿宋" w:eastAsia="仿宋"/>
                <w:color w:val="000000"/>
                <w:sz w:val="24"/>
              </w:rPr>
              <w:t>保险风险评估结果</w:t>
            </w:r>
          </w:p>
        </w:tc>
        <w:tc>
          <w:tcPr>
            <w:tcW w:w="2285" w:type="dxa"/>
          </w:tcPr>
          <w:p>
            <w:pPr>
              <w:spacing w:line="360" w:lineRule="auto"/>
              <w:rPr>
                <w:rFonts w:ascii="仿宋" w:hAnsi="仿宋" w:eastAsia="仿宋"/>
                <w:color w:val="000000"/>
                <w:sz w:val="24"/>
              </w:rPr>
            </w:pPr>
            <w:r>
              <w:rPr>
                <w:rFonts w:ascii="仿宋" w:hAnsi="仿宋" w:eastAsia="仿宋"/>
                <w:color w:val="000000"/>
                <w:sz w:val="24"/>
              </w:rPr>
              <w:t>反显</w:t>
            </w:r>
          </w:p>
        </w:tc>
        <w:tc>
          <w:tcPr>
            <w:tcW w:w="2258" w:type="dxa"/>
          </w:tcPr>
          <w:p>
            <w:pPr>
              <w:spacing w:line="360" w:lineRule="auto"/>
              <w:rPr>
                <w:rFonts w:ascii="仿宋" w:hAnsi="仿宋" w:eastAsia="仿宋"/>
                <w:color w:val="000000"/>
                <w:sz w:val="24"/>
              </w:rPr>
            </w:pPr>
            <w:r>
              <w:rPr>
                <w:rFonts w:ascii="仿宋" w:hAnsi="仿宋" w:eastAsia="仿宋"/>
                <w:color w:val="000000"/>
                <w:sz w:val="24"/>
              </w:rPr>
              <w:t>文本</w:t>
            </w:r>
          </w:p>
        </w:tc>
        <w:tc>
          <w:tcPr>
            <w:tcW w:w="2258" w:type="dxa"/>
          </w:tcPr>
          <w:p>
            <w:pPr>
              <w:spacing w:line="360" w:lineRule="auto"/>
              <w:rPr>
                <w:rFonts w:ascii="仿宋" w:hAnsi="仿宋" w:eastAsia="仿宋"/>
                <w:color w:val="000000"/>
                <w:sz w:val="24"/>
              </w:rPr>
            </w:pPr>
            <w:r>
              <w:rPr>
                <w:rFonts w:ascii="仿宋" w:hAnsi="仿宋" w:eastAsia="仿宋"/>
                <w:color w:val="000000"/>
                <w:sz w:val="24"/>
              </w:rPr>
              <w:t>展示客户保险风险评估结果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9" w:type="dxa"/>
          </w:tcPr>
          <w:p>
            <w:pPr>
              <w:spacing w:line="360" w:lineRule="auto"/>
              <w:rPr>
                <w:rFonts w:ascii="仿宋" w:hAnsi="仿宋" w:eastAsia="仿宋"/>
                <w:color w:val="000000"/>
                <w:sz w:val="24"/>
              </w:rPr>
            </w:pPr>
            <w:r>
              <w:rPr>
                <w:rFonts w:ascii="仿宋" w:hAnsi="仿宋" w:eastAsia="仿宋"/>
                <w:color w:val="000000"/>
                <w:sz w:val="24"/>
              </w:rPr>
              <w:t>保险风险评估有效期</w:t>
            </w:r>
          </w:p>
        </w:tc>
        <w:tc>
          <w:tcPr>
            <w:tcW w:w="2285" w:type="dxa"/>
          </w:tcPr>
          <w:p>
            <w:pPr>
              <w:spacing w:line="360" w:lineRule="auto"/>
              <w:rPr>
                <w:rFonts w:ascii="仿宋" w:hAnsi="仿宋" w:eastAsia="仿宋"/>
                <w:color w:val="000000"/>
                <w:sz w:val="24"/>
              </w:rPr>
            </w:pPr>
            <w:r>
              <w:rPr>
                <w:rFonts w:ascii="仿宋" w:hAnsi="仿宋" w:eastAsia="仿宋"/>
                <w:color w:val="000000"/>
                <w:sz w:val="24"/>
              </w:rPr>
              <w:t>反显、格式化：YYYY- MM-DD</w:t>
            </w:r>
          </w:p>
        </w:tc>
        <w:tc>
          <w:tcPr>
            <w:tcW w:w="2258" w:type="dxa"/>
          </w:tcPr>
          <w:p>
            <w:pPr>
              <w:spacing w:line="360" w:lineRule="auto"/>
              <w:rPr>
                <w:rFonts w:ascii="仿宋" w:hAnsi="仿宋" w:eastAsia="仿宋"/>
                <w:color w:val="000000"/>
                <w:sz w:val="24"/>
              </w:rPr>
            </w:pPr>
            <w:r>
              <w:rPr>
                <w:rFonts w:ascii="仿宋" w:hAnsi="仿宋" w:eastAsia="仿宋"/>
                <w:color w:val="000000"/>
                <w:sz w:val="24"/>
              </w:rPr>
              <w:t>日期</w:t>
            </w:r>
          </w:p>
        </w:tc>
        <w:tc>
          <w:tcPr>
            <w:tcW w:w="2258" w:type="dxa"/>
          </w:tcPr>
          <w:p>
            <w:pPr>
              <w:spacing w:line="360" w:lineRule="auto"/>
              <w:rPr>
                <w:rFonts w:ascii="仿宋" w:hAnsi="仿宋" w:eastAsia="仿宋"/>
                <w:color w:val="000000"/>
                <w:sz w:val="24"/>
              </w:rPr>
            </w:pPr>
            <w:r>
              <w:rPr>
                <w:rFonts w:ascii="仿宋" w:hAnsi="仿宋" w:eastAsia="仿宋"/>
                <w:color w:val="000000"/>
                <w:sz w:val="24"/>
              </w:rPr>
              <w:t>展示保险风险评估有效截止日期</w:t>
            </w:r>
          </w:p>
        </w:tc>
      </w:tr>
    </w:tbl>
    <w:p/>
    <w:p>
      <w:pPr>
        <w:pStyle w:val="7"/>
        <w:numPr>
          <w:ilvl w:val="4"/>
          <w:numId w:val="80"/>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80"/>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80"/>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r>
        <w:rPr>
          <w:rFonts w:hint="eastAsia" w:ascii="仿宋" w:hAnsi="仿宋" w:eastAsia="仿宋"/>
          <w:sz w:val="24"/>
          <w:szCs w:val="24"/>
        </w:rPr>
        <w:t>不涉及</w:t>
      </w:r>
    </w:p>
    <w:p>
      <w:pPr>
        <w:pStyle w:val="6"/>
        <w:numPr>
          <w:ilvl w:val="3"/>
          <w:numId w:val="62"/>
        </w:numPr>
        <w:spacing w:line="360" w:lineRule="auto"/>
        <w:ind w:left="1418" w:hanging="1418"/>
        <w:rPr>
          <w:rFonts w:ascii="仿宋" w:hAnsi="仿宋" w:eastAsia="仿宋"/>
        </w:rPr>
      </w:pPr>
      <w:r>
        <w:rPr>
          <w:rFonts w:hint="eastAsia" w:ascii="仿宋" w:hAnsi="仿宋" w:eastAsia="仿宋"/>
        </w:rPr>
        <w:t>备忘提醒</w:t>
      </w:r>
    </w:p>
    <w:p>
      <w:pPr>
        <w:pStyle w:val="7"/>
        <w:numPr>
          <w:ilvl w:val="4"/>
          <w:numId w:val="81"/>
        </w:numPr>
        <w:spacing w:line="360" w:lineRule="auto"/>
        <w:ind w:left="1560" w:hanging="1560"/>
        <w:rPr>
          <w:rFonts w:ascii="仿宋" w:hAnsi="仿宋" w:eastAsia="仿宋"/>
          <w:i w:val="0"/>
          <w:iCs w:val="0"/>
        </w:rPr>
      </w:pPr>
      <w:r>
        <w:rPr>
          <w:rFonts w:hint="eastAsia" w:ascii="仿宋" w:hAnsi="仿宋" w:eastAsia="仿宋"/>
          <w:i w:val="0"/>
          <w:iCs w:val="0"/>
        </w:rPr>
        <w:t>功能描述</w:t>
      </w:r>
    </w:p>
    <w:p>
      <w:r>
        <w:rPr>
          <w:rFonts w:eastAsia="仿宋"/>
          <w:color w:val="000000"/>
          <w:sz w:val="24"/>
        </w:rPr>
        <w:t>支持用户在移动端客户360视图中查看、新增和删除当前客户的备忘提醒信息，并通过私有化留痕帮助用户沉淀客户跟进要点</w:t>
      </w:r>
      <w:r>
        <w:rPr>
          <w:rFonts w:hint="eastAsia" w:eastAsia="仿宋"/>
          <w:color w:val="000000"/>
          <w:sz w:val="24"/>
        </w:rPr>
        <w:t>。</w:t>
      </w:r>
    </w:p>
    <w:p>
      <w:pPr>
        <w:pStyle w:val="7"/>
        <w:numPr>
          <w:ilvl w:val="4"/>
          <w:numId w:val="81"/>
        </w:numPr>
        <w:spacing w:line="360" w:lineRule="auto"/>
        <w:ind w:left="1418" w:hanging="1418"/>
        <w:rPr>
          <w:rFonts w:ascii="仿宋" w:hAnsi="仿宋" w:eastAsia="仿宋"/>
          <w:i w:val="0"/>
          <w:iCs w:val="0"/>
        </w:rPr>
      </w:pPr>
      <w:r>
        <w:rPr>
          <w:rFonts w:hint="eastAsia" w:ascii="仿宋" w:hAnsi="仿宋" w:eastAsia="仿宋"/>
          <w:i w:val="0"/>
          <w:iCs w:val="0"/>
        </w:rPr>
        <w:t>输入</w:t>
      </w:r>
    </w:p>
    <w:p>
      <w:r>
        <w:rPr>
          <w:rFonts w:eastAsia="仿宋"/>
          <w:color w:val="000000"/>
          <w:sz w:val="24"/>
        </w:rPr>
        <w:t>用户从客户列表进入客户 360 视图后，</w:t>
      </w:r>
      <w:r>
        <w:rPr>
          <w:rFonts w:hint="eastAsia" w:eastAsia="仿宋"/>
          <w:color w:val="000000"/>
          <w:sz w:val="24"/>
        </w:rPr>
        <w:t>，在概览页面，</w:t>
      </w:r>
      <w:r>
        <w:rPr>
          <w:rFonts w:eastAsia="仿宋"/>
          <w:color w:val="000000"/>
          <w:sz w:val="24"/>
        </w:rPr>
        <w:t>点击“备忘提醒”</w:t>
      </w:r>
      <w:r>
        <w:rPr>
          <w:rFonts w:hint="eastAsia" w:eastAsia="仿宋"/>
          <w:color w:val="000000"/>
          <w:sz w:val="24"/>
        </w:rPr>
        <w:t>页签</w:t>
      </w:r>
      <w:r>
        <w:rPr>
          <w:rFonts w:eastAsia="仿宋"/>
          <w:color w:val="000000"/>
          <w:sz w:val="24"/>
        </w:rPr>
        <w:t>，系统加载当前客户已录入的备忘提醒列表。</w:t>
      </w:r>
    </w:p>
    <w:p>
      <w:r>
        <w:rPr>
          <w:rFonts w:eastAsia="仿宋"/>
          <w:color w:val="000000"/>
          <w:sz w:val="24"/>
        </w:rPr>
        <w:t>用户可点击</w:t>
      </w:r>
      <w:r>
        <w:rPr>
          <w:rFonts w:hint="eastAsia" w:eastAsia="仿宋"/>
          <w:color w:val="000000"/>
          <w:sz w:val="24"/>
        </w:rPr>
        <w:t>悬浮的</w:t>
      </w:r>
      <w:r>
        <w:rPr>
          <w:rFonts w:eastAsia="仿宋"/>
          <w:color w:val="000000"/>
          <w:sz w:val="24"/>
        </w:rPr>
        <w:t>“新</w:t>
      </w:r>
      <w:r>
        <w:rPr>
          <w:rFonts w:hint="eastAsia" w:eastAsia="仿宋"/>
          <w:color w:val="000000"/>
          <w:sz w:val="24"/>
        </w:rPr>
        <w:t>增</w:t>
      </w:r>
      <w:r>
        <w:rPr>
          <w:rFonts w:eastAsia="仿宋"/>
          <w:color w:val="000000"/>
          <w:sz w:val="24"/>
        </w:rPr>
        <w:t>”按钮新增提醒，也可对单条备忘提醒执行左滑</w:t>
      </w:r>
      <w:r>
        <w:rPr>
          <w:rFonts w:hint="eastAsia" w:eastAsia="仿宋"/>
          <w:color w:val="000000"/>
          <w:sz w:val="24"/>
        </w:rPr>
        <w:t>编辑、</w:t>
      </w:r>
      <w:r>
        <w:rPr>
          <w:rFonts w:eastAsia="仿宋"/>
          <w:color w:val="000000"/>
          <w:sz w:val="24"/>
        </w:rPr>
        <w:t>删除操作。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5"/>
        <w:gridCol w:w="2270"/>
        <w:gridCol w:w="2260"/>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shd w:val="clear" w:color="auto" w:fill="FFFFFF"/>
          </w:tcPr>
          <w:p>
            <w:r>
              <w:rPr>
                <w:rFonts w:eastAsia="仿宋"/>
                <w:b/>
                <w:color w:val="000000"/>
                <w:sz w:val="24"/>
              </w:rPr>
              <w:t>要素名称</w:t>
            </w:r>
          </w:p>
        </w:tc>
        <w:tc>
          <w:tcPr>
            <w:tcW w:w="2270" w:type="dxa"/>
            <w:shd w:val="clear" w:color="auto" w:fill="FFFFFF"/>
          </w:tcPr>
          <w:p>
            <w:r>
              <w:rPr>
                <w:rFonts w:eastAsia="仿宋"/>
                <w:b/>
                <w:color w:val="000000"/>
                <w:sz w:val="24"/>
              </w:rPr>
              <w:t>约束及校验规则</w:t>
            </w:r>
          </w:p>
        </w:tc>
        <w:tc>
          <w:tcPr>
            <w:tcW w:w="2260" w:type="dxa"/>
            <w:shd w:val="clear" w:color="auto" w:fill="FFFFFF"/>
          </w:tcPr>
          <w:p>
            <w:r>
              <w:rPr>
                <w:rFonts w:eastAsia="仿宋"/>
                <w:b/>
                <w:color w:val="000000"/>
                <w:sz w:val="24"/>
              </w:rPr>
              <w:t>数据类型</w:t>
            </w:r>
          </w:p>
        </w:tc>
        <w:tc>
          <w:tcPr>
            <w:tcW w:w="2265" w:type="dxa"/>
            <w:shd w:val="clear" w:color="auto" w:fill="FFFFFF"/>
          </w:tcPr>
          <w:p>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rPr>
                <w:rFonts w:eastAsia="仿宋"/>
                <w:color w:val="000000"/>
                <w:sz w:val="24"/>
              </w:rPr>
            </w:pPr>
            <w:r>
              <w:rPr>
                <w:rFonts w:ascii="仿宋" w:hAnsi="仿宋" w:eastAsia="仿宋"/>
                <w:color w:val="000000"/>
                <w:sz w:val="24"/>
              </w:rPr>
              <w:t>提醒时间</w:t>
            </w:r>
          </w:p>
        </w:tc>
        <w:tc>
          <w:tcPr>
            <w:tcW w:w="2270" w:type="dxa"/>
          </w:tcPr>
          <w:p>
            <w:pPr>
              <w:rPr>
                <w:rFonts w:eastAsia="仿宋"/>
                <w:color w:val="000000"/>
                <w:sz w:val="24"/>
              </w:rPr>
            </w:pPr>
            <w:r>
              <w:rPr>
                <w:rFonts w:ascii="仿宋" w:hAnsi="仿宋" w:eastAsia="仿宋"/>
                <w:color w:val="000000"/>
                <w:sz w:val="24"/>
              </w:rPr>
              <w:t>必输</w:t>
            </w:r>
          </w:p>
        </w:tc>
        <w:tc>
          <w:tcPr>
            <w:tcW w:w="2260" w:type="dxa"/>
          </w:tcPr>
          <w:p>
            <w:pPr>
              <w:rPr>
                <w:rFonts w:eastAsia="仿宋"/>
                <w:color w:val="000000"/>
                <w:sz w:val="24"/>
              </w:rPr>
            </w:pPr>
            <w:r>
              <w:rPr>
                <w:rFonts w:ascii="仿宋" w:hAnsi="仿宋" w:eastAsia="仿宋"/>
                <w:color w:val="000000"/>
                <w:sz w:val="24"/>
              </w:rPr>
              <w:t>日期</w:t>
            </w:r>
          </w:p>
        </w:tc>
        <w:tc>
          <w:tcPr>
            <w:tcW w:w="2265" w:type="dxa"/>
          </w:tcPr>
          <w:p>
            <w:pPr>
              <w:rPr>
                <w:rFonts w:eastAsia="仿宋"/>
                <w:color w:val="000000"/>
                <w:sz w:val="24"/>
              </w:rPr>
            </w:pPr>
            <w:r>
              <w:rPr>
                <w:rFonts w:ascii="仿宋" w:hAnsi="仿宋" w:eastAsia="仿宋"/>
                <w:color w:val="000000"/>
                <w:sz w:val="24"/>
              </w:rPr>
              <w:t>yyyy-MM-dd hh:mm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r>
              <w:rPr>
                <w:rFonts w:eastAsia="仿宋"/>
                <w:color w:val="000000"/>
                <w:sz w:val="24"/>
              </w:rPr>
              <w:t>内容</w:t>
            </w:r>
          </w:p>
        </w:tc>
        <w:tc>
          <w:tcPr>
            <w:tcW w:w="2270" w:type="dxa"/>
          </w:tcPr>
          <w:p>
            <w:r>
              <w:rPr>
                <w:rFonts w:eastAsia="仿宋"/>
                <w:color w:val="000000"/>
                <w:sz w:val="24"/>
              </w:rPr>
              <w:t>必输，最长可录入200个文字</w:t>
            </w:r>
          </w:p>
        </w:tc>
        <w:tc>
          <w:tcPr>
            <w:tcW w:w="2260" w:type="dxa"/>
          </w:tcPr>
          <w:p>
            <w:r>
              <w:rPr>
                <w:rFonts w:eastAsia="仿宋"/>
                <w:color w:val="000000"/>
                <w:sz w:val="24"/>
              </w:rPr>
              <w:t>文本</w:t>
            </w:r>
          </w:p>
        </w:tc>
        <w:tc>
          <w:tcPr>
            <w:tcW w:w="2265" w:type="dxa"/>
          </w:tcPr>
          <w:p>
            <w:r>
              <w:rPr>
                <w:rFonts w:eastAsia="仿宋"/>
                <w:color w:val="000000"/>
                <w:sz w:val="24"/>
              </w:rPr>
              <w:t>录入备忘提醒正文内容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r>
              <w:rPr>
                <w:rFonts w:eastAsia="仿宋"/>
                <w:color w:val="000000"/>
                <w:sz w:val="24"/>
              </w:rPr>
              <w:t>确认</w:t>
            </w:r>
          </w:p>
        </w:tc>
        <w:tc>
          <w:tcPr>
            <w:tcW w:w="2270" w:type="dxa"/>
          </w:tcPr>
          <w:p>
            <w:r>
              <w:rPr>
                <w:rFonts w:eastAsia="仿宋"/>
                <w:color w:val="000000"/>
                <w:sz w:val="24"/>
              </w:rPr>
              <w:t>点击触发</w:t>
            </w:r>
          </w:p>
        </w:tc>
        <w:tc>
          <w:tcPr>
            <w:tcW w:w="2260" w:type="dxa"/>
          </w:tcPr>
          <w:p>
            <w:r>
              <w:rPr>
                <w:rFonts w:eastAsia="仿宋"/>
                <w:color w:val="000000"/>
                <w:sz w:val="24"/>
              </w:rPr>
              <w:t>按钮</w:t>
            </w:r>
          </w:p>
        </w:tc>
        <w:tc>
          <w:tcPr>
            <w:tcW w:w="2265" w:type="dxa"/>
          </w:tcPr>
          <w:p>
            <w:r>
              <w:rPr>
                <w:rFonts w:eastAsia="仿宋"/>
                <w:color w:val="000000"/>
                <w:sz w:val="24"/>
              </w:rPr>
              <w:t>确认保存当前录入的备忘提醒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r>
              <w:rPr>
                <w:rFonts w:eastAsia="仿宋"/>
                <w:color w:val="000000"/>
                <w:sz w:val="24"/>
              </w:rPr>
              <w:t>删除</w:t>
            </w:r>
          </w:p>
        </w:tc>
        <w:tc>
          <w:tcPr>
            <w:tcW w:w="2270" w:type="dxa"/>
          </w:tcPr>
          <w:p>
            <w:r>
              <w:rPr>
                <w:rFonts w:eastAsia="仿宋"/>
                <w:color w:val="000000"/>
                <w:sz w:val="24"/>
              </w:rPr>
              <w:t>左滑后点击触发</w:t>
            </w:r>
          </w:p>
        </w:tc>
        <w:tc>
          <w:tcPr>
            <w:tcW w:w="2260" w:type="dxa"/>
          </w:tcPr>
          <w:p>
            <w:r>
              <w:rPr>
                <w:rFonts w:eastAsia="仿宋"/>
                <w:color w:val="000000"/>
                <w:sz w:val="24"/>
              </w:rPr>
              <w:t>按钮</w:t>
            </w:r>
          </w:p>
        </w:tc>
        <w:tc>
          <w:tcPr>
            <w:tcW w:w="2265" w:type="dxa"/>
          </w:tcPr>
          <w:p>
            <w:r>
              <w:rPr>
                <w:rFonts w:eastAsia="仿宋"/>
                <w:color w:val="000000"/>
                <w:sz w:val="24"/>
              </w:rPr>
              <w:t>对选中的单条备忘提醒执行删除</w:t>
            </w:r>
          </w:p>
        </w:tc>
      </w:tr>
    </w:tbl>
    <w:p/>
    <w:p>
      <w:pPr>
        <w:pStyle w:val="7"/>
        <w:numPr>
          <w:ilvl w:val="4"/>
          <w:numId w:val="81"/>
        </w:numPr>
        <w:spacing w:line="360" w:lineRule="auto"/>
        <w:ind w:left="1418" w:hanging="1418"/>
        <w:rPr>
          <w:rFonts w:ascii="仿宋" w:hAnsi="仿宋" w:eastAsia="仿宋"/>
          <w:i w:val="0"/>
          <w:iCs w:val="0"/>
        </w:rPr>
      </w:pPr>
      <w:r>
        <w:rPr>
          <w:rFonts w:hint="eastAsia" w:ascii="仿宋" w:hAnsi="仿宋" w:eastAsia="仿宋"/>
          <w:i w:val="0"/>
          <w:iCs w:val="0"/>
        </w:rPr>
        <w:t>处理</w:t>
      </w:r>
    </w:p>
    <w:p>
      <w:pPr>
        <w:rPr>
          <w:rFonts w:ascii="仿宋" w:hAnsi="仿宋" w:eastAsia="仿宋"/>
          <w:b/>
          <w:bCs/>
          <w:sz w:val="24"/>
          <w:szCs w:val="24"/>
        </w:rPr>
      </w:pPr>
      <w:r>
        <w:rPr>
          <w:rFonts w:hint="eastAsia" w:ascii="仿宋" w:hAnsi="仿宋" w:eastAsia="仿宋"/>
          <w:b/>
          <w:bCs/>
          <w:sz w:val="24"/>
          <w:szCs w:val="24"/>
        </w:rPr>
        <w:t>（一）操作说明</w:t>
      </w:r>
    </w:p>
    <w:p>
      <w:pPr>
        <w:rPr>
          <w:rFonts w:ascii="仿宋" w:hAnsi="仿宋" w:eastAsia="仿宋"/>
          <w:sz w:val="24"/>
          <w:szCs w:val="24"/>
        </w:rPr>
      </w:pPr>
      <w:r>
        <w:rPr>
          <w:rFonts w:hint="eastAsia" w:ascii="仿宋" w:hAnsi="仿宋" w:eastAsia="仿宋"/>
          <w:sz w:val="24"/>
          <w:szCs w:val="24"/>
        </w:rPr>
        <w:t>1. 用户从“全部”、“最近接触”、“KYC待完善”、“客户群组”等客户列表点击客户名称后，系统进入客户 360 视图页面。</w:t>
      </w:r>
    </w:p>
    <w:p>
      <w:pPr>
        <w:rPr>
          <w:rFonts w:ascii="仿宋" w:hAnsi="仿宋" w:eastAsia="仿宋"/>
          <w:sz w:val="24"/>
          <w:szCs w:val="24"/>
        </w:rPr>
      </w:pPr>
      <w:r>
        <w:rPr>
          <w:rFonts w:hint="eastAsia" w:ascii="仿宋" w:hAnsi="仿宋" w:eastAsia="仿宋"/>
          <w:sz w:val="24"/>
          <w:szCs w:val="24"/>
        </w:rPr>
        <w:t>2. 用户点击“备忘提醒”页签后，系统展示该客户历史备忘提醒列表，列表内容至少包括“内容”、“创建时间”。</w:t>
      </w:r>
    </w:p>
    <w:p>
      <w:pPr>
        <w:rPr>
          <w:rFonts w:ascii="仿宋" w:hAnsi="仿宋" w:eastAsia="仿宋"/>
          <w:sz w:val="24"/>
          <w:szCs w:val="24"/>
        </w:rPr>
      </w:pPr>
      <w:r>
        <w:rPr>
          <w:rFonts w:hint="eastAsia" w:ascii="仿宋" w:hAnsi="仿宋" w:eastAsia="仿宋"/>
          <w:sz w:val="24"/>
          <w:szCs w:val="24"/>
        </w:rPr>
        <w:t>3. 用户点击悬浮的“新建”按钮后，系统打开备忘提醒新增界面，支持录入时间、内容。</w:t>
      </w:r>
    </w:p>
    <w:p>
      <w:pPr>
        <w:rPr>
          <w:rFonts w:ascii="仿宋" w:hAnsi="仿宋" w:eastAsia="仿宋"/>
          <w:sz w:val="24"/>
          <w:szCs w:val="24"/>
        </w:rPr>
      </w:pPr>
      <w:r>
        <w:rPr>
          <w:rFonts w:hint="eastAsia" w:ascii="仿宋" w:hAnsi="仿宋" w:eastAsia="仿宋"/>
          <w:sz w:val="24"/>
          <w:szCs w:val="24"/>
        </w:rPr>
        <w:t>4. 用户录入完成后点击“确认”按钮，系统保存一条新的备忘提醒记录，并返回或刷新备忘提醒列表。</w:t>
      </w:r>
    </w:p>
    <w:p>
      <w:pPr>
        <w:rPr>
          <w:rFonts w:ascii="仿宋" w:hAnsi="仿宋" w:eastAsia="仿宋"/>
          <w:sz w:val="24"/>
          <w:szCs w:val="24"/>
        </w:rPr>
      </w:pPr>
      <w:r>
        <w:rPr>
          <w:rFonts w:hint="eastAsia" w:ascii="仿宋" w:hAnsi="仿宋" w:eastAsia="仿宋"/>
          <w:sz w:val="24"/>
          <w:szCs w:val="24"/>
        </w:rPr>
        <w:t>5. 用户在备忘提醒列表中选中需删除的记录，通过手势由右向左滑动当前记录，系统展示“编辑”、“删除”按钮。</w:t>
      </w:r>
    </w:p>
    <w:p>
      <w:pPr>
        <w:rPr>
          <w:rFonts w:ascii="仿宋" w:hAnsi="仿宋" w:eastAsia="仿宋"/>
          <w:sz w:val="24"/>
          <w:szCs w:val="24"/>
        </w:rPr>
      </w:pPr>
      <w:r>
        <w:rPr>
          <w:rFonts w:hint="eastAsia" w:ascii="仿宋" w:hAnsi="仿宋" w:eastAsia="仿宋"/>
          <w:sz w:val="24"/>
          <w:szCs w:val="24"/>
        </w:rPr>
        <w:t>6. 用户点击“删除”按钮后，系统删除该条备忘提醒记录，并刷新列表展示结果。</w:t>
      </w:r>
    </w:p>
    <w:p>
      <w:pPr>
        <w:rPr>
          <w:rFonts w:ascii="仿宋" w:hAnsi="仿宋" w:eastAsia="仿宋"/>
          <w:b/>
          <w:bCs/>
          <w:sz w:val="24"/>
          <w:szCs w:val="24"/>
        </w:rPr>
      </w:pPr>
      <w:r>
        <w:rPr>
          <w:rFonts w:hint="eastAsia" w:ascii="仿宋" w:hAnsi="仿宋" w:eastAsia="仿宋"/>
          <w:b/>
          <w:bCs/>
          <w:sz w:val="24"/>
          <w:szCs w:val="24"/>
        </w:rPr>
        <w:t>（二）规则与约束</w:t>
      </w:r>
    </w:p>
    <w:p>
      <w:pPr>
        <w:rPr>
          <w:rFonts w:ascii="仿宋" w:hAnsi="仿宋" w:eastAsia="仿宋"/>
          <w:sz w:val="24"/>
          <w:szCs w:val="24"/>
        </w:rPr>
      </w:pPr>
      <w:r>
        <w:rPr>
          <w:rFonts w:hint="eastAsia" w:ascii="仿宋" w:hAnsi="仿宋" w:eastAsia="仿宋"/>
          <w:sz w:val="24"/>
          <w:szCs w:val="24"/>
        </w:rPr>
        <w:t>1. 备忘提醒数据以当前客户为范围展示，不得串显其他客户的备忘提醒信息。</w:t>
      </w:r>
    </w:p>
    <w:p>
      <w:pPr>
        <w:rPr>
          <w:rFonts w:ascii="仿宋" w:hAnsi="仿宋" w:eastAsia="仿宋"/>
          <w:sz w:val="24"/>
          <w:szCs w:val="24"/>
        </w:rPr>
      </w:pPr>
      <w:r>
        <w:rPr>
          <w:rFonts w:hint="eastAsia" w:ascii="仿宋" w:hAnsi="仿宋" w:eastAsia="仿宋"/>
          <w:sz w:val="24"/>
          <w:szCs w:val="24"/>
        </w:rPr>
        <w:t>2. 备忘提醒列表默认未完成排前面、已完成排后后面。再按“创建时间”倒序排列，最新创建的记录优先展示。</w:t>
      </w:r>
    </w:p>
    <w:p>
      <w:pPr>
        <w:rPr>
          <w:rFonts w:ascii="仿宋" w:hAnsi="仿宋" w:eastAsia="仿宋"/>
          <w:sz w:val="24"/>
          <w:szCs w:val="24"/>
        </w:rPr>
      </w:pPr>
      <w:r>
        <w:rPr>
          <w:rFonts w:hint="eastAsia" w:ascii="仿宋" w:hAnsi="仿宋" w:eastAsia="仿宋"/>
          <w:sz w:val="24"/>
          <w:szCs w:val="24"/>
        </w:rPr>
        <w:t>3. “内容”为必录项，最长支持录入 200 个文字，超出长度不允许保存。</w:t>
      </w:r>
    </w:p>
    <w:p>
      <w:pPr>
        <w:rPr>
          <w:rFonts w:ascii="仿宋" w:hAnsi="仿宋" w:eastAsia="仿宋"/>
          <w:sz w:val="24"/>
          <w:szCs w:val="24"/>
        </w:rPr>
      </w:pPr>
      <w:r>
        <w:rPr>
          <w:rFonts w:hint="eastAsia" w:ascii="仿宋" w:hAnsi="仿宋" w:eastAsia="仿宋"/>
          <w:sz w:val="24"/>
          <w:szCs w:val="24"/>
        </w:rPr>
        <w:t>4. 备忘提醒仅支持单条新增、单条删除，不支持批量新增、批量删除。新增后的提醒也要在工作日历联动展示。</w:t>
      </w:r>
    </w:p>
    <w:p>
      <w:pPr>
        <w:rPr>
          <w:rFonts w:ascii="仿宋" w:hAnsi="仿宋" w:eastAsia="仿宋"/>
          <w:sz w:val="24"/>
          <w:szCs w:val="24"/>
        </w:rPr>
      </w:pPr>
      <w:r>
        <w:rPr>
          <w:rFonts w:hint="eastAsia" w:ascii="仿宋" w:hAnsi="仿宋" w:eastAsia="仿宋"/>
          <w:sz w:val="24"/>
          <w:szCs w:val="24"/>
        </w:rPr>
        <w:t>5. 备忘提醒仅支持创建人本人查看；非创建人不得查看他人录入的备忘提醒内容。</w:t>
      </w:r>
    </w:p>
    <w:p>
      <w:pPr>
        <w:rPr>
          <w:rFonts w:ascii="仿宋" w:hAnsi="仿宋" w:eastAsia="仿宋"/>
          <w:sz w:val="24"/>
          <w:szCs w:val="24"/>
        </w:rPr>
      </w:pPr>
      <w:r>
        <w:rPr>
          <w:rFonts w:hint="eastAsia" w:ascii="仿宋" w:hAnsi="仿宋" w:eastAsia="仿宋"/>
          <w:sz w:val="24"/>
          <w:szCs w:val="24"/>
        </w:rPr>
        <w:t>6. 删除操作仅针对当前左滑选中的单条备忘提醒记录生效，删除后该记录不再展示。</w:t>
      </w:r>
    </w:p>
    <w:p>
      <w:pPr>
        <w:rPr>
          <w:rFonts w:ascii="仿宋" w:hAnsi="仿宋" w:eastAsia="仿宋"/>
          <w:sz w:val="24"/>
          <w:szCs w:val="24"/>
        </w:rPr>
      </w:pPr>
      <w:r>
        <w:rPr>
          <w:rFonts w:hint="eastAsia" w:ascii="仿宋" w:hAnsi="仿宋" w:eastAsia="仿宋"/>
          <w:sz w:val="24"/>
          <w:szCs w:val="24"/>
        </w:rPr>
        <w:t>7. 当客户暂无备忘提醒记录时，页面应展示无数据状态，不得报错或展示空白异常页面。</w:t>
      </w:r>
    </w:p>
    <w:p>
      <w:pPr>
        <w:rPr>
          <w:rFonts w:ascii="仿宋" w:hAnsi="仿宋" w:eastAsia="仿宋"/>
          <w:b/>
          <w:bCs/>
          <w:sz w:val="24"/>
          <w:szCs w:val="24"/>
        </w:rPr>
      </w:pPr>
      <w:r>
        <w:rPr>
          <w:rFonts w:hint="eastAsia" w:ascii="仿宋" w:hAnsi="仿宋" w:eastAsia="仿宋"/>
          <w:b/>
          <w:bCs/>
          <w:sz w:val="24"/>
          <w:szCs w:val="24"/>
        </w:rPr>
        <w:t>（三）权限说明</w:t>
      </w:r>
    </w:p>
    <w:p>
      <w:pPr>
        <w:rPr>
          <w:rFonts w:ascii="仿宋" w:hAnsi="仿宋" w:eastAsia="仿宋"/>
          <w:sz w:val="24"/>
          <w:szCs w:val="24"/>
        </w:rPr>
      </w:pPr>
      <w:r>
        <w:rPr>
          <w:rFonts w:hint="eastAsia" w:ascii="仿宋" w:hAnsi="仿宋" w:eastAsia="仿宋"/>
          <w:sz w:val="24"/>
          <w:szCs w:val="24"/>
        </w:rPr>
        <w:t>1. 管户客户经理可查看并维护其权限范围内客户的备忘提醒信息。</w:t>
      </w:r>
    </w:p>
    <w:p>
      <w:pPr>
        <w:rPr>
          <w:rFonts w:ascii="仿宋" w:hAnsi="仿宋" w:eastAsia="仿宋"/>
          <w:sz w:val="24"/>
          <w:szCs w:val="24"/>
        </w:rPr>
      </w:pPr>
      <w:r>
        <w:rPr>
          <w:rFonts w:hint="eastAsia" w:ascii="仿宋" w:hAnsi="仿宋" w:eastAsia="仿宋"/>
          <w:sz w:val="24"/>
          <w:szCs w:val="24"/>
        </w:rPr>
        <w:t>2. 用户仅可查看并删除本人创建的备忘提醒记录，不得查看或删除其他用户创建的记录。</w:t>
      </w:r>
    </w:p>
    <w:p>
      <w:pPr>
        <w:rPr>
          <w:rFonts w:ascii="仿宋" w:hAnsi="仿宋" w:eastAsia="仿宋"/>
          <w:sz w:val="24"/>
          <w:szCs w:val="24"/>
        </w:rPr>
      </w:pPr>
      <w:r>
        <w:rPr>
          <w:rFonts w:hint="eastAsia" w:ascii="仿宋" w:hAnsi="仿宋" w:eastAsia="仿宋"/>
          <w:sz w:val="24"/>
          <w:szCs w:val="24"/>
        </w:rPr>
        <w:t>3. 未授权用户不得进入或查看客户备忘提醒信息</w:t>
      </w:r>
    </w:p>
    <w:p>
      <w:pPr>
        <w:pStyle w:val="7"/>
        <w:numPr>
          <w:ilvl w:val="4"/>
          <w:numId w:val="81"/>
        </w:numPr>
        <w:spacing w:line="360" w:lineRule="auto"/>
        <w:ind w:left="1418" w:hanging="1418"/>
        <w:rPr>
          <w:rFonts w:ascii="仿宋" w:hAnsi="仿宋" w:eastAsia="仿宋"/>
          <w:i w:val="0"/>
          <w:iCs w:val="0"/>
        </w:rPr>
      </w:pPr>
      <w:r>
        <w:rPr>
          <w:rFonts w:hint="eastAsia" w:ascii="仿宋" w:hAnsi="仿宋" w:eastAsia="仿宋"/>
          <w:i w:val="0"/>
          <w:iCs w:val="0"/>
        </w:rPr>
        <w:t>输出</w:t>
      </w:r>
    </w:p>
    <w:p>
      <w:r>
        <w:rPr>
          <w:rFonts w:eastAsia="仿宋"/>
          <w:color w:val="000000"/>
          <w:sz w:val="24"/>
        </w:rPr>
        <w:t>系统输出当前客户备忘提醒列表及新增、删除后的结果状态。</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307"/>
        <w:gridCol w:w="2251"/>
        <w:gridCol w:w="2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shd w:val="clear" w:color="auto" w:fill="FFFFFF"/>
          </w:tcPr>
          <w:p>
            <w:r>
              <w:rPr>
                <w:rFonts w:eastAsia="仿宋"/>
                <w:b/>
                <w:color w:val="000000"/>
                <w:sz w:val="24"/>
              </w:rPr>
              <w:t>要素名称</w:t>
            </w:r>
          </w:p>
        </w:tc>
        <w:tc>
          <w:tcPr>
            <w:tcW w:w="2307" w:type="dxa"/>
            <w:shd w:val="clear" w:color="auto" w:fill="FFFFFF"/>
          </w:tcPr>
          <w:p>
            <w:r>
              <w:rPr>
                <w:rFonts w:eastAsia="仿宋"/>
                <w:b/>
                <w:color w:val="000000"/>
                <w:sz w:val="24"/>
              </w:rPr>
              <w:t>约束及校验规则</w:t>
            </w:r>
          </w:p>
        </w:tc>
        <w:tc>
          <w:tcPr>
            <w:tcW w:w="2251" w:type="dxa"/>
            <w:shd w:val="clear" w:color="auto" w:fill="FFFFFF"/>
          </w:tcPr>
          <w:p>
            <w:r>
              <w:rPr>
                <w:rFonts w:eastAsia="仿宋"/>
                <w:b/>
                <w:color w:val="000000"/>
                <w:sz w:val="24"/>
              </w:rPr>
              <w:t>数据类型</w:t>
            </w:r>
          </w:p>
        </w:tc>
        <w:tc>
          <w:tcPr>
            <w:tcW w:w="2251" w:type="dxa"/>
            <w:shd w:val="clear" w:color="auto" w:fill="FFFFFF"/>
          </w:tcPr>
          <w:p>
            <w:r>
              <w:rPr>
                <w:rFonts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r>
              <w:rPr>
                <w:rFonts w:eastAsia="仿宋"/>
                <w:color w:val="000000"/>
                <w:sz w:val="24"/>
              </w:rPr>
              <w:t>内容</w:t>
            </w:r>
          </w:p>
        </w:tc>
        <w:tc>
          <w:tcPr>
            <w:tcW w:w="2307" w:type="dxa"/>
          </w:tcPr>
          <w:p>
            <w:r>
              <w:rPr>
                <w:rFonts w:eastAsia="仿宋"/>
                <w:color w:val="000000"/>
                <w:sz w:val="24"/>
              </w:rPr>
              <w:t>反显</w:t>
            </w:r>
          </w:p>
        </w:tc>
        <w:tc>
          <w:tcPr>
            <w:tcW w:w="2251" w:type="dxa"/>
          </w:tcPr>
          <w:p>
            <w:r>
              <w:rPr>
                <w:rFonts w:eastAsia="仿宋"/>
                <w:color w:val="000000"/>
                <w:sz w:val="24"/>
              </w:rPr>
              <w:t>文本</w:t>
            </w:r>
          </w:p>
        </w:tc>
        <w:tc>
          <w:tcPr>
            <w:tcW w:w="2251" w:type="dxa"/>
          </w:tcPr>
          <w:p>
            <w:r>
              <w:rPr>
                <w:rFonts w:eastAsia="仿宋"/>
                <w:color w:val="000000"/>
                <w:sz w:val="24"/>
              </w:rPr>
              <w:t>展示备忘提醒正文内容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1" w:type="dxa"/>
          </w:tcPr>
          <w:p>
            <w:r>
              <w:rPr>
                <w:rFonts w:eastAsia="仿宋"/>
                <w:color w:val="000000"/>
                <w:sz w:val="24"/>
              </w:rPr>
              <w:t>创建时间</w:t>
            </w:r>
          </w:p>
        </w:tc>
        <w:tc>
          <w:tcPr>
            <w:tcW w:w="2307" w:type="dxa"/>
          </w:tcPr>
          <w:p>
            <w:r>
              <w:rPr>
                <w:rFonts w:eastAsia="仿宋"/>
                <w:color w:val="000000"/>
              </w:rPr>
              <w:t>反显、格式化：YYYY-MM-DD HH:mm</w:t>
            </w:r>
          </w:p>
        </w:tc>
        <w:tc>
          <w:tcPr>
            <w:tcW w:w="2251" w:type="dxa"/>
          </w:tcPr>
          <w:p>
            <w:r>
              <w:rPr>
                <w:rFonts w:eastAsia="仿宋"/>
                <w:color w:val="000000"/>
                <w:sz w:val="24"/>
              </w:rPr>
              <w:t>日期时间</w:t>
            </w:r>
          </w:p>
        </w:tc>
        <w:tc>
          <w:tcPr>
            <w:tcW w:w="2251" w:type="dxa"/>
          </w:tcPr>
          <w:p>
            <w:r>
              <w:rPr>
                <w:rFonts w:eastAsia="仿宋"/>
                <w:color w:val="000000"/>
                <w:sz w:val="24"/>
              </w:rPr>
              <w:t>展示备忘提醒创建时间</w:t>
            </w:r>
          </w:p>
        </w:tc>
      </w:tr>
    </w:tbl>
    <w:p/>
    <w:p>
      <w:pPr>
        <w:pStyle w:val="7"/>
        <w:numPr>
          <w:ilvl w:val="4"/>
          <w:numId w:val="81"/>
        </w:numPr>
        <w:spacing w:line="360" w:lineRule="auto"/>
        <w:ind w:left="1418" w:hanging="1418"/>
        <w:rPr>
          <w:rFonts w:ascii="仿宋" w:hAnsi="仿宋" w:eastAsia="仿宋"/>
          <w:i w:val="0"/>
          <w:iCs w:val="0"/>
        </w:rPr>
      </w:pPr>
      <w:r>
        <w:rPr>
          <w:rFonts w:hint="eastAsia" w:ascii="仿宋" w:hAnsi="仿宋" w:eastAsia="仿宋"/>
          <w:i w:val="0"/>
          <w:iCs w:val="0"/>
        </w:rPr>
        <w:t>输入输出界面</w:t>
      </w:r>
    </w:p>
    <w:p>
      <w:pPr>
        <w:rPr>
          <w:rFonts w:ascii="仿宋" w:hAnsi="仿宋" w:eastAsia="仿宋"/>
          <w:sz w:val="24"/>
          <w:szCs w:val="24"/>
        </w:rPr>
      </w:pPr>
      <w:r>
        <w:rPr>
          <w:rFonts w:hint="eastAsia" w:ascii="仿宋" w:hAnsi="仿宋" w:eastAsia="仿宋"/>
          <w:sz w:val="24"/>
          <w:szCs w:val="24"/>
        </w:rPr>
        <w:t>待补充</w:t>
      </w:r>
    </w:p>
    <w:p>
      <w:pPr>
        <w:pStyle w:val="7"/>
        <w:numPr>
          <w:ilvl w:val="4"/>
          <w:numId w:val="81"/>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rPr>
          <w:rFonts w:ascii="仿宋" w:hAnsi="仿宋" w:eastAsia="仿宋"/>
          <w:sz w:val="24"/>
          <w:szCs w:val="24"/>
        </w:rPr>
      </w:pPr>
      <w:r>
        <w:rPr>
          <w:rFonts w:hint="eastAsia" w:ascii="仿宋" w:hAnsi="仿宋" w:eastAsia="仿宋"/>
          <w:sz w:val="24"/>
          <w:szCs w:val="24"/>
        </w:rPr>
        <w:t>不涉及</w:t>
      </w:r>
    </w:p>
    <w:p>
      <w:pPr>
        <w:pStyle w:val="7"/>
        <w:numPr>
          <w:ilvl w:val="4"/>
          <w:numId w:val="81"/>
        </w:numPr>
        <w:spacing w:line="360" w:lineRule="auto"/>
        <w:ind w:left="1418" w:hanging="1418"/>
        <w:rPr>
          <w:rFonts w:ascii="仿宋" w:hAnsi="仿宋" w:eastAsia="仿宋" w:cs="仿宋"/>
          <w:b w:val="0"/>
          <w:bCs w:val="0"/>
          <w:sz w:val="24"/>
        </w:rPr>
      </w:pPr>
      <w:r>
        <w:rPr>
          <w:rFonts w:hint="eastAsia" w:ascii="仿宋" w:hAnsi="仿宋" w:eastAsia="仿宋"/>
          <w:i w:val="0"/>
          <w:iCs w:val="0"/>
        </w:rPr>
        <w:t>凭证</w:t>
      </w:r>
      <w:r>
        <w:rPr>
          <w:rFonts w:hint="eastAsia" w:ascii="仿宋" w:hAnsi="仿宋" w:eastAsia="仿宋" w:cs="仿宋"/>
          <w:sz w:val="24"/>
          <w:szCs w:val="24"/>
        </w:rPr>
        <w:t>/</w:t>
      </w:r>
      <w:r>
        <w:rPr>
          <w:rFonts w:hint="eastAsia" w:ascii="仿宋" w:hAnsi="仿宋" w:eastAsia="仿宋"/>
          <w:i w:val="0"/>
          <w:iCs w:val="0"/>
        </w:rPr>
        <w:t>合同</w:t>
      </w:r>
      <w:r>
        <w:rPr>
          <w:rFonts w:hint="eastAsia" w:ascii="仿宋" w:hAnsi="仿宋" w:eastAsia="仿宋" w:cs="仿宋"/>
          <w:sz w:val="24"/>
          <w:szCs w:val="24"/>
        </w:rPr>
        <w:t>/</w:t>
      </w:r>
      <w:r>
        <w:rPr>
          <w:rFonts w:hint="eastAsia" w:ascii="仿宋" w:hAnsi="仿宋" w:eastAsia="仿宋"/>
          <w:i w:val="0"/>
          <w:iCs w:val="0"/>
        </w:rPr>
        <w:t>协议打印</w:t>
      </w:r>
    </w:p>
    <w:p>
      <w:r>
        <w:rPr>
          <w:rFonts w:hint="eastAsia" w:ascii="仿宋" w:hAnsi="仿宋" w:eastAsia="仿宋"/>
          <w:sz w:val="24"/>
          <w:szCs w:val="24"/>
        </w:rPr>
        <w:t>不涉及</w:t>
      </w:r>
    </w:p>
    <w:p>
      <w:pPr>
        <w:pStyle w:val="4"/>
        <w:numPr>
          <w:ilvl w:val="1"/>
          <w:numId w:val="44"/>
        </w:numPr>
        <w:spacing w:line="360" w:lineRule="auto"/>
        <w:rPr>
          <w:sz w:val="28"/>
          <w:szCs w:val="28"/>
        </w:rPr>
      </w:pPr>
      <w:bookmarkStart w:id="129" w:name="_Toc233295883"/>
      <w:r>
        <w:rPr>
          <w:rFonts w:hint="eastAsia"/>
          <w:sz w:val="28"/>
          <w:szCs w:val="28"/>
        </w:rPr>
        <w:t>营销</w:t>
      </w:r>
      <w:bookmarkEnd w:id="129"/>
    </w:p>
    <w:p>
      <w:pPr>
        <w:jc w:val="center"/>
      </w:pPr>
      <w:r>
        <w:drawing>
          <wp:inline distT="0" distB="0" distL="0" distR="0">
            <wp:extent cx="1690370" cy="6821170"/>
            <wp:effectExtent l="0" t="0" r="0" b="0"/>
            <wp:docPr id="2144307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07693" name="图片 1"/>
                    <pic:cNvPicPr>
                      <a:picLocks noChangeAspect="1"/>
                    </pic:cNvPicPr>
                  </pic:nvPicPr>
                  <pic:blipFill>
                    <a:blip r:embed="rId177"/>
                    <a:stretch>
                      <a:fillRect/>
                    </a:stretch>
                  </pic:blipFill>
                  <pic:spPr>
                    <a:xfrm>
                      <a:off x="0" y="0"/>
                      <a:ext cx="1698542" cy="6853814"/>
                    </a:xfrm>
                    <a:prstGeom prst="rect">
                      <a:avLst/>
                    </a:prstGeom>
                  </pic:spPr>
                </pic:pic>
              </a:graphicData>
            </a:graphic>
          </wp:inline>
        </w:drawing>
      </w:r>
    </w:p>
    <w:p>
      <w:pPr>
        <w:pStyle w:val="5"/>
        <w:numPr>
          <w:ilvl w:val="2"/>
          <w:numId w:val="82"/>
        </w:numPr>
        <w:spacing w:line="360" w:lineRule="auto"/>
        <w:ind w:left="993" w:hanging="993"/>
        <w:rPr>
          <w:sz w:val="28"/>
          <w:szCs w:val="28"/>
        </w:rPr>
      </w:pPr>
      <w:bookmarkStart w:id="130" w:name="_Toc233295884"/>
      <w:r>
        <w:rPr>
          <w:rFonts w:hint="eastAsia"/>
          <w:sz w:val="28"/>
          <w:szCs w:val="28"/>
        </w:rPr>
        <w:t>潜在客户管理</w:t>
      </w:r>
      <w:bookmarkEnd w:id="130"/>
    </w:p>
    <w:p>
      <w:pPr>
        <w:pStyle w:val="6"/>
        <w:numPr>
          <w:ilvl w:val="3"/>
          <w:numId w:val="83"/>
        </w:numPr>
        <w:spacing w:line="360" w:lineRule="auto"/>
        <w:ind w:left="1418" w:hanging="1418"/>
        <w:rPr>
          <w:rFonts w:ascii="仿宋" w:hAnsi="仿宋" w:eastAsia="仿宋"/>
        </w:rPr>
      </w:pPr>
      <w:r>
        <w:rPr>
          <w:rFonts w:hint="eastAsia" w:ascii="仿宋" w:hAnsi="仿宋" w:eastAsia="仿宋"/>
        </w:rPr>
        <w:t>我的潜客</w:t>
      </w:r>
    </w:p>
    <w:p>
      <w:pPr>
        <w:pStyle w:val="7"/>
        <w:numPr>
          <w:ilvl w:val="4"/>
          <w:numId w:val="84"/>
        </w:numPr>
        <w:spacing w:line="360" w:lineRule="auto"/>
        <w:ind w:left="993" w:hanging="993"/>
        <w:rPr>
          <w:rFonts w:ascii="仿宋" w:hAnsi="仿宋" w:eastAsia="仿宋"/>
          <w:i w:val="0"/>
          <w:iCs w:val="0"/>
        </w:rPr>
      </w:pPr>
      <w:r>
        <w:rPr>
          <w:rFonts w:hint="eastAsia" w:ascii="仿宋" w:hAnsi="仿宋" w:eastAsia="仿宋"/>
          <w:i w:val="0"/>
          <w:iCs w:val="0"/>
        </w:rPr>
        <w:t>我的潜客-列表</w:t>
      </w:r>
    </w:p>
    <w:p>
      <w:pPr>
        <w:pStyle w:val="8"/>
        <w:numPr>
          <w:ilvl w:val="5"/>
          <w:numId w:val="85"/>
        </w:numPr>
        <w:spacing w:line="360" w:lineRule="auto"/>
        <w:rPr>
          <w:rFonts w:ascii="仿宋" w:hAnsi="仿宋" w:eastAsia="仿宋"/>
        </w:rPr>
      </w:pPr>
      <w:r>
        <w:rPr>
          <w:rFonts w:hint="eastAsia" w:ascii="仿宋" w:hAnsi="仿宋" w:eastAsia="仿宋"/>
        </w:rPr>
        <w:t>功能描述</w:t>
      </w:r>
    </w:p>
    <w:p>
      <w:pPr>
        <w:spacing w:line="360" w:lineRule="auto"/>
        <w:ind w:firstLine="420"/>
        <w:rPr>
          <w:rFonts w:ascii="仿宋" w:hAnsi="仿宋" w:eastAsia="仿宋"/>
          <w:sz w:val="24"/>
          <w:szCs w:val="24"/>
        </w:rPr>
      </w:pPr>
      <w:r>
        <w:rPr>
          <w:rFonts w:ascii="仿宋" w:hAnsi="仿宋" w:eastAsia="仿宋"/>
          <w:color w:val="000000"/>
          <w:sz w:val="24"/>
          <w:szCs w:val="24"/>
        </w:rPr>
        <w:t>支持客户经理查询和管理本人名下的潜客清单，并提供邀约计划入口，提升潜客跟进与转化效率</w:t>
      </w:r>
      <w:r>
        <w:rPr>
          <w:rFonts w:hint="eastAsia" w:ascii="仿宋" w:hAnsi="仿宋" w:eastAsia="仿宋"/>
          <w:color w:val="000000"/>
          <w:sz w:val="24"/>
          <w:szCs w:val="24"/>
        </w:rPr>
        <w:t>。</w:t>
      </w:r>
    </w:p>
    <w:p>
      <w:pPr>
        <w:pStyle w:val="8"/>
        <w:numPr>
          <w:ilvl w:val="5"/>
          <w:numId w:val="85"/>
        </w:numPr>
        <w:spacing w:line="360" w:lineRule="auto"/>
        <w:rPr>
          <w:rFonts w:ascii="仿宋" w:hAnsi="仿宋" w:eastAsia="仿宋"/>
        </w:rPr>
      </w:pPr>
      <w:r>
        <w:rPr>
          <w:rFonts w:hint="eastAsia" w:ascii="仿宋" w:hAnsi="仿宋" w:eastAsia="仿宋"/>
        </w:rPr>
        <w:t>输入</w:t>
      </w:r>
    </w:p>
    <w:p>
      <w:pPr>
        <w:spacing w:line="360" w:lineRule="auto"/>
        <w:ind w:firstLine="420"/>
        <w:rPr>
          <w:rFonts w:ascii="仿宋" w:hAnsi="仿宋" w:eastAsia="仿宋"/>
          <w:sz w:val="24"/>
          <w:szCs w:val="24"/>
        </w:rPr>
      </w:pP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sz w:val="24"/>
          <w:szCs w:val="24"/>
        </w:rPr>
        <w:t>支持按批次号、客户名称、联系电话、证件号码和状态查询我的潜客列表；状态为下拉筛选项，支持按潜在客户与正式客户筛选。</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41"/>
        <w:gridCol w:w="1559"/>
        <w:gridCol w:w="2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41"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559"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998"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批次号</w:t>
            </w:r>
          </w:p>
        </w:tc>
        <w:tc>
          <w:tcPr>
            <w:tcW w:w="2241" w:type="dxa"/>
            <w:vAlign w:val="center"/>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1559"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支持按批次号</w:t>
            </w:r>
            <w:r>
              <w:rPr>
                <w:rFonts w:hint="eastAsia" w:ascii="仿宋" w:hAnsi="仿宋" w:eastAsia="仿宋"/>
                <w:color w:val="000000"/>
                <w:sz w:val="24"/>
                <w:szCs w:val="24"/>
              </w:rPr>
              <w:t>精确</w:t>
            </w:r>
            <w:r>
              <w:rPr>
                <w:rFonts w:ascii="仿宋" w:hAnsi="仿宋" w:eastAsia="仿宋"/>
                <w:color w:val="000000"/>
                <w:sz w:val="24"/>
                <w:szCs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241" w:type="dxa"/>
            <w:vAlign w:val="center"/>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1559"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支持按客户名称</w:t>
            </w:r>
            <w:r>
              <w:rPr>
                <w:rFonts w:hint="eastAsia" w:ascii="仿宋" w:hAnsi="仿宋" w:eastAsia="仿宋"/>
                <w:color w:val="000000"/>
                <w:sz w:val="24"/>
                <w:szCs w:val="24"/>
              </w:rPr>
              <w:t>模糊</w:t>
            </w:r>
            <w:r>
              <w:rPr>
                <w:rFonts w:ascii="仿宋" w:hAnsi="仿宋" w:eastAsia="仿宋"/>
                <w:color w:val="000000"/>
                <w:sz w:val="24"/>
                <w:szCs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联系电话</w:t>
            </w:r>
          </w:p>
        </w:tc>
        <w:tc>
          <w:tcPr>
            <w:tcW w:w="2241" w:type="dxa"/>
            <w:vAlign w:val="center"/>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1559"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支持按联系电话</w:t>
            </w:r>
            <w:r>
              <w:rPr>
                <w:rFonts w:hint="eastAsia" w:ascii="仿宋" w:hAnsi="仿宋" w:eastAsia="仿宋"/>
                <w:color w:val="000000"/>
                <w:sz w:val="24"/>
                <w:szCs w:val="24"/>
              </w:rPr>
              <w:t>精确</w:t>
            </w:r>
            <w:r>
              <w:rPr>
                <w:rFonts w:ascii="仿宋" w:hAnsi="仿宋" w:eastAsia="仿宋"/>
                <w:color w:val="000000"/>
                <w:sz w:val="24"/>
                <w:szCs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状态</w:t>
            </w:r>
          </w:p>
        </w:tc>
        <w:tc>
          <w:tcPr>
            <w:tcW w:w="2241" w:type="dxa"/>
            <w:vAlign w:val="center"/>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1559"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下拉框</w:t>
            </w:r>
          </w:p>
        </w:tc>
        <w:tc>
          <w:tcPr>
            <w:tcW w:w="2998"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支持按潜客状态筛选</w:t>
            </w:r>
          </w:p>
          <w:p>
            <w:pPr>
              <w:spacing w:line="360" w:lineRule="auto"/>
              <w:rPr>
                <w:rFonts w:ascii="仿宋" w:hAnsi="仿宋" w:eastAsia="仿宋"/>
                <w:sz w:val="24"/>
                <w:szCs w:val="24"/>
              </w:rPr>
            </w:pPr>
            <w:r>
              <w:rPr>
                <w:rFonts w:ascii="仿宋" w:hAnsi="仿宋" w:eastAsia="仿宋"/>
                <w:color w:val="000000"/>
                <w:sz w:val="24"/>
                <w:szCs w:val="24"/>
              </w:rPr>
              <w:t>枚举值：潜在客户、正式客户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查询</w:t>
            </w:r>
          </w:p>
        </w:tc>
        <w:tc>
          <w:tcPr>
            <w:tcW w:w="2241" w:type="dxa"/>
            <w:vAlign w:val="center"/>
          </w:tcPr>
          <w:p>
            <w:pPr>
              <w:spacing w:line="360" w:lineRule="auto"/>
              <w:rPr>
                <w:rFonts w:ascii="仿宋" w:hAnsi="仿宋" w:eastAsia="仿宋"/>
                <w:sz w:val="24"/>
                <w:szCs w:val="24"/>
              </w:rPr>
            </w:pPr>
            <w:r>
              <w:rPr>
                <w:rFonts w:ascii="仿宋" w:hAnsi="仿宋" w:eastAsia="仿宋"/>
                <w:color w:val="000000"/>
                <w:sz w:val="24"/>
                <w:szCs w:val="24"/>
              </w:rPr>
              <w:t>点击触发查询</w:t>
            </w:r>
          </w:p>
        </w:tc>
        <w:tc>
          <w:tcPr>
            <w:tcW w:w="1559"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根据当前条件查询潜客列表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重置</w:t>
            </w:r>
          </w:p>
        </w:tc>
        <w:tc>
          <w:tcPr>
            <w:tcW w:w="2241" w:type="dxa"/>
            <w:vAlign w:val="center"/>
          </w:tcPr>
          <w:p>
            <w:pPr>
              <w:spacing w:line="360" w:lineRule="auto"/>
              <w:rPr>
                <w:rFonts w:ascii="仿宋" w:hAnsi="仿宋" w:eastAsia="仿宋"/>
                <w:sz w:val="24"/>
                <w:szCs w:val="24"/>
              </w:rPr>
            </w:pPr>
            <w:r>
              <w:rPr>
                <w:rFonts w:ascii="仿宋" w:hAnsi="仿宋" w:eastAsia="仿宋"/>
                <w:color w:val="000000"/>
                <w:sz w:val="24"/>
                <w:szCs w:val="24"/>
              </w:rPr>
              <w:t>点击清空条件</w:t>
            </w:r>
          </w:p>
        </w:tc>
        <w:tc>
          <w:tcPr>
            <w:tcW w:w="1559"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清空当前录入的查询条件</w:t>
            </w:r>
          </w:p>
        </w:tc>
      </w:tr>
    </w:tbl>
    <w:p>
      <w:pPr>
        <w:spacing w:line="360" w:lineRule="auto"/>
        <w:rPr>
          <w:rFonts w:ascii="仿宋" w:hAnsi="仿宋" w:eastAsia="仿宋"/>
        </w:rPr>
      </w:pPr>
    </w:p>
    <w:p>
      <w:pPr>
        <w:pStyle w:val="8"/>
        <w:numPr>
          <w:ilvl w:val="5"/>
          <w:numId w:val="85"/>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用户进入“我的潜客”页面后，系统默认展示“我的潜客”tab 内容。</w:t>
      </w:r>
    </w:p>
    <w:p>
      <w:pPr>
        <w:spacing w:line="360" w:lineRule="auto"/>
        <w:rPr>
          <w:rFonts w:ascii="仿宋" w:hAnsi="仿宋" w:eastAsia="仿宋"/>
          <w:sz w:val="24"/>
          <w:szCs w:val="24"/>
        </w:rPr>
      </w:pPr>
      <w:r>
        <w:rPr>
          <w:rFonts w:hint="eastAsia" w:ascii="仿宋" w:hAnsi="仿宋" w:eastAsia="仿宋"/>
          <w:sz w:val="24"/>
          <w:szCs w:val="24"/>
        </w:rPr>
        <w:t>2. 用户可切换至“潜客盘点”tab 查看潜客盘点统计信息。</w:t>
      </w:r>
    </w:p>
    <w:p>
      <w:pPr>
        <w:spacing w:line="360" w:lineRule="auto"/>
        <w:rPr>
          <w:rFonts w:ascii="仿宋" w:hAnsi="仿宋" w:eastAsia="仿宋"/>
          <w:sz w:val="24"/>
          <w:szCs w:val="24"/>
        </w:rPr>
      </w:pPr>
      <w:r>
        <w:rPr>
          <w:rFonts w:hint="eastAsia" w:ascii="仿宋" w:hAnsi="仿宋" w:eastAsia="仿宋"/>
          <w:sz w:val="24"/>
          <w:szCs w:val="24"/>
        </w:rPr>
        <w:t>3.</w:t>
      </w:r>
      <w:r>
        <w:rPr>
          <w:rFonts w:hint="eastAsia" w:ascii="仿宋" w:hAnsi="仿宋" w:eastAsia="仿宋"/>
        </w:rPr>
        <w:t xml:space="preserve"> </w:t>
      </w:r>
      <w:r>
        <w:rPr>
          <w:rFonts w:hint="eastAsia" w:ascii="仿宋" w:hAnsi="仿宋" w:eastAsia="仿宋"/>
          <w:sz w:val="24"/>
          <w:szCs w:val="24"/>
        </w:rPr>
        <w:t>用户</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hint="eastAsia" w:ascii="仿宋" w:hAnsi="仿宋" w:eastAsia="仿宋"/>
          <w:sz w:val="24"/>
          <w:szCs w:val="24"/>
        </w:rPr>
        <w:t>可在筛选面板操作</w:t>
      </w:r>
    </w:p>
    <w:p>
      <w:pPr>
        <w:spacing w:line="360" w:lineRule="auto"/>
        <w:ind w:firstLine="420"/>
        <w:rPr>
          <w:rFonts w:ascii="仿宋" w:hAnsi="仿宋" w:eastAsia="仿宋"/>
          <w:sz w:val="24"/>
          <w:szCs w:val="24"/>
        </w:rPr>
      </w:pPr>
      <w:r>
        <w:rPr>
          <w:rFonts w:hint="eastAsia" w:ascii="仿宋" w:hAnsi="仿宋" w:eastAsia="仿宋"/>
          <w:sz w:val="24"/>
          <w:szCs w:val="24"/>
        </w:rPr>
        <w:t>用户输入批次号、客户名称、联系电话、状态等条件后点击“查询”，系统返回符合条件的潜客列表。</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用户点击“重置”后，系统清空当前条件并恢复默认状态</w:t>
      </w:r>
    </w:p>
    <w:p>
      <w:pPr>
        <w:spacing w:line="360" w:lineRule="auto"/>
        <w:rPr>
          <w:rFonts w:ascii="仿宋" w:hAnsi="仿宋" w:eastAsia="仿宋"/>
          <w:sz w:val="24"/>
          <w:szCs w:val="24"/>
        </w:rPr>
      </w:pPr>
      <w:r>
        <w:rPr>
          <w:rFonts w:hint="eastAsia" w:ascii="仿宋" w:hAnsi="仿宋" w:eastAsia="仿宋"/>
          <w:sz w:val="24"/>
          <w:szCs w:val="24"/>
        </w:rPr>
        <w:t>用户可在“我的潜客”列表操作按钮区发起“新增”操作。</w:t>
      </w:r>
    </w:p>
    <w:p>
      <w:pPr>
        <w:spacing w:line="360" w:lineRule="auto"/>
        <w:rPr>
          <w:rFonts w:ascii="仿宋" w:hAnsi="仿宋" w:eastAsia="仿宋"/>
          <w:sz w:val="24"/>
          <w:szCs w:val="24"/>
        </w:rPr>
      </w:pPr>
      <w:r>
        <w:rPr>
          <w:rFonts w:hint="eastAsia" w:ascii="仿宋" w:hAnsi="仿宋" w:eastAsia="仿宋"/>
          <w:sz w:val="24"/>
          <w:szCs w:val="24"/>
        </w:rPr>
        <w:t>4. 用户可在“我的潜客”列表操作按钮区操作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点击“新增”按钮，进入“新增”界面，详见“移动端（企微）功能需求-营销-潜在客户管理-我的潜客-新增”章节。</w:t>
      </w:r>
    </w:p>
    <w:p>
      <w:pPr>
        <w:spacing w:line="360" w:lineRule="auto"/>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 用户可在列表卡片操作按钮区操作</w:t>
      </w:r>
    </w:p>
    <w:p>
      <w:pPr>
        <w:spacing w:line="360" w:lineRule="auto"/>
        <w:ind w:firstLine="420"/>
        <w:rPr>
          <w:rFonts w:ascii="仿宋" w:hAnsi="仿宋" w:eastAsia="仿宋"/>
          <w:sz w:val="24"/>
          <w:szCs w:val="24"/>
        </w:rPr>
      </w:pPr>
      <w:r>
        <w:rPr>
          <w:rFonts w:hint="eastAsia" w:ascii="仿宋" w:hAnsi="仿宋" w:eastAsia="仿宋"/>
          <w:sz w:val="24"/>
          <w:szCs w:val="24"/>
        </w:rPr>
        <w:t>点击“编辑”按钮，进入“编辑”界面，详见“移动端（企微）功能需求-营销-潜在客户管理-我的潜客-编辑”章节。</w:t>
      </w:r>
    </w:p>
    <w:p>
      <w:pPr>
        <w:spacing w:line="360" w:lineRule="auto"/>
        <w:ind w:firstLine="420"/>
        <w:rPr>
          <w:rFonts w:ascii="仿宋" w:hAnsi="仿宋" w:eastAsia="仿宋"/>
          <w:sz w:val="24"/>
          <w:szCs w:val="24"/>
        </w:rPr>
      </w:pPr>
      <w:r>
        <w:rPr>
          <w:rFonts w:hint="eastAsia" w:ascii="仿宋" w:hAnsi="仿宋" w:eastAsia="仿宋"/>
          <w:sz w:val="24"/>
          <w:szCs w:val="24"/>
        </w:rPr>
        <w:t>点击“删除”按钮，详见“移动端（企微）功能需求-营销-潜在客户管理-我的潜客-删除”章节。</w:t>
      </w:r>
    </w:p>
    <w:p>
      <w:pPr>
        <w:spacing w:line="360" w:lineRule="auto"/>
        <w:ind w:firstLine="420"/>
        <w:rPr>
          <w:rFonts w:ascii="仿宋" w:hAnsi="仿宋" w:eastAsia="仿宋"/>
          <w:sz w:val="24"/>
          <w:szCs w:val="24"/>
        </w:rPr>
      </w:pPr>
      <w:r>
        <w:rPr>
          <w:rFonts w:hint="eastAsia" w:ascii="仿宋" w:hAnsi="仿宋" w:eastAsia="仿宋"/>
          <w:sz w:val="24"/>
          <w:szCs w:val="24"/>
        </w:rPr>
        <w:t>点击“邀约计划”按钮，进入“邀约计划”界面，详见“移动端（企微）功能需求-营销-潜在客户管理-我的潜客-邀约计划”章节。</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潜客列表默认按照生成时间降序排序。</w:t>
      </w:r>
    </w:p>
    <w:p>
      <w:pPr>
        <w:spacing w:line="360" w:lineRule="auto"/>
        <w:rPr>
          <w:rFonts w:ascii="仿宋" w:hAnsi="仿宋" w:eastAsia="仿宋"/>
          <w:sz w:val="24"/>
          <w:szCs w:val="24"/>
        </w:rPr>
      </w:pPr>
      <w:r>
        <w:rPr>
          <w:rFonts w:hint="eastAsia" w:ascii="仿宋" w:hAnsi="仿宋" w:eastAsia="仿宋"/>
          <w:sz w:val="24"/>
          <w:szCs w:val="24"/>
        </w:rPr>
        <w:t>2. 点击潜客列表中的潜客名称，系统跳转至潜客详情页面。</w:t>
      </w:r>
    </w:p>
    <w:p>
      <w:pPr>
        <w:spacing w:line="360" w:lineRule="auto"/>
        <w:rPr>
          <w:rFonts w:ascii="仿宋" w:hAnsi="仿宋" w:eastAsia="仿宋"/>
          <w:sz w:val="24"/>
          <w:szCs w:val="24"/>
        </w:rPr>
      </w:pPr>
      <w:r>
        <w:rPr>
          <w:rFonts w:hint="eastAsia" w:ascii="仿宋" w:hAnsi="仿宋" w:eastAsia="仿宋"/>
          <w:sz w:val="24"/>
          <w:szCs w:val="24"/>
        </w:rPr>
        <w:t xml:space="preserve">3. </w:t>
      </w:r>
      <w:r>
        <w:rPr>
          <w:rFonts w:hint="eastAsia" w:ascii="仿宋" w:hAnsi="仿宋" w:eastAsia="仿宋"/>
          <w:color w:val="000000" w:themeColor="text1"/>
          <w:sz w:val="24"/>
          <w:szCs w:val="24"/>
          <w14:textFill>
            <w14:solidFill>
              <w14:schemeClr w14:val="tx1"/>
            </w14:solidFill>
          </w14:textFill>
        </w:rPr>
        <w:t>潜在客户转为存量客户，若是在本机构转为存量客户则自动成为当前客户经理名下管户客户；若不在本机构转为存量客户，则转为存量未分配客户</w:t>
      </w:r>
      <w:r>
        <w:rPr>
          <w:rFonts w:hint="eastAsia" w:ascii="仿宋" w:hAnsi="仿宋" w:eastAsia="仿宋"/>
          <w:sz w:val="24"/>
          <w:szCs w:val="24"/>
        </w:rPr>
        <w:t>。后续可以通过客户调配功能变更管户关系。</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w:t>
      </w:r>
      <w:r>
        <w:rPr>
          <w:rFonts w:hint="eastAsia" w:ascii="仿宋" w:hAnsi="仿宋" w:eastAsia="仿宋"/>
          <w:sz w:val="24"/>
          <w:szCs w:val="24"/>
        </w:rPr>
        <w:t xml:space="preserve"> 批次号支持一键复制，快速粘贴到查询条件。</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理财经理或客户经理仅可查询管理本人名下的潜客名单。</w:t>
      </w:r>
    </w:p>
    <w:p>
      <w:pPr>
        <w:pStyle w:val="8"/>
        <w:numPr>
          <w:ilvl w:val="5"/>
          <w:numId w:val="85"/>
        </w:numPr>
        <w:spacing w:line="360" w:lineRule="auto"/>
        <w:rPr>
          <w:rFonts w:ascii="仿宋" w:hAnsi="仿宋" w:eastAsia="仿宋"/>
        </w:rPr>
      </w:pPr>
      <w:r>
        <w:rPr>
          <w:rFonts w:hint="eastAsia" w:ascii="仿宋" w:hAnsi="仿宋" w:eastAsia="仿宋"/>
        </w:rPr>
        <w:t>输出</w:t>
      </w:r>
    </w:p>
    <w:p>
      <w:pPr>
        <w:spacing w:line="360" w:lineRule="auto"/>
        <w:ind w:firstLine="420"/>
        <w:rPr>
          <w:rFonts w:ascii="仿宋" w:hAnsi="仿宋" w:eastAsia="仿宋"/>
          <w:sz w:val="24"/>
          <w:szCs w:val="24"/>
        </w:rPr>
      </w:pPr>
      <w:r>
        <w:rPr>
          <w:rFonts w:ascii="仿宋" w:hAnsi="仿宋" w:eastAsia="仿宋"/>
          <w:color w:val="000000"/>
          <w:sz w:val="24"/>
          <w:szCs w:val="24"/>
        </w:rPr>
        <w:t>系统输出我的潜客查询结果及潜客列表明细。</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0"/>
        <w:gridCol w:w="3265"/>
        <w:gridCol w:w="1334"/>
        <w:gridCol w:w="2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3265"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334"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31"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潜在客户名称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联系电话</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脱敏显示，保留前3位和后4位，中间4位掩码，如 138****1234</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潜在客户联系电话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来源</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潜在客户来源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生成时间</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olor w:val="000000"/>
                <w:sz w:val="24"/>
                <w:szCs w:val="24"/>
              </w:rPr>
              <w:t>、</w:t>
            </w:r>
            <w:r>
              <w:rPr>
                <w:rFonts w:ascii="仿宋" w:hAnsi="仿宋" w:eastAsia="仿宋"/>
                <w:sz w:val="24"/>
                <w:szCs w:val="24"/>
              </w:rPr>
              <w:t>格式化：YYYY- MM-DD HH:mm</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日期</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潜在客户生成时间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状态</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潜在客户状态</w:t>
            </w:r>
            <w:r>
              <w:rPr>
                <w:rFonts w:hint="eastAsia" w:ascii="仿宋" w:hAnsi="仿宋" w:eastAsia="仿宋"/>
                <w:color w:val="000000"/>
                <w:sz w:val="24"/>
                <w:szCs w:val="24"/>
              </w:rPr>
              <w:t>，</w:t>
            </w:r>
            <w:r>
              <w:rPr>
                <w:rFonts w:ascii="仿宋" w:hAnsi="仿宋" w:eastAsia="仿宋"/>
                <w:color w:val="000000"/>
                <w:sz w:val="24"/>
              </w:rPr>
              <w:t>枚举值：潜在客户、正式客户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批次号</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潜在客户批次编号</w:t>
            </w:r>
            <w:r>
              <w:rPr>
                <w:rFonts w:hint="eastAsia" w:ascii="仿宋" w:hAnsi="仿宋" w:eastAsia="仿宋"/>
                <w:color w:val="000000"/>
                <w:sz w:val="24"/>
                <w:szCs w:val="24"/>
              </w:rPr>
              <w:t>，</w:t>
            </w:r>
            <w:r>
              <w:rPr>
                <w:rFonts w:hint="eastAsia" w:ascii="仿宋" w:hAnsi="仿宋" w:eastAsia="仿宋"/>
                <w:sz w:val="24"/>
                <w:szCs w:val="24"/>
              </w:rPr>
              <w:t>支持一键复制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30" w:type="dxa"/>
            <w:vAlign w:val="center"/>
          </w:tcPr>
          <w:p>
            <w:pPr>
              <w:spacing w:line="360" w:lineRule="auto"/>
              <w:rPr>
                <w:rFonts w:ascii="仿宋" w:hAnsi="仿宋" w:eastAsia="仿宋"/>
                <w:sz w:val="24"/>
                <w:szCs w:val="24"/>
              </w:rPr>
            </w:pPr>
            <w:r>
              <w:rPr>
                <w:rFonts w:ascii="仿宋" w:hAnsi="仿宋" w:eastAsia="仿宋"/>
                <w:color w:val="000000"/>
                <w:sz w:val="24"/>
                <w:szCs w:val="24"/>
              </w:rPr>
              <w:t>操作</w:t>
            </w:r>
          </w:p>
        </w:tc>
        <w:tc>
          <w:tcPr>
            <w:tcW w:w="3265"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34"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31" w:type="dxa"/>
            <w:vAlign w:val="center"/>
          </w:tcPr>
          <w:p>
            <w:pPr>
              <w:spacing w:line="360" w:lineRule="auto"/>
              <w:rPr>
                <w:rFonts w:ascii="仿宋" w:hAnsi="仿宋" w:eastAsia="仿宋"/>
                <w:sz w:val="24"/>
                <w:szCs w:val="24"/>
              </w:rPr>
            </w:pPr>
            <w:r>
              <w:rPr>
                <w:rFonts w:ascii="仿宋" w:hAnsi="仿宋" w:eastAsia="仿宋"/>
                <w:color w:val="000000"/>
                <w:sz w:val="24"/>
                <w:szCs w:val="24"/>
              </w:rPr>
              <w:t>邀约计划</w:t>
            </w:r>
          </w:p>
        </w:tc>
      </w:tr>
    </w:tbl>
    <w:p>
      <w:pPr>
        <w:spacing w:line="360" w:lineRule="auto"/>
        <w:rPr>
          <w:rFonts w:ascii="仿宋" w:hAnsi="仿宋" w:eastAsia="仿宋"/>
        </w:rPr>
      </w:pPr>
    </w:p>
    <w:p>
      <w:pPr>
        <w:pStyle w:val="8"/>
        <w:numPr>
          <w:ilvl w:val="5"/>
          <w:numId w:val="85"/>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85"/>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85"/>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spacing w:line="360" w:lineRule="auto"/>
        <w:rPr>
          <w:rFonts w:ascii="仿宋" w:hAnsi="仿宋" w:eastAsia="仿宋"/>
          <w:sz w:val="24"/>
          <w:szCs w:val="24"/>
        </w:rPr>
      </w:pPr>
    </w:p>
    <w:p>
      <w:pPr>
        <w:pStyle w:val="7"/>
        <w:numPr>
          <w:ilvl w:val="4"/>
          <w:numId w:val="84"/>
        </w:numPr>
        <w:spacing w:line="360" w:lineRule="auto"/>
        <w:ind w:left="993" w:hanging="993"/>
        <w:rPr>
          <w:rFonts w:ascii="仿宋" w:hAnsi="仿宋" w:eastAsia="仿宋"/>
          <w:i w:val="0"/>
          <w:iCs w:val="0"/>
        </w:rPr>
      </w:pPr>
      <w:r>
        <w:rPr>
          <w:rFonts w:hint="eastAsia" w:ascii="仿宋" w:hAnsi="仿宋" w:eastAsia="仿宋"/>
          <w:i w:val="0"/>
          <w:iCs w:val="0"/>
        </w:rPr>
        <w:t>我的潜客-盘点</w:t>
      </w:r>
    </w:p>
    <w:p>
      <w:pPr>
        <w:pStyle w:val="8"/>
        <w:numPr>
          <w:ilvl w:val="5"/>
          <w:numId w:val="86"/>
        </w:numPr>
        <w:spacing w:line="360" w:lineRule="auto"/>
        <w:rPr>
          <w:rFonts w:ascii="仿宋" w:hAnsi="仿宋" w:eastAsia="仿宋"/>
        </w:rPr>
      </w:pPr>
      <w:r>
        <w:rPr>
          <w:rFonts w:hint="eastAsia" w:ascii="仿宋" w:hAnsi="仿宋" w:eastAsia="仿宋"/>
        </w:rPr>
        <w:t>功能描述</w:t>
      </w:r>
    </w:p>
    <w:p>
      <w:pPr>
        <w:spacing w:line="360" w:lineRule="auto"/>
        <w:ind w:firstLine="420"/>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w:t>
      </w:r>
      <w:r>
        <w:rPr>
          <w:rFonts w:ascii="仿宋" w:hAnsi="仿宋" w:eastAsia="仿宋"/>
          <w:sz w:val="24"/>
          <w:szCs w:val="24"/>
        </w:rPr>
        <w:t>客户经理查看本人名下潜客盘点统计信息，帮助识别潜客转化效率和经营分布情况</w:t>
      </w:r>
      <w:r>
        <w:rPr>
          <w:rFonts w:hint="eastAsia" w:ascii="仿宋" w:hAnsi="仿宋" w:eastAsia="仿宋"/>
          <w:sz w:val="24"/>
          <w:szCs w:val="24"/>
        </w:rPr>
        <w:t>。</w:t>
      </w:r>
    </w:p>
    <w:p>
      <w:pPr>
        <w:pStyle w:val="8"/>
        <w:numPr>
          <w:ilvl w:val="5"/>
          <w:numId w:val="86"/>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86"/>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用户进入“我的潜客”页面后，系统默认加载本人名下潜客清单，展示“我的潜客”tab内容，点击“潜客盘点”tab后，可切换查看潜客盘点页面。</w:t>
      </w:r>
    </w:p>
    <w:p>
      <w:pPr>
        <w:spacing w:line="360" w:lineRule="auto"/>
        <w:rPr>
          <w:rFonts w:ascii="仿宋" w:hAnsi="仿宋" w:eastAsia="仿宋"/>
          <w:sz w:val="24"/>
          <w:szCs w:val="24"/>
        </w:rPr>
      </w:pPr>
      <w:r>
        <w:rPr>
          <w:rFonts w:hint="eastAsia" w:ascii="仿宋" w:hAnsi="仿宋" w:eastAsia="仿宋"/>
          <w:sz w:val="24"/>
          <w:szCs w:val="24"/>
        </w:rPr>
        <w:t>2. 展示用户名下潜客的盘点统计分析。展示指标：潜客总数、潜客转化率。展示图表：潜客来源分析、潜客转化构成分析、潜客调入/调出分析、潜客趋势分析。</w:t>
      </w:r>
    </w:p>
    <w:p>
      <w:pPr>
        <w:spacing w:line="360" w:lineRule="auto"/>
        <w:rPr>
          <w:rFonts w:ascii="仿宋" w:hAnsi="仿宋" w:eastAsia="仿宋"/>
          <w:sz w:val="24"/>
          <w:szCs w:val="24"/>
        </w:rPr>
      </w:pPr>
      <w:r>
        <w:rPr>
          <w:rFonts w:ascii="仿宋" w:hAnsi="仿宋" w:eastAsia="仿宋"/>
          <w:sz w:val="24"/>
          <w:szCs w:val="24"/>
        </w:rPr>
        <w:t xml:space="preserve">3. </w:t>
      </w:r>
      <w:r>
        <w:rPr>
          <w:rFonts w:hint="eastAsia" w:ascii="仿宋" w:hAnsi="仿宋" w:eastAsia="仿宋"/>
          <w:sz w:val="24"/>
          <w:szCs w:val="24"/>
        </w:rPr>
        <w:t>模式展示本月指标、图表数据，当选择本年或累计时，指标和图表根据统计期间的变化跟随联动。</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潜客盘点与“我的潜客”列表为同级 tab 页面。</w:t>
      </w:r>
    </w:p>
    <w:p>
      <w:pPr>
        <w:spacing w:line="360" w:lineRule="auto"/>
        <w:rPr>
          <w:rFonts w:ascii="仿宋" w:hAnsi="仿宋" w:eastAsia="仿宋"/>
          <w:sz w:val="24"/>
          <w:szCs w:val="24"/>
        </w:rPr>
      </w:pPr>
      <w:r>
        <w:rPr>
          <w:rFonts w:hint="eastAsia" w:ascii="仿宋" w:hAnsi="仿宋" w:eastAsia="仿宋"/>
          <w:sz w:val="24"/>
          <w:szCs w:val="24"/>
        </w:rPr>
        <w:t>2. 潜客盘点统计口径应与我的潜客列表数据保持一致。</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理财经理或客户经理仅可查看本人名下潜客盘点结果。</w:t>
      </w:r>
    </w:p>
    <w:p>
      <w:pPr>
        <w:pStyle w:val="8"/>
        <w:numPr>
          <w:ilvl w:val="5"/>
          <w:numId w:val="86"/>
        </w:numPr>
        <w:spacing w:line="360" w:lineRule="auto"/>
        <w:rPr>
          <w:rFonts w:ascii="仿宋" w:hAnsi="仿宋" w:eastAsia="仿宋"/>
        </w:rPr>
      </w:pPr>
      <w:r>
        <w:rPr>
          <w:rFonts w:hint="eastAsia" w:ascii="仿宋" w:hAnsi="仿宋" w:eastAsia="仿宋"/>
        </w:rPr>
        <w:t>输出</w:t>
      </w:r>
    </w:p>
    <w:p>
      <w:pPr>
        <w:pStyle w:val="172"/>
        <w:numPr>
          <w:ilvl w:val="0"/>
          <w:numId w:val="26"/>
        </w:numPr>
        <w:spacing w:line="360" w:lineRule="auto"/>
        <w:ind w:firstLineChars="0"/>
        <w:rPr>
          <w:rFonts w:ascii="仿宋" w:hAnsi="仿宋" w:eastAsia="仿宋"/>
          <w:b/>
          <w:bCs/>
          <w:sz w:val="24"/>
          <w:szCs w:val="24"/>
        </w:rPr>
      </w:pPr>
      <w:r>
        <w:rPr>
          <w:rFonts w:hint="eastAsia" w:ascii="仿宋" w:hAnsi="仿宋" w:eastAsia="仿宋"/>
          <w:b/>
          <w:bCs/>
          <w:sz w:val="24"/>
          <w:szCs w:val="24"/>
        </w:rPr>
        <w:t>指标清单</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2"/>
        <w:gridCol w:w="2258"/>
        <w:gridCol w:w="1674"/>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color w:val="000000"/>
                <w:sz w:val="24"/>
              </w:rPr>
            </w:pPr>
            <w:r>
              <w:rPr>
                <w:rFonts w:ascii="仿宋" w:hAnsi="仿宋" w:eastAsia="仿宋"/>
                <w:b/>
                <w:color w:val="000000"/>
                <w:sz w:val="24"/>
              </w:rPr>
              <w:t>要素名称</w:t>
            </w:r>
          </w:p>
        </w:tc>
        <w:tc>
          <w:tcPr>
            <w:tcW w:w="2258" w:type="dxa"/>
          </w:tcPr>
          <w:p>
            <w:pPr>
              <w:spacing w:line="360" w:lineRule="auto"/>
              <w:rPr>
                <w:rFonts w:ascii="仿宋" w:hAnsi="仿宋" w:eastAsia="仿宋"/>
                <w:color w:val="000000"/>
                <w:sz w:val="24"/>
              </w:rPr>
            </w:pPr>
            <w:r>
              <w:rPr>
                <w:rFonts w:ascii="仿宋" w:hAnsi="仿宋" w:eastAsia="仿宋"/>
                <w:b/>
                <w:color w:val="000000"/>
                <w:sz w:val="24"/>
              </w:rPr>
              <w:t>约束及校验规则</w:t>
            </w:r>
          </w:p>
        </w:tc>
        <w:tc>
          <w:tcPr>
            <w:tcW w:w="1674" w:type="dxa"/>
          </w:tcPr>
          <w:p>
            <w:pPr>
              <w:spacing w:line="360" w:lineRule="auto"/>
              <w:rPr>
                <w:rFonts w:ascii="仿宋" w:hAnsi="仿宋" w:eastAsia="仿宋"/>
                <w:color w:val="000000"/>
                <w:sz w:val="24"/>
              </w:rPr>
            </w:pPr>
            <w:r>
              <w:rPr>
                <w:rFonts w:ascii="仿宋" w:hAnsi="仿宋" w:eastAsia="仿宋"/>
                <w:b/>
                <w:color w:val="000000"/>
                <w:sz w:val="24"/>
              </w:rPr>
              <w:t>数据类型</w:t>
            </w:r>
          </w:p>
        </w:tc>
        <w:tc>
          <w:tcPr>
            <w:tcW w:w="2856" w:type="dxa"/>
          </w:tcPr>
          <w:p>
            <w:pPr>
              <w:spacing w:line="360" w:lineRule="auto"/>
              <w:rPr>
                <w:rFonts w:ascii="仿宋" w:hAnsi="仿宋" w:eastAsia="仿宋"/>
                <w:color w:val="000000"/>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color w:val="000000"/>
                <w:sz w:val="24"/>
              </w:rPr>
            </w:pPr>
            <w:r>
              <w:rPr>
                <w:rFonts w:hint="eastAsia" w:ascii="仿宋" w:hAnsi="仿宋" w:eastAsia="仿宋"/>
                <w:color w:val="000000"/>
                <w:sz w:val="24"/>
              </w:rPr>
              <w:t>统计期间</w:t>
            </w:r>
          </w:p>
        </w:tc>
        <w:tc>
          <w:tcPr>
            <w:tcW w:w="2258" w:type="dxa"/>
          </w:tcPr>
          <w:p>
            <w:pPr>
              <w:spacing w:line="360" w:lineRule="auto"/>
              <w:rPr>
                <w:rFonts w:ascii="仿宋" w:hAnsi="仿宋" w:eastAsia="仿宋"/>
                <w:color w:val="000000"/>
                <w:sz w:val="24"/>
              </w:rPr>
            </w:pPr>
            <w:r>
              <w:rPr>
                <w:rFonts w:hint="eastAsia" w:ascii="仿宋" w:hAnsi="仿宋" w:eastAsia="仿宋"/>
                <w:color w:val="000000"/>
                <w:sz w:val="24"/>
              </w:rPr>
              <w:t>默认本月</w:t>
            </w:r>
          </w:p>
        </w:tc>
        <w:tc>
          <w:tcPr>
            <w:tcW w:w="1674" w:type="dxa"/>
          </w:tcPr>
          <w:p>
            <w:pPr>
              <w:spacing w:line="360" w:lineRule="auto"/>
              <w:rPr>
                <w:rFonts w:ascii="仿宋" w:hAnsi="仿宋" w:eastAsia="仿宋"/>
                <w:color w:val="000000"/>
                <w:sz w:val="24"/>
              </w:rPr>
            </w:pPr>
            <w:r>
              <w:rPr>
                <w:rFonts w:hint="eastAsia" w:ascii="仿宋" w:hAnsi="仿宋" w:eastAsia="仿宋"/>
                <w:color w:val="000000"/>
                <w:sz w:val="24"/>
              </w:rPr>
              <w:t>切片器</w:t>
            </w:r>
          </w:p>
        </w:tc>
        <w:tc>
          <w:tcPr>
            <w:tcW w:w="2856" w:type="dxa"/>
          </w:tcPr>
          <w:p>
            <w:pPr>
              <w:spacing w:line="360" w:lineRule="auto"/>
              <w:rPr>
                <w:rFonts w:ascii="仿宋" w:hAnsi="仿宋" w:eastAsia="仿宋"/>
                <w:color w:val="000000"/>
                <w:sz w:val="24"/>
              </w:rPr>
            </w:pPr>
            <w:r>
              <w:rPr>
                <w:rFonts w:hint="eastAsia" w:ascii="仿宋" w:hAnsi="仿宋" w:eastAsia="仿宋"/>
                <w:color w:val="000000"/>
                <w:sz w:val="24"/>
              </w:rPr>
              <w:t>切片器：累计｜本年｜本月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rPr>
            </w:pPr>
            <w:r>
              <w:rPr>
                <w:rFonts w:hint="eastAsia" w:ascii="仿宋" w:hAnsi="仿宋" w:eastAsia="仿宋"/>
                <w:color w:val="000000"/>
                <w:sz w:val="24"/>
              </w:rPr>
              <w:t>潜客总数</w:t>
            </w:r>
          </w:p>
        </w:tc>
        <w:tc>
          <w:tcPr>
            <w:tcW w:w="2258"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0,000</w:t>
            </w:r>
          </w:p>
        </w:tc>
        <w:tc>
          <w:tcPr>
            <w:tcW w:w="1674" w:type="dxa"/>
          </w:tcPr>
          <w:p>
            <w:pPr>
              <w:spacing w:line="360" w:lineRule="auto"/>
              <w:rPr>
                <w:rFonts w:ascii="仿宋" w:hAnsi="仿宋" w:eastAsia="仿宋"/>
              </w:rPr>
            </w:pPr>
            <w:r>
              <w:rPr>
                <w:rFonts w:ascii="仿宋" w:hAnsi="仿宋" w:eastAsia="仿宋"/>
                <w:color w:val="000000"/>
                <w:sz w:val="24"/>
              </w:rPr>
              <w:t>数字</w:t>
            </w:r>
          </w:p>
        </w:tc>
        <w:tc>
          <w:tcPr>
            <w:tcW w:w="2856" w:type="dxa"/>
          </w:tcPr>
          <w:p>
            <w:pPr>
              <w:spacing w:line="360" w:lineRule="auto"/>
              <w:rPr>
                <w:rFonts w:ascii="仿宋" w:hAnsi="仿宋" w:eastAsia="仿宋"/>
                <w:color w:val="000000"/>
                <w:sz w:val="24"/>
              </w:rPr>
            </w:pPr>
            <w:r>
              <w:rPr>
                <w:rFonts w:hint="eastAsia" w:ascii="仿宋" w:hAnsi="仿宋" w:eastAsia="仿宋"/>
                <w:color w:val="000000"/>
                <w:sz w:val="24"/>
              </w:rPr>
              <w:t>单位：户</w:t>
            </w:r>
          </w:p>
          <w:p>
            <w:pPr>
              <w:spacing w:line="360" w:lineRule="auto"/>
              <w:rPr>
                <w:rFonts w:ascii="仿宋" w:hAnsi="仿宋" w:eastAsia="仿宋"/>
                <w:color w:val="000000"/>
                <w:sz w:val="24"/>
              </w:rPr>
            </w:pPr>
            <w:r>
              <w:rPr>
                <w:rFonts w:hint="eastAsia" w:ascii="仿宋" w:hAnsi="仿宋" w:eastAsia="仿宋"/>
                <w:color w:val="000000"/>
                <w:sz w:val="24"/>
              </w:rPr>
              <w:t>累计：名下所有的潜在客户数。</w:t>
            </w:r>
          </w:p>
          <w:p>
            <w:pPr>
              <w:spacing w:line="360" w:lineRule="auto"/>
              <w:rPr>
                <w:rFonts w:ascii="仿宋" w:hAnsi="仿宋" w:eastAsia="仿宋"/>
                <w:color w:val="000000"/>
                <w:sz w:val="24"/>
              </w:rPr>
            </w:pPr>
            <w:r>
              <w:rPr>
                <w:rFonts w:hint="eastAsia" w:ascii="仿宋" w:hAnsi="仿宋" w:eastAsia="仿宋"/>
                <w:color w:val="000000"/>
                <w:sz w:val="24"/>
              </w:rPr>
              <w:t>本年：本年新增的潜在客户数。</w:t>
            </w:r>
          </w:p>
          <w:p>
            <w:pPr>
              <w:spacing w:line="360" w:lineRule="auto"/>
              <w:rPr>
                <w:rFonts w:ascii="仿宋" w:hAnsi="仿宋" w:eastAsia="仿宋"/>
              </w:rPr>
            </w:pPr>
            <w:r>
              <w:rPr>
                <w:rFonts w:hint="eastAsia" w:ascii="仿宋" w:hAnsi="仿宋" w:eastAsia="仿宋"/>
                <w:color w:val="000000"/>
                <w:sz w:val="24"/>
              </w:rPr>
              <w:t>本月：本月新增的潜在客户数。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72" w:type="dxa"/>
          </w:tcPr>
          <w:p>
            <w:pPr>
              <w:spacing w:line="360" w:lineRule="auto"/>
              <w:rPr>
                <w:rFonts w:ascii="仿宋" w:hAnsi="仿宋" w:eastAsia="仿宋"/>
                <w:color w:val="000000"/>
                <w:sz w:val="24"/>
              </w:rPr>
            </w:pPr>
            <w:r>
              <w:rPr>
                <w:rFonts w:hint="eastAsia" w:ascii="仿宋" w:hAnsi="仿宋" w:eastAsia="仿宋"/>
                <w:color w:val="000000"/>
                <w:sz w:val="24"/>
              </w:rPr>
              <w:t>潜客转化率</w:t>
            </w:r>
          </w:p>
        </w:tc>
        <w:tc>
          <w:tcPr>
            <w:tcW w:w="2258" w:type="dxa"/>
          </w:tcPr>
          <w:p>
            <w:pPr>
              <w:spacing w:line="360" w:lineRule="auto"/>
              <w:rPr>
                <w:rFonts w:ascii="仿宋" w:hAnsi="仿宋" w:eastAsia="仿宋"/>
                <w:color w:val="000000"/>
                <w:sz w:val="24"/>
              </w:rPr>
            </w:pPr>
            <w:r>
              <w:rPr>
                <w:rFonts w:ascii="仿宋" w:hAnsi="仿宋" w:eastAsia="仿宋"/>
                <w:color w:val="000000"/>
                <w:sz w:val="24"/>
              </w:rPr>
              <w:t>反显</w:t>
            </w:r>
            <w:r>
              <w:rPr>
                <w:rFonts w:hint="eastAsia" w:ascii="仿宋" w:hAnsi="仿宋" w:eastAsia="仿宋"/>
                <w:color w:val="000000"/>
                <w:sz w:val="24"/>
              </w:rPr>
              <w:t>、格式化：1</w:t>
            </w:r>
            <w:r>
              <w:rPr>
                <w:rFonts w:ascii="仿宋" w:hAnsi="仿宋" w:eastAsia="仿宋"/>
                <w:color w:val="000000"/>
                <w:sz w:val="24"/>
              </w:rPr>
              <w:t>0.00%</w:t>
            </w:r>
          </w:p>
        </w:tc>
        <w:tc>
          <w:tcPr>
            <w:tcW w:w="1674" w:type="dxa"/>
          </w:tcPr>
          <w:p>
            <w:pPr>
              <w:spacing w:line="360" w:lineRule="auto"/>
              <w:rPr>
                <w:rFonts w:ascii="仿宋" w:hAnsi="仿宋" w:eastAsia="仿宋"/>
                <w:color w:val="000000"/>
                <w:sz w:val="24"/>
              </w:rPr>
            </w:pPr>
            <w:r>
              <w:rPr>
                <w:rFonts w:hint="eastAsia" w:ascii="仿宋" w:hAnsi="仿宋" w:eastAsia="仿宋"/>
                <w:color w:val="000000"/>
                <w:sz w:val="24"/>
              </w:rPr>
              <w:t>百分比</w:t>
            </w:r>
          </w:p>
        </w:tc>
        <w:tc>
          <w:tcPr>
            <w:tcW w:w="2856" w:type="dxa"/>
          </w:tcPr>
          <w:p>
            <w:pPr>
              <w:spacing w:line="360" w:lineRule="auto"/>
              <w:rPr>
                <w:rFonts w:ascii="仿宋" w:hAnsi="仿宋" w:eastAsia="仿宋"/>
                <w:color w:val="000000"/>
                <w:sz w:val="24"/>
              </w:rPr>
            </w:pPr>
            <w:r>
              <w:rPr>
                <w:rFonts w:hint="eastAsia" w:ascii="仿宋" w:hAnsi="仿宋" w:eastAsia="仿宋"/>
                <w:color w:val="000000"/>
                <w:sz w:val="24"/>
              </w:rPr>
              <w:t>单位：%</w:t>
            </w:r>
          </w:p>
          <w:p>
            <w:pPr>
              <w:spacing w:line="360" w:lineRule="auto"/>
              <w:rPr>
                <w:rFonts w:ascii="仿宋" w:hAnsi="仿宋" w:eastAsia="仿宋"/>
                <w:color w:val="000000"/>
                <w:sz w:val="24"/>
              </w:rPr>
            </w:pPr>
            <w:r>
              <w:rPr>
                <w:rFonts w:hint="eastAsia" w:ascii="仿宋" w:hAnsi="仿宋" w:eastAsia="仿宋"/>
                <w:color w:val="000000"/>
                <w:sz w:val="24"/>
              </w:rPr>
              <w:t>累计：名下累计转化的潜在客户/名下所有的潜在客户数*</w:t>
            </w:r>
            <w:r>
              <w:rPr>
                <w:rFonts w:ascii="仿宋" w:hAnsi="仿宋" w:eastAsia="仿宋"/>
                <w:color w:val="000000"/>
                <w:sz w:val="24"/>
              </w:rPr>
              <w:t>100%</w:t>
            </w:r>
          </w:p>
          <w:p>
            <w:pPr>
              <w:spacing w:line="360" w:lineRule="auto"/>
              <w:rPr>
                <w:rFonts w:ascii="仿宋" w:hAnsi="仿宋" w:eastAsia="仿宋"/>
                <w:color w:val="000000"/>
                <w:sz w:val="24"/>
              </w:rPr>
            </w:pPr>
            <w:r>
              <w:rPr>
                <w:rFonts w:hint="eastAsia" w:ascii="仿宋" w:hAnsi="仿宋" w:eastAsia="仿宋"/>
                <w:color w:val="000000"/>
                <w:sz w:val="24"/>
              </w:rPr>
              <w:t>本年：名下本年转化的潜在客户/名下所有的潜在客户数*</w:t>
            </w:r>
            <w:r>
              <w:rPr>
                <w:rFonts w:ascii="仿宋" w:hAnsi="仿宋" w:eastAsia="仿宋"/>
                <w:color w:val="000000"/>
                <w:sz w:val="24"/>
              </w:rPr>
              <w:t>100%</w:t>
            </w:r>
          </w:p>
          <w:p>
            <w:pPr>
              <w:spacing w:line="360" w:lineRule="auto"/>
              <w:rPr>
                <w:rFonts w:ascii="仿宋" w:hAnsi="仿宋" w:eastAsia="仿宋"/>
                <w:color w:val="000000"/>
                <w:sz w:val="24"/>
              </w:rPr>
            </w:pPr>
            <w:r>
              <w:rPr>
                <w:rFonts w:hint="eastAsia" w:ascii="仿宋" w:hAnsi="仿宋" w:eastAsia="仿宋"/>
                <w:color w:val="000000"/>
                <w:sz w:val="24"/>
              </w:rPr>
              <w:t>本月：名下本月转化的潜在客户/名下所有的潜在客户数*</w:t>
            </w:r>
            <w:r>
              <w:rPr>
                <w:rFonts w:ascii="仿宋" w:hAnsi="仿宋" w:eastAsia="仿宋"/>
                <w:color w:val="000000"/>
                <w:sz w:val="24"/>
              </w:rPr>
              <w:t>100%</w:t>
            </w:r>
          </w:p>
        </w:tc>
      </w:tr>
    </w:tbl>
    <w:p>
      <w:pPr>
        <w:spacing w:line="360" w:lineRule="auto"/>
        <w:rPr>
          <w:rFonts w:ascii="仿宋" w:hAnsi="仿宋" w:eastAsia="仿宋"/>
        </w:rPr>
      </w:pPr>
    </w:p>
    <w:p>
      <w:pPr>
        <w:pStyle w:val="172"/>
        <w:numPr>
          <w:ilvl w:val="0"/>
          <w:numId w:val="26"/>
        </w:numPr>
        <w:spacing w:line="360" w:lineRule="auto"/>
        <w:ind w:firstLineChars="0"/>
        <w:rPr>
          <w:rFonts w:ascii="仿宋" w:hAnsi="仿宋" w:eastAsia="仿宋"/>
          <w:b/>
          <w:bCs/>
          <w:sz w:val="24"/>
          <w:szCs w:val="24"/>
        </w:rPr>
      </w:pPr>
      <w:r>
        <w:rPr>
          <w:rFonts w:hint="eastAsia" w:ascii="仿宋" w:hAnsi="仿宋" w:eastAsia="仿宋"/>
          <w:b/>
          <w:bCs/>
          <w:sz w:val="24"/>
          <w:szCs w:val="24"/>
        </w:rPr>
        <w:t>图表说明</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潜客来源分析</w:t>
      </w:r>
    </w:p>
    <w:p>
      <w:pPr>
        <w:spacing w:line="360" w:lineRule="auto"/>
        <w:ind w:firstLine="420"/>
        <w:rPr>
          <w:rFonts w:ascii="仿宋" w:hAnsi="仿宋" w:eastAsia="仿宋"/>
          <w:sz w:val="24"/>
          <w:szCs w:val="24"/>
        </w:rPr>
      </w:pPr>
      <w:r>
        <w:rPr>
          <w:rFonts w:hint="eastAsia" w:ascii="仿宋" w:hAnsi="仿宋" w:eastAsia="仿宋"/>
          <w:sz w:val="24"/>
          <w:szCs w:val="24"/>
        </w:rPr>
        <w:t>图表类型：柱状图</w:t>
      </w:r>
    </w:p>
    <w:p>
      <w:pPr>
        <w:spacing w:line="360" w:lineRule="auto"/>
        <w:ind w:firstLine="420"/>
        <w:rPr>
          <w:rFonts w:ascii="仿宋" w:hAnsi="仿宋" w:eastAsia="仿宋"/>
        </w:rPr>
      </w:pPr>
      <w:r>
        <w:rPr>
          <w:rFonts w:hint="eastAsia" w:ascii="仿宋" w:hAnsi="仿宋" w:eastAsia="仿宋"/>
          <w:sz w:val="24"/>
          <w:szCs w:val="24"/>
        </w:rPr>
        <w:t>图表说明：根据潜客来源（本人录入或导入、关联关系衍生、企微联系人、沙龙活动引入），统计每类潜客来源的客户数及客户数占比。鼠标悬浮进行提示，如鼠标悬浮在“企微联系人”分类，提示文案：“</w:t>
      </w:r>
      <w:r>
        <w:rPr>
          <w:rFonts w:ascii="仿宋" w:hAnsi="仿宋" w:eastAsia="仿宋"/>
          <w:sz w:val="24"/>
          <w:szCs w:val="24"/>
        </w:rPr>
        <w:t>{</w:t>
      </w:r>
      <w:r>
        <w:rPr>
          <w:rFonts w:hint="eastAsia" w:ascii="仿宋" w:hAnsi="仿宋" w:eastAsia="仿宋"/>
          <w:sz w:val="24"/>
          <w:szCs w:val="24"/>
        </w:rPr>
        <w:t>累计｜本年｜本月}企微联系人潜客：</w:t>
      </w:r>
      <w:r>
        <w:rPr>
          <w:rFonts w:ascii="仿宋" w:hAnsi="仿宋" w:eastAsia="仿宋"/>
          <w:sz w:val="24"/>
          <w:szCs w:val="24"/>
        </w:rPr>
        <w:t>34</w:t>
      </w:r>
      <w:r>
        <w:rPr>
          <w:rFonts w:hint="eastAsia" w:ascii="仿宋" w:hAnsi="仿宋" w:eastAsia="仿宋"/>
          <w:sz w:val="24"/>
          <w:szCs w:val="24"/>
        </w:rPr>
        <w:t>户</w:t>
      </w:r>
      <w:r>
        <w:rPr>
          <w:rFonts w:ascii="仿宋" w:hAnsi="仿宋" w:eastAsia="仿宋"/>
          <w:sz w:val="24"/>
          <w:szCs w:val="24"/>
        </w:rPr>
        <w:t xml:space="preserve"> 12.</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，转化率：3</w:t>
      </w:r>
      <w:r>
        <w:rPr>
          <w:rFonts w:ascii="仿宋" w:hAnsi="仿宋" w:eastAsia="仿宋"/>
          <w:sz w:val="24"/>
          <w:szCs w:val="24"/>
        </w:rPr>
        <w:t>.</w:t>
      </w:r>
      <w:r>
        <w:rPr>
          <w:rFonts w:ascii="仿宋" w:hAnsi="仿宋" w:eastAsia="仿宋"/>
          <w:sz w:val="22"/>
          <w:szCs w:val="22"/>
        </w:rPr>
        <w:t>13</w:t>
      </w:r>
      <w:r>
        <w:rPr>
          <w:rFonts w:ascii="仿宋" w:hAnsi="仿宋" w:eastAsia="仿宋"/>
          <w:sz w:val="24"/>
          <w:szCs w:val="24"/>
        </w:rPr>
        <w:t>%</w:t>
      </w:r>
      <w:r>
        <w:rPr>
          <w:rFonts w:hint="eastAsia" w:ascii="仿宋" w:hAnsi="仿宋" w:eastAsia="仿宋"/>
          <w:sz w:val="24"/>
          <w:szCs w:val="24"/>
        </w:rPr>
        <w:t>”。</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潜客转化构成分析</w:t>
      </w:r>
    </w:p>
    <w:p>
      <w:pPr>
        <w:spacing w:line="360" w:lineRule="auto"/>
        <w:ind w:firstLine="420"/>
        <w:rPr>
          <w:rFonts w:ascii="仿宋" w:hAnsi="仿宋" w:eastAsia="仿宋"/>
          <w:sz w:val="24"/>
          <w:szCs w:val="24"/>
        </w:rPr>
      </w:pPr>
      <w:r>
        <w:rPr>
          <w:rFonts w:hint="eastAsia" w:ascii="仿宋" w:hAnsi="仿宋" w:eastAsia="仿宋"/>
          <w:sz w:val="24"/>
          <w:szCs w:val="24"/>
        </w:rPr>
        <w:t>图表类型：饼状图</w:t>
      </w:r>
    </w:p>
    <w:p>
      <w:pPr>
        <w:spacing w:line="360" w:lineRule="auto"/>
        <w:ind w:firstLine="420"/>
        <w:rPr>
          <w:rFonts w:ascii="仿宋" w:hAnsi="仿宋" w:eastAsia="仿宋"/>
          <w:sz w:val="24"/>
          <w:szCs w:val="24"/>
        </w:rPr>
      </w:pPr>
      <w:r>
        <w:rPr>
          <w:rFonts w:hint="eastAsia" w:ascii="仿宋" w:hAnsi="仿宋" w:eastAsia="仿宋"/>
          <w:sz w:val="24"/>
          <w:szCs w:val="24"/>
        </w:rPr>
        <w:t>图表说明：通过潜客转化构成分析是通过什么产品实现潜客的转化，统计每类产品</w:t>
      </w:r>
      <w:r>
        <w:rPr>
          <w:rFonts w:hint="eastAsia" w:ascii="仿宋" w:hAnsi="仿宋" w:eastAsia="仿宋"/>
          <w:color w:val="000000" w:themeColor="text1"/>
          <w:sz w:val="24"/>
          <w:szCs w:val="24"/>
          <w14:textFill>
            <w14:solidFill>
              <w14:schemeClr w14:val="tx1"/>
            </w14:solidFill>
          </w14:textFill>
        </w:rPr>
        <w:t>（普通定期（包括：核心系统里面的存款产品）、智能存款（智能存款系统的存款产品）、自营理财、代销理财、代销保险）转</w:t>
      </w:r>
      <w:r>
        <w:rPr>
          <w:rFonts w:hint="eastAsia" w:ascii="仿宋" w:hAnsi="仿宋" w:eastAsia="仿宋"/>
          <w:sz w:val="24"/>
          <w:szCs w:val="24"/>
        </w:rPr>
        <w:t>化潜在客户的客户数及客户数占比。鼠标悬浮进行提示，如鼠标悬浮在“定期存款”分类，提示文案：“</w:t>
      </w:r>
      <w:r>
        <w:rPr>
          <w:rFonts w:ascii="仿宋" w:hAnsi="仿宋" w:eastAsia="仿宋"/>
          <w:sz w:val="24"/>
          <w:szCs w:val="24"/>
        </w:rPr>
        <w:t>{</w:t>
      </w:r>
      <w:r>
        <w:rPr>
          <w:rFonts w:hint="eastAsia" w:ascii="仿宋" w:hAnsi="仿宋" w:eastAsia="仿宋"/>
          <w:sz w:val="24"/>
          <w:szCs w:val="24"/>
        </w:rPr>
        <w:t>累计｜本年｜本月}定期存款转化：</w:t>
      </w:r>
      <w:r>
        <w:rPr>
          <w:rFonts w:ascii="仿宋" w:hAnsi="仿宋" w:eastAsia="仿宋"/>
          <w:sz w:val="24"/>
          <w:szCs w:val="24"/>
        </w:rPr>
        <w:t>34</w:t>
      </w:r>
      <w:r>
        <w:rPr>
          <w:rFonts w:hint="eastAsia" w:ascii="仿宋" w:hAnsi="仿宋" w:eastAsia="仿宋"/>
          <w:sz w:val="24"/>
          <w:szCs w:val="24"/>
        </w:rPr>
        <w:t>户</w:t>
      </w:r>
      <w:r>
        <w:rPr>
          <w:rFonts w:ascii="仿宋" w:hAnsi="仿宋" w:eastAsia="仿宋"/>
          <w:sz w:val="24"/>
          <w:szCs w:val="24"/>
        </w:rPr>
        <w:t xml:space="preserve"> 12.</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潜客调入/调出分析</w:t>
      </w:r>
    </w:p>
    <w:p>
      <w:pPr>
        <w:spacing w:line="360" w:lineRule="auto"/>
        <w:ind w:firstLine="420"/>
        <w:rPr>
          <w:rFonts w:ascii="仿宋" w:hAnsi="仿宋" w:eastAsia="仿宋"/>
          <w:sz w:val="24"/>
          <w:szCs w:val="24"/>
        </w:rPr>
      </w:pPr>
      <w:r>
        <w:rPr>
          <w:rFonts w:hint="eastAsia" w:ascii="仿宋" w:hAnsi="仿宋" w:eastAsia="仿宋"/>
          <w:sz w:val="24"/>
          <w:szCs w:val="24"/>
        </w:rPr>
        <w:t>图表类型：对比图</w:t>
      </w:r>
    </w:p>
    <w:p>
      <w:pPr>
        <w:spacing w:line="360" w:lineRule="auto"/>
        <w:ind w:firstLine="420"/>
        <w:rPr>
          <w:rFonts w:ascii="仿宋" w:hAnsi="仿宋" w:eastAsia="仿宋"/>
          <w:sz w:val="24"/>
          <w:szCs w:val="24"/>
        </w:rPr>
      </w:pPr>
      <w:r>
        <w:rPr>
          <w:rFonts w:hint="eastAsia" w:ascii="仿宋" w:hAnsi="仿宋" w:eastAsia="仿宋"/>
          <w:sz w:val="24"/>
          <w:szCs w:val="24"/>
        </w:rPr>
        <w:t>图表说明：调入与调出左右对比，左边调入，右边调出。统计调入与调出的潜客户数。鼠标悬浮进行提示，如鼠标悬浮在“调入”分类，提示文案：“</w:t>
      </w:r>
      <w:r>
        <w:rPr>
          <w:rFonts w:ascii="仿宋" w:hAnsi="仿宋" w:eastAsia="仿宋"/>
          <w:sz w:val="24"/>
          <w:szCs w:val="24"/>
        </w:rPr>
        <w:t>{</w:t>
      </w:r>
      <w:r>
        <w:rPr>
          <w:rFonts w:hint="eastAsia" w:ascii="仿宋" w:hAnsi="仿宋" w:eastAsia="仿宋"/>
          <w:sz w:val="24"/>
          <w:szCs w:val="24"/>
        </w:rPr>
        <w:t>累计｜本年｜本月}调入：</w:t>
      </w:r>
      <w:r>
        <w:rPr>
          <w:rFonts w:ascii="仿宋" w:hAnsi="仿宋" w:eastAsia="仿宋"/>
          <w:sz w:val="24"/>
          <w:szCs w:val="24"/>
        </w:rPr>
        <w:t>3</w:t>
      </w:r>
      <w:r>
        <w:rPr>
          <w:rFonts w:hint="eastAsia" w:ascii="仿宋" w:hAnsi="仿宋" w:eastAsia="仿宋"/>
          <w:sz w:val="24"/>
          <w:szCs w:val="24"/>
        </w:rPr>
        <w:t>户”。</w:t>
      </w:r>
    </w:p>
    <w:p>
      <w:pPr>
        <w:pStyle w:val="172"/>
        <w:numPr>
          <w:ilvl w:val="0"/>
          <w:numId w:val="24"/>
        </w:numPr>
        <w:spacing w:line="360" w:lineRule="auto"/>
        <w:ind w:firstLineChars="0"/>
        <w:rPr>
          <w:rFonts w:ascii="仿宋" w:hAnsi="仿宋" w:eastAsia="仿宋"/>
        </w:rPr>
      </w:pPr>
      <w:r>
        <w:rPr>
          <w:rFonts w:hint="eastAsia" w:ascii="仿宋" w:hAnsi="仿宋" w:eastAsia="仿宋"/>
          <w:sz w:val="24"/>
          <w:szCs w:val="24"/>
        </w:rPr>
        <w:t>潜客趋势分析</w:t>
      </w:r>
    </w:p>
    <w:p>
      <w:pPr>
        <w:spacing w:line="360" w:lineRule="auto"/>
        <w:ind w:firstLine="420"/>
        <w:rPr>
          <w:rFonts w:ascii="仿宋" w:hAnsi="仿宋" w:eastAsia="仿宋"/>
          <w:sz w:val="24"/>
          <w:szCs w:val="24"/>
        </w:rPr>
      </w:pPr>
      <w:r>
        <w:rPr>
          <w:rFonts w:hint="eastAsia" w:ascii="仿宋" w:hAnsi="仿宋" w:eastAsia="仿宋"/>
          <w:sz w:val="24"/>
          <w:szCs w:val="24"/>
        </w:rPr>
        <w:t>图表类型：折线图</w:t>
      </w:r>
    </w:p>
    <w:p>
      <w:pPr>
        <w:spacing w:line="360" w:lineRule="auto"/>
        <w:ind w:firstLine="420"/>
        <w:rPr>
          <w:rFonts w:ascii="仿宋" w:hAnsi="仿宋" w:eastAsia="仿宋"/>
        </w:rPr>
      </w:pPr>
      <w:r>
        <w:rPr>
          <w:rFonts w:hint="eastAsia" w:ascii="仿宋" w:hAnsi="仿宋" w:eastAsia="仿宋"/>
          <w:sz w:val="24"/>
          <w:szCs w:val="24"/>
        </w:rPr>
        <w:t>图表说明： 按照月维度，统计近1</w:t>
      </w:r>
      <w:r>
        <w:rPr>
          <w:rFonts w:ascii="仿宋" w:hAnsi="仿宋" w:eastAsia="仿宋"/>
          <w:sz w:val="24"/>
          <w:szCs w:val="24"/>
        </w:rPr>
        <w:t>3</w:t>
      </w:r>
      <w:r>
        <w:rPr>
          <w:rFonts w:hint="eastAsia" w:ascii="仿宋" w:hAnsi="仿宋" w:eastAsia="仿宋"/>
          <w:sz w:val="24"/>
          <w:szCs w:val="24"/>
        </w:rPr>
        <w:t>个月每月潜在客户的新增数、转化率。鼠标悬浮进行提示，如鼠标悬浮在“某月”，提示文案：“某月：</w:t>
      </w:r>
      <w:r>
        <w:rPr>
          <w:rFonts w:ascii="仿宋" w:hAnsi="仿宋" w:eastAsia="仿宋"/>
          <w:sz w:val="24"/>
          <w:szCs w:val="24"/>
        </w:rPr>
        <w:t>34</w:t>
      </w:r>
      <w:r>
        <w:rPr>
          <w:rFonts w:hint="eastAsia" w:ascii="仿宋" w:hAnsi="仿宋" w:eastAsia="仿宋"/>
          <w:sz w:val="24"/>
          <w:szCs w:val="24"/>
        </w:rPr>
        <w:t>户</w:t>
      </w:r>
      <w:r>
        <w:rPr>
          <w:rFonts w:ascii="仿宋" w:hAnsi="仿宋" w:eastAsia="仿宋"/>
          <w:sz w:val="24"/>
          <w:szCs w:val="24"/>
        </w:rPr>
        <w:t xml:space="preserve"> 12.</w:t>
      </w:r>
      <w:r>
        <w:rPr>
          <w:rFonts w:ascii="仿宋" w:hAnsi="仿宋" w:eastAsia="仿宋"/>
          <w:sz w:val="22"/>
          <w:szCs w:val="22"/>
        </w:rPr>
        <w:t>28</w:t>
      </w:r>
      <w:r>
        <w:rPr>
          <w:rFonts w:ascii="仿宋" w:hAnsi="仿宋" w:eastAsia="仿宋"/>
          <w:sz w:val="24"/>
          <w:szCs w:val="24"/>
        </w:rPr>
        <w:t>%</w:t>
      </w:r>
      <w:r>
        <w:rPr>
          <w:rFonts w:hint="eastAsia" w:ascii="仿宋" w:hAnsi="仿宋" w:eastAsia="仿宋"/>
          <w:sz w:val="24"/>
          <w:szCs w:val="24"/>
        </w:rPr>
        <w:t>”。</w:t>
      </w:r>
    </w:p>
    <w:p>
      <w:pPr>
        <w:spacing w:line="360" w:lineRule="auto"/>
        <w:rPr>
          <w:rFonts w:ascii="仿宋" w:hAnsi="仿宋" w:eastAsia="仿宋"/>
        </w:rPr>
      </w:pPr>
    </w:p>
    <w:p>
      <w:pPr>
        <w:pStyle w:val="8"/>
        <w:numPr>
          <w:ilvl w:val="5"/>
          <w:numId w:val="86"/>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86"/>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86"/>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84"/>
        </w:numPr>
        <w:spacing w:line="360" w:lineRule="auto"/>
        <w:ind w:left="1418" w:hanging="1418"/>
        <w:rPr>
          <w:rFonts w:ascii="仿宋" w:hAnsi="仿宋" w:eastAsia="仿宋"/>
          <w:i w:val="0"/>
          <w:iCs w:val="0"/>
        </w:rPr>
      </w:pPr>
      <w:r>
        <w:rPr>
          <w:rFonts w:hint="eastAsia" w:ascii="仿宋" w:hAnsi="仿宋" w:eastAsia="仿宋"/>
          <w:i w:val="0"/>
          <w:iCs w:val="0"/>
        </w:rPr>
        <w:t>我的潜客-新增</w:t>
      </w:r>
    </w:p>
    <w:p>
      <w:pPr>
        <w:pStyle w:val="8"/>
        <w:numPr>
          <w:ilvl w:val="5"/>
          <w:numId w:val="87"/>
        </w:numPr>
        <w:spacing w:line="360" w:lineRule="auto"/>
        <w:rPr>
          <w:rFonts w:ascii="仿宋" w:hAnsi="仿宋" w:eastAsia="仿宋"/>
        </w:rPr>
      </w:pPr>
      <w:r>
        <w:rPr>
          <w:rFonts w:hint="eastAsia" w:ascii="仿宋" w:hAnsi="仿宋" w:eastAsia="仿宋"/>
        </w:rPr>
        <w:t>功能描述</w:t>
      </w:r>
    </w:p>
    <w:p>
      <w:pPr>
        <w:spacing w:line="360" w:lineRule="auto"/>
        <w:ind w:firstLine="420"/>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w:t>
      </w:r>
      <w:r>
        <w:rPr>
          <w:rFonts w:ascii="仿宋" w:hAnsi="仿宋" w:eastAsia="仿宋"/>
          <w:sz w:val="24"/>
          <w:szCs w:val="24"/>
        </w:rPr>
        <w:t>客户经理新增潜在客户并录入基础信息，提升行外潜客的快速登记效率</w:t>
      </w:r>
      <w:r>
        <w:rPr>
          <w:rFonts w:hint="eastAsia" w:ascii="仿宋" w:hAnsi="仿宋" w:eastAsia="仿宋"/>
          <w:sz w:val="24"/>
          <w:szCs w:val="24"/>
        </w:rPr>
        <w:t>。</w:t>
      </w:r>
    </w:p>
    <w:p>
      <w:pPr>
        <w:pStyle w:val="8"/>
        <w:numPr>
          <w:ilvl w:val="5"/>
          <w:numId w:val="87"/>
        </w:numPr>
        <w:spacing w:line="360" w:lineRule="auto"/>
        <w:rPr>
          <w:rFonts w:ascii="仿宋" w:hAnsi="仿宋" w:eastAsia="仿宋"/>
        </w:rPr>
      </w:pPr>
      <w:r>
        <w:rPr>
          <w:rFonts w:hint="eastAsia" w:ascii="仿宋" w:hAnsi="仿宋" w:eastAsia="仿宋"/>
        </w:rPr>
        <w:t>输入</w:t>
      </w:r>
    </w:p>
    <w:p>
      <w:pPr>
        <w:spacing w:line="360" w:lineRule="auto"/>
        <w:ind w:firstLine="420"/>
        <w:rPr>
          <w:rFonts w:ascii="仿宋" w:hAnsi="仿宋" w:eastAsia="仿宋"/>
          <w:sz w:val="24"/>
          <w:szCs w:val="24"/>
        </w:rPr>
      </w:pPr>
      <w:r>
        <w:rPr>
          <w:rFonts w:ascii="仿宋" w:hAnsi="仿宋" w:eastAsia="仿宋"/>
          <w:sz w:val="24"/>
          <w:szCs w:val="24"/>
        </w:rPr>
        <w:t>新增潜客信息以客户名称和联系电话为核心必录项，其余字段可按业务需要补录。</w:t>
      </w:r>
    </w:p>
    <w:tbl>
      <w:tblPr>
        <w:tblStyle w:val="51"/>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74"/>
        <w:gridCol w:w="2273"/>
        <w:gridCol w:w="2251"/>
        <w:gridCol w:w="22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73" w:type="dxa"/>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51" w:type="dxa"/>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2" w:type="dxa"/>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联系电话</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必输</w:t>
            </w:r>
            <w:r>
              <w:rPr>
                <w:rFonts w:hint="eastAsia" w:ascii="仿宋" w:hAnsi="仿宋" w:eastAsia="仿宋"/>
                <w:color w:val="000000"/>
                <w:sz w:val="24"/>
                <w:szCs w:val="24"/>
              </w:rPr>
              <w:t>，电话号码格式校验</w:t>
            </w:r>
          </w:p>
        </w:tc>
        <w:tc>
          <w:tcPr>
            <w:tcW w:w="2251"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性别</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潜在客户性别，枚举值：男、女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证件类型</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潜在客户证件类型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证件号码</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，证件号码格式校验</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潜在客户证件号码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年龄</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若证件号码为身份证，则年龄由证件号码自动计算并反显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工作单位</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color w:val="000000"/>
                <w:sz w:val="24"/>
                <w:szCs w:val="24"/>
              </w:rPr>
              <w:t>工作单位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职位</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下拉框</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潜在客户职位</w:t>
            </w:r>
            <w:r>
              <w:rPr>
                <w:rFonts w:hint="eastAsia" w:ascii="仿宋" w:hAnsi="仿宋" w:eastAsia="仿宋"/>
                <w:color w:val="000000"/>
                <w:sz w:val="24"/>
                <w:szCs w:val="24"/>
              </w:rPr>
              <w:t>，枚举值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月收入</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、金额格式校验</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年收入</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、金额格式校验</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工作单位地址</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sz w:val="24"/>
                <w:szCs w:val="24"/>
              </w:rPr>
              <w:t>工作单位地址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居住地址</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sz w:val="24"/>
                <w:szCs w:val="24"/>
              </w:rPr>
              <w:t>居住地址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意向</w:t>
            </w:r>
            <w:r>
              <w:rPr>
                <w:rFonts w:hint="eastAsia" w:ascii="仿宋" w:hAnsi="仿宋" w:eastAsia="仿宋"/>
                <w:color w:val="000000"/>
                <w:sz w:val="24"/>
                <w:szCs w:val="24"/>
              </w:rPr>
              <w:t>产品</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单选</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潜在客户意向</w:t>
            </w:r>
            <w:r>
              <w:rPr>
                <w:rFonts w:hint="eastAsia" w:ascii="仿宋" w:hAnsi="仿宋" w:eastAsia="仿宋"/>
                <w:color w:val="000000"/>
                <w:sz w:val="24"/>
                <w:szCs w:val="24"/>
              </w:rPr>
              <w:t>（支持多选）</w:t>
            </w:r>
            <w:r>
              <w:rPr>
                <w:rFonts w:ascii="仿宋" w:hAnsi="仿宋" w:eastAsia="仿宋"/>
                <w:color w:val="000000"/>
                <w:sz w:val="24"/>
                <w:szCs w:val="24"/>
              </w:rPr>
              <w:t>，</w:t>
            </w:r>
            <w:commentRangeStart w:id="52"/>
            <w:r>
              <w:rPr>
                <w:rFonts w:ascii="仿宋" w:hAnsi="仿宋" w:eastAsia="仿宋"/>
                <w:color w:val="000000"/>
                <w:sz w:val="24"/>
                <w:szCs w:val="24"/>
              </w:rPr>
              <w:t>枚举值：</w:t>
            </w:r>
            <w:r>
              <w:rPr>
                <w:rFonts w:hint="eastAsia" w:ascii="仿宋" w:hAnsi="仿宋" w:eastAsia="仿宋"/>
                <w:color w:val="000000" w:themeColor="text1"/>
                <w:sz w:val="24"/>
                <w:szCs w:val="24"/>
                <w14:textFill>
                  <w14:solidFill>
                    <w14:schemeClr w14:val="tx1"/>
                  </w14:solidFill>
                </w14:textFill>
              </w:rPr>
              <w:t>个人贷款、定期存款、理财产品、保险、卡/折</w:t>
            </w:r>
            <w:commentRangeEnd w:id="52"/>
            <w:r>
              <w:rPr>
                <w:rStyle w:val="155"/>
                <w:rFonts w:ascii="仿宋" w:hAnsi="仿宋" w:eastAsia="仿宋"/>
              </w:rPr>
              <w:commentReference w:id="52"/>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备注</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潜在客户信息备注</w:t>
            </w:r>
          </w:p>
        </w:tc>
      </w:tr>
    </w:tbl>
    <w:p>
      <w:pPr>
        <w:spacing w:line="360" w:lineRule="auto"/>
        <w:rPr>
          <w:rFonts w:ascii="仿宋" w:hAnsi="仿宋" w:eastAsia="仿宋"/>
        </w:rPr>
      </w:pPr>
    </w:p>
    <w:p>
      <w:pPr>
        <w:pStyle w:val="8"/>
        <w:numPr>
          <w:ilvl w:val="5"/>
          <w:numId w:val="87"/>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用户在“我的潜客”列表页点击“新增”按钮，进入“新增”界面。</w:t>
      </w:r>
    </w:p>
    <w:p>
      <w:pPr>
        <w:spacing w:line="360" w:lineRule="auto"/>
        <w:rPr>
          <w:rFonts w:ascii="仿宋" w:hAnsi="仿宋" w:eastAsia="仿宋"/>
          <w:sz w:val="24"/>
          <w:szCs w:val="24"/>
        </w:rPr>
      </w:pPr>
      <w:r>
        <w:rPr>
          <w:rFonts w:hint="eastAsia" w:ascii="仿宋" w:hAnsi="仿宋" w:eastAsia="仿宋"/>
          <w:sz w:val="24"/>
          <w:szCs w:val="24"/>
        </w:rPr>
        <w:t>2. 用户录入潜客信息后，点击“保存”提交，系统完成新增校验后保存潜客信息并返回我的潜客列表页面并提示，提示文案：“潜客XXX，新增成功！”。</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用户新增的潜在客户机构为客户经理归属机构。</w:t>
      </w:r>
    </w:p>
    <w:p>
      <w:pPr>
        <w:spacing w:line="360" w:lineRule="auto"/>
        <w:rPr>
          <w:rFonts w:ascii="仿宋" w:hAnsi="仿宋" w:eastAsia="仿宋"/>
          <w:sz w:val="24"/>
          <w:szCs w:val="24"/>
        </w:rPr>
      </w:pPr>
      <w:r>
        <w:rPr>
          <w:rFonts w:hint="eastAsia" w:ascii="仿宋" w:hAnsi="仿宋" w:eastAsia="仿宋"/>
          <w:sz w:val="24"/>
          <w:szCs w:val="24"/>
        </w:rPr>
        <w:t xml:space="preserve">2. </w:t>
      </w:r>
      <w:commentRangeStart w:id="53"/>
      <w:r>
        <w:rPr>
          <w:rFonts w:hint="eastAsia" w:ascii="仿宋" w:hAnsi="仿宋" w:eastAsia="仿宋"/>
          <w:sz w:val="24"/>
          <w:szCs w:val="24"/>
        </w:rPr>
        <w:t>潜在客户在同一个网点只能被录入一次，</w:t>
      </w:r>
      <w:commentRangeEnd w:id="53"/>
      <w:r>
        <w:rPr>
          <w:rStyle w:val="155"/>
          <w:rFonts w:ascii="仿宋" w:hAnsi="仿宋" w:eastAsia="仿宋"/>
        </w:rPr>
        <w:commentReference w:id="53"/>
      </w:r>
      <w:r>
        <w:rPr>
          <w:rFonts w:hint="eastAsia" w:ascii="仿宋" w:hAnsi="仿宋" w:eastAsia="仿宋"/>
          <w:sz w:val="24"/>
          <w:szCs w:val="24"/>
        </w:rPr>
        <w:t>需根据客户名称+手机号码/证件号码做唯一校验。</w:t>
      </w:r>
    </w:p>
    <w:p>
      <w:pPr>
        <w:spacing w:line="360" w:lineRule="auto"/>
        <w:rPr>
          <w:rFonts w:ascii="仿宋" w:hAnsi="仿宋" w:eastAsia="仿宋"/>
          <w:sz w:val="24"/>
          <w:szCs w:val="24"/>
        </w:rPr>
      </w:pPr>
      <w:r>
        <w:rPr>
          <w:rFonts w:hint="eastAsia" w:ascii="仿宋" w:hAnsi="仿宋" w:eastAsia="仿宋"/>
          <w:sz w:val="24"/>
          <w:szCs w:val="24"/>
        </w:rPr>
        <w:t>3. 若该客户已是存量潜客或正式客户，则新增潜客失败并提示，提示文案：“潜客新增失败，该客户已是</w:t>
      </w:r>
      <w:r>
        <w:rPr>
          <w:rFonts w:ascii="仿宋" w:hAnsi="仿宋" w:eastAsia="仿宋"/>
          <w:sz w:val="24"/>
          <w:szCs w:val="24"/>
        </w:rPr>
        <w:t>{</w:t>
      </w:r>
      <w:r>
        <w:rPr>
          <w:rFonts w:hint="eastAsia" w:ascii="仿宋" w:hAnsi="仿宋" w:eastAsia="仿宋"/>
          <w:sz w:val="24"/>
          <w:szCs w:val="24"/>
        </w:rPr>
        <w:t>存量潜客|正式客户}！”。</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理财经理或客户经理可新增我的潜在客户。</w:t>
      </w:r>
    </w:p>
    <w:p>
      <w:pPr>
        <w:pStyle w:val="8"/>
        <w:numPr>
          <w:ilvl w:val="5"/>
          <w:numId w:val="87"/>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87"/>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87"/>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87"/>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84"/>
        </w:numPr>
        <w:spacing w:line="360" w:lineRule="auto"/>
        <w:ind w:left="1418" w:hanging="1418"/>
        <w:rPr>
          <w:rFonts w:ascii="仿宋" w:hAnsi="仿宋" w:eastAsia="仿宋"/>
          <w:i w:val="0"/>
          <w:iCs w:val="0"/>
        </w:rPr>
      </w:pPr>
      <w:r>
        <w:rPr>
          <w:rFonts w:hint="eastAsia" w:ascii="仿宋" w:hAnsi="仿宋" w:eastAsia="仿宋"/>
          <w:i w:val="0"/>
          <w:iCs w:val="0"/>
        </w:rPr>
        <w:t>我的潜客-编辑</w:t>
      </w:r>
    </w:p>
    <w:p>
      <w:pPr>
        <w:pStyle w:val="8"/>
        <w:numPr>
          <w:ilvl w:val="5"/>
          <w:numId w:val="88"/>
        </w:numPr>
        <w:spacing w:line="360" w:lineRule="auto"/>
        <w:rPr>
          <w:rFonts w:ascii="仿宋" w:hAnsi="仿宋" w:eastAsia="仿宋"/>
        </w:rPr>
      </w:pPr>
      <w:r>
        <w:rPr>
          <w:rFonts w:hint="eastAsia" w:ascii="仿宋" w:hAnsi="仿宋" w:eastAsia="仿宋"/>
        </w:rPr>
        <w:t>功能描述</w:t>
      </w:r>
    </w:p>
    <w:p>
      <w:pPr>
        <w:spacing w:line="360" w:lineRule="auto"/>
        <w:ind w:firstLine="420"/>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w:t>
      </w:r>
      <w:r>
        <w:rPr>
          <w:rFonts w:ascii="仿宋" w:hAnsi="仿宋" w:eastAsia="仿宋"/>
          <w:sz w:val="24"/>
          <w:szCs w:val="24"/>
        </w:rPr>
        <w:t>客户经理维护本人名下潜客基础信息，提升潜客数据的完整性和准确性</w:t>
      </w:r>
      <w:r>
        <w:rPr>
          <w:rFonts w:hint="eastAsia" w:ascii="仿宋" w:hAnsi="仿宋" w:eastAsia="仿宋"/>
          <w:sz w:val="24"/>
          <w:szCs w:val="24"/>
        </w:rPr>
        <w:t>。</w:t>
      </w:r>
    </w:p>
    <w:p>
      <w:pPr>
        <w:pStyle w:val="8"/>
        <w:numPr>
          <w:ilvl w:val="5"/>
          <w:numId w:val="88"/>
        </w:numPr>
        <w:spacing w:line="360" w:lineRule="auto"/>
        <w:rPr>
          <w:rFonts w:ascii="仿宋" w:hAnsi="仿宋" w:eastAsia="仿宋"/>
        </w:rPr>
      </w:pPr>
      <w:r>
        <w:rPr>
          <w:rFonts w:hint="eastAsia" w:ascii="仿宋" w:hAnsi="仿宋" w:eastAsia="仿宋"/>
        </w:rPr>
        <w:t>输入</w:t>
      </w:r>
    </w:p>
    <w:p>
      <w:pPr>
        <w:spacing w:line="360" w:lineRule="auto"/>
        <w:ind w:firstLine="420"/>
        <w:rPr>
          <w:rFonts w:ascii="仿宋" w:hAnsi="仿宋" w:eastAsia="仿宋"/>
          <w:sz w:val="24"/>
          <w:szCs w:val="24"/>
        </w:rPr>
      </w:pPr>
      <w:r>
        <w:rPr>
          <w:rFonts w:ascii="仿宋" w:hAnsi="仿宋" w:eastAsia="仿宋"/>
          <w:sz w:val="24"/>
          <w:szCs w:val="24"/>
        </w:rPr>
        <w:t>编辑潜客时复用新增潜客的表单结构，默认回显当前潜客信息</w:t>
      </w:r>
    </w:p>
    <w:tbl>
      <w:tblPr>
        <w:tblStyle w:val="51"/>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74"/>
        <w:gridCol w:w="2273"/>
        <w:gridCol w:w="2251"/>
        <w:gridCol w:w="2262"/>
      </w:tblGrid>
      <w:tr>
        <w:tblPrEx>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73" w:type="dxa"/>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51" w:type="dxa"/>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2" w:type="dxa"/>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联系电话</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必输</w:t>
            </w:r>
            <w:r>
              <w:rPr>
                <w:rFonts w:hint="eastAsia" w:ascii="仿宋" w:hAnsi="仿宋" w:eastAsia="仿宋"/>
                <w:color w:val="000000"/>
                <w:sz w:val="24"/>
                <w:szCs w:val="24"/>
              </w:rPr>
              <w:t>，</w:t>
            </w:r>
            <w:r>
              <w:rPr>
                <w:rFonts w:hint="eastAsia" w:ascii="仿宋" w:hAnsi="仿宋" w:eastAsia="仿宋"/>
                <w:sz w:val="24"/>
                <w:szCs w:val="24"/>
              </w:rPr>
              <w:t>返显</w:t>
            </w:r>
            <w:r>
              <w:rPr>
                <w:rFonts w:hint="eastAsia" w:ascii="仿宋" w:hAnsi="仿宋" w:eastAsia="仿宋"/>
                <w:color w:val="000000"/>
                <w:sz w:val="24"/>
                <w:szCs w:val="24"/>
              </w:rPr>
              <w:t>，电话号码格式校验</w:t>
            </w:r>
          </w:p>
        </w:tc>
        <w:tc>
          <w:tcPr>
            <w:tcW w:w="2251"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性别</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潜在客户性别，枚举值：男、女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证件类型</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下拉框</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潜在客户证件类型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证件号码</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r>
              <w:rPr>
                <w:rFonts w:hint="eastAsia" w:ascii="仿宋" w:hAnsi="仿宋" w:eastAsia="仿宋"/>
                <w:color w:val="000000"/>
                <w:sz w:val="24"/>
                <w:szCs w:val="24"/>
              </w:rPr>
              <w:t>，证件号码格式校验</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潜在客户证件号码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年龄</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若证件号码为身份证，则年龄由证件号码自动计算并反显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工作单位</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color w:val="000000"/>
                <w:sz w:val="24"/>
                <w:szCs w:val="24"/>
              </w:rPr>
              <w:t>工作单位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职位</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下拉框</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潜在客户职位</w:t>
            </w:r>
            <w:r>
              <w:rPr>
                <w:rFonts w:hint="eastAsia" w:ascii="仿宋" w:hAnsi="仿宋" w:eastAsia="仿宋"/>
                <w:color w:val="000000"/>
                <w:sz w:val="24"/>
                <w:szCs w:val="24"/>
              </w:rPr>
              <w:t>，枚举值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月收入</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r>
              <w:rPr>
                <w:rFonts w:hint="eastAsia" w:ascii="仿宋" w:hAnsi="仿宋" w:eastAsia="仿宋"/>
                <w:color w:val="000000"/>
                <w:sz w:val="24"/>
                <w:szCs w:val="24"/>
              </w:rPr>
              <w:t>、金额格式校验</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color w:val="000000"/>
                <w:sz w:val="24"/>
                <w:szCs w:val="24"/>
              </w:rPr>
            </w:pPr>
            <w:r>
              <w:rPr>
                <w:rFonts w:ascii="仿宋" w:hAnsi="仿宋" w:eastAsia="仿宋"/>
                <w:color w:val="000000"/>
                <w:sz w:val="24"/>
                <w:szCs w:val="24"/>
              </w:rPr>
              <w:t>年收入</w:t>
            </w:r>
          </w:p>
        </w:tc>
        <w:tc>
          <w:tcPr>
            <w:tcW w:w="2273" w:type="dxa"/>
          </w:tcPr>
          <w:p>
            <w:pPr>
              <w:spacing w:line="360" w:lineRule="auto"/>
              <w:rPr>
                <w:rFonts w:ascii="仿宋" w:hAnsi="仿宋" w:eastAsia="仿宋"/>
                <w:color w:val="000000"/>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r>
              <w:rPr>
                <w:rFonts w:hint="eastAsia" w:ascii="仿宋" w:hAnsi="仿宋" w:eastAsia="仿宋"/>
                <w:color w:val="000000"/>
                <w:sz w:val="24"/>
                <w:szCs w:val="24"/>
              </w:rPr>
              <w:t>、金额格式校验</w:t>
            </w:r>
          </w:p>
        </w:tc>
        <w:tc>
          <w:tcPr>
            <w:tcW w:w="2251"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62"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工作单位地址</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sz w:val="24"/>
                <w:szCs w:val="24"/>
              </w:rPr>
              <w:t>工作单位地址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hint="eastAsia" w:ascii="仿宋" w:hAnsi="仿宋" w:eastAsia="仿宋"/>
                <w:sz w:val="24"/>
                <w:szCs w:val="24"/>
              </w:rPr>
              <w:t>居住地址</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w:t>
            </w:r>
            <w:r>
              <w:rPr>
                <w:rFonts w:hint="eastAsia" w:ascii="仿宋" w:hAnsi="仿宋" w:eastAsia="仿宋"/>
                <w:sz w:val="24"/>
                <w:szCs w:val="24"/>
              </w:rPr>
              <w:t>居住地址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意向</w:t>
            </w:r>
            <w:r>
              <w:rPr>
                <w:rFonts w:hint="eastAsia" w:ascii="仿宋" w:hAnsi="仿宋" w:eastAsia="仿宋"/>
                <w:color w:val="000000"/>
                <w:sz w:val="24"/>
                <w:szCs w:val="24"/>
              </w:rPr>
              <w:t>产品</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hint="eastAsia" w:ascii="仿宋" w:hAnsi="仿宋" w:eastAsia="仿宋"/>
                <w:sz w:val="24"/>
                <w:szCs w:val="24"/>
              </w:rPr>
              <w:t>单选</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潜在客户意向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74" w:type="dxa"/>
          </w:tcPr>
          <w:p>
            <w:pPr>
              <w:spacing w:line="360" w:lineRule="auto"/>
              <w:rPr>
                <w:rFonts w:ascii="仿宋" w:hAnsi="仿宋" w:eastAsia="仿宋"/>
                <w:sz w:val="24"/>
                <w:szCs w:val="24"/>
              </w:rPr>
            </w:pPr>
            <w:r>
              <w:rPr>
                <w:rFonts w:ascii="仿宋" w:hAnsi="仿宋" w:eastAsia="仿宋"/>
                <w:color w:val="000000"/>
                <w:sz w:val="24"/>
                <w:szCs w:val="24"/>
              </w:rPr>
              <w:t>备注</w:t>
            </w:r>
          </w:p>
        </w:tc>
        <w:tc>
          <w:tcPr>
            <w:tcW w:w="2273" w:type="dxa"/>
          </w:tcPr>
          <w:p>
            <w:pPr>
              <w:spacing w:line="360" w:lineRule="auto"/>
              <w:rPr>
                <w:rFonts w:ascii="仿宋" w:hAnsi="仿宋" w:eastAsia="仿宋"/>
                <w:sz w:val="24"/>
                <w:szCs w:val="24"/>
              </w:rPr>
            </w:pPr>
            <w:r>
              <w:rPr>
                <w:rFonts w:ascii="仿宋" w:hAnsi="仿宋" w:eastAsia="仿宋"/>
                <w:color w:val="000000"/>
                <w:sz w:val="24"/>
                <w:szCs w:val="24"/>
              </w:rPr>
              <w:t>非必输</w:t>
            </w:r>
            <w:r>
              <w:rPr>
                <w:rFonts w:hint="eastAsia" w:ascii="仿宋" w:hAnsi="仿宋" w:eastAsia="仿宋"/>
                <w:color w:val="000000"/>
                <w:sz w:val="24"/>
                <w:szCs w:val="24"/>
              </w:rPr>
              <w:t>，</w:t>
            </w:r>
            <w:r>
              <w:rPr>
                <w:rFonts w:hint="eastAsia" w:ascii="仿宋" w:hAnsi="仿宋" w:eastAsia="仿宋"/>
                <w:sz w:val="24"/>
                <w:szCs w:val="24"/>
              </w:rPr>
              <w:t>返显</w:t>
            </w:r>
          </w:p>
        </w:tc>
        <w:tc>
          <w:tcPr>
            <w:tcW w:w="2251"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2" w:type="dxa"/>
          </w:tcPr>
          <w:p>
            <w:pPr>
              <w:spacing w:line="360" w:lineRule="auto"/>
              <w:rPr>
                <w:rFonts w:ascii="仿宋" w:hAnsi="仿宋" w:eastAsia="仿宋"/>
                <w:sz w:val="24"/>
                <w:szCs w:val="24"/>
              </w:rPr>
            </w:pPr>
            <w:r>
              <w:rPr>
                <w:rFonts w:ascii="仿宋" w:hAnsi="仿宋" w:eastAsia="仿宋"/>
                <w:color w:val="000000"/>
                <w:sz w:val="24"/>
                <w:szCs w:val="24"/>
              </w:rPr>
              <w:t>潜在客户信息备注</w:t>
            </w:r>
          </w:p>
        </w:tc>
      </w:tr>
    </w:tbl>
    <w:p>
      <w:pPr>
        <w:spacing w:line="360" w:lineRule="auto"/>
        <w:rPr>
          <w:rFonts w:ascii="仿宋" w:hAnsi="仿宋" w:eastAsia="仿宋"/>
        </w:rPr>
      </w:pPr>
    </w:p>
    <w:p>
      <w:pPr>
        <w:pStyle w:val="8"/>
        <w:numPr>
          <w:ilvl w:val="5"/>
          <w:numId w:val="88"/>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用户在“我的潜客”列表页卡片上点击“编辑”按钮，进入“编辑”界面。</w:t>
      </w:r>
    </w:p>
    <w:p>
      <w:pPr>
        <w:spacing w:line="360" w:lineRule="auto"/>
        <w:rPr>
          <w:rFonts w:ascii="仿宋" w:hAnsi="仿宋" w:eastAsia="仿宋"/>
          <w:sz w:val="24"/>
          <w:szCs w:val="24"/>
        </w:rPr>
      </w:pPr>
      <w:r>
        <w:rPr>
          <w:rFonts w:hint="eastAsia" w:ascii="仿宋" w:hAnsi="仿宋" w:eastAsia="仿宋"/>
          <w:sz w:val="24"/>
          <w:szCs w:val="24"/>
        </w:rPr>
        <w:t>2. 用户修改潜客信息后点击“确定”提交。系统完成编辑校验后保存潜客信息并返回我的潜客列表并提示，提示文案：“潜客XXX，编辑成功！”。</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用户仅可编辑自己名下的潜在客户信息。</w:t>
      </w:r>
    </w:p>
    <w:p>
      <w:pPr>
        <w:spacing w:line="360" w:lineRule="auto"/>
        <w:rPr>
          <w:rFonts w:ascii="仿宋" w:hAnsi="仿宋" w:eastAsia="仿宋"/>
          <w:sz w:val="24"/>
          <w:szCs w:val="24"/>
        </w:rPr>
      </w:pPr>
      <w:r>
        <w:rPr>
          <w:rFonts w:hint="eastAsia" w:ascii="仿宋" w:hAnsi="仿宋" w:eastAsia="仿宋"/>
          <w:sz w:val="24"/>
          <w:szCs w:val="24"/>
        </w:rPr>
        <w:t>2. 编辑表单的默认值、校验规则和必输项与新增潜客保持一致，回显当前潜客原始信息。</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理财经理或客户经理仅可编辑本人名下的潜在客户。</w:t>
      </w:r>
    </w:p>
    <w:p>
      <w:pPr>
        <w:pStyle w:val="8"/>
        <w:numPr>
          <w:ilvl w:val="5"/>
          <w:numId w:val="88"/>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88"/>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88"/>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88"/>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84"/>
        </w:numPr>
        <w:spacing w:line="360" w:lineRule="auto"/>
        <w:ind w:left="1418" w:hanging="1418"/>
        <w:rPr>
          <w:rFonts w:ascii="仿宋" w:hAnsi="仿宋" w:eastAsia="仿宋"/>
          <w:i w:val="0"/>
          <w:iCs w:val="0"/>
        </w:rPr>
      </w:pPr>
      <w:r>
        <w:rPr>
          <w:rFonts w:hint="eastAsia" w:ascii="仿宋" w:hAnsi="仿宋" w:eastAsia="仿宋"/>
          <w:i w:val="0"/>
          <w:iCs w:val="0"/>
        </w:rPr>
        <w:t>我的潜客-删除</w:t>
      </w:r>
    </w:p>
    <w:p>
      <w:pPr>
        <w:pStyle w:val="8"/>
        <w:numPr>
          <w:ilvl w:val="5"/>
          <w:numId w:val="89"/>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w:t>
      </w:r>
      <w:r>
        <w:rPr>
          <w:rFonts w:ascii="仿宋" w:hAnsi="仿宋" w:eastAsia="仿宋"/>
          <w:sz w:val="24"/>
          <w:szCs w:val="24"/>
        </w:rPr>
        <w:t>客户经理删除本人名下潜在客户信息，提升潜客清单管理效率</w:t>
      </w:r>
      <w:r>
        <w:rPr>
          <w:rFonts w:hint="eastAsia" w:ascii="仿宋" w:hAnsi="仿宋" w:eastAsia="仿宋"/>
          <w:sz w:val="24"/>
          <w:szCs w:val="24"/>
        </w:rPr>
        <w:t>。</w:t>
      </w:r>
    </w:p>
    <w:p>
      <w:pPr>
        <w:pStyle w:val="8"/>
        <w:numPr>
          <w:ilvl w:val="5"/>
          <w:numId w:val="89"/>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89"/>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用户在“我的潜客”列表，点击卡片上的“删除”按钮时，系统弹窗二次确认“您是否确认删除这个潜客？”。</w:t>
      </w:r>
    </w:p>
    <w:p>
      <w:pPr>
        <w:spacing w:line="360" w:lineRule="auto"/>
        <w:rPr>
          <w:rFonts w:ascii="仿宋" w:hAnsi="仿宋" w:eastAsia="仿宋"/>
          <w:sz w:val="24"/>
          <w:szCs w:val="24"/>
        </w:rPr>
      </w:pPr>
      <w:r>
        <w:rPr>
          <w:rFonts w:hint="eastAsia" w:ascii="仿宋" w:hAnsi="仿宋" w:eastAsia="仿宋"/>
          <w:sz w:val="24"/>
          <w:szCs w:val="24"/>
        </w:rPr>
        <w:t>2. 用户确认后，系统执行删除处理并刷新界面。</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潜在客户的删除为逻辑删除，已转正潜客不可删除。</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删除前需进行二次确认，避免误操作。</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理财经理或客户经理仅可删除本人名下的潜在客户。</w:t>
      </w:r>
    </w:p>
    <w:p>
      <w:pPr>
        <w:pStyle w:val="8"/>
        <w:numPr>
          <w:ilvl w:val="5"/>
          <w:numId w:val="89"/>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hint="eastAsia" w:ascii="仿宋" w:hAnsi="仿宋" w:eastAsia="仿宋"/>
          <w:sz w:val="24"/>
          <w:szCs w:val="24"/>
        </w:rPr>
        <w:t>删除成功，提示文案：“已成功删除</w:t>
      </w:r>
      <w:r>
        <w:rPr>
          <w:rFonts w:ascii="仿宋" w:hAnsi="仿宋" w:eastAsia="仿宋"/>
          <w:sz w:val="24"/>
          <w:szCs w:val="24"/>
        </w:rPr>
        <w:t>{X}</w:t>
      </w:r>
      <w:r>
        <w:rPr>
          <w:rFonts w:hint="eastAsia" w:ascii="仿宋" w:hAnsi="仿宋" w:eastAsia="仿宋"/>
          <w:sz w:val="24"/>
          <w:szCs w:val="24"/>
        </w:rPr>
        <w:t>位潜在客户！”。</w:t>
      </w:r>
    </w:p>
    <w:p>
      <w:pPr>
        <w:spacing w:line="360" w:lineRule="auto"/>
        <w:rPr>
          <w:rFonts w:ascii="仿宋" w:hAnsi="仿宋" w:eastAsia="仿宋"/>
          <w:sz w:val="24"/>
          <w:szCs w:val="24"/>
        </w:rPr>
      </w:pPr>
      <w:r>
        <w:rPr>
          <w:rFonts w:hint="eastAsia" w:ascii="仿宋" w:hAnsi="仿宋" w:eastAsia="仿宋"/>
          <w:sz w:val="24"/>
          <w:szCs w:val="24"/>
        </w:rPr>
        <w:t>删除失败，提示文案：“</w:t>
      </w:r>
      <w:r>
        <w:rPr>
          <w:rFonts w:ascii="仿宋" w:hAnsi="仿宋" w:eastAsia="仿宋"/>
          <w:sz w:val="24"/>
          <w:szCs w:val="24"/>
        </w:rPr>
        <w:t xml:space="preserve"> {X}</w:t>
      </w:r>
      <w:r>
        <w:rPr>
          <w:rFonts w:hint="eastAsia" w:ascii="仿宋" w:hAnsi="仿宋" w:eastAsia="仿宋"/>
          <w:sz w:val="24"/>
          <w:szCs w:val="24"/>
        </w:rPr>
        <w:t>位潜在客户删除失败！”。</w:t>
      </w:r>
    </w:p>
    <w:p>
      <w:pPr>
        <w:pStyle w:val="8"/>
        <w:numPr>
          <w:ilvl w:val="5"/>
          <w:numId w:val="89"/>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89"/>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89"/>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84"/>
        </w:numPr>
        <w:spacing w:line="360" w:lineRule="auto"/>
        <w:ind w:left="1418" w:hanging="1418"/>
        <w:rPr>
          <w:rFonts w:ascii="仿宋" w:hAnsi="仿宋" w:eastAsia="仿宋"/>
          <w:i w:val="0"/>
          <w:iCs w:val="0"/>
        </w:rPr>
      </w:pPr>
      <w:r>
        <w:rPr>
          <w:rFonts w:hint="eastAsia" w:ascii="仿宋" w:hAnsi="仿宋" w:eastAsia="仿宋"/>
          <w:i w:val="0"/>
          <w:iCs w:val="0"/>
        </w:rPr>
        <w:t>我的潜客-邀约计划</w:t>
      </w:r>
    </w:p>
    <w:p>
      <w:pPr>
        <w:spacing w:line="360" w:lineRule="auto"/>
        <w:rPr>
          <w:rFonts w:ascii="仿宋" w:hAnsi="仿宋" w:eastAsia="仿宋"/>
          <w:i/>
          <w:iCs/>
          <w:sz w:val="24"/>
          <w:szCs w:val="24"/>
        </w:rPr>
      </w:pPr>
      <w:r>
        <w:rPr>
          <w:rFonts w:hint="eastAsia" w:ascii="仿宋" w:hAnsi="仿宋" w:eastAsia="仿宋"/>
          <w:i/>
          <w:iCs/>
          <w:sz w:val="24"/>
          <w:szCs w:val="24"/>
        </w:rPr>
        <w:t>详见：公共功能/客户联络/邀约计划章节</w:t>
      </w:r>
    </w:p>
    <w:p>
      <w:pPr>
        <w:pStyle w:val="6"/>
        <w:numPr>
          <w:ilvl w:val="3"/>
          <w:numId w:val="83"/>
        </w:numPr>
        <w:spacing w:line="360" w:lineRule="auto"/>
        <w:ind w:left="1418" w:hanging="1418"/>
        <w:rPr>
          <w:rFonts w:ascii="仿宋" w:hAnsi="仿宋" w:eastAsia="仿宋"/>
        </w:rPr>
      </w:pPr>
      <w:r>
        <w:rPr>
          <w:rFonts w:hint="eastAsia" w:ascii="仿宋" w:hAnsi="仿宋" w:eastAsia="仿宋"/>
        </w:rPr>
        <w:t>机构未分配潜客</w:t>
      </w:r>
    </w:p>
    <w:p>
      <w:pPr>
        <w:pStyle w:val="7"/>
        <w:numPr>
          <w:ilvl w:val="4"/>
          <w:numId w:val="90"/>
        </w:numPr>
        <w:spacing w:line="360" w:lineRule="auto"/>
        <w:rPr>
          <w:rFonts w:ascii="仿宋" w:hAnsi="仿宋" w:eastAsia="仿宋"/>
          <w:i w:val="0"/>
          <w:iCs w:val="0"/>
        </w:rPr>
      </w:pPr>
      <w:r>
        <w:rPr>
          <w:rFonts w:hint="eastAsia" w:ascii="仿宋" w:hAnsi="仿宋" w:eastAsia="仿宋"/>
          <w:i w:val="0"/>
          <w:iCs w:val="0"/>
        </w:rPr>
        <w:t>机构未分配潜客-列表</w:t>
      </w:r>
    </w:p>
    <w:p>
      <w:pPr>
        <w:pStyle w:val="8"/>
        <w:numPr>
          <w:ilvl w:val="5"/>
          <w:numId w:val="91"/>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理财经理或客户经理</w:t>
      </w:r>
      <w:r>
        <w:rPr>
          <w:rFonts w:ascii="仿宋" w:hAnsi="仿宋" w:eastAsia="仿宋"/>
          <w:sz w:val="24"/>
          <w:szCs w:val="24"/>
        </w:rPr>
        <w:t>查询本机构</w:t>
      </w:r>
      <w:r>
        <w:rPr>
          <w:rFonts w:hint="eastAsia" w:ascii="仿宋" w:hAnsi="仿宋" w:eastAsia="仿宋"/>
          <w:sz w:val="24"/>
          <w:szCs w:val="24"/>
        </w:rPr>
        <w:t>辖下</w:t>
      </w:r>
      <w:r>
        <w:rPr>
          <w:rFonts w:ascii="仿宋" w:hAnsi="仿宋" w:eastAsia="仿宋"/>
          <w:sz w:val="24"/>
          <w:szCs w:val="24"/>
        </w:rPr>
        <w:t>未分配潜在客户，并通过</w:t>
      </w:r>
      <w:r>
        <w:rPr>
          <w:rFonts w:hint="eastAsia" w:ascii="仿宋" w:hAnsi="仿宋" w:eastAsia="仿宋"/>
          <w:sz w:val="24"/>
          <w:szCs w:val="24"/>
        </w:rPr>
        <w:t>申领功能</w:t>
      </w:r>
      <w:r>
        <w:rPr>
          <w:rFonts w:ascii="仿宋" w:hAnsi="仿宋" w:eastAsia="仿宋"/>
          <w:sz w:val="24"/>
          <w:szCs w:val="24"/>
        </w:rPr>
        <w:t>发起申领操作，提升潜客归属处理效率</w:t>
      </w:r>
      <w:r>
        <w:rPr>
          <w:rFonts w:hint="eastAsia" w:ascii="仿宋" w:hAnsi="仿宋" w:eastAsia="仿宋"/>
          <w:sz w:val="24"/>
          <w:szCs w:val="24"/>
        </w:rPr>
        <w:t>。</w:t>
      </w:r>
    </w:p>
    <w:p>
      <w:pPr>
        <w:pStyle w:val="8"/>
        <w:numPr>
          <w:ilvl w:val="5"/>
          <w:numId w:val="91"/>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sz w:val="24"/>
          <w:szCs w:val="24"/>
        </w:rPr>
        <w:t>支持按归属机构、批次号、客户名称、联系电话、证件号码筛选机构未分配潜客，其中客户名称支持模糊查询，联系电话和证件号码支持精确查询。</w:t>
      </w:r>
    </w:p>
    <w:tbl>
      <w:tblPr>
        <w:tblStyle w:val="51"/>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70" w:type="dxa"/>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60" w:type="dxa"/>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70" w:type="dxa"/>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color w:val="000000"/>
                <w:sz w:val="24"/>
                <w:szCs w:val="24"/>
              </w:rPr>
              <w:t>归属机构</w:t>
            </w:r>
          </w:p>
        </w:tc>
        <w:tc>
          <w:tcPr>
            <w:tcW w:w="2270" w:type="dxa"/>
          </w:tcPr>
          <w:p>
            <w:pPr>
              <w:spacing w:line="360" w:lineRule="auto"/>
              <w:rPr>
                <w:rFonts w:ascii="仿宋" w:hAnsi="仿宋" w:eastAsia="仿宋"/>
                <w:sz w:val="24"/>
                <w:szCs w:val="24"/>
              </w:rPr>
            </w:pPr>
            <w:r>
              <w:rPr>
                <w:rFonts w:hint="eastAsia" w:ascii="仿宋" w:hAnsi="仿宋" w:eastAsia="仿宋"/>
                <w:sz w:val="24"/>
                <w:szCs w:val="24"/>
              </w:rPr>
              <w:t>必输，默认选择当前用户的归属机构</w:t>
            </w:r>
          </w:p>
        </w:tc>
        <w:tc>
          <w:tcPr>
            <w:tcW w:w="2260" w:type="dxa"/>
          </w:tcPr>
          <w:p>
            <w:pPr>
              <w:spacing w:line="360" w:lineRule="auto"/>
              <w:rPr>
                <w:rFonts w:ascii="仿宋" w:hAnsi="仿宋" w:eastAsia="仿宋"/>
                <w:sz w:val="24"/>
                <w:szCs w:val="24"/>
              </w:rPr>
            </w:pPr>
            <w:r>
              <w:rPr>
                <w:rFonts w:hint="eastAsia" w:ascii="仿宋" w:hAnsi="仿宋" w:eastAsia="仿宋"/>
                <w:sz w:val="24"/>
                <w:szCs w:val="24"/>
              </w:rPr>
              <w:t>机构树</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支持按归属机构筛选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color w:val="000000"/>
                <w:sz w:val="24"/>
                <w:szCs w:val="24"/>
              </w:rPr>
              <w:t>批次号</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支持按批次号查询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支持客户名称模糊查询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color w:val="000000"/>
                <w:sz w:val="24"/>
                <w:szCs w:val="24"/>
              </w:rPr>
              <w:t>联系电话</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非必输</w:t>
            </w:r>
          </w:p>
        </w:tc>
        <w:tc>
          <w:tcPr>
            <w:tcW w:w="22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支持联系电话精确查询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color w:val="000000"/>
                <w:sz w:val="24"/>
                <w:szCs w:val="24"/>
              </w:rPr>
              <w:t>查询</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60" w:type="dxa"/>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执行查询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60" w:type="dxa"/>
          </w:tcPr>
          <w:p>
            <w:pPr>
              <w:spacing w:line="360" w:lineRule="auto"/>
              <w:rPr>
                <w:rFonts w:ascii="仿宋" w:hAnsi="仿宋" w:eastAsia="仿宋"/>
                <w:sz w:val="24"/>
                <w:szCs w:val="24"/>
              </w:rPr>
            </w:pPr>
            <w:r>
              <w:rPr>
                <w:rFonts w:ascii="仿宋" w:hAnsi="仿宋" w:eastAsia="仿宋"/>
                <w:color w:val="000000"/>
                <w:sz w:val="24"/>
                <w:szCs w:val="24"/>
              </w:rPr>
              <w:t>重置</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60" w:type="dxa"/>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70" w:type="dxa"/>
          </w:tcPr>
          <w:p>
            <w:pPr>
              <w:spacing w:line="360" w:lineRule="auto"/>
              <w:rPr>
                <w:rFonts w:ascii="仿宋" w:hAnsi="仿宋" w:eastAsia="仿宋"/>
                <w:sz w:val="24"/>
                <w:szCs w:val="24"/>
              </w:rPr>
            </w:pPr>
            <w:r>
              <w:rPr>
                <w:rFonts w:ascii="仿宋" w:hAnsi="仿宋" w:eastAsia="仿宋"/>
                <w:color w:val="000000"/>
                <w:sz w:val="24"/>
                <w:szCs w:val="24"/>
              </w:rPr>
              <w:t>恢复默认筛选条件</w:t>
            </w:r>
          </w:p>
        </w:tc>
      </w:tr>
    </w:tbl>
    <w:p>
      <w:pPr>
        <w:spacing w:line="360" w:lineRule="auto"/>
        <w:rPr>
          <w:rFonts w:ascii="仿宋" w:hAnsi="仿宋" w:eastAsia="仿宋"/>
        </w:rPr>
      </w:pPr>
    </w:p>
    <w:p>
      <w:pPr>
        <w:pStyle w:val="8"/>
        <w:numPr>
          <w:ilvl w:val="5"/>
          <w:numId w:val="91"/>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用户进入机构未分配潜客列表后，系统默认展示查询条件和结果列表。</w:t>
      </w:r>
    </w:p>
    <w:p>
      <w:pPr>
        <w:spacing w:line="360" w:lineRule="auto"/>
        <w:rPr>
          <w:rFonts w:ascii="仿宋" w:hAnsi="仿宋" w:eastAsia="仿宋"/>
          <w:sz w:val="24"/>
          <w:szCs w:val="24"/>
        </w:rPr>
      </w:pPr>
      <w:r>
        <w:rPr>
          <w:rFonts w:hint="eastAsia" w:ascii="仿宋" w:hAnsi="仿宋" w:eastAsia="仿宋"/>
          <w:sz w:val="24"/>
          <w:szCs w:val="24"/>
        </w:rPr>
        <w:t xml:space="preserve">2. </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hint="eastAsia" w:ascii="仿宋" w:hAnsi="仿宋" w:eastAsia="仿宋"/>
          <w:sz w:val="24"/>
          <w:szCs w:val="24"/>
        </w:rPr>
        <w:t>用户可在筛选面板操作</w:t>
      </w:r>
    </w:p>
    <w:p>
      <w:pPr>
        <w:spacing w:line="360" w:lineRule="auto"/>
        <w:ind w:firstLine="420"/>
        <w:rPr>
          <w:rFonts w:ascii="仿宋" w:hAnsi="仿宋" w:eastAsia="仿宋"/>
          <w:sz w:val="24"/>
          <w:szCs w:val="24"/>
        </w:rPr>
      </w:pPr>
      <w:r>
        <w:rPr>
          <w:rFonts w:hint="eastAsia" w:ascii="仿宋" w:hAnsi="仿宋" w:eastAsia="仿宋"/>
          <w:sz w:val="24"/>
          <w:szCs w:val="24"/>
        </w:rPr>
        <w:t>用户点击“查询”后，系统按条件检索机构未分配潜客.</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用户点击“重置”后，系统清空筛选条件并恢复默认查询状态</w:t>
      </w:r>
    </w:p>
    <w:p>
      <w:pPr>
        <w:pStyle w:val="172"/>
        <w:numPr>
          <w:ilvl w:val="0"/>
          <w:numId w:val="27"/>
        </w:numPr>
        <w:spacing w:line="360" w:lineRule="auto"/>
        <w:ind w:firstLineChars="0"/>
        <w:rPr>
          <w:rFonts w:ascii="仿宋" w:hAnsi="仿宋" w:eastAsia="仿宋"/>
          <w:sz w:val="24"/>
          <w:szCs w:val="24"/>
        </w:rPr>
      </w:pPr>
      <w:r>
        <w:rPr>
          <w:rFonts w:hint="eastAsia" w:ascii="仿宋" w:hAnsi="仿宋" w:eastAsia="仿宋"/>
          <w:sz w:val="24"/>
          <w:szCs w:val="24"/>
        </w:rPr>
        <w:t>用户可在“机构未分配潜客”列表操作按钮区操作</w:t>
      </w:r>
    </w:p>
    <w:p>
      <w:pPr>
        <w:pStyle w:val="172"/>
        <w:spacing w:line="360" w:lineRule="auto"/>
        <w:ind w:left="360" w:firstLine="0" w:firstLineChars="0"/>
        <w:rPr>
          <w:rFonts w:ascii="仿宋" w:hAnsi="仿宋" w:eastAsia="仿宋"/>
          <w:sz w:val="24"/>
          <w:szCs w:val="24"/>
        </w:rPr>
      </w:pPr>
      <w:r>
        <w:rPr>
          <w:rFonts w:hint="eastAsia" w:ascii="仿宋" w:hAnsi="仿宋" w:eastAsia="仿宋"/>
          <w:sz w:val="24"/>
          <w:szCs w:val="24"/>
        </w:rPr>
        <w:t>点击“申领”按钮，</w:t>
      </w:r>
      <w:r>
        <w:rPr>
          <w:rFonts w:hint="eastAsia" w:ascii="仿宋" w:hAnsi="仿宋" w:eastAsia="仿宋"/>
          <w:i/>
          <w:iCs/>
          <w:sz w:val="24"/>
          <w:szCs w:val="24"/>
        </w:rPr>
        <w:t>详见 移动端（企微）功能需求-营销-潜在客户管理-机构未分配潜客-申领章节</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机构未分配潜客仅展示本机构范围内尚未分配的潜在客户。</w:t>
      </w:r>
    </w:p>
    <w:p>
      <w:pPr>
        <w:spacing w:line="360" w:lineRule="auto"/>
        <w:rPr>
          <w:rFonts w:ascii="仿宋" w:hAnsi="仿宋" w:eastAsia="仿宋"/>
          <w:sz w:val="24"/>
          <w:szCs w:val="24"/>
        </w:rPr>
      </w:pPr>
      <w:r>
        <w:rPr>
          <w:rFonts w:hint="eastAsia" w:ascii="仿宋" w:hAnsi="仿宋" w:eastAsia="仿宋"/>
          <w:sz w:val="24"/>
          <w:szCs w:val="24"/>
        </w:rPr>
        <w:t>2. 来源字段枚举值：关联关系衍生、企微好友同步、营销活动引入、批量导入。</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w:t>
      </w:r>
      <w:r>
        <w:rPr>
          <w:rFonts w:hint="eastAsia" w:ascii="仿宋" w:hAnsi="仿宋" w:eastAsia="仿宋"/>
          <w:sz w:val="24"/>
          <w:szCs w:val="24"/>
        </w:rPr>
        <w:t xml:space="preserve"> 批次号支持一键复制，快速粘贴到查询条件。</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理财经理或客户经理仅可查询并申领机构辖下及上级机构批量导入的未分配潜客。</w:t>
      </w:r>
    </w:p>
    <w:p>
      <w:pPr>
        <w:pStyle w:val="8"/>
        <w:numPr>
          <w:ilvl w:val="5"/>
          <w:numId w:val="91"/>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ascii="仿宋" w:hAnsi="仿宋" w:eastAsia="仿宋"/>
          <w:sz w:val="24"/>
          <w:szCs w:val="24"/>
        </w:rPr>
        <w:t>系统输出机构未分配潜客查询结果。</w:t>
      </w:r>
    </w:p>
    <w:tbl>
      <w:tblPr>
        <w:tblStyle w:val="51"/>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23"/>
        <w:gridCol w:w="2376"/>
        <w:gridCol w:w="2223"/>
        <w:gridCol w:w="22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376" w:type="dxa"/>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23" w:type="dxa"/>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38" w:type="dxa"/>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color w:val="000000"/>
                <w:sz w:val="24"/>
                <w:szCs w:val="24"/>
              </w:rPr>
            </w:pPr>
            <w:r>
              <w:rPr>
                <w:rFonts w:hint="eastAsia" w:ascii="仿宋" w:hAnsi="仿宋" w:eastAsia="仿宋"/>
                <w:color w:val="000000"/>
                <w:sz w:val="24"/>
              </w:rPr>
              <w:t>复选框</w:t>
            </w:r>
          </w:p>
        </w:tc>
        <w:tc>
          <w:tcPr>
            <w:tcW w:w="2376" w:type="dxa"/>
          </w:tcPr>
          <w:p>
            <w:pPr>
              <w:spacing w:line="360" w:lineRule="auto"/>
              <w:rPr>
                <w:rFonts w:ascii="仿宋" w:hAnsi="仿宋" w:eastAsia="仿宋"/>
                <w:sz w:val="24"/>
                <w:szCs w:val="24"/>
              </w:rPr>
            </w:pPr>
            <w:r>
              <w:rPr>
                <w:rFonts w:ascii="仿宋" w:hAnsi="仿宋" w:eastAsia="仿宋"/>
                <w:color w:val="000000"/>
                <w:sz w:val="24"/>
              </w:rPr>
              <w:t>反显</w:t>
            </w:r>
            <w:r>
              <w:rPr>
                <w:rFonts w:hint="eastAsia" w:ascii="仿宋" w:hAnsi="仿宋" w:eastAsia="仿宋"/>
                <w:color w:val="000000"/>
                <w:sz w:val="24"/>
              </w:rPr>
              <w:t>，默认不勾选</w:t>
            </w:r>
          </w:p>
        </w:tc>
        <w:tc>
          <w:tcPr>
            <w:tcW w:w="2223" w:type="dxa"/>
          </w:tcPr>
          <w:p>
            <w:pPr>
              <w:spacing w:line="360" w:lineRule="auto"/>
              <w:rPr>
                <w:rFonts w:ascii="仿宋" w:hAnsi="仿宋" w:eastAsia="仿宋"/>
                <w:color w:val="000000"/>
                <w:sz w:val="24"/>
                <w:szCs w:val="24"/>
              </w:rPr>
            </w:pPr>
            <w:r>
              <w:rPr>
                <w:rFonts w:hint="eastAsia" w:ascii="仿宋" w:hAnsi="仿宋" w:eastAsia="仿宋"/>
                <w:color w:val="000000"/>
                <w:sz w:val="24"/>
              </w:rPr>
              <w:t>复选框</w:t>
            </w:r>
          </w:p>
        </w:tc>
        <w:tc>
          <w:tcPr>
            <w:tcW w:w="2238" w:type="dxa"/>
          </w:tcPr>
          <w:p>
            <w:pPr>
              <w:spacing w:line="360" w:lineRule="auto"/>
              <w:rPr>
                <w:rFonts w:ascii="仿宋" w:hAnsi="仿宋" w:eastAsia="仿宋"/>
                <w:color w:val="000000"/>
                <w:sz w:val="24"/>
                <w:szCs w:val="24"/>
              </w:rPr>
            </w:pPr>
            <w:r>
              <w:rPr>
                <w:rFonts w:hint="eastAsia" w:ascii="仿宋" w:hAnsi="仿宋" w:eastAsia="仿宋"/>
                <w:color w:val="000000"/>
                <w:sz w:val="24"/>
              </w:rPr>
              <w:t>支持单选和多选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376" w:type="dxa"/>
          </w:tcPr>
          <w:p>
            <w:pPr>
              <w:spacing w:line="360" w:lineRule="auto"/>
              <w:rPr>
                <w:rFonts w:ascii="仿宋" w:hAnsi="仿宋" w:eastAsia="仿宋"/>
                <w:sz w:val="24"/>
                <w:szCs w:val="24"/>
              </w:rPr>
            </w:pPr>
            <w:r>
              <w:rPr>
                <w:rFonts w:hint="eastAsia" w:ascii="仿宋" w:hAnsi="仿宋" w:eastAsia="仿宋"/>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潜在客户姓名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color w:val="000000"/>
                <w:sz w:val="24"/>
                <w:szCs w:val="24"/>
              </w:rPr>
              <w:t>联系电话</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脱敏显示，保留前3位和后4位，中间4位掩码，如 138****1234</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潜在客户联系电话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color w:val="000000"/>
                <w:sz w:val="24"/>
                <w:szCs w:val="24"/>
              </w:rPr>
              <w:t>来源</w:t>
            </w:r>
          </w:p>
        </w:tc>
        <w:tc>
          <w:tcPr>
            <w:tcW w:w="2376" w:type="dxa"/>
          </w:tcPr>
          <w:p>
            <w:pPr>
              <w:spacing w:line="360" w:lineRule="auto"/>
              <w:rPr>
                <w:rFonts w:ascii="仿宋" w:hAnsi="仿宋" w:eastAsia="仿宋"/>
                <w:sz w:val="24"/>
                <w:szCs w:val="24"/>
              </w:rPr>
            </w:pPr>
            <w:r>
              <w:rPr>
                <w:rFonts w:ascii="仿宋" w:hAnsi="仿宋" w:eastAsia="仿宋"/>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枚举值：</w:t>
            </w:r>
            <w:r>
              <w:rPr>
                <w:rFonts w:hint="eastAsia" w:ascii="仿宋" w:hAnsi="仿宋" w:eastAsia="仿宋"/>
                <w:sz w:val="24"/>
                <w:szCs w:val="24"/>
              </w:rPr>
              <w:t>关联关系衍生、企微好友同步、营销活动引入、批量导入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color w:val="000000"/>
                <w:sz w:val="24"/>
                <w:szCs w:val="24"/>
              </w:rPr>
              <w:t>生成时间</w:t>
            </w:r>
          </w:p>
        </w:tc>
        <w:tc>
          <w:tcPr>
            <w:tcW w:w="2376" w:type="dxa"/>
          </w:tcPr>
          <w:p>
            <w:pPr>
              <w:spacing w:line="360" w:lineRule="auto"/>
              <w:rPr>
                <w:rFonts w:ascii="仿宋" w:hAnsi="仿宋" w:eastAsia="仿宋"/>
                <w:sz w:val="24"/>
                <w:szCs w:val="24"/>
              </w:rPr>
            </w:pPr>
            <w:r>
              <w:rPr>
                <w:rFonts w:ascii="仿宋" w:hAnsi="仿宋" w:eastAsia="仿宋"/>
                <w:sz w:val="24"/>
                <w:szCs w:val="24"/>
              </w:rPr>
              <w:t>反显、格式化：YYYY- MM-DD HH:mm</w:t>
            </w:r>
          </w:p>
        </w:tc>
        <w:tc>
          <w:tcPr>
            <w:tcW w:w="2223" w:type="dxa"/>
          </w:tcPr>
          <w:p>
            <w:pPr>
              <w:spacing w:line="360" w:lineRule="auto"/>
              <w:rPr>
                <w:rFonts w:ascii="仿宋" w:hAnsi="仿宋" w:eastAsia="仿宋"/>
                <w:sz w:val="24"/>
                <w:szCs w:val="24"/>
              </w:rPr>
            </w:pPr>
            <w:r>
              <w:rPr>
                <w:rFonts w:ascii="仿宋" w:hAnsi="仿宋" w:eastAsia="仿宋"/>
                <w:sz w:val="24"/>
                <w:szCs w:val="24"/>
              </w:rPr>
              <w:t>时间</w:t>
            </w:r>
          </w:p>
        </w:tc>
        <w:tc>
          <w:tcPr>
            <w:tcW w:w="2238" w:type="dxa"/>
          </w:tcPr>
          <w:p>
            <w:pPr>
              <w:spacing w:line="360" w:lineRule="auto"/>
              <w:rPr>
                <w:rFonts w:ascii="仿宋" w:hAnsi="仿宋" w:eastAsia="仿宋"/>
                <w:sz w:val="24"/>
                <w:szCs w:val="24"/>
              </w:rPr>
            </w:pPr>
            <w:r>
              <w:rPr>
                <w:rFonts w:ascii="仿宋" w:hAnsi="仿宋" w:eastAsia="仿宋"/>
                <w:sz w:val="24"/>
                <w:szCs w:val="24"/>
              </w:rPr>
              <w:t>潜在客户生成时间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color w:val="000000"/>
                <w:sz w:val="24"/>
                <w:szCs w:val="24"/>
              </w:rPr>
              <w:t>批次号</w:t>
            </w:r>
          </w:p>
        </w:tc>
        <w:tc>
          <w:tcPr>
            <w:tcW w:w="2376" w:type="dxa"/>
          </w:tcPr>
          <w:p>
            <w:pPr>
              <w:spacing w:line="360" w:lineRule="auto"/>
              <w:rPr>
                <w:rFonts w:ascii="仿宋" w:hAnsi="仿宋" w:eastAsia="仿宋"/>
                <w:sz w:val="24"/>
                <w:szCs w:val="24"/>
              </w:rPr>
            </w:pPr>
            <w:r>
              <w:rPr>
                <w:rFonts w:ascii="仿宋" w:hAnsi="仿宋" w:eastAsia="仿宋"/>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潜客批次号</w:t>
            </w:r>
            <w:r>
              <w:rPr>
                <w:rFonts w:hint="eastAsia" w:ascii="仿宋" w:hAnsi="仿宋" w:eastAsia="仿宋"/>
                <w:color w:val="000000"/>
                <w:sz w:val="24"/>
                <w:szCs w:val="24"/>
              </w:rPr>
              <w:t>，支持复制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23" w:type="dxa"/>
          </w:tcPr>
          <w:p>
            <w:pPr>
              <w:spacing w:line="360" w:lineRule="auto"/>
              <w:rPr>
                <w:rFonts w:ascii="仿宋" w:hAnsi="仿宋" w:eastAsia="仿宋"/>
                <w:sz w:val="24"/>
                <w:szCs w:val="24"/>
              </w:rPr>
            </w:pPr>
            <w:r>
              <w:rPr>
                <w:rFonts w:ascii="仿宋" w:hAnsi="仿宋" w:eastAsia="仿宋"/>
                <w:color w:val="000000"/>
                <w:sz w:val="24"/>
                <w:szCs w:val="24"/>
              </w:rPr>
              <w:t>归属机构</w:t>
            </w:r>
          </w:p>
        </w:tc>
        <w:tc>
          <w:tcPr>
            <w:tcW w:w="2376" w:type="dxa"/>
          </w:tcPr>
          <w:p>
            <w:pPr>
              <w:spacing w:line="360" w:lineRule="auto"/>
              <w:rPr>
                <w:rFonts w:ascii="仿宋" w:hAnsi="仿宋" w:eastAsia="仿宋"/>
                <w:sz w:val="24"/>
                <w:szCs w:val="24"/>
              </w:rPr>
            </w:pPr>
            <w:r>
              <w:rPr>
                <w:rFonts w:ascii="仿宋" w:hAnsi="仿宋" w:eastAsia="仿宋"/>
                <w:sz w:val="24"/>
                <w:szCs w:val="24"/>
              </w:rPr>
              <w:t>反显</w:t>
            </w:r>
            <w:r>
              <w:rPr>
                <w:rFonts w:hint="eastAsia" w:ascii="仿宋" w:hAnsi="仿宋" w:eastAsia="仿宋"/>
                <w:sz w:val="24"/>
                <w:szCs w:val="24"/>
              </w:rPr>
              <w:t>，格式：机构号+机构名称</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潜在客户归属机构</w:t>
            </w:r>
          </w:p>
        </w:tc>
      </w:tr>
    </w:tbl>
    <w:p>
      <w:pPr>
        <w:spacing w:line="360" w:lineRule="auto"/>
        <w:rPr>
          <w:rFonts w:ascii="仿宋" w:hAnsi="仿宋" w:eastAsia="仿宋"/>
        </w:rPr>
      </w:pPr>
    </w:p>
    <w:p>
      <w:pPr>
        <w:pStyle w:val="8"/>
        <w:numPr>
          <w:ilvl w:val="5"/>
          <w:numId w:val="91"/>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91"/>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91"/>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90"/>
        </w:numPr>
        <w:spacing w:line="360" w:lineRule="auto"/>
        <w:ind w:left="993" w:hanging="993"/>
        <w:rPr>
          <w:rFonts w:ascii="仿宋" w:hAnsi="仿宋" w:eastAsia="仿宋"/>
          <w:i w:val="0"/>
          <w:iCs w:val="0"/>
        </w:rPr>
      </w:pPr>
      <w:r>
        <w:rPr>
          <w:rFonts w:hint="eastAsia" w:ascii="仿宋" w:hAnsi="仿宋" w:eastAsia="仿宋"/>
          <w:i w:val="0"/>
          <w:iCs w:val="0"/>
        </w:rPr>
        <w:t>机构未分配潜客-申领</w:t>
      </w:r>
    </w:p>
    <w:p>
      <w:pPr>
        <w:pStyle w:val="8"/>
        <w:numPr>
          <w:ilvl w:val="5"/>
          <w:numId w:val="92"/>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4"/>
          <w:szCs w:val="24"/>
        </w:rPr>
      </w:pPr>
      <w:r>
        <w:rPr>
          <w:rFonts w:ascii="仿宋" w:hAnsi="仿宋" w:eastAsia="仿宋"/>
          <w:sz w:val="24"/>
          <w:szCs w:val="24"/>
        </w:rPr>
        <w:t>支持</w:t>
      </w:r>
      <w:r>
        <w:rPr>
          <w:rFonts w:hint="eastAsia" w:ascii="仿宋" w:hAnsi="仿宋" w:eastAsia="仿宋"/>
          <w:sz w:val="24"/>
          <w:szCs w:val="24"/>
        </w:rPr>
        <w:t>理财经理或客户经理</w:t>
      </w:r>
      <w:r>
        <w:rPr>
          <w:rFonts w:ascii="仿宋" w:hAnsi="仿宋" w:eastAsia="仿宋"/>
          <w:sz w:val="24"/>
          <w:szCs w:val="24"/>
        </w:rPr>
        <w:t>对辖下未分配潜在客户发起申领并完成归属调整，提升潜客归属处理效率</w:t>
      </w:r>
      <w:r>
        <w:rPr>
          <w:rFonts w:hint="eastAsia" w:ascii="仿宋" w:hAnsi="仿宋" w:eastAsia="仿宋"/>
          <w:sz w:val="24"/>
          <w:szCs w:val="24"/>
        </w:rPr>
        <w:t>。</w:t>
      </w:r>
    </w:p>
    <w:p>
      <w:pPr>
        <w:pStyle w:val="8"/>
        <w:numPr>
          <w:ilvl w:val="5"/>
          <w:numId w:val="92"/>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ascii="仿宋" w:hAnsi="仿宋" w:eastAsia="仿宋"/>
          <w:sz w:val="24"/>
          <w:szCs w:val="24"/>
        </w:rPr>
        <w:t>用户在机构未分配潜客列表中勾选目标客户后发起潜客申领</w:t>
      </w:r>
    </w:p>
    <w:p>
      <w:pPr>
        <w:pStyle w:val="8"/>
        <w:numPr>
          <w:ilvl w:val="5"/>
          <w:numId w:val="92"/>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机构未分配潜客列表中勾选目标客户后，在列表统一操作区点击“申领”按钮时，当未勾选客户直接发起批量操作时，系统应弹出二次确认框，提示文案为：“您当前未勾选客户，请先选择要申领的{潜在客户</w:t>
      </w:r>
      <w:r>
        <w:rPr>
          <w:rFonts w:ascii="仿宋" w:hAnsi="仿宋" w:eastAsia="仿宋"/>
          <w:sz w:val="24"/>
          <w:szCs w:val="24"/>
        </w:rPr>
        <w:t>}</w:t>
      </w:r>
      <w:r>
        <w:rPr>
          <w:rFonts w:hint="eastAsia" w:ascii="仿宋" w:hAnsi="仿宋" w:eastAsia="仿宋"/>
          <w:sz w:val="24"/>
          <w:szCs w:val="24"/>
        </w:rPr>
        <w:t>？”。当用户勾选部分客户执行批量操作时，系统应仅对已勾选客户执行处理，并弹出二次确认框，提示文案为：“您将对已勾选的 {X} 位客户进行批量申领操作。请确认是否继续？”。确认继续后，从右侧抽屉式弹出“申领”界面。</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用户录入潜客姓名、手机号码等信息后保存提交，系统完成数据校验。保存入库并返回列表并刷新界面。</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仅允许用户对机构未分配潜客发起申领。</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ab/>
      </w:r>
      <w:r>
        <w:rPr>
          <w:rFonts w:hint="eastAsia" w:ascii="仿宋" w:hAnsi="仿宋" w:eastAsia="仿宋"/>
          <w:color w:val="000000" w:themeColor="text1"/>
          <w:sz w:val="24"/>
          <w:szCs w:val="24"/>
          <w14:textFill>
            <w14:solidFill>
              <w14:schemeClr w14:val="tx1"/>
            </w14:solidFill>
          </w14:textFill>
        </w:rPr>
        <w:t xml:space="preserve">潜在客户申领流程：理财经理发起 </w:t>
      </w:r>
      <w:r>
        <w:rPr>
          <w:rFonts w:ascii="仿宋" w:hAnsi="仿宋" w:eastAsia="仿宋"/>
          <w:color w:val="000000" w:themeColor="text1"/>
          <w:sz w:val="24"/>
          <w:szCs w:val="24"/>
          <w14:textFill>
            <w14:solidFill>
              <w14:schemeClr w14:val="tx1"/>
            </w14:solidFill>
          </w14:textFill>
        </w:rPr>
        <w:t xml:space="preserve">– </w:t>
      </w:r>
      <w:r>
        <w:rPr>
          <w:rFonts w:hint="eastAsia" w:ascii="仿宋" w:hAnsi="仿宋" w:eastAsia="仿宋"/>
          <w:color w:val="000000" w:themeColor="text1"/>
          <w:sz w:val="24"/>
          <w:szCs w:val="24"/>
          <w14:textFill>
            <w14:solidFill>
              <w14:schemeClr w14:val="tx1"/>
            </w14:solidFill>
          </w14:textFill>
        </w:rPr>
        <w:t>网点负责人审批</w:t>
      </w:r>
    </w:p>
    <w:p>
      <w:pPr>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提交后系统需校验该潜在客户是否仍处于未分配未申请状态，否则需要提示申领失败（详见输出：申领失败提示文案）。</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sz w:val="24"/>
          <w:szCs w:val="24"/>
        </w:rPr>
        <w:t>用户申领客户发起申请流程之后，为了避免其他用户再次申请导致冲突，机构未分配潜客列表不再展示该客户。若客户申领流程审批不通过即流程结束，机构未分配客户列表再展示该客户。</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用户发起的客户申领流程，审批通过或不通过，流程都会结束，若审批不通过，想要申领同样的客户，需再次发起新的申领流程。若申领审批通过后，应记录客户归属变更历史。</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理财经理或客户经理仅可对机构辖下的未分配潜客发起申领</w:t>
      </w:r>
    </w:p>
    <w:p>
      <w:pPr>
        <w:pStyle w:val="8"/>
        <w:numPr>
          <w:ilvl w:val="5"/>
          <w:numId w:val="92"/>
        </w:numPr>
        <w:spacing w:line="360" w:lineRule="auto"/>
        <w:rPr>
          <w:rFonts w:ascii="仿宋" w:hAnsi="仿宋" w:eastAsia="仿宋"/>
        </w:rPr>
      </w:pPr>
      <w:r>
        <w:rPr>
          <w:rFonts w:hint="eastAsia" w:ascii="仿宋" w:hAnsi="仿宋" w:eastAsia="仿宋"/>
        </w:rPr>
        <w:t>输出</w:t>
      </w:r>
    </w:p>
    <w:p>
      <w:pPr>
        <w:pStyle w:val="172"/>
        <w:numPr>
          <w:ilvl w:val="0"/>
          <w:numId w:val="93"/>
        </w:numPr>
        <w:spacing w:line="360" w:lineRule="auto"/>
        <w:ind w:firstLineChars="0"/>
        <w:rPr>
          <w:rFonts w:ascii="仿宋" w:hAnsi="仿宋" w:eastAsia="仿宋"/>
          <w:sz w:val="24"/>
          <w:szCs w:val="24"/>
        </w:rPr>
      </w:pPr>
      <w:r>
        <w:rPr>
          <w:rFonts w:hint="eastAsia" w:ascii="仿宋" w:hAnsi="仿宋" w:eastAsia="仿宋"/>
          <w:sz w:val="24"/>
          <w:szCs w:val="24"/>
        </w:rPr>
        <w:t>若成功发起申领流程，提示文案：“您已成功发起XXX、XXX等潜在客户的申领流程，可在工作台/我的申请模块查看流程进度！”。</w:t>
      </w:r>
    </w:p>
    <w:p>
      <w:pPr>
        <w:pStyle w:val="172"/>
        <w:numPr>
          <w:ilvl w:val="0"/>
          <w:numId w:val="93"/>
        </w:numPr>
        <w:spacing w:line="360" w:lineRule="auto"/>
        <w:ind w:firstLineChars="0"/>
        <w:rPr>
          <w:rFonts w:ascii="仿宋" w:hAnsi="仿宋" w:eastAsia="仿宋"/>
          <w:sz w:val="24"/>
          <w:szCs w:val="24"/>
        </w:rPr>
      </w:pPr>
      <w:r>
        <w:rPr>
          <w:rFonts w:hint="eastAsia" w:ascii="仿宋" w:hAnsi="仿宋" w:eastAsia="仿宋"/>
          <w:sz w:val="24"/>
          <w:szCs w:val="24"/>
        </w:rPr>
        <w:t>若发起申领流程失败，提示文案：“XXX、XXX等潜在客户，已经被其他客户经理提前申领！”。</w:t>
      </w:r>
    </w:p>
    <w:p>
      <w:pPr>
        <w:pStyle w:val="8"/>
        <w:numPr>
          <w:ilvl w:val="5"/>
          <w:numId w:val="92"/>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92"/>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92"/>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
      <w:pPr>
        <w:pStyle w:val="6"/>
        <w:numPr>
          <w:ilvl w:val="3"/>
          <w:numId w:val="83"/>
        </w:numPr>
        <w:spacing w:line="360" w:lineRule="auto"/>
        <w:ind w:left="1418" w:hanging="1418"/>
        <w:rPr>
          <w:rFonts w:ascii="仿宋" w:hAnsi="仿宋" w:eastAsia="仿宋"/>
        </w:rPr>
      </w:pPr>
      <w:r>
        <w:rPr>
          <w:rFonts w:hint="eastAsia" w:ascii="仿宋" w:hAnsi="仿宋" w:eastAsia="仿宋"/>
        </w:rPr>
        <w:t>机构潜客</w:t>
      </w:r>
    </w:p>
    <w:p>
      <w:pPr>
        <w:pStyle w:val="7"/>
        <w:numPr>
          <w:ilvl w:val="4"/>
          <w:numId w:val="94"/>
        </w:numPr>
        <w:spacing w:line="360" w:lineRule="auto"/>
        <w:rPr>
          <w:rFonts w:ascii="仿宋" w:hAnsi="仿宋" w:eastAsia="仿宋"/>
          <w:i w:val="0"/>
          <w:iCs w:val="0"/>
        </w:rPr>
      </w:pPr>
      <w:r>
        <w:rPr>
          <w:rFonts w:hint="eastAsia" w:ascii="仿宋" w:hAnsi="仿宋" w:eastAsia="仿宋"/>
          <w:i w:val="0"/>
          <w:iCs w:val="0"/>
        </w:rPr>
        <w:t>机构潜客-列表</w:t>
      </w:r>
    </w:p>
    <w:p>
      <w:pPr>
        <w:pStyle w:val="8"/>
        <w:numPr>
          <w:ilvl w:val="5"/>
          <w:numId w:val="95"/>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支持机构用户查询及检索机构潜客清单，并展示潜客基础信息与归属信息，助力机构高效掌握潜客分布及归属情况</w:t>
      </w:r>
      <w:r>
        <w:rPr>
          <w:rFonts w:hint="eastAsia" w:ascii="仿宋" w:hAnsi="仿宋" w:eastAsia="仿宋"/>
          <w:color w:val="000000"/>
          <w:sz w:val="24"/>
        </w:rPr>
        <w:t>。</w:t>
      </w:r>
    </w:p>
    <w:p>
      <w:pPr>
        <w:pStyle w:val="8"/>
        <w:numPr>
          <w:ilvl w:val="5"/>
          <w:numId w:val="95"/>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sz w:val="24"/>
        </w:rPr>
        <w:t>支持按归属机构、批次号、客户名称、联系电话、客户经理、是否分配、状态进行筛选，并提供“查询”、“重置”按钮，其中客户名称支持模糊查询，联系电话支持精确查询。</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shd w:val="clear" w:color="auto" w:fill="auto"/>
          </w:tcPr>
          <w:p>
            <w:pPr>
              <w:spacing w:line="360" w:lineRule="auto"/>
              <w:rPr>
                <w:rFonts w:ascii="仿宋" w:hAnsi="仿宋" w:eastAsia="仿宋"/>
              </w:rPr>
            </w:pPr>
            <w:r>
              <w:rPr>
                <w:rFonts w:ascii="仿宋" w:hAnsi="仿宋" w:eastAsia="仿宋"/>
                <w:b/>
                <w:color w:val="000000"/>
                <w:sz w:val="24"/>
              </w:rPr>
              <w:t>要素名称</w:t>
            </w:r>
          </w:p>
        </w:tc>
        <w:tc>
          <w:tcPr>
            <w:tcW w:w="2160" w:type="dxa"/>
            <w:shd w:val="clear" w:color="auto" w:fill="auto"/>
          </w:tcPr>
          <w:p>
            <w:pPr>
              <w:spacing w:line="360" w:lineRule="auto"/>
              <w:rPr>
                <w:rFonts w:ascii="仿宋" w:hAnsi="仿宋" w:eastAsia="仿宋"/>
              </w:rPr>
            </w:pPr>
            <w:r>
              <w:rPr>
                <w:rFonts w:ascii="仿宋" w:hAnsi="仿宋" w:eastAsia="仿宋"/>
                <w:b/>
                <w:color w:val="000000"/>
                <w:sz w:val="24"/>
              </w:rPr>
              <w:t>约束及校验规则</w:t>
            </w:r>
          </w:p>
        </w:tc>
        <w:tc>
          <w:tcPr>
            <w:tcW w:w="2160" w:type="dxa"/>
            <w:shd w:val="clear" w:color="auto" w:fill="auto"/>
          </w:tcPr>
          <w:p>
            <w:pPr>
              <w:spacing w:line="360" w:lineRule="auto"/>
              <w:rPr>
                <w:rFonts w:ascii="仿宋" w:hAnsi="仿宋" w:eastAsia="仿宋"/>
              </w:rPr>
            </w:pPr>
            <w:r>
              <w:rPr>
                <w:rFonts w:ascii="仿宋" w:hAnsi="仿宋" w:eastAsia="仿宋"/>
                <w:b/>
                <w:color w:val="000000"/>
                <w:sz w:val="24"/>
              </w:rPr>
              <w:t>数据类型</w:t>
            </w:r>
          </w:p>
        </w:tc>
        <w:tc>
          <w:tcPr>
            <w:tcW w:w="2160" w:type="dxa"/>
            <w:shd w:val="clear" w:color="auto" w:fill="auto"/>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归属机构</w:t>
            </w:r>
          </w:p>
        </w:tc>
        <w:tc>
          <w:tcPr>
            <w:tcW w:w="2160" w:type="dxa"/>
          </w:tcPr>
          <w:p>
            <w:pPr>
              <w:spacing w:line="360" w:lineRule="auto"/>
              <w:rPr>
                <w:rFonts w:ascii="仿宋" w:hAnsi="仿宋" w:eastAsia="仿宋"/>
              </w:rPr>
            </w:pPr>
            <w:r>
              <w:rPr>
                <w:rFonts w:ascii="仿宋" w:hAnsi="仿宋" w:eastAsia="仿宋"/>
                <w:color w:val="000000"/>
                <w:sz w:val="24"/>
              </w:rPr>
              <w:t>必输，默认选择当前用户的归属机构</w:t>
            </w:r>
          </w:p>
        </w:tc>
        <w:tc>
          <w:tcPr>
            <w:tcW w:w="2160" w:type="dxa"/>
          </w:tcPr>
          <w:p>
            <w:pPr>
              <w:spacing w:line="360" w:lineRule="auto"/>
              <w:rPr>
                <w:rFonts w:ascii="仿宋" w:hAnsi="仿宋" w:eastAsia="仿宋"/>
              </w:rPr>
            </w:pPr>
            <w:r>
              <w:rPr>
                <w:rFonts w:ascii="仿宋" w:hAnsi="仿宋" w:eastAsia="仿宋"/>
                <w:color w:val="000000"/>
                <w:sz w:val="24"/>
              </w:rPr>
              <w:t>机构树</w:t>
            </w:r>
          </w:p>
        </w:tc>
        <w:tc>
          <w:tcPr>
            <w:tcW w:w="2160" w:type="dxa"/>
          </w:tcPr>
          <w:p>
            <w:pPr>
              <w:spacing w:line="360" w:lineRule="auto"/>
              <w:rPr>
                <w:rFonts w:ascii="仿宋" w:hAnsi="仿宋" w:eastAsia="仿宋"/>
              </w:rPr>
            </w:pPr>
            <w:r>
              <w:rPr>
                <w:rFonts w:ascii="仿宋" w:hAnsi="仿宋" w:eastAsia="仿宋"/>
                <w:color w:val="000000"/>
                <w:sz w:val="24"/>
              </w:rPr>
              <w:t>支持按归属机构筛选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批次号</w:t>
            </w:r>
          </w:p>
        </w:tc>
        <w:tc>
          <w:tcPr>
            <w:tcW w:w="2160" w:type="dxa"/>
          </w:tcPr>
          <w:p>
            <w:pPr>
              <w:spacing w:line="360" w:lineRule="auto"/>
              <w:rPr>
                <w:rFonts w:ascii="仿宋" w:hAnsi="仿宋" w:eastAsia="仿宋"/>
              </w:rPr>
            </w:pPr>
            <w:r>
              <w:rPr>
                <w:rFonts w:ascii="仿宋" w:hAnsi="仿宋" w:eastAsia="仿宋"/>
                <w:color w:val="000000"/>
                <w:sz w:val="24"/>
              </w:rPr>
              <w:t>非必输</w:t>
            </w:r>
          </w:p>
        </w:tc>
        <w:tc>
          <w:tcPr>
            <w:tcW w:w="2160" w:type="dxa"/>
          </w:tcPr>
          <w:p>
            <w:pPr>
              <w:spacing w:line="360" w:lineRule="auto"/>
              <w:rPr>
                <w:rFonts w:ascii="仿宋" w:hAnsi="仿宋" w:eastAsia="仿宋"/>
              </w:rPr>
            </w:pPr>
            <w:r>
              <w:rPr>
                <w:rFonts w:ascii="仿宋" w:hAnsi="仿宋" w:eastAsia="仿宋"/>
                <w:color w:val="000000"/>
                <w:sz w:val="24"/>
              </w:rPr>
              <w:t>文本</w:t>
            </w:r>
          </w:p>
        </w:tc>
        <w:tc>
          <w:tcPr>
            <w:tcW w:w="2160" w:type="dxa"/>
          </w:tcPr>
          <w:p>
            <w:pPr>
              <w:spacing w:line="360" w:lineRule="auto"/>
              <w:rPr>
                <w:rFonts w:ascii="仿宋" w:hAnsi="仿宋" w:eastAsia="仿宋"/>
              </w:rPr>
            </w:pPr>
            <w:r>
              <w:rPr>
                <w:rFonts w:ascii="仿宋" w:hAnsi="仿宋" w:eastAsia="仿宋"/>
                <w:color w:val="000000"/>
                <w:sz w:val="24"/>
              </w:rPr>
              <w:t>支持按批次号查询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客户名称</w:t>
            </w:r>
          </w:p>
        </w:tc>
        <w:tc>
          <w:tcPr>
            <w:tcW w:w="2160" w:type="dxa"/>
          </w:tcPr>
          <w:p>
            <w:pPr>
              <w:spacing w:line="360" w:lineRule="auto"/>
              <w:rPr>
                <w:rFonts w:ascii="仿宋" w:hAnsi="仿宋" w:eastAsia="仿宋"/>
              </w:rPr>
            </w:pPr>
            <w:r>
              <w:rPr>
                <w:rFonts w:ascii="仿宋" w:hAnsi="仿宋" w:eastAsia="仿宋"/>
                <w:color w:val="000000"/>
                <w:sz w:val="24"/>
              </w:rPr>
              <w:t>非必输</w:t>
            </w:r>
          </w:p>
        </w:tc>
        <w:tc>
          <w:tcPr>
            <w:tcW w:w="2160" w:type="dxa"/>
          </w:tcPr>
          <w:p>
            <w:pPr>
              <w:spacing w:line="360" w:lineRule="auto"/>
              <w:rPr>
                <w:rFonts w:ascii="仿宋" w:hAnsi="仿宋" w:eastAsia="仿宋"/>
              </w:rPr>
            </w:pPr>
            <w:r>
              <w:rPr>
                <w:rFonts w:ascii="仿宋" w:hAnsi="仿宋" w:eastAsia="仿宋"/>
                <w:color w:val="000000"/>
                <w:sz w:val="24"/>
              </w:rPr>
              <w:t>文本</w:t>
            </w:r>
          </w:p>
        </w:tc>
        <w:tc>
          <w:tcPr>
            <w:tcW w:w="2160" w:type="dxa"/>
          </w:tcPr>
          <w:p>
            <w:pPr>
              <w:spacing w:line="360" w:lineRule="auto"/>
              <w:rPr>
                <w:rFonts w:ascii="仿宋" w:hAnsi="仿宋" w:eastAsia="仿宋"/>
              </w:rPr>
            </w:pPr>
            <w:r>
              <w:rPr>
                <w:rFonts w:ascii="仿宋" w:hAnsi="仿宋" w:eastAsia="仿宋"/>
                <w:color w:val="000000"/>
                <w:sz w:val="24"/>
              </w:rPr>
              <w:t>支持客户名称模糊查询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联系电话</w:t>
            </w:r>
          </w:p>
        </w:tc>
        <w:tc>
          <w:tcPr>
            <w:tcW w:w="2160" w:type="dxa"/>
          </w:tcPr>
          <w:p>
            <w:pPr>
              <w:spacing w:line="360" w:lineRule="auto"/>
              <w:rPr>
                <w:rFonts w:ascii="仿宋" w:hAnsi="仿宋" w:eastAsia="仿宋"/>
              </w:rPr>
            </w:pPr>
            <w:r>
              <w:rPr>
                <w:rFonts w:ascii="仿宋" w:hAnsi="仿宋" w:eastAsia="仿宋"/>
                <w:color w:val="000000"/>
                <w:sz w:val="24"/>
              </w:rPr>
              <w:t>非必输</w:t>
            </w:r>
          </w:p>
        </w:tc>
        <w:tc>
          <w:tcPr>
            <w:tcW w:w="2160" w:type="dxa"/>
          </w:tcPr>
          <w:p>
            <w:pPr>
              <w:spacing w:line="360" w:lineRule="auto"/>
              <w:rPr>
                <w:rFonts w:ascii="仿宋" w:hAnsi="仿宋" w:eastAsia="仿宋"/>
              </w:rPr>
            </w:pPr>
            <w:r>
              <w:rPr>
                <w:rFonts w:ascii="仿宋" w:hAnsi="仿宋" w:eastAsia="仿宋"/>
                <w:color w:val="000000"/>
                <w:sz w:val="24"/>
              </w:rPr>
              <w:t>文本</w:t>
            </w:r>
          </w:p>
        </w:tc>
        <w:tc>
          <w:tcPr>
            <w:tcW w:w="2160" w:type="dxa"/>
          </w:tcPr>
          <w:p>
            <w:pPr>
              <w:spacing w:line="360" w:lineRule="auto"/>
              <w:rPr>
                <w:rFonts w:ascii="仿宋" w:hAnsi="仿宋" w:eastAsia="仿宋"/>
              </w:rPr>
            </w:pPr>
            <w:r>
              <w:rPr>
                <w:rFonts w:ascii="仿宋" w:hAnsi="仿宋" w:eastAsia="仿宋"/>
                <w:color w:val="000000"/>
                <w:sz w:val="24"/>
              </w:rPr>
              <w:t>支持联系电话精确查询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客户经理</w:t>
            </w:r>
          </w:p>
        </w:tc>
        <w:tc>
          <w:tcPr>
            <w:tcW w:w="2160" w:type="dxa"/>
          </w:tcPr>
          <w:p>
            <w:pPr>
              <w:spacing w:line="360" w:lineRule="auto"/>
              <w:rPr>
                <w:rFonts w:ascii="仿宋" w:hAnsi="仿宋" w:eastAsia="仿宋"/>
              </w:rPr>
            </w:pPr>
            <w:r>
              <w:rPr>
                <w:rFonts w:ascii="仿宋" w:hAnsi="仿宋" w:eastAsia="仿宋"/>
                <w:color w:val="000000"/>
                <w:sz w:val="24"/>
              </w:rPr>
              <w:t>非必输</w:t>
            </w:r>
          </w:p>
        </w:tc>
        <w:tc>
          <w:tcPr>
            <w:tcW w:w="2160" w:type="dxa"/>
          </w:tcPr>
          <w:p>
            <w:pPr>
              <w:spacing w:line="360" w:lineRule="auto"/>
              <w:rPr>
                <w:rFonts w:ascii="仿宋" w:hAnsi="仿宋" w:eastAsia="仿宋"/>
              </w:rPr>
            </w:pPr>
            <w:r>
              <w:rPr>
                <w:rFonts w:ascii="仿宋" w:hAnsi="仿宋" w:eastAsia="仿宋"/>
                <w:color w:val="000000"/>
                <w:sz w:val="24"/>
              </w:rPr>
              <w:t>文本</w:t>
            </w:r>
          </w:p>
        </w:tc>
        <w:tc>
          <w:tcPr>
            <w:tcW w:w="2160" w:type="dxa"/>
          </w:tcPr>
          <w:p>
            <w:pPr>
              <w:spacing w:line="360" w:lineRule="auto"/>
              <w:rPr>
                <w:rFonts w:ascii="仿宋" w:hAnsi="仿宋" w:eastAsia="仿宋"/>
              </w:rPr>
            </w:pPr>
            <w:r>
              <w:rPr>
                <w:rFonts w:ascii="仿宋" w:hAnsi="仿宋" w:eastAsia="仿宋"/>
                <w:color w:val="000000"/>
                <w:sz w:val="24"/>
              </w:rPr>
              <w:t>支持按客户经理查询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是否分配</w:t>
            </w:r>
          </w:p>
        </w:tc>
        <w:tc>
          <w:tcPr>
            <w:tcW w:w="2160" w:type="dxa"/>
          </w:tcPr>
          <w:p>
            <w:pPr>
              <w:spacing w:line="360" w:lineRule="auto"/>
              <w:rPr>
                <w:rFonts w:ascii="仿宋" w:hAnsi="仿宋" w:eastAsia="仿宋"/>
              </w:rPr>
            </w:pPr>
            <w:r>
              <w:rPr>
                <w:rFonts w:ascii="仿宋" w:hAnsi="仿宋" w:eastAsia="仿宋"/>
                <w:color w:val="000000"/>
                <w:sz w:val="24"/>
              </w:rPr>
              <w:t>非必输</w:t>
            </w:r>
          </w:p>
        </w:tc>
        <w:tc>
          <w:tcPr>
            <w:tcW w:w="2160" w:type="dxa"/>
          </w:tcPr>
          <w:p>
            <w:pPr>
              <w:spacing w:line="360" w:lineRule="auto"/>
              <w:rPr>
                <w:rFonts w:ascii="仿宋" w:hAnsi="仿宋" w:eastAsia="仿宋"/>
              </w:rPr>
            </w:pPr>
            <w:r>
              <w:rPr>
                <w:rFonts w:ascii="仿宋" w:hAnsi="仿宋" w:eastAsia="仿宋"/>
                <w:color w:val="000000"/>
                <w:sz w:val="24"/>
              </w:rPr>
              <w:t>下拉框</w:t>
            </w:r>
          </w:p>
        </w:tc>
        <w:tc>
          <w:tcPr>
            <w:tcW w:w="2160" w:type="dxa"/>
          </w:tcPr>
          <w:p>
            <w:pPr>
              <w:spacing w:line="360" w:lineRule="auto"/>
              <w:rPr>
                <w:rFonts w:ascii="仿宋" w:hAnsi="仿宋" w:eastAsia="仿宋"/>
              </w:rPr>
            </w:pPr>
            <w:r>
              <w:rPr>
                <w:rFonts w:ascii="仿宋" w:hAnsi="仿宋" w:eastAsia="仿宋"/>
                <w:color w:val="000000"/>
                <w:sz w:val="24"/>
              </w:rPr>
              <w:t>枚举值：是、否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状态</w:t>
            </w:r>
          </w:p>
        </w:tc>
        <w:tc>
          <w:tcPr>
            <w:tcW w:w="2160" w:type="dxa"/>
          </w:tcPr>
          <w:p>
            <w:pPr>
              <w:spacing w:line="360" w:lineRule="auto"/>
              <w:rPr>
                <w:rFonts w:ascii="仿宋" w:hAnsi="仿宋" w:eastAsia="仿宋"/>
              </w:rPr>
            </w:pPr>
            <w:r>
              <w:rPr>
                <w:rFonts w:ascii="仿宋" w:hAnsi="仿宋" w:eastAsia="仿宋"/>
                <w:color w:val="000000"/>
                <w:sz w:val="24"/>
              </w:rPr>
              <w:t>非必输</w:t>
            </w:r>
          </w:p>
        </w:tc>
        <w:tc>
          <w:tcPr>
            <w:tcW w:w="2160" w:type="dxa"/>
          </w:tcPr>
          <w:p>
            <w:pPr>
              <w:spacing w:line="360" w:lineRule="auto"/>
              <w:rPr>
                <w:rFonts w:ascii="仿宋" w:hAnsi="仿宋" w:eastAsia="仿宋"/>
              </w:rPr>
            </w:pPr>
            <w:r>
              <w:rPr>
                <w:rFonts w:ascii="仿宋" w:hAnsi="仿宋" w:eastAsia="仿宋"/>
                <w:color w:val="000000"/>
                <w:sz w:val="24"/>
              </w:rPr>
              <w:t>下拉框</w:t>
            </w:r>
          </w:p>
        </w:tc>
        <w:tc>
          <w:tcPr>
            <w:tcW w:w="2160" w:type="dxa"/>
          </w:tcPr>
          <w:p>
            <w:pPr>
              <w:spacing w:line="360" w:lineRule="auto"/>
              <w:rPr>
                <w:rFonts w:ascii="仿宋" w:hAnsi="仿宋" w:eastAsia="仿宋"/>
              </w:rPr>
            </w:pPr>
            <w:r>
              <w:rPr>
                <w:rFonts w:ascii="仿宋" w:hAnsi="仿宋" w:eastAsia="仿宋"/>
                <w:color w:val="000000"/>
                <w:sz w:val="24"/>
              </w:rPr>
              <w:t>枚举值</w:t>
            </w:r>
            <w:r>
              <w:rPr>
                <w:rFonts w:hint="eastAsia" w:ascii="仿宋" w:hAnsi="仿宋" w:eastAsia="仿宋"/>
                <w:color w:val="000000"/>
                <w:sz w:val="24"/>
              </w:rPr>
              <w:t>：潜在客户、正式客户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查询</w:t>
            </w:r>
          </w:p>
        </w:tc>
        <w:tc>
          <w:tcPr>
            <w:tcW w:w="2160" w:type="dxa"/>
          </w:tcPr>
          <w:p>
            <w:pPr>
              <w:spacing w:line="360" w:lineRule="auto"/>
              <w:rPr>
                <w:rFonts w:ascii="仿宋" w:hAnsi="仿宋" w:eastAsia="仿宋"/>
              </w:rPr>
            </w:pPr>
            <w:r>
              <w:rPr>
                <w:rFonts w:ascii="仿宋" w:hAnsi="仿宋" w:eastAsia="仿宋"/>
                <w:color w:val="000000"/>
                <w:sz w:val="24"/>
              </w:rPr>
              <w:t>按钮</w:t>
            </w:r>
          </w:p>
        </w:tc>
        <w:tc>
          <w:tcPr>
            <w:tcW w:w="2160" w:type="dxa"/>
          </w:tcPr>
          <w:p>
            <w:pPr>
              <w:spacing w:line="360" w:lineRule="auto"/>
              <w:rPr>
                <w:rFonts w:ascii="仿宋" w:hAnsi="仿宋" w:eastAsia="仿宋"/>
              </w:rPr>
            </w:pPr>
            <w:r>
              <w:rPr>
                <w:rFonts w:ascii="仿宋" w:hAnsi="仿宋" w:eastAsia="仿宋"/>
                <w:color w:val="000000"/>
                <w:sz w:val="24"/>
              </w:rPr>
              <w:t>按钮</w:t>
            </w:r>
          </w:p>
        </w:tc>
        <w:tc>
          <w:tcPr>
            <w:tcW w:w="2160" w:type="dxa"/>
          </w:tcPr>
          <w:p>
            <w:pPr>
              <w:spacing w:line="360" w:lineRule="auto"/>
              <w:rPr>
                <w:rFonts w:ascii="仿宋" w:hAnsi="仿宋" w:eastAsia="仿宋"/>
              </w:rPr>
            </w:pPr>
            <w:r>
              <w:rPr>
                <w:rFonts w:ascii="仿宋" w:hAnsi="仿宋" w:eastAsia="仿宋"/>
                <w:color w:val="000000"/>
                <w:sz w:val="24"/>
              </w:rPr>
              <w:t>根据当前条件查询机构潜客列表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rPr>
            </w:pPr>
            <w:r>
              <w:rPr>
                <w:rFonts w:ascii="仿宋" w:hAnsi="仿宋" w:eastAsia="仿宋"/>
                <w:color w:val="000000"/>
                <w:sz w:val="24"/>
              </w:rPr>
              <w:t>重置</w:t>
            </w:r>
          </w:p>
        </w:tc>
        <w:tc>
          <w:tcPr>
            <w:tcW w:w="2160" w:type="dxa"/>
          </w:tcPr>
          <w:p>
            <w:pPr>
              <w:spacing w:line="360" w:lineRule="auto"/>
              <w:rPr>
                <w:rFonts w:ascii="仿宋" w:hAnsi="仿宋" w:eastAsia="仿宋"/>
              </w:rPr>
            </w:pPr>
            <w:r>
              <w:rPr>
                <w:rFonts w:ascii="仿宋" w:hAnsi="仿宋" w:eastAsia="仿宋"/>
                <w:color w:val="000000"/>
                <w:sz w:val="24"/>
              </w:rPr>
              <w:t>按钮</w:t>
            </w:r>
          </w:p>
        </w:tc>
        <w:tc>
          <w:tcPr>
            <w:tcW w:w="2160" w:type="dxa"/>
          </w:tcPr>
          <w:p>
            <w:pPr>
              <w:spacing w:line="360" w:lineRule="auto"/>
              <w:rPr>
                <w:rFonts w:ascii="仿宋" w:hAnsi="仿宋" w:eastAsia="仿宋"/>
              </w:rPr>
            </w:pPr>
            <w:r>
              <w:rPr>
                <w:rFonts w:ascii="仿宋" w:hAnsi="仿宋" w:eastAsia="仿宋"/>
                <w:color w:val="000000"/>
                <w:sz w:val="24"/>
              </w:rPr>
              <w:t>按钮</w:t>
            </w:r>
          </w:p>
        </w:tc>
        <w:tc>
          <w:tcPr>
            <w:tcW w:w="2160" w:type="dxa"/>
          </w:tcPr>
          <w:p>
            <w:pPr>
              <w:spacing w:line="360" w:lineRule="auto"/>
              <w:rPr>
                <w:rFonts w:ascii="仿宋" w:hAnsi="仿宋" w:eastAsia="仿宋"/>
              </w:rPr>
            </w:pPr>
            <w:r>
              <w:rPr>
                <w:rFonts w:ascii="仿宋" w:hAnsi="仿宋" w:eastAsia="仿宋"/>
                <w:color w:val="000000"/>
                <w:sz w:val="24"/>
              </w:rPr>
              <w:t>清空当前录入的查询条件</w:t>
            </w:r>
          </w:p>
        </w:tc>
      </w:tr>
    </w:tbl>
    <w:p>
      <w:pPr>
        <w:spacing w:line="360" w:lineRule="auto"/>
        <w:rPr>
          <w:rFonts w:ascii="仿宋" w:hAnsi="仿宋" w:eastAsia="仿宋"/>
        </w:rPr>
      </w:pPr>
    </w:p>
    <w:p>
      <w:pPr>
        <w:pStyle w:val="8"/>
        <w:numPr>
          <w:ilvl w:val="5"/>
          <w:numId w:val="95"/>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用户进入机构潜客页面，系统默认展示机构辖下的潜客列表，在列表统一操作按钮区发起“分配”、“回收”等操作。</w:t>
      </w:r>
    </w:p>
    <w:p>
      <w:pPr>
        <w:spacing w:line="360" w:lineRule="auto"/>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 xml:space="preserve">. </w:t>
      </w:r>
      <w:r>
        <w:rPr>
          <w:rFonts w:hint="eastAsia" w:ascii="仿宋" w:hAnsi="仿宋" w:eastAsia="仿宋"/>
          <w:sz w:val="24"/>
          <w:szCs w:val="24"/>
        </w:rPr>
        <w:t>用户可在筛选面板操作</w:t>
      </w:r>
    </w:p>
    <w:p>
      <w:pPr>
        <w:spacing w:line="360" w:lineRule="auto"/>
        <w:ind w:firstLine="420"/>
        <w:rPr>
          <w:rFonts w:ascii="仿宋" w:hAnsi="仿宋" w:eastAsia="仿宋"/>
          <w:sz w:val="24"/>
          <w:szCs w:val="24"/>
        </w:rPr>
      </w:pPr>
      <w:r>
        <w:rPr>
          <w:rFonts w:hint="eastAsia" w:ascii="仿宋" w:hAnsi="仿宋" w:eastAsia="仿宋"/>
          <w:sz w:val="24"/>
          <w:szCs w:val="24"/>
        </w:rPr>
        <w:t>用户可在列表中输入或选择查询条件后点击“查询”。</w:t>
      </w:r>
    </w:p>
    <w:p>
      <w:pPr>
        <w:spacing w:line="360" w:lineRule="auto"/>
        <w:ind w:firstLine="420"/>
        <w:rPr>
          <w:rFonts w:ascii="仿宋" w:hAnsi="仿宋" w:eastAsia="仿宋"/>
          <w:sz w:val="24"/>
          <w:szCs w:val="24"/>
        </w:rPr>
      </w:pPr>
      <w:r>
        <w:rPr>
          <w:rFonts w:hint="eastAsia" w:ascii="仿宋" w:hAnsi="仿宋" w:eastAsia="仿宋"/>
          <w:sz w:val="24"/>
          <w:szCs w:val="24"/>
        </w:rPr>
        <w:t>用户点击“重置”后，系统清空当前条件并恢复默认状态。</w:t>
      </w:r>
    </w:p>
    <w:p>
      <w:pPr>
        <w:pStyle w:val="172"/>
        <w:numPr>
          <w:ilvl w:val="0"/>
          <w:numId w:val="93"/>
        </w:numPr>
        <w:spacing w:line="360" w:lineRule="auto"/>
        <w:ind w:firstLineChars="0"/>
        <w:rPr>
          <w:rFonts w:ascii="仿宋" w:hAnsi="仿宋" w:eastAsia="仿宋"/>
          <w:sz w:val="24"/>
          <w:szCs w:val="24"/>
        </w:rPr>
      </w:pPr>
      <w:r>
        <w:rPr>
          <w:rFonts w:hint="eastAsia" w:ascii="仿宋" w:hAnsi="仿宋" w:eastAsia="仿宋"/>
          <w:sz w:val="24"/>
          <w:szCs w:val="24"/>
        </w:rPr>
        <w:t>用户可在列表统一操作按钮区操作</w:t>
      </w:r>
    </w:p>
    <w:p>
      <w:pPr>
        <w:pStyle w:val="172"/>
        <w:spacing w:line="360" w:lineRule="auto"/>
        <w:ind w:left="360" w:firstLine="0" w:firstLineChars="0"/>
        <w:rPr>
          <w:rFonts w:ascii="仿宋" w:hAnsi="仿宋" w:eastAsia="仿宋"/>
          <w:i/>
          <w:iCs/>
          <w:sz w:val="24"/>
          <w:szCs w:val="24"/>
        </w:rPr>
      </w:pPr>
      <w:r>
        <w:rPr>
          <w:rFonts w:hint="eastAsia" w:ascii="仿宋" w:hAnsi="仿宋" w:eastAsia="仿宋"/>
          <w:sz w:val="24"/>
          <w:szCs w:val="24"/>
        </w:rPr>
        <w:t>用户点击“分配”按钮，从右侧抽屉式弹出“分配”界面，</w:t>
      </w:r>
      <w:r>
        <w:rPr>
          <w:rFonts w:hint="eastAsia" w:ascii="仿宋" w:hAnsi="仿宋" w:eastAsia="仿宋"/>
          <w:i/>
          <w:iCs/>
          <w:sz w:val="24"/>
          <w:szCs w:val="24"/>
        </w:rPr>
        <w:t>详见“移动端（企微）功能需求-营销-潜在客户管理-机构潜客-分配”章节。</w:t>
      </w:r>
    </w:p>
    <w:p>
      <w:pPr>
        <w:pStyle w:val="172"/>
        <w:spacing w:line="360" w:lineRule="auto"/>
        <w:ind w:left="360" w:firstLine="0" w:firstLineChars="0"/>
        <w:rPr>
          <w:rFonts w:ascii="仿宋" w:hAnsi="仿宋" w:eastAsia="仿宋"/>
          <w:sz w:val="24"/>
          <w:szCs w:val="24"/>
        </w:rPr>
      </w:pPr>
      <w:r>
        <w:rPr>
          <w:rFonts w:hint="eastAsia" w:ascii="仿宋" w:hAnsi="仿宋" w:eastAsia="仿宋"/>
          <w:sz w:val="24"/>
          <w:szCs w:val="24"/>
        </w:rPr>
        <w:t>用户点击“回收”按钮，</w:t>
      </w:r>
      <w:r>
        <w:rPr>
          <w:rFonts w:hint="eastAsia" w:ascii="仿宋" w:hAnsi="仿宋" w:eastAsia="仿宋"/>
          <w:i/>
          <w:iCs/>
          <w:sz w:val="24"/>
          <w:szCs w:val="24"/>
        </w:rPr>
        <w:t>详见“移动端（企微）功能需求-营销-潜在客户管理-机构潜客-分配”章节</w:t>
      </w:r>
      <w:r>
        <w:rPr>
          <w:rFonts w:hint="eastAsia" w:ascii="仿宋" w:hAnsi="仿宋" w:eastAsia="仿宋"/>
          <w:sz w:val="24"/>
          <w:szCs w:val="24"/>
        </w:rPr>
        <w:t>。</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机构潜客默认展示上级机构批量导入的潜客以及本机构批量导入的潜客以及本机构下级机构或客户经理导入或创建的潜客。</w:t>
      </w:r>
    </w:p>
    <w:p>
      <w:pPr>
        <w:spacing w:line="360" w:lineRule="auto"/>
        <w:rPr>
          <w:rFonts w:ascii="仿宋" w:hAnsi="仿宋" w:eastAsia="仿宋"/>
          <w:sz w:val="24"/>
          <w:szCs w:val="24"/>
        </w:rPr>
      </w:pPr>
      <w:r>
        <w:rPr>
          <w:rFonts w:hint="eastAsia" w:ascii="仿宋" w:hAnsi="仿宋" w:eastAsia="仿宋"/>
          <w:sz w:val="24"/>
          <w:szCs w:val="24"/>
        </w:rPr>
        <w:t>2. 机构潜客列表默认按生成时间降序排序。</w:t>
      </w:r>
    </w:p>
    <w:p>
      <w:pPr>
        <w:spacing w:line="360" w:lineRule="auto"/>
        <w:rPr>
          <w:rFonts w:ascii="仿宋" w:hAnsi="仿宋" w:eastAsia="仿宋"/>
          <w:sz w:val="24"/>
          <w:szCs w:val="24"/>
        </w:rPr>
      </w:pPr>
      <w:r>
        <w:rPr>
          <w:rFonts w:hint="eastAsia" w:ascii="仿宋" w:hAnsi="仿宋" w:eastAsia="仿宋"/>
          <w:sz w:val="24"/>
          <w:szCs w:val="24"/>
        </w:rPr>
        <w:t>3. 联系电话支持精确查询，客户名称支持模糊查询。</w:t>
      </w:r>
    </w:p>
    <w:p>
      <w:pPr>
        <w:spacing w:line="360" w:lineRule="auto"/>
        <w:rPr>
          <w:rFonts w:ascii="仿宋" w:hAnsi="仿宋" w:eastAsia="仿宋"/>
          <w:sz w:val="24"/>
          <w:szCs w:val="24"/>
        </w:rPr>
      </w:pPr>
      <w:r>
        <w:rPr>
          <w:rFonts w:hint="eastAsia" w:ascii="仿宋" w:hAnsi="仿宋" w:eastAsia="仿宋"/>
          <w:sz w:val="24"/>
          <w:szCs w:val="24"/>
        </w:rPr>
        <w:t>4. 查询结果中的联系电话需脱敏展示。</w:t>
      </w:r>
    </w:p>
    <w:p>
      <w:pPr>
        <w:spacing w:line="360" w:lineRule="auto"/>
        <w:rPr>
          <w:rFonts w:ascii="仿宋" w:hAnsi="仿宋" w:eastAsia="仿宋"/>
          <w:sz w:val="24"/>
          <w:szCs w:val="24"/>
        </w:rPr>
      </w:pPr>
      <w:r>
        <w:rPr>
          <w:rFonts w:hint="eastAsia" w:ascii="仿宋" w:hAnsi="仿宋" w:eastAsia="仿宋"/>
          <w:sz w:val="24"/>
          <w:szCs w:val="24"/>
        </w:rPr>
        <w:t>5. 是否分配字段为下拉筛选项，枚举值为是、否。状态字段枚举值为潜在客户、正式客户。</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机构管理人员可查询机构辖下及上级机构批量导入的潜在客户。</w:t>
      </w:r>
    </w:p>
    <w:p>
      <w:pPr>
        <w:pStyle w:val="8"/>
        <w:numPr>
          <w:ilvl w:val="5"/>
          <w:numId w:val="95"/>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ascii="仿宋" w:hAnsi="仿宋" w:eastAsia="仿宋"/>
          <w:color w:val="000000"/>
          <w:sz w:val="24"/>
          <w:szCs w:val="24"/>
        </w:rPr>
        <w:t>系统输出机构潜客查询结果及列表明细，列表栏位包括客户名称、联系电话、来源、生成时间、状态、批次号、客户经理、归属机构。</w:t>
      </w:r>
    </w:p>
    <w:tbl>
      <w:tblPr>
        <w:tblStyle w:val="51"/>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376"/>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shd w:val="clear" w:color="auto" w:fill="auto"/>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376" w:type="dxa"/>
            <w:shd w:val="clear" w:color="auto" w:fill="auto"/>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160" w:type="dxa"/>
            <w:shd w:val="clear" w:color="auto" w:fill="auto"/>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160" w:type="dxa"/>
            <w:shd w:val="clear" w:color="auto" w:fill="auto"/>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color w:val="000000"/>
                <w:sz w:val="24"/>
                <w:szCs w:val="24"/>
              </w:rPr>
            </w:pPr>
            <w:r>
              <w:rPr>
                <w:rFonts w:hint="eastAsia" w:ascii="仿宋" w:hAnsi="仿宋" w:eastAsia="仿宋"/>
                <w:color w:val="000000"/>
                <w:sz w:val="24"/>
              </w:rPr>
              <w:t>复选框</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rPr>
              <w:t>反显</w:t>
            </w:r>
            <w:r>
              <w:rPr>
                <w:rFonts w:hint="eastAsia" w:ascii="仿宋" w:hAnsi="仿宋" w:eastAsia="仿宋"/>
                <w:color w:val="000000"/>
                <w:sz w:val="24"/>
              </w:rPr>
              <w:t>，默认不勾选</w:t>
            </w:r>
          </w:p>
        </w:tc>
        <w:tc>
          <w:tcPr>
            <w:tcW w:w="2160" w:type="dxa"/>
          </w:tcPr>
          <w:p>
            <w:pPr>
              <w:spacing w:line="360" w:lineRule="auto"/>
              <w:rPr>
                <w:rFonts w:ascii="仿宋" w:hAnsi="仿宋" w:eastAsia="仿宋"/>
                <w:color w:val="000000"/>
                <w:sz w:val="24"/>
                <w:szCs w:val="24"/>
              </w:rPr>
            </w:pPr>
            <w:r>
              <w:rPr>
                <w:rFonts w:hint="eastAsia" w:ascii="仿宋" w:hAnsi="仿宋" w:eastAsia="仿宋"/>
                <w:color w:val="000000"/>
                <w:sz w:val="24"/>
              </w:rPr>
              <w:t>复选框</w:t>
            </w:r>
          </w:p>
        </w:tc>
        <w:tc>
          <w:tcPr>
            <w:tcW w:w="2160" w:type="dxa"/>
          </w:tcPr>
          <w:p>
            <w:pPr>
              <w:spacing w:line="360" w:lineRule="auto"/>
              <w:rPr>
                <w:rFonts w:ascii="仿宋" w:hAnsi="仿宋" w:eastAsia="仿宋"/>
                <w:color w:val="000000"/>
                <w:sz w:val="24"/>
                <w:szCs w:val="24"/>
              </w:rPr>
            </w:pPr>
            <w:r>
              <w:rPr>
                <w:rFonts w:hint="eastAsia" w:ascii="仿宋" w:hAnsi="仿宋" w:eastAsia="仿宋"/>
                <w:color w:val="000000"/>
                <w:sz w:val="24"/>
              </w:rPr>
              <w:t>支持单选和多选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潜在客户名称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联系电话</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脱敏显示，保留前3位和后4位，中间4位掩码，如 138****1234</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潜在客户联系电话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来源</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潜在客户来源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生成时间</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反显、格式化：YYYY- MM-DD HH:mm</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时间</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潜在客户生成时间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状态</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潜客状态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批次号</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潜客批次号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客户经理</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olor w:val="000000"/>
                <w:sz w:val="24"/>
                <w:szCs w:val="24"/>
              </w:rPr>
              <w:t>，格式：工号+姓名</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客户经理名称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line="360" w:lineRule="auto"/>
              <w:rPr>
                <w:rFonts w:ascii="仿宋" w:hAnsi="仿宋" w:eastAsia="仿宋"/>
                <w:sz w:val="24"/>
                <w:szCs w:val="24"/>
              </w:rPr>
            </w:pPr>
            <w:r>
              <w:rPr>
                <w:rFonts w:ascii="仿宋" w:hAnsi="仿宋" w:eastAsia="仿宋"/>
                <w:color w:val="000000"/>
                <w:sz w:val="24"/>
                <w:szCs w:val="24"/>
              </w:rPr>
              <w:t>归属机构</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反显，格式：机构号+机构名称</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160" w:type="dxa"/>
          </w:tcPr>
          <w:p>
            <w:pPr>
              <w:spacing w:line="360" w:lineRule="auto"/>
              <w:rPr>
                <w:rFonts w:ascii="仿宋" w:hAnsi="仿宋" w:eastAsia="仿宋"/>
                <w:sz w:val="24"/>
                <w:szCs w:val="24"/>
              </w:rPr>
            </w:pPr>
            <w:r>
              <w:rPr>
                <w:rFonts w:ascii="仿宋" w:hAnsi="仿宋" w:eastAsia="仿宋"/>
                <w:color w:val="000000"/>
                <w:sz w:val="24"/>
                <w:szCs w:val="24"/>
              </w:rPr>
              <w:t>潜客归属机构</w:t>
            </w:r>
          </w:p>
        </w:tc>
      </w:tr>
    </w:tbl>
    <w:p>
      <w:pPr>
        <w:spacing w:line="360" w:lineRule="auto"/>
        <w:rPr>
          <w:rFonts w:ascii="仿宋" w:hAnsi="仿宋" w:eastAsia="仿宋"/>
        </w:rPr>
      </w:pPr>
    </w:p>
    <w:p>
      <w:pPr>
        <w:pStyle w:val="8"/>
        <w:numPr>
          <w:ilvl w:val="5"/>
          <w:numId w:val="95"/>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95"/>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95"/>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94"/>
        </w:numPr>
        <w:spacing w:line="360" w:lineRule="auto"/>
        <w:ind w:left="993" w:hanging="993"/>
        <w:rPr>
          <w:rFonts w:ascii="仿宋" w:hAnsi="仿宋" w:eastAsia="仿宋"/>
          <w:i w:val="0"/>
          <w:iCs w:val="0"/>
        </w:rPr>
      </w:pPr>
      <w:r>
        <w:rPr>
          <w:rFonts w:hint="eastAsia" w:ascii="仿宋" w:hAnsi="仿宋" w:eastAsia="仿宋"/>
          <w:i w:val="0"/>
          <w:iCs w:val="0"/>
        </w:rPr>
        <w:t>机构潜客-分配</w:t>
      </w:r>
    </w:p>
    <w:p>
      <w:pPr>
        <w:pStyle w:val="8"/>
        <w:numPr>
          <w:ilvl w:val="5"/>
          <w:numId w:val="96"/>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支持管理用户将机构潜客分配给下级机构或本机构客户经理，提升潜客归属流转效率</w:t>
      </w:r>
      <w:r>
        <w:rPr>
          <w:rFonts w:hint="eastAsia" w:ascii="仿宋" w:hAnsi="仿宋" w:eastAsia="仿宋"/>
          <w:color w:val="000000"/>
          <w:sz w:val="24"/>
        </w:rPr>
        <w:t>。</w:t>
      </w:r>
    </w:p>
    <w:p>
      <w:pPr>
        <w:pStyle w:val="8"/>
        <w:numPr>
          <w:ilvl w:val="5"/>
          <w:numId w:val="96"/>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color w:val="000000"/>
          <w:sz w:val="24"/>
        </w:rPr>
      </w:pPr>
      <w:r>
        <w:rPr>
          <w:rFonts w:ascii="仿宋" w:hAnsi="仿宋" w:eastAsia="仿宋"/>
          <w:color w:val="000000"/>
          <w:sz w:val="24"/>
        </w:rPr>
        <w:t>用户在机构潜客列表中勾选目标客户后发起潜客分配，</w:t>
      </w:r>
      <w:r>
        <w:rPr>
          <w:rFonts w:hint="eastAsia" w:ascii="仿宋" w:hAnsi="仿宋" w:eastAsia="仿宋"/>
          <w:color w:val="000000"/>
          <w:sz w:val="24"/>
        </w:rPr>
        <w:t>在</w:t>
      </w:r>
      <w:r>
        <w:rPr>
          <w:rFonts w:ascii="仿宋" w:hAnsi="仿宋" w:eastAsia="仿宋"/>
          <w:color w:val="000000"/>
          <w:sz w:val="24"/>
        </w:rPr>
        <w:t>分配界面</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ascii="仿宋" w:hAnsi="仿宋" w:eastAsia="仿宋"/>
          <w:color w:val="000000"/>
          <w:sz w:val="24"/>
        </w:rPr>
        <w:t>支持选择机构、客户经理</w:t>
      </w:r>
      <w:r>
        <w:rPr>
          <w:rFonts w:hint="eastAsia" w:ascii="仿宋" w:hAnsi="仿宋" w:eastAsia="仿宋"/>
          <w:color w:val="000000"/>
          <w:sz w:val="24"/>
        </w:rPr>
        <w:t>查询条件</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63"/>
        <w:gridCol w:w="1537"/>
        <w:gridCol w:w="2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63"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537"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998"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归属机构</w:t>
            </w:r>
          </w:p>
        </w:tc>
        <w:tc>
          <w:tcPr>
            <w:tcW w:w="2263"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支持机构树选择，支持多选</w:t>
            </w:r>
            <w:r>
              <w:rPr>
                <w:rFonts w:hint="eastAsia" w:ascii="仿宋" w:hAnsi="仿宋" w:eastAsia="仿宋"/>
                <w:color w:val="000000"/>
                <w:sz w:val="24"/>
                <w:szCs w:val="24"/>
              </w:rPr>
              <w:t>，默认：当前用户归属机构</w:t>
            </w:r>
          </w:p>
        </w:tc>
        <w:tc>
          <w:tcPr>
            <w:tcW w:w="1537" w:type="dxa"/>
            <w:vAlign w:val="center"/>
          </w:tcPr>
          <w:p>
            <w:pPr>
              <w:spacing w:line="360" w:lineRule="auto"/>
              <w:rPr>
                <w:rFonts w:ascii="仿宋" w:hAnsi="仿宋" w:eastAsia="仿宋"/>
                <w:color w:val="000000"/>
                <w:sz w:val="24"/>
                <w:szCs w:val="24"/>
              </w:rPr>
            </w:pPr>
            <w:r>
              <w:rPr>
                <w:rFonts w:hint="eastAsia" w:ascii="仿宋" w:hAnsi="仿宋" w:eastAsia="仿宋"/>
                <w:sz w:val="24"/>
                <w:szCs w:val="24"/>
              </w:rPr>
              <w:t>机构树</w:t>
            </w:r>
          </w:p>
        </w:tc>
        <w:tc>
          <w:tcPr>
            <w:tcW w:w="2998"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支持</w:t>
            </w:r>
            <w:r>
              <w:rPr>
                <w:rFonts w:hint="eastAsia" w:ascii="仿宋" w:hAnsi="仿宋" w:eastAsia="仿宋"/>
                <w:color w:val="000000"/>
                <w:sz w:val="24"/>
                <w:szCs w:val="24"/>
              </w:rPr>
              <w:t>分行、网点</w:t>
            </w:r>
            <w:r>
              <w:rPr>
                <w:rFonts w:ascii="仿宋" w:hAnsi="仿宋" w:eastAsia="仿宋"/>
                <w:color w:val="000000"/>
                <w:sz w:val="24"/>
                <w:szCs w:val="24"/>
              </w:rPr>
              <w:t>多选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客户经理</w:t>
            </w:r>
          </w:p>
        </w:tc>
        <w:tc>
          <w:tcPr>
            <w:tcW w:w="2263"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非必输</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998"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支持按</w:t>
            </w:r>
            <w:r>
              <w:rPr>
                <w:rFonts w:ascii="仿宋" w:hAnsi="仿宋" w:eastAsia="仿宋"/>
                <w:color w:val="000000"/>
                <w:sz w:val="24"/>
                <w:szCs w:val="24"/>
              </w:rPr>
              <w:t>客户经理工号精确查询、客户经理名称模糊查询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查询</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按条件查询</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查询可分配客户经理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重置</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清空筛选条件</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恢复默认查询条件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确定</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提交分配</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保存分配结果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取消</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取消分配</w:t>
            </w:r>
          </w:p>
        </w:tc>
        <w:tc>
          <w:tcPr>
            <w:tcW w:w="1537"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998" w:type="dxa"/>
            <w:vAlign w:val="center"/>
          </w:tcPr>
          <w:p>
            <w:pPr>
              <w:spacing w:line="360" w:lineRule="auto"/>
              <w:rPr>
                <w:rFonts w:ascii="仿宋" w:hAnsi="仿宋" w:eastAsia="仿宋"/>
                <w:sz w:val="24"/>
                <w:szCs w:val="24"/>
              </w:rPr>
            </w:pPr>
            <w:r>
              <w:rPr>
                <w:rFonts w:ascii="仿宋" w:hAnsi="仿宋" w:eastAsia="仿宋"/>
                <w:color w:val="000000"/>
                <w:sz w:val="24"/>
                <w:szCs w:val="24"/>
              </w:rPr>
              <w:t>关闭当前</w:t>
            </w:r>
            <w:r>
              <w:rPr>
                <w:rFonts w:hint="eastAsia" w:ascii="仿宋" w:hAnsi="仿宋" w:eastAsia="仿宋"/>
                <w:color w:val="000000"/>
                <w:sz w:val="24"/>
                <w:szCs w:val="24"/>
              </w:rPr>
              <w:t>页面</w:t>
            </w:r>
          </w:p>
        </w:tc>
      </w:tr>
    </w:tbl>
    <w:p>
      <w:pPr>
        <w:spacing w:line="360" w:lineRule="auto"/>
        <w:rPr>
          <w:rFonts w:ascii="仿宋" w:hAnsi="仿宋" w:eastAsia="仿宋"/>
        </w:rPr>
      </w:pPr>
    </w:p>
    <w:p>
      <w:pPr>
        <w:pStyle w:val="8"/>
        <w:numPr>
          <w:ilvl w:val="5"/>
          <w:numId w:val="96"/>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用户在机构潜客列表中勾选目标客户后，点击“潜客分配”按钮，进入“潜客分配”界面。</w:t>
      </w:r>
    </w:p>
    <w:p>
      <w:pPr>
        <w:spacing w:line="360" w:lineRule="auto"/>
        <w:rPr>
          <w:rFonts w:ascii="仿宋" w:hAnsi="仿宋" w:eastAsia="仿宋"/>
          <w:sz w:val="24"/>
          <w:szCs w:val="24"/>
        </w:rPr>
      </w:pPr>
      <w:r>
        <w:rPr>
          <w:rFonts w:hint="eastAsia" w:ascii="仿宋" w:hAnsi="仿宋" w:eastAsia="仿宋"/>
          <w:sz w:val="24"/>
          <w:szCs w:val="24"/>
        </w:rPr>
        <w:t>2. 点击“潜客分配”按钮时，若用户未选择客户，提示文案：“您未选择客户，请选择客户！”，若已选择客户，需提示，提示文案：“您正在进行潜客分配操作，确认继续吗？”。</w:t>
      </w:r>
    </w:p>
    <w:p>
      <w:pPr>
        <w:spacing w:line="360" w:lineRule="auto"/>
        <w:rPr>
          <w:rFonts w:ascii="仿宋" w:hAnsi="仿宋" w:eastAsia="仿宋"/>
          <w:sz w:val="24"/>
          <w:szCs w:val="24"/>
        </w:rPr>
      </w:pPr>
      <w:r>
        <w:rPr>
          <w:rFonts w:hint="eastAsia" w:ascii="仿宋" w:hAnsi="仿宋" w:eastAsia="仿宋"/>
          <w:sz w:val="24"/>
          <w:szCs w:val="24"/>
        </w:rPr>
        <w:t>3. 用户选择归属机构或客户经理进行查询，并选择客户经理，点击确定按钮后提交，关闭当前页面并刷新机构潜客列表页面。</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仅允许对未分配且不在申领流程中的潜客发起分配。</w:t>
      </w:r>
    </w:p>
    <w:p>
      <w:pPr>
        <w:spacing w:line="360" w:lineRule="auto"/>
        <w:rPr>
          <w:rFonts w:ascii="仿宋" w:hAnsi="仿宋" w:eastAsia="仿宋"/>
          <w:sz w:val="24"/>
          <w:szCs w:val="24"/>
        </w:rPr>
      </w:pPr>
      <w:r>
        <w:rPr>
          <w:rFonts w:hint="eastAsia" w:ascii="仿宋" w:hAnsi="仿宋" w:eastAsia="仿宋"/>
          <w:sz w:val="24"/>
          <w:szCs w:val="24"/>
        </w:rPr>
        <w:t>2. 当勾选客户中存在已分配或认领流程中的客户时，系统需提示重新选择。</w:t>
      </w:r>
    </w:p>
    <w:p>
      <w:pPr>
        <w:spacing w:line="360" w:lineRule="auto"/>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 xml:space="preserve">. </w:t>
      </w:r>
      <w:r>
        <w:rPr>
          <w:rFonts w:hint="eastAsia" w:ascii="仿宋" w:hAnsi="仿宋" w:eastAsia="仿宋"/>
          <w:sz w:val="24"/>
          <w:szCs w:val="24"/>
        </w:rPr>
        <w:t>允许将潜在客户分配给机构辖下的理财经理或客户经理。</w:t>
      </w:r>
    </w:p>
    <w:p>
      <w:pPr>
        <w:spacing w:line="360" w:lineRule="auto"/>
        <w:rPr>
          <w:rFonts w:ascii="仿宋" w:hAnsi="仿宋" w:eastAsia="仿宋"/>
          <w:sz w:val="24"/>
          <w:szCs w:val="24"/>
        </w:rPr>
      </w:pP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总行、分行、网点管理用户都可进行潜在客户分配，分配给下辖的理财经理或客户经理。</w:t>
      </w:r>
    </w:p>
    <w:p>
      <w:pPr>
        <w:pStyle w:val="8"/>
        <w:numPr>
          <w:ilvl w:val="5"/>
          <w:numId w:val="96"/>
        </w:numPr>
        <w:spacing w:line="360" w:lineRule="auto"/>
        <w:rPr>
          <w:rFonts w:ascii="仿宋" w:hAnsi="仿宋" w:eastAsia="仿宋"/>
        </w:rPr>
      </w:pPr>
      <w:r>
        <w:rPr>
          <w:rFonts w:hint="eastAsia" w:ascii="仿宋" w:hAnsi="仿宋" w:eastAsia="仿宋"/>
        </w:rPr>
        <w:t>输出</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3233"/>
        <w:gridCol w:w="1302"/>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3233"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1302"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3" w:type="dxa"/>
            <w:shd w:val="clear" w:color="auto" w:fill="D9D9D9"/>
            <w:vAlign w:val="center"/>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单选框</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按钮</w:t>
            </w:r>
          </w:p>
        </w:tc>
        <w:tc>
          <w:tcPr>
            <w:tcW w:w="2263" w:type="dxa"/>
            <w:vAlign w:val="center"/>
          </w:tcPr>
          <w:p>
            <w:pPr>
              <w:spacing w:line="360" w:lineRule="auto"/>
              <w:rPr>
                <w:rFonts w:ascii="仿宋" w:hAnsi="仿宋" w:eastAsia="仿宋"/>
                <w:sz w:val="24"/>
                <w:szCs w:val="24"/>
              </w:rPr>
            </w:pPr>
            <w:r>
              <w:rPr>
                <w:rFonts w:ascii="仿宋" w:hAnsi="仿宋" w:eastAsia="仿宋"/>
                <w:color w:val="000000"/>
                <w:sz w:val="24"/>
                <w:szCs w:val="24"/>
              </w:rPr>
              <w:t>选择目标客户经理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客户经理</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olor w:val="000000"/>
                <w:sz w:val="24"/>
                <w:szCs w:val="24"/>
              </w:rPr>
              <w:t>，格式：工号+姓名</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3" w:type="dxa"/>
            <w:vAlign w:val="center"/>
          </w:tcPr>
          <w:p>
            <w:pPr>
              <w:spacing w:line="360" w:lineRule="auto"/>
              <w:rPr>
                <w:rFonts w:ascii="仿宋" w:hAnsi="仿宋"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hint="eastAsia" w:ascii="仿宋" w:hAnsi="仿宋" w:eastAsia="仿宋"/>
                <w:color w:val="000000"/>
                <w:sz w:val="24"/>
                <w:szCs w:val="24"/>
              </w:rPr>
              <w:t>岗位/角色</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3" w:type="dxa"/>
            <w:vAlign w:val="center"/>
          </w:tcPr>
          <w:p>
            <w:pPr>
              <w:spacing w:line="360" w:lineRule="auto"/>
              <w:rPr>
                <w:rFonts w:ascii="仿宋" w:hAnsi="仿宋"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vAlign w:val="center"/>
          </w:tcPr>
          <w:p>
            <w:pPr>
              <w:spacing w:line="360" w:lineRule="auto"/>
              <w:rPr>
                <w:rFonts w:ascii="仿宋" w:hAnsi="仿宋" w:eastAsia="仿宋"/>
                <w:sz w:val="24"/>
                <w:szCs w:val="24"/>
              </w:rPr>
            </w:pPr>
            <w:r>
              <w:rPr>
                <w:rFonts w:ascii="仿宋" w:hAnsi="仿宋" w:eastAsia="仿宋"/>
                <w:color w:val="000000"/>
                <w:sz w:val="24"/>
                <w:szCs w:val="24"/>
              </w:rPr>
              <w:t>归属机构</w:t>
            </w:r>
          </w:p>
        </w:tc>
        <w:tc>
          <w:tcPr>
            <w:tcW w:w="3233" w:type="dxa"/>
            <w:vAlign w:val="center"/>
          </w:tcPr>
          <w:p>
            <w:pPr>
              <w:spacing w:line="360" w:lineRule="auto"/>
              <w:rPr>
                <w:rFonts w:ascii="仿宋" w:hAnsi="仿宋" w:eastAsia="仿宋"/>
                <w:sz w:val="24"/>
                <w:szCs w:val="24"/>
              </w:rPr>
            </w:pPr>
            <w:r>
              <w:rPr>
                <w:rFonts w:ascii="仿宋" w:hAnsi="仿宋" w:eastAsia="仿宋"/>
                <w:color w:val="000000"/>
                <w:sz w:val="24"/>
                <w:szCs w:val="24"/>
              </w:rPr>
              <w:t>反显</w:t>
            </w:r>
            <w:r>
              <w:rPr>
                <w:rFonts w:hint="eastAsia" w:ascii="仿宋" w:hAnsi="仿宋" w:eastAsia="仿宋"/>
                <w:color w:val="000000"/>
                <w:sz w:val="24"/>
                <w:szCs w:val="24"/>
              </w:rPr>
              <w:t>，格式：机构号+机构名称</w:t>
            </w:r>
          </w:p>
        </w:tc>
        <w:tc>
          <w:tcPr>
            <w:tcW w:w="1302" w:type="dxa"/>
            <w:vAlign w:val="center"/>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3" w:type="dxa"/>
            <w:vAlign w:val="center"/>
          </w:tcPr>
          <w:p>
            <w:pPr>
              <w:spacing w:line="360" w:lineRule="auto"/>
              <w:rPr>
                <w:rFonts w:ascii="仿宋" w:hAnsi="仿宋" w:eastAsia="仿宋"/>
                <w:sz w:val="24"/>
                <w:szCs w:val="24"/>
              </w:rPr>
            </w:pPr>
          </w:p>
        </w:tc>
      </w:tr>
    </w:tbl>
    <w:p>
      <w:pPr>
        <w:spacing w:line="360" w:lineRule="auto"/>
        <w:rPr>
          <w:rFonts w:ascii="仿宋" w:hAnsi="仿宋" w:eastAsia="仿宋"/>
        </w:rPr>
      </w:pPr>
    </w:p>
    <w:p>
      <w:pPr>
        <w:pStyle w:val="8"/>
        <w:numPr>
          <w:ilvl w:val="5"/>
          <w:numId w:val="96"/>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96"/>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96"/>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94"/>
        </w:numPr>
        <w:spacing w:line="360" w:lineRule="auto"/>
        <w:ind w:left="993" w:hanging="993"/>
        <w:rPr>
          <w:rFonts w:ascii="仿宋" w:hAnsi="仿宋" w:eastAsia="仿宋"/>
          <w:i w:val="0"/>
          <w:iCs w:val="0"/>
        </w:rPr>
      </w:pPr>
      <w:r>
        <w:rPr>
          <w:rFonts w:hint="eastAsia" w:ascii="仿宋" w:hAnsi="仿宋" w:eastAsia="仿宋"/>
          <w:i w:val="0"/>
          <w:iCs w:val="0"/>
        </w:rPr>
        <w:t>机构潜客-回收</w:t>
      </w:r>
    </w:p>
    <w:p>
      <w:pPr>
        <w:pStyle w:val="8"/>
        <w:numPr>
          <w:ilvl w:val="5"/>
          <w:numId w:val="97"/>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支持管理用户将已分配潜客回收到机构潜客池，提升潜客归属调整效率</w:t>
      </w:r>
      <w:r>
        <w:rPr>
          <w:rFonts w:hint="eastAsia" w:ascii="仿宋" w:hAnsi="仿宋" w:eastAsia="仿宋"/>
          <w:color w:val="000000"/>
          <w:sz w:val="24"/>
        </w:rPr>
        <w:t>。</w:t>
      </w:r>
    </w:p>
    <w:p>
      <w:pPr>
        <w:pStyle w:val="8"/>
        <w:numPr>
          <w:ilvl w:val="5"/>
          <w:numId w:val="97"/>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用户在机构潜客列表中勾选</w:t>
      </w:r>
      <w:r>
        <w:rPr>
          <w:rFonts w:hint="eastAsia" w:ascii="仿宋" w:hAnsi="仿宋" w:eastAsia="仿宋"/>
          <w:color w:val="000000"/>
          <w:sz w:val="24"/>
        </w:rPr>
        <w:t>已分配状态的</w:t>
      </w:r>
      <w:r>
        <w:rPr>
          <w:rFonts w:ascii="仿宋" w:hAnsi="仿宋" w:eastAsia="仿宋"/>
          <w:color w:val="000000"/>
          <w:sz w:val="24"/>
        </w:rPr>
        <w:t>目标客户后发起潜客回收</w:t>
      </w:r>
      <w:r>
        <w:rPr>
          <w:rFonts w:hint="eastAsia" w:ascii="仿宋" w:hAnsi="仿宋" w:eastAsia="仿宋"/>
          <w:color w:val="000000"/>
          <w:sz w:val="24"/>
        </w:rPr>
        <w:t>。</w:t>
      </w:r>
    </w:p>
    <w:p>
      <w:pPr>
        <w:pStyle w:val="8"/>
        <w:numPr>
          <w:ilvl w:val="5"/>
          <w:numId w:val="97"/>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用户在机构潜客列表中勾选目标客户后，点击“潜客回收”按钮，发起已分配潜在客户的回收。</w:t>
      </w:r>
    </w:p>
    <w:p>
      <w:pPr>
        <w:spacing w:line="360" w:lineRule="auto"/>
        <w:rPr>
          <w:rFonts w:ascii="仿宋" w:hAnsi="仿宋" w:eastAsia="仿宋"/>
          <w:sz w:val="24"/>
          <w:szCs w:val="24"/>
        </w:rPr>
      </w:pPr>
      <w:r>
        <w:rPr>
          <w:rFonts w:hint="eastAsia" w:ascii="仿宋" w:hAnsi="仿宋" w:eastAsia="仿宋"/>
          <w:sz w:val="24"/>
          <w:szCs w:val="24"/>
        </w:rPr>
        <w:t>2. 点击“潜客回收”按钮时，若用户未选择客户，提示文案：“您未选择客户，请选择客户！”，若已选择客户，需提示，提示文案：“您正在进行潜客回收操作，确认继续吗？”。</w:t>
      </w:r>
    </w:p>
    <w:p>
      <w:pPr>
        <w:spacing w:line="360" w:lineRule="auto"/>
        <w:rPr>
          <w:rFonts w:ascii="仿宋" w:hAnsi="仿宋" w:eastAsia="仿宋"/>
          <w:sz w:val="24"/>
          <w:szCs w:val="24"/>
        </w:rPr>
      </w:pPr>
      <w:r>
        <w:rPr>
          <w:rFonts w:hint="eastAsia" w:ascii="仿宋" w:hAnsi="仿宋" w:eastAsia="仿宋"/>
          <w:sz w:val="24"/>
          <w:szCs w:val="24"/>
        </w:rPr>
        <w:t>3. 用户确认后提交，系统执行潜客回收。</w:t>
      </w:r>
    </w:p>
    <w:p>
      <w:pPr>
        <w:spacing w:line="360" w:lineRule="auto"/>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 回收完成后刷新返回机构潜客列表并提示，提示文案：“成功回收</w:t>
      </w:r>
      <w:r>
        <w:rPr>
          <w:rFonts w:ascii="仿宋" w:hAnsi="仿宋" w:eastAsia="仿宋"/>
          <w:sz w:val="24"/>
          <w:szCs w:val="24"/>
        </w:rPr>
        <w:t>{X}</w:t>
      </w:r>
      <w:r>
        <w:rPr>
          <w:rFonts w:hint="eastAsia" w:ascii="仿宋" w:hAnsi="仿宋" w:eastAsia="仿宋"/>
          <w:sz w:val="24"/>
          <w:szCs w:val="24"/>
        </w:rPr>
        <w:t>为潜在客户！”。</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仅允许对已分配的机构潜客发起回收。</w:t>
      </w:r>
    </w:p>
    <w:p>
      <w:pPr>
        <w:spacing w:line="360" w:lineRule="auto"/>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 xml:space="preserve"> </w:t>
      </w:r>
      <w:r>
        <w:rPr>
          <w:rFonts w:hint="eastAsia" w:ascii="仿宋" w:hAnsi="仿宋" w:eastAsia="仿宋"/>
          <w:sz w:val="24"/>
          <w:szCs w:val="24"/>
        </w:rPr>
        <w:t>只能回收本机构批量导入、企微联系人和关联关系衍生的潜在客户，客户经理本人手工录入和批量导入的潜在客户不能回收。若回收时选择了客户经理本人手工录入和批量导入的潜在客户应提示，提示文案：“您选择回收的潜在客户，其中XXX、XXX等潜在客户是自行创建的潜客，无法回收！”。</w:t>
      </w:r>
    </w:p>
    <w:p>
      <w:pPr>
        <w:spacing w:line="360" w:lineRule="auto"/>
        <w:rPr>
          <w:rFonts w:ascii="仿宋" w:hAnsi="仿宋" w:eastAsia="仿宋"/>
          <w:sz w:val="24"/>
          <w:szCs w:val="24"/>
        </w:rPr>
      </w:pPr>
      <w:r>
        <w:rPr>
          <w:rFonts w:ascii="仿宋" w:hAnsi="仿宋" w:eastAsia="仿宋"/>
          <w:sz w:val="24"/>
          <w:szCs w:val="24"/>
        </w:rPr>
        <w:t xml:space="preserve">3. </w:t>
      </w:r>
      <w:r>
        <w:rPr>
          <w:rFonts w:hint="eastAsia" w:ascii="仿宋" w:hAnsi="仿宋" w:eastAsia="仿宋"/>
          <w:sz w:val="24"/>
          <w:szCs w:val="24"/>
        </w:rPr>
        <w:t>回收成功后，潜客需回到机构池，若原本有关联客户经理，则解除管户关系。</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机构用户仅可对权限范围内的已分配潜客发起回收。</w:t>
      </w:r>
    </w:p>
    <w:p>
      <w:pPr>
        <w:spacing w:line="360" w:lineRule="auto"/>
        <w:rPr>
          <w:rFonts w:ascii="仿宋" w:hAnsi="仿宋" w:eastAsia="仿宋"/>
        </w:rPr>
      </w:pPr>
      <w:r>
        <w:rPr>
          <w:rFonts w:hint="eastAsia" w:ascii="仿宋" w:hAnsi="仿宋" w:eastAsia="仿宋"/>
          <w:sz w:val="24"/>
          <w:szCs w:val="24"/>
        </w:rPr>
        <w:t>2. 客户经理、理财经理和管理岗按系统授权范围处理回收事项</w:t>
      </w:r>
    </w:p>
    <w:p>
      <w:pPr>
        <w:pStyle w:val="8"/>
        <w:numPr>
          <w:ilvl w:val="5"/>
          <w:numId w:val="97"/>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97"/>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97"/>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97"/>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
      <w:pPr>
        <w:pStyle w:val="6"/>
        <w:numPr>
          <w:ilvl w:val="3"/>
          <w:numId w:val="83"/>
        </w:numPr>
        <w:spacing w:line="360" w:lineRule="auto"/>
        <w:ind w:left="1418" w:hanging="1418"/>
        <w:rPr>
          <w:rFonts w:ascii="仿宋" w:hAnsi="仿宋" w:eastAsia="仿宋"/>
        </w:rPr>
      </w:pPr>
      <w:r>
        <w:rPr>
          <w:rFonts w:hint="eastAsia" w:ascii="仿宋" w:hAnsi="仿宋" w:eastAsia="仿宋"/>
        </w:rPr>
        <w:t>潜客视图</w:t>
      </w:r>
    </w:p>
    <w:p>
      <w:pPr>
        <w:pStyle w:val="7"/>
        <w:numPr>
          <w:ilvl w:val="4"/>
          <w:numId w:val="98"/>
        </w:numPr>
        <w:spacing w:line="360" w:lineRule="auto"/>
        <w:rPr>
          <w:rFonts w:ascii="仿宋" w:hAnsi="仿宋" w:eastAsia="仿宋"/>
          <w:i w:val="0"/>
          <w:iCs w:val="0"/>
        </w:rPr>
      </w:pPr>
      <w:r>
        <w:rPr>
          <w:rFonts w:hint="eastAsia" w:ascii="仿宋" w:hAnsi="仿宋" w:eastAsia="仿宋"/>
          <w:i w:val="0"/>
          <w:iCs w:val="0"/>
        </w:rPr>
        <w:t>潜客视图-客户信息</w:t>
      </w:r>
    </w:p>
    <w:p>
      <w:pPr>
        <w:pStyle w:val="8"/>
        <w:numPr>
          <w:ilvl w:val="5"/>
          <w:numId w:val="99"/>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0"/>
          <w:szCs w:val="20"/>
        </w:rPr>
      </w:pPr>
      <w:r>
        <w:rPr>
          <w:rFonts w:ascii="仿宋" w:hAnsi="仿宋" w:eastAsia="仿宋"/>
          <w:color w:val="000000"/>
          <w:sz w:val="24"/>
          <w:szCs w:val="20"/>
        </w:rPr>
        <w:t>支持用户查看潜在客户基本信息、来源信息及转化状态信息，助力用户快速掌握单客画像并开展后续跟进</w:t>
      </w:r>
      <w:r>
        <w:rPr>
          <w:rFonts w:hint="eastAsia" w:ascii="仿宋" w:hAnsi="仿宋" w:eastAsia="仿宋"/>
          <w:color w:val="000000"/>
          <w:sz w:val="24"/>
          <w:szCs w:val="20"/>
        </w:rPr>
        <w:t>。</w:t>
      </w:r>
    </w:p>
    <w:p>
      <w:pPr>
        <w:pStyle w:val="8"/>
        <w:numPr>
          <w:ilvl w:val="5"/>
          <w:numId w:val="99"/>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0"/>
          <w:szCs w:val="20"/>
        </w:rPr>
      </w:pPr>
      <w:r>
        <w:rPr>
          <w:rFonts w:ascii="仿宋" w:hAnsi="仿宋" w:eastAsia="仿宋"/>
          <w:color w:val="000000"/>
          <w:sz w:val="24"/>
          <w:szCs w:val="20"/>
        </w:rPr>
        <w:t>用户在机构潜客列表点击潜客名称后打开潜客视图，默认展示“客户信息”页签</w:t>
      </w:r>
    </w:p>
    <w:p>
      <w:pPr>
        <w:pStyle w:val="8"/>
        <w:numPr>
          <w:ilvl w:val="5"/>
          <w:numId w:val="99"/>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用户在机构潜客列表页面点击潜客名称后，系统跳转至潜客视图页面，默认展示“客户信息”页签。</w:t>
      </w:r>
    </w:p>
    <w:p>
      <w:pPr>
        <w:spacing w:line="360" w:lineRule="auto"/>
        <w:rPr>
          <w:rFonts w:ascii="仿宋" w:hAnsi="仿宋" w:eastAsia="仿宋"/>
          <w:sz w:val="24"/>
          <w:szCs w:val="24"/>
        </w:rPr>
      </w:pPr>
      <w:r>
        <w:rPr>
          <w:rFonts w:hint="eastAsia" w:ascii="仿宋" w:hAnsi="仿宋" w:eastAsia="仿宋"/>
          <w:sz w:val="24"/>
          <w:szCs w:val="24"/>
        </w:rPr>
        <w:t>2. 系统加载并展示客户基本信息、来源信息及转化相关信息。</w:t>
      </w:r>
    </w:p>
    <w:p>
      <w:pPr>
        <w:spacing w:line="360" w:lineRule="auto"/>
        <w:rPr>
          <w:rFonts w:ascii="仿宋" w:hAnsi="仿宋" w:eastAsia="仿宋"/>
          <w:sz w:val="24"/>
          <w:szCs w:val="24"/>
        </w:rPr>
      </w:pPr>
      <w:r>
        <w:rPr>
          <w:rFonts w:hint="eastAsia" w:ascii="仿宋" w:hAnsi="仿宋" w:eastAsia="仿宋"/>
          <w:sz w:val="24"/>
          <w:szCs w:val="24"/>
        </w:rPr>
        <w:t>3. 用户可在潜客视图页面切换至“联络信息”或“意向产品”页签查看其他内容。</w:t>
      </w:r>
    </w:p>
    <w:p>
      <w:pPr>
        <w:spacing w:line="360" w:lineRule="auto"/>
        <w:rPr>
          <w:rFonts w:ascii="仿宋" w:hAnsi="仿宋" w:eastAsia="仿宋"/>
          <w:b/>
          <w:bCs/>
          <w:sz w:val="24"/>
          <w:szCs w:val="24"/>
        </w:rPr>
      </w:pPr>
      <w:r>
        <w:rPr>
          <w:rFonts w:hint="eastAsia" w:ascii="仿宋" w:hAnsi="仿宋" w:eastAsia="仿宋"/>
          <w:sz w:val="24"/>
          <w:szCs w:val="24"/>
        </w:rPr>
        <w:t>（</w:t>
      </w: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客户信息页签为潜客视图默认展示页签。</w:t>
      </w:r>
    </w:p>
    <w:p>
      <w:pPr>
        <w:spacing w:line="360" w:lineRule="auto"/>
        <w:rPr>
          <w:rFonts w:ascii="仿宋" w:hAnsi="仿宋" w:eastAsia="仿宋"/>
          <w:sz w:val="24"/>
          <w:szCs w:val="24"/>
        </w:rPr>
      </w:pPr>
      <w:r>
        <w:rPr>
          <w:rFonts w:hint="eastAsia" w:ascii="仿宋" w:hAnsi="仿宋" w:eastAsia="仿宋"/>
          <w:sz w:val="24"/>
          <w:szCs w:val="24"/>
        </w:rPr>
        <w:t>2. 联系电话等敏感信息需按系统脱敏规则展示。</w:t>
      </w:r>
    </w:p>
    <w:p>
      <w:pPr>
        <w:spacing w:line="360" w:lineRule="auto"/>
        <w:rPr>
          <w:rFonts w:ascii="仿宋" w:hAnsi="仿宋" w:eastAsia="仿宋"/>
          <w:sz w:val="24"/>
          <w:szCs w:val="24"/>
        </w:rPr>
      </w:pPr>
      <w:r>
        <w:rPr>
          <w:rFonts w:hint="eastAsia" w:ascii="仿宋" w:hAnsi="仿宋" w:eastAsia="仿宋"/>
          <w:sz w:val="24"/>
          <w:szCs w:val="24"/>
        </w:rPr>
        <w:t>3. 若客户已转化为正式客户，支持跳转到客户</w:t>
      </w:r>
      <w:r>
        <w:rPr>
          <w:rFonts w:ascii="仿宋" w:hAnsi="仿宋" w:eastAsia="仿宋"/>
          <w:sz w:val="24"/>
          <w:szCs w:val="24"/>
        </w:rPr>
        <w:t>360</w:t>
      </w:r>
      <w:r>
        <w:rPr>
          <w:rFonts w:hint="eastAsia" w:ascii="仿宋" w:hAnsi="仿宋" w:eastAsia="仿宋"/>
          <w:sz w:val="24"/>
          <w:szCs w:val="24"/>
        </w:rPr>
        <w:t>视图，客户</w:t>
      </w:r>
      <w:r>
        <w:rPr>
          <w:rFonts w:ascii="仿宋" w:hAnsi="仿宋" w:eastAsia="仿宋"/>
          <w:sz w:val="24"/>
          <w:szCs w:val="24"/>
        </w:rPr>
        <w:t>360</w:t>
      </w:r>
      <w:r>
        <w:rPr>
          <w:rFonts w:hint="eastAsia" w:ascii="仿宋" w:hAnsi="仿宋" w:eastAsia="仿宋"/>
          <w:sz w:val="24"/>
          <w:szCs w:val="24"/>
        </w:rPr>
        <w:t>视图仅展示当前用户权限范围内可见的信息。</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客户经理、理财经理和管理人员可查看潜客视图全貌。</w:t>
      </w:r>
    </w:p>
    <w:p>
      <w:pPr>
        <w:pStyle w:val="8"/>
        <w:numPr>
          <w:ilvl w:val="5"/>
          <w:numId w:val="99"/>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ascii="仿宋" w:hAnsi="仿宋" w:eastAsia="仿宋"/>
          <w:color w:val="000000"/>
          <w:sz w:val="24"/>
          <w:szCs w:val="24"/>
        </w:rPr>
        <w:t>系统输出客户信息页签展示内容，包括客户基本信息、来源信息及转化状态信息。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3"/>
        <w:gridCol w:w="2376"/>
        <w:gridCol w:w="2223"/>
        <w:gridCol w:w="2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376"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23"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38"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ascii="仿宋" w:hAnsi="仿宋" w:eastAsia="仿宋"/>
                <w:color w:val="000000"/>
                <w:sz w:val="24"/>
                <w:szCs w:val="24"/>
              </w:rPr>
              <w:t>客户名称</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潜在客户名称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hint="eastAsia" w:ascii="仿宋" w:hAnsi="仿宋" w:eastAsia="仿宋"/>
                <w:sz w:val="24"/>
                <w:szCs w:val="24"/>
              </w:rPr>
              <w:t>是否转化</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潜在客户当前转化状态</w:t>
            </w:r>
            <w:r>
              <w:rPr>
                <w:rFonts w:hint="eastAsia" w:ascii="仿宋" w:hAnsi="仿宋" w:eastAsia="仿宋"/>
                <w:color w:val="000000"/>
                <w:sz w:val="24"/>
                <w:szCs w:val="24"/>
              </w:rPr>
              <w:t>，枚举值：潜在客户、正式客户</w:t>
            </w:r>
          </w:p>
          <w:p>
            <w:pPr>
              <w:spacing w:line="360" w:lineRule="auto"/>
              <w:rPr>
                <w:rFonts w:ascii="仿宋" w:hAnsi="仿宋" w:eastAsia="仿宋"/>
                <w:color w:val="000000"/>
                <w:sz w:val="24"/>
                <w:szCs w:val="24"/>
              </w:rPr>
            </w:pPr>
            <w:r>
              <w:rPr>
                <w:rFonts w:hint="eastAsia" w:ascii="仿宋" w:hAnsi="仿宋" w:eastAsia="仿宋"/>
                <w:color w:val="000000"/>
                <w:sz w:val="24"/>
                <w:szCs w:val="24"/>
              </w:rPr>
              <w:t>若是潜在客户为否，若为正式客户为是。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ascii="仿宋" w:hAnsi="仿宋" w:eastAsia="仿宋"/>
                <w:color w:val="000000"/>
                <w:sz w:val="24"/>
                <w:szCs w:val="24"/>
              </w:rPr>
              <w:t>联系电话</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脱敏显示，保留前3位和后4位，中间4位掩码，如 138****1234</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ascii="仿宋" w:hAnsi="仿宋" w:eastAsia="仿宋"/>
                <w:color w:val="000000"/>
                <w:sz w:val="24"/>
                <w:szCs w:val="24"/>
              </w:rPr>
              <w:t>性别</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潜在客户性别，枚举值：男、女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年龄</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若证件号码为身份证，则年龄由证件号码自动计算并反显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证件类型</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潜在客户证件类型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证件号码</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脱敏显示，保留前6位和后4位，中间脱敏，如 110101********1234</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潜在客户证件号码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hint="eastAsia" w:ascii="仿宋" w:hAnsi="仿宋" w:eastAsia="仿宋"/>
                <w:sz w:val="24"/>
                <w:szCs w:val="24"/>
              </w:rPr>
              <w:t>工作单位</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w:t>
            </w:r>
            <w:r>
              <w:rPr>
                <w:rFonts w:hint="eastAsia" w:ascii="仿宋" w:hAnsi="仿宋" w:eastAsia="仿宋"/>
                <w:color w:val="000000"/>
                <w:sz w:val="24"/>
                <w:szCs w:val="24"/>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职位</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下拉框</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潜在客户职位</w:t>
            </w:r>
            <w:r>
              <w:rPr>
                <w:rFonts w:hint="eastAsia" w:ascii="仿宋" w:hAnsi="仿宋" w:eastAsia="仿宋"/>
                <w:color w:val="000000"/>
                <w:sz w:val="24"/>
                <w:szCs w:val="24"/>
              </w:rPr>
              <w:t>，枚举值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月收入</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r>
              <w:rPr>
                <w:rFonts w:hint="eastAsia" w:ascii="仿宋" w:hAnsi="仿宋" w:eastAsia="仿宋"/>
                <w:color w:val="000000"/>
                <w:sz w:val="24"/>
                <w:szCs w:val="24"/>
              </w:rPr>
              <w:t>、金额格式校验</w:t>
            </w:r>
          </w:p>
        </w:tc>
        <w:tc>
          <w:tcPr>
            <w:tcW w:w="2223"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年收入</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r>
              <w:rPr>
                <w:rFonts w:hint="eastAsia" w:ascii="仿宋" w:hAnsi="仿宋" w:eastAsia="仿宋"/>
                <w:color w:val="000000"/>
                <w:sz w:val="24"/>
                <w:szCs w:val="24"/>
              </w:rPr>
              <w:t>、金额格式校验</w:t>
            </w:r>
          </w:p>
        </w:tc>
        <w:tc>
          <w:tcPr>
            <w:tcW w:w="2223" w:type="dxa"/>
          </w:tcPr>
          <w:p>
            <w:pPr>
              <w:spacing w:line="360" w:lineRule="auto"/>
              <w:rPr>
                <w:rFonts w:ascii="仿宋" w:hAnsi="仿宋" w:eastAsia="仿宋"/>
                <w:color w:val="000000"/>
                <w:sz w:val="24"/>
                <w:szCs w:val="24"/>
              </w:rPr>
            </w:pPr>
            <w:r>
              <w:rPr>
                <w:rFonts w:hint="eastAsia" w:ascii="仿宋" w:hAnsi="仿宋" w:eastAsia="仿宋"/>
                <w:color w:val="000000"/>
                <w:sz w:val="24"/>
                <w:szCs w:val="24"/>
              </w:rPr>
              <w:t>金额</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hint="eastAsia" w:ascii="仿宋" w:hAnsi="仿宋" w:eastAsia="仿宋"/>
                <w:sz w:val="24"/>
                <w:szCs w:val="24"/>
              </w:rPr>
              <w:t>工作单位地址</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w:t>
            </w:r>
            <w:r>
              <w:rPr>
                <w:rFonts w:hint="eastAsia" w:ascii="仿宋" w:hAnsi="仿宋" w:eastAsia="仿宋"/>
                <w:sz w:val="24"/>
                <w:szCs w:val="24"/>
              </w:rPr>
              <w:t>工作单位地址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color w:val="000000"/>
                <w:sz w:val="24"/>
                <w:szCs w:val="24"/>
              </w:rPr>
            </w:pPr>
            <w:r>
              <w:rPr>
                <w:rFonts w:hint="eastAsia" w:ascii="仿宋" w:hAnsi="仿宋" w:eastAsia="仿宋"/>
                <w:sz w:val="24"/>
                <w:szCs w:val="24"/>
              </w:rPr>
              <w:t>居住地址</w:t>
            </w:r>
          </w:p>
        </w:tc>
        <w:tc>
          <w:tcPr>
            <w:tcW w:w="2376" w:type="dxa"/>
          </w:tcPr>
          <w:p>
            <w:pPr>
              <w:spacing w:line="360" w:lineRule="auto"/>
              <w:rPr>
                <w:rFonts w:ascii="仿宋" w:hAnsi="仿宋" w:eastAsia="仿宋"/>
                <w:color w:val="000000"/>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color w:val="000000"/>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szCs w:val="24"/>
              </w:rPr>
              <w:t>潜在客户</w:t>
            </w:r>
            <w:r>
              <w:rPr>
                <w:rFonts w:hint="eastAsia" w:ascii="仿宋" w:hAnsi="仿宋" w:eastAsia="仿宋"/>
                <w:sz w:val="24"/>
                <w:szCs w:val="24"/>
              </w:rPr>
              <w:t>居住地址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ascii="仿宋" w:hAnsi="仿宋" w:eastAsia="仿宋"/>
                <w:color w:val="000000"/>
                <w:sz w:val="24"/>
                <w:szCs w:val="24"/>
              </w:rPr>
              <w:t>潜客来源</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潜在客户来源</w:t>
            </w:r>
            <w:r>
              <w:rPr>
                <w:rFonts w:hint="eastAsia" w:ascii="仿宋" w:hAnsi="仿宋" w:eastAsia="仿宋"/>
                <w:color w:val="000000"/>
                <w:sz w:val="24"/>
                <w:szCs w:val="24"/>
              </w:rPr>
              <w:t>，</w:t>
            </w:r>
            <w:r>
              <w:rPr>
                <w:rFonts w:ascii="仿宋" w:hAnsi="仿宋" w:eastAsia="仿宋"/>
                <w:color w:val="000000"/>
                <w:sz w:val="24"/>
                <w:szCs w:val="24"/>
              </w:rPr>
              <w:t>枚举值：</w:t>
            </w:r>
            <w:r>
              <w:rPr>
                <w:rFonts w:hint="eastAsia" w:ascii="仿宋" w:hAnsi="仿宋" w:eastAsia="仿宋"/>
                <w:sz w:val="24"/>
                <w:szCs w:val="24"/>
              </w:rPr>
              <w:t>关联关系衍生、企微好友同步、营销活动引入、批量导入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ascii="仿宋" w:hAnsi="仿宋" w:eastAsia="仿宋"/>
                <w:color w:val="000000"/>
                <w:sz w:val="24"/>
                <w:szCs w:val="24"/>
              </w:rPr>
              <w:t>创建时间</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反显、格式化：YYYY- MM-DD HH:mm</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时间</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潜客创建时间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ascii="仿宋" w:hAnsi="仿宋" w:eastAsia="仿宋"/>
                <w:color w:val="000000"/>
                <w:sz w:val="24"/>
                <w:szCs w:val="24"/>
              </w:rPr>
              <w:t>转化时间</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反显、格式化：YYYY- MM-DD HH:mm</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时间</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潜客转化时间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hint="eastAsia" w:ascii="仿宋" w:hAnsi="仿宋" w:eastAsia="仿宋"/>
                <w:sz w:val="24"/>
                <w:szCs w:val="24"/>
              </w:rPr>
              <w:t>备注</w:t>
            </w:r>
          </w:p>
        </w:tc>
        <w:tc>
          <w:tcPr>
            <w:tcW w:w="2376"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223"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38" w:type="dxa"/>
          </w:tcPr>
          <w:p>
            <w:pPr>
              <w:spacing w:line="360" w:lineRule="auto"/>
              <w:rPr>
                <w:rFonts w:ascii="仿宋" w:hAnsi="仿宋" w:eastAsia="仿宋"/>
                <w:sz w:val="24"/>
                <w:szCs w:val="24"/>
              </w:rPr>
            </w:pPr>
            <w:r>
              <w:rPr>
                <w:rFonts w:ascii="仿宋" w:hAnsi="仿宋" w:eastAsia="仿宋"/>
                <w:color w:val="000000"/>
                <w:sz w:val="24"/>
                <w:szCs w:val="24"/>
              </w:rPr>
              <w:t>潜在客户信息备注</w:t>
            </w:r>
          </w:p>
        </w:tc>
      </w:tr>
    </w:tbl>
    <w:p>
      <w:pPr>
        <w:spacing w:line="360" w:lineRule="auto"/>
        <w:rPr>
          <w:rFonts w:ascii="仿宋" w:hAnsi="仿宋" w:eastAsia="仿宋"/>
        </w:rPr>
      </w:pPr>
    </w:p>
    <w:p>
      <w:pPr>
        <w:pStyle w:val="8"/>
        <w:numPr>
          <w:ilvl w:val="5"/>
          <w:numId w:val="99"/>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99"/>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99"/>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98"/>
        </w:numPr>
        <w:spacing w:line="360" w:lineRule="auto"/>
        <w:ind w:left="993" w:hanging="993"/>
        <w:rPr>
          <w:rFonts w:ascii="仿宋" w:hAnsi="仿宋" w:eastAsia="仿宋"/>
          <w:i w:val="0"/>
          <w:iCs w:val="0"/>
        </w:rPr>
      </w:pPr>
      <w:r>
        <w:rPr>
          <w:rFonts w:hint="eastAsia" w:ascii="仿宋" w:hAnsi="仿宋" w:eastAsia="仿宋"/>
          <w:i w:val="0"/>
          <w:iCs w:val="0"/>
        </w:rPr>
        <w:t>潜客视图-联络信息</w:t>
      </w:r>
    </w:p>
    <w:p>
      <w:pPr>
        <w:pStyle w:val="8"/>
        <w:numPr>
          <w:ilvl w:val="5"/>
          <w:numId w:val="100"/>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0"/>
          <w:szCs w:val="20"/>
        </w:rPr>
      </w:pPr>
      <w:r>
        <w:rPr>
          <w:rFonts w:ascii="仿宋" w:hAnsi="仿宋" w:eastAsia="仿宋"/>
          <w:color w:val="000000"/>
          <w:sz w:val="24"/>
          <w:szCs w:val="20"/>
        </w:rPr>
        <w:t>支持用户查看潜在客户</w:t>
      </w:r>
      <w:r>
        <w:rPr>
          <w:rFonts w:hint="eastAsia" w:ascii="仿宋" w:hAnsi="仿宋" w:eastAsia="仿宋"/>
          <w:color w:val="000000"/>
          <w:sz w:val="24"/>
          <w:szCs w:val="20"/>
        </w:rPr>
        <w:t>面访记录、电</w:t>
      </w:r>
      <w:r>
        <w:rPr>
          <w:rFonts w:ascii="仿宋" w:hAnsi="仿宋" w:eastAsia="仿宋"/>
          <w:color w:val="000000"/>
          <w:sz w:val="24"/>
          <w:szCs w:val="20"/>
        </w:rPr>
        <w:t>话记录、短信记录及企微沟通记录，助力用户持续跟踪客户联络过程并掌握沟通情况</w:t>
      </w:r>
      <w:r>
        <w:rPr>
          <w:rFonts w:hint="eastAsia" w:ascii="仿宋" w:hAnsi="仿宋" w:eastAsia="仿宋"/>
          <w:color w:val="000000"/>
          <w:sz w:val="24"/>
          <w:szCs w:val="20"/>
        </w:rPr>
        <w:t>。</w:t>
      </w:r>
    </w:p>
    <w:p>
      <w:pPr>
        <w:pStyle w:val="8"/>
        <w:numPr>
          <w:ilvl w:val="5"/>
          <w:numId w:val="100"/>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color w:val="000000"/>
          <w:sz w:val="24"/>
          <w:szCs w:val="20"/>
        </w:rPr>
      </w:pPr>
      <w:r>
        <w:rPr>
          <w:rFonts w:ascii="仿宋" w:hAnsi="仿宋" w:eastAsia="仿宋"/>
          <w:color w:val="000000"/>
          <w:sz w:val="24"/>
          <w:szCs w:val="20"/>
        </w:rPr>
        <w:t>用户在潜客视图页面点击“联络信息”页签后查看联络信息内容</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3"/>
        <w:gridCol w:w="2376"/>
        <w:gridCol w:w="2223"/>
        <w:gridCol w:w="2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376"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23"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38"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hint="eastAsia" w:ascii="仿宋" w:hAnsi="仿宋" w:eastAsia="仿宋"/>
                <w:sz w:val="24"/>
                <w:szCs w:val="24"/>
              </w:rPr>
              <w:t>联络方式</w:t>
            </w:r>
          </w:p>
        </w:tc>
        <w:tc>
          <w:tcPr>
            <w:tcW w:w="2376" w:type="dxa"/>
          </w:tcPr>
          <w:p>
            <w:pPr>
              <w:spacing w:line="360" w:lineRule="auto"/>
              <w:rPr>
                <w:rFonts w:ascii="仿宋" w:hAnsi="仿宋" w:eastAsia="仿宋"/>
                <w:sz w:val="24"/>
                <w:szCs w:val="24"/>
              </w:rPr>
            </w:pPr>
            <w:r>
              <w:rPr>
                <w:rFonts w:hint="eastAsia" w:ascii="仿宋" w:hAnsi="仿宋" w:eastAsia="仿宋"/>
                <w:sz w:val="24"/>
                <w:szCs w:val="24"/>
              </w:rPr>
              <w:t>切片器默认为全部</w:t>
            </w:r>
          </w:p>
        </w:tc>
        <w:tc>
          <w:tcPr>
            <w:tcW w:w="2223" w:type="dxa"/>
          </w:tcPr>
          <w:p>
            <w:pPr>
              <w:spacing w:line="360" w:lineRule="auto"/>
              <w:rPr>
                <w:rFonts w:ascii="仿宋" w:hAnsi="仿宋" w:eastAsia="仿宋"/>
                <w:sz w:val="24"/>
                <w:szCs w:val="24"/>
              </w:rPr>
            </w:pPr>
            <w:r>
              <w:rPr>
                <w:rFonts w:hint="eastAsia" w:ascii="仿宋" w:hAnsi="仿宋" w:eastAsia="仿宋"/>
                <w:sz w:val="24"/>
                <w:szCs w:val="24"/>
              </w:rPr>
              <w:t>切片器</w:t>
            </w:r>
          </w:p>
        </w:tc>
        <w:tc>
          <w:tcPr>
            <w:tcW w:w="2238" w:type="dxa"/>
          </w:tcPr>
          <w:p>
            <w:pPr>
              <w:spacing w:line="360" w:lineRule="auto"/>
              <w:rPr>
                <w:rFonts w:ascii="仿宋" w:hAnsi="仿宋" w:eastAsia="仿宋"/>
                <w:sz w:val="24"/>
                <w:szCs w:val="24"/>
              </w:rPr>
            </w:pPr>
            <w:r>
              <w:rPr>
                <w:rFonts w:hint="eastAsia" w:ascii="仿宋" w:hAnsi="仿宋" w:eastAsia="仿宋"/>
                <w:sz w:val="24"/>
                <w:szCs w:val="24"/>
              </w:rPr>
              <w:t>切片器：全部｜面访｜电访｜短信｜企微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tcPr>
          <w:p>
            <w:pPr>
              <w:spacing w:line="360" w:lineRule="auto"/>
              <w:rPr>
                <w:rFonts w:ascii="仿宋" w:hAnsi="仿宋" w:eastAsia="仿宋"/>
                <w:sz w:val="24"/>
                <w:szCs w:val="24"/>
              </w:rPr>
            </w:pPr>
            <w:r>
              <w:rPr>
                <w:rFonts w:hint="eastAsia" w:ascii="仿宋" w:hAnsi="仿宋" w:eastAsia="仿宋"/>
                <w:sz w:val="24"/>
                <w:szCs w:val="24"/>
              </w:rPr>
              <w:t>联络日期</w:t>
            </w:r>
          </w:p>
        </w:tc>
        <w:tc>
          <w:tcPr>
            <w:tcW w:w="2376" w:type="dxa"/>
          </w:tcPr>
          <w:p>
            <w:pPr>
              <w:spacing w:line="360" w:lineRule="auto"/>
              <w:rPr>
                <w:rFonts w:ascii="仿宋" w:hAnsi="仿宋" w:eastAsia="仿宋"/>
                <w:sz w:val="24"/>
                <w:szCs w:val="24"/>
              </w:rPr>
            </w:pPr>
            <w:r>
              <w:rPr>
                <w:rFonts w:ascii="仿宋" w:hAnsi="仿宋" w:eastAsia="仿宋"/>
                <w:color w:val="000000"/>
                <w:sz w:val="24"/>
              </w:rPr>
              <w:t>非必输</w:t>
            </w:r>
          </w:p>
        </w:tc>
        <w:tc>
          <w:tcPr>
            <w:tcW w:w="2223" w:type="dxa"/>
          </w:tcPr>
          <w:p>
            <w:pPr>
              <w:spacing w:line="360" w:lineRule="auto"/>
              <w:rPr>
                <w:rFonts w:ascii="仿宋" w:hAnsi="仿宋" w:eastAsia="仿宋"/>
                <w:sz w:val="24"/>
                <w:szCs w:val="24"/>
              </w:rPr>
            </w:pPr>
            <w:r>
              <w:rPr>
                <w:rFonts w:hint="eastAsia" w:ascii="仿宋" w:hAnsi="仿宋" w:eastAsia="仿宋"/>
                <w:sz w:val="24"/>
                <w:szCs w:val="24"/>
              </w:rPr>
              <w:t>日期控件</w:t>
            </w:r>
          </w:p>
        </w:tc>
        <w:tc>
          <w:tcPr>
            <w:tcW w:w="2238" w:type="dxa"/>
          </w:tcPr>
          <w:p>
            <w:pPr>
              <w:spacing w:line="360" w:lineRule="auto"/>
              <w:rPr>
                <w:rFonts w:ascii="仿宋" w:hAnsi="仿宋" w:eastAsia="仿宋"/>
                <w:color w:val="000000"/>
                <w:sz w:val="24"/>
                <w:szCs w:val="24"/>
              </w:rPr>
            </w:pPr>
            <w:r>
              <w:rPr>
                <w:rFonts w:ascii="仿宋" w:hAnsi="仿宋" w:eastAsia="仿宋"/>
                <w:color w:val="000000"/>
                <w:sz w:val="24"/>
              </w:rPr>
              <w:t>支持按联络</w:t>
            </w:r>
            <w:r>
              <w:rPr>
                <w:rFonts w:hint="eastAsia" w:ascii="仿宋" w:hAnsi="仿宋" w:eastAsia="仿宋"/>
                <w:color w:val="000000"/>
                <w:sz w:val="24"/>
              </w:rPr>
              <w:t>日期</w:t>
            </w:r>
            <w:r>
              <w:rPr>
                <w:rFonts w:ascii="仿宋" w:hAnsi="仿宋" w:eastAsia="仿宋"/>
                <w:color w:val="000000"/>
                <w:sz w:val="24"/>
              </w:rPr>
              <w:t>区间</w:t>
            </w:r>
            <w:r>
              <w:rPr>
                <w:rFonts w:hint="eastAsia" w:ascii="仿宋" w:hAnsi="仿宋" w:eastAsia="仿宋"/>
                <w:color w:val="000000"/>
                <w:sz w:val="24"/>
              </w:rPr>
              <w:t>段</w:t>
            </w:r>
            <w:r>
              <w:rPr>
                <w:rFonts w:ascii="仿宋" w:hAnsi="仿宋" w:eastAsia="仿宋"/>
                <w:color w:val="000000"/>
                <w:sz w:val="24"/>
              </w:rPr>
              <w:t>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vAlign w:val="center"/>
          </w:tcPr>
          <w:p>
            <w:pPr>
              <w:spacing w:line="360" w:lineRule="auto"/>
              <w:rPr>
                <w:rFonts w:ascii="仿宋" w:hAnsi="仿宋" w:eastAsia="仿宋"/>
                <w:sz w:val="24"/>
                <w:szCs w:val="24"/>
              </w:rPr>
            </w:pPr>
            <w:r>
              <w:rPr>
                <w:rFonts w:ascii="仿宋" w:hAnsi="仿宋" w:eastAsia="仿宋"/>
                <w:color w:val="000000"/>
                <w:sz w:val="24"/>
                <w:szCs w:val="24"/>
              </w:rPr>
              <w:t>查询</w:t>
            </w:r>
          </w:p>
        </w:tc>
        <w:tc>
          <w:tcPr>
            <w:tcW w:w="2376"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点击触发查询</w:t>
            </w:r>
          </w:p>
        </w:tc>
        <w:tc>
          <w:tcPr>
            <w:tcW w:w="2223"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按钮</w:t>
            </w:r>
          </w:p>
        </w:tc>
        <w:tc>
          <w:tcPr>
            <w:tcW w:w="2238"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根据当前条件查询潜客列表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23" w:type="dxa"/>
            <w:vAlign w:val="center"/>
          </w:tcPr>
          <w:p>
            <w:pPr>
              <w:spacing w:line="360" w:lineRule="auto"/>
              <w:rPr>
                <w:rFonts w:ascii="仿宋" w:hAnsi="仿宋" w:eastAsia="仿宋"/>
                <w:sz w:val="24"/>
                <w:szCs w:val="24"/>
              </w:rPr>
            </w:pPr>
            <w:r>
              <w:rPr>
                <w:rFonts w:ascii="仿宋" w:hAnsi="仿宋" w:eastAsia="仿宋"/>
                <w:color w:val="000000"/>
                <w:sz w:val="24"/>
                <w:szCs w:val="24"/>
              </w:rPr>
              <w:t>重置</w:t>
            </w:r>
          </w:p>
        </w:tc>
        <w:tc>
          <w:tcPr>
            <w:tcW w:w="2376"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点击清空条件</w:t>
            </w:r>
          </w:p>
        </w:tc>
        <w:tc>
          <w:tcPr>
            <w:tcW w:w="2223"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按钮</w:t>
            </w:r>
          </w:p>
        </w:tc>
        <w:tc>
          <w:tcPr>
            <w:tcW w:w="2238" w:type="dxa"/>
            <w:vAlign w:val="center"/>
          </w:tcPr>
          <w:p>
            <w:pPr>
              <w:spacing w:line="360" w:lineRule="auto"/>
              <w:rPr>
                <w:rFonts w:ascii="仿宋" w:hAnsi="仿宋" w:eastAsia="仿宋"/>
                <w:color w:val="000000"/>
                <w:sz w:val="24"/>
                <w:szCs w:val="24"/>
              </w:rPr>
            </w:pPr>
            <w:r>
              <w:rPr>
                <w:rFonts w:ascii="仿宋" w:hAnsi="仿宋" w:eastAsia="仿宋"/>
                <w:color w:val="000000"/>
                <w:sz w:val="24"/>
                <w:szCs w:val="24"/>
              </w:rPr>
              <w:t>清空当前录入的查询条件</w:t>
            </w:r>
          </w:p>
        </w:tc>
      </w:tr>
    </w:tbl>
    <w:p>
      <w:pPr>
        <w:spacing w:line="360" w:lineRule="auto"/>
        <w:rPr>
          <w:rFonts w:ascii="仿宋" w:hAnsi="仿宋" w:eastAsia="仿宋"/>
          <w:sz w:val="20"/>
          <w:szCs w:val="20"/>
        </w:rPr>
      </w:pPr>
    </w:p>
    <w:p>
      <w:pPr>
        <w:pStyle w:val="8"/>
        <w:numPr>
          <w:ilvl w:val="5"/>
          <w:numId w:val="100"/>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用户在潜客视图页面点击“联络信息”页签后，系统切换展示联络信息内容。</w:t>
      </w:r>
    </w:p>
    <w:p>
      <w:pPr>
        <w:spacing w:line="360" w:lineRule="auto"/>
        <w:rPr>
          <w:rFonts w:ascii="仿宋" w:hAnsi="仿宋" w:eastAsia="仿宋"/>
          <w:sz w:val="24"/>
          <w:szCs w:val="24"/>
        </w:rPr>
      </w:pPr>
      <w:r>
        <w:rPr>
          <w:rFonts w:hint="eastAsia" w:ascii="仿宋" w:hAnsi="仿宋" w:eastAsia="仿宋"/>
          <w:sz w:val="24"/>
          <w:szCs w:val="24"/>
        </w:rPr>
        <w:t>2. 系统展示该潜在客户的面访记录、电话记录、短信记录及企微沟通记录。</w:t>
      </w:r>
    </w:p>
    <w:p>
      <w:pPr>
        <w:spacing w:line="360" w:lineRule="auto"/>
        <w:rPr>
          <w:rFonts w:ascii="仿宋" w:hAnsi="仿宋" w:eastAsia="仿宋"/>
          <w:sz w:val="24"/>
          <w:szCs w:val="24"/>
        </w:rPr>
      </w:pPr>
      <w:r>
        <w:rPr>
          <w:rFonts w:hint="eastAsia" w:ascii="仿宋" w:hAnsi="仿宋" w:eastAsia="仿宋"/>
          <w:sz w:val="24"/>
          <w:szCs w:val="24"/>
        </w:rPr>
        <w:t>3. 用户可在潜客视图页面切换回“客户信息”或“意向产品”页签查看其他内容。</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联络信息页签与“客户信息”、“意向产品”为同级页签，通过页签切换展示。</w:t>
      </w:r>
    </w:p>
    <w:p>
      <w:pPr>
        <w:spacing w:line="360" w:lineRule="auto"/>
        <w:rPr>
          <w:rFonts w:ascii="仿宋" w:hAnsi="仿宋" w:eastAsia="仿宋"/>
          <w:sz w:val="24"/>
          <w:szCs w:val="24"/>
        </w:rPr>
      </w:pPr>
      <w:r>
        <w:rPr>
          <w:rFonts w:hint="eastAsia" w:ascii="仿宋" w:hAnsi="仿宋" w:eastAsia="仿宋"/>
          <w:sz w:val="24"/>
          <w:szCs w:val="24"/>
        </w:rPr>
        <w:t>2. 联络记录应以时间轴的形式展示，按最近联络时间降序展示。</w:t>
      </w:r>
    </w:p>
    <w:p>
      <w:pPr>
        <w:spacing w:line="360" w:lineRule="auto"/>
        <w:rPr>
          <w:rFonts w:ascii="仿宋" w:hAnsi="仿宋" w:eastAsia="仿宋"/>
          <w:sz w:val="24"/>
          <w:szCs w:val="24"/>
        </w:rPr>
      </w:pPr>
      <w:r>
        <w:rPr>
          <w:rFonts w:hint="eastAsia" w:ascii="仿宋" w:hAnsi="仿宋" w:eastAsia="仿宋"/>
          <w:sz w:val="24"/>
          <w:szCs w:val="24"/>
        </w:rPr>
        <w:t>3. 若当前潜客暂无对应联络记录，则展示空状态。</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客户经理、理财经理和管理人员可查潜客联络信息。</w:t>
      </w:r>
    </w:p>
    <w:p>
      <w:pPr>
        <w:pStyle w:val="8"/>
        <w:numPr>
          <w:ilvl w:val="5"/>
          <w:numId w:val="100"/>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color w:val="000000"/>
          <w:sz w:val="24"/>
          <w:szCs w:val="20"/>
        </w:rPr>
      </w:pPr>
      <w:r>
        <w:rPr>
          <w:rFonts w:hint="eastAsia" w:ascii="仿宋" w:hAnsi="仿宋" w:eastAsia="仿宋"/>
          <w:color w:val="000000"/>
          <w:sz w:val="24"/>
          <w:szCs w:val="20"/>
        </w:rPr>
        <w:t>时间轴展示形式</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7"/>
        <w:gridCol w:w="2279"/>
        <w:gridCol w:w="2257"/>
        <w:gridCol w:w="2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9"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7"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7"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color w:val="000000"/>
                <w:sz w:val="24"/>
              </w:rPr>
            </w:pPr>
            <w:r>
              <w:rPr>
                <w:rFonts w:hint="eastAsia" w:ascii="仿宋" w:hAnsi="仿宋" w:eastAsia="仿宋"/>
                <w:sz w:val="24"/>
                <w:szCs w:val="24"/>
              </w:rPr>
              <w:t>日期</w:t>
            </w:r>
          </w:p>
        </w:tc>
        <w:tc>
          <w:tcPr>
            <w:tcW w:w="2279" w:type="dxa"/>
          </w:tcPr>
          <w:p>
            <w:pPr>
              <w:spacing w:line="360" w:lineRule="auto"/>
              <w:rPr>
                <w:rFonts w:ascii="仿宋" w:hAnsi="仿宋" w:eastAsia="仿宋"/>
                <w:color w:val="000000"/>
                <w:sz w:val="24"/>
              </w:rPr>
            </w:pPr>
            <w:r>
              <w:rPr>
                <w:rFonts w:hint="eastAsia" w:ascii="仿宋" w:hAnsi="仿宋" w:eastAsia="仿宋"/>
                <w:sz w:val="24"/>
                <w:szCs w:val="24"/>
              </w:rPr>
              <w:t>反显，格式：YYYY</w:t>
            </w:r>
            <w:r>
              <w:rPr>
                <w:rFonts w:ascii="仿宋" w:hAnsi="仿宋" w:eastAsia="仿宋"/>
                <w:sz w:val="24"/>
                <w:szCs w:val="24"/>
              </w:rPr>
              <w:t>-</w:t>
            </w:r>
            <w:r>
              <w:rPr>
                <w:rFonts w:hint="eastAsia" w:ascii="仿宋" w:hAnsi="仿宋" w:eastAsia="仿宋"/>
                <w:sz w:val="24"/>
                <w:szCs w:val="24"/>
              </w:rPr>
              <w:t>MM</w:t>
            </w:r>
          </w:p>
        </w:tc>
        <w:tc>
          <w:tcPr>
            <w:tcW w:w="2257" w:type="dxa"/>
          </w:tcPr>
          <w:p>
            <w:pPr>
              <w:spacing w:line="360" w:lineRule="auto"/>
              <w:rPr>
                <w:rFonts w:ascii="仿宋" w:hAnsi="仿宋" w:eastAsia="仿宋"/>
                <w:color w:val="000000"/>
                <w:sz w:val="24"/>
              </w:rPr>
            </w:pPr>
            <w:r>
              <w:rPr>
                <w:rFonts w:hint="eastAsia" w:ascii="仿宋" w:hAnsi="仿宋" w:eastAsia="仿宋"/>
                <w:sz w:val="24"/>
                <w:szCs w:val="24"/>
              </w:rPr>
              <w:t>文本</w:t>
            </w:r>
          </w:p>
        </w:tc>
        <w:tc>
          <w:tcPr>
            <w:tcW w:w="2267" w:type="dxa"/>
          </w:tcPr>
          <w:p>
            <w:pPr>
              <w:spacing w:line="360" w:lineRule="auto"/>
              <w:rPr>
                <w:rFonts w:ascii="仿宋" w:hAnsi="仿宋" w:eastAsia="仿宋"/>
                <w:color w:val="000000"/>
                <w:sz w:val="24"/>
              </w:rPr>
            </w:pPr>
            <w:r>
              <w:rPr>
                <w:rFonts w:hint="eastAsia" w:ascii="仿宋" w:hAnsi="仿宋" w:eastAsia="仿宋"/>
                <w:sz w:val="24"/>
                <w:szCs w:val="24"/>
              </w:rPr>
              <w:t>按照年月分组，月内按照时间由近到远展示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w:t>
            </w:r>
            <w:r>
              <w:rPr>
                <w:rFonts w:hint="eastAsia" w:ascii="仿宋" w:hAnsi="仿宋" w:eastAsia="仿宋"/>
                <w:color w:val="000000"/>
                <w:sz w:val="24"/>
              </w:rPr>
              <w:t>方式</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展示联络方式，如拜访、电话、短信、企微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联络人</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展示发起联络的客户经理或营销人员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归属机构</w:t>
            </w:r>
          </w:p>
        </w:tc>
        <w:tc>
          <w:tcPr>
            <w:tcW w:w="2279" w:type="dxa"/>
          </w:tcPr>
          <w:p>
            <w:pPr>
              <w:spacing w:line="360" w:lineRule="auto"/>
              <w:rPr>
                <w:rFonts w:ascii="仿宋" w:hAnsi="仿宋" w:eastAsia="仿宋"/>
              </w:rPr>
            </w:pPr>
            <w:r>
              <w:rPr>
                <w:rFonts w:ascii="仿宋" w:hAnsi="仿宋" w:eastAsia="仿宋"/>
                <w:color w:val="000000"/>
                <w:sz w:val="24"/>
              </w:rPr>
              <w:t>反显，格式：机构号+机构名称</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展示联络记录归属机构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客户名称</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展示联络对象客户名称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来源</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展示记录来源系统或来源功能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联络时间</w:t>
            </w:r>
          </w:p>
        </w:tc>
        <w:tc>
          <w:tcPr>
            <w:tcW w:w="2279" w:type="dxa"/>
          </w:tcPr>
          <w:p>
            <w:pPr>
              <w:spacing w:line="360" w:lineRule="auto"/>
              <w:rPr>
                <w:rFonts w:ascii="仿宋" w:hAnsi="仿宋" w:eastAsia="仿宋"/>
              </w:rPr>
            </w:pPr>
            <w:r>
              <w:rPr>
                <w:rFonts w:ascii="仿宋" w:hAnsi="仿宋" w:eastAsia="仿宋"/>
                <w:color w:val="000000"/>
              </w:rPr>
              <w:t>反显、格式化：YYYY- MM-DD HH:mm</w:t>
            </w:r>
          </w:p>
        </w:tc>
        <w:tc>
          <w:tcPr>
            <w:tcW w:w="2257" w:type="dxa"/>
          </w:tcPr>
          <w:p>
            <w:pPr>
              <w:spacing w:line="360" w:lineRule="auto"/>
              <w:rPr>
                <w:rFonts w:ascii="仿宋" w:hAnsi="仿宋" w:eastAsia="仿宋"/>
              </w:rPr>
            </w:pPr>
            <w:r>
              <w:rPr>
                <w:rFonts w:ascii="仿宋" w:hAnsi="仿宋" w:eastAsia="仿宋"/>
                <w:color w:val="000000"/>
                <w:sz w:val="24"/>
              </w:rPr>
              <w:t>时间</w:t>
            </w:r>
          </w:p>
        </w:tc>
        <w:tc>
          <w:tcPr>
            <w:tcW w:w="2267" w:type="dxa"/>
          </w:tcPr>
          <w:p>
            <w:pPr>
              <w:spacing w:line="360" w:lineRule="auto"/>
              <w:rPr>
                <w:rFonts w:ascii="仿宋" w:hAnsi="仿宋" w:eastAsia="仿宋"/>
              </w:rPr>
            </w:pPr>
            <w:r>
              <w:rPr>
                <w:rFonts w:ascii="仿宋" w:hAnsi="仿宋" w:eastAsia="仿宋"/>
                <w:color w:val="000000"/>
                <w:sz w:val="24"/>
              </w:rPr>
              <w:t>展示联络发生时间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7" w:type="dxa"/>
          </w:tcPr>
          <w:p>
            <w:pPr>
              <w:spacing w:line="360" w:lineRule="auto"/>
              <w:rPr>
                <w:rFonts w:ascii="仿宋" w:hAnsi="仿宋" w:eastAsia="仿宋"/>
              </w:rPr>
            </w:pPr>
            <w:r>
              <w:rPr>
                <w:rFonts w:ascii="仿宋" w:hAnsi="仿宋" w:eastAsia="仿宋"/>
                <w:color w:val="000000"/>
                <w:sz w:val="24"/>
              </w:rPr>
              <w:t>联络摘要</w:t>
            </w:r>
          </w:p>
        </w:tc>
        <w:tc>
          <w:tcPr>
            <w:tcW w:w="2279" w:type="dxa"/>
          </w:tcPr>
          <w:p>
            <w:pPr>
              <w:spacing w:line="360" w:lineRule="auto"/>
              <w:rPr>
                <w:rFonts w:ascii="仿宋" w:hAnsi="仿宋" w:eastAsia="仿宋"/>
              </w:rPr>
            </w:pPr>
            <w:r>
              <w:rPr>
                <w:rFonts w:ascii="仿宋" w:hAnsi="仿宋" w:eastAsia="仿宋"/>
                <w:color w:val="000000"/>
                <w:sz w:val="24"/>
              </w:rPr>
              <w:t>反显</w:t>
            </w:r>
          </w:p>
        </w:tc>
        <w:tc>
          <w:tcPr>
            <w:tcW w:w="2257" w:type="dxa"/>
          </w:tcPr>
          <w:p>
            <w:pPr>
              <w:spacing w:line="360" w:lineRule="auto"/>
              <w:rPr>
                <w:rFonts w:ascii="仿宋" w:hAnsi="仿宋" w:eastAsia="仿宋"/>
              </w:rPr>
            </w:pPr>
            <w:r>
              <w:rPr>
                <w:rFonts w:ascii="仿宋" w:hAnsi="仿宋" w:eastAsia="仿宋"/>
                <w:color w:val="000000"/>
                <w:sz w:val="24"/>
              </w:rPr>
              <w:t>文本</w:t>
            </w:r>
          </w:p>
        </w:tc>
        <w:tc>
          <w:tcPr>
            <w:tcW w:w="2267" w:type="dxa"/>
          </w:tcPr>
          <w:p>
            <w:pPr>
              <w:spacing w:line="360" w:lineRule="auto"/>
              <w:rPr>
                <w:rFonts w:ascii="仿宋" w:hAnsi="仿宋" w:eastAsia="仿宋"/>
              </w:rPr>
            </w:pPr>
            <w:r>
              <w:rPr>
                <w:rFonts w:ascii="仿宋" w:hAnsi="仿宋" w:eastAsia="仿宋"/>
                <w:color w:val="000000"/>
                <w:sz w:val="24"/>
              </w:rPr>
              <w:t>展示联络主题、摘要或说明信息</w:t>
            </w:r>
          </w:p>
        </w:tc>
      </w:tr>
    </w:tbl>
    <w:p>
      <w:pPr>
        <w:spacing w:line="360" w:lineRule="auto"/>
        <w:rPr>
          <w:rFonts w:ascii="仿宋" w:hAnsi="仿宋" w:eastAsia="仿宋"/>
        </w:rPr>
      </w:pP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补充说明：</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面访：信息块展示要素包括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电访：信息块展示要素包括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电访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短信：信息块展示要素包括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p>
    <w:p>
      <w:pPr>
        <w:pStyle w:val="172"/>
        <w:numPr>
          <w:ilvl w:val="0"/>
          <w:numId w:val="24"/>
        </w:numPr>
        <w:spacing w:line="360" w:lineRule="auto"/>
        <w:ind w:firstLineChars="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企微：信息块展示要素包括</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面访</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理财经理</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岗位/角色</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时间</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14:textFill>
            <w14:solidFill>
              <w14:schemeClr w14:val="tx1"/>
            </w14:solidFill>
          </w14:textFill>
        </w:rPr>
        <w:t>联络摘要</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w:t>
      </w:r>
      <w:r>
        <w:rPr>
          <w:rFonts w:hint="eastAsia" w:ascii="仿宋" w:hAnsi="仿宋" w:eastAsia="仿宋"/>
          <w:color w:val="000000" w:themeColor="text1"/>
          <w:sz w:val="24"/>
          <w:szCs w:val="24"/>
          <w14:textFill>
            <w14:solidFill>
              <w14:schemeClr w14:val="tx1"/>
            </w14:solidFill>
          </w14:textFill>
        </w:rPr>
        <w:t>附件</w:t>
      </w:r>
      <w:r>
        <w:rPr>
          <w:rFonts w:ascii="仿宋" w:hAnsi="仿宋" w:eastAsia="仿宋"/>
          <w:color w:val="000000" w:themeColor="text1"/>
          <w:sz w:val="24"/>
          <w:szCs w:val="24"/>
          <w14:textFill>
            <w14:solidFill>
              <w14:schemeClr w14:val="tx1"/>
            </w14:solidFill>
          </w14:textFill>
        </w:rPr>
        <w:t>}</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w:t>
      </w:r>
      <w:r>
        <w:rPr>
          <w:rFonts w:hint="eastAsia" w:ascii="仿宋" w:hAnsi="仿宋" w:eastAsia="仿宋"/>
          <w:sz w:val="24"/>
          <w:szCs w:val="24"/>
        </w:rPr>
        <w:t>“拜访/面访”、“电话”、“短信”、“企微”联络信息项下，若存在营销反馈记录，则通过卡片的形式展示营销反馈记录（若多条就多个卡片）。</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264"/>
        <w:gridCol w:w="2264"/>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4"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8"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客户态度</w:t>
            </w:r>
          </w:p>
        </w:tc>
        <w:tc>
          <w:tcPr>
            <w:tcW w:w="2264" w:type="dxa"/>
          </w:tcPr>
          <w:p>
            <w:pPr>
              <w:spacing w:line="360" w:lineRule="auto"/>
              <w:rPr>
                <w:rFonts w:ascii="仿宋" w:hAnsi="仿宋" w:eastAsia="仿宋"/>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rPr>
            </w:pPr>
            <w:r>
              <w:rPr>
                <w:rFonts w:ascii="仿宋" w:hAnsi="仿宋" w:eastAsia="仿宋" w:cs="仿宋"/>
                <w:bCs/>
                <w:color w:val="000000"/>
                <w:kern w:val="0"/>
                <w:sz w:val="24"/>
              </w:rPr>
              <w:t>下拉框</w:t>
            </w:r>
          </w:p>
        </w:tc>
        <w:tc>
          <w:tcPr>
            <w:tcW w:w="2268" w:type="dxa"/>
          </w:tcPr>
          <w:p>
            <w:pPr>
              <w:spacing w:line="360" w:lineRule="auto"/>
              <w:rPr>
                <w:rFonts w:ascii="仿宋" w:hAnsi="仿宋" w:eastAsia="仿宋"/>
              </w:rPr>
            </w:pPr>
            <w:r>
              <w:rPr>
                <w:rFonts w:ascii="仿宋" w:hAnsi="仿宋" w:eastAsia="仿宋" w:cs="仿宋"/>
                <w:bCs/>
                <w:color w:val="000000"/>
                <w:kern w:val="0"/>
                <w:sz w:val="24"/>
              </w:rPr>
              <w:t>选择客户</w:t>
            </w:r>
            <w:r>
              <w:rPr>
                <w:rFonts w:hint="eastAsia" w:ascii="仿宋" w:hAnsi="仿宋" w:eastAsia="仿宋" w:cs="仿宋"/>
                <w:bCs/>
                <w:color w:val="000000"/>
                <w:kern w:val="0"/>
                <w:sz w:val="24"/>
              </w:rPr>
              <w:t>态度，枚举值：</w:t>
            </w:r>
            <w:r>
              <w:rPr>
                <w:rFonts w:hint="eastAsia" w:ascii="仿宋" w:hAnsi="仿宋" w:eastAsia="仿宋" w:cs="仿宋"/>
                <w:bCs/>
                <w:color w:val="000000" w:themeColor="text1"/>
                <w:kern w:val="0"/>
                <w:sz w:val="24"/>
                <w14:textFill>
                  <w14:solidFill>
                    <w14:schemeClr w14:val="tx1"/>
                  </w14:solidFill>
                </w14:textFill>
              </w:rPr>
              <w:t>积极、中立、消极、怀疑、拒绝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营销方向</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多选</w:t>
            </w:r>
          </w:p>
        </w:tc>
        <w:tc>
          <w:tcPr>
            <w:tcW w:w="2268" w:type="dxa"/>
          </w:tcPr>
          <w:p>
            <w:pPr>
              <w:spacing w:line="360" w:lineRule="auto"/>
              <w:rPr>
                <w:rFonts w:ascii="仿宋" w:hAnsi="仿宋" w:eastAsia="仿宋" w:cs="仿宋"/>
                <w:bCs/>
                <w:color w:val="000000"/>
                <w:kern w:val="0"/>
                <w:sz w:val="24"/>
              </w:rPr>
            </w:pPr>
            <w:r>
              <w:rPr>
                <w:rFonts w:ascii="仿宋" w:hAnsi="仿宋" w:eastAsia="仿宋" w:cs="仿宋"/>
                <w:bCs/>
                <w:color w:val="000000"/>
                <w:kern w:val="0"/>
                <w:sz w:val="24"/>
              </w:rPr>
              <w:t>选择</w:t>
            </w:r>
            <w:r>
              <w:rPr>
                <w:rFonts w:hint="eastAsia" w:ascii="仿宋" w:hAnsi="仿宋" w:eastAsia="仿宋" w:cs="仿宋"/>
                <w:bCs/>
                <w:color w:val="000000"/>
                <w:kern w:val="0"/>
                <w:sz w:val="24"/>
              </w:rPr>
              <w:t>营销方向，</w:t>
            </w:r>
            <w:r>
              <w:rPr>
                <w:rFonts w:ascii="仿宋" w:hAnsi="仿宋" w:eastAsia="仿宋"/>
                <w:color w:val="000000"/>
                <w:sz w:val="24"/>
                <w:szCs w:val="24"/>
              </w:rPr>
              <w:t>枚举值：</w:t>
            </w:r>
            <w:r>
              <w:rPr>
                <w:rFonts w:hint="eastAsia" w:ascii="仿宋" w:hAnsi="仿宋" w:eastAsia="仿宋"/>
                <w:color w:val="000000" w:themeColor="text1"/>
                <w:sz w:val="24"/>
                <w:szCs w:val="24"/>
                <w14:textFill>
                  <w14:solidFill>
                    <w14:schemeClr w14:val="tx1"/>
                  </w14:solidFill>
                </w14:textFill>
              </w:rPr>
              <w:t>个人贷款、定期存款、理财产品、保险、卡/折、其他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支持情况</w:t>
            </w:r>
          </w:p>
        </w:tc>
        <w:tc>
          <w:tcPr>
            <w:tcW w:w="2264" w:type="dxa"/>
          </w:tcPr>
          <w:p>
            <w:pPr>
              <w:spacing w:line="360" w:lineRule="auto"/>
              <w:rPr>
                <w:rFonts w:ascii="仿宋" w:hAnsi="仿宋" w:eastAsia="仿宋"/>
              </w:rPr>
            </w:pPr>
            <w:r>
              <w:rPr>
                <w:rFonts w:hint="eastAsia" w:ascii="仿宋" w:hAnsi="仿宋" w:eastAsia="仿宋" w:cs="仿宋"/>
                <w:bCs/>
                <w:color w:val="000000"/>
                <w:kern w:val="0"/>
                <w:sz w:val="24"/>
              </w:rPr>
              <w:t>必输</w:t>
            </w:r>
          </w:p>
        </w:tc>
        <w:tc>
          <w:tcPr>
            <w:tcW w:w="2264" w:type="dxa"/>
          </w:tcPr>
          <w:p>
            <w:pPr>
              <w:spacing w:line="360" w:lineRule="auto"/>
              <w:rPr>
                <w:rFonts w:ascii="仿宋" w:hAnsi="仿宋" w:eastAsia="仿宋"/>
              </w:rPr>
            </w:pPr>
            <w:r>
              <w:rPr>
                <w:rFonts w:ascii="仿宋" w:hAnsi="仿宋" w:eastAsia="仿宋" w:cs="仿宋"/>
                <w:bCs/>
                <w:color w:val="000000"/>
                <w:kern w:val="0"/>
                <w:sz w:val="24"/>
              </w:rPr>
              <w:t>下拉框</w:t>
            </w:r>
          </w:p>
        </w:tc>
        <w:tc>
          <w:tcPr>
            <w:tcW w:w="2268" w:type="dxa"/>
          </w:tcPr>
          <w:p>
            <w:pPr>
              <w:spacing w:line="360" w:lineRule="auto"/>
              <w:rPr>
                <w:rFonts w:ascii="仿宋" w:hAnsi="仿宋" w:eastAsia="仿宋"/>
              </w:rPr>
            </w:pPr>
            <w:r>
              <w:rPr>
                <w:rFonts w:ascii="仿宋" w:hAnsi="仿宋" w:eastAsia="仿宋" w:cs="仿宋"/>
                <w:bCs/>
                <w:color w:val="000000"/>
                <w:kern w:val="0"/>
                <w:sz w:val="24"/>
              </w:rPr>
              <w:t>选择客户当前支持/跟进情况</w:t>
            </w:r>
            <w:r>
              <w:rPr>
                <w:rFonts w:hint="eastAsia" w:ascii="仿宋" w:hAnsi="仿宋" w:eastAsia="仿宋" w:cs="仿宋"/>
                <w:bCs/>
                <w:color w:val="000000"/>
                <w:kern w:val="0"/>
                <w:sz w:val="24"/>
              </w:rPr>
              <w:t>，</w:t>
            </w:r>
            <w:r>
              <w:rPr>
                <w:rFonts w:hint="eastAsia" w:ascii="仿宋" w:hAnsi="仿宋" w:eastAsia="仿宋" w:cs="仿宋"/>
                <w:bCs/>
                <w:color w:val="000000" w:themeColor="text1"/>
                <w:kern w:val="0"/>
                <w:sz w:val="24"/>
                <w14:textFill>
                  <w14:solidFill>
                    <w14:schemeClr w14:val="tx1"/>
                  </w14:solidFill>
                </w14:textFill>
              </w:rPr>
              <w:t>枚举值：拟支持、进一步营销、不予支持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rPr>
            </w:pPr>
            <w:r>
              <w:rPr>
                <w:rFonts w:ascii="仿宋" w:hAnsi="仿宋" w:eastAsia="仿宋" w:cs="仿宋"/>
                <w:bCs/>
                <w:color w:val="000000"/>
                <w:kern w:val="0"/>
                <w:sz w:val="24"/>
              </w:rPr>
              <w:t>是否免打扰</w:t>
            </w:r>
          </w:p>
        </w:tc>
        <w:tc>
          <w:tcPr>
            <w:tcW w:w="2264" w:type="dxa"/>
          </w:tcPr>
          <w:p>
            <w:pPr>
              <w:spacing w:line="360" w:lineRule="auto"/>
              <w:rPr>
                <w:rFonts w:ascii="仿宋" w:hAnsi="仿宋" w:eastAsia="仿宋"/>
              </w:rPr>
            </w:pPr>
            <w:r>
              <w:rPr>
                <w:rFonts w:ascii="仿宋" w:hAnsi="仿宋" w:eastAsia="仿宋" w:cs="仿宋"/>
                <w:bCs/>
                <w:color w:val="000000"/>
                <w:kern w:val="0"/>
                <w:sz w:val="24"/>
              </w:rPr>
              <w:t>默认值按当前客户既有状态回显；开关值仅允许“是/否”两态。</w:t>
            </w:r>
          </w:p>
        </w:tc>
        <w:tc>
          <w:tcPr>
            <w:tcW w:w="2264" w:type="dxa"/>
          </w:tcPr>
          <w:p>
            <w:pPr>
              <w:spacing w:line="360" w:lineRule="auto"/>
              <w:rPr>
                <w:rFonts w:ascii="仿宋" w:hAnsi="仿宋" w:eastAsia="仿宋"/>
              </w:rPr>
            </w:pPr>
            <w:r>
              <w:rPr>
                <w:rFonts w:ascii="仿宋" w:hAnsi="仿宋" w:eastAsia="仿宋" w:cs="仿宋"/>
                <w:bCs/>
                <w:color w:val="000000"/>
                <w:kern w:val="0"/>
                <w:sz w:val="24"/>
              </w:rPr>
              <w:t>开关</w:t>
            </w:r>
          </w:p>
        </w:tc>
        <w:tc>
          <w:tcPr>
            <w:tcW w:w="2268" w:type="dxa"/>
          </w:tcPr>
          <w:p>
            <w:pPr>
              <w:spacing w:line="360" w:lineRule="auto"/>
              <w:rPr>
                <w:rFonts w:ascii="仿宋" w:hAnsi="仿宋" w:eastAsia="仿宋"/>
              </w:rPr>
            </w:pPr>
            <w:r>
              <w:rPr>
                <w:rFonts w:ascii="仿宋" w:hAnsi="仿宋" w:eastAsia="仿宋" w:cs="仿宋"/>
                <w:bCs/>
                <w:color w:val="000000"/>
                <w:kern w:val="0"/>
                <w:sz w:val="24"/>
              </w:rPr>
              <w:t>标记客户是否进入免打扰状态。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营销反馈内容</w:t>
            </w:r>
          </w:p>
        </w:tc>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必填；去除首尾空格；最大长度</w:t>
            </w:r>
            <w:r>
              <w:rPr>
                <w:rFonts w:hint="eastAsia" w:ascii="仿宋" w:hAnsi="仿宋" w:eastAsia="仿宋" w:cs="仿宋"/>
                <w:bCs/>
                <w:color w:val="000000"/>
                <w:kern w:val="0"/>
                <w:sz w:val="24"/>
              </w:rPr>
              <w:t>200字</w:t>
            </w:r>
            <w:r>
              <w:rPr>
                <w:rFonts w:ascii="仿宋" w:hAnsi="仿宋" w:eastAsia="仿宋" w:cs="仿宋"/>
                <w:bCs/>
                <w:color w:val="000000"/>
                <w:kern w:val="0"/>
                <w:sz w:val="24"/>
              </w:rPr>
              <w:t>。</w:t>
            </w:r>
          </w:p>
        </w:tc>
        <w:tc>
          <w:tcPr>
            <w:tcW w:w="2264" w:type="dxa"/>
          </w:tcPr>
          <w:p>
            <w:pPr>
              <w:spacing w:line="360" w:lineRule="auto"/>
              <w:rPr>
                <w:rFonts w:ascii="仿宋" w:hAnsi="仿宋" w:eastAsia="仿宋"/>
                <w:color w:val="000000"/>
                <w:sz w:val="24"/>
              </w:rPr>
            </w:pPr>
            <w:r>
              <w:rPr>
                <w:rFonts w:ascii="仿宋" w:hAnsi="仿宋" w:eastAsia="仿宋" w:cs="仿宋"/>
                <w:bCs/>
                <w:color w:val="000000"/>
                <w:kern w:val="0"/>
                <w:sz w:val="24"/>
              </w:rPr>
              <w:t>文本</w:t>
            </w:r>
          </w:p>
        </w:tc>
        <w:tc>
          <w:tcPr>
            <w:tcW w:w="2268" w:type="dxa"/>
          </w:tcPr>
          <w:p>
            <w:pPr>
              <w:spacing w:line="360" w:lineRule="auto"/>
              <w:rPr>
                <w:rFonts w:ascii="仿宋" w:hAnsi="仿宋" w:eastAsia="仿宋"/>
                <w:color w:val="000000"/>
                <w:sz w:val="24"/>
              </w:rPr>
            </w:pPr>
            <w:r>
              <w:rPr>
                <w:rFonts w:ascii="仿宋" w:hAnsi="仿宋" w:eastAsia="仿宋" w:cs="仿宋"/>
                <w:bCs/>
                <w:color w:val="000000"/>
                <w:kern w:val="0"/>
                <w:sz w:val="24"/>
              </w:rPr>
              <w:t>填写本次营销反馈内容。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4" w:type="dxa"/>
            <w:vAlign w:val="center"/>
          </w:tcPr>
          <w:p>
            <w:pPr>
              <w:spacing w:line="360" w:lineRule="auto"/>
              <w:rPr>
                <w:rFonts w:ascii="仿宋" w:hAnsi="仿宋" w:eastAsia="仿宋" w:cs="仿宋"/>
                <w:bCs/>
                <w:color w:val="000000"/>
                <w:kern w:val="0"/>
                <w:sz w:val="24"/>
              </w:rPr>
            </w:pPr>
            <w:r>
              <w:rPr>
                <w:rFonts w:hint="eastAsia" w:ascii="仿宋" w:hAnsi="仿宋" w:eastAsia="仿宋" w:cs="仿宋"/>
                <w:color w:val="000000"/>
                <w:sz w:val="24"/>
                <w:lang w:bidi="ar"/>
              </w:rPr>
              <w:t>附件</w:t>
            </w:r>
          </w:p>
        </w:tc>
        <w:tc>
          <w:tcPr>
            <w:tcW w:w="2264" w:type="dxa"/>
          </w:tcPr>
          <w:p>
            <w:pPr>
              <w:spacing w:line="360" w:lineRule="auto"/>
              <w:rPr>
                <w:rFonts w:ascii="仿宋" w:hAnsi="仿宋" w:eastAsia="仿宋" w:cs="仿宋"/>
                <w:bCs/>
                <w:color w:val="000000"/>
                <w:kern w:val="0"/>
                <w:sz w:val="24"/>
              </w:rPr>
            </w:pPr>
            <w:r>
              <w:rPr>
                <w:rFonts w:hint="eastAsia" w:ascii="仿宋" w:hAnsi="仿宋" w:eastAsia="仿宋"/>
                <w:sz w:val="24"/>
              </w:rPr>
              <w:t>非</w:t>
            </w:r>
            <w:r>
              <w:rPr>
                <w:rFonts w:ascii="仿宋" w:hAnsi="仿宋" w:eastAsia="仿宋"/>
                <w:sz w:val="24"/>
              </w:rPr>
              <w:t>必输；仅支持docx、excel、pdf、pptx格式</w:t>
            </w:r>
            <w:r>
              <w:rPr>
                <w:rFonts w:hint="eastAsia" w:ascii="仿宋" w:hAnsi="仿宋" w:eastAsia="仿宋"/>
                <w:sz w:val="24"/>
              </w:rPr>
              <w:t>，导入文件大小不超过5M</w:t>
            </w:r>
          </w:p>
        </w:tc>
        <w:tc>
          <w:tcPr>
            <w:tcW w:w="2264" w:type="dxa"/>
          </w:tcPr>
          <w:p>
            <w:pPr>
              <w:spacing w:line="360" w:lineRule="auto"/>
              <w:rPr>
                <w:rFonts w:ascii="仿宋" w:hAnsi="仿宋" w:eastAsia="仿宋" w:cs="仿宋"/>
                <w:bCs/>
                <w:color w:val="000000"/>
                <w:kern w:val="0"/>
                <w:sz w:val="24"/>
              </w:rPr>
            </w:pPr>
            <w:r>
              <w:rPr>
                <w:rFonts w:ascii="仿宋" w:hAnsi="仿宋" w:eastAsia="仿宋"/>
                <w:sz w:val="24"/>
              </w:rPr>
              <w:t>文件上传</w:t>
            </w:r>
          </w:p>
        </w:tc>
        <w:tc>
          <w:tcPr>
            <w:tcW w:w="2268" w:type="dxa"/>
          </w:tcPr>
          <w:p>
            <w:pPr>
              <w:spacing w:line="360" w:lineRule="auto"/>
              <w:rPr>
                <w:rFonts w:ascii="仿宋" w:hAnsi="仿宋" w:eastAsia="仿宋" w:cs="仿宋"/>
                <w:bCs/>
                <w:color w:val="000000"/>
                <w:kern w:val="0"/>
                <w:sz w:val="24"/>
              </w:rPr>
            </w:pPr>
            <w:r>
              <w:rPr>
                <w:rFonts w:ascii="仿宋" w:hAnsi="仿宋" w:eastAsia="仿宋"/>
                <w:sz w:val="24"/>
              </w:rPr>
              <w:t>上传附件</w:t>
            </w:r>
          </w:p>
        </w:tc>
      </w:tr>
    </w:tbl>
    <w:p>
      <w:pPr>
        <w:spacing w:line="360" w:lineRule="auto"/>
        <w:rPr>
          <w:rFonts w:ascii="仿宋" w:hAnsi="仿宋" w:eastAsia="仿宋"/>
          <w:color w:val="000000" w:themeColor="text1"/>
          <w:sz w:val="24"/>
          <w:szCs w:val="24"/>
          <w14:textFill>
            <w14:solidFill>
              <w14:schemeClr w14:val="tx1"/>
            </w14:solidFill>
          </w14:textFill>
        </w:rPr>
      </w:pPr>
    </w:p>
    <w:p>
      <w:pPr>
        <w:pStyle w:val="8"/>
        <w:numPr>
          <w:ilvl w:val="5"/>
          <w:numId w:val="100"/>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00"/>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00"/>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Pr>
        <w:pStyle w:val="7"/>
        <w:numPr>
          <w:ilvl w:val="4"/>
          <w:numId w:val="98"/>
        </w:numPr>
        <w:spacing w:line="360" w:lineRule="auto"/>
        <w:ind w:left="993" w:hanging="993"/>
        <w:rPr>
          <w:rFonts w:ascii="仿宋" w:hAnsi="仿宋" w:eastAsia="仿宋"/>
          <w:i w:val="0"/>
          <w:iCs w:val="0"/>
        </w:rPr>
      </w:pPr>
      <w:r>
        <w:rPr>
          <w:rFonts w:hint="eastAsia" w:ascii="仿宋" w:hAnsi="仿宋" w:eastAsia="仿宋"/>
          <w:i w:val="0"/>
          <w:iCs w:val="0"/>
        </w:rPr>
        <w:t>潜客视图-意向产品</w:t>
      </w:r>
    </w:p>
    <w:p>
      <w:pPr>
        <w:pStyle w:val="8"/>
        <w:numPr>
          <w:ilvl w:val="5"/>
          <w:numId w:val="101"/>
        </w:numPr>
        <w:spacing w:line="360" w:lineRule="auto"/>
        <w:rPr>
          <w:rFonts w:ascii="仿宋" w:hAnsi="仿宋" w:eastAsia="仿宋"/>
        </w:rPr>
      </w:pPr>
      <w:r>
        <w:rPr>
          <w:rFonts w:hint="eastAsia" w:ascii="仿宋" w:hAnsi="仿宋" w:eastAsia="仿宋"/>
        </w:rPr>
        <w:t>功能描述</w:t>
      </w:r>
    </w:p>
    <w:p>
      <w:pPr>
        <w:spacing w:line="360" w:lineRule="auto"/>
        <w:rPr>
          <w:rFonts w:ascii="仿宋" w:hAnsi="仿宋" w:eastAsia="仿宋"/>
          <w:sz w:val="20"/>
          <w:szCs w:val="20"/>
        </w:rPr>
      </w:pPr>
      <w:r>
        <w:rPr>
          <w:rFonts w:ascii="仿宋" w:hAnsi="仿宋" w:eastAsia="仿宋"/>
          <w:color w:val="000000"/>
          <w:sz w:val="24"/>
          <w:szCs w:val="20"/>
        </w:rPr>
        <w:t>支持用户查看潜在客户关注的产品信息，助力用户识别客户产品偏好并开展针对性跟进</w:t>
      </w:r>
      <w:r>
        <w:rPr>
          <w:rFonts w:hint="eastAsia" w:ascii="仿宋" w:hAnsi="仿宋" w:eastAsia="仿宋"/>
          <w:color w:val="000000"/>
          <w:sz w:val="24"/>
          <w:szCs w:val="20"/>
        </w:rPr>
        <w:t>。</w:t>
      </w:r>
    </w:p>
    <w:p>
      <w:pPr>
        <w:pStyle w:val="8"/>
        <w:numPr>
          <w:ilvl w:val="5"/>
          <w:numId w:val="101"/>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0"/>
          <w:szCs w:val="20"/>
        </w:rPr>
      </w:pPr>
      <w:r>
        <w:rPr>
          <w:rFonts w:ascii="仿宋" w:hAnsi="仿宋" w:eastAsia="仿宋"/>
          <w:color w:val="000000"/>
          <w:sz w:val="24"/>
          <w:szCs w:val="20"/>
        </w:rPr>
        <w:t>用户在潜客视图页面点击“意向产品”页签后查看意向产品内容</w:t>
      </w:r>
    </w:p>
    <w:p>
      <w:pPr>
        <w:pStyle w:val="8"/>
        <w:numPr>
          <w:ilvl w:val="5"/>
          <w:numId w:val="101"/>
        </w:numPr>
        <w:spacing w:line="360" w:lineRule="auto"/>
        <w:rPr>
          <w:rFonts w:ascii="仿宋" w:hAnsi="仿宋" w:eastAsia="仿宋"/>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用户在潜客视图页面点击“意向产品”页签后，系统切换展示意向产品内容。</w:t>
      </w:r>
    </w:p>
    <w:p>
      <w:pPr>
        <w:spacing w:line="360" w:lineRule="auto"/>
        <w:rPr>
          <w:rFonts w:ascii="仿宋" w:hAnsi="仿宋" w:eastAsia="仿宋"/>
          <w:sz w:val="24"/>
          <w:szCs w:val="24"/>
        </w:rPr>
      </w:pPr>
      <w:r>
        <w:rPr>
          <w:rFonts w:hint="eastAsia" w:ascii="仿宋" w:hAnsi="仿宋" w:eastAsia="仿宋"/>
          <w:sz w:val="24"/>
          <w:szCs w:val="24"/>
        </w:rPr>
        <w:t>2. 系统展示该潜在客户当前的意向产品。</w:t>
      </w:r>
    </w:p>
    <w:p>
      <w:pPr>
        <w:spacing w:line="360" w:lineRule="auto"/>
        <w:rPr>
          <w:rFonts w:ascii="仿宋" w:hAnsi="仿宋" w:eastAsia="仿宋"/>
          <w:sz w:val="24"/>
          <w:szCs w:val="24"/>
        </w:rPr>
      </w:pPr>
      <w:r>
        <w:rPr>
          <w:rFonts w:hint="eastAsia" w:ascii="仿宋" w:hAnsi="仿宋" w:eastAsia="仿宋"/>
          <w:sz w:val="24"/>
          <w:szCs w:val="24"/>
        </w:rPr>
        <w:t>3. 用户可在潜客视图页面切换回“客户信息”或“联络信息”页签查看其他内容。</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意向产品页签与“客户信息”、“联络信息”为同级页签，通过页签切换展示。</w:t>
      </w:r>
    </w:p>
    <w:p>
      <w:pPr>
        <w:spacing w:line="360" w:lineRule="auto"/>
        <w:rPr>
          <w:rFonts w:ascii="仿宋" w:hAnsi="仿宋" w:eastAsia="仿宋"/>
          <w:sz w:val="24"/>
          <w:szCs w:val="24"/>
        </w:rPr>
      </w:pPr>
      <w:r>
        <w:rPr>
          <w:rFonts w:hint="eastAsia" w:ascii="仿宋" w:hAnsi="仿宋" w:eastAsia="仿宋"/>
          <w:sz w:val="24"/>
          <w:szCs w:val="24"/>
        </w:rPr>
        <w:t xml:space="preserve">2. </w:t>
      </w:r>
      <w:r>
        <w:rPr>
          <w:rFonts w:hint="eastAsia" w:ascii="仿宋" w:hAnsi="仿宋" w:eastAsia="仿宋"/>
          <w:color w:val="000000" w:themeColor="text1"/>
          <w:sz w:val="24"/>
          <w:szCs w:val="24"/>
          <w14:textFill>
            <w14:solidFill>
              <w14:schemeClr w14:val="tx1"/>
            </w14:solidFill>
          </w14:textFill>
        </w:rPr>
        <w:t>意向产品信息应基于当前潜客已记录（潜客录入或导入时选择的意向产品）的产品数据进行展示。</w:t>
      </w:r>
    </w:p>
    <w:p>
      <w:pPr>
        <w:spacing w:line="360" w:lineRule="auto"/>
        <w:rPr>
          <w:rFonts w:ascii="仿宋" w:hAnsi="仿宋" w:eastAsia="仿宋"/>
          <w:sz w:val="24"/>
          <w:szCs w:val="24"/>
        </w:rPr>
      </w:pPr>
      <w:r>
        <w:rPr>
          <w:rFonts w:hint="eastAsia" w:ascii="仿宋" w:hAnsi="仿宋" w:eastAsia="仿宋"/>
          <w:sz w:val="24"/>
          <w:szCs w:val="24"/>
        </w:rPr>
        <w:t>3. 若当前潜客暂无意向产品信息，则展示空状态。</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客户经理、理财经理和管理人员可查看潜客意向产品信息。</w:t>
      </w:r>
    </w:p>
    <w:p>
      <w:pPr>
        <w:pStyle w:val="8"/>
        <w:numPr>
          <w:ilvl w:val="5"/>
          <w:numId w:val="101"/>
        </w:numPr>
        <w:spacing w:line="360" w:lineRule="auto"/>
        <w:rPr>
          <w:rFonts w:ascii="仿宋" w:hAnsi="仿宋" w:eastAsia="仿宋"/>
        </w:rPr>
      </w:pPr>
      <w:r>
        <w:rPr>
          <w:rFonts w:hint="eastAsia" w:ascii="仿宋" w:hAnsi="仿宋" w:eastAsia="仿宋"/>
        </w:rPr>
        <w:t>输出</w:t>
      </w:r>
    </w:p>
    <w:p>
      <w:pPr>
        <w:spacing w:line="360" w:lineRule="auto"/>
        <w:rPr>
          <w:rFonts w:ascii="仿宋" w:hAnsi="仿宋" w:eastAsia="仿宋"/>
          <w:sz w:val="24"/>
          <w:szCs w:val="24"/>
        </w:rPr>
      </w:pPr>
      <w:r>
        <w:rPr>
          <w:rFonts w:ascii="仿宋" w:hAnsi="仿宋" w:eastAsia="仿宋"/>
          <w:color w:val="000000"/>
          <w:sz w:val="24"/>
          <w:szCs w:val="24"/>
        </w:rPr>
        <w:t>系统输出意向产品页签展示内容，包括潜在客户关注的产品信息。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5"/>
        <w:gridCol w:w="2265"/>
        <w:gridCol w:w="2265"/>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要素名称</w:t>
            </w:r>
          </w:p>
        </w:tc>
        <w:tc>
          <w:tcPr>
            <w:tcW w:w="2265"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约束及校验规则</w:t>
            </w:r>
          </w:p>
        </w:tc>
        <w:tc>
          <w:tcPr>
            <w:tcW w:w="2265"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数据类型</w:t>
            </w:r>
          </w:p>
        </w:tc>
        <w:tc>
          <w:tcPr>
            <w:tcW w:w="2265" w:type="dxa"/>
            <w:shd w:val="clear" w:color="auto" w:fill="FFFFFF"/>
          </w:tcPr>
          <w:p>
            <w:pPr>
              <w:spacing w:line="360" w:lineRule="auto"/>
              <w:rPr>
                <w:rFonts w:ascii="仿宋" w:hAnsi="仿宋" w:eastAsia="仿宋"/>
                <w:sz w:val="24"/>
                <w:szCs w:val="24"/>
              </w:rPr>
            </w:pPr>
            <w:r>
              <w:rPr>
                <w:rFonts w:ascii="仿宋" w:hAnsi="仿宋" w:eastAsia="仿宋"/>
                <w:b/>
                <w:color w:val="00000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sz w:val="24"/>
                <w:szCs w:val="24"/>
              </w:rPr>
            </w:pPr>
            <w:r>
              <w:rPr>
                <w:rFonts w:ascii="仿宋" w:hAnsi="仿宋" w:eastAsia="仿宋"/>
                <w:color w:val="000000"/>
                <w:sz w:val="24"/>
                <w:szCs w:val="24"/>
              </w:rPr>
              <w:t>意向产品</w:t>
            </w:r>
          </w:p>
        </w:tc>
        <w:tc>
          <w:tcPr>
            <w:tcW w:w="2265" w:type="dxa"/>
          </w:tcPr>
          <w:p>
            <w:pPr>
              <w:spacing w:line="360" w:lineRule="auto"/>
              <w:rPr>
                <w:rFonts w:ascii="仿宋" w:hAnsi="仿宋" w:eastAsia="仿宋"/>
                <w:sz w:val="24"/>
                <w:szCs w:val="24"/>
              </w:rPr>
            </w:pPr>
            <w:r>
              <w:rPr>
                <w:rFonts w:ascii="仿宋" w:hAnsi="仿宋" w:eastAsia="仿宋"/>
                <w:color w:val="000000"/>
                <w:sz w:val="24"/>
                <w:szCs w:val="24"/>
              </w:rPr>
              <w:t>反显</w:t>
            </w:r>
          </w:p>
        </w:tc>
        <w:tc>
          <w:tcPr>
            <w:tcW w:w="2265" w:type="dxa"/>
          </w:tcPr>
          <w:p>
            <w:pPr>
              <w:spacing w:line="360" w:lineRule="auto"/>
              <w:rPr>
                <w:rFonts w:ascii="仿宋" w:hAnsi="仿宋" w:eastAsia="仿宋"/>
                <w:sz w:val="24"/>
                <w:szCs w:val="24"/>
              </w:rPr>
            </w:pPr>
            <w:r>
              <w:rPr>
                <w:rFonts w:ascii="仿宋" w:hAnsi="仿宋" w:eastAsia="仿宋"/>
                <w:color w:val="000000"/>
                <w:sz w:val="24"/>
                <w:szCs w:val="24"/>
              </w:rPr>
              <w:t>文本</w:t>
            </w:r>
          </w:p>
        </w:tc>
        <w:tc>
          <w:tcPr>
            <w:tcW w:w="2265" w:type="dxa"/>
          </w:tcPr>
          <w:p>
            <w:pPr>
              <w:spacing w:line="360" w:lineRule="auto"/>
              <w:rPr>
                <w:rFonts w:ascii="仿宋" w:hAnsi="仿宋" w:eastAsia="仿宋"/>
                <w:sz w:val="24"/>
                <w:szCs w:val="24"/>
              </w:rPr>
            </w:pPr>
            <w:r>
              <w:rPr>
                <w:rFonts w:ascii="仿宋" w:hAnsi="仿宋" w:eastAsia="仿宋"/>
                <w:color w:val="000000"/>
                <w:sz w:val="24"/>
                <w:szCs w:val="24"/>
              </w:rPr>
              <w:t>展示潜在客户关注的产品信息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5"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转化产品</w:t>
            </w:r>
          </w:p>
        </w:tc>
        <w:tc>
          <w:tcPr>
            <w:tcW w:w="2265" w:type="dxa"/>
          </w:tcPr>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265" w:type="dxa"/>
          </w:tcPr>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265"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若客户已成功转化，展示该项，展示客户时通过什么产品从潜在客户转化为正式客户。</w:t>
            </w:r>
          </w:p>
        </w:tc>
      </w:tr>
    </w:tbl>
    <w:p>
      <w:pPr>
        <w:spacing w:line="360" w:lineRule="auto"/>
        <w:rPr>
          <w:rFonts w:ascii="仿宋" w:hAnsi="仿宋" w:eastAsia="仿宋"/>
        </w:rPr>
      </w:pPr>
    </w:p>
    <w:p>
      <w:pPr>
        <w:pStyle w:val="8"/>
        <w:numPr>
          <w:ilvl w:val="5"/>
          <w:numId w:val="101"/>
        </w:numPr>
        <w:spacing w:line="360" w:lineRule="auto"/>
        <w:rPr>
          <w:rFonts w:ascii="仿宋" w:hAnsi="仿宋" w:eastAsia="仿宋"/>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8"/>
        <w:numPr>
          <w:ilvl w:val="5"/>
          <w:numId w:val="101"/>
        </w:numPr>
        <w:spacing w:line="360" w:lineRule="auto"/>
        <w:rPr>
          <w:rFonts w:ascii="仿宋" w:hAnsi="仿宋" w:eastAsia="仿宋"/>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8"/>
        <w:numPr>
          <w:ilvl w:val="5"/>
          <w:numId w:val="101"/>
        </w:numPr>
        <w:spacing w:line="360" w:lineRule="auto"/>
        <w:rPr>
          <w:rFonts w:ascii="仿宋" w:hAnsi="仿宋" w:eastAsia="仿宋"/>
        </w:rPr>
      </w:pPr>
      <w:r>
        <w:rPr>
          <w:rFonts w:hint="eastAsia" w:ascii="仿宋" w:hAnsi="仿宋" w:eastAsia="仿宋"/>
        </w:rPr>
        <w:t>凭证/合同/协议打印</w:t>
      </w:r>
    </w:p>
    <w:p>
      <w:pPr>
        <w:spacing w:line="360" w:lineRule="auto"/>
        <w:rPr>
          <w:rFonts w:ascii="仿宋" w:hAnsi="仿宋" w:eastAsia="仿宋"/>
          <w:sz w:val="24"/>
          <w:szCs w:val="24"/>
        </w:rPr>
      </w:pPr>
      <w:r>
        <w:rPr>
          <w:rFonts w:hint="eastAsia" w:ascii="仿宋" w:hAnsi="仿宋" w:eastAsia="仿宋"/>
          <w:sz w:val="24"/>
          <w:szCs w:val="24"/>
        </w:rPr>
        <w:t>不涉及</w:t>
      </w:r>
    </w:p>
    <w:p/>
    <w:p>
      <w:pPr>
        <w:pStyle w:val="5"/>
        <w:numPr>
          <w:ilvl w:val="2"/>
          <w:numId w:val="82"/>
        </w:numPr>
        <w:spacing w:line="360" w:lineRule="auto"/>
        <w:ind w:left="993" w:hanging="993"/>
      </w:pPr>
      <w:bookmarkStart w:id="131" w:name="_Toc233295885"/>
      <w:r>
        <w:rPr>
          <w:rFonts w:hint="eastAsia"/>
          <w:sz w:val="28"/>
          <w:szCs w:val="28"/>
        </w:rPr>
        <w:t>营销转介</w:t>
      </w:r>
      <w:bookmarkEnd w:id="131"/>
    </w:p>
    <w:p>
      <w:pPr>
        <w:pStyle w:val="6"/>
        <w:numPr>
          <w:ilvl w:val="3"/>
          <w:numId w:val="102"/>
        </w:numPr>
        <w:spacing w:line="360" w:lineRule="auto"/>
        <w:rPr>
          <w:rFonts w:ascii="仿宋" w:hAnsi="仿宋" w:eastAsia="仿宋" w:cs="仿宋"/>
          <w:b w:val="0"/>
          <w:bCs w:val="0"/>
        </w:rPr>
      </w:pPr>
      <w:r>
        <w:rPr>
          <w:rFonts w:hint="eastAsia" w:ascii="仿宋" w:hAnsi="仿宋" w:eastAsia="仿宋"/>
        </w:rPr>
        <w:t>转介给我</w:t>
      </w:r>
    </w:p>
    <w:p>
      <w:pPr>
        <w:pStyle w:val="7"/>
        <w:numPr>
          <w:ilvl w:val="4"/>
          <w:numId w:val="103"/>
        </w:numPr>
        <w:spacing w:line="360" w:lineRule="auto"/>
        <w:rPr>
          <w:rFonts w:ascii="仿宋" w:hAnsi="仿宋" w:eastAsia="仿宋" w:cs="仿宋"/>
          <w:b w:val="0"/>
          <w:bCs w:val="0"/>
          <w:szCs w:val="24"/>
        </w:rPr>
      </w:pPr>
      <w:r>
        <w:rPr>
          <w:rFonts w:hint="eastAsia" w:ascii="仿宋" w:hAnsi="仿宋" w:eastAsia="仿宋" w:cs="仿宋"/>
          <w:i w:val="0"/>
          <w:iCs w:val="0"/>
          <w:sz w:val="24"/>
        </w:rPr>
        <w:t>功能描述</w:t>
      </w:r>
    </w:p>
    <w:p>
      <w:pPr>
        <w:spacing w:line="360" w:lineRule="auto"/>
        <w:rPr>
          <w:rFonts w:ascii="仿宋" w:hAnsi="仿宋" w:eastAsia="仿宋" w:cs="仿宋"/>
          <w:sz w:val="24"/>
          <w:szCs w:val="24"/>
        </w:rPr>
      </w:pPr>
      <w:r>
        <w:rPr>
          <w:rFonts w:hint="eastAsia" w:ascii="仿宋" w:hAnsi="仿宋" w:eastAsia="仿宋" w:cs="仿宋"/>
          <w:sz w:val="24"/>
          <w:szCs w:val="24"/>
        </w:rPr>
        <w:t>支持展示手机银行端，客户转介给本人的转介信息。</w:t>
      </w:r>
    </w:p>
    <w:p>
      <w:pPr>
        <w:pStyle w:val="7"/>
        <w:numPr>
          <w:ilvl w:val="4"/>
          <w:numId w:val="103"/>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输入</w:t>
      </w:r>
    </w:p>
    <w:p>
      <w:pPr>
        <w:spacing w:line="360" w:lineRule="auto"/>
        <w:rPr>
          <w:rFonts w:ascii="仿宋" w:hAnsi="仿宋" w:eastAsia="仿宋" w:cs="仿宋"/>
          <w:sz w:val="24"/>
          <w:szCs w:val="24"/>
        </w:rPr>
      </w:pPr>
      <w:r>
        <w:rPr>
          <w:rFonts w:hint="eastAsia" w:ascii="仿宋" w:hAnsi="仿宋" w:eastAsia="仿宋" w:cs="仿宋"/>
          <w:sz w:val="24"/>
          <w:szCs w:val="24"/>
        </w:rPr>
        <w:t>用户进入“转介给我”的列表后，</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hint="eastAsia" w:ascii="仿宋" w:hAnsi="仿宋" w:eastAsia="仿宋" w:cs="仿宋"/>
          <w:sz w:val="24"/>
          <w:szCs w:val="24"/>
        </w:rPr>
        <w:t>可根据客户类型、客户号、客户姓名、联系电话、意向产品和状态筛选转介给本人的客户记录。</w:t>
      </w:r>
    </w:p>
    <w:tbl>
      <w:tblPr>
        <w:tblStyle w:val="50"/>
        <w:tblW w:w="906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2410"/>
        <w:gridCol w:w="1701"/>
        <w:gridCol w:w="29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b/>
                <w:bCs/>
                <w:color w:val="000000"/>
                <w:sz w:val="24"/>
                <w:szCs w:val="24"/>
              </w:rPr>
              <w:t>要素名称</w:t>
            </w:r>
          </w:p>
        </w:tc>
        <w:tc>
          <w:tcPr>
            <w:tcW w:w="2410" w:type="dxa"/>
            <w:shd w:val="clear" w:color="auto" w:fill="auto"/>
          </w:tcPr>
          <w:p>
            <w:pPr>
              <w:spacing w:line="360" w:lineRule="auto"/>
              <w:rPr>
                <w:rFonts w:ascii="仿宋" w:hAnsi="仿宋" w:eastAsia="仿宋" w:cs="仿宋"/>
              </w:rPr>
            </w:pPr>
            <w:r>
              <w:rPr>
                <w:rFonts w:hint="eastAsia" w:ascii="仿宋" w:hAnsi="仿宋" w:eastAsia="仿宋" w:cs="仿宋"/>
                <w:b/>
                <w:bCs/>
                <w:color w:val="000000"/>
                <w:sz w:val="24"/>
                <w:szCs w:val="24"/>
              </w:rPr>
              <w:t>约束及校验规则</w:t>
            </w:r>
          </w:p>
        </w:tc>
        <w:tc>
          <w:tcPr>
            <w:tcW w:w="1701" w:type="dxa"/>
          </w:tcPr>
          <w:p>
            <w:pPr>
              <w:spacing w:line="360" w:lineRule="auto"/>
              <w:rPr>
                <w:rFonts w:ascii="仿宋" w:hAnsi="仿宋" w:eastAsia="仿宋" w:cs="仿宋"/>
              </w:rPr>
            </w:pPr>
            <w:r>
              <w:rPr>
                <w:rFonts w:hint="eastAsia" w:ascii="仿宋" w:hAnsi="仿宋" w:eastAsia="仿宋" w:cs="仿宋"/>
                <w:b/>
                <w:bCs/>
                <w:color w:val="000000"/>
                <w:sz w:val="24"/>
                <w:szCs w:val="24"/>
              </w:rPr>
              <w:t>数据类型</w:t>
            </w:r>
          </w:p>
        </w:tc>
        <w:tc>
          <w:tcPr>
            <w:tcW w:w="2998" w:type="dxa"/>
          </w:tcPr>
          <w:p>
            <w:pPr>
              <w:spacing w:line="360" w:lineRule="auto"/>
              <w:rPr>
                <w:rFonts w:ascii="仿宋" w:hAnsi="仿宋" w:eastAsia="仿宋" w:cs="仿宋"/>
              </w:rPr>
            </w:pPr>
            <w:r>
              <w:rPr>
                <w:rFonts w:hint="eastAsia" w:ascii="仿宋" w:hAnsi="仿宋" w:eastAsia="仿宋" w:cs="仿宋"/>
                <w:b/>
                <w:bCs/>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客户类型</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下拉框</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支持选择客户类型，枚举值：全部、存量客户、潜在客户。默认为全部。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客户号</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支持按客户号精确查询转介记录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客户姓名</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支持按客户姓名模糊查询转介记录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联系电话</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支持按联系电话查询转介记录；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意向产品</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支持按意向产品筛选转介记录，</w:t>
            </w:r>
            <w:commentRangeStart w:id="54"/>
            <w:r>
              <w:rPr>
                <w:rFonts w:ascii="仿宋" w:hAnsi="仿宋" w:eastAsia="仿宋"/>
                <w:color w:val="FF0000"/>
                <w:sz w:val="24"/>
                <w:szCs w:val="24"/>
              </w:rPr>
              <w:t>枚举值：</w:t>
            </w:r>
            <w:r>
              <w:rPr>
                <w:rFonts w:hint="eastAsia" w:ascii="仿宋" w:hAnsi="仿宋" w:eastAsia="仿宋"/>
                <w:color w:val="FF0000"/>
                <w:sz w:val="24"/>
                <w:szCs w:val="24"/>
              </w:rPr>
              <w:t>个人贷款、定期存款、理财产品、保险、卡/折</w:t>
            </w:r>
            <w:commentRangeEnd w:id="54"/>
            <w:r>
              <w:rPr>
                <w:rStyle w:val="155"/>
                <w:rFonts w:ascii="仿宋" w:hAnsi="仿宋" w:eastAsia="仿宋"/>
                <w:color w:val="FF0000"/>
              </w:rPr>
              <w:commentReference w:id="54"/>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状态</w:t>
            </w:r>
          </w:p>
        </w:tc>
        <w:tc>
          <w:tcPr>
            <w:tcW w:w="2410"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非必输</w:t>
            </w:r>
          </w:p>
        </w:tc>
        <w:tc>
          <w:tcPr>
            <w:tcW w:w="1701" w:type="dxa"/>
          </w:tcPr>
          <w:p>
            <w:pPr>
              <w:spacing w:line="360" w:lineRule="auto"/>
              <w:rPr>
                <w:rFonts w:ascii="仿宋" w:hAnsi="仿宋" w:eastAsia="仿宋" w:cs="仿宋"/>
                <w:sz w:val="24"/>
                <w:szCs w:val="24"/>
              </w:rPr>
            </w:pPr>
            <w:r>
              <w:rPr>
                <w:rFonts w:hint="eastAsia" w:ascii="仿宋" w:hAnsi="仿宋" w:eastAsia="仿宋" w:cs="仿宋"/>
                <w:sz w:val="24"/>
                <w:szCs w:val="24"/>
              </w:rPr>
              <w:t>下拉框</w:t>
            </w:r>
          </w:p>
        </w:tc>
        <w:tc>
          <w:tcPr>
            <w:tcW w:w="2998" w:type="dxa"/>
          </w:tcPr>
          <w:p>
            <w:pPr>
              <w:spacing w:line="360" w:lineRule="auto"/>
              <w:rPr>
                <w:rFonts w:ascii="仿宋" w:hAnsi="仿宋" w:eastAsia="仿宋" w:cs="仿宋"/>
                <w:sz w:val="24"/>
                <w:szCs w:val="24"/>
              </w:rPr>
            </w:pPr>
            <w:r>
              <w:rPr>
                <w:rFonts w:hint="eastAsia" w:ascii="仿宋" w:hAnsi="仿宋" w:eastAsia="仿宋" w:cs="仿宋"/>
                <w:sz w:val="24"/>
                <w:szCs w:val="24"/>
              </w:rPr>
              <w:t>支持按接收状态筛选转介记录；枚举值：</w:t>
            </w:r>
            <w:r>
              <w:rPr>
                <w:rFonts w:hint="eastAsia" w:ascii="仿宋" w:hAnsi="仿宋" w:eastAsia="仿宋" w:cs="仿宋"/>
                <w:color w:val="000000" w:themeColor="text1"/>
                <w:sz w:val="24"/>
                <w:szCs w:val="24"/>
                <w14:textFill>
                  <w14:solidFill>
                    <w14:schemeClr w14:val="tx1"/>
                  </w14:solidFill>
                </w14:textFill>
              </w:rPr>
              <w:t>已接收、进行中、未落地、已落地</w:t>
            </w:r>
          </w:p>
        </w:tc>
      </w:tr>
    </w:tbl>
    <w:p>
      <w:pPr>
        <w:spacing w:line="360" w:lineRule="auto"/>
        <w:rPr>
          <w:rFonts w:ascii="仿宋" w:hAnsi="仿宋" w:eastAsia="仿宋" w:cs="仿宋"/>
          <w:sz w:val="24"/>
          <w:szCs w:val="24"/>
        </w:rPr>
      </w:pPr>
    </w:p>
    <w:p>
      <w:pPr>
        <w:pStyle w:val="7"/>
        <w:numPr>
          <w:ilvl w:val="4"/>
          <w:numId w:val="103"/>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处理</w:t>
      </w:r>
    </w:p>
    <w:p>
      <w:pPr>
        <w:spacing w:line="360" w:lineRule="auto"/>
        <w:ind w:left="709" w:hanging="709"/>
        <w:rPr>
          <w:rFonts w:ascii="仿宋" w:hAnsi="仿宋" w:eastAsia="仿宋" w:cs="仿宋"/>
          <w:b/>
          <w:bCs/>
          <w:color w:val="000000"/>
          <w:sz w:val="24"/>
          <w:szCs w:val="32"/>
        </w:rPr>
      </w:pPr>
      <w:r>
        <w:rPr>
          <w:rFonts w:hint="eastAsia" w:ascii="仿宋" w:hAnsi="仿宋" w:eastAsia="仿宋" w:cs="仿宋"/>
          <w:b/>
          <w:bCs/>
          <w:color w:val="000000"/>
          <w:sz w:val="24"/>
          <w:szCs w:val="32"/>
        </w:rPr>
        <w:t>（一）操作说明</w:t>
      </w:r>
    </w:p>
    <w:p>
      <w:pPr>
        <w:spacing w:line="360" w:lineRule="auto"/>
        <w:rPr>
          <w:rFonts w:ascii="仿宋" w:hAnsi="仿宋" w:eastAsia="仿宋" w:cs="仿宋"/>
          <w:color w:val="000000"/>
          <w:sz w:val="24"/>
          <w:szCs w:val="32"/>
        </w:rPr>
      </w:pPr>
      <w:r>
        <w:rPr>
          <w:rFonts w:hint="eastAsia" w:ascii="仿宋" w:hAnsi="仿宋" w:eastAsia="仿宋" w:cs="仿宋"/>
          <w:color w:val="000000"/>
          <w:sz w:val="24"/>
          <w:szCs w:val="32"/>
        </w:rPr>
        <w:t>1、用户进入转介管理“转介给我”</w:t>
      </w:r>
      <w:r>
        <w:rPr>
          <w:rFonts w:ascii="仿宋" w:hAnsi="仿宋" w:eastAsia="仿宋" w:cs="仿宋"/>
          <w:color w:val="000000"/>
          <w:sz w:val="24"/>
          <w:szCs w:val="32"/>
        </w:rPr>
        <w:t xml:space="preserve"> </w:t>
      </w:r>
      <w:r>
        <w:rPr>
          <w:rFonts w:hint="eastAsia" w:ascii="仿宋" w:hAnsi="仿宋" w:eastAsia="仿宋" w:cs="仿宋"/>
          <w:color w:val="000000"/>
          <w:sz w:val="24"/>
          <w:szCs w:val="32"/>
        </w:rPr>
        <w:t>页面，展示转介给我的客户列表。</w:t>
      </w:r>
    </w:p>
    <w:p>
      <w:pPr>
        <w:spacing w:line="360" w:lineRule="auto"/>
        <w:ind w:left="709" w:hanging="709"/>
        <w:rPr>
          <w:rFonts w:ascii="仿宋" w:hAnsi="仿宋" w:eastAsia="仿宋" w:cs="仿宋"/>
          <w:color w:val="000000"/>
          <w:sz w:val="24"/>
          <w:szCs w:val="32"/>
        </w:rPr>
      </w:pPr>
      <w:r>
        <w:rPr>
          <w:rFonts w:hint="eastAsia" w:ascii="仿宋" w:hAnsi="仿宋" w:eastAsia="仿宋" w:cs="仿宋"/>
          <w:color w:val="000000"/>
          <w:sz w:val="24"/>
          <w:szCs w:val="32"/>
        </w:rPr>
        <w:t>3、用户可在筛选面板操作</w:t>
      </w:r>
    </w:p>
    <w:p>
      <w:pPr>
        <w:spacing w:line="360" w:lineRule="auto"/>
        <w:ind w:left="709" w:hanging="289"/>
        <w:rPr>
          <w:rFonts w:ascii="仿宋" w:hAnsi="仿宋" w:eastAsia="仿宋" w:cs="仿宋"/>
          <w:color w:val="000000"/>
          <w:sz w:val="24"/>
          <w:szCs w:val="32"/>
        </w:rPr>
      </w:pPr>
      <w:r>
        <w:rPr>
          <w:rFonts w:hint="eastAsia" w:ascii="仿宋" w:hAnsi="仿宋" w:eastAsia="仿宋" w:cs="仿宋"/>
          <w:color w:val="000000"/>
          <w:sz w:val="24"/>
          <w:szCs w:val="32"/>
        </w:rPr>
        <w:t>支持用户根据客户号、客户姓名、联系电话、意向产品和状态查询转介记录。</w:t>
      </w:r>
    </w:p>
    <w:p>
      <w:pPr>
        <w:spacing w:line="360" w:lineRule="auto"/>
        <w:ind w:left="709" w:hanging="289"/>
        <w:rPr>
          <w:rFonts w:ascii="仿宋" w:hAnsi="仿宋" w:eastAsia="仿宋" w:cs="仿宋"/>
          <w:color w:val="000000"/>
          <w:sz w:val="24"/>
          <w:szCs w:val="32"/>
        </w:rPr>
      </w:pPr>
      <w:r>
        <w:rPr>
          <w:rFonts w:hint="eastAsia" w:ascii="仿宋" w:hAnsi="仿宋" w:eastAsia="仿宋" w:cs="仿宋"/>
          <w:color w:val="000000"/>
          <w:sz w:val="24"/>
          <w:szCs w:val="32"/>
        </w:rPr>
        <w:t>点击“查询”，系统按当前输入条件返回符合条件的客户列表结果。</w:t>
      </w:r>
    </w:p>
    <w:p>
      <w:pPr>
        <w:spacing w:line="360" w:lineRule="auto"/>
        <w:ind w:left="709" w:hanging="289"/>
        <w:rPr>
          <w:rFonts w:ascii="仿宋" w:hAnsi="仿宋" w:eastAsia="仿宋" w:cs="仿宋"/>
          <w:color w:val="000000"/>
          <w:sz w:val="24"/>
          <w:szCs w:val="32"/>
        </w:rPr>
      </w:pPr>
      <w:r>
        <w:rPr>
          <w:rFonts w:hint="eastAsia" w:ascii="仿宋" w:hAnsi="仿宋" w:eastAsia="仿宋" w:cs="仿宋"/>
          <w:color w:val="000000"/>
          <w:sz w:val="24"/>
          <w:szCs w:val="32"/>
        </w:rPr>
        <w:t>点击“重置”，系统清空当前输入条件并恢复初始状态。</w:t>
      </w:r>
    </w:p>
    <w:p>
      <w:pPr>
        <w:spacing w:line="360" w:lineRule="auto"/>
        <w:ind w:left="709" w:hanging="709"/>
        <w:rPr>
          <w:rFonts w:ascii="仿宋" w:hAnsi="仿宋" w:eastAsia="仿宋" w:cs="仿宋"/>
          <w:color w:val="000000"/>
          <w:sz w:val="24"/>
          <w:szCs w:val="32"/>
        </w:rPr>
      </w:pPr>
      <w:r>
        <w:rPr>
          <w:rFonts w:hint="eastAsia" w:ascii="仿宋" w:hAnsi="仿宋" w:eastAsia="仿宋" w:cs="仿宋"/>
          <w:color w:val="000000"/>
          <w:sz w:val="24"/>
          <w:szCs w:val="32"/>
        </w:rPr>
        <w:t>4、用户可在列表卡片操作按钮区操作：</w:t>
      </w:r>
    </w:p>
    <w:p>
      <w:pPr>
        <w:spacing w:line="360" w:lineRule="auto"/>
        <w:ind w:left="709" w:hanging="289"/>
        <w:rPr>
          <w:rFonts w:ascii="仿宋" w:hAnsi="仿宋" w:eastAsia="仿宋" w:cs="仿宋"/>
          <w:color w:val="000000"/>
          <w:sz w:val="24"/>
          <w:szCs w:val="32"/>
        </w:rPr>
      </w:pPr>
      <w:r>
        <w:rPr>
          <w:rFonts w:hint="eastAsia" w:ascii="仿宋" w:hAnsi="仿宋" w:eastAsia="仿宋" w:cs="仿宋"/>
          <w:color w:val="000000"/>
          <w:sz w:val="24"/>
          <w:szCs w:val="32"/>
        </w:rPr>
        <w:t>用户点击“邀约计划”按钮，系统从右侧抽屉式弹出“邀约计划”界面，详见</w:t>
      </w:r>
      <w:r>
        <w:rPr>
          <w:rFonts w:hint="eastAsia" w:ascii="仿宋" w:hAnsi="仿宋" w:eastAsia="仿宋" w:cs="仿宋"/>
          <w:i/>
          <w:iCs/>
          <w:color w:val="000000"/>
          <w:sz w:val="24"/>
          <w:szCs w:val="32"/>
        </w:rPr>
        <w:t>“移动端（企微）功能需求/转介管理/转介给我/邀约计划”章节</w:t>
      </w:r>
      <w:r>
        <w:rPr>
          <w:rFonts w:hint="eastAsia" w:ascii="仿宋" w:hAnsi="仿宋" w:eastAsia="仿宋" w:cs="仿宋"/>
          <w:color w:val="000000"/>
          <w:sz w:val="24"/>
          <w:szCs w:val="32"/>
        </w:rPr>
        <w:t>。</w:t>
      </w:r>
    </w:p>
    <w:p>
      <w:pPr>
        <w:spacing w:line="360" w:lineRule="auto"/>
        <w:ind w:left="709" w:hanging="709"/>
        <w:rPr>
          <w:rFonts w:ascii="仿宋" w:hAnsi="仿宋" w:eastAsia="仿宋" w:cs="仿宋"/>
          <w:b/>
          <w:bCs/>
          <w:color w:val="000000"/>
          <w:sz w:val="24"/>
          <w:szCs w:val="32"/>
        </w:rPr>
      </w:pPr>
      <w:r>
        <w:rPr>
          <w:rFonts w:hint="eastAsia" w:ascii="仿宋" w:hAnsi="仿宋" w:eastAsia="仿宋" w:cs="仿宋"/>
          <w:b/>
          <w:bCs/>
          <w:color w:val="000000"/>
          <w:sz w:val="24"/>
          <w:szCs w:val="32"/>
        </w:rPr>
        <w:t>（二）规则与约束</w:t>
      </w:r>
    </w:p>
    <w:p>
      <w:pPr>
        <w:spacing w:line="360" w:lineRule="auto"/>
        <w:ind w:left="709" w:hanging="709"/>
        <w:rPr>
          <w:rFonts w:ascii="仿宋" w:hAnsi="仿宋" w:eastAsia="仿宋" w:cs="仿宋"/>
          <w:color w:val="000000"/>
          <w:sz w:val="24"/>
          <w:szCs w:val="32"/>
        </w:rPr>
      </w:pPr>
      <w:r>
        <w:rPr>
          <w:rFonts w:ascii="仿宋" w:hAnsi="仿宋" w:eastAsia="仿宋" w:cs="仿宋"/>
          <w:color w:val="000000"/>
          <w:sz w:val="24"/>
          <w:szCs w:val="32"/>
        </w:rPr>
        <w:t>1</w:t>
      </w:r>
      <w:r>
        <w:rPr>
          <w:rFonts w:hint="eastAsia" w:ascii="仿宋" w:hAnsi="仿宋" w:eastAsia="仿宋" w:cs="仿宋"/>
          <w:color w:val="000000"/>
          <w:sz w:val="24"/>
          <w:szCs w:val="32"/>
        </w:rPr>
        <w:t>、状态说明：</w:t>
      </w:r>
      <w:r>
        <w:rPr>
          <w:rFonts w:hint="eastAsia" w:ascii="仿宋" w:hAnsi="仿宋" w:eastAsia="仿宋" w:cs="仿宋"/>
          <w:i/>
          <w:iCs/>
          <w:color w:val="000000"/>
          <w:sz w:val="24"/>
          <w:szCs w:val="32"/>
        </w:rPr>
        <w:t>详见转介管理（手机银行侧功能）/我的转介章节</w:t>
      </w:r>
      <w:r>
        <w:rPr>
          <w:rFonts w:hint="eastAsia" w:ascii="仿宋" w:hAnsi="仿宋" w:eastAsia="仿宋" w:cs="仿宋"/>
          <w:color w:val="000000"/>
          <w:sz w:val="24"/>
          <w:szCs w:val="32"/>
        </w:rPr>
        <w:t>。</w:t>
      </w:r>
    </w:p>
    <w:p>
      <w:pPr>
        <w:spacing w:line="360" w:lineRule="auto"/>
        <w:rPr>
          <w:rFonts w:ascii="仿宋" w:hAnsi="仿宋" w:eastAsia="仿宋" w:cs="仿宋"/>
          <w:color w:val="000000" w:themeColor="text1"/>
          <w:sz w:val="24"/>
          <w:szCs w:val="32"/>
          <w14:textFill>
            <w14:solidFill>
              <w14:schemeClr w14:val="tx1"/>
            </w14:solidFill>
          </w14:textFill>
        </w:rPr>
      </w:pPr>
      <w:r>
        <w:rPr>
          <w:rFonts w:hint="eastAsia" w:ascii="仿宋" w:hAnsi="仿宋" w:eastAsia="仿宋" w:cs="仿宋"/>
          <w:color w:val="000000"/>
          <w:sz w:val="24"/>
          <w:szCs w:val="32"/>
        </w:rPr>
        <w:t>2、</w:t>
      </w:r>
      <w:r>
        <w:rPr>
          <w:rFonts w:hint="eastAsia" w:ascii="仿宋" w:hAnsi="仿宋" w:eastAsia="仿宋" w:cs="仿宋"/>
          <w:color w:val="000000" w:themeColor="text1"/>
          <w:sz w:val="24"/>
          <w:szCs w:val="32"/>
          <w14:textFill>
            <w14:solidFill>
              <w14:schemeClr w14:val="tx1"/>
            </w14:solidFill>
          </w14:textFill>
        </w:rPr>
        <w:t>客户类型：由联系电话自动匹配行内存量客户和潜在客户信息，自动反显，不允许手工修改。</w:t>
      </w:r>
    </w:p>
    <w:p>
      <w:pPr>
        <w:spacing w:after="200" w:line="360" w:lineRule="auto"/>
        <w:ind w:firstLine="420"/>
        <w:rPr>
          <w:rFonts w:ascii="仿宋" w:hAnsi="仿宋" w:eastAsia="仿宋" w:cs="仿宋"/>
          <w:color w:val="000000" w:themeColor="text1"/>
          <w:sz w:val="24"/>
          <w:szCs w:val="32"/>
          <w14:textFill>
            <w14:solidFill>
              <w14:schemeClr w14:val="tx1"/>
            </w14:solidFill>
          </w14:textFill>
        </w:rPr>
      </w:pPr>
      <w:r>
        <w:rPr>
          <w:rFonts w:hint="eastAsia" w:ascii="仿宋" w:hAnsi="仿宋" w:eastAsia="仿宋" w:cs="仿宋"/>
          <w:color w:val="000000" w:themeColor="text1"/>
          <w:sz w:val="24"/>
          <w:szCs w:val="32"/>
          <w14:textFill>
            <w14:solidFill>
              <w14:schemeClr w14:val="tx1"/>
            </w14:solidFill>
          </w14:textFill>
        </w:rPr>
        <w:t>先按联系电话匹配是否为存量客户，若能够匹配上则客户类型反显为存量客户。</w:t>
      </w:r>
    </w:p>
    <w:p>
      <w:pPr>
        <w:spacing w:after="200" w:line="360" w:lineRule="auto"/>
        <w:ind w:firstLine="420"/>
        <w:rPr>
          <w:rFonts w:ascii="仿宋" w:hAnsi="仿宋" w:eastAsia="仿宋" w:cs="仿宋"/>
          <w:color w:val="000000" w:themeColor="text1"/>
          <w:sz w:val="24"/>
          <w:szCs w:val="32"/>
          <w14:textFill>
            <w14:solidFill>
              <w14:schemeClr w14:val="tx1"/>
            </w14:solidFill>
          </w14:textFill>
        </w:rPr>
      </w:pPr>
      <w:r>
        <w:rPr>
          <w:rFonts w:hint="eastAsia" w:ascii="仿宋" w:hAnsi="仿宋" w:eastAsia="仿宋" w:cs="仿宋"/>
          <w:color w:val="000000" w:themeColor="text1"/>
          <w:sz w:val="24"/>
          <w:szCs w:val="32"/>
          <w14:textFill>
            <w14:solidFill>
              <w14:schemeClr w14:val="tx1"/>
            </w14:solidFill>
          </w14:textFill>
        </w:rPr>
        <w:t>若匹配不上再去匹配潜在客户，若能够匹配上则客户类型反显为潜在客户。</w:t>
      </w:r>
    </w:p>
    <w:p>
      <w:pPr>
        <w:spacing w:after="200" w:line="360" w:lineRule="auto"/>
        <w:ind w:firstLine="420"/>
        <w:rPr>
          <w:rFonts w:ascii="仿宋" w:hAnsi="仿宋" w:eastAsia="仿宋" w:cs="仿宋"/>
          <w:color w:val="000000" w:themeColor="text1"/>
          <w:sz w:val="24"/>
          <w:szCs w:val="32"/>
          <w14:textFill>
            <w14:solidFill>
              <w14:schemeClr w14:val="tx1"/>
            </w14:solidFill>
          </w14:textFill>
        </w:rPr>
      </w:pPr>
      <w:r>
        <w:rPr>
          <w:rFonts w:hint="eastAsia" w:ascii="仿宋" w:hAnsi="仿宋" w:eastAsia="仿宋" w:cs="仿宋"/>
          <w:color w:val="000000" w:themeColor="text1"/>
          <w:sz w:val="24"/>
          <w:szCs w:val="32"/>
          <w14:textFill>
            <w14:solidFill>
              <w14:schemeClr w14:val="tx1"/>
            </w14:solidFill>
          </w14:textFill>
        </w:rPr>
        <w:t>若潜在客户也匹配不上，则客户类型反显为潜在客户并且新增转介客户的同时在我的潜客同步新增一条潜在客户记录。</w:t>
      </w:r>
    </w:p>
    <w:p>
      <w:pPr>
        <w:spacing w:line="360" w:lineRule="auto"/>
        <w:ind w:left="709" w:hanging="709"/>
        <w:rPr>
          <w:rFonts w:ascii="仿宋" w:hAnsi="仿宋" w:eastAsia="仿宋" w:cs="仿宋"/>
          <w:color w:val="000000"/>
          <w:sz w:val="24"/>
          <w:szCs w:val="32"/>
        </w:rPr>
      </w:pPr>
      <w:r>
        <w:rPr>
          <w:rFonts w:hint="eastAsia" w:ascii="仿宋" w:hAnsi="仿宋" w:eastAsia="仿宋" w:cs="仿宋"/>
          <w:color w:val="000000"/>
          <w:sz w:val="24"/>
          <w:szCs w:val="32"/>
        </w:rPr>
        <w:t>4、默认按照接收日期，从近及远排序。</w:t>
      </w:r>
    </w:p>
    <w:p>
      <w:pPr>
        <w:spacing w:line="360" w:lineRule="auto"/>
        <w:ind w:left="709" w:hanging="709"/>
        <w:rPr>
          <w:rFonts w:ascii="仿宋" w:hAnsi="仿宋" w:eastAsia="仿宋" w:cs="仿宋"/>
          <w:b/>
          <w:bCs/>
          <w:color w:val="000000"/>
          <w:sz w:val="24"/>
          <w:szCs w:val="32"/>
        </w:rPr>
      </w:pPr>
      <w:r>
        <w:rPr>
          <w:rFonts w:hint="eastAsia" w:ascii="仿宋" w:hAnsi="仿宋" w:eastAsia="仿宋" w:cs="仿宋"/>
          <w:b/>
          <w:bCs/>
          <w:color w:val="000000"/>
          <w:sz w:val="24"/>
          <w:szCs w:val="32"/>
        </w:rPr>
        <w:t>（三）权限说明</w:t>
      </w:r>
    </w:p>
    <w:p>
      <w:pPr>
        <w:spacing w:line="360" w:lineRule="auto"/>
        <w:ind w:left="709" w:hanging="709"/>
        <w:rPr>
          <w:rFonts w:ascii="仿宋" w:hAnsi="仿宋" w:eastAsia="仿宋" w:cs="仿宋"/>
          <w:color w:val="000000"/>
          <w:sz w:val="24"/>
          <w:szCs w:val="32"/>
        </w:rPr>
      </w:pPr>
      <w:r>
        <w:rPr>
          <w:rFonts w:hint="eastAsia" w:ascii="仿宋" w:hAnsi="仿宋" w:eastAsia="仿宋" w:cs="仿宋"/>
          <w:color w:val="000000"/>
          <w:sz w:val="24"/>
          <w:szCs w:val="32"/>
        </w:rPr>
        <w:t>1.客户经理可在“转介给我”列表查看本人转介给本人的转介客户信息。</w:t>
      </w:r>
    </w:p>
    <w:p>
      <w:pPr>
        <w:pStyle w:val="7"/>
        <w:numPr>
          <w:ilvl w:val="4"/>
          <w:numId w:val="103"/>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输出</w:t>
      </w:r>
    </w:p>
    <w:p>
      <w:pPr>
        <w:spacing w:line="360" w:lineRule="auto"/>
        <w:rPr>
          <w:rFonts w:ascii="仿宋" w:hAnsi="仿宋" w:eastAsia="仿宋" w:cs="仿宋"/>
          <w:sz w:val="24"/>
          <w:szCs w:val="24"/>
        </w:rPr>
      </w:pPr>
      <w:r>
        <w:rPr>
          <w:rFonts w:hint="eastAsia" w:ascii="仿宋" w:hAnsi="仿宋" w:eastAsia="仿宋" w:cs="仿宋"/>
          <w:sz w:val="24"/>
          <w:szCs w:val="24"/>
        </w:rPr>
        <w:t>系统展示符合条件的“转介给我”客户记录列表，便于用户查看客户信息、转介来源人、状态及当前可执行操作。</w:t>
      </w:r>
    </w:p>
    <w:tbl>
      <w:tblPr>
        <w:tblStyle w:val="50"/>
        <w:tblW w:w="906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2693"/>
        <w:gridCol w:w="1560"/>
        <w:gridCol w:w="28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rPr>
            </w:pPr>
            <w:r>
              <w:rPr>
                <w:rFonts w:hint="eastAsia" w:ascii="仿宋" w:hAnsi="仿宋" w:eastAsia="仿宋" w:cs="仿宋"/>
                <w:b/>
                <w:bCs/>
                <w:color w:val="000000"/>
                <w:sz w:val="24"/>
                <w:szCs w:val="24"/>
              </w:rPr>
              <w:t>字段名称</w:t>
            </w:r>
          </w:p>
        </w:tc>
        <w:tc>
          <w:tcPr>
            <w:tcW w:w="2693" w:type="dxa"/>
            <w:shd w:val="clear" w:color="auto" w:fill="auto"/>
          </w:tcPr>
          <w:p>
            <w:pPr>
              <w:spacing w:line="360" w:lineRule="auto"/>
              <w:rPr>
                <w:rFonts w:ascii="仿宋" w:hAnsi="仿宋" w:eastAsia="仿宋" w:cs="仿宋"/>
              </w:rPr>
            </w:pPr>
            <w:r>
              <w:rPr>
                <w:rFonts w:hint="eastAsia" w:ascii="仿宋" w:hAnsi="仿宋" w:eastAsia="仿宋" w:cs="仿宋"/>
                <w:b/>
                <w:bCs/>
                <w:color w:val="000000"/>
                <w:sz w:val="24"/>
                <w:szCs w:val="24"/>
              </w:rPr>
              <w:t>约束及校验规则</w:t>
            </w:r>
          </w:p>
        </w:tc>
        <w:tc>
          <w:tcPr>
            <w:tcW w:w="1560" w:type="dxa"/>
          </w:tcPr>
          <w:p>
            <w:pPr>
              <w:spacing w:line="360" w:lineRule="auto"/>
              <w:rPr>
                <w:rFonts w:ascii="仿宋" w:hAnsi="仿宋" w:eastAsia="仿宋" w:cs="仿宋"/>
              </w:rPr>
            </w:pPr>
            <w:r>
              <w:rPr>
                <w:rFonts w:hint="eastAsia" w:ascii="仿宋" w:hAnsi="仿宋" w:eastAsia="仿宋" w:cs="仿宋"/>
                <w:b/>
                <w:bCs/>
                <w:color w:val="000000"/>
                <w:sz w:val="24"/>
                <w:szCs w:val="24"/>
              </w:rPr>
              <w:t>数据类型</w:t>
            </w:r>
          </w:p>
        </w:tc>
        <w:tc>
          <w:tcPr>
            <w:tcW w:w="2856" w:type="dxa"/>
          </w:tcPr>
          <w:p>
            <w:pPr>
              <w:spacing w:line="360" w:lineRule="auto"/>
              <w:rPr>
                <w:rFonts w:ascii="仿宋" w:hAnsi="仿宋" w:eastAsia="仿宋" w:cs="仿宋"/>
              </w:rPr>
            </w:pPr>
            <w:r>
              <w:rPr>
                <w:rFonts w:hint="eastAsia" w:ascii="仿宋" w:hAnsi="仿宋" w:eastAsia="仿宋" w:cs="仿宋"/>
                <w:b/>
                <w:bCs/>
                <w:color w:val="000000"/>
                <w:sz w:val="24"/>
                <w:szCs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客户号</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展示转介客户客户号，存量客户展示核心客户号、潜在客户展示潜在客户号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客户姓名</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客户类型</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展示转介客户类型，枚举值：存量客户、潜在客户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联系电话</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脱敏显示，保留前3位和后4位，中间4位掩码，如`138****1234`</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展示转介客户联系方式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意向产品</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展示转介客户意向产品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转介人</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反显、格式：工号+姓名</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状态</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展示转介记录当前接收状态。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提升AUM</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当转介状态为“已落地”时，展示本次转介客户的AUM提升金额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说明</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转介日期</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反显、格式化：YYYY-MM-DD</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文本</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展示转介日期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tcPr>
          <w:p>
            <w:pPr>
              <w:spacing w:line="360" w:lineRule="auto"/>
              <w:rPr>
                <w:rFonts w:ascii="仿宋" w:hAnsi="仿宋" w:eastAsia="仿宋" w:cs="仿宋"/>
                <w:b/>
                <w:bCs/>
                <w:sz w:val="24"/>
                <w:szCs w:val="24"/>
              </w:rPr>
            </w:pPr>
            <w:r>
              <w:rPr>
                <w:rFonts w:hint="eastAsia" w:ascii="仿宋" w:hAnsi="仿宋" w:eastAsia="仿宋" w:cs="仿宋"/>
                <w:b/>
                <w:bCs/>
                <w:sz w:val="24"/>
                <w:szCs w:val="24"/>
              </w:rPr>
              <w:t>操作</w:t>
            </w:r>
          </w:p>
        </w:tc>
        <w:tc>
          <w:tcPr>
            <w:tcW w:w="2693" w:type="dxa"/>
            <w:shd w:val="clear" w:color="auto" w:fill="auto"/>
          </w:tcPr>
          <w:p>
            <w:pPr>
              <w:spacing w:line="360" w:lineRule="auto"/>
              <w:rPr>
                <w:rFonts w:ascii="仿宋" w:hAnsi="仿宋" w:eastAsia="仿宋" w:cs="仿宋"/>
                <w:sz w:val="24"/>
                <w:szCs w:val="24"/>
              </w:rPr>
            </w:pPr>
            <w:r>
              <w:rPr>
                <w:rFonts w:hint="eastAsia" w:ascii="仿宋" w:hAnsi="仿宋" w:eastAsia="仿宋" w:cs="仿宋"/>
                <w:sz w:val="24"/>
                <w:szCs w:val="24"/>
              </w:rPr>
              <w:t>反显</w:t>
            </w:r>
          </w:p>
        </w:tc>
        <w:tc>
          <w:tcPr>
            <w:tcW w:w="1560" w:type="dxa"/>
          </w:tcPr>
          <w:p>
            <w:pPr>
              <w:spacing w:line="360" w:lineRule="auto"/>
              <w:rPr>
                <w:rFonts w:ascii="仿宋" w:hAnsi="仿宋" w:eastAsia="仿宋" w:cs="仿宋"/>
                <w:sz w:val="24"/>
                <w:szCs w:val="24"/>
              </w:rPr>
            </w:pPr>
            <w:r>
              <w:rPr>
                <w:rFonts w:hint="eastAsia" w:ascii="仿宋" w:hAnsi="仿宋" w:eastAsia="仿宋" w:cs="仿宋"/>
                <w:sz w:val="24"/>
                <w:szCs w:val="24"/>
              </w:rPr>
              <w:t>按钮</w:t>
            </w:r>
          </w:p>
        </w:tc>
        <w:tc>
          <w:tcPr>
            <w:tcW w:w="2856" w:type="dxa"/>
          </w:tcPr>
          <w:p>
            <w:pPr>
              <w:spacing w:line="360" w:lineRule="auto"/>
              <w:rPr>
                <w:rFonts w:ascii="仿宋" w:hAnsi="仿宋" w:eastAsia="仿宋" w:cs="仿宋"/>
                <w:sz w:val="24"/>
                <w:szCs w:val="24"/>
              </w:rPr>
            </w:pPr>
            <w:r>
              <w:rPr>
                <w:rFonts w:hint="eastAsia" w:ascii="仿宋" w:hAnsi="仿宋" w:eastAsia="仿宋" w:cs="仿宋"/>
                <w:sz w:val="24"/>
                <w:szCs w:val="24"/>
              </w:rPr>
              <w:t>按钮：邀约计划</w:t>
            </w:r>
          </w:p>
        </w:tc>
      </w:tr>
    </w:tbl>
    <w:p>
      <w:pPr>
        <w:spacing w:line="360" w:lineRule="auto"/>
        <w:rPr>
          <w:rFonts w:ascii="仿宋" w:hAnsi="仿宋" w:eastAsia="仿宋" w:cs="仿宋"/>
        </w:rPr>
      </w:pPr>
    </w:p>
    <w:p>
      <w:pPr>
        <w:pStyle w:val="7"/>
        <w:numPr>
          <w:ilvl w:val="4"/>
          <w:numId w:val="103"/>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输入输出的界面</w:t>
      </w:r>
    </w:p>
    <w:p>
      <w:pPr>
        <w:spacing w:line="360" w:lineRule="auto"/>
        <w:ind w:firstLine="420"/>
        <w:jc w:val="left"/>
        <w:rPr>
          <w:rFonts w:ascii="仿宋" w:hAnsi="仿宋" w:eastAsia="仿宋" w:cs="仿宋"/>
          <w:color w:val="000000"/>
          <w:sz w:val="24"/>
          <w:szCs w:val="24"/>
        </w:rPr>
      </w:pPr>
      <w:r>
        <w:rPr>
          <w:rFonts w:ascii="仿宋" w:hAnsi="仿宋" w:eastAsia="仿宋" w:cs="仿宋"/>
          <w:sz w:val="24"/>
        </w:rPr>
        <w:t>待提供</w:t>
      </w:r>
    </w:p>
    <w:p>
      <w:pPr>
        <w:pStyle w:val="7"/>
        <w:numPr>
          <w:ilvl w:val="4"/>
          <w:numId w:val="103"/>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rPr>
        <w:t>核算处理</w:t>
      </w:r>
    </w:p>
    <w:p>
      <w:pPr>
        <w:spacing w:line="360" w:lineRule="auto"/>
        <w:ind w:firstLine="420"/>
        <w:rPr>
          <w:rFonts w:ascii="仿宋" w:hAnsi="仿宋" w:eastAsia="仿宋" w:cs="仿宋"/>
        </w:rPr>
      </w:pPr>
      <w:r>
        <w:rPr>
          <w:rFonts w:hint="eastAsia" w:ascii="仿宋" w:hAnsi="仿宋" w:eastAsia="仿宋" w:cs="仿宋"/>
          <w:color w:val="000000"/>
          <w:sz w:val="24"/>
          <w:szCs w:val="24"/>
        </w:rPr>
        <w:t>不涉及。</w:t>
      </w:r>
    </w:p>
    <w:p>
      <w:pPr>
        <w:pStyle w:val="7"/>
        <w:numPr>
          <w:ilvl w:val="4"/>
          <w:numId w:val="103"/>
        </w:numPr>
        <w:spacing w:line="360" w:lineRule="auto"/>
        <w:ind w:left="1418" w:hanging="1418"/>
        <w:rPr>
          <w:rFonts w:ascii="仿宋" w:hAnsi="仿宋" w:eastAsia="仿宋" w:cs="仿宋"/>
          <w:b w:val="0"/>
          <w:bCs w:val="0"/>
          <w:szCs w:val="24"/>
        </w:rPr>
      </w:pPr>
      <w:r>
        <w:rPr>
          <w:rFonts w:hint="eastAsia" w:ascii="仿宋" w:hAnsi="仿宋" w:eastAsia="仿宋" w:cs="仿宋"/>
          <w:i w:val="0"/>
          <w:iCs w:val="0"/>
          <w:sz w:val="24"/>
          <w:szCs w:val="24"/>
        </w:rPr>
        <w:t>凭证/合同/协议打印</w:t>
      </w:r>
    </w:p>
    <w:p>
      <w:pPr>
        <w:spacing w:line="360" w:lineRule="auto"/>
        <w:ind w:firstLine="420"/>
        <w:rPr>
          <w:rFonts w:ascii="仿宋" w:hAnsi="仿宋" w:eastAsia="仿宋" w:cs="仿宋"/>
        </w:rPr>
      </w:pPr>
      <w:r>
        <w:rPr>
          <w:rFonts w:hint="eastAsia" w:ascii="仿宋" w:hAnsi="仿宋" w:eastAsia="仿宋" w:cs="仿宋"/>
          <w:color w:val="000000"/>
          <w:sz w:val="24"/>
          <w:szCs w:val="24"/>
        </w:rPr>
        <w:t>不涉及。</w:t>
      </w:r>
    </w:p>
    <w:p>
      <w:pPr>
        <w:pStyle w:val="6"/>
        <w:numPr>
          <w:ilvl w:val="3"/>
          <w:numId w:val="102"/>
        </w:numPr>
        <w:spacing w:line="360" w:lineRule="auto"/>
        <w:ind w:left="1418" w:hanging="1418"/>
        <w:rPr>
          <w:rFonts w:ascii="仿宋" w:hAnsi="仿宋" w:eastAsia="仿宋" w:cs="仿宋"/>
          <w:b w:val="0"/>
          <w:bCs w:val="0"/>
        </w:rPr>
      </w:pPr>
      <w:r>
        <w:rPr>
          <w:rFonts w:hint="eastAsia" w:ascii="仿宋" w:hAnsi="仿宋" w:eastAsia="仿宋"/>
        </w:rPr>
        <w:t>邀约计划</w:t>
      </w:r>
    </w:p>
    <w:p>
      <w:pPr>
        <w:spacing w:line="360" w:lineRule="auto"/>
      </w:pPr>
      <w:r>
        <w:rPr>
          <w:rFonts w:hint="eastAsia" w:ascii="仿宋" w:hAnsi="仿宋" w:eastAsia="仿宋"/>
          <w:i/>
          <w:iCs/>
          <w:sz w:val="24"/>
          <w:szCs w:val="24"/>
        </w:rPr>
        <w:t>详见：PC端功能需求/公共功能/客户联络/邀约计划章节</w:t>
      </w:r>
    </w:p>
    <w:p>
      <w:pPr>
        <w:pStyle w:val="5"/>
        <w:numPr>
          <w:ilvl w:val="2"/>
          <w:numId w:val="82"/>
        </w:numPr>
        <w:spacing w:line="360" w:lineRule="auto"/>
        <w:ind w:left="993" w:hanging="993"/>
      </w:pPr>
      <w:bookmarkStart w:id="132" w:name="_Toc233295886"/>
      <w:r>
        <w:rPr>
          <w:rFonts w:hint="eastAsia"/>
          <w:sz w:val="28"/>
          <w:szCs w:val="28"/>
        </w:rPr>
        <w:t>营销活动管理</w:t>
      </w:r>
      <w:bookmarkEnd w:id="132"/>
    </w:p>
    <w:p>
      <w:pPr>
        <w:pStyle w:val="6"/>
        <w:numPr>
          <w:ilvl w:val="3"/>
          <w:numId w:val="104"/>
        </w:numPr>
        <w:spacing w:line="360" w:lineRule="auto"/>
        <w:rPr>
          <w:rFonts w:ascii="仿宋" w:hAnsi="仿宋" w:eastAsia="仿宋"/>
          <w:b w:val="0"/>
          <w:bCs w:val="0"/>
        </w:rPr>
      </w:pPr>
      <w:r>
        <w:rPr>
          <w:rFonts w:hint="eastAsia" w:ascii="仿宋" w:hAnsi="仿宋" w:eastAsia="仿宋"/>
        </w:rPr>
        <w:t>营销活动管理-列表</w:t>
      </w:r>
    </w:p>
    <w:p>
      <w:pPr>
        <w:pStyle w:val="7"/>
        <w:numPr>
          <w:ilvl w:val="4"/>
          <w:numId w:val="105"/>
        </w:numPr>
        <w:spacing w:line="360" w:lineRule="auto"/>
        <w:rPr>
          <w:rFonts w:ascii="仿宋" w:hAnsi="仿宋" w:eastAsia="仿宋" w:cs="仿宋"/>
          <w:b w:val="0"/>
          <w:bCs w:val="0"/>
          <w:i w:val="0"/>
          <w:i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支持用户查看上级机构与本机构创建的营销活动列表并支持按条件筛选。</w:t>
      </w:r>
    </w:p>
    <w:p>
      <w:pPr>
        <w:pStyle w:val="7"/>
        <w:numPr>
          <w:ilvl w:val="4"/>
          <w:numId w:val="105"/>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color w:val="000000"/>
          <w:sz w:val="24"/>
        </w:rPr>
      </w:pPr>
      <w:r>
        <w:rPr>
          <w:rFonts w:hint="eastAsia" w:ascii="仿宋" w:hAnsi="仿宋" w:eastAsia="仿宋"/>
          <w:color w:val="000000"/>
          <w:sz w:val="24"/>
        </w:rPr>
        <w:t>在“营销活动管理”列表，点击“筛选”按钮，</w:t>
      </w:r>
      <w:r>
        <w:rPr>
          <w:rFonts w:hint="eastAsia" w:ascii="仿宋" w:hAnsi="仿宋" w:eastAsia="仿宋"/>
          <w:sz w:val="24"/>
          <w:szCs w:val="24"/>
        </w:rPr>
        <w:t>系统打开筛选面板</w:t>
      </w:r>
      <w:r>
        <w:rPr>
          <w:rFonts w:hint="eastAsia" w:ascii="仿宋" w:hAnsi="仿宋" w:eastAsia="仿宋"/>
          <w:color w:val="000000"/>
          <w:sz w:val="24"/>
        </w:rPr>
        <w:t>，支持通过“归属机构”、“活动名称”、“开始日期”、“任务状态”等条件进行查询，并提供“查询”、“重置”完成筛选。</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归属机构</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默认</w:t>
            </w:r>
            <w:r>
              <w:rPr>
                <w:rFonts w:hint="eastAsia" w:ascii="仿宋" w:hAnsi="仿宋" w:eastAsia="仿宋" w:cs="仿宋"/>
                <w:sz w:val="24"/>
                <w:lang w:bidi="ar"/>
              </w:rPr>
              <w:t>反显</w:t>
            </w:r>
            <w:r>
              <w:rPr>
                <w:rFonts w:ascii="仿宋" w:hAnsi="仿宋" w:eastAsia="仿宋" w:cs="仿宋"/>
                <w:sz w:val="24"/>
                <w:lang w:bidi="ar"/>
              </w:rPr>
              <w:t>当前用户归属机构，可调整</w:t>
            </w:r>
            <w:r>
              <w:rPr>
                <w:rFonts w:hint="eastAsia" w:ascii="仿宋" w:hAnsi="仿宋" w:eastAsia="仿宋" w:cs="仿宋"/>
                <w:sz w:val="24"/>
                <w:lang w:bidi="ar"/>
              </w:rPr>
              <w:t>，必输。</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机构树</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支持按归属机构查询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活动名称</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文本</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支持按活动名称查询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活动类型</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下拉框</w:t>
            </w:r>
          </w:p>
        </w:tc>
        <w:tc>
          <w:tcPr>
            <w:tcW w:w="2270" w:type="dxa"/>
          </w:tcPr>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支持按活动类型查询、</w:t>
            </w:r>
            <w:r>
              <w:rPr>
                <w:rFonts w:ascii="仿宋" w:hAnsi="仿宋" w:eastAsia="仿宋" w:cs="仿宋"/>
                <w:sz w:val="24"/>
                <w:lang w:bidi="ar"/>
              </w:rPr>
              <w:t>枚举值</w:t>
            </w:r>
            <w:r>
              <w:rPr>
                <w:rFonts w:hint="eastAsia" w:ascii="仿宋" w:hAnsi="仿宋" w:eastAsia="仿宋" w:cs="仿宋"/>
                <w:sz w:val="24"/>
                <w:lang w:bidi="ar"/>
              </w:rPr>
              <w:t>：综合方案、价值提升、客户维系。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rPr>
            </w:pPr>
            <w:r>
              <w:rPr>
                <w:rFonts w:hint="eastAsia" w:ascii="仿宋" w:hAnsi="仿宋" w:eastAsia="仿宋" w:cs="仿宋"/>
                <w:color w:val="000000"/>
                <w:sz w:val="24"/>
              </w:rPr>
              <w:t>开始日期</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r>
              <w:rPr>
                <w:rFonts w:ascii="仿宋" w:hAnsi="仿宋" w:eastAsia="仿宋" w:cs="仿宋"/>
                <w:sz w:val="24"/>
                <w:lang w:bidi="ar"/>
              </w:rPr>
              <w:t>支持时间范围筛选</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日期</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支持按活动开展时间查询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任务状态</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下拉框</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枚举值：全部、未开始、进行中、已结束。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查询</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反显，可点击</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按钮</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点击执行查询操作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重置</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反显，可点击</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按钮</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点击清空当前筛选条件</w:t>
            </w:r>
          </w:p>
        </w:tc>
      </w:tr>
    </w:tbl>
    <w:p>
      <w:pPr>
        <w:spacing w:line="360" w:lineRule="auto"/>
        <w:rPr>
          <w:rFonts w:ascii="仿宋" w:hAnsi="仿宋" w:eastAsia="仿宋"/>
        </w:rPr>
      </w:pPr>
    </w:p>
    <w:p>
      <w:pPr>
        <w:pStyle w:val="7"/>
        <w:numPr>
          <w:ilvl w:val="4"/>
          <w:numId w:val="105"/>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line="360" w:lineRule="auto"/>
        <w:rPr>
          <w:rFonts w:ascii="仿宋" w:hAnsi="仿宋" w:eastAsia="仿宋"/>
          <w:b/>
          <w:bCs/>
          <w:sz w:val="24"/>
        </w:rPr>
      </w:pPr>
      <w:r>
        <w:rPr>
          <w:rFonts w:hint="eastAsia" w:ascii="仿宋" w:hAnsi="仿宋" w:eastAsia="仿宋"/>
          <w:b/>
          <w:bCs/>
          <w:sz w:val="24"/>
        </w:rPr>
        <w:t>（一）操作说明</w:t>
      </w:r>
    </w:p>
    <w:p>
      <w:pPr>
        <w:spacing w:line="360" w:lineRule="auto"/>
        <w:rPr>
          <w:rFonts w:ascii="仿宋" w:hAnsi="仿宋" w:eastAsia="仿宋"/>
          <w:sz w:val="24"/>
        </w:rPr>
      </w:pPr>
      <w:r>
        <w:rPr>
          <w:rFonts w:hint="eastAsia" w:ascii="仿宋" w:hAnsi="仿宋" w:eastAsia="仿宋"/>
          <w:sz w:val="24"/>
        </w:rPr>
        <w:t>1. 用户进入营销活动管理列表页。</w:t>
      </w:r>
    </w:p>
    <w:p>
      <w:pPr>
        <w:spacing w:line="360" w:lineRule="auto"/>
        <w:rPr>
          <w:rFonts w:ascii="仿宋" w:hAnsi="仿宋" w:eastAsia="仿宋"/>
          <w:sz w:val="24"/>
        </w:rPr>
      </w:pPr>
      <w:r>
        <w:rPr>
          <w:rFonts w:hint="eastAsia" w:ascii="仿宋" w:hAnsi="仿宋" w:eastAsia="仿宋"/>
          <w:sz w:val="24"/>
        </w:rPr>
        <w:t>2. 用户可在筛选面板操作：</w:t>
      </w:r>
    </w:p>
    <w:p>
      <w:pPr>
        <w:spacing w:line="360" w:lineRule="auto"/>
        <w:ind w:firstLine="420"/>
        <w:rPr>
          <w:rFonts w:ascii="仿宋" w:hAnsi="仿宋" w:eastAsia="仿宋"/>
          <w:sz w:val="24"/>
        </w:rPr>
      </w:pPr>
      <w:r>
        <w:rPr>
          <w:rFonts w:hint="eastAsia" w:ascii="仿宋" w:hAnsi="仿宋" w:eastAsia="仿宋"/>
          <w:sz w:val="24"/>
        </w:rPr>
        <w:t>点击“查询”，系统按当前输入条件返回符合条件的客户列表结果。</w:t>
      </w:r>
    </w:p>
    <w:p>
      <w:pPr>
        <w:spacing w:line="360" w:lineRule="auto"/>
        <w:ind w:firstLine="420"/>
        <w:rPr>
          <w:rFonts w:ascii="仿宋" w:hAnsi="仿宋" w:eastAsia="仿宋"/>
          <w:sz w:val="24"/>
        </w:rPr>
      </w:pPr>
      <w:r>
        <w:rPr>
          <w:rFonts w:hint="eastAsia" w:ascii="仿宋" w:hAnsi="仿宋" w:eastAsia="仿宋"/>
          <w:sz w:val="24"/>
        </w:rPr>
        <w:t>点击“重置”，系统清空当前输入条件并恢复初始状态。</w:t>
      </w:r>
    </w:p>
    <w:p>
      <w:pPr>
        <w:spacing w:line="360" w:lineRule="auto"/>
        <w:rPr>
          <w:rFonts w:hint="eastAsia" w:ascii="仿宋" w:hAnsi="仿宋" w:eastAsia="仿宋"/>
          <w:sz w:val="24"/>
          <w:lang w:eastAsia="zh-CN"/>
        </w:rPr>
      </w:pPr>
      <w:r>
        <w:rPr>
          <w:rFonts w:hint="eastAsia" w:ascii="仿宋" w:hAnsi="仿宋" w:eastAsia="仿宋"/>
          <w:sz w:val="24"/>
        </w:rPr>
        <w:t>4. 列表卡片统一操作按钮区</w:t>
      </w:r>
      <w:r>
        <w:rPr>
          <w:rFonts w:hint="eastAsia" w:ascii="仿宋" w:hAnsi="仿宋" w:eastAsia="仿宋"/>
          <w:sz w:val="24"/>
          <w:lang w:val="en-US" w:eastAsia="zh-CN"/>
        </w:rPr>
        <w:t>无</w:t>
      </w:r>
      <w:r>
        <w:rPr>
          <w:rFonts w:hint="eastAsia" w:ascii="仿宋" w:hAnsi="仿宋" w:eastAsia="仿宋"/>
          <w:sz w:val="24"/>
        </w:rPr>
        <w:t>操作</w:t>
      </w:r>
      <w:r>
        <w:rPr>
          <w:rFonts w:hint="eastAsia" w:ascii="仿宋" w:hAnsi="仿宋" w:eastAsia="仿宋"/>
          <w:sz w:val="24"/>
          <w:lang w:eastAsia="zh-CN"/>
        </w:rPr>
        <w:t>。</w:t>
      </w:r>
    </w:p>
    <w:p>
      <w:pPr>
        <w:spacing w:line="360" w:lineRule="auto"/>
        <w:rPr>
          <w:rFonts w:ascii="仿宋" w:hAnsi="仿宋" w:eastAsia="仿宋"/>
          <w:sz w:val="24"/>
        </w:rPr>
      </w:pPr>
      <w:r>
        <w:rPr>
          <w:rFonts w:hint="eastAsia" w:ascii="仿宋" w:hAnsi="仿宋" w:eastAsia="仿宋"/>
          <w:sz w:val="24"/>
        </w:rPr>
        <w:t>5. 用户点击卡片或活动名称，可进入活动视图查看执行情况和客户明细。</w:t>
      </w:r>
    </w:p>
    <w:p>
      <w:pPr>
        <w:spacing w:line="360" w:lineRule="auto"/>
        <w:rPr>
          <w:rFonts w:ascii="仿宋" w:hAnsi="仿宋" w:eastAsia="仿宋"/>
          <w:b/>
          <w:bCs/>
          <w:sz w:val="24"/>
        </w:rPr>
      </w:pPr>
      <w:r>
        <w:rPr>
          <w:rFonts w:hint="eastAsia" w:ascii="仿宋" w:hAnsi="仿宋" w:eastAsia="仿宋"/>
          <w:b/>
          <w:bCs/>
          <w:sz w:val="24"/>
        </w:rPr>
        <w:t>（二）规则与约束</w:t>
      </w:r>
    </w:p>
    <w:p>
      <w:pPr>
        <w:spacing w:line="360" w:lineRule="auto"/>
        <w:rPr>
          <w:rFonts w:ascii="仿宋" w:hAnsi="仿宋" w:eastAsia="仿宋"/>
          <w:sz w:val="24"/>
        </w:rPr>
      </w:pPr>
      <w:r>
        <w:rPr>
          <w:rFonts w:hint="eastAsia" w:ascii="仿宋" w:hAnsi="仿宋" w:eastAsia="仿宋"/>
          <w:sz w:val="24"/>
        </w:rPr>
        <w:t>1. 列表默认查询①本人创建的营销活动、②上级机构创建的营销活动。</w:t>
      </w:r>
    </w:p>
    <w:p>
      <w:pPr>
        <w:spacing w:line="360" w:lineRule="auto"/>
        <w:rPr>
          <w:rFonts w:ascii="仿宋" w:hAnsi="仿宋" w:eastAsia="仿宋"/>
          <w:sz w:val="24"/>
        </w:rPr>
      </w:pPr>
      <w:r>
        <w:rPr>
          <w:rFonts w:hint="eastAsia" w:ascii="仿宋" w:hAnsi="仿宋" w:eastAsia="仿宋"/>
          <w:sz w:val="24"/>
        </w:rPr>
        <w:t>2. 默认按“创建时间”倒序（由近及远）排序。</w:t>
      </w:r>
    </w:p>
    <w:p>
      <w:pPr>
        <w:spacing w:line="360" w:lineRule="auto"/>
        <w:rPr>
          <w:rFonts w:ascii="仿宋" w:hAnsi="仿宋" w:eastAsia="仿宋"/>
          <w:sz w:val="24"/>
        </w:rPr>
      </w:pPr>
      <w:r>
        <w:rPr>
          <w:rFonts w:hint="eastAsia" w:ascii="仿宋" w:hAnsi="仿宋" w:eastAsia="仿宋"/>
          <w:sz w:val="24"/>
        </w:rPr>
        <w:t>3. 列表栏位包括活动名称、活动类型、开始日期、结束日期、归属机构、创建人、创建时间、任务状态。</w:t>
      </w:r>
    </w:p>
    <w:p>
      <w:pPr>
        <w:spacing w:line="360" w:lineRule="auto"/>
        <w:rPr>
          <w:rFonts w:ascii="仿宋" w:hAnsi="仿宋" w:eastAsia="仿宋"/>
          <w:sz w:val="24"/>
        </w:rPr>
      </w:pPr>
      <w:r>
        <w:rPr>
          <w:rFonts w:hint="eastAsia" w:ascii="仿宋" w:hAnsi="仿宋" w:eastAsia="仿宋"/>
          <w:sz w:val="24"/>
        </w:rPr>
        <w:t>4. 任务状态枚举值：未开始、进行中、已结束。</w:t>
      </w:r>
    </w:p>
    <w:p>
      <w:pPr>
        <w:spacing w:line="360" w:lineRule="auto"/>
        <w:ind w:firstLine="420"/>
        <w:rPr>
          <w:rFonts w:ascii="仿宋" w:hAnsi="仿宋" w:eastAsia="仿宋"/>
          <w:sz w:val="24"/>
        </w:rPr>
      </w:pPr>
      <w:r>
        <w:rPr>
          <w:rFonts w:hint="eastAsia" w:ascii="仿宋" w:hAnsi="仿宋" w:eastAsia="仿宋"/>
          <w:sz w:val="24"/>
        </w:rPr>
        <w:t>①未开始状态显示规则：未到达活动开始时间的活动，任务状态显示“未开始”。</w:t>
      </w:r>
    </w:p>
    <w:p>
      <w:pPr>
        <w:spacing w:line="360" w:lineRule="auto"/>
        <w:ind w:firstLine="420"/>
        <w:rPr>
          <w:rFonts w:ascii="仿宋" w:hAnsi="仿宋" w:eastAsia="仿宋"/>
          <w:sz w:val="24"/>
        </w:rPr>
      </w:pPr>
      <w:r>
        <w:rPr>
          <w:rFonts w:hint="eastAsia" w:ascii="仿宋" w:hAnsi="仿宋" w:eastAsia="仿宋"/>
          <w:sz w:val="24"/>
        </w:rPr>
        <w:t>②进行中状态显示规则：到达开始日期，任务状态显示“进行中”。</w:t>
      </w:r>
    </w:p>
    <w:p>
      <w:pPr>
        <w:spacing w:line="360" w:lineRule="auto"/>
        <w:ind w:firstLine="420"/>
        <w:rPr>
          <w:rFonts w:ascii="仿宋" w:hAnsi="仿宋" w:eastAsia="仿宋"/>
          <w:sz w:val="24"/>
        </w:rPr>
      </w:pPr>
      <w:r>
        <w:rPr>
          <w:rFonts w:hint="eastAsia" w:ascii="仿宋" w:hAnsi="仿宋" w:eastAsia="仿宋"/>
          <w:sz w:val="24"/>
        </w:rPr>
        <w:t>③已结束状态显示规则：到达结束日期的活动任务状态显示“已结束”。</w:t>
      </w:r>
    </w:p>
    <w:p>
      <w:pPr>
        <w:spacing w:line="360" w:lineRule="auto"/>
        <w:rPr>
          <w:rFonts w:ascii="仿宋" w:hAnsi="仿宋" w:eastAsia="仿宋"/>
          <w:sz w:val="24"/>
        </w:rPr>
      </w:pPr>
      <w:r>
        <w:rPr>
          <w:rFonts w:hint="eastAsia" w:ascii="仿宋" w:hAnsi="仿宋" w:eastAsia="仿宋"/>
          <w:sz w:val="24"/>
          <w:lang w:val="en-US" w:eastAsia="zh-CN"/>
        </w:rPr>
        <w:t>5</w:t>
      </w:r>
      <w:r>
        <w:rPr>
          <w:rFonts w:hint="eastAsia" w:ascii="仿宋" w:hAnsi="仿宋" w:eastAsia="仿宋"/>
          <w:sz w:val="24"/>
        </w:rPr>
        <w:t>. 同机构相同岗位不同人员支持查看彼此创建的营销活动。</w:t>
      </w:r>
    </w:p>
    <w:p>
      <w:pPr>
        <w:spacing w:line="360" w:lineRule="auto"/>
        <w:rPr>
          <w:rFonts w:ascii="仿宋" w:hAnsi="仿宋" w:eastAsia="仿宋"/>
          <w:b/>
          <w:bCs/>
          <w:sz w:val="24"/>
        </w:rPr>
      </w:pPr>
      <w:r>
        <w:rPr>
          <w:rFonts w:hint="eastAsia" w:ascii="仿宋" w:hAnsi="仿宋" w:eastAsia="仿宋"/>
          <w:b/>
          <w:bCs/>
          <w:sz w:val="24"/>
        </w:rPr>
        <w:t>（三）权限说明</w:t>
      </w:r>
    </w:p>
    <w:p>
      <w:pPr>
        <w:spacing w:line="360" w:lineRule="auto"/>
        <w:rPr>
          <w:rFonts w:ascii="仿宋" w:hAnsi="仿宋" w:eastAsia="仿宋"/>
          <w:color w:val="000000" w:themeColor="text1"/>
          <w:sz w:val="24"/>
          <w14:textFill>
            <w14:solidFill>
              <w14:schemeClr w14:val="tx1"/>
            </w14:solidFill>
          </w14:textFill>
        </w:rPr>
      </w:pPr>
      <w:r>
        <w:rPr>
          <w:rFonts w:ascii="仿宋" w:hAnsi="仿宋" w:eastAsia="仿宋"/>
          <w:sz w:val="24"/>
        </w:rPr>
        <w:t>1</w:t>
      </w:r>
      <w:r>
        <w:rPr>
          <w:rFonts w:hint="eastAsia" w:ascii="仿宋" w:hAnsi="仿宋" w:eastAsia="仿宋"/>
          <w:sz w:val="24"/>
        </w:rPr>
        <w:t>、</w:t>
      </w:r>
      <w:r>
        <w:rPr>
          <w:rFonts w:hint="eastAsia" w:ascii="仿宋" w:hAnsi="仿宋" w:eastAsia="仿宋"/>
          <w:color w:val="000000" w:themeColor="text1"/>
          <w:sz w:val="24"/>
          <w14:textFill>
            <w14:solidFill>
              <w14:schemeClr w14:val="tx1"/>
            </w14:solidFill>
          </w14:textFill>
        </w:rPr>
        <w:t>分支行业务岗和网点负责人可查看上级机构创建的营销活动；总分支行业务岗和网点负责人自行创建的活动仅对本机构及下级可见，对上级机构不可见。（</w:t>
      </w:r>
      <w:r>
        <w:rPr>
          <w:rFonts w:hint="eastAsia" w:ascii="仿宋" w:hAnsi="仿宋" w:eastAsia="仿宋"/>
          <w:b/>
          <w:bCs/>
          <w:color w:val="000000" w:themeColor="text1"/>
          <w:sz w:val="24"/>
          <w14:textFill>
            <w14:solidFill>
              <w14:schemeClr w14:val="tx1"/>
            </w14:solidFill>
          </w14:textFill>
        </w:rPr>
        <w:t>根据客户的归属机构和归属客户经理确定哪些机构和客户经理能接受到营销活动</w:t>
      </w:r>
      <w:r>
        <w:rPr>
          <w:rFonts w:hint="eastAsia" w:ascii="仿宋" w:hAnsi="仿宋" w:eastAsia="仿宋"/>
          <w:color w:val="000000" w:themeColor="text1"/>
          <w:sz w:val="24"/>
          <w14:textFill>
            <w14:solidFill>
              <w14:schemeClr w14:val="tx1"/>
            </w14:solidFill>
          </w14:textFill>
        </w:rPr>
        <w:t>）</w:t>
      </w:r>
    </w:p>
    <w:p>
      <w:pPr>
        <w:spacing w:line="360" w:lineRule="auto"/>
        <w:rPr>
          <w:rFonts w:ascii="仿宋" w:hAnsi="仿宋" w:eastAsia="仿宋"/>
          <w:sz w:val="24"/>
        </w:rPr>
      </w:pPr>
      <w:r>
        <w:rPr>
          <w:rFonts w:hint="eastAsia" w:ascii="仿宋" w:hAnsi="仿宋" w:eastAsia="仿宋"/>
          <w:color w:val="000000" w:themeColor="text1"/>
          <w:sz w:val="24"/>
          <w14:textFill>
            <w14:solidFill>
              <w14:schemeClr w14:val="tx1"/>
            </w14:solidFill>
          </w14:textFill>
        </w:rPr>
        <w:t>2、营销活动创建权限：网点负责人、总/分行业务岗</w:t>
      </w:r>
      <w:r>
        <w:rPr>
          <w:rFonts w:hint="eastAsia" w:ascii="仿宋" w:hAnsi="仿宋" w:eastAsia="仿宋"/>
          <w:sz w:val="24"/>
        </w:rPr>
        <w:t>。</w:t>
      </w:r>
    </w:p>
    <w:p>
      <w:pPr>
        <w:pStyle w:val="7"/>
        <w:numPr>
          <w:ilvl w:val="4"/>
          <w:numId w:val="105"/>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输出</w:t>
      </w:r>
    </w:p>
    <w:tbl>
      <w:tblPr>
        <w:tblStyle w:val="51"/>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5"/>
        <w:gridCol w:w="2197"/>
        <w:gridCol w:w="2105"/>
        <w:gridCol w:w="21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197"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105"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115"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活动名称</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color w:val="000000"/>
                <w:sz w:val="24"/>
              </w:rPr>
            </w:pPr>
            <w:r>
              <w:rPr>
                <w:rFonts w:hint="eastAsia" w:ascii="仿宋" w:hAnsi="仿宋" w:eastAsia="仿宋" w:cs="仿宋"/>
                <w:kern w:val="0"/>
                <w:sz w:val="24"/>
                <w:lang w:bidi="ar"/>
              </w:rPr>
              <w:t>活动类型</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展示活动类型</w:t>
            </w:r>
            <w:r>
              <w:rPr>
                <w:rStyle w:val="155"/>
                <w:rFonts w:hint="eastAsia" w:ascii="仿宋" w:hAnsi="仿宋" w:eastAsia="仿宋"/>
              </w:rPr>
              <w:t>，</w:t>
            </w:r>
            <w:r>
              <w:rPr>
                <w:rFonts w:ascii="仿宋" w:hAnsi="仿宋" w:eastAsia="仿宋" w:cs="仿宋"/>
                <w:sz w:val="24"/>
                <w:lang w:bidi="ar"/>
              </w:rPr>
              <w:t>枚举值</w:t>
            </w:r>
            <w:r>
              <w:rPr>
                <w:rFonts w:hint="eastAsia" w:ascii="仿宋" w:hAnsi="仿宋" w:eastAsia="仿宋" w:cs="仿宋"/>
                <w:sz w:val="24"/>
                <w:lang w:bidi="ar"/>
              </w:rPr>
              <w:t>：综合方案、价值提升、客户维系。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开始日期</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 xml:space="preserve">反显，格式化：YYYY-MM-DD </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日期</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结束日期</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 xml:space="preserve">反显，格式化：YYYY-MM-DD </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日期</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归属机构</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r>
              <w:rPr>
                <w:rFonts w:hint="eastAsia" w:ascii="仿宋" w:hAnsi="仿宋" w:eastAsia="仿宋" w:cs="仿宋"/>
                <w:kern w:val="0"/>
                <w:sz w:val="24"/>
                <w:lang w:bidi="ar"/>
              </w:rPr>
              <w:t>，格式化：机构号+机构名</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创建人</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r>
              <w:rPr>
                <w:rFonts w:hint="eastAsia" w:ascii="仿宋" w:hAnsi="仿宋" w:eastAsia="仿宋" w:cs="仿宋"/>
                <w:kern w:val="0"/>
                <w:sz w:val="24"/>
                <w:lang w:bidi="ar"/>
              </w:rPr>
              <w:t>，格式化：工号+姓名。</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展示创建人</w:t>
            </w:r>
            <w:r>
              <w:rPr>
                <w:rFonts w:hint="eastAsia" w:ascii="仿宋" w:hAnsi="仿宋" w:eastAsia="仿宋" w:cs="仿宋"/>
                <w:kern w:val="0"/>
                <w:sz w:val="24"/>
                <w:lang w:bidi="ar"/>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创建时间</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反显，格式化：YYYY-MM-DD</w:t>
            </w:r>
            <w:r>
              <w:rPr>
                <w:rFonts w:hint="eastAsia" w:ascii="仿宋" w:hAnsi="仿宋" w:eastAsia="仿宋" w:cs="仿宋"/>
                <w:kern w:val="0"/>
                <w:sz w:val="24"/>
                <w:lang w:bidi="ar"/>
              </w:rPr>
              <w:t xml:space="preserve"> mm:ss</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日期时间</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任务状态</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展示任务状态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5"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审批状态</w:t>
            </w:r>
          </w:p>
        </w:tc>
        <w:tc>
          <w:tcPr>
            <w:tcW w:w="2197"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10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115"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展示审批状态</w:t>
            </w:r>
          </w:p>
        </w:tc>
      </w:tr>
    </w:tbl>
    <w:p>
      <w:pPr>
        <w:spacing w:line="360" w:lineRule="auto"/>
        <w:rPr>
          <w:rFonts w:ascii="仿宋" w:hAnsi="仿宋" w:eastAsia="仿宋" w:cs="仿宋"/>
          <w:color w:val="000000"/>
          <w:kern w:val="0"/>
          <w:sz w:val="24"/>
        </w:rPr>
      </w:pPr>
    </w:p>
    <w:p>
      <w:pPr>
        <w:pStyle w:val="7"/>
        <w:numPr>
          <w:ilvl w:val="4"/>
          <w:numId w:val="105"/>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05"/>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05"/>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04"/>
        </w:numPr>
        <w:spacing w:line="360" w:lineRule="auto"/>
        <w:ind w:left="1418" w:hanging="1418"/>
        <w:rPr>
          <w:rFonts w:ascii="仿宋" w:hAnsi="仿宋" w:eastAsia="仿宋"/>
          <w:b w:val="0"/>
          <w:bCs w:val="0"/>
        </w:rPr>
      </w:pPr>
      <w:r>
        <w:rPr>
          <w:rFonts w:hint="eastAsia" w:ascii="仿宋" w:hAnsi="仿宋" w:eastAsia="仿宋"/>
        </w:rPr>
        <w:t>营销活动视图-活动简介</w:t>
      </w:r>
    </w:p>
    <w:p>
      <w:pPr>
        <w:pStyle w:val="7"/>
        <w:numPr>
          <w:ilvl w:val="4"/>
          <w:numId w:val="106"/>
        </w:numPr>
        <w:spacing w:line="360" w:lineRule="auto"/>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支持用户查看营销活动详情。</w:t>
      </w:r>
    </w:p>
    <w:p>
      <w:pPr>
        <w:pStyle w:val="7"/>
        <w:numPr>
          <w:ilvl w:val="4"/>
          <w:numId w:val="106"/>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color w:val="000000"/>
          <w:sz w:val="24"/>
        </w:rPr>
      </w:pPr>
      <w:r>
        <w:rPr>
          <w:rFonts w:hint="eastAsia" w:ascii="仿宋" w:hAnsi="仿宋" w:eastAsia="仿宋"/>
          <w:color w:val="000000"/>
          <w:sz w:val="24"/>
        </w:rPr>
        <w:t>用户在“营销活动管理”列表点击卡片或活动名称，进入营销活动视图可查看活动简介</w:t>
      </w:r>
    </w:p>
    <w:p>
      <w:pPr>
        <w:pStyle w:val="7"/>
        <w:numPr>
          <w:ilvl w:val="4"/>
          <w:numId w:val="106"/>
        </w:numPr>
        <w:spacing w:line="360" w:lineRule="auto"/>
        <w:ind w:left="1418" w:hanging="1418"/>
        <w:rPr>
          <w:rFonts w:ascii="仿宋" w:hAnsi="仿宋" w:eastAsia="仿宋" w:cs="仿宋"/>
          <w:i w:val="0"/>
          <w:iCs w:val="0"/>
          <w:sz w:val="24"/>
        </w:rPr>
      </w:pPr>
      <w:r>
        <w:rPr>
          <w:rFonts w:hint="eastAsia" w:ascii="仿宋" w:hAnsi="仿宋" w:eastAsia="仿宋" w:cs="仿宋"/>
          <w:i w:val="0"/>
          <w:iCs w:val="0"/>
          <w:sz w:val="24"/>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1、用户</w:t>
      </w:r>
      <w:r>
        <w:rPr>
          <w:rFonts w:hint="eastAsia" w:ascii="仿宋" w:hAnsi="仿宋" w:eastAsia="仿宋"/>
          <w:color w:val="000000"/>
          <w:sz w:val="24"/>
        </w:rPr>
        <w:t>在“营销活动管理”列表点击卡片或</w:t>
      </w:r>
      <w:r>
        <w:rPr>
          <w:rFonts w:hint="eastAsia" w:ascii="仿宋" w:hAnsi="仿宋" w:eastAsia="仿宋"/>
          <w:sz w:val="24"/>
          <w:szCs w:val="24"/>
        </w:rPr>
        <w:t>活动名称，跳转至营销活动详情页面。</w:t>
      </w:r>
    </w:p>
    <w:p>
      <w:pPr>
        <w:spacing w:line="360" w:lineRule="auto"/>
        <w:rPr>
          <w:rFonts w:ascii="仿宋" w:hAnsi="仿宋" w:eastAsia="仿宋"/>
          <w:sz w:val="24"/>
          <w:szCs w:val="24"/>
        </w:rPr>
      </w:pPr>
      <w:r>
        <w:rPr>
          <w:rFonts w:hint="eastAsia" w:ascii="仿宋" w:hAnsi="仿宋" w:eastAsia="仿宋"/>
          <w:sz w:val="24"/>
          <w:szCs w:val="24"/>
        </w:rPr>
        <w:t>2、用户进入营销活动详情页面，顶部展示“活动简介”信息。展示当前营销活动的基础介绍内容。</w:t>
      </w:r>
    </w:p>
    <w:p>
      <w:pPr>
        <w:spacing w:line="360" w:lineRule="auto"/>
        <w:rPr>
          <w:rFonts w:ascii="仿宋" w:hAnsi="仿宋" w:eastAsia="仿宋"/>
          <w:sz w:val="24"/>
          <w:szCs w:val="24"/>
        </w:rPr>
      </w:pPr>
      <w:r>
        <w:rPr>
          <w:rFonts w:hint="eastAsia" w:ascii="仿宋" w:hAnsi="仿宋" w:eastAsia="仿宋"/>
          <w:sz w:val="24"/>
          <w:szCs w:val="24"/>
        </w:rPr>
        <w:t>3、活动简介包括：活动名称、活动类型、开始日期、结束日期、统计截止日期、活动说明。</w:t>
      </w:r>
    </w:p>
    <w:p>
      <w:pPr>
        <w:spacing w:line="360" w:lineRule="auto"/>
        <w:rPr>
          <w:rFonts w:ascii="仿宋" w:hAnsi="仿宋" w:eastAsia="仿宋"/>
          <w:sz w:val="24"/>
          <w:szCs w:val="24"/>
        </w:rPr>
      </w:pPr>
      <w:r>
        <w:rPr>
          <w:rFonts w:hint="eastAsia" w:ascii="仿宋" w:hAnsi="仿宋" w:eastAsia="仿宋"/>
          <w:sz w:val="24"/>
          <w:szCs w:val="24"/>
        </w:rPr>
        <w:t>4、系活动简介下方有</w:t>
      </w:r>
      <w:r>
        <w:rPr>
          <w:rFonts w:hint="eastAsia" w:ascii="仿宋" w:hAnsi="仿宋" w:eastAsia="仿宋"/>
          <w:color w:val="000000"/>
          <w:sz w:val="24"/>
        </w:rPr>
        <w:t>任务监控分析</w:t>
      </w:r>
      <w:r>
        <w:rPr>
          <w:rFonts w:hint="eastAsia" w:ascii="仿宋" w:hAnsi="仿宋" w:eastAsia="仿宋"/>
          <w:sz w:val="24"/>
          <w:szCs w:val="24"/>
        </w:rPr>
        <w:t>、客户经理执行分析、客户明细，三个tab切片。默认展示任务监控分析切片，支持点击切换tab。</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略</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FF0000"/>
          <w:sz w:val="24"/>
          <w:szCs w:val="24"/>
        </w:rPr>
      </w:pPr>
      <w:r>
        <w:rPr>
          <w:rFonts w:hint="eastAsia" w:ascii="仿宋" w:hAnsi="仿宋" w:eastAsia="仿宋"/>
          <w:color w:val="000000" w:themeColor="text1"/>
          <w:sz w:val="24"/>
          <w:szCs w:val="24"/>
          <w14:textFill>
            <w14:solidFill>
              <w14:schemeClr w14:val="tx1"/>
            </w14:solidFill>
          </w14:textFill>
        </w:rPr>
        <w:t>1、支持总/分行管理用户、网点负责人查看本人创建或上级机构下发的营销活动详情</w:t>
      </w:r>
    </w:p>
    <w:p>
      <w:pPr>
        <w:pStyle w:val="7"/>
        <w:numPr>
          <w:ilvl w:val="4"/>
          <w:numId w:val="106"/>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tbl>
      <w:tblPr>
        <w:tblStyle w:val="51"/>
        <w:tblW w:w="90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2223"/>
        <w:gridCol w:w="2089"/>
        <w:gridCol w:w="2652"/>
      </w:tblGrid>
      <w:tr>
        <w:tblPrEx>
          <w:tblLayout w:type="fixed"/>
          <w:tblCellMar>
            <w:top w:w="0" w:type="dxa"/>
            <w:left w:w="108" w:type="dxa"/>
            <w:bottom w:w="0" w:type="dxa"/>
            <w:right w:w="108" w:type="dxa"/>
          </w:tblCellMar>
        </w:tblPrEx>
        <w:trPr>
          <w:jc w:val="center"/>
        </w:trPr>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2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652"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活动</w:t>
            </w:r>
            <w:r>
              <w:rPr>
                <w:rFonts w:ascii="仿宋" w:hAnsi="仿宋" w:eastAsia="仿宋" w:cs="仿宋"/>
                <w:color w:val="000000"/>
                <w:sz w:val="24"/>
                <w:lang w:bidi="ar"/>
              </w:rPr>
              <w:t>名称</w:t>
            </w:r>
          </w:p>
        </w:tc>
        <w:tc>
          <w:tcPr>
            <w:tcW w:w="2223" w:type="dxa"/>
          </w:tcPr>
          <w:p>
            <w:pPr>
              <w:spacing w:line="360" w:lineRule="auto"/>
              <w:rPr>
                <w:rFonts w:ascii="仿宋" w:hAnsi="仿宋" w:eastAsia="仿宋" w:cs="仿宋"/>
                <w:sz w:val="24"/>
                <w:lang w:bidi="ar"/>
              </w:rPr>
            </w:pPr>
            <w:r>
              <w:rPr>
                <w:rFonts w:hint="eastAsia" w:ascii="仿宋" w:hAnsi="仿宋" w:eastAsia="仿宋" w:cs="仿宋"/>
                <w:sz w:val="24"/>
                <w:lang w:bidi="ar"/>
              </w:rPr>
              <w:t>反显</w:t>
            </w:r>
          </w:p>
        </w:tc>
        <w:tc>
          <w:tcPr>
            <w:tcW w:w="2089"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文本</w:t>
            </w:r>
          </w:p>
        </w:tc>
        <w:tc>
          <w:tcPr>
            <w:tcW w:w="2652"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营销活动名称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活动</w:t>
            </w:r>
            <w:r>
              <w:rPr>
                <w:rFonts w:ascii="仿宋" w:hAnsi="仿宋" w:eastAsia="仿宋" w:cs="仿宋"/>
                <w:color w:val="000000"/>
                <w:sz w:val="24"/>
                <w:lang w:bidi="ar"/>
              </w:rPr>
              <w:t>类型</w:t>
            </w:r>
          </w:p>
        </w:tc>
        <w:tc>
          <w:tcPr>
            <w:tcW w:w="2223" w:type="dxa"/>
          </w:tcPr>
          <w:p>
            <w:pPr>
              <w:spacing w:line="360" w:lineRule="auto"/>
              <w:rPr>
                <w:rFonts w:ascii="仿宋" w:hAnsi="仿宋" w:eastAsia="仿宋" w:cs="仿宋"/>
                <w:sz w:val="24"/>
                <w:lang w:bidi="ar"/>
              </w:rPr>
            </w:pPr>
            <w:r>
              <w:rPr>
                <w:rFonts w:hint="eastAsia" w:ascii="仿宋" w:hAnsi="仿宋" w:eastAsia="仿宋" w:cs="仿宋"/>
                <w:sz w:val="24"/>
                <w:szCs w:val="24"/>
                <w:lang w:bidi="ar"/>
              </w:rPr>
              <w:t>反显</w:t>
            </w:r>
          </w:p>
        </w:tc>
        <w:tc>
          <w:tcPr>
            <w:tcW w:w="2089"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szCs w:val="24"/>
                <w:lang w:bidi="ar"/>
              </w:rPr>
              <w:t>文本</w:t>
            </w:r>
          </w:p>
        </w:tc>
        <w:tc>
          <w:tcPr>
            <w:tcW w:w="2652"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color w:val="000000"/>
                <w:sz w:val="24"/>
                <w:lang w:bidi="ar"/>
              </w:rPr>
              <w:t>展示</w:t>
            </w:r>
            <w:r>
              <w:rPr>
                <w:rFonts w:ascii="仿宋" w:hAnsi="仿宋" w:eastAsia="仿宋" w:cs="仿宋"/>
                <w:color w:val="000000"/>
                <w:sz w:val="24"/>
                <w:lang w:bidi="ar"/>
              </w:rPr>
              <w:t>活动分类</w:t>
            </w:r>
            <w:r>
              <w:rPr>
                <w:rStyle w:val="155"/>
                <w:rFonts w:hint="eastAsia" w:ascii="仿宋" w:hAnsi="仿宋" w:eastAsia="仿宋"/>
              </w:rPr>
              <w:t>，</w:t>
            </w:r>
            <w:r>
              <w:rPr>
                <w:rFonts w:ascii="仿宋" w:hAnsi="仿宋" w:eastAsia="仿宋" w:cs="仿宋"/>
                <w:sz w:val="24"/>
                <w:lang w:bidi="ar"/>
              </w:rPr>
              <w:t>枚举值</w:t>
            </w:r>
            <w:r>
              <w:rPr>
                <w:rFonts w:hint="eastAsia" w:ascii="仿宋" w:hAnsi="仿宋" w:eastAsia="仿宋" w:cs="仿宋"/>
                <w:sz w:val="24"/>
                <w:lang w:bidi="ar"/>
              </w:rPr>
              <w:t>：综合方案、价值提升、客户维系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开始日期</w:t>
            </w:r>
          </w:p>
        </w:tc>
        <w:tc>
          <w:tcPr>
            <w:tcW w:w="2223" w:type="dxa"/>
          </w:tcPr>
          <w:p>
            <w:pPr>
              <w:spacing w:line="360" w:lineRule="auto"/>
              <w:rPr>
                <w:rFonts w:ascii="仿宋" w:hAnsi="仿宋" w:eastAsia="仿宋" w:cs="仿宋"/>
                <w:sz w:val="24"/>
                <w:lang w:bidi="ar"/>
              </w:rPr>
            </w:pPr>
            <w:r>
              <w:rPr>
                <w:rFonts w:hint="eastAsia" w:ascii="仿宋" w:hAnsi="仿宋" w:eastAsia="仿宋" w:cs="仿宋"/>
                <w:sz w:val="24"/>
                <w:szCs w:val="24"/>
                <w:lang w:bidi="ar"/>
              </w:rPr>
              <w:t>反显、格式化：YYYY-MM-DD</w:t>
            </w:r>
          </w:p>
        </w:tc>
        <w:tc>
          <w:tcPr>
            <w:tcW w:w="2089"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szCs w:val="24"/>
                <w:lang w:bidi="ar"/>
              </w:rPr>
              <w:t>文本</w:t>
            </w:r>
          </w:p>
        </w:tc>
        <w:tc>
          <w:tcPr>
            <w:tcW w:w="2652"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活动开始</w:t>
            </w:r>
            <w:r>
              <w:rPr>
                <w:rFonts w:hint="eastAsia" w:ascii="仿宋" w:hAnsi="仿宋" w:eastAsia="仿宋" w:cs="仿宋"/>
                <w:color w:val="000000"/>
                <w:sz w:val="24"/>
                <w:lang w:bidi="ar"/>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结束</w:t>
            </w:r>
            <w:r>
              <w:rPr>
                <w:rFonts w:hint="eastAsia" w:ascii="仿宋" w:hAnsi="仿宋" w:eastAsia="仿宋" w:cs="仿宋"/>
                <w:color w:val="000000"/>
                <w:sz w:val="24"/>
                <w:lang w:bidi="ar"/>
              </w:rPr>
              <w:t>日期</w:t>
            </w:r>
          </w:p>
        </w:tc>
        <w:tc>
          <w:tcPr>
            <w:tcW w:w="2223" w:type="dxa"/>
          </w:tcPr>
          <w:p>
            <w:pPr>
              <w:spacing w:line="360" w:lineRule="auto"/>
              <w:rPr>
                <w:rFonts w:ascii="仿宋" w:hAnsi="仿宋" w:eastAsia="仿宋" w:cs="仿宋"/>
                <w:sz w:val="24"/>
                <w:lang w:bidi="ar"/>
              </w:rPr>
            </w:pPr>
            <w:r>
              <w:rPr>
                <w:rFonts w:hint="eastAsia" w:ascii="仿宋" w:hAnsi="仿宋" w:eastAsia="仿宋" w:cs="仿宋"/>
                <w:sz w:val="24"/>
                <w:szCs w:val="24"/>
                <w:lang w:bidi="ar"/>
              </w:rPr>
              <w:t>反显、格式化：YYYY-MM-DD</w:t>
            </w:r>
          </w:p>
        </w:tc>
        <w:tc>
          <w:tcPr>
            <w:tcW w:w="2089"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szCs w:val="24"/>
                <w:lang w:bidi="ar"/>
              </w:rPr>
              <w:t>文本</w:t>
            </w:r>
          </w:p>
        </w:tc>
        <w:tc>
          <w:tcPr>
            <w:tcW w:w="2652"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活动结束</w:t>
            </w:r>
            <w:r>
              <w:rPr>
                <w:rFonts w:hint="eastAsia" w:ascii="仿宋" w:hAnsi="仿宋" w:eastAsia="仿宋" w:cs="仿宋"/>
                <w:color w:val="000000"/>
                <w:sz w:val="24"/>
                <w:lang w:bidi="ar"/>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统计截至日期</w:t>
            </w:r>
          </w:p>
        </w:tc>
        <w:tc>
          <w:tcPr>
            <w:tcW w:w="2223" w:type="dxa"/>
          </w:tcPr>
          <w:p>
            <w:pPr>
              <w:spacing w:line="360" w:lineRule="auto"/>
              <w:rPr>
                <w:rFonts w:ascii="仿宋" w:hAnsi="仿宋" w:eastAsia="仿宋" w:cs="仿宋"/>
                <w:sz w:val="24"/>
                <w:lang w:bidi="ar"/>
              </w:rPr>
            </w:pPr>
            <w:r>
              <w:rPr>
                <w:rFonts w:hint="eastAsia" w:ascii="仿宋" w:hAnsi="仿宋" w:eastAsia="仿宋" w:cs="仿宋"/>
                <w:sz w:val="24"/>
                <w:szCs w:val="24"/>
                <w:lang w:bidi="ar"/>
              </w:rPr>
              <w:t>反显、格式化：YYYY-MM-DD</w:t>
            </w:r>
          </w:p>
        </w:tc>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sz w:val="24"/>
                <w:szCs w:val="24"/>
                <w:lang w:bidi="ar"/>
              </w:rPr>
              <w:t>文本</w:t>
            </w:r>
          </w:p>
        </w:tc>
        <w:tc>
          <w:tcPr>
            <w:tcW w:w="2652"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sz w:val="24"/>
                <w:lang w:bidi="ar"/>
              </w:rPr>
              <w:t>默认反显结束日期，支持编辑。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vAlign w:val="center"/>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活动</w:t>
            </w:r>
            <w:r>
              <w:rPr>
                <w:rFonts w:ascii="仿宋" w:hAnsi="仿宋" w:eastAsia="仿宋" w:cs="仿宋"/>
                <w:color w:val="000000"/>
                <w:sz w:val="24"/>
                <w:lang w:bidi="ar"/>
              </w:rPr>
              <w:t>说明</w:t>
            </w:r>
          </w:p>
        </w:tc>
        <w:tc>
          <w:tcPr>
            <w:tcW w:w="2223" w:type="dxa"/>
          </w:tcPr>
          <w:p>
            <w:pPr>
              <w:spacing w:line="360" w:lineRule="auto"/>
              <w:rPr>
                <w:rFonts w:ascii="仿宋" w:hAnsi="仿宋" w:eastAsia="仿宋" w:cs="仿宋"/>
                <w:sz w:val="24"/>
                <w:lang w:bidi="ar"/>
              </w:rPr>
            </w:pPr>
            <w:r>
              <w:rPr>
                <w:rFonts w:hint="eastAsia" w:ascii="仿宋" w:hAnsi="仿宋" w:eastAsia="仿宋" w:cs="仿宋"/>
                <w:sz w:val="24"/>
                <w:szCs w:val="24"/>
                <w:lang w:bidi="ar"/>
              </w:rPr>
              <w:t>反显</w:t>
            </w:r>
          </w:p>
        </w:tc>
        <w:tc>
          <w:tcPr>
            <w:tcW w:w="2089" w:type="dxa"/>
            <w:vAlign w:val="center"/>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szCs w:val="24"/>
                <w:lang w:bidi="ar"/>
              </w:rPr>
              <w:t>文本</w:t>
            </w:r>
          </w:p>
        </w:tc>
        <w:tc>
          <w:tcPr>
            <w:tcW w:w="2652" w:type="dxa"/>
            <w:vAlign w:val="center"/>
          </w:tcPr>
          <w:p>
            <w:pPr>
              <w:widowControl/>
              <w:spacing w:line="360" w:lineRule="auto"/>
              <w:jc w:val="left"/>
              <w:textAlignment w:val="center"/>
              <w:rPr>
                <w:rFonts w:ascii="仿宋" w:hAnsi="仿宋" w:eastAsia="仿宋" w:cs="仿宋"/>
                <w:color w:val="000000"/>
                <w:sz w:val="24"/>
                <w:lang w:bidi="ar"/>
              </w:rPr>
            </w:pPr>
            <w:r>
              <w:rPr>
                <w:rFonts w:ascii="仿宋" w:hAnsi="仿宋" w:eastAsia="仿宋" w:cs="仿宋"/>
                <w:color w:val="000000"/>
                <w:sz w:val="24"/>
                <w:lang w:bidi="ar"/>
              </w:rPr>
              <w:t>活动描述</w:t>
            </w:r>
          </w:p>
        </w:tc>
      </w:tr>
    </w:tbl>
    <w:p>
      <w:pPr>
        <w:spacing w:line="360" w:lineRule="auto"/>
        <w:rPr>
          <w:rFonts w:ascii="仿宋" w:hAnsi="仿宋" w:eastAsia="仿宋" w:cs="仿宋"/>
          <w:color w:val="000000"/>
          <w:kern w:val="0"/>
          <w:sz w:val="24"/>
        </w:rPr>
      </w:pPr>
    </w:p>
    <w:p>
      <w:pPr>
        <w:pStyle w:val="7"/>
        <w:numPr>
          <w:ilvl w:val="4"/>
          <w:numId w:val="106"/>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06"/>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spacing w:line="360" w:lineRule="auto"/>
        <w:rPr>
          <w:rFonts w:ascii="仿宋" w:hAnsi="仿宋" w:eastAsia="仿宋" w:cs="仿宋"/>
          <w:sz w:val="24"/>
        </w:rPr>
      </w:pPr>
    </w:p>
    <w:p>
      <w:pPr>
        <w:pStyle w:val="7"/>
        <w:numPr>
          <w:ilvl w:val="4"/>
          <w:numId w:val="106"/>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04"/>
        </w:numPr>
        <w:spacing w:line="360" w:lineRule="auto"/>
        <w:ind w:left="1418" w:hanging="1418"/>
        <w:rPr>
          <w:rFonts w:ascii="仿宋" w:hAnsi="仿宋" w:eastAsia="仿宋"/>
          <w:b w:val="0"/>
          <w:bCs w:val="0"/>
        </w:rPr>
      </w:pPr>
      <w:r>
        <w:rPr>
          <w:rFonts w:hint="eastAsia" w:ascii="仿宋" w:hAnsi="仿宋" w:eastAsia="仿宋"/>
        </w:rPr>
        <w:t>营销活动视图-任务监控分析</w:t>
      </w:r>
    </w:p>
    <w:p>
      <w:pPr>
        <w:pStyle w:val="7"/>
        <w:numPr>
          <w:ilvl w:val="4"/>
          <w:numId w:val="107"/>
        </w:numPr>
        <w:spacing w:line="360" w:lineRule="auto"/>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支持用户按任务维度查看营销任务监控分析结果。</w:t>
      </w:r>
    </w:p>
    <w:p>
      <w:pPr>
        <w:pStyle w:val="7"/>
        <w:numPr>
          <w:ilvl w:val="4"/>
          <w:numId w:val="107"/>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7"/>
        <w:numPr>
          <w:ilvl w:val="4"/>
          <w:numId w:val="107"/>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1、用户进入营销活动详情后，系统默认展示“任务监控分析”tab，任务监控分析界面由上至下分为两模块展示：任务完成情况分析、任务关联指标趋势分析。</w:t>
      </w:r>
    </w:p>
    <w:p>
      <w:pPr>
        <w:spacing w:after="0" w:line="360" w:lineRule="auto"/>
        <w:rPr>
          <w:rFonts w:ascii="仿宋" w:hAnsi="仿宋" w:eastAsia="仿宋"/>
          <w:color w:val="000000"/>
          <w:sz w:val="24"/>
        </w:rPr>
      </w:pPr>
      <w:r>
        <w:rPr>
          <w:rFonts w:hint="eastAsia" w:ascii="仿宋" w:hAnsi="仿宋" w:eastAsia="仿宋"/>
          <w:color w:val="000000"/>
          <w:sz w:val="24"/>
        </w:rPr>
        <w:t>2、任务关联指标趋势分析默认展示首个指标，若存在多个指标，可点击其他指标的名称进行切换展示不同指标的趋势分析。</w:t>
      </w:r>
    </w:p>
    <w:p>
      <w:pPr>
        <w:spacing w:after="0" w:line="360" w:lineRule="auto"/>
        <w:rPr>
          <w:rFonts w:ascii="仿宋" w:hAnsi="仿宋" w:eastAsia="仿宋"/>
          <w:color w:val="000000"/>
          <w:sz w:val="24"/>
        </w:rPr>
      </w:pPr>
      <w:r>
        <w:rPr>
          <w:rFonts w:hint="eastAsia" w:ascii="仿宋" w:hAnsi="仿宋" w:eastAsia="仿宋"/>
          <w:color w:val="000000"/>
          <w:sz w:val="24"/>
        </w:rPr>
        <w:t>3、支持通过切片器在“日”“月”“季”之间切换趋势分析粒度。</w:t>
      </w:r>
    </w:p>
    <w:p>
      <w:pPr>
        <w:spacing w:after="0" w:line="360" w:lineRule="auto"/>
        <w:rPr>
          <w:rFonts w:ascii="仿宋" w:hAnsi="仿宋" w:eastAsia="仿宋"/>
          <w:color w:val="000000"/>
          <w:sz w:val="24"/>
        </w:rPr>
      </w:pPr>
      <w:r>
        <w:rPr>
          <w:rFonts w:hint="eastAsia" w:ascii="仿宋" w:hAnsi="仿宋" w:eastAsia="仿宋"/>
          <w:color w:val="000000"/>
          <w:sz w:val="24"/>
        </w:rPr>
        <w:t>4、用户点击“导出”后，可导出：《任务完成情况分析</w:t>
      </w:r>
      <w:r>
        <w:rPr>
          <w:rFonts w:ascii="仿宋" w:hAnsi="仿宋" w:eastAsia="仿宋"/>
          <w:color w:val="000000"/>
          <w:sz w:val="24"/>
        </w:rPr>
        <w:t>.</w:t>
      </w:r>
      <w:r>
        <w:rPr>
          <w:rFonts w:hint="eastAsia" w:ascii="仿宋" w:hAnsi="仿宋" w:eastAsia="仿宋"/>
          <w:color w:val="000000"/>
          <w:sz w:val="24"/>
        </w:rPr>
        <w:t>xls》。</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sz w:val="24"/>
        </w:rPr>
        <w:t>1、任务完成情况分析以列表形式展示。列表栏位包括：机构名称、客户数、基准值、当前值、增量、增长率、接触覆盖率、拟支持客户数、进一步营销客户数、不予支持客户数、营销成功率。</w:t>
      </w:r>
      <w:r>
        <w:rPr>
          <w:rFonts w:hint="eastAsia" w:ascii="仿宋" w:hAnsi="仿宋" w:eastAsia="仿宋"/>
          <w:b/>
          <w:bCs/>
          <w:color w:val="000000" w:themeColor="text1"/>
          <w:sz w:val="24"/>
          <w14:textFill>
            <w14:solidFill>
              <w14:schemeClr w14:val="tx1"/>
            </w14:solidFill>
          </w14:textFill>
        </w:rPr>
        <w:t>若活动关联多个指标，则每个指标都包括基准值、当前值、增量、增长率，支持任务完成情况分析表格横向扩展</w:t>
      </w:r>
      <w:r>
        <w:rPr>
          <w:rFonts w:hint="eastAsia" w:ascii="仿宋" w:hAnsi="仿宋" w:eastAsia="仿宋"/>
          <w:color w:val="000000" w:themeColor="text1"/>
          <w:sz w:val="24"/>
          <w14:textFill>
            <w14:solidFill>
              <w14:schemeClr w14:val="tx1"/>
            </w14:solidFill>
          </w14:textFill>
        </w:rPr>
        <w:t>。</w:t>
      </w:r>
    </w:p>
    <w:p>
      <w:pPr>
        <w:spacing w:after="0" w:line="360" w:lineRule="auto"/>
        <w:rPr>
          <w:rFonts w:ascii="仿宋" w:hAnsi="仿宋" w:eastAsia="仿宋"/>
          <w:color w:val="000000"/>
          <w:sz w:val="24"/>
        </w:rPr>
      </w:pPr>
      <w:r>
        <w:rPr>
          <w:rFonts w:hint="eastAsia" w:ascii="仿宋" w:hAnsi="仿宋" w:eastAsia="仿宋"/>
          <w:color w:val="000000"/>
          <w:sz w:val="24"/>
        </w:rPr>
        <w:t>2、任务关联指标趋势分析以折线图展示，默认展示首个指标的趋势分析。当存在多个指标时，默认展示第一个指标</w:t>
      </w:r>
      <w:r>
        <w:rPr>
          <w:rFonts w:hint="eastAsia" w:ascii="仿宋" w:hAnsi="仿宋" w:eastAsia="仿宋"/>
          <w:color w:val="000000" w:themeColor="text1"/>
          <w:sz w:val="24"/>
          <w14:textFill>
            <w14:solidFill>
              <w14:schemeClr w14:val="tx1"/>
            </w14:solidFill>
          </w14:textFill>
        </w:rPr>
        <w:t>（按指标编号排序），</w:t>
      </w:r>
      <w:r>
        <w:rPr>
          <w:rFonts w:hint="eastAsia" w:ascii="仿宋" w:hAnsi="仿宋" w:eastAsia="仿宋"/>
          <w:color w:val="000000"/>
          <w:sz w:val="24"/>
        </w:rPr>
        <w:t>允许用户切换指标趋势分析切片器枚举值为“日”“月”“季”，默认值为“日”。</w:t>
      </w:r>
    </w:p>
    <w:p>
      <w:pPr>
        <w:spacing w:after="0" w:line="360" w:lineRule="auto"/>
        <w:rPr>
          <w:rFonts w:ascii="仿宋" w:hAnsi="仿宋" w:eastAsia="仿宋"/>
          <w:color w:val="000000"/>
          <w:sz w:val="24"/>
        </w:rPr>
      </w:pPr>
      <w:r>
        <w:rPr>
          <w:rFonts w:hint="eastAsia" w:ascii="仿宋" w:hAnsi="仿宋" w:eastAsia="仿宋"/>
          <w:color w:val="000000"/>
          <w:sz w:val="24"/>
        </w:rPr>
        <w:t>3、默认按照机构号升序排序。</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1、支持总/分行管理用户、网点负责人查看本人创建或上级机构下发的营销活动详情</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2、有权限（可配置不同角色的导出权限）的用户支持导出。</w:t>
      </w:r>
    </w:p>
    <w:p>
      <w:pPr>
        <w:pStyle w:val="7"/>
        <w:numPr>
          <w:ilvl w:val="4"/>
          <w:numId w:val="107"/>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color w:val="000000"/>
          <w:sz w:val="24"/>
        </w:rPr>
      </w:pPr>
      <w:r>
        <w:rPr>
          <w:rFonts w:hint="eastAsia" w:ascii="仿宋" w:hAnsi="仿宋" w:eastAsia="仿宋"/>
          <w:color w:val="000000"/>
          <w:sz w:val="24"/>
        </w:rPr>
        <w:t>系统展示机构维度分析结果、趋势分析结果及导出处理结果。</w:t>
      </w:r>
    </w:p>
    <w:tbl>
      <w:tblPr>
        <w:tblStyle w:val="51"/>
        <w:tblW w:w="90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2223"/>
        <w:gridCol w:w="2089"/>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jc w:val="center"/>
        </w:trPr>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2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652"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机构名称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展示客户数量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基准值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展示分析基准值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当前值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展示当前值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增量</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增长率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百分比</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展示增长率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接触覆盖率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展示接触覆盖率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拟支持客户数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展示拟支持客户数量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进一步营销客户数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展示进一步营销客户数量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不予支持客户数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展示不予支持客户数量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营销成功率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展示营销成功率</w:t>
            </w:r>
          </w:p>
        </w:tc>
      </w:tr>
    </w:tbl>
    <w:p>
      <w:pPr>
        <w:spacing w:line="360" w:lineRule="auto"/>
        <w:rPr>
          <w:rFonts w:ascii="仿宋" w:hAnsi="仿宋" w:eastAsia="仿宋" w:cs="仿宋"/>
          <w:color w:val="000000"/>
          <w:kern w:val="0"/>
          <w:sz w:val="24"/>
        </w:rPr>
      </w:pPr>
    </w:p>
    <w:p>
      <w:pPr>
        <w:pStyle w:val="7"/>
        <w:numPr>
          <w:ilvl w:val="4"/>
          <w:numId w:val="107"/>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07"/>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07"/>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04"/>
        </w:numPr>
        <w:spacing w:line="360" w:lineRule="auto"/>
        <w:ind w:left="1418" w:hanging="1418"/>
        <w:rPr>
          <w:rFonts w:ascii="仿宋" w:hAnsi="仿宋" w:eastAsia="仿宋"/>
          <w:b w:val="0"/>
          <w:bCs w:val="0"/>
        </w:rPr>
      </w:pPr>
      <w:r>
        <w:rPr>
          <w:rFonts w:hint="eastAsia" w:ascii="仿宋" w:hAnsi="仿宋" w:eastAsia="仿宋"/>
        </w:rPr>
        <w:t>营销活动视图-客户经理执行分析</w:t>
      </w:r>
    </w:p>
    <w:p>
      <w:pPr>
        <w:pStyle w:val="7"/>
        <w:numPr>
          <w:ilvl w:val="4"/>
          <w:numId w:val="108"/>
        </w:numPr>
        <w:spacing w:line="360" w:lineRule="auto"/>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支持用户按客户经理维度查看客户经理执行分析，并支持查询与导出。</w:t>
      </w:r>
    </w:p>
    <w:p>
      <w:pPr>
        <w:pStyle w:val="7"/>
        <w:numPr>
          <w:ilvl w:val="4"/>
          <w:numId w:val="108"/>
        </w:numPr>
        <w:spacing w:line="360" w:lineRule="auto"/>
        <w:ind w:left="1418" w:hanging="1418"/>
        <w:rPr>
          <w:rFonts w:ascii="仿宋" w:hAnsi="仿宋" w:eastAsia="仿宋" w:cs="仿宋"/>
          <w:i w:val="0"/>
          <w:iCs w:val="0"/>
          <w:sz w:val="24"/>
        </w:rPr>
      </w:pPr>
      <w:r>
        <w:rPr>
          <w:rFonts w:hint="eastAsia" w:ascii="仿宋" w:hAnsi="仿宋" w:eastAsia="仿宋" w:cs="仿宋"/>
          <w:i w:val="0"/>
          <w:iCs w:val="0"/>
          <w:sz w:val="24"/>
        </w:rPr>
        <w:t>输入</w:t>
      </w:r>
    </w:p>
    <w:p>
      <w:pPr>
        <w:spacing w:line="360" w:lineRule="auto"/>
        <w:rPr>
          <w:rFonts w:ascii="仿宋" w:hAnsi="仿宋" w:eastAsia="仿宋"/>
          <w:color w:val="000000"/>
          <w:sz w:val="24"/>
        </w:rPr>
      </w:pPr>
      <w:r>
        <w:rPr>
          <w:rFonts w:ascii="仿宋" w:hAnsi="仿宋" w:eastAsia="仿宋"/>
          <w:color w:val="000000"/>
          <w:sz w:val="24"/>
        </w:rPr>
        <w:t>用户进入“</w:t>
      </w:r>
      <w:r>
        <w:rPr>
          <w:rFonts w:hint="eastAsia" w:ascii="仿宋" w:hAnsi="仿宋" w:eastAsia="仿宋"/>
          <w:color w:val="000000"/>
          <w:sz w:val="24"/>
        </w:rPr>
        <w:t>营销活动详情”</w:t>
      </w:r>
      <w:r>
        <w:rPr>
          <w:rFonts w:ascii="仿宋" w:hAnsi="仿宋" w:eastAsia="仿宋"/>
          <w:color w:val="000000"/>
          <w:sz w:val="24"/>
        </w:rPr>
        <w:t>后，点击“</w:t>
      </w:r>
      <w:r>
        <w:rPr>
          <w:rFonts w:hint="eastAsia" w:ascii="仿宋" w:hAnsi="仿宋" w:eastAsia="仿宋"/>
          <w:color w:val="000000"/>
          <w:sz w:val="24"/>
        </w:rPr>
        <w:t>客户经理执行分析</w:t>
      </w:r>
      <w:r>
        <w:rPr>
          <w:rFonts w:ascii="仿宋" w:hAnsi="仿宋" w:eastAsia="仿宋"/>
          <w:color w:val="000000"/>
          <w:sz w:val="24"/>
        </w:rPr>
        <w:t>”tab，系统加载</w:t>
      </w:r>
      <w:r>
        <w:rPr>
          <w:rFonts w:hint="eastAsia" w:ascii="仿宋" w:hAnsi="仿宋" w:eastAsia="仿宋"/>
          <w:color w:val="000000"/>
          <w:sz w:val="24"/>
        </w:rPr>
        <w:t>客户经理执行分析数据</w:t>
      </w:r>
      <w:r>
        <w:rPr>
          <w:rFonts w:ascii="仿宋" w:hAnsi="仿宋" w:eastAsia="仿宋"/>
          <w:color w:val="000000"/>
          <w:sz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2262"/>
        <w:gridCol w:w="2262"/>
        <w:gridCol w:w="2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jc w:val="center"/>
        </w:trPr>
        <w:tc>
          <w:tcPr>
            <w:tcW w:w="226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b/>
                <w:bCs/>
              </w:rPr>
            </w:pPr>
            <w:r>
              <w:rPr>
                <w:rFonts w:hint="eastAsia" w:ascii="仿宋" w:hAnsi="仿宋" w:eastAsia="仿宋" w:cs="仿宋"/>
                <w:b/>
                <w:bCs/>
                <w:kern w:val="0"/>
                <w:sz w:val="24"/>
                <w:lang w:bidi="ar"/>
              </w:rPr>
              <w:t>归属机构</w:t>
            </w:r>
          </w:p>
        </w:tc>
        <w:tc>
          <w:tcPr>
            <w:tcW w:w="2262" w:type="dxa"/>
          </w:tcPr>
          <w:p>
            <w:pPr>
              <w:spacing w:line="360" w:lineRule="auto"/>
              <w:rPr>
                <w:rFonts w:ascii="仿宋" w:hAnsi="仿宋" w:eastAsia="仿宋"/>
              </w:rPr>
            </w:pPr>
            <w:r>
              <w:rPr>
                <w:rFonts w:ascii="仿宋" w:hAnsi="仿宋" w:eastAsia="仿宋" w:cs="仿宋"/>
                <w:sz w:val="24"/>
                <w:lang w:bidi="ar"/>
              </w:rPr>
              <w:t>默认</w:t>
            </w:r>
            <w:r>
              <w:rPr>
                <w:rFonts w:hint="eastAsia" w:ascii="仿宋" w:hAnsi="仿宋" w:eastAsia="仿宋" w:cs="仿宋"/>
                <w:sz w:val="24"/>
                <w:lang w:bidi="ar"/>
              </w:rPr>
              <w:t>反显</w:t>
            </w:r>
            <w:r>
              <w:rPr>
                <w:rFonts w:ascii="仿宋" w:hAnsi="仿宋" w:eastAsia="仿宋" w:cs="仿宋"/>
                <w:sz w:val="24"/>
                <w:lang w:bidi="ar"/>
              </w:rPr>
              <w:t>当前用户归属机构，可调整</w:t>
            </w:r>
            <w:r>
              <w:rPr>
                <w:rFonts w:hint="eastAsia" w:ascii="仿宋" w:hAnsi="仿宋" w:eastAsia="仿宋" w:cs="仿宋"/>
                <w:sz w:val="24"/>
                <w:lang w:bidi="ar"/>
              </w:rPr>
              <w:t>，必输。</w:t>
            </w:r>
          </w:p>
        </w:tc>
        <w:tc>
          <w:tcPr>
            <w:tcW w:w="2262" w:type="dxa"/>
          </w:tcPr>
          <w:p>
            <w:pPr>
              <w:spacing w:line="360" w:lineRule="auto"/>
              <w:rPr>
                <w:rFonts w:ascii="仿宋" w:hAnsi="仿宋" w:eastAsia="仿宋"/>
              </w:rPr>
            </w:pPr>
            <w:r>
              <w:rPr>
                <w:rFonts w:hint="eastAsia" w:ascii="仿宋" w:hAnsi="仿宋" w:eastAsia="仿宋" w:cs="仿宋"/>
                <w:kern w:val="0"/>
                <w:sz w:val="24"/>
                <w:lang w:bidi="ar"/>
              </w:rPr>
              <w:t>机构树</w:t>
            </w:r>
          </w:p>
        </w:tc>
        <w:tc>
          <w:tcPr>
            <w:tcW w:w="2275" w:type="dxa"/>
          </w:tcPr>
          <w:p>
            <w:pPr>
              <w:spacing w:line="360" w:lineRule="auto"/>
              <w:rPr>
                <w:rFonts w:ascii="仿宋" w:hAnsi="仿宋" w:eastAsia="仿宋"/>
              </w:rPr>
            </w:pPr>
            <w:r>
              <w:rPr>
                <w:rFonts w:hint="eastAsia" w:ascii="仿宋" w:hAnsi="仿宋" w:eastAsia="仿宋" w:cs="仿宋"/>
                <w:kern w:val="0"/>
                <w:sz w:val="24"/>
                <w:lang w:bidi="ar"/>
              </w:rPr>
              <w:t>支持按归属机构查询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
                <w:bCs/>
                <w:kern w:val="0"/>
                <w:sz w:val="24"/>
                <w:lang w:bidi="ar"/>
              </w:rPr>
              <w:t>客户经理</w:t>
            </w:r>
          </w:p>
        </w:tc>
        <w:tc>
          <w:tcPr>
            <w:tcW w:w="2262"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kern w:val="0"/>
                <w:sz w:val="24"/>
                <w:lang w:bidi="ar"/>
              </w:rPr>
              <w:t>文本</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kern w:val="0"/>
                <w:sz w:val="24"/>
                <w:lang w:bidi="ar"/>
              </w:rPr>
              <w:t>支持客户经理名称模糊查询</w:t>
            </w:r>
          </w:p>
        </w:tc>
      </w:tr>
    </w:tbl>
    <w:p>
      <w:pPr>
        <w:spacing w:line="360" w:lineRule="auto"/>
        <w:rPr>
          <w:rFonts w:ascii="仿宋" w:hAnsi="仿宋" w:eastAsia="仿宋"/>
        </w:rPr>
      </w:pPr>
    </w:p>
    <w:p>
      <w:pPr>
        <w:pStyle w:val="7"/>
        <w:numPr>
          <w:ilvl w:val="4"/>
          <w:numId w:val="108"/>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w:t>
      </w:r>
      <w:r>
        <w:rPr>
          <w:rFonts w:hint="eastAsia" w:ascii="仿宋" w:hAnsi="仿宋" w:eastAsia="仿宋"/>
          <w:sz w:val="24"/>
          <w:szCs w:val="24"/>
        </w:rPr>
        <w:t>用户进入“营销活动详情”后，点击“客户经理执行分析”tab，系统展示客户经理执行分析数据</w:t>
      </w:r>
      <w:r>
        <w:rPr>
          <w:rFonts w:hint="eastAsia" w:ascii="仿宋" w:hAnsi="仿宋" w:eastAsia="仿宋"/>
          <w:color w:val="000000"/>
          <w:sz w:val="24"/>
        </w:rPr>
        <w:t>。</w:t>
      </w:r>
    </w:p>
    <w:p>
      <w:pPr>
        <w:spacing w:after="0" w:line="360" w:lineRule="auto"/>
        <w:rPr>
          <w:rFonts w:ascii="仿宋" w:hAnsi="仿宋" w:eastAsia="仿宋"/>
          <w:color w:val="000000"/>
          <w:sz w:val="24"/>
        </w:rPr>
      </w:pPr>
      <w:r>
        <w:rPr>
          <w:rFonts w:hint="eastAsia" w:ascii="仿宋" w:hAnsi="仿宋" w:eastAsia="仿宋"/>
          <w:color w:val="000000"/>
          <w:sz w:val="24"/>
        </w:rPr>
        <w:t>2、用户点击“筛选”按钮，</w:t>
      </w:r>
      <w:r>
        <w:rPr>
          <w:rFonts w:hint="eastAsia" w:ascii="仿宋" w:hAnsi="仿宋" w:eastAsia="仿宋"/>
          <w:sz w:val="24"/>
          <w:szCs w:val="24"/>
        </w:rPr>
        <w:t>系统打开筛选面板</w:t>
      </w:r>
      <w:r>
        <w:rPr>
          <w:rFonts w:hint="eastAsia" w:ascii="仿宋" w:hAnsi="仿宋" w:eastAsia="仿宋"/>
          <w:color w:val="000000"/>
          <w:sz w:val="24"/>
        </w:rPr>
        <w:t>，可在筛选面板操作：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点击“查询”，系统按当前输入条件返回符合条件的数据。</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点击“重置”，系统清空当前输入条件并恢复初始状态。</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b/>
          <w:bCs/>
          <w:color w:val="000000" w:themeColor="text1"/>
          <w:sz w:val="24"/>
          <w14:textFill>
            <w14:solidFill>
              <w14:schemeClr w14:val="tx1"/>
            </w14:solidFill>
          </w14:textFill>
        </w:rPr>
      </w:pPr>
      <w:r>
        <w:rPr>
          <w:rFonts w:hint="eastAsia" w:ascii="仿宋" w:hAnsi="仿宋" w:eastAsia="仿宋"/>
          <w:color w:val="000000"/>
          <w:sz w:val="24"/>
        </w:rPr>
        <w:t>1、</w:t>
      </w:r>
      <w:r>
        <w:rPr>
          <w:rFonts w:hint="eastAsia" w:ascii="仿宋" w:hAnsi="仿宋" w:eastAsia="仿宋"/>
          <w:b/>
          <w:bCs/>
          <w:color w:val="000000" w:themeColor="text1"/>
          <w:sz w:val="24"/>
          <w14:textFill>
            <w14:solidFill>
              <w14:schemeClr w14:val="tx1"/>
            </w14:solidFill>
          </w14:textFill>
        </w:rPr>
        <w:t>若活动关联多个指标，则每个指标都包括基准值、当前值、增量、增长率，支持</w:t>
      </w:r>
      <w:r>
        <w:rPr>
          <w:rFonts w:hint="eastAsia" w:ascii="仿宋" w:hAnsi="仿宋" w:eastAsia="仿宋"/>
          <w:b/>
          <w:bCs/>
          <w:color w:val="000000" w:themeColor="text1"/>
          <w:sz w:val="24"/>
          <w:szCs w:val="24"/>
          <w14:textFill>
            <w14:solidFill>
              <w14:schemeClr w14:val="tx1"/>
            </w14:solidFill>
          </w14:textFill>
        </w:rPr>
        <w:t>客户经理执行分析</w:t>
      </w:r>
      <w:r>
        <w:rPr>
          <w:rFonts w:hint="eastAsia" w:ascii="仿宋" w:hAnsi="仿宋" w:eastAsia="仿宋"/>
          <w:b/>
          <w:bCs/>
          <w:color w:val="000000" w:themeColor="text1"/>
          <w:sz w:val="24"/>
          <w14:textFill>
            <w14:solidFill>
              <w14:schemeClr w14:val="tx1"/>
            </w14:solidFill>
          </w14:textFill>
        </w:rPr>
        <w:t>表格横向扩展。</w:t>
      </w:r>
    </w:p>
    <w:p>
      <w:pPr>
        <w:spacing w:after="0" w:line="360" w:lineRule="auto"/>
        <w:rPr>
          <w:rFonts w:ascii="仿宋" w:hAnsi="仿宋" w:eastAsia="仿宋"/>
          <w:color w:val="000000"/>
          <w:sz w:val="24"/>
        </w:rPr>
      </w:pPr>
      <w:r>
        <w:rPr>
          <w:rFonts w:ascii="仿宋" w:hAnsi="仿宋" w:eastAsia="仿宋"/>
          <w:color w:val="000000" w:themeColor="text1"/>
          <w:sz w:val="24"/>
          <w14:textFill>
            <w14:solidFill>
              <w14:schemeClr w14:val="tx1"/>
            </w14:solidFill>
          </w14:textFill>
        </w:rPr>
        <w:t>2</w:t>
      </w:r>
      <w:r>
        <w:rPr>
          <w:rFonts w:hint="eastAsia" w:ascii="仿宋" w:hAnsi="仿宋" w:eastAsia="仿宋"/>
          <w:color w:val="000000" w:themeColor="text1"/>
          <w:sz w:val="24"/>
          <w14:textFill>
            <w14:solidFill>
              <w14:schemeClr w14:val="tx1"/>
            </w14:solidFill>
          </w14:textFill>
        </w:rPr>
        <w:t>、默</w:t>
      </w:r>
      <w:r>
        <w:rPr>
          <w:rFonts w:hint="eastAsia" w:ascii="仿宋" w:hAnsi="仿宋" w:eastAsia="仿宋"/>
          <w:color w:val="000000"/>
          <w:sz w:val="24"/>
        </w:rPr>
        <w:t>认按照机构号升序排序。</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1、支持总/分行管理用户、网点负责人查看本机构辖下的客户经理执行分析结果。</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2、有权限（可配置不同角色的导出权限）的用户支持导出。</w:t>
      </w:r>
    </w:p>
    <w:p>
      <w:pPr>
        <w:pStyle w:val="7"/>
        <w:numPr>
          <w:ilvl w:val="4"/>
          <w:numId w:val="108"/>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tbl>
      <w:tblPr>
        <w:tblStyle w:val="51"/>
        <w:tblW w:w="90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2223"/>
        <w:gridCol w:w="2089"/>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2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652"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客户经理</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机构名称</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展示客户数量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基准值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展示分析基准值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当前值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展示当前值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增量</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增长率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百分比</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展示增长率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接触覆盖率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展示接触覆盖率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拟支持客户数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展示拟支持客户数量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进一步营销客户数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展示进一步营销客户数量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不予支持客户数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展示不予支持客户数量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营销成功率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展示营销成功率</w:t>
            </w:r>
          </w:p>
        </w:tc>
      </w:tr>
    </w:tbl>
    <w:p>
      <w:pPr>
        <w:spacing w:line="360" w:lineRule="auto"/>
        <w:rPr>
          <w:rFonts w:ascii="仿宋" w:hAnsi="仿宋" w:eastAsia="仿宋" w:cs="仿宋"/>
          <w:color w:val="000000"/>
          <w:kern w:val="0"/>
          <w:sz w:val="24"/>
        </w:rPr>
      </w:pPr>
    </w:p>
    <w:p>
      <w:pPr>
        <w:pStyle w:val="7"/>
        <w:numPr>
          <w:ilvl w:val="4"/>
          <w:numId w:val="108"/>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08"/>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spacing w:line="360" w:lineRule="auto"/>
        <w:rPr>
          <w:rFonts w:ascii="仿宋" w:hAnsi="仿宋" w:eastAsia="仿宋" w:cs="仿宋"/>
          <w:sz w:val="24"/>
        </w:rPr>
      </w:pPr>
    </w:p>
    <w:p>
      <w:pPr>
        <w:pStyle w:val="7"/>
        <w:numPr>
          <w:ilvl w:val="4"/>
          <w:numId w:val="108"/>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04"/>
        </w:numPr>
        <w:spacing w:line="360" w:lineRule="auto"/>
        <w:ind w:left="1418" w:hanging="1418"/>
        <w:rPr>
          <w:rFonts w:ascii="仿宋" w:hAnsi="仿宋" w:eastAsia="仿宋"/>
          <w:b w:val="0"/>
          <w:bCs w:val="0"/>
        </w:rPr>
      </w:pPr>
      <w:r>
        <w:rPr>
          <w:rFonts w:hint="eastAsia" w:ascii="仿宋" w:hAnsi="仿宋" w:eastAsia="仿宋"/>
        </w:rPr>
        <w:t>营销活动视图-客户明细</w:t>
      </w:r>
    </w:p>
    <w:p>
      <w:pPr>
        <w:pStyle w:val="7"/>
        <w:numPr>
          <w:ilvl w:val="4"/>
          <w:numId w:val="109"/>
        </w:numPr>
        <w:spacing w:line="360" w:lineRule="auto"/>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支持用户按客户维度查看营销活动客户明细结果。</w:t>
      </w:r>
    </w:p>
    <w:p>
      <w:pPr>
        <w:pStyle w:val="7"/>
        <w:numPr>
          <w:ilvl w:val="4"/>
          <w:numId w:val="109"/>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2262"/>
        <w:gridCol w:w="2262"/>
        <w:gridCol w:w="2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b/>
                <w:bCs/>
              </w:rPr>
            </w:pPr>
            <w:r>
              <w:rPr>
                <w:rFonts w:hint="eastAsia" w:ascii="仿宋" w:hAnsi="仿宋" w:eastAsia="仿宋" w:cs="仿宋"/>
                <w:b/>
                <w:bCs/>
                <w:kern w:val="0"/>
                <w:sz w:val="24"/>
                <w:lang w:bidi="ar"/>
              </w:rPr>
              <w:t>归属机构</w:t>
            </w:r>
          </w:p>
        </w:tc>
        <w:tc>
          <w:tcPr>
            <w:tcW w:w="2262" w:type="dxa"/>
          </w:tcPr>
          <w:p>
            <w:pPr>
              <w:spacing w:line="360" w:lineRule="auto"/>
              <w:rPr>
                <w:rFonts w:ascii="仿宋" w:hAnsi="仿宋" w:eastAsia="仿宋"/>
              </w:rPr>
            </w:pPr>
            <w:r>
              <w:rPr>
                <w:rFonts w:ascii="仿宋" w:hAnsi="仿宋" w:eastAsia="仿宋" w:cs="仿宋"/>
                <w:sz w:val="24"/>
                <w:lang w:bidi="ar"/>
              </w:rPr>
              <w:t>默认</w:t>
            </w:r>
            <w:r>
              <w:rPr>
                <w:rFonts w:hint="eastAsia" w:ascii="仿宋" w:hAnsi="仿宋" w:eastAsia="仿宋" w:cs="仿宋"/>
                <w:sz w:val="24"/>
                <w:lang w:bidi="ar"/>
              </w:rPr>
              <w:t>反显</w:t>
            </w:r>
            <w:r>
              <w:rPr>
                <w:rFonts w:ascii="仿宋" w:hAnsi="仿宋" w:eastAsia="仿宋" w:cs="仿宋"/>
                <w:sz w:val="24"/>
                <w:lang w:bidi="ar"/>
              </w:rPr>
              <w:t>当前用户归属机构，可调整</w:t>
            </w:r>
            <w:r>
              <w:rPr>
                <w:rFonts w:hint="eastAsia" w:ascii="仿宋" w:hAnsi="仿宋" w:eastAsia="仿宋" w:cs="仿宋"/>
                <w:sz w:val="24"/>
                <w:lang w:bidi="ar"/>
              </w:rPr>
              <w:t>，必输。</w:t>
            </w:r>
          </w:p>
        </w:tc>
        <w:tc>
          <w:tcPr>
            <w:tcW w:w="2262" w:type="dxa"/>
          </w:tcPr>
          <w:p>
            <w:pPr>
              <w:spacing w:line="360" w:lineRule="auto"/>
              <w:rPr>
                <w:rFonts w:ascii="仿宋" w:hAnsi="仿宋" w:eastAsia="仿宋"/>
              </w:rPr>
            </w:pPr>
            <w:r>
              <w:rPr>
                <w:rFonts w:hint="eastAsia" w:ascii="仿宋" w:hAnsi="仿宋" w:eastAsia="仿宋" w:cs="仿宋"/>
                <w:kern w:val="0"/>
                <w:sz w:val="24"/>
                <w:lang w:bidi="ar"/>
              </w:rPr>
              <w:t>机构树</w:t>
            </w:r>
          </w:p>
        </w:tc>
        <w:tc>
          <w:tcPr>
            <w:tcW w:w="2275" w:type="dxa"/>
          </w:tcPr>
          <w:p>
            <w:pPr>
              <w:spacing w:line="360" w:lineRule="auto"/>
              <w:rPr>
                <w:rFonts w:ascii="仿宋" w:hAnsi="仿宋" w:eastAsia="仿宋"/>
              </w:rPr>
            </w:pPr>
            <w:r>
              <w:rPr>
                <w:rFonts w:hint="eastAsia" w:ascii="仿宋" w:hAnsi="仿宋" w:eastAsia="仿宋" w:cs="仿宋"/>
                <w:kern w:val="0"/>
                <w:sz w:val="24"/>
                <w:lang w:bidi="ar"/>
              </w:rPr>
              <w:t>支持按归属机构查询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客户名称</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文本框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支持录入客户名称进行数据筛选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营销人</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文本框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支持录入营销人工号或姓名进行数据筛选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客户等级</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支持选择客户等级进行数据筛选，枚举值：睡眠、</w:t>
            </w:r>
            <w:ins w:id="2069" w:author="wanao" w:date="2026-07-08T11:19:20Z">
              <w:r>
                <w:rPr>
                  <w:rFonts w:hint="eastAsia" w:ascii="仿宋" w:hAnsi="仿宋" w:eastAsia="仿宋"/>
                  <w:sz w:val="24"/>
                  <w:szCs w:val="24"/>
                  <w:lang w:val="en-US" w:eastAsia="zh-CN"/>
                </w:rPr>
                <w:t>大众、潜力、优质、财富1、财富2、贵宾、私行</w:t>
              </w:r>
            </w:ins>
            <w:del w:id="2070" w:author="wanao" w:date="2026-07-08T11:19:20Z">
              <w:r>
                <w:rPr>
                  <w:rFonts w:hint="eastAsia" w:ascii="仿宋" w:hAnsi="仿宋" w:eastAsia="仿宋" w:cs="仿宋"/>
                  <w:bCs/>
                  <w:color w:val="000000"/>
                  <w:kern w:val="0"/>
                  <w:sz w:val="24"/>
                </w:rPr>
                <w:delText>一级、二级、...十级</w:delText>
              </w:r>
            </w:del>
            <w:r>
              <w:rPr>
                <w:rFonts w:hint="eastAsia" w:ascii="仿宋" w:hAnsi="仿宋" w:eastAsia="仿宋" w:cs="仿宋"/>
                <w:bCs/>
                <w:color w:val="000000"/>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是否分配</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szCs w:val="24"/>
                <w:lang w:bidi="ar"/>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是否接触</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lang w:bidi="ar"/>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是否成功</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lang w:bidi="ar"/>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重置</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按钮</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按钮</w:t>
            </w:r>
          </w:p>
        </w:tc>
        <w:tc>
          <w:tcPr>
            <w:tcW w:w="2275" w:type="dxa"/>
          </w:tcPr>
          <w:p>
            <w:pPr>
              <w:spacing w:line="360" w:lineRule="auto"/>
              <w:rPr>
                <w:rFonts w:ascii="仿宋" w:hAnsi="仿宋" w:eastAsia="仿宋" w:cs="仿宋"/>
                <w:kern w:val="0"/>
                <w:sz w:val="24"/>
                <w:lang w:bidi="ar"/>
              </w:rPr>
            </w:pPr>
            <w:r>
              <w:rPr>
                <w:rFonts w:ascii="仿宋" w:hAnsi="仿宋" w:eastAsia="仿宋" w:cs="仿宋"/>
                <w:bCs/>
                <w:color w:val="000000"/>
                <w:kern w:val="0"/>
                <w:sz w:val="24"/>
              </w:rPr>
              <w:t>恢复默认筛选条件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查询</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按钮</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按钮</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执行查询</w:t>
            </w:r>
          </w:p>
        </w:tc>
      </w:tr>
    </w:tbl>
    <w:p>
      <w:pPr>
        <w:spacing w:line="360" w:lineRule="auto"/>
        <w:rPr>
          <w:rFonts w:ascii="仿宋" w:hAnsi="仿宋" w:eastAsia="仿宋"/>
        </w:rPr>
      </w:pPr>
    </w:p>
    <w:p>
      <w:pPr>
        <w:pStyle w:val="7"/>
        <w:numPr>
          <w:ilvl w:val="4"/>
          <w:numId w:val="109"/>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w:t>
      </w:r>
      <w:r>
        <w:rPr>
          <w:rFonts w:hint="eastAsia" w:ascii="仿宋" w:hAnsi="仿宋" w:eastAsia="仿宋"/>
          <w:sz w:val="24"/>
          <w:szCs w:val="24"/>
        </w:rPr>
        <w:t>用户进入“营销活动详情”后，点击“客户明细”tab，系统展示客户明细列表</w:t>
      </w:r>
      <w:r>
        <w:rPr>
          <w:rFonts w:hint="eastAsia" w:ascii="仿宋" w:hAnsi="仿宋" w:eastAsia="仿宋"/>
          <w:color w:val="000000"/>
          <w:sz w:val="24"/>
        </w:rPr>
        <w:t>。</w:t>
      </w:r>
    </w:p>
    <w:p>
      <w:pPr>
        <w:spacing w:after="0" w:line="360" w:lineRule="auto"/>
        <w:rPr>
          <w:rFonts w:ascii="仿宋" w:hAnsi="仿宋" w:eastAsia="仿宋"/>
          <w:color w:val="000000"/>
          <w:sz w:val="24"/>
        </w:rPr>
      </w:pPr>
      <w:r>
        <w:rPr>
          <w:rFonts w:hint="eastAsia" w:ascii="仿宋" w:hAnsi="仿宋" w:eastAsia="仿宋"/>
          <w:color w:val="000000"/>
          <w:sz w:val="24"/>
        </w:rPr>
        <w:t>2、用户点击“筛选”按钮，</w:t>
      </w:r>
      <w:r>
        <w:rPr>
          <w:rFonts w:hint="eastAsia" w:ascii="仿宋" w:hAnsi="仿宋" w:eastAsia="仿宋"/>
          <w:sz w:val="24"/>
          <w:szCs w:val="24"/>
        </w:rPr>
        <w:t>系统打开筛选面板</w:t>
      </w:r>
      <w:r>
        <w:rPr>
          <w:rFonts w:hint="eastAsia" w:ascii="仿宋" w:hAnsi="仿宋" w:eastAsia="仿宋"/>
          <w:color w:val="000000"/>
          <w:sz w:val="24"/>
        </w:rPr>
        <w:t>，可在筛选面板操作，支持通过筛选条件筛选客户明细列表数据</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点击“查询”，系统按当前输入条件返回符合条件的数据。</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点击“重置”，系统清空当前输入条件并恢复初始状态。</w:t>
      </w:r>
    </w:p>
    <w:p>
      <w:pPr>
        <w:spacing w:after="0" w:line="360" w:lineRule="auto"/>
        <w:rPr>
          <w:rFonts w:ascii="仿宋" w:hAnsi="仿宋" w:eastAsia="仿宋"/>
          <w:color w:val="000000"/>
          <w:sz w:val="24"/>
        </w:rPr>
      </w:pPr>
      <w:r>
        <w:rPr>
          <w:rFonts w:hint="eastAsia" w:ascii="仿宋" w:hAnsi="仿宋" w:eastAsia="仿宋"/>
          <w:color w:val="000000"/>
          <w:sz w:val="24"/>
        </w:rPr>
        <w:t>3、用户可在列表统一操作按钮区操作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用户可基于客户明细继续执行分配、回收等后续动作。</w:t>
      </w:r>
    </w:p>
    <w:p>
      <w:pPr>
        <w:spacing w:after="0" w:line="360" w:lineRule="auto"/>
        <w:ind w:firstLine="420"/>
        <w:rPr>
          <w:rFonts w:ascii="仿宋" w:hAnsi="仿宋" w:eastAsia="仿宋"/>
          <w:sz w:val="24"/>
        </w:rPr>
      </w:pPr>
      <w:r>
        <w:rPr>
          <w:rFonts w:hint="eastAsia" w:ascii="仿宋" w:hAnsi="仿宋" w:eastAsia="仿宋"/>
          <w:sz w:val="24"/>
        </w:rPr>
        <w:t>点击“分配”按钮，详见“移动端（企微）功能需求-营销-营销活动管理-营销活动视图-客户明细-分配”章节。</w:t>
      </w:r>
    </w:p>
    <w:p>
      <w:pPr>
        <w:spacing w:after="0" w:line="360" w:lineRule="auto"/>
        <w:ind w:firstLine="420"/>
        <w:rPr>
          <w:rFonts w:ascii="仿宋" w:hAnsi="仿宋" w:eastAsia="仿宋"/>
          <w:color w:val="000000"/>
          <w:sz w:val="24"/>
        </w:rPr>
      </w:pPr>
      <w:r>
        <w:rPr>
          <w:rFonts w:hint="eastAsia" w:ascii="仿宋" w:hAnsi="仿宋" w:eastAsia="仿宋"/>
          <w:sz w:val="24"/>
        </w:rPr>
        <w:t>点击“回收”按钮，详见“移动端（企微）功能需求-营销-营销活动管理-营销活动视图-客户明细-回收”章节。</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sz w:val="24"/>
        </w:rPr>
      </w:pPr>
      <w:r>
        <w:rPr>
          <w:rFonts w:ascii="仿宋" w:hAnsi="仿宋" w:eastAsia="仿宋"/>
          <w:color w:val="000000"/>
          <w:sz w:val="24"/>
        </w:rPr>
        <w:t>1</w:t>
      </w:r>
      <w:r>
        <w:rPr>
          <w:rFonts w:hint="eastAsia" w:ascii="仿宋" w:hAnsi="仿宋" w:eastAsia="仿宋"/>
          <w:color w:val="000000"/>
          <w:sz w:val="24"/>
        </w:rPr>
        <w:t>、默认按照客户等级降序排序。</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1、支持总/分行管理用户、网点负责人查看本机构辖下的客户明细</w:t>
      </w:r>
    </w:p>
    <w:p>
      <w:pPr>
        <w:pStyle w:val="7"/>
        <w:numPr>
          <w:ilvl w:val="4"/>
          <w:numId w:val="109"/>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cs="仿宋"/>
          <w:color w:val="000000"/>
          <w:kern w:val="0"/>
          <w:sz w:val="24"/>
        </w:rPr>
      </w:pPr>
    </w:p>
    <w:tbl>
      <w:tblPr>
        <w:tblStyle w:val="51"/>
        <w:tblW w:w="90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2223"/>
        <w:gridCol w:w="2089"/>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2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652"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复选框</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支持多选与单选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客户名称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免打扰</w:t>
            </w:r>
          </w:p>
        </w:tc>
        <w:tc>
          <w:tcPr>
            <w:tcW w:w="2223"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展示免打扰，枚举值：是、否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归属机构</w:t>
            </w:r>
          </w:p>
        </w:tc>
        <w:tc>
          <w:tcPr>
            <w:tcW w:w="2223"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反显、格式：机构号+机构名称</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客户等级</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展示客户等级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营销人</w:t>
            </w:r>
          </w:p>
        </w:tc>
        <w:tc>
          <w:tcPr>
            <w:tcW w:w="2223"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反显、格式：工号+姓名</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展示客营销人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基准值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展示基准值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当前值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展示当前值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增量</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增长率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百分比</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展示增长率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sz w:val="24"/>
                <w:lang w:bidi="ar"/>
              </w:rPr>
            </w:pPr>
            <w:r>
              <w:rPr>
                <w:rFonts w:hint="eastAsia" w:ascii="仿宋" w:hAnsi="仿宋" w:eastAsia="仿宋" w:cs="仿宋"/>
                <w:b/>
                <w:bCs/>
                <w:color w:val="000000"/>
                <w:sz w:val="24"/>
                <w:lang w:bidi="ar"/>
              </w:rPr>
              <w:t>是否接触</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展示是否接触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kern w:val="0"/>
                <w:sz w:val="24"/>
              </w:rPr>
            </w:pPr>
            <w:r>
              <w:rPr>
                <w:rFonts w:hint="eastAsia" w:ascii="仿宋" w:hAnsi="仿宋" w:eastAsia="仿宋" w:cs="仿宋"/>
                <w:b/>
                <w:bCs/>
                <w:color w:val="000000"/>
                <w:kern w:val="0"/>
                <w:sz w:val="24"/>
              </w:rPr>
              <w:t>是否成功</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展示是否成功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sz w:val="24"/>
                <w:lang w:bidi="ar"/>
              </w:rPr>
            </w:pPr>
            <w:r>
              <w:rPr>
                <w:rFonts w:hint="eastAsia" w:ascii="仿宋" w:hAnsi="仿宋" w:eastAsia="仿宋" w:cs="仿宋"/>
                <w:b/>
                <w:bCs/>
                <w:color w:val="000000"/>
                <w:sz w:val="24"/>
                <w:lang w:bidi="ar"/>
              </w:rPr>
              <w:t>支持情况</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展示支持情况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sz w:val="24"/>
                <w:lang w:bidi="ar"/>
              </w:rPr>
            </w:pPr>
            <w:r>
              <w:rPr>
                <w:rFonts w:hint="eastAsia" w:ascii="仿宋" w:hAnsi="仿宋" w:eastAsia="仿宋" w:cs="仿宋"/>
                <w:b/>
                <w:bCs/>
                <w:color w:val="000000"/>
                <w:sz w:val="24"/>
                <w:lang w:bidi="ar"/>
              </w:rPr>
              <w:t>反馈内容</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展示反馈内容</w:t>
            </w:r>
          </w:p>
        </w:tc>
      </w:tr>
    </w:tbl>
    <w:p>
      <w:pPr>
        <w:spacing w:line="360" w:lineRule="auto"/>
        <w:rPr>
          <w:rFonts w:ascii="仿宋" w:hAnsi="仿宋" w:eastAsia="仿宋" w:cs="仿宋"/>
          <w:color w:val="000000"/>
          <w:kern w:val="0"/>
          <w:sz w:val="24"/>
        </w:rPr>
      </w:pPr>
    </w:p>
    <w:p>
      <w:pPr>
        <w:pStyle w:val="7"/>
        <w:numPr>
          <w:ilvl w:val="4"/>
          <w:numId w:val="109"/>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09"/>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09"/>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凭证/合同/协议打印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04"/>
        </w:numPr>
        <w:spacing w:line="360" w:lineRule="auto"/>
        <w:ind w:left="1418" w:hanging="1418"/>
        <w:rPr>
          <w:rFonts w:ascii="仿宋" w:hAnsi="仿宋" w:eastAsia="仿宋"/>
          <w:b w:val="0"/>
          <w:bCs w:val="0"/>
        </w:rPr>
      </w:pPr>
      <w:r>
        <w:rPr>
          <w:rFonts w:hint="eastAsia" w:ascii="仿宋" w:hAnsi="仿宋" w:eastAsia="仿宋"/>
        </w:rPr>
        <w:t>客户明细-分配</w:t>
      </w:r>
    </w:p>
    <w:p>
      <w:pPr>
        <w:pStyle w:val="7"/>
        <w:numPr>
          <w:ilvl w:val="4"/>
          <w:numId w:val="110"/>
        </w:numPr>
        <w:spacing w:line="360" w:lineRule="auto"/>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支持用户对客户明细中的客户执行营销人分配。</w:t>
      </w:r>
    </w:p>
    <w:p>
      <w:pPr>
        <w:pStyle w:val="7"/>
        <w:numPr>
          <w:ilvl w:val="4"/>
          <w:numId w:val="110"/>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cs="仿宋"/>
          <w:sz w:val="24"/>
        </w:rPr>
      </w:pPr>
      <w:r>
        <w:rPr>
          <w:rFonts w:hint="eastAsia" w:ascii="仿宋" w:hAnsi="仿宋" w:eastAsia="仿宋" w:cs="仿宋"/>
          <w:sz w:val="24"/>
        </w:rPr>
        <w:t>用户在客户明细中勾选目标客户后发起“分配”操作。</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2262"/>
        <w:gridCol w:w="2262"/>
        <w:gridCol w:w="2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b/>
                <w:bCs/>
              </w:rPr>
            </w:pPr>
            <w:r>
              <w:rPr>
                <w:rFonts w:hint="eastAsia" w:ascii="仿宋" w:hAnsi="仿宋" w:eastAsia="仿宋" w:cs="仿宋"/>
                <w:b/>
                <w:bCs/>
                <w:kern w:val="0"/>
                <w:sz w:val="24"/>
                <w:lang w:bidi="ar"/>
              </w:rPr>
              <w:t>归属机构</w:t>
            </w:r>
          </w:p>
        </w:tc>
        <w:tc>
          <w:tcPr>
            <w:tcW w:w="2262" w:type="dxa"/>
          </w:tcPr>
          <w:p>
            <w:pPr>
              <w:spacing w:line="360" w:lineRule="auto"/>
              <w:rPr>
                <w:rFonts w:ascii="仿宋" w:hAnsi="仿宋" w:eastAsia="仿宋"/>
              </w:rPr>
            </w:pPr>
            <w:r>
              <w:rPr>
                <w:rFonts w:ascii="仿宋" w:hAnsi="仿宋" w:eastAsia="仿宋" w:cs="仿宋"/>
                <w:sz w:val="24"/>
                <w:lang w:bidi="ar"/>
              </w:rPr>
              <w:t>默认</w:t>
            </w:r>
            <w:r>
              <w:rPr>
                <w:rFonts w:hint="eastAsia" w:ascii="仿宋" w:hAnsi="仿宋" w:eastAsia="仿宋" w:cs="仿宋"/>
                <w:sz w:val="24"/>
                <w:lang w:bidi="ar"/>
              </w:rPr>
              <w:t>反显</w:t>
            </w:r>
            <w:r>
              <w:rPr>
                <w:rFonts w:ascii="仿宋" w:hAnsi="仿宋" w:eastAsia="仿宋" w:cs="仿宋"/>
                <w:sz w:val="24"/>
                <w:lang w:bidi="ar"/>
              </w:rPr>
              <w:t>当前用户归属机构，可调整</w:t>
            </w:r>
            <w:r>
              <w:rPr>
                <w:rFonts w:hint="eastAsia" w:ascii="仿宋" w:hAnsi="仿宋" w:eastAsia="仿宋" w:cs="仿宋"/>
                <w:sz w:val="24"/>
                <w:lang w:bidi="ar"/>
              </w:rPr>
              <w:t>，必输。</w:t>
            </w:r>
          </w:p>
        </w:tc>
        <w:tc>
          <w:tcPr>
            <w:tcW w:w="2262" w:type="dxa"/>
          </w:tcPr>
          <w:p>
            <w:pPr>
              <w:spacing w:line="360" w:lineRule="auto"/>
              <w:rPr>
                <w:rFonts w:ascii="仿宋" w:hAnsi="仿宋" w:eastAsia="仿宋"/>
              </w:rPr>
            </w:pPr>
            <w:r>
              <w:rPr>
                <w:rFonts w:hint="eastAsia" w:ascii="仿宋" w:hAnsi="仿宋" w:eastAsia="仿宋" w:cs="仿宋"/>
                <w:kern w:val="0"/>
                <w:sz w:val="24"/>
                <w:lang w:bidi="ar"/>
              </w:rPr>
              <w:t>机构树</w:t>
            </w:r>
          </w:p>
        </w:tc>
        <w:tc>
          <w:tcPr>
            <w:tcW w:w="2275" w:type="dxa"/>
          </w:tcPr>
          <w:p>
            <w:pPr>
              <w:spacing w:line="360" w:lineRule="auto"/>
              <w:rPr>
                <w:rFonts w:ascii="仿宋" w:hAnsi="仿宋" w:eastAsia="仿宋"/>
              </w:rPr>
            </w:pPr>
            <w:r>
              <w:rPr>
                <w:rFonts w:hint="eastAsia" w:ascii="仿宋" w:hAnsi="仿宋" w:eastAsia="仿宋" w:cs="仿宋"/>
                <w:kern w:val="0"/>
                <w:sz w:val="24"/>
                <w:lang w:bidi="ar"/>
              </w:rPr>
              <w:t>支持按归属机构查询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
                <w:bCs/>
                <w:kern w:val="0"/>
                <w:sz w:val="24"/>
                <w:lang w:bidi="ar"/>
              </w:rPr>
              <w:t>客户经理</w:t>
            </w:r>
          </w:p>
        </w:tc>
        <w:tc>
          <w:tcPr>
            <w:tcW w:w="2262"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kern w:val="0"/>
                <w:sz w:val="24"/>
                <w:lang w:bidi="ar"/>
              </w:rPr>
              <w:t>文本</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kern w:val="0"/>
                <w:sz w:val="24"/>
                <w:lang w:bidi="ar"/>
              </w:rPr>
              <w:t>支持客户经理名称模糊查询</w:t>
            </w:r>
          </w:p>
        </w:tc>
      </w:tr>
    </w:tbl>
    <w:p>
      <w:pPr>
        <w:spacing w:line="360" w:lineRule="auto"/>
        <w:rPr>
          <w:rFonts w:ascii="仿宋" w:hAnsi="仿宋" w:eastAsia="仿宋" w:cs="仿宋"/>
          <w:sz w:val="24"/>
        </w:rPr>
      </w:pPr>
    </w:p>
    <w:p>
      <w:pPr>
        <w:pStyle w:val="7"/>
        <w:numPr>
          <w:ilvl w:val="4"/>
          <w:numId w:val="110"/>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sz w:val="24"/>
          <w:szCs w:val="24"/>
        </w:rPr>
      </w:pPr>
      <w:r>
        <w:rPr>
          <w:rFonts w:hint="eastAsia" w:ascii="仿宋" w:hAnsi="仿宋" w:eastAsia="仿宋"/>
          <w:color w:val="000000"/>
          <w:sz w:val="24"/>
        </w:rPr>
        <w:t>1、</w:t>
      </w:r>
      <w:r>
        <w:rPr>
          <w:rFonts w:hint="eastAsia" w:ascii="仿宋" w:hAnsi="仿宋" w:eastAsia="仿宋"/>
          <w:sz w:val="24"/>
          <w:szCs w:val="24"/>
        </w:rPr>
        <w:t>用户进入“营销活动详情”后，点击“客户明细”tab，系统展示客户明细列表</w:t>
      </w:r>
    </w:p>
    <w:p>
      <w:pPr>
        <w:spacing w:after="0" w:line="360" w:lineRule="auto"/>
        <w:rPr>
          <w:rFonts w:ascii="仿宋" w:hAnsi="仿宋" w:eastAsia="仿宋"/>
          <w:color w:val="000000"/>
          <w:sz w:val="24"/>
        </w:rPr>
      </w:pPr>
      <w:r>
        <w:rPr>
          <w:rFonts w:hint="eastAsia" w:ascii="仿宋" w:hAnsi="仿宋" w:eastAsia="仿宋"/>
          <w:sz w:val="24"/>
          <w:szCs w:val="24"/>
        </w:rPr>
        <w:t>2、</w:t>
      </w:r>
      <w:r>
        <w:rPr>
          <w:rFonts w:hint="eastAsia" w:ascii="仿宋" w:hAnsi="仿宋" w:eastAsia="仿宋"/>
          <w:color w:val="000000"/>
          <w:sz w:val="24"/>
        </w:rPr>
        <w:t>用户可在列表统一操作按钮区操作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在客户明细列表中勾选目标客户，点击 “分配”按钮，从右侧抽屉式弹出“分配营销人”界面。</w:t>
      </w:r>
    </w:p>
    <w:p>
      <w:pPr>
        <w:spacing w:after="0" w:line="360" w:lineRule="auto"/>
        <w:ind w:firstLine="420"/>
        <w:rPr>
          <w:rFonts w:ascii="仿宋" w:hAnsi="仿宋" w:eastAsia="仿宋"/>
          <w:color w:val="000000"/>
          <w:sz w:val="24"/>
        </w:rPr>
      </w:pPr>
      <w:r>
        <w:rPr>
          <w:rFonts w:hint="eastAsia" w:ascii="仿宋" w:hAnsi="仿宋" w:eastAsia="仿宋"/>
          <w:color w:val="000000"/>
          <w:sz w:val="24"/>
        </w:rPr>
        <w:t>支持通过归属机构、客户经理筛选条件，筛选营销人。</w:t>
      </w:r>
    </w:p>
    <w:p>
      <w:pPr>
        <w:spacing w:after="0" w:line="360" w:lineRule="auto"/>
        <w:ind w:firstLine="420"/>
        <w:rPr>
          <w:rFonts w:ascii="仿宋" w:hAnsi="仿宋" w:eastAsia="仿宋"/>
          <w:color w:val="000000"/>
          <w:sz w:val="24"/>
        </w:rPr>
      </w:pPr>
      <w:r>
        <w:rPr>
          <w:rFonts w:hint="eastAsia" w:ascii="仿宋" w:hAnsi="仿宋" w:eastAsia="仿宋"/>
          <w:color w:val="000000"/>
          <w:sz w:val="24"/>
        </w:rPr>
        <w:t>支持单选营销人，点击“确定”按钮进行营销人分配并关闭“分配营销人”界面且要同步刷新列表页面。点击“取消”按钮，关闭“分配营销人”界面。</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sz w:val="24"/>
        </w:rPr>
      </w:pPr>
      <w:r>
        <w:rPr>
          <w:rFonts w:hint="eastAsia" w:ascii="仿宋" w:hAnsi="仿宋" w:eastAsia="仿宋"/>
          <w:color w:val="000000"/>
          <w:sz w:val="24"/>
        </w:rPr>
        <w:t>1、支持单个客户或批量客户分配，每次操作只能分配一个营销人。</w:t>
      </w:r>
    </w:p>
    <w:p>
      <w:pPr>
        <w:spacing w:after="0" w:line="360" w:lineRule="auto"/>
        <w:rPr>
          <w:rFonts w:ascii="仿宋" w:hAnsi="仿宋" w:eastAsia="仿宋"/>
          <w:color w:val="000000"/>
          <w:sz w:val="24"/>
        </w:rPr>
      </w:pPr>
      <w:r>
        <w:rPr>
          <w:rFonts w:hint="eastAsia" w:ascii="仿宋" w:hAnsi="仿宋" w:eastAsia="仿宋"/>
          <w:color w:val="000000"/>
          <w:sz w:val="24"/>
        </w:rPr>
        <w:t>2、分配营销人时，需要进行二次校验，若客户已分配营销人，需要进行提示，提示文案：“</w:t>
      </w:r>
      <w:r>
        <w:rPr>
          <w:rFonts w:ascii="仿宋" w:hAnsi="仿宋" w:eastAsia="仿宋"/>
          <w:color w:val="000000"/>
          <w:sz w:val="24"/>
        </w:rPr>
        <w:t>{XXX}</w:t>
      </w:r>
      <w:r>
        <w:rPr>
          <w:rFonts w:hint="eastAsia" w:ascii="仿宋" w:hAnsi="仿宋" w:eastAsia="仿宋"/>
          <w:color w:val="000000"/>
          <w:sz w:val="24"/>
        </w:rPr>
        <w:t>客户已经分配营销人，请重新选择！”。</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3、营销人营销关系的建立，只是为了能让当前无管户客户经理的客户有人员去营销，不会变更实际的管户关系。若要变更管户关系需在系统中进行申领或分配。</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1、总</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分行业务岗和网点负责人，即创建人在创建时，分配营销人步骤没有完全将客户分配营销人时，网点负责人在此继续进行分配。</w:t>
      </w:r>
    </w:p>
    <w:p>
      <w:pPr>
        <w:pStyle w:val="7"/>
        <w:numPr>
          <w:ilvl w:val="4"/>
          <w:numId w:val="110"/>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tbl>
      <w:tblPr>
        <w:tblStyle w:val="50"/>
        <w:tblW w:w="9066" w:type="dxa"/>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45"/>
        <w:gridCol w:w="2410"/>
        <w:gridCol w:w="1843"/>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rPr>
                <w:rFonts w:ascii="仿宋" w:hAnsi="仿宋" w:eastAsia="仿宋"/>
                <w:b/>
                <w:color w:val="000000"/>
                <w:sz w:val="24"/>
              </w:rPr>
            </w:pPr>
            <w:r>
              <w:rPr>
                <w:rFonts w:hint="eastAsia" w:ascii="仿宋" w:hAnsi="仿宋" w:eastAsia="仿宋"/>
                <w:b/>
                <w:color w:val="000000"/>
                <w:sz w:val="24"/>
              </w:rPr>
              <w:t>要素名称</w:t>
            </w:r>
          </w:p>
        </w:tc>
        <w:tc>
          <w:tcPr>
            <w:tcW w:w="2410" w:type="dxa"/>
            <w:shd w:val="clear" w:color="auto" w:fill="auto"/>
          </w:tcPr>
          <w:p>
            <w:pPr>
              <w:spacing w:line="360" w:lineRule="auto"/>
              <w:rPr>
                <w:rFonts w:ascii="仿宋" w:hAnsi="仿宋" w:eastAsia="仿宋"/>
                <w:b/>
                <w:color w:val="000000"/>
                <w:sz w:val="24"/>
              </w:rPr>
            </w:pPr>
            <w:r>
              <w:rPr>
                <w:rFonts w:ascii="仿宋" w:hAnsi="仿宋" w:eastAsia="仿宋"/>
                <w:b/>
                <w:color w:val="000000"/>
                <w:sz w:val="24"/>
              </w:rPr>
              <w:t>约束及校验规则</w:t>
            </w:r>
          </w:p>
        </w:tc>
        <w:tc>
          <w:tcPr>
            <w:tcW w:w="1843" w:type="dxa"/>
          </w:tcPr>
          <w:p>
            <w:pPr>
              <w:spacing w:line="360" w:lineRule="auto"/>
              <w:rPr>
                <w:rFonts w:ascii="仿宋" w:hAnsi="仿宋" w:eastAsia="仿宋"/>
                <w:b/>
                <w:color w:val="000000"/>
                <w:sz w:val="24"/>
              </w:rPr>
            </w:pPr>
            <w:r>
              <w:rPr>
                <w:rFonts w:ascii="仿宋" w:hAnsi="仿宋" w:eastAsia="仿宋"/>
                <w:b/>
                <w:color w:val="000000"/>
                <w:sz w:val="24"/>
              </w:rPr>
              <w:t>数据类型</w:t>
            </w:r>
          </w:p>
        </w:tc>
        <w:tc>
          <w:tcPr>
            <w:tcW w:w="2268" w:type="dxa"/>
          </w:tcPr>
          <w:p>
            <w:pPr>
              <w:spacing w:line="360" w:lineRule="auto"/>
              <w:rPr>
                <w:rFonts w:ascii="仿宋" w:hAnsi="仿宋" w:eastAsia="仿宋"/>
                <w:b/>
                <w:color w:val="000000"/>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Cs/>
                <w:color w:val="000000"/>
                <w:sz w:val="24"/>
              </w:rPr>
            </w:pPr>
            <w:r>
              <w:rPr>
                <w:rFonts w:ascii="仿宋" w:hAnsi="仿宋" w:eastAsia="仿宋"/>
                <w:bCs/>
                <w:color w:val="000000"/>
                <w:sz w:val="24"/>
              </w:rPr>
              <w:t>复选框</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反显，多选</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文本</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选择营销人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Cs/>
                <w:color w:val="000000"/>
                <w:sz w:val="24"/>
              </w:rPr>
            </w:pPr>
            <w:r>
              <w:rPr>
                <w:rFonts w:ascii="仿宋" w:hAnsi="仿宋" w:eastAsia="仿宋"/>
                <w:bCs/>
                <w:color w:val="000000"/>
                <w:sz w:val="24"/>
              </w:rPr>
              <w:t>序号</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数值</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展示列表序号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Cs/>
                <w:color w:val="000000"/>
                <w:sz w:val="24"/>
              </w:rPr>
            </w:pPr>
            <w:r>
              <w:rPr>
                <w:rFonts w:ascii="仿宋" w:hAnsi="仿宋" w:eastAsia="仿宋"/>
                <w:bCs/>
                <w:color w:val="000000"/>
                <w:sz w:val="24"/>
              </w:rPr>
              <w:t>客户经理</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w:t>
            </w:r>
            <w:r>
              <w:rPr>
                <w:rFonts w:hint="eastAsia" w:ascii="仿宋" w:hAnsi="仿宋" w:eastAsia="仿宋"/>
                <w:bCs/>
                <w:color w:val="000000"/>
                <w:sz w:val="24"/>
              </w:rPr>
              <w:t>，格式：工号+姓名</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文本</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展示客户经理</w:t>
            </w:r>
            <w:r>
              <w:rPr>
                <w:rFonts w:hint="eastAsia" w:ascii="仿宋" w:hAnsi="仿宋" w:eastAsia="仿宋"/>
                <w:bCs/>
                <w:color w:val="000000"/>
                <w:sz w:val="24"/>
              </w:rPr>
              <w:t>工号及</w:t>
            </w:r>
            <w:r>
              <w:rPr>
                <w:rFonts w:ascii="仿宋" w:hAnsi="仿宋" w:eastAsia="仿宋"/>
                <w:bCs/>
                <w:color w:val="000000"/>
                <w:sz w:val="24"/>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Cs/>
                <w:color w:val="000000"/>
                <w:sz w:val="24"/>
              </w:rPr>
            </w:pPr>
            <w:r>
              <w:rPr>
                <w:rFonts w:ascii="仿宋" w:hAnsi="仿宋" w:eastAsia="仿宋"/>
                <w:bCs/>
                <w:color w:val="000000"/>
                <w:sz w:val="24"/>
              </w:rPr>
              <w:t>所属机构</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w:t>
            </w:r>
            <w:r>
              <w:rPr>
                <w:rFonts w:hint="eastAsia" w:ascii="仿宋" w:hAnsi="仿宋" w:eastAsia="仿宋"/>
                <w:bCs/>
                <w:color w:val="000000"/>
                <w:sz w:val="24"/>
              </w:rPr>
              <w:t>，格式：机构号+机构名称</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文本</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展示所属机构</w:t>
            </w:r>
            <w:r>
              <w:rPr>
                <w:rFonts w:hint="eastAsia" w:ascii="仿宋" w:hAnsi="仿宋" w:eastAsia="仿宋"/>
                <w:bCs/>
                <w:color w:val="000000"/>
                <w:sz w:val="24"/>
              </w:rPr>
              <w:t>号及姓名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45" w:type="dxa"/>
          </w:tcPr>
          <w:p>
            <w:pPr>
              <w:spacing w:line="360" w:lineRule="auto"/>
              <w:jc w:val="left"/>
              <w:rPr>
                <w:rFonts w:ascii="仿宋" w:hAnsi="仿宋" w:eastAsia="仿宋"/>
                <w:b/>
                <w:color w:val="000000"/>
                <w:sz w:val="24"/>
              </w:rPr>
            </w:pPr>
            <w:r>
              <w:rPr>
                <w:rFonts w:ascii="仿宋" w:hAnsi="仿宋" w:eastAsia="仿宋"/>
                <w:b/>
                <w:color w:val="000000"/>
                <w:sz w:val="24"/>
              </w:rPr>
              <w:t>管户数</w:t>
            </w:r>
          </w:p>
        </w:tc>
        <w:tc>
          <w:tcPr>
            <w:tcW w:w="2410" w:type="dxa"/>
            <w:shd w:val="clear" w:color="auto" w:fill="auto"/>
          </w:tcPr>
          <w:p>
            <w:pPr>
              <w:spacing w:line="360" w:lineRule="auto"/>
              <w:jc w:val="left"/>
              <w:rPr>
                <w:rFonts w:ascii="仿宋" w:hAnsi="仿宋" w:eastAsia="仿宋"/>
                <w:bCs/>
                <w:color w:val="000000"/>
                <w:sz w:val="24"/>
              </w:rPr>
            </w:pPr>
            <w:r>
              <w:rPr>
                <w:rFonts w:ascii="仿宋" w:hAnsi="仿宋" w:eastAsia="仿宋"/>
                <w:bCs/>
                <w:color w:val="000000"/>
                <w:sz w:val="24"/>
              </w:rPr>
              <w:t>反显</w:t>
            </w:r>
          </w:p>
        </w:tc>
        <w:tc>
          <w:tcPr>
            <w:tcW w:w="1843" w:type="dxa"/>
          </w:tcPr>
          <w:p>
            <w:pPr>
              <w:spacing w:line="360" w:lineRule="auto"/>
              <w:jc w:val="left"/>
              <w:rPr>
                <w:rFonts w:ascii="仿宋" w:hAnsi="仿宋" w:eastAsia="仿宋"/>
                <w:bCs/>
                <w:color w:val="000000"/>
                <w:sz w:val="24"/>
              </w:rPr>
            </w:pPr>
            <w:r>
              <w:rPr>
                <w:rFonts w:ascii="仿宋" w:hAnsi="仿宋" w:eastAsia="仿宋"/>
                <w:bCs/>
                <w:color w:val="000000"/>
                <w:sz w:val="24"/>
              </w:rPr>
              <w:t>数值</w:t>
            </w:r>
          </w:p>
        </w:tc>
        <w:tc>
          <w:tcPr>
            <w:tcW w:w="2268" w:type="dxa"/>
          </w:tcPr>
          <w:p>
            <w:pPr>
              <w:spacing w:line="360" w:lineRule="auto"/>
              <w:jc w:val="left"/>
              <w:rPr>
                <w:rFonts w:ascii="仿宋" w:hAnsi="仿宋" w:eastAsia="仿宋"/>
                <w:bCs/>
                <w:color w:val="000000"/>
                <w:sz w:val="24"/>
              </w:rPr>
            </w:pPr>
            <w:r>
              <w:rPr>
                <w:rFonts w:ascii="仿宋" w:hAnsi="仿宋" w:eastAsia="仿宋"/>
                <w:bCs/>
                <w:color w:val="000000"/>
                <w:sz w:val="24"/>
              </w:rPr>
              <w:t>展示当前营销人管户数</w:t>
            </w:r>
          </w:p>
        </w:tc>
      </w:tr>
    </w:tbl>
    <w:p>
      <w:pPr>
        <w:spacing w:line="360" w:lineRule="auto"/>
        <w:rPr>
          <w:rFonts w:ascii="仿宋" w:hAnsi="仿宋" w:eastAsia="仿宋" w:cs="仿宋"/>
          <w:color w:val="000000"/>
          <w:kern w:val="0"/>
          <w:sz w:val="24"/>
        </w:rPr>
      </w:pPr>
    </w:p>
    <w:p>
      <w:pPr>
        <w:pStyle w:val="7"/>
        <w:numPr>
          <w:ilvl w:val="4"/>
          <w:numId w:val="110"/>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10"/>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10"/>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6"/>
        <w:numPr>
          <w:ilvl w:val="3"/>
          <w:numId w:val="104"/>
        </w:numPr>
        <w:spacing w:line="360" w:lineRule="auto"/>
        <w:ind w:left="1418" w:hanging="1418"/>
        <w:rPr>
          <w:rFonts w:ascii="仿宋" w:hAnsi="仿宋" w:eastAsia="仿宋"/>
          <w:b w:val="0"/>
          <w:bCs w:val="0"/>
        </w:rPr>
      </w:pPr>
      <w:r>
        <w:rPr>
          <w:rFonts w:hint="eastAsia" w:ascii="仿宋" w:hAnsi="仿宋" w:eastAsia="仿宋"/>
        </w:rPr>
        <w:t>客户明细-回收</w:t>
      </w:r>
    </w:p>
    <w:p>
      <w:pPr>
        <w:pStyle w:val="7"/>
        <w:numPr>
          <w:ilvl w:val="4"/>
          <w:numId w:val="111"/>
        </w:numPr>
        <w:spacing w:line="360" w:lineRule="auto"/>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olor w:val="000000"/>
          <w:sz w:val="24"/>
        </w:rPr>
      </w:pPr>
      <w:r>
        <w:rPr>
          <w:rFonts w:hint="eastAsia" w:ascii="仿宋" w:hAnsi="仿宋" w:eastAsia="仿宋"/>
          <w:color w:val="000000"/>
          <w:sz w:val="24"/>
        </w:rPr>
        <w:t>支持对客户明细中的目标客户执行营销活动回收处理。</w:t>
      </w:r>
    </w:p>
    <w:p>
      <w:pPr>
        <w:pStyle w:val="7"/>
        <w:numPr>
          <w:ilvl w:val="4"/>
          <w:numId w:val="111"/>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rPr>
      </w:pPr>
      <w:r>
        <w:rPr>
          <w:rFonts w:hint="eastAsia" w:ascii="仿宋" w:hAnsi="仿宋" w:eastAsia="仿宋" w:cs="仿宋"/>
          <w:sz w:val="24"/>
        </w:rPr>
        <w:t>用户在客户明细中勾选目标客户后发起“回收”操作。</w:t>
      </w:r>
    </w:p>
    <w:p>
      <w:pPr>
        <w:pStyle w:val="7"/>
        <w:numPr>
          <w:ilvl w:val="4"/>
          <w:numId w:val="111"/>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sz w:val="24"/>
          <w:szCs w:val="24"/>
        </w:rPr>
      </w:pPr>
      <w:r>
        <w:rPr>
          <w:rFonts w:hint="eastAsia" w:ascii="仿宋" w:hAnsi="仿宋" w:eastAsia="仿宋"/>
          <w:color w:val="000000"/>
          <w:sz w:val="24"/>
        </w:rPr>
        <w:t>1、</w:t>
      </w:r>
      <w:r>
        <w:rPr>
          <w:rFonts w:hint="eastAsia" w:ascii="仿宋" w:hAnsi="仿宋" w:eastAsia="仿宋"/>
          <w:sz w:val="24"/>
          <w:szCs w:val="24"/>
        </w:rPr>
        <w:t>用户进入“营销活动详情”后，点击“客户明细”tab，系统展示客户明细列表</w:t>
      </w:r>
    </w:p>
    <w:p>
      <w:pPr>
        <w:spacing w:after="0" w:line="360" w:lineRule="auto"/>
        <w:rPr>
          <w:rFonts w:ascii="仿宋" w:hAnsi="仿宋" w:eastAsia="仿宋"/>
          <w:color w:val="000000"/>
          <w:sz w:val="24"/>
        </w:rPr>
      </w:pPr>
      <w:r>
        <w:rPr>
          <w:rFonts w:ascii="仿宋" w:hAnsi="仿宋" w:eastAsia="仿宋"/>
          <w:sz w:val="24"/>
          <w:szCs w:val="24"/>
        </w:rPr>
        <w:t>2</w:t>
      </w:r>
      <w:r>
        <w:rPr>
          <w:rFonts w:hint="eastAsia" w:ascii="仿宋" w:hAnsi="仿宋" w:eastAsia="仿宋"/>
          <w:sz w:val="24"/>
          <w:szCs w:val="24"/>
        </w:rPr>
        <w:t>、</w:t>
      </w:r>
      <w:r>
        <w:rPr>
          <w:rFonts w:hint="eastAsia" w:ascii="仿宋" w:hAnsi="仿宋" w:eastAsia="仿宋"/>
          <w:color w:val="000000"/>
          <w:sz w:val="24"/>
        </w:rPr>
        <w:t>用户可在列表统一操作按钮区操作：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用户在客户明细列表中勾选目标客户后，点 “回收”按钮，需进行二次弹窗确认，提示文案：“确认要回收XXX客户吗？”。点击“确定”按钮，系统执行回收操作并刷新列表。点击“取消”按钮，关闭当前确认框。</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sz w:val="24"/>
        </w:rPr>
      </w:pPr>
      <w:r>
        <w:rPr>
          <w:rFonts w:hint="eastAsia" w:ascii="仿宋" w:hAnsi="仿宋" w:eastAsia="仿宋"/>
          <w:color w:val="000000"/>
          <w:sz w:val="24"/>
        </w:rPr>
        <w:t>1、支持单个客户或批量客户回收，回收后支持再次分配。</w:t>
      </w:r>
    </w:p>
    <w:p>
      <w:pPr>
        <w:spacing w:after="0" w:line="360" w:lineRule="auto"/>
        <w:rPr>
          <w:rFonts w:ascii="仿宋" w:hAnsi="仿宋" w:eastAsia="仿宋"/>
          <w:color w:val="000000"/>
          <w:sz w:val="24"/>
        </w:rPr>
      </w:pPr>
      <w:r>
        <w:rPr>
          <w:rFonts w:hint="eastAsia" w:ascii="仿宋" w:hAnsi="仿宋" w:eastAsia="仿宋"/>
          <w:color w:val="000000"/>
          <w:sz w:val="24"/>
        </w:rPr>
        <w:t>2、在营销活动中回收营销关系也不影响管户关系的变动。</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1、总</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分行业务岗和网点负责人可以回收本机构辖下的客户营销关系。</w:t>
      </w:r>
    </w:p>
    <w:p>
      <w:pPr>
        <w:pStyle w:val="7"/>
        <w:numPr>
          <w:ilvl w:val="4"/>
          <w:numId w:val="111"/>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系统返回客户回收处理结果。</w:t>
      </w:r>
    </w:p>
    <w:p>
      <w:pPr>
        <w:pStyle w:val="7"/>
        <w:numPr>
          <w:ilvl w:val="4"/>
          <w:numId w:val="111"/>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cs="仿宋"/>
          <w:color w:val="000000"/>
          <w:kern w:val="0"/>
          <w:sz w:val="24"/>
        </w:rPr>
      </w:pPr>
      <w:r>
        <w:rPr>
          <w:rFonts w:ascii="仿宋" w:hAnsi="仿宋" w:eastAsia="仿宋" w:cs="仿宋"/>
          <w:sz w:val="24"/>
        </w:rPr>
        <w:t>待提供</w:t>
      </w:r>
    </w:p>
    <w:p>
      <w:pPr>
        <w:pStyle w:val="7"/>
        <w:numPr>
          <w:ilvl w:val="4"/>
          <w:numId w:val="111"/>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7"/>
        <w:numPr>
          <w:ilvl w:val="4"/>
          <w:numId w:val="111"/>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不涉及</w:t>
      </w:r>
    </w:p>
    <w:p>
      <w:pPr>
        <w:pStyle w:val="5"/>
        <w:numPr>
          <w:ilvl w:val="2"/>
          <w:numId w:val="82"/>
        </w:numPr>
        <w:spacing w:line="360" w:lineRule="auto"/>
        <w:ind w:left="993" w:hanging="993"/>
        <w:rPr>
          <w:sz w:val="28"/>
          <w:szCs w:val="28"/>
        </w:rPr>
      </w:pPr>
      <w:bookmarkStart w:id="133" w:name="_Toc233295887"/>
      <w:r>
        <w:rPr>
          <w:rFonts w:hint="eastAsia"/>
          <w:sz w:val="28"/>
          <w:szCs w:val="28"/>
        </w:rPr>
        <w:t>我的营销活动</w:t>
      </w:r>
      <w:bookmarkEnd w:id="133"/>
    </w:p>
    <w:p>
      <w:pPr>
        <w:pStyle w:val="6"/>
        <w:numPr>
          <w:ilvl w:val="3"/>
          <w:numId w:val="112"/>
        </w:numPr>
        <w:spacing w:line="360" w:lineRule="auto"/>
        <w:rPr>
          <w:rFonts w:ascii="仿宋" w:hAnsi="仿宋" w:eastAsia="仿宋"/>
          <w:b w:val="0"/>
          <w:bCs w:val="0"/>
        </w:rPr>
      </w:pPr>
      <w:r>
        <w:rPr>
          <w:rFonts w:hint="eastAsia" w:ascii="仿宋" w:hAnsi="仿宋" w:eastAsia="仿宋"/>
        </w:rPr>
        <w:t>我的营销活动-列表</w:t>
      </w:r>
    </w:p>
    <w:p>
      <w:pPr>
        <w:pStyle w:val="7"/>
        <w:numPr>
          <w:ilvl w:val="4"/>
          <w:numId w:val="113"/>
        </w:numPr>
        <w:spacing w:line="360" w:lineRule="auto"/>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支持用户按任务名称、类型、状态和日期查询本人名下的营销活动任务。</w:t>
      </w:r>
    </w:p>
    <w:p>
      <w:pPr>
        <w:pStyle w:val="7"/>
        <w:numPr>
          <w:ilvl w:val="4"/>
          <w:numId w:val="113"/>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用户进入“我的营销活动”列表页后，</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hint="eastAsia" w:ascii="仿宋" w:hAnsi="仿宋" w:eastAsia="仿宋"/>
          <w:color w:val="000000"/>
          <w:sz w:val="24"/>
        </w:rPr>
        <w:t>，</w:t>
      </w:r>
      <w:r>
        <w:rPr>
          <w:rFonts w:hint="eastAsia" w:ascii="仿宋" w:hAnsi="仿宋" w:eastAsia="仿宋" w:cs="仿宋"/>
          <w:color w:val="000000"/>
          <w:kern w:val="0"/>
          <w:sz w:val="24"/>
        </w:rPr>
        <w:t>可根据任务名称、类型、状态和日期筛选营销活动任务。</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活动名称</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文本</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支持按活动名称查询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rPr>
            </w:pPr>
            <w:r>
              <w:rPr>
                <w:rFonts w:hint="eastAsia" w:ascii="仿宋" w:hAnsi="仿宋" w:eastAsia="仿宋" w:cs="仿宋"/>
                <w:kern w:val="0"/>
                <w:sz w:val="24"/>
                <w:lang w:bidi="ar"/>
              </w:rPr>
              <w:t>活动类型</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下拉框</w:t>
            </w:r>
          </w:p>
        </w:tc>
        <w:tc>
          <w:tcPr>
            <w:tcW w:w="2270" w:type="dxa"/>
          </w:tcPr>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支持按活动类型查询、</w:t>
            </w:r>
            <w:r>
              <w:rPr>
                <w:rFonts w:ascii="仿宋" w:hAnsi="仿宋" w:eastAsia="仿宋" w:cs="仿宋"/>
                <w:sz w:val="24"/>
                <w:lang w:bidi="ar"/>
              </w:rPr>
              <w:t>枚举值</w:t>
            </w:r>
            <w:r>
              <w:rPr>
                <w:rFonts w:hint="eastAsia" w:ascii="仿宋" w:hAnsi="仿宋" w:eastAsia="仿宋" w:cs="仿宋"/>
                <w:sz w:val="24"/>
                <w:lang w:bidi="ar"/>
              </w:rPr>
              <w:t>：综合方案、价值提升、客户维系。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rPr>
            </w:pPr>
            <w:r>
              <w:rPr>
                <w:rFonts w:hint="eastAsia" w:ascii="仿宋" w:hAnsi="仿宋" w:eastAsia="仿宋" w:cs="仿宋"/>
                <w:color w:val="000000"/>
                <w:sz w:val="24"/>
              </w:rPr>
              <w:t>开始日期</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r>
              <w:rPr>
                <w:rFonts w:ascii="仿宋" w:hAnsi="仿宋" w:eastAsia="仿宋" w:cs="仿宋"/>
                <w:sz w:val="24"/>
                <w:lang w:bidi="ar"/>
              </w:rPr>
              <w:t>支持时间范围筛选</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日期</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支持按活动开展时间查询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任务状态</w:t>
            </w:r>
          </w:p>
        </w:tc>
        <w:tc>
          <w:tcPr>
            <w:tcW w:w="2270" w:type="dxa"/>
          </w:tcPr>
          <w:p>
            <w:pPr>
              <w:spacing w:line="360" w:lineRule="auto"/>
              <w:rPr>
                <w:rFonts w:ascii="仿宋" w:hAnsi="仿宋" w:eastAsia="仿宋" w:cs="仿宋"/>
                <w:sz w:val="24"/>
                <w:lang w:bidi="ar"/>
              </w:rPr>
            </w:pPr>
            <w:r>
              <w:rPr>
                <w:rFonts w:hint="eastAsia" w:ascii="仿宋" w:hAnsi="仿宋" w:eastAsia="仿宋" w:cs="仿宋"/>
                <w:sz w:val="24"/>
                <w:lang w:bidi="ar"/>
              </w:rPr>
              <w:t>非必输</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下拉框</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枚举值：全部、未开始、进行中、已结束。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查询</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反显，可点击</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按钮</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点击执行查询操作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重置</w:t>
            </w:r>
          </w:p>
        </w:tc>
        <w:tc>
          <w:tcPr>
            <w:tcW w:w="2270" w:type="dxa"/>
          </w:tcPr>
          <w:p>
            <w:pPr>
              <w:spacing w:line="360" w:lineRule="auto"/>
              <w:rPr>
                <w:rFonts w:ascii="仿宋" w:hAnsi="仿宋" w:eastAsia="仿宋" w:cs="仿宋"/>
                <w:sz w:val="24"/>
                <w:lang w:bidi="ar"/>
              </w:rPr>
            </w:pPr>
            <w:r>
              <w:rPr>
                <w:rFonts w:ascii="仿宋" w:hAnsi="仿宋" w:eastAsia="仿宋" w:cs="仿宋"/>
                <w:sz w:val="24"/>
                <w:lang w:bidi="ar"/>
              </w:rPr>
              <w:t>反显，可点击</w:t>
            </w:r>
          </w:p>
        </w:tc>
        <w:tc>
          <w:tcPr>
            <w:tcW w:w="2260" w:type="dxa"/>
          </w:tcPr>
          <w:p>
            <w:pPr>
              <w:widowControl/>
              <w:spacing w:line="360" w:lineRule="auto"/>
              <w:jc w:val="left"/>
              <w:rPr>
                <w:rFonts w:ascii="仿宋" w:hAnsi="仿宋" w:eastAsia="仿宋" w:cs="仿宋"/>
                <w:sz w:val="24"/>
                <w:lang w:bidi="ar"/>
              </w:rPr>
            </w:pPr>
            <w:r>
              <w:rPr>
                <w:rFonts w:hint="eastAsia" w:ascii="仿宋" w:hAnsi="仿宋" w:eastAsia="仿宋" w:cs="仿宋"/>
                <w:kern w:val="0"/>
                <w:sz w:val="24"/>
                <w:lang w:bidi="ar"/>
              </w:rPr>
              <w:t>按钮</w:t>
            </w:r>
          </w:p>
        </w:tc>
        <w:tc>
          <w:tcPr>
            <w:tcW w:w="227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点击清空当前筛选条件</w:t>
            </w:r>
          </w:p>
        </w:tc>
      </w:tr>
    </w:tbl>
    <w:p>
      <w:pPr>
        <w:spacing w:line="360" w:lineRule="auto"/>
        <w:rPr>
          <w:rFonts w:ascii="仿宋" w:hAnsi="仿宋" w:eastAsia="仿宋" w:cs="仿宋"/>
          <w:color w:val="000000"/>
          <w:kern w:val="0"/>
          <w:sz w:val="24"/>
        </w:rPr>
      </w:pPr>
    </w:p>
    <w:p>
      <w:pPr>
        <w:pStyle w:val="7"/>
        <w:numPr>
          <w:ilvl w:val="4"/>
          <w:numId w:val="113"/>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1、用户进入我的营销活动列表页后，可录入或选择查询条件筛选目标活动任务。</w:t>
      </w:r>
    </w:p>
    <w:p>
      <w:pPr>
        <w:spacing w:after="0" w:line="360" w:lineRule="auto"/>
        <w:rPr>
          <w:rFonts w:ascii="仿宋" w:hAnsi="仿宋" w:eastAsia="仿宋"/>
          <w:color w:val="000000"/>
          <w:sz w:val="24"/>
        </w:rPr>
      </w:pPr>
      <w:r>
        <w:rPr>
          <w:rFonts w:hint="eastAsia" w:ascii="仿宋" w:hAnsi="仿宋" w:eastAsia="仿宋"/>
          <w:color w:val="000000"/>
          <w:sz w:val="24"/>
        </w:rPr>
        <w:t>2、用户可在筛选面板操作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系统根据任务名称、任务类型、开始日期和任务状态返回符合条件的营销活动列表。</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点击“查询”，系统按当前输入条件返回符合条件的客户列表结果。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点击“重置”，系统清空当前输入条件并恢复初始状态。</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1、营销活动关联的客群中存在客户经理本人的管户客户或分配了营销关系的客户，客户经理才能看到对应的营销活动。</w:t>
      </w:r>
    </w:p>
    <w:p>
      <w:pPr>
        <w:spacing w:after="0" w:line="360" w:lineRule="auto"/>
        <w:rPr>
          <w:rFonts w:ascii="仿宋" w:hAnsi="仿宋" w:eastAsia="仿宋"/>
          <w:color w:val="000000"/>
          <w:sz w:val="24"/>
        </w:rPr>
      </w:pPr>
      <w:r>
        <w:rPr>
          <w:rFonts w:ascii="仿宋" w:hAnsi="仿宋" w:eastAsia="仿宋"/>
          <w:color w:val="000000"/>
          <w:sz w:val="24"/>
        </w:rPr>
        <w:t>2</w:t>
      </w:r>
      <w:r>
        <w:rPr>
          <w:rFonts w:hint="eastAsia" w:ascii="仿宋" w:hAnsi="仿宋" w:eastAsia="仿宋"/>
          <w:color w:val="000000"/>
          <w:sz w:val="24"/>
        </w:rPr>
        <w:t>、默认按照活动开始日期从近及远排序。</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1、支持客户经理查询与本人有管户关系、营销关系的营销活动。</w:t>
      </w:r>
    </w:p>
    <w:p>
      <w:pPr>
        <w:pStyle w:val="7"/>
        <w:numPr>
          <w:ilvl w:val="4"/>
          <w:numId w:val="113"/>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rPr>
      </w:pPr>
    </w:p>
    <w:tbl>
      <w:tblPr>
        <w:tblStyle w:val="51"/>
        <w:tblW w:w="910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68"/>
        <w:gridCol w:w="2268"/>
        <w:gridCol w:w="23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68"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268"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313"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活动名称</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color w:val="000000"/>
                <w:sz w:val="24"/>
              </w:rPr>
            </w:pPr>
            <w:r>
              <w:rPr>
                <w:rFonts w:hint="eastAsia" w:ascii="仿宋" w:hAnsi="仿宋" w:eastAsia="仿宋" w:cs="仿宋"/>
                <w:kern w:val="0"/>
                <w:sz w:val="24"/>
                <w:lang w:bidi="ar"/>
              </w:rPr>
              <w:t>活动类型</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展示活动类型</w:t>
            </w:r>
            <w:r>
              <w:rPr>
                <w:rStyle w:val="155"/>
                <w:rFonts w:hint="eastAsia" w:ascii="仿宋" w:hAnsi="仿宋" w:eastAsia="仿宋"/>
              </w:rPr>
              <w:t>，</w:t>
            </w:r>
            <w:r>
              <w:rPr>
                <w:rFonts w:ascii="仿宋" w:hAnsi="仿宋" w:eastAsia="仿宋" w:cs="仿宋"/>
                <w:sz w:val="24"/>
                <w:lang w:bidi="ar"/>
              </w:rPr>
              <w:t>枚举值</w:t>
            </w:r>
            <w:r>
              <w:rPr>
                <w:rFonts w:hint="eastAsia" w:ascii="仿宋" w:hAnsi="仿宋" w:eastAsia="仿宋" w:cs="仿宋"/>
                <w:sz w:val="24"/>
                <w:lang w:bidi="ar"/>
              </w:rPr>
              <w:t>：综合方案、价值提升、客户维系。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开始日期</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 xml:space="preserve">反显，格式化：YYYY-MM-DD </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日期</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结束日期</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 xml:space="preserve">反显，格式化：YYYY-MM-DD </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日期</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展示活动结束时间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sz w:val="24"/>
              </w:rPr>
            </w:pPr>
            <w:r>
              <w:rPr>
                <w:rFonts w:hint="eastAsia" w:ascii="仿宋" w:hAnsi="仿宋" w:eastAsia="仿宋" w:cs="仿宋"/>
                <w:b/>
                <w:bCs/>
                <w:kern w:val="0"/>
                <w:sz w:val="24"/>
                <w:lang w:bidi="ar"/>
              </w:rPr>
              <w:t>归属机构</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r>
              <w:rPr>
                <w:rFonts w:hint="eastAsia" w:ascii="仿宋" w:hAnsi="仿宋" w:eastAsia="仿宋" w:cs="仿宋"/>
                <w:kern w:val="0"/>
                <w:sz w:val="24"/>
                <w:lang w:bidi="ar"/>
              </w:rPr>
              <w:t>，格式化：机构号+机构名</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展示归属机构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sz w:val="24"/>
              </w:rPr>
            </w:pPr>
            <w:r>
              <w:rPr>
                <w:rFonts w:hint="eastAsia" w:ascii="仿宋" w:hAnsi="仿宋" w:eastAsia="仿宋" w:cs="仿宋"/>
                <w:b/>
                <w:bCs/>
                <w:kern w:val="0"/>
                <w:sz w:val="24"/>
                <w:lang w:bidi="ar"/>
              </w:rPr>
              <w:t>创建人</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r>
              <w:rPr>
                <w:rFonts w:hint="eastAsia" w:ascii="仿宋" w:hAnsi="仿宋" w:eastAsia="仿宋" w:cs="仿宋"/>
                <w:kern w:val="0"/>
                <w:sz w:val="24"/>
                <w:lang w:bidi="ar"/>
              </w:rPr>
              <w:t>，格式化：工号+姓名。</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展示创建人</w:t>
            </w:r>
            <w:r>
              <w:rPr>
                <w:rFonts w:hint="eastAsia" w:ascii="仿宋" w:hAnsi="仿宋" w:eastAsia="仿宋" w:cs="仿宋"/>
                <w:kern w:val="0"/>
                <w:sz w:val="24"/>
                <w:lang w:bidi="ar"/>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b/>
                <w:bCs/>
                <w:sz w:val="24"/>
              </w:rPr>
            </w:pPr>
            <w:r>
              <w:rPr>
                <w:rFonts w:hint="eastAsia" w:ascii="仿宋" w:hAnsi="仿宋" w:eastAsia="仿宋" w:cs="仿宋"/>
                <w:b/>
                <w:bCs/>
                <w:kern w:val="0"/>
                <w:sz w:val="24"/>
                <w:lang w:bidi="ar"/>
              </w:rPr>
              <w:t>创建时间</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反显，格式化：YYYY-MM-DD</w:t>
            </w:r>
            <w:r>
              <w:rPr>
                <w:rFonts w:hint="eastAsia" w:ascii="仿宋" w:hAnsi="仿宋" w:eastAsia="仿宋" w:cs="仿宋"/>
                <w:kern w:val="0"/>
                <w:sz w:val="24"/>
                <w:lang w:bidi="ar"/>
              </w:rPr>
              <w:t xml:space="preserve"> mm:ss</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日期时间</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展示创建时间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widowControl/>
              <w:spacing w:line="360" w:lineRule="auto"/>
              <w:jc w:val="left"/>
              <w:rPr>
                <w:rFonts w:ascii="仿宋" w:hAnsi="仿宋" w:eastAsia="仿宋" w:cs="仿宋"/>
                <w:sz w:val="24"/>
              </w:rPr>
            </w:pPr>
            <w:r>
              <w:rPr>
                <w:rFonts w:hint="eastAsia" w:ascii="仿宋" w:hAnsi="仿宋" w:eastAsia="仿宋" w:cs="仿宋"/>
                <w:kern w:val="0"/>
                <w:sz w:val="24"/>
                <w:lang w:bidi="ar"/>
              </w:rPr>
              <w:t>任务状态</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反显</w:t>
            </w:r>
          </w:p>
        </w:tc>
        <w:tc>
          <w:tcPr>
            <w:tcW w:w="2268"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文本</w:t>
            </w:r>
          </w:p>
        </w:tc>
        <w:tc>
          <w:tcPr>
            <w:tcW w:w="2313" w:type="dxa"/>
          </w:tcPr>
          <w:p>
            <w:pPr>
              <w:widowControl/>
              <w:spacing w:line="360" w:lineRule="auto"/>
              <w:jc w:val="left"/>
              <w:rPr>
                <w:rFonts w:ascii="仿宋" w:hAnsi="仿宋" w:eastAsia="仿宋" w:cs="仿宋"/>
                <w:kern w:val="0"/>
                <w:sz w:val="24"/>
                <w:lang w:bidi="ar"/>
              </w:rPr>
            </w:pPr>
            <w:r>
              <w:rPr>
                <w:rFonts w:ascii="仿宋" w:hAnsi="仿宋" w:eastAsia="仿宋" w:cs="仿宋"/>
                <w:kern w:val="0"/>
                <w:sz w:val="24"/>
                <w:lang w:bidi="ar"/>
              </w:rPr>
              <w:t>展示任务状态</w:t>
            </w:r>
          </w:p>
        </w:tc>
      </w:tr>
    </w:tbl>
    <w:p>
      <w:pPr>
        <w:spacing w:line="360" w:lineRule="auto"/>
        <w:rPr>
          <w:rFonts w:ascii="仿宋" w:hAnsi="仿宋" w:eastAsia="仿宋"/>
        </w:rPr>
      </w:pPr>
    </w:p>
    <w:p>
      <w:pPr>
        <w:pStyle w:val="7"/>
        <w:numPr>
          <w:ilvl w:val="4"/>
          <w:numId w:val="113"/>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widowControl/>
        <w:spacing w:line="360" w:lineRule="auto"/>
        <w:jc w:val="left"/>
        <w:rPr>
          <w:rFonts w:ascii="仿宋" w:hAnsi="仿宋" w:eastAsia="仿宋" w:cs="仿宋"/>
          <w:kern w:val="0"/>
          <w:sz w:val="24"/>
          <w:lang w:bidi="ar"/>
        </w:rPr>
      </w:pPr>
      <w:r>
        <w:rPr>
          <w:rFonts w:ascii="仿宋" w:hAnsi="仿宋" w:eastAsia="仿宋" w:cs="仿宋"/>
          <w:sz w:val="24"/>
        </w:rPr>
        <w:t>待提供</w:t>
      </w:r>
    </w:p>
    <w:p>
      <w:pPr>
        <w:pStyle w:val="7"/>
        <w:numPr>
          <w:ilvl w:val="4"/>
          <w:numId w:val="113"/>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不涉及</w:t>
      </w:r>
    </w:p>
    <w:p>
      <w:pPr>
        <w:pStyle w:val="7"/>
        <w:numPr>
          <w:ilvl w:val="4"/>
          <w:numId w:val="113"/>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不涉及</w:t>
      </w:r>
    </w:p>
    <w:p>
      <w:pPr>
        <w:pStyle w:val="6"/>
        <w:numPr>
          <w:ilvl w:val="3"/>
          <w:numId w:val="112"/>
        </w:numPr>
        <w:spacing w:line="360" w:lineRule="auto"/>
        <w:ind w:left="1418" w:hanging="1418"/>
        <w:rPr>
          <w:rFonts w:ascii="仿宋" w:hAnsi="仿宋" w:eastAsia="仿宋"/>
          <w:b w:val="0"/>
          <w:bCs w:val="0"/>
        </w:rPr>
      </w:pPr>
      <w:r>
        <w:rPr>
          <w:rFonts w:hint="eastAsia" w:ascii="仿宋" w:hAnsi="仿宋" w:eastAsia="仿宋"/>
        </w:rPr>
        <w:t>我的营销活动-活动简介</w:t>
      </w:r>
    </w:p>
    <w:p>
      <w:pPr>
        <w:widowControl/>
        <w:spacing w:line="360" w:lineRule="auto"/>
        <w:jc w:val="left"/>
        <w:rPr>
          <w:rFonts w:ascii="仿宋" w:hAnsi="仿宋" w:eastAsia="仿宋" w:cs="仿宋"/>
          <w:kern w:val="0"/>
          <w:sz w:val="24"/>
          <w:lang w:bidi="ar"/>
        </w:rPr>
      </w:pPr>
      <w:r>
        <w:rPr>
          <w:rFonts w:hint="eastAsia" w:ascii="仿宋" w:hAnsi="仿宋" w:eastAsia="仿宋" w:cs="仿宋"/>
          <w:color w:val="000000"/>
          <w:kern w:val="0"/>
          <w:sz w:val="24"/>
        </w:rPr>
        <w:t>详见：</w:t>
      </w:r>
      <w:r>
        <w:rPr>
          <w:rFonts w:hint="eastAsia" w:ascii="仿宋" w:hAnsi="仿宋" w:eastAsia="仿宋" w:cs="仿宋"/>
          <w:i/>
          <w:iCs/>
          <w:color w:val="000000"/>
          <w:kern w:val="0"/>
          <w:sz w:val="24"/>
        </w:rPr>
        <w:t>移动端（企微）功能需求/营销/营销活动管理</w:t>
      </w:r>
      <w:r>
        <w:rPr>
          <w:rFonts w:ascii="仿宋" w:hAnsi="仿宋" w:eastAsia="仿宋" w:cs="仿宋"/>
          <w:i/>
          <w:iCs/>
          <w:color w:val="000000"/>
          <w:kern w:val="0"/>
          <w:sz w:val="24"/>
        </w:rPr>
        <w:t>/</w:t>
      </w:r>
      <w:r>
        <w:rPr>
          <w:rFonts w:hint="eastAsia" w:ascii="仿宋" w:hAnsi="仿宋" w:eastAsia="仿宋" w:cs="仿宋"/>
          <w:i/>
          <w:iCs/>
          <w:color w:val="000000"/>
          <w:kern w:val="0"/>
          <w:sz w:val="24"/>
        </w:rPr>
        <w:t>营销活动视图</w:t>
      </w:r>
      <w:r>
        <w:rPr>
          <w:rFonts w:ascii="仿宋" w:hAnsi="仿宋" w:eastAsia="仿宋" w:cs="仿宋"/>
          <w:i/>
          <w:iCs/>
          <w:color w:val="000000"/>
          <w:kern w:val="0"/>
          <w:sz w:val="24"/>
        </w:rPr>
        <w:t>/</w:t>
      </w:r>
      <w:r>
        <w:rPr>
          <w:rFonts w:hint="eastAsia" w:ascii="仿宋" w:hAnsi="仿宋" w:eastAsia="仿宋" w:cs="仿宋"/>
          <w:i/>
          <w:iCs/>
          <w:color w:val="000000"/>
          <w:kern w:val="0"/>
          <w:sz w:val="24"/>
        </w:rPr>
        <w:t>活动简介章节</w:t>
      </w:r>
    </w:p>
    <w:p>
      <w:pPr>
        <w:pStyle w:val="6"/>
        <w:numPr>
          <w:ilvl w:val="3"/>
          <w:numId w:val="112"/>
        </w:numPr>
        <w:spacing w:line="360" w:lineRule="auto"/>
        <w:ind w:left="1418" w:hanging="1418"/>
        <w:rPr>
          <w:rFonts w:ascii="仿宋" w:hAnsi="仿宋" w:eastAsia="仿宋"/>
          <w:b w:val="0"/>
          <w:bCs w:val="0"/>
        </w:rPr>
      </w:pPr>
      <w:r>
        <w:rPr>
          <w:rFonts w:hint="eastAsia" w:ascii="仿宋" w:hAnsi="仿宋" w:eastAsia="仿宋"/>
        </w:rPr>
        <w:t>营销活动视图-客户经理执行分析</w:t>
      </w:r>
    </w:p>
    <w:p>
      <w:pPr>
        <w:pStyle w:val="7"/>
        <w:numPr>
          <w:ilvl w:val="4"/>
          <w:numId w:val="114"/>
        </w:numPr>
        <w:spacing w:line="360" w:lineRule="auto"/>
        <w:rPr>
          <w:rFonts w:ascii="仿宋" w:hAnsi="仿宋" w:eastAsia="仿宋" w:cs="仿宋"/>
          <w:b w:val="0"/>
          <w:bCs w:val="0"/>
          <w:sz w:val="24"/>
        </w:rPr>
      </w:pPr>
      <w:r>
        <w:rPr>
          <w:rFonts w:hint="eastAsia" w:ascii="仿宋" w:hAnsi="仿宋" w:eastAsia="仿宋" w:cs="仿宋"/>
          <w:i w:val="0"/>
          <w:iCs w:val="0"/>
          <w:sz w:val="24"/>
        </w:rPr>
        <w:t>功能描述</w:t>
      </w:r>
    </w:p>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支持用户查看客户经理在当前营销活动的过程及执行情况。</w:t>
      </w:r>
    </w:p>
    <w:p>
      <w:pPr>
        <w:pStyle w:val="7"/>
        <w:numPr>
          <w:ilvl w:val="4"/>
          <w:numId w:val="1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widowControl/>
        <w:spacing w:line="360" w:lineRule="auto"/>
        <w:jc w:val="left"/>
        <w:rPr>
          <w:rFonts w:ascii="仿宋" w:hAnsi="仿宋" w:eastAsia="仿宋" w:cs="仿宋"/>
          <w:kern w:val="0"/>
          <w:sz w:val="24"/>
          <w:lang w:bidi="ar"/>
        </w:rPr>
      </w:pPr>
      <w:r>
        <w:rPr>
          <w:rFonts w:hint="eastAsia" w:ascii="仿宋" w:hAnsi="仿宋" w:eastAsia="仿宋" w:cs="仿宋"/>
          <w:kern w:val="0"/>
          <w:sz w:val="24"/>
          <w:lang w:bidi="ar"/>
        </w:rPr>
        <w:t>略</w:t>
      </w:r>
    </w:p>
    <w:p>
      <w:pPr>
        <w:pStyle w:val="7"/>
        <w:numPr>
          <w:ilvl w:val="4"/>
          <w:numId w:val="114"/>
        </w:numPr>
        <w:spacing w:line="360" w:lineRule="auto"/>
        <w:ind w:left="1418" w:hanging="1418"/>
        <w:rPr>
          <w:rFonts w:ascii="仿宋" w:hAnsi="仿宋" w:eastAsia="仿宋" w:cs="仿宋"/>
          <w:b w:val="0"/>
          <w:bCs w:val="0"/>
          <w:i w:val="0"/>
          <w:i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1、用户进入“营销活动详情”后，默认展示“客户经理执行分析”tab，系统展示客户经理执行分析数据。</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sz w:val="24"/>
        </w:rPr>
      </w:pPr>
      <w:r>
        <w:rPr>
          <w:rFonts w:hint="eastAsia" w:ascii="仿宋" w:hAnsi="仿宋" w:eastAsia="仿宋"/>
          <w:color w:val="000000"/>
          <w:sz w:val="24"/>
        </w:rPr>
        <w:t>1、指标口径说明：</w:t>
      </w:r>
    </w:p>
    <w:p>
      <w:pPr>
        <w:spacing w:after="0" w:line="360" w:lineRule="auto"/>
        <w:ind w:firstLine="420"/>
        <w:rPr>
          <w:rFonts w:ascii="仿宋" w:hAnsi="仿宋" w:eastAsia="仿宋" w:cs="仿宋"/>
          <w:bCs/>
          <w:color w:val="000000" w:themeColor="text1"/>
          <w:kern w:val="0"/>
          <w:sz w:val="24"/>
          <w14:textFill>
            <w14:solidFill>
              <w14:schemeClr w14:val="tx1"/>
            </w14:solidFill>
          </w14:textFill>
        </w:rPr>
      </w:pPr>
      <w:r>
        <w:rPr>
          <w:rFonts w:hint="eastAsia" w:ascii="仿宋" w:hAnsi="仿宋" w:eastAsia="仿宋" w:cs="仿宋"/>
          <w:b/>
          <w:color w:val="000000" w:themeColor="text1"/>
          <w:kern w:val="0"/>
          <w:sz w:val="24"/>
          <w14:textFill>
            <w14:solidFill>
              <w14:schemeClr w14:val="tx1"/>
            </w14:solidFill>
          </w14:textFill>
        </w:rPr>
        <w:t>基准值：</w:t>
      </w:r>
      <w:r>
        <w:rPr>
          <w:rFonts w:hint="eastAsia" w:ascii="仿宋" w:hAnsi="仿宋" w:eastAsia="仿宋" w:cs="仿宋"/>
          <w:bCs/>
          <w:color w:val="000000" w:themeColor="text1"/>
          <w:kern w:val="0"/>
          <w:sz w:val="24"/>
          <w14:textFill>
            <w14:solidFill>
              <w14:schemeClr w14:val="tx1"/>
            </w14:solidFill>
          </w14:textFill>
        </w:rPr>
        <w:t>营销活动开始日期，上一日的指标值。</w:t>
      </w:r>
    </w:p>
    <w:p>
      <w:pPr>
        <w:spacing w:after="0" w:line="360" w:lineRule="auto"/>
        <w:ind w:firstLine="420"/>
        <w:rPr>
          <w:rFonts w:ascii="仿宋" w:hAnsi="仿宋" w:eastAsia="仿宋" w:cs="仿宋"/>
          <w:bCs/>
          <w:color w:val="000000" w:themeColor="text1"/>
          <w:kern w:val="0"/>
          <w:sz w:val="24"/>
          <w14:textFill>
            <w14:solidFill>
              <w14:schemeClr w14:val="tx1"/>
            </w14:solidFill>
          </w14:textFill>
        </w:rPr>
      </w:pPr>
      <w:r>
        <w:rPr>
          <w:rFonts w:hint="eastAsia" w:ascii="仿宋" w:hAnsi="仿宋" w:eastAsia="仿宋" w:cs="仿宋"/>
          <w:b/>
          <w:color w:val="000000" w:themeColor="text1"/>
          <w:kern w:val="0"/>
          <w:sz w:val="24"/>
          <w14:textFill>
            <w14:solidFill>
              <w14:schemeClr w14:val="tx1"/>
            </w14:solidFill>
          </w14:textFill>
        </w:rPr>
        <w:t>当前值：</w:t>
      </w:r>
      <w:r>
        <w:rPr>
          <w:rFonts w:hint="eastAsia" w:ascii="仿宋" w:hAnsi="仿宋" w:eastAsia="仿宋" w:cs="仿宋"/>
          <w:bCs/>
          <w:color w:val="000000" w:themeColor="text1"/>
          <w:kern w:val="0"/>
          <w:sz w:val="24"/>
          <w14:textFill>
            <w14:solidFill>
              <w14:schemeClr w14:val="tx1"/>
            </w14:solidFill>
          </w14:textFill>
        </w:rPr>
        <w:t>T</w:t>
      </w:r>
      <w:r>
        <w:rPr>
          <w:rFonts w:ascii="仿宋" w:hAnsi="仿宋" w:eastAsia="仿宋" w:cs="仿宋"/>
          <w:bCs/>
          <w:color w:val="000000" w:themeColor="text1"/>
          <w:kern w:val="0"/>
          <w:sz w:val="24"/>
          <w14:textFill>
            <w14:solidFill>
              <w14:schemeClr w14:val="tx1"/>
            </w14:solidFill>
          </w14:textFill>
        </w:rPr>
        <w:t>-1</w:t>
      </w:r>
      <w:r>
        <w:rPr>
          <w:rFonts w:hint="eastAsia" w:ascii="仿宋" w:hAnsi="仿宋" w:eastAsia="仿宋" w:cs="仿宋"/>
          <w:bCs/>
          <w:color w:val="000000" w:themeColor="text1"/>
          <w:kern w:val="0"/>
          <w:sz w:val="24"/>
          <w14:textFill>
            <w14:solidFill>
              <w14:schemeClr w14:val="tx1"/>
            </w14:solidFill>
          </w14:textFill>
        </w:rPr>
        <w:t>日的指标值。</w:t>
      </w:r>
    </w:p>
    <w:p>
      <w:pPr>
        <w:spacing w:after="0"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cs="仿宋"/>
          <w:b/>
          <w:color w:val="000000" w:themeColor="text1"/>
          <w:kern w:val="0"/>
          <w:sz w:val="24"/>
          <w14:textFill>
            <w14:solidFill>
              <w14:schemeClr w14:val="tx1"/>
            </w14:solidFill>
          </w14:textFill>
        </w:rPr>
        <w:t>增量：</w:t>
      </w:r>
      <w:r>
        <w:rPr>
          <w:rFonts w:hint="eastAsia" w:ascii="仿宋" w:hAnsi="仿宋" w:eastAsia="仿宋" w:cs="仿宋"/>
          <w:bCs/>
          <w:color w:val="000000" w:themeColor="text1"/>
          <w:kern w:val="0"/>
          <w:sz w:val="24"/>
          <w14:textFill>
            <w14:solidFill>
              <w14:schemeClr w14:val="tx1"/>
            </w14:solidFill>
          </w14:textFill>
        </w:rPr>
        <w:t>当前值</w:t>
      </w:r>
      <w:r>
        <w:rPr>
          <w:rFonts w:ascii="仿宋" w:hAnsi="仿宋" w:eastAsia="仿宋" w:cs="仿宋"/>
          <w:bCs/>
          <w:color w:val="000000" w:themeColor="text1"/>
          <w:kern w:val="0"/>
          <w:sz w:val="24"/>
          <w14:textFill>
            <w14:solidFill>
              <w14:schemeClr w14:val="tx1"/>
            </w14:solidFill>
          </w14:textFill>
        </w:rPr>
        <w:t xml:space="preserve"> – </w:t>
      </w:r>
      <w:r>
        <w:rPr>
          <w:rFonts w:hint="eastAsia" w:ascii="仿宋" w:hAnsi="仿宋" w:eastAsia="仿宋" w:cs="仿宋"/>
          <w:bCs/>
          <w:color w:val="000000" w:themeColor="text1"/>
          <w:kern w:val="0"/>
          <w:sz w:val="24"/>
          <w14:textFill>
            <w14:solidFill>
              <w14:schemeClr w14:val="tx1"/>
            </w14:solidFill>
          </w14:textFill>
        </w:rPr>
        <w:t>基准值 。</w:t>
      </w:r>
    </w:p>
    <w:p>
      <w:pPr>
        <w:spacing w:after="0"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cs="仿宋"/>
          <w:b/>
          <w:color w:val="000000" w:themeColor="text1"/>
          <w:kern w:val="0"/>
          <w:sz w:val="24"/>
          <w14:textFill>
            <w14:solidFill>
              <w14:schemeClr w14:val="tx1"/>
            </w14:solidFill>
          </w14:textFill>
        </w:rPr>
        <w:t>增长率：（</w:t>
      </w:r>
      <w:r>
        <w:rPr>
          <w:rFonts w:hint="eastAsia" w:ascii="仿宋" w:hAnsi="仿宋" w:eastAsia="仿宋" w:cs="仿宋"/>
          <w:bCs/>
          <w:color w:val="000000" w:themeColor="text1"/>
          <w:kern w:val="0"/>
          <w:sz w:val="24"/>
          <w14:textFill>
            <w14:solidFill>
              <w14:schemeClr w14:val="tx1"/>
            </w14:solidFill>
          </w14:textFill>
        </w:rPr>
        <w:t>当前值</w:t>
      </w:r>
      <w:r>
        <w:rPr>
          <w:rFonts w:ascii="仿宋" w:hAnsi="仿宋" w:eastAsia="仿宋" w:cs="仿宋"/>
          <w:bCs/>
          <w:color w:val="000000" w:themeColor="text1"/>
          <w:kern w:val="0"/>
          <w:sz w:val="24"/>
          <w14:textFill>
            <w14:solidFill>
              <w14:schemeClr w14:val="tx1"/>
            </w14:solidFill>
          </w14:textFill>
        </w:rPr>
        <w:t xml:space="preserve"> – </w:t>
      </w:r>
      <w:r>
        <w:rPr>
          <w:rFonts w:hint="eastAsia" w:ascii="仿宋" w:hAnsi="仿宋" w:eastAsia="仿宋" w:cs="仿宋"/>
          <w:bCs/>
          <w:color w:val="000000" w:themeColor="text1"/>
          <w:kern w:val="0"/>
          <w:sz w:val="24"/>
          <w14:textFill>
            <w14:solidFill>
              <w14:schemeClr w14:val="tx1"/>
            </w14:solidFill>
          </w14:textFill>
        </w:rPr>
        <w:t xml:space="preserve">基准值）/ 基准值 </w:t>
      </w:r>
      <w:r>
        <w:rPr>
          <w:rFonts w:ascii="仿宋" w:hAnsi="仿宋" w:eastAsia="仿宋" w:cs="仿宋"/>
          <w:bCs/>
          <w:color w:val="000000" w:themeColor="text1"/>
          <w:kern w:val="0"/>
          <w:sz w:val="24"/>
          <w14:textFill>
            <w14:solidFill>
              <w14:schemeClr w14:val="tx1"/>
            </w14:solidFill>
          </w14:textFill>
        </w:rPr>
        <w:t>* 100%</w:t>
      </w:r>
      <w:r>
        <w:rPr>
          <w:rFonts w:hint="eastAsia" w:ascii="仿宋" w:hAnsi="仿宋" w:eastAsia="仿宋" w:cs="仿宋"/>
          <w:bCs/>
          <w:color w:val="000000" w:themeColor="text1"/>
          <w:kern w:val="0"/>
          <w:sz w:val="24"/>
          <w14:textFill>
            <w14:solidFill>
              <w14:schemeClr w14:val="tx1"/>
            </w14:solidFill>
          </w14:textFill>
        </w:rPr>
        <w:t>。</w:t>
      </w:r>
    </w:p>
    <w:p>
      <w:pPr>
        <w:spacing w:after="0" w:line="360" w:lineRule="auto"/>
        <w:ind w:firstLine="420"/>
        <w:rPr>
          <w:rFonts w:ascii="仿宋" w:hAnsi="仿宋" w:eastAsia="仿宋" w:cs="仿宋"/>
          <w:bCs/>
          <w:color w:val="000000" w:themeColor="text1"/>
          <w:kern w:val="0"/>
          <w:sz w:val="24"/>
          <w14:textFill>
            <w14:solidFill>
              <w14:schemeClr w14:val="tx1"/>
            </w14:solidFill>
          </w14:textFill>
        </w:rPr>
      </w:pPr>
      <w:r>
        <w:rPr>
          <w:rFonts w:hint="eastAsia" w:ascii="仿宋" w:hAnsi="仿宋" w:eastAsia="仿宋" w:cs="仿宋"/>
          <w:b/>
          <w:color w:val="000000" w:themeColor="text1"/>
          <w:kern w:val="0"/>
          <w:sz w:val="24"/>
          <w14:textFill>
            <w14:solidFill>
              <w14:schemeClr w14:val="tx1"/>
            </w14:solidFill>
          </w14:textFill>
        </w:rPr>
        <w:t>接触覆盖率：</w:t>
      </w:r>
      <w:r>
        <w:rPr>
          <w:rFonts w:hint="eastAsia" w:ascii="仿宋" w:hAnsi="仿宋" w:eastAsia="仿宋" w:cs="仿宋"/>
          <w:bCs/>
          <w:color w:val="000000" w:themeColor="text1"/>
          <w:kern w:val="0"/>
          <w:sz w:val="24"/>
          <w14:textFill>
            <w14:solidFill>
              <w14:schemeClr w14:val="tx1"/>
            </w14:solidFill>
          </w14:textFill>
        </w:rPr>
        <w:t xml:space="preserve">本活动本人名下已接触的客户数 </w:t>
      </w:r>
      <w:r>
        <w:rPr>
          <w:rFonts w:ascii="仿宋" w:hAnsi="仿宋" w:eastAsia="仿宋" w:cs="仿宋"/>
          <w:bCs/>
          <w:color w:val="000000" w:themeColor="text1"/>
          <w:kern w:val="0"/>
          <w:sz w:val="24"/>
          <w14:textFill>
            <w14:solidFill>
              <w14:schemeClr w14:val="tx1"/>
            </w14:solidFill>
          </w14:textFill>
        </w:rPr>
        <w:t xml:space="preserve">/ </w:t>
      </w:r>
      <w:r>
        <w:rPr>
          <w:rFonts w:hint="eastAsia" w:ascii="仿宋" w:hAnsi="仿宋" w:eastAsia="仿宋" w:cs="仿宋"/>
          <w:bCs/>
          <w:color w:val="000000" w:themeColor="text1"/>
          <w:kern w:val="0"/>
          <w:sz w:val="24"/>
          <w14:textFill>
            <w14:solidFill>
              <w14:schemeClr w14:val="tx1"/>
            </w14:solidFill>
          </w14:textFill>
        </w:rPr>
        <w:t xml:space="preserve">本活动本人名下的客户总数 </w:t>
      </w:r>
      <w:r>
        <w:rPr>
          <w:rFonts w:ascii="仿宋" w:hAnsi="仿宋" w:eastAsia="仿宋" w:cs="仿宋"/>
          <w:bCs/>
          <w:color w:val="000000" w:themeColor="text1"/>
          <w:kern w:val="0"/>
          <w:sz w:val="24"/>
          <w14:textFill>
            <w14:solidFill>
              <w14:schemeClr w14:val="tx1"/>
            </w14:solidFill>
          </w14:textFill>
        </w:rPr>
        <w:t>* 100%</w:t>
      </w:r>
      <w:r>
        <w:rPr>
          <w:rFonts w:hint="eastAsia" w:ascii="仿宋" w:hAnsi="仿宋" w:eastAsia="仿宋" w:cs="仿宋"/>
          <w:bCs/>
          <w:color w:val="000000" w:themeColor="text1"/>
          <w:kern w:val="0"/>
          <w:sz w:val="24"/>
          <w14:textFill>
            <w14:solidFill>
              <w14:schemeClr w14:val="tx1"/>
            </w14:solidFill>
          </w14:textFill>
        </w:rPr>
        <w:t>。</w:t>
      </w:r>
    </w:p>
    <w:p>
      <w:pPr>
        <w:spacing w:after="0" w:line="360" w:lineRule="auto"/>
        <w:ind w:firstLine="420"/>
        <w:rPr>
          <w:rFonts w:ascii="仿宋" w:hAnsi="仿宋" w:eastAsia="仿宋"/>
          <w:color w:val="000000" w:themeColor="text1"/>
          <w:sz w:val="24"/>
          <w14:textFill>
            <w14:solidFill>
              <w14:schemeClr w14:val="tx1"/>
            </w14:solidFill>
          </w14:textFill>
        </w:rPr>
      </w:pPr>
      <w:r>
        <w:rPr>
          <w:rFonts w:hint="eastAsia" w:ascii="仿宋" w:hAnsi="仿宋" w:eastAsia="仿宋" w:cs="仿宋"/>
          <w:b/>
          <w:color w:val="000000" w:themeColor="text1"/>
          <w:kern w:val="0"/>
          <w:sz w:val="24"/>
          <w14:textFill>
            <w14:solidFill>
              <w14:schemeClr w14:val="tx1"/>
            </w14:solidFill>
          </w14:textFill>
        </w:rPr>
        <w:t>营销成功率：</w:t>
      </w:r>
      <w:r>
        <w:rPr>
          <w:rFonts w:hint="eastAsia" w:ascii="仿宋" w:hAnsi="仿宋" w:eastAsia="仿宋" w:cs="仿宋"/>
          <w:bCs/>
          <w:color w:val="000000" w:themeColor="text1"/>
          <w:kern w:val="0"/>
          <w:sz w:val="24"/>
          <w14:textFill>
            <w14:solidFill>
              <w14:schemeClr w14:val="tx1"/>
            </w14:solidFill>
          </w14:textFill>
        </w:rPr>
        <w:t xml:space="preserve">本活动本人名下营销成功的客户数 </w:t>
      </w:r>
      <w:r>
        <w:rPr>
          <w:rFonts w:ascii="仿宋" w:hAnsi="仿宋" w:eastAsia="仿宋" w:cs="仿宋"/>
          <w:bCs/>
          <w:color w:val="000000" w:themeColor="text1"/>
          <w:kern w:val="0"/>
          <w:sz w:val="24"/>
          <w14:textFill>
            <w14:solidFill>
              <w14:schemeClr w14:val="tx1"/>
            </w14:solidFill>
          </w14:textFill>
        </w:rPr>
        <w:t xml:space="preserve">/ </w:t>
      </w:r>
      <w:r>
        <w:rPr>
          <w:rFonts w:hint="eastAsia" w:ascii="仿宋" w:hAnsi="仿宋" w:eastAsia="仿宋" w:cs="仿宋"/>
          <w:bCs/>
          <w:color w:val="000000" w:themeColor="text1"/>
          <w:kern w:val="0"/>
          <w:sz w:val="24"/>
          <w14:textFill>
            <w14:solidFill>
              <w14:schemeClr w14:val="tx1"/>
            </w14:solidFill>
          </w14:textFill>
        </w:rPr>
        <w:t xml:space="preserve">本活动本人名下的客户总数 </w:t>
      </w:r>
      <w:r>
        <w:rPr>
          <w:rFonts w:ascii="仿宋" w:hAnsi="仿宋" w:eastAsia="仿宋" w:cs="仿宋"/>
          <w:bCs/>
          <w:color w:val="000000" w:themeColor="text1"/>
          <w:kern w:val="0"/>
          <w:sz w:val="24"/>
          <w14:textFill>
            <w14:solidFill>
              <w14:schemeClr w14:val="tx1"/>
            </w14:solidFill>
          </w14:textFill>
        </w:rPr>
        <w:t>* 100%</w:t>
      </w:r>
      <w:r>
        <w:rPr>
          <w:rFonts w:hint="eastAsia" w:ascii="仿宋" w:hAnsi="仿宋" w:eastAsia="仿宋" w:cs="仿宋"/>
          <w:bCs/>
          <w:color w:val="000000" w:themeColor="text1"/>
          <w:kern w:val="0"/>
          <w:sz w:val="24"/>
          <w14:textFill>
            <w14:solidFill>
              <w14:schemeClr w14:val="tx1"/>
            </w14:solidFill>
          </w14:textFill>
        </w:rPr>
        <w:t>。</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sz w:val="24"/>
        </w:rPr>
        <w:t>1、</w:t>
      </w:r>
      <w:r>
        <w:rPr>
          <w:rFonts w:hint="eastAsia" w:ascii="仿宋" w:hAnsi="仿宋" w:eastAsia="仿宋"/>
          <w:color w:val="000000" w:themeColor="text1"/>
          <w:sz w:val="24"/>
          <w14:textFill>
            <w14:solidFill>
              <w14:schemeClr w14:val="tx1"/>
            </w14:solidFill>
          </w14:textFill>
        </w:rPr>
        <w:t>支持客户经理查看本人的执行分析结果。</w:t>
      </w:r>
    </w:p>
    <w:p>
      <w:pPr>
        <w:pStyle w:val="7"/>
        <w:numPr>
          <w:ilvl w:val="4"/>
          <w:numId w:val="1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tbl>
      <w:tblPr>
        <w:tblStyle w:val="51"/>
        <w:tblW w:w="90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2223"/>
        <w:gridCol w:w="2089"/>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2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652"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客户经理</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展示客户经理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机构名称</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展示客户数量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基准值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展示分析基准值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当前值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展示当前值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增量</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增长率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百分比</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展示增长率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接触覆盖率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展示接触覆盖率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拟支持客户数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展示拟支持客户数量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进一步营销客户数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展示进一步营销客户数量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不予支持客户数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展示不予支持客户数量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营销成功率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展示营销成功率</w:t>
            </w:r>
          </w:p>
        </w:tc>
      </w:tr>
    </w:tbl>
    <w:p>
      <w:pPr>
        <w:spacing w:line="360" w:lineRule="auto"/>
        <w:rPr>
          <w:rFonts w:ascii="仿宋" w:hAnsi="仿宋" w:eastAsia="仿宋" w:cs="仿宋"/>
          <w:sz w:val="24"/>
        </w:rPr>
      </w:pPr>
    </w:p>
    <w:p>
      <w:pPr>
        <w:pStyle w:val="7"/>
        <w:numPr>
          <w:ilvl w:val="4"/>
          <w:numId w:val="1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rPr>
      </w:pPr>
      <w:r>
        <w:rPr>
          <w:rFonts w:ascii="仿宋" w:hAnsi="仿宋" w:eastAsia="仿宋" w:cs="仿宋"/>
          <w:sz w:val="24"/>
        </w:rPr>
        <w:t>待提供</w:t>
      </w:r>
    </w:p>
    <w:p>
      <w:pPr>
        <w:pStyle w:val="7"/>
        <w:numPr>
          <w:ilvl w:val="4"/>
          <w:numId w:val="1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rPr>
      </w:pPr>
      <w:r>
        <w:rPr>
          <w:rFonts w:hint="eastAsia" w:ascii="仿宋" w:hAnsi="仿宋" w:eastAsia="仿宋" w:cs="仿宋"/>
          <w:sz w:val="24"/>
        </w:rPr>
        <w:t>不涉及</w:t>
      </w:r>
    </w:p>
    <w:p>
      <w:pPr>
        <w:pStyle w:val="7"/>
        <w:numPr>
          <w:ilvl w:val="4"/>
          <w:numId w:val="114"/>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sz w:val="24"/>
        </w:rPr>
      </w:pPr>
      <w:r>
        <w:rPr>
          <w:rFonts w:hint="eastAsia" w:ascii="仿宋" w:hAnsi="仿宋" w:eastAsia="仿宋" w:cs="仿宋"/>
          <w:sz w:val="24"/>
        </w:rPr>
        <w:t>不涉及</w:t>
      </w:r>
    </w:p>
    <w:p>
      <w:pPr>
        <w:pStyle w:val="6"/>
        <w:numPr>
          <w:ilvl w:val="3"/>
          <w:numId w:val="112"/>
        </w:numPr>
        <w:spacing w:line="360" w:lineRule="auto"/>
        <w:ind w:left="1418" w:hanging="1418"/>
        <w:rPr>
          <w:rFonts w:ascii="仿宋" w:hAnsi="仿宋" w:eastAsia="仿宋"/>
          <w:b w:val="0"/>
          <w:bCs w:val="0"/>
        </w:rPr>
      </w:pPr>
      <w:r>
        <w:rPr>
          <w:rFonts w:hint="eastAsia" w:ascii="仿宋" w:hAnsi="仿宋" w:eastAsia="仿宋"/>
        </w:rPr>
        <w:t>营销活动视图-客户明细</w:t>
      </w:r>
    </w:p>
    <w:p>
      <w:pPr>
        <w:pStyle w:val="7"/>
        <w:numPr>
          <w:ilvl w:val="4"/>
          <w:numId w:val="115"/>
        </w:numPr>
        <w:spacing w:line="360" w:lineRule="auto"/>
        <w:rPr>
          <w:rFonts w:ascii="仿宋" w:hAnsi="仿宋" w:eastAsia="仿宋" w:cs="仿宋"/>
          <w:b w:val="0"/>
          <w:bCs w:val="0"/>
          <w:sz w:val="24"/>
        </w:rPr>
      </w:pPr>
      <w:r>
        <w:rPr>
          <w:rFonts w:hint="eastAsia" w:ascii="仿宋" w:hAnsi="仿宋" w:eastAsia="仿宋" w:cs="仿宋"/>
          <w:i w:val="0"/>
          <w:iCs w:val="0"/>
          <w:sz w:val="24"/>
        </w:rPr>
        <w:t>功能描述</w:t>
      </w:r>
    </w:p>
    <w:p>
      <w:pPr>
        <w:spacing w:line="360" w:lineRule="auto"/>
        <w:rPr>
          <w:rFonts w:ascii="仿宋" w:hAnsi="仿宋" w:eastAsia="仿宋" w:cs="仿宋"/>
          <w:color w:val="000000"/>
          <w:kern w:val="0"/>
          <w:sz w:val="24"/>
        </w:rPr>
      </w:pPr>
      <w:r>
        <w:rPr>
          <w:rFonts w:hint="eastAsia" w:ascii="仿宋" w:hAnsi="仿宋" w:eastAsia="仿宋" w:cs="仿宋"/>
          <w:color w:val="000000"/>
          <w:kern w:val="0"/>
          <w:sz w:val="24"/>
        </w:rPr>
        <w:t>支持用户对目标客户进行营销情况记录，并查看营销活动的详细客户名单。</w:t>
      </w:r>
    </w:p>
    <w:p>
      <w:pPr>
        <w:pStyle w:val="7"/>
        <w:numPr>
          <w:ilvl w:val="4"/>
          <w:numId w:val="115"/>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2262"/>
        <w:gridCol w:w="2262"/>
        <w:gridCol w:w="2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客户名称</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文本框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支持录入客户名称进行数据筛选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客户等级</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支持选择客户等级进行数据筛选，枚举值：睡眠、</w:t>
            </w:r>
            <w:ins w:id="2071" w:author="wanao" w:date="2026-07-08T11:19:40Z">
              <w:r>
                <w:rPr>
                  <w:rFonts w:hint="eastAsia" w:ascii="仿宋" w:hAnsi="仿宋" w:eastAsia="仿宋"/>
                  <w:sz w:val="24"/>
                  <w:szCs w:val="24"/>
                  <w:lang w:val="en-US" w:eastAsia="zh-CN"/>
                </w:rPr>
                <w:t>大众、潜力、优质、财富1、财富2、贵宾、私行</w:t>
              </w:r>
            </w:ins>
            <w:del w:id="2072" w:author="wanao" w:date="2026-07-08T11:19:40Z">
              <w:r>
                <w:rPr>
                  <w:rFonts w:hint="eastAsia" w:ascii="仿宋" w:hAnsi="仿宋" w:eastAsia="仿宋" w:cs="仿宋"/>
                  <w:bCs/>
                  <w:color w:val="000000"/>
                  <w:kern w:val="0"/>
                  <w:sz w:val="24"/>
                </w:rPr>
                <w:delText>一级、二级、...十级</w:delText>
              </w:r>
            </w:del>
            <w:r>
              <w:rPr>
                <w:rFonts w:hint="eastAsia" w:ascii="仿宋" w:hAnsi="仿宋" w:eastAsia="仿宋" w:cs="仿宋"/>
                <w:bCs/>
                <w:color w:val="000000"/>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是否接触</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lang w:bidi="ar"/>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是否成功</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szCs w:val="24"/>
                <w:lang w:bidi="ar"/>
              </w:rPr>
              <w:t>非必输</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下拉框</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lang w:bidi="ar"/>
              </w:rPr>
              <w:t>枚举值：全部、是、否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重置</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按钮</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按钮</w:t>
            </w:r>
          </w:p>
        </w:tc>
        <w:tc>
          <w:tcPr>
            <w:tcW w:w="2275" w:type="dxa"/>
          </w:tcPr>
          <w:p>
            <w:pPr>
              <w:spacing w:line="360" w:lineRule="auto"/>
              <w:rPr>
                <w:rFonts w:ascii="仿宋" w:hAnsi="仿宋" w:eastAsia="仿宋" w:cs="仿宋"/>
                <w:kern w:val="0"/>
                <w:sz w:val="24"/>
                <w:lang w:bidi="ar"/>
              </w:rPr>
            </w:pPr>
            <w:r>
              <w:rPr>
                <w:rFonts w:ascii="仿宋" w:hAnsi="仿宋" w:eastAsia="仿宋" w:cs="仿宋"/>
                <w:bCs/>
                <w:color w:val="000000"/>
                <w:kern w:val="0"/>
                <w:sz w:val="24"/>
              </w:rPr>
              <w:t>恢复默认筛选条件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cs="仿宋"/>
                <w:b/>
                <w:bCs/>
                <w:kern w:val="0"/>
                <w:sz w:val="24"/>
                <w:lang w:bidi="ar"/>
              </w:rPr>
            </w:pPr>
            <w:r>
              <w:rPr>
                <w:rFonts w:hint="eastAsia" w:ascii="仿宋" w:hAnsi="仿宋" w:eastAsia="仿宋" w:cs="仿宋"/>
                <w:bCs/>
                <w:color w:val="000000"/>
                <w:kern w:val="0"/>
                <w:sz w:val="24"/>
              </w:rPr>
              <w:t>查询</w:t>
            </w:r>
          </w:p>
        </w:tc>
        <w:tc>
          <w:tcPr>
            <w:tcW w:w="2262"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rPr>
              <w:t>按钮</w:t>
            </w:r>
          </w:p>
        </w:tc>
        <w:tc>
          <w:tcPr>
            <w:tcW w:w="2262"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按钮</w:t>
            </w:r>
          </w:p>
        </w:tc>
        <w:tc>
          <w:tcPr>
            <w:tcW w:w="2275" w:type="dxa"/>
          </w:tcPr>
          <w:p>
            <w:pPr>
              <w:spacing w:line="360" w:lineRule="auto"/>
              <w:rPr>
                <w:rFonts w:ascii="仿宋" w:hAnsi="仿宋" w:eastAsia="仿宋" w:cs="仿宋"/>
                <w:kern w:val="0"/>
                <w:sz w:val="24"/>
                <w:lang w:bidi="ar"/>
              </w:rPr>
            </w:pPr>
            <w:r>
              <w:rPr>
                <w:rFonts w:hint="eastAsia" w:ascii="仿宋" w:hAnsi="仿宋" w:eastAsia="仿宋" w:cs="仿宋"/>
                <w:bCs/>
                <w:color w:val="000000"/>
                <w:kern w:val="0"/>
                <w:sz w:val="24"/>
              </w:rPr>
              <w:t>执行查询</w:t>
            </w:r>
          </w:p>
        </w:tc>
      </w:tr>
    </w:tbl>
    <w:p>
      <w:pPr>
        <w:spacing w:line="360" w:lineRule="auto"/>
        <w:rPr>
          <w:rFonts w:ascii="仿宋" w:hAnsi="仿宋" w:eastAsia="仿宋" w:cs="仿宋"/>
          <w:color w:val="000000"/>
          <w:kern w:val="0"/>
          <w:sz w:val="24"/>
        </w:rPr>
      </w:pPr>
    </w:p>
    <w:p>
      <w:pPr>
        <w:pStyle w:val="7"/>
        <w:numPr>
          <w:ilvl w:val="4"/>
          <w:numId w:val="115"/>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sz w:val="24"/>
        </w:rPr>
      </w:pPr>
      <w:r>
        <w:rPr>
          <w:rFonts w:hint="eastAsia" w:ascii="仿宋" w:hAnsi="仿宋" w:eastAsia="仿宋"/>
          <w:b/>
          <w:bCs/>
          <w:color w:val="000000"/>
          <w:sz w:val="24"/>
        </w:rPr>
        <w:t>（一）操作说明</w:t>
      </w:r>
    </w:p>
    <w:p>
      <w:pPr>
        <w:spacing w:after="0" w:line="360" w:lineRule="auto"/>
        <w:rPr>
          <w:rFonts w:ascii="仿宋" w:hAnsi="仿宋" w:eastAsia="仿宋"/>
          <w:color w:val="000000"/>
          <w:sz w:val="24"/>
        </w:rPr>
      </w:pPr>
      <w:r>
        <w:rPr>
          <w:rFonts w:hint="eastAsia" w:ascii="仿宋" w:hAnsi="仿宋" w:eastAsia="仿宋"/>
          <w:color w:val="000000"/>
          <w:sz w:val="24"/>
        </w:rPr>
        <w:t>1、用户进入“营销活动详情”后，点击“客户明细”tab，系统展示客户明细列表。</w:t>
      </w:r>
    </w:p>
    <w:p>
      <w:pPr>
        <w:spacing w:after="0" w:line="360" w:lineRule="auto"/>
        <w:rPr>
          <w:rFonts w:ascii="仿宋" w:hAnsi="仿宋" w:eastAsia="仿宋"/>
          <w:color w:val="000000"/>
          <w:sz w:val="24"/>
        </w:rPr>
      </w:pPr>
      <w:r>
        <w:rPr>
          <w:rFonts w:hint="eastAsia" w:ascii="仿宋" w:hAnsi="仿宋" w:eastAsia="仿宋"/>
          <w:color w:val="000000"/>
          <w:sz w:val="24"/>
        </w:rPr>
        <w:t>2、用户点击“筛选”按钮，</w:t>
      </w:r>
      <w:r>
        <w:rPr>
          <w:rFonts w:hint="eastAsia" w:ascii="仿宋" w:hAnsi="仿宋" w:eastAsia="仿宋"/>
          <w:sz w:val="24"/>
          <w:szCs w:val="24"/>
        </w:rPr>
        <w:t>系统打开筛选面板</w:t>
      </w:r>
      <w:r>
        <w:rPr>
          <w:rFonts w:hint="eastAsia" w:ascii="仿宋" w:hAnsi="仿宋" w:eastAsia="仿宋"/>
          <w:color w:val="000000"/>
          <w:sz w:val="24"/>
        </w:rPr>
        <w:t>，可在</w:t>
      </w:r>
      <w:r>
        <w:rPr>
          <w:rFonts w:hint="eastAsia" w:ascii="仿宋" w:hAnsi="仿宋" w:eastAsia="仿宋"/>
          <w:sz w:val="24"/>
          <w:szCs w:val="24"/>
        </w:rPr>
        <w:t>筛选面板</w:t>
      </w:r>
      <w:r>
        <w:rPr>
          <w:rFonts w:hint="eastAsia" w:ascii="仿宋" w:hAnsi="仿宋" w:eastAsia="仿宋"/>
          <w:color w:val="000000"/>
          <w:sz w:val="24"/>
        </w:rPr>
        <w:t>操作，支持通过筛选条件筛选客户明细列表数据</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点击“查询”，系统按当前输入条件返回符合条件的数据。</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点击“重置”，系统清空当前输入条件并恢复初始状态。</w:t>
      </w:r>
    </w:p>
    <w:p>
      <w:pPr>
        <w:spacing w:after="0" w:line="360" w:lineRule="auto"/>
        <w:rPr>
          <w:rFonts w:ascii="仿宋" w:hAnsi="仿宋" w:eastAsia="仿宋"/>
          <w:color w:val="000000"/>
          <w:sz w:val="24"/>
        </w:rPr>
      </w:pPr>
      <w:r>
        <w:rPr>
          <w:rFonts w:hint="eastAsia" w:ascii="仿宋" w:hAnsi="仿宋" w:eastAsia="仿宋"/>
          <w:color w:val="000000"/>
          <w:sz w:val="24"/>
        </w:rPr>
        <w:t>3、用户可在列表统一操作按钮区操作</w:t>
      </w:r>
    </w:p>
    <w:p>
      <w:pPr>
        <w:spacing w:after="0" w:line="360" w:lineRule="auto"/>
        <w:ind w:firstLine="420"/>
        <w:rPr>
          <w:rFonts w:ascii="仿宋" w:hAnsi="仿宋" w:eastAsia="仿宋"/>
          <w:color w:val="000000"/>
          <w:sz w:val="24"/>
        </w:rPr>
      </w:pPr>
      <w:r>
        <w:rPr>
          <w:rFonts w:hint="eastAsia" w:ascii="仿宋" w:hAnsi="仿宋" w:eastAsia="仿宋"/>
          <w:color w:val="000000"/>
          <w:sz w:val="24"/>
        </w:rPr>
        <w:t>点击“退回”按钮，详见“移动端（企微）功能需求-营销-营销活动管理-营销活动视图-客户明细-退回”章节。</w:t>
      </w:r>
    </w:p>
    <w:p>
      <w:pPr>
        <w:spacing w:after="0" w:line="360" w:lineRule="auto"/>
        <w:rPr>
          <w:rFonts w:ascii="仿宋" w:hAnsi="仿宋" w:eastAsia="仿宋"/>
          <w:color w:val="000000"/>
          <w:sz w:val="24"/>
        </w:rPr>
      </w:pPr>
      <w:r>
        <w:rPr>
          <w:rFonts w:ascii="仿宋" w:hAnsi="仿宋" w:eastAsia="仿宋"/>
          <w:color w:val="000000"/>
          <w:sz w:val="24"/>
        </w:rPr>
        <w:t>4</w:t>
      </w:r>
      <w:r>
        <w:rPr>
          <w:rFonts w:hint="eastAsia" w:ascii="仿宋" w:hAnsi="仿宋" w:eastAsia="仿宋"/>
          <w:color w:val="000000"/>
          <w:sz w:val="24"/>
        </w:rPr>
        <w:t>、用户可在列表卡片上操作</w:t>
      </w:r>
    </w:p>
    <w:p>
      <w:pPr>
        <w:spacing w:after="0" w:line="360" w:lineRule="auto"/>
        <w:rPr>
          <w:rFonts w:ascii="仿宋" w:hAnsi="仿宋" w:eastAsia="仿宋"/>
          <w:sz w:val="24"/>
          <w:szCs w:val="24"/>
        </w:rPr>
      </w:pPr>
      <w:r>
        <w:rPr>
          <w:rFonts w:ascii="仿宋" w:hAnsi="仿宋" w:eastAsia="仿宋"/>
          <w:color w:val="000000"/>
          <w:sz w:val="24"/>
        </w:rPr>
        <w:tab/>
      </w:r>
      <w:r>
        <w:rPr>
          <w:rFonts w:hint="eastAsia" w:ascii="仿宋" w:hAnsi="仿宋" w:eastAsia="仿宋"/>
          <w:sz w:val="24"/>
          <w:szCs w:val="24"/>
        </w:rPr>
        <w:t>点击“邀约计划”，从右侧抽屉式弹出客户邀约界面，</w:t>
      </w:r>
      <w:r>
        <w:rPr>
          <w:rFonts w:hint="eastAsia" w:ascii="仿宋" w:hAnsi="仿宋" w:eastAsia="仿宋"/>
          <w:i/>
          <w:iCs/>
          <w:sz w:val="24"/>
          <w:szCs w:val="24"/>
        </w:rPr>
        <w:t>详见“公共功能/客户联络</w:t>
      </w:r>
      <w:r>
        <w:rPr>
          <w:rFonts w:ascii="仿宋" w:hAnsi="仿宋" w:eastAsia="仿宋"/>
          <w:i/>
          <w:iCs/>
          <w:sz w:val="24"/>
          <w:szCs w:val="24"/>
        </w:rPr>
        <w:t>/</w:t>
      </w:r>
      <w:r>
        <w:rPr>
          <w:rFonts w:hint="eastAsia" w:ascii="仿宋" w:hAnsi="仿宋" w:eastAsia="仿宋"/>
          <w:i/>
          <w:iCs/>
          <w:sz w:val="24"/>
          <w:szCs w:val="24"/>
        </w:rPr>
        <w:t>邀约计划”章节</w:t>
      </w:r>
      <w:r>
        <w:rPr>
          <w:rFonts w:hint="eastAsia" w:ascii="仿宋" w:hAnsi="仿宋" w:eastAsia="仿宋"/>
          <w:sz w:val="24"/>
          <w:szCs w:val="24"/>
        </w:rPr>
        <w:t>。</w:t>
      </w:r>
    </w:p>
    <w:p>
      <w:pPr>
        <w:spacing w:after="0" w:line="360" w:lineRule="auto"/>
        <w:ind w:firstLine="420"/>
        <w:rPr>
          <w:rFonts w:ascii="仿宋" w:hAnsi="仿宋" w:eastAsia="仿宋"/>
          <w:i/>
          <w:iCs/>
          <w:color w:val="000000"/>
          <w:sz w:val="24"/>
        </w:rPr>
      </w:pPr>
      <w:r>
        <w:rPr>
          <w:rFonts w:hint="eastAsia" w:ascii="仿宋" w:hAnsi="仿宋" w:eastAsia="仿宋"/>
          <w:sz w:val="24"/>
          <w:szCs w:val="24"/>
        </w:rPr>
        <w:t>点击“营销反馈”，从右侧抽屉式弹出营销反馈界面，</w:t>
      </w:r>
      <w:r>
        <w:rPr>
          <w:rFonts w:hint="eastAsia" w:ascii="仿宋" w:hAnsi="仿宋" w:eastAsia="仿宋"/>
          <w:i/>
          <w:iCs/>
          <w:sz w:val="24"/>
          <w:szCs w:val="24"/>
        </w:rPr>
        <w:t>详见“客户明细-营销反馈”章节。</w:t>
      </w:r>
    </w:p>
    <w:p>
      <w:pPr>
        <w:spacing w:after="0" w:line="360" w:lineRule="auto"/>
        <w:rPr>
          <w:rFonts w:ascii="仿宋" w:hAnsi="仿宋" w:eastAsia="仿宋"/>
          <w:b/>
          <w:bCs/>
          <w:color w:val="000000"/>
          <w:sz w:val="24"/>
        </w:rPr>
      </w:pPr>
      <w:r>
        <w:rPr>
          <w:rFonts w:hint="eastAsia" w:ascii="仿宋" w:hAnsi="仿宋" w:eastAsia="仿宋"/>
          <w:b/>
          <w:bCs/>
          <w:color w:val="000000"/>
          <w:sz w:val="24"/>
        </w:rPr>
        <w:t>（二）规则与约束</w:t>
      </w:r>
    </w:p>
    <w:p>
      <w:pPr>
        <w:spacing w:after="0" w:line="360" w:lineRule="auto"/>
        <w:rPr>
          <w:rFonts w:ascii="仿宋" w:hAnsi="仿宋" w:eastAsia="仿宋"/>
          <w:color w:val="000000"/>
          <w:sz w:val="24"/>
        </w:rPr>
      </w:pPr>
      <w:r>
        <w:rPr>
          <w:rFonts w:hint="eastAsia" w:ascii="仿宋" w:hAnsi="仿宋" w:eastAsia="仿宋"/>
          <w:color w:val="000000"/>
          <w:sz w:val="24"/>
        </w:rPr>
        <w:t>1、默认按照客户等级降序排序。</w:t>
      </w:r>
    </w:p>
    <w:p>
      <w:pPr>
        <w:spacing w:after="0" w:line="360" w:lineRule="auto"/>
        <w:rPr>
          <w:rFonts w:ascii="仿宋" w:hAnsi="仿宋" w:eastAsia="仿宋"/>
          <w:b/>
          <w:bCs/>
          <w:color w:val="000000"/>
          <w:sz w:val="24"/>
        </w:rPr>
      </w:pPr>
      <w:r>
        <w:rPr>
          <w:rFonts w:hint="eastAsia" w:ascii="仿宋" w:hAnsi="仿宋" w:eastAsia="仿宋"/>
          <w:b/>
          <w:bCs/>
          <w:color w:val="000000"/>
          <w:sz w:val="24"/>
        </w:rPr>
        <w:t>（三）权限说明</w:t>
      </w:r>
    </w:p>
    <w:p>
      <w:pPr>
        <w:spacing w:after="0" w:line="360" w:lineRule="auto"/>
        <w:rPr>
          <w:rFonts w:ascii="仿宋" w:hAnsi="仿宋" w:eastAsia="仿宋"/>
          <w:color w:val="000000"/>
          <w:sz w:val="24"/>
        </w:rPr>
      </w:pPr>
      <w:r>
        <w:rPr>
          <w:rFonts w:hint="eastAsia" w:ascii="仿宋" w:hAnsi="仿宋" w:eastAsia="仿宋"/>
          <w:color w:val="000000"/>
          <w:sz w:val="24"/>
        </w:rPr>
        <w:t>1、支持客户经理查看本人名下的客户明细。</w:t>
      </w:r>
    </w:p>
    <w:p>
      <w:pPr>
        <w:pStyle w:val="7"/>
        <w:numPr>
          <w:ilvl w:val="4"/>
          <w:numId w:val="115"/>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tbl>
      <w:tblPr>
        <w:tblStyle w:val="51"/>
        <w:tblW w:w="90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2223"/>
        <w:gridCol w:w="2089"/>
        <w:gridCol w:w="2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要素名称</w:t>
            </w:r>
          </w:p>
        </w:tc>
        <w:tc>
          <w:tcPr>
            <w:tcW w:w="2223" w:type="dxa"/>
            <w:shd w:val="clear" w:color="auto" w:fill="FFFFFF"/>
          </w:tcPr>
          <w:p>
            <w:pPr>
              <w:spacing w:line="360" w:lineRule="auto"/>
              <w:rPr>
                <w:rFonts w:ascii="仿宋" w:hAnsi="仿宋" w:eastAsia="仿宋"/>
                <w:sz w:val="24"/>
              </w:rPr>
            </w:pPr>
            <w:r>
              <w:rPr>
                <w:rFonts w:ascii="仿宋" w:hAnsi="仿宋" w:eastAsia="仿宋"/>
                <w:b/>
                <w:color w:val="000000"/>
                <w:sz w:val="24"/>
              </w:rPr>
              <w:t>约束及校验规则</w:t>
            </w:r>
          </w:p>
        </w:tc>
        <w:tc>
          <w:tcPr>
            <w:tcW w:w="2089" w:type="dxa"/>
            <w:shd w:val="clear" w:color="auto" w:fill="FFFFFF"/>
          </w:tcPr>
          <w:p>
            <w:pPr>
              <w:spacing w:line="360" w:lineRule="auto"/>
              <w:rPr>
                <w:rFonts w:ascii="仿宋" w:hAnsi="仿宋" w:eastAsia="仿宋"/>
                <w:sz w:val="24"/>
              </w:rPr>
            </w:pPr>
            <w:r>
              <w:rPr>
                <w:rFonts w:ascii="仿宋" w:hAnsi="仿宋" w:eastAsia="仿宋"/>
                <w:b/>
                <w:color w:val="000000"/>
                <w:sz w:val="24"/>
              </w:rPr>
              <w:t>数据类型</w:t>
            </w:r>
          </w:p>
        </w:tc>
        <w:tc>
          <w:tcPr>
            <w:tcW w:w="2652" w:type="dxa"/>
            <w:shd w:val="clear" w:color="auto" w:fill="FFFFFF"/>
          </w:tcPr>
          <w:p>
            <w:pPr>
              <w:spacing w:line="360" w:lineRule="auto"/>
              <w:rPr>
                <w:rFonts w:ascii="仿宋" w:hAnsi="仿宋" w:eastAsia="仿宋"/>
                <w:sz w:val="24"/>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复选框</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支持多选与单选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color w:val="000000"/>
                <w:sz w:val="24"/>
                <w:lang w:bidi="ar"/>
              </w:rPr>
              <w:t>客户名称</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展示客户名称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免打扰</w:t>
            </w:r>
          </w:p>
        </w:tc>
        <w:tc>
          <w:tcPr>
            <w:tcW w:w="2223"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展示免打扰，枚举值：是、否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归属机构</w:t>
            </w:r>
          </w:p>
        </w:tc>
        <w:tc>
          <w:tcPr>
            <w:tcW w:w="2223"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反显、格式：机构号+机构名称</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客户等级</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展示客户等级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color w:val="000000"/>
                <w:kern w:val="0"/>
                <w:sz w:val="24"/>
              </w:rPr>
            </w:pPr>
            <w:r>
              <w:rPr>
                <w:rFonts w:hint="eastAsia" w:ascii="仿宋" w:hAnsi="仿宋" w:eastAsia="仿宋" w:cs="仿宋"/>
                <w:b/>
                <w:color w:val="000000"/>
                <w:kern w:val="0"/>
                <w:sz w:val="24"/>
              </w:rPr>
              <w:t>营销人</w:t>
            </w:r>
          </w:p>
        </w:tc>
        <w:tc>
          <w:tcPr>
            <w:tcW w:w="2223" w:type="dxa"/>
          </w:tcPr>
          <w:p>
            <w:pPr>
              <w:spacing w:line="360" w:lineRule="auto"/>
              <w:rPr>
                <w:rFonts w:ascii="仿宋" w:hAnsi="仿宋" w:eastAsia="仿宋" w:cs="仿宋"/>
                <w:bCs/>
                <w:color w:val="000000"/>
                <w:kern w:val="0"/>
                <w:sz w:val="24"/>
              </w:rPr>
            </w:pPr>
            <w:r>
              <w:rPr>
                <w:rFonts w:hint="eastAsia" w:ascii="仿宋" w:hAnsi="仿宋" w:eastAsia="仿宋" w:cs="仿宋"/>
                <w:bCs/>
                <w:color w:val="000000"/>
                <w:kern w:val="0"/>
                <w:sz w:val="24"/>
              </w:rPr>
              <w:t>反显、格式：工号+姓名</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展示客营销人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基准值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展示基准值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当前值</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展示当前值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增量</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反显，格式化：0,000.00</w:t>
            </w:r>
          </w:p>
        </w:tc>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数值</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
                <w:color w:val="000000"/>
                <w:kern w:val="0"/>
                <w:sz w:val="24"/>
              </w:rPr>
              <w:t>增长率</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反显，格式化：00.00</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百分比</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展示增长率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sz w:val="24"/>
                <w:lang w:bidi="ar"/>
              </w:rPr>
            </w:pPr>
            <w:r>
              <w:rPr>
                <w:rFonts w:hint="eastAsia" w:ascii="仿宋" w:hAnsi="仿宋" w:eastAsia="仿宋" w:cs="仿宋"/>
                <w:b/>
                <w:bCs/>
                <w:color w:val="000000"/>
                <w:sz w:val="24"/>
                <w:lang w:bidi="ar"/>
              </w:rPr>
              <w:t>是否接触</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展示是否接触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kern w:val="0"/>
                <w:sz w:val="24"/>
              </w:rPr>
            </w:pPr>
            <w:r>
              <w:rPr>
                <w:rFonts w:hint="eastAsia" w:ascii="仿宋" w:hAnsi="仿宋" w:eastAsia="仿宋" w:cs="仿宋"/>
                <w:b/>
                <w:bCs/>
                <w:color w:val="000000"/>
                <w:kern w:val="0"/>
                <w:sz w:val="24"/>
              </w:rPr>
              <w:t>是否成功</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展示是否成功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sz w:val="24"/>
                <w:lang w:bidi="ar"/>
              </w:rPr>
            </w:pPr>
            <w:r>
              <w:rPr>
                <w:rFonts w:hint="eastAsia" w:ascii="仿宋" w:hAnsi="仿宋" w:eastAsia="仿宋" w:cs="仿宋"/>
                <w:b/>
                <w:bCs/>
                <w:color w:val="000000"/>
                <w:sz w:val="24"/>
                <w:lang w:bidi="ar"/>
              </w:rPr>
              <w:t>支持情况</w:t>
            </w:r>
          </w:p>
        </w:tc>
        <w:tc>
          <w:tcPr>
            <w:tcW w:w="2223" w:type="dxa"/>
          </w:tcPr>
          <w:p>
            <w:pPr>
              <w:spacing w:line="360" w:lineRule="auto"/>
              <w:rPr>
                <w:rFonts w:ascii="仿宋" w:hAnsi="仿宋" w:eastAsia="仿宋" w:cs="仿宋"/>
                <w:bCs/>
                <w:color w:val="000000"/>
                <w:kern w:val="0"/>
                <w:sz w:val="24"/>
                <w:lang w:eastAsia="en-US"/>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bCs/>
                <w:color w:val="000000"/>
                <w:kern w:val="0"/>
                <w:sz w:val="24"/>
              </w:rPr>
            </w:pPr>
            <w:r>
              <w:rPr>
                <w:rFonts w:hint="eastAsia" w:ascii="仿宋" w:hAnsi="仿宋" w:eastAsia="仿宋" w:cs="仿宋"/>
                <w:bCs/>
                <w:color w:val="000000"/>
                <w:kern w:val="0"/>
                <w:sz w:val="24"/>
              </w:rPr>
              <w:t>展示支持情况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89" w:type="dxa"/>
          </w:tcPr>
          <w:p>
            <w:pPr>
              <w:widowControl/>
              <w:spacing w:line="360" w:lineRule="auto"/>
              <w:jc w:val="left"/>
              <w:textAlignment w:val="center"/>
              <w:rPr>
                <w:rFonts w:ascii="仿宋" w:hAnsi="仿宋" w:eastAsia="仿宋" w:cs="仿宋"/>
                <w:b/>
                <w:bCs/>
                <w:color w:val="000000"/>
                <w:sz w:val="24"/>
                <w:lang w:bidi="ar"/>
              </w:rPr>
            </w:pPr>
            <w:r>
              <w:rPr>
                <w:rFonts w:hint="eastAsia" w:ascii="仿宋" w:hAnsi="仿宋" w:eastAsia="仿宋" w:cs="仿宋"/>
                <w:b/>
                <w:bCs/>
                <w:color w:val="000000"/>
                <w:sz w:val="24"/>
                <w:lang w:bidi="ar"/>
              </w:rPr>
              <w:t>反馈内容</w:t>
            </w:r>
          </w:p>
        </w:tc>
        <w:tc>
          <w:tcPr>
            <w:tcW w:w="2223" w:type="dxa"/>
          </w:tcPr>
          <w:p>
            <w:pPr>
              <w:spacing w:line="360" w:lineRule="auto"/>
              <w:rPr>
                <w:rFonts w:ascii="仿宋" w:hAnsi="仿宋" w:eastAsia="仿宋" w:cs="仿宋"/>
                <w:sz w:val="24"/>
                <w:lang w:bidi="ar"/>
              </w:rPr>
            </w:pPr>
            <w:r>
              <w:rPr>
                <w:rFonts w:hint="eastAsia" w:ascii="仿宋" w:hAnsi="仿宋" w:eastAsia="仿宋" w:cs="仿宋"/>
                <w:bCs/>
                <w:color w:val="000000"/>
                <w:kern w:val="0"/>
                <w:sz w:val="24"/>
                <w:lang w:eastAsia="en-US"/>
              </w:rPr>
              <w:t>反显</w:t>
            </w:r>
          </w:p>
        </w:tc>
        <w:tc>
          <w:tcPr>
            <w:tcW w:w="2089" w:type="dxa"/>
          </w:tcPr>
          <w:p>
            <w:pPr>
              <w:widowControl/>
              <w:spacing w:line="360" w:lineRule="auto"/>
              <w:jc w:val="left"/>
              <w:textAlignment w:val="center"/>
              <w:rPr>
                <w:rFonts w:ascii="仿宋" w:hAnsi="仿宋" w:eastAsia="仿宋" w:cs="仿宋"/>
                <w:sz w:val="24"/>
                <w:lang w:bidi="ar"/>
              </w:rPr>
            </w:pPr>
            <w:r>
              <w:rPr>
                <w:rFonts w:hint="eastAsia" w:ascii="仿宋" w:hAnsi="仿宋" w:eastAsia="仿宋" w:cs="仿宋"/>
                <w:sz w:val="24"/>
                <w:lang w:bidi="ar"/>
              </w:rPr>
              <w:t>文本</w:t>
            </w:r>
          </w:p>
        </w:tc>
        <w:tc>
          <w:tcPr>
            <w:tcW w:w="2652" w:type="dxa"/>
          </w:tcPr>
          <w:p>
            <w:pPr>
              <w:widowControl/>
              <w:spacing w:line="360" w:lineRule="auto"/>
              <w:jc w:val="left"/>
              <w:textAlignment w:val="center"/>
              <w:rPr>
                <w:rFonts w:ascii="仿宋" w:hAnsi="仿宋" w:eastAsia="仿宋" w:cs="仿宋"/>
                <w:color w:val="000000"/>
                <w:sz w:val="24"/>
                <w:lang w:bidi="ar"/>
              </w:rPr>
            </w:pPr>
            <w:r>
              <w:rPr>
                <w:rFonts w:hint="eastAsia" w:ascii="仿宋" w:hAnsi="仿宋" w:eastAsia="仿宋" w:cs="仿宋"/>
                <w:bCs/>
                <w:color w:val="000000"/>
                <w:kern w:val="0"/>
                <w:sz w:val="24"/>
              </w:rPr>
              <w:t>展示反馈内容</w:t>
            </w:r>
          </w:p>
        </w:tc>
      </w:tr>
    </w:tbl>
    <w:p>
      <w:pPr>
        <w:spacing w:line="360" w:lineRule="auto"/>
        <w:rPr>
          <w:rFonts w:ascii="仿宋" w:hAnsi="仿宋" w:eastAsia="仿宋"/>
          <w:color w:val="000000"/>
          <w:sz w:val="24"/>
        </w:rPr>
      </w:pPr>
    </w:p>
    <w:p>
      <w:pPr>
        <w:pStyle w:val="7"/>
        <w:numPr>
          <w:ilvl w:val="4"/>
          <w:numId w:val="115"/>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jc w:val="left"/>
        <w:rPr>
          <w:rFonts w:ascii="仿宋" w:hAnsi="仿宋" w:eastAsia="仿宋"/>
        </w:rPr>
      </w:pPr>
      <w:r>
        <w:rPr>
          <w:rFonts w:ascii="仿宋" w:hAnsi="仿宋" w:eastAsia="仿宋" w:cs="仿宋"/>
          <w:sz w:val="24"/>
        </w:rPr>
        <w:t>待提供</w:t>
      </w:r>
    </w:p>
    <w:p>
      <w:pPr>
        <w:pStyle w:val="7"/>
        <w:numPr>
          <w:ilvl w:val="4"/>
          <w:numId w:val="115"/>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rPr>
      </w:pPr>
      <w:r>
        <w:rPr>
          <w:rFonts w:hint="eastAsia" w:ascii="仿宋" w:hAnsi="仿宋" w:eastAsia="仿宋" w:cs="仿宋"/>
          <w:sz w:val="24"/>
        </w:rPr>
        <w:t>不涉及</w:t>
      </w:r>
    </w:p>
    <w:p>
      <w:pPr>
        <w:pStyle w:val="7"/>
        <w:numPr>
          <w:ilvl w:val="4"/>
          <w:numId w:val="115"/>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sz w:val="24"/>
        </w:rPr>
      </w:pPr>
      <w:r>
        <w:rPr>
          <w:rFonts w:hint="eastAsia" w:ascii="仿宋" w:hAnsi="仿宋" w:eastAsia="仿宋" w:cs="仿宋"/>
          <w:sz w:val="24"/>
        </w:rPr>
        <w:t>不涉及</w:t>
      </w:r>
    </w:p>
    <w:p>
      <w:pPr>
        <w:pStyle w:val="6"/>
        <w:numPr>
          <w:ilvl w:val="3"/>
          <w:numId w:val="112"/>
        </w:numPr>
        <w:spacing w:line="360" w:lineRule="auto"/>
        <w:ind w:left="1418" w:hanging="1418"/>
        <w:rPr>
          <w:rFonts w:ascii="仿宋" w:hAnsi="仿宋" w:eastAsia="仿宋"/>
          <w:b w:val="0"/>
          <w:bCs w:val="0"/>
        </w:rPr>
      </w:pPr>
      <w:r>
        <w:rPr>
          <w:rFonts w:hint="eastAsia" w:ascii="仿宋" w:hAnsi="仿宋" w:eastAsia="仿宋"/>
        </w:rPr>
        <w:t>客户明细-退回</w:t>
      </w:r>
    </w:p>
    <w:p>
      <w:pPr>
        <w:pStyle w:val="7"/>
        <w:numPr>
          <w:ilvl w:val="4"/>
          <w:numId w:val="116"/>
        </w:numPr>
        <w:spacing w:line="360" w:lineRule="auto"/>
        <w:rPr>
          <w:rFonts w:ascii="仿宋" w:hAnsi="仿宋" w:eastAsia="仿宋" w:cs="仿宋"/>
          <w:b w:val="0"/>
          <w:bCs w:val="0"/>
          <w:sz w:val="24"/>
        </w:rPr>
      </w:pPr>
      <w:r>
        <w:rPr>
          <w:rFonts w:hint="eastAsia" w:ascii="仿宋" w:hAnsi="仿宋" w:eastAsia="仿宋" w:cs="仿宋"/>
          <w:i w:val="0"/>
          <w:iCs w:val="0"/>
          <w:sz w:val="24"/>
        </w:rPr>
        <w:t xml:space="preserve"> 功能描述</w:t>
      </w:r>
    </w:p>
    <w:p>
      <w:pPr>
        <w:spacing w:line="360" w:lineRule="auto"/>
        <w:rPr>
          <w:rFonts w:ascii="仿宋" w:hAnsi="仿宋" w:eastAsia="仿宋" w:cs="仿宋"/>
          <w:sz w:val="24"/>
        </w:rPr>
      </w:pPr>
      <w:r>
        <w:rPr>
          <w:rFonts w:hint="eastAsia" w:ascii="仿宋" w:hAnsi="仿宋" w:eastAsia="仿宋" w:cs="仿宋"/>
          <w:sz w:val="24"/>
        </w:rPr>
        <w:t>支持用户对当前营销活动中的目标客户执行退回处理。</w:t>
      </w:r>
    </w:p>
    <w:p>
      <w:pPr>
        <w:pStyle w:val="7"/>
        <w:numPr>
          <w:ilvl w:val="4"/>
          <w:numId w:val="116"/>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w:t>
      </w:r>
    </w:p>
    <w:p>
      <w:pPr>
        <w:spacing w:line="360" w:lineRule="auto"/>
        <w:rPr>
          <w:rFonts w:ascii="仿宋" w:hAnsi="仿宋" w:eastAsia="仿宋"/>
        </w:rPr>
      </w:pPr>
      <w:r>
        <w:rPr>
          <w:rFonts w:hint="eastAsia" w:ascii="仿宋" w:hAnsi="仿宋" w:eastAsia="仿宋"/>
        </w:rPr>
        <w:t>略</w:t>
      </w:r>
    </w:p>
    <w:p>
      <w:pPr>
        <w:pStyle w:val="7"/>
        <w:numPr>
          <w:ilvl w:val="4"/>
          <w:numId w:val="116"/>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处理</w:t>
      </w:r>
    </w:p>
    <w:p>
      <w:pPr>
        <w:spacing w:after="0" w:line="360" w:lineRule="auto"/>
        <w:rPr>
          <w:rFonts w:ascii="仿宋" w:hAnsi="仿宋" w:eastAsia="仿宋"/>
          <w:b/>
          <w:bCs/>
          <w:color w:val="000000" w:themeColor="text1"/>
          <w:sz w:val="24"/>
          <w14:textFill>
            <w14:solidFill>
              <w14:schemeClr w14:val="tx1"/>
            </w14:solidFill>
          </w14:textFill>
        </w:rPr>
      </w:pPr>
      <w:r>
        <w:rPr>
          <w:rFonts w:hint="eastAsia" w:ascii="仿宋" w:hAnsi="仿宋" w:eastAsia="仿宋"/>
          <w:b/>
          <w:bCs/>
          <w:color w:val="000000" w:themeColor="text1"/>
          <w:sz w:val="24"/>
          <w14:textFill>
            <w14:solidFill>
              <w14:schemeClr w14:val="tx1"/>
            </w14:solidFill>
          </w14:textFill>
        </w:rPr>
        <w:t>（一）操作说明</w:t>
      </w:r>
    </w:p>
    <w:p>
      <w:pPr>
        <w:spacing w:after="0" w:line="360" w:lineRule="auto"/>
        <w:rPr>
          <w:rFonts w:ascii="仿宋" w:hAnsi="仿宋" w:eastAsia="仿宋"/>
          <w:color w:val="000000"/>
          <w:sz w:val="24"/>
        </w:rPr>
      </w:pPr>
      <w:r>
        <w:rPr>
          <w:rFonts w:hint="eastAsia" w:ascii="仿宋" w:hAnsi="仿宋" w:eastAsia="仿宋"/>
          <w:color w:val="000000" w:themeColor="text1"/>
          <w:sz w:val="24"/>
          <w14:textFill>
            <w14:solidFill>
              <w14:schemeClr w14:val="tx1"/>
            </w14:solidFill>
          </w14:textFill>
        </w:rPr>
        <w:t>1、</w:t>
      </w:r>
      <w:r>
        <w:rPr>
          <w:rFonts w:hint="eastAsia" w:ascii="仿宋" w:hAnsi="仿宋" w:eastAsia="仿宋"/>
          <w:color w:val="000000"/>
          <w:sz w:val="24"/>
        </w:rPr>
        <w:t>用户进入“营销活动详情”后，点击“客户明细”tab，系统展示客户明细列表</w:t>
      </w:r>
    </w:p>
    <w:p>
      <w:pPr>
        <w:spacing w:after="0"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sz w:val="24"/>
        </w:rPr>
        <w:t>2</w:t>
      </w:r>
      <w:r>
        <w:rPr>
          <w:rFonts w:hint="eastAsia" w:ascii="仿宋" w:hAnsi="仿宋" w:eastAsia="仿宋"/>
          <w:color w:val="000000"/>
          <w:sz w:val="24"/>
        </w:rPr>
        <w:t>、用户可在列表卡片上操作</w:t>
      </w:r>
    </w:p>
    <w:p>
      <w:pPr>
        <w:spacing w:after="0" w:line="360" w:lineRule="auto"/>
        <w:ind w:firstLine="420"/>
        <w:rPr>
          <w:rFonts w:ascii="仿宋" w:hAnsi="仿宋" w:eastAsia="仿宋"/>
          <w:sz w:val="24"/>
          <w:szCs w:val="24"/>
        </w:rPr>
      </w:pPr>
      <w:r>
        <w:rPr>
          <w:rFonts w:hint="eastAsia" w:ascii="仿宋" w:hAnsi="仿宋" w:eastAsia="仿宋"/>
          <w:color w:val="000000" w:themeColor="text1"/>
          <w:sz w:val="24"/>
          <w14:textFill>
            <w14:solidFill>
              <w14:schemeClr w14:val="tx1"/>
            </w14:solidFill>
          </w14:textFill>
        </w:rPr>
        <w:t>选择某一客户，点击“退回”按钮时，系统弹出二次确认弹窗，提示文案：“确认要将选择的客户退回吗？”。点击“</w:t>
      </w:r>
      <w:r>
        <w:rPr>
          <w:rFonts w:hint="eastAsia" w:ascii="仿宋" w:hAnsi="仿宋" w:eastAsia="仿宋"/>
          <w:sz w:val="24"/>
          <w:szCs w:val="24"/>
        </w:rPr>
        <w:t>确认”按钮，执行退回操作并刷新页面。点击“取消”按钮，关闭弹窗不执行删除处理。</w:t>
      </w:r>
    </w:p>
    <w:p>
      <w:pPr>
        <w:spacing w:after="0" w:line="360" w:lineRule="auto"/>
        <w:rPr>
          <w:rFonts w:ascii="仿宋" w:hAnsi="仿宋" w:eastAsia="仿宋"/>
          <w:b/>
          <w:bCs/>
          <w:color w:val="000000" w:themeColor="text1"/>
          <w:sz w:val="24"/>
          <w14:textFill>
            <w14:solidFill>
              <w14:schemeClr w14:val="tx1"/>
            </w14:solidFill>
          </w14:textFill>
        </w:rPr>
      </w:pPr>
      <w:r>
        <w:rPr>
          <w:rFonts w:hint="eastAsia" w:ascii="仿宋" w:hAnsi="仿宋" w:eastAsia="仿宋"/>
          <w:b/>
          <w:bCs/>
          <w:color w:val="000000" w:themeColor="text1"/>
          <w:sz w:val="24"/>
          <w14:textFill>
            <w14:solidFill>
              <w14:schemeClr w14:val="tx1"/>
            </w14:solidFill>
          </w14:textFill>
        </w:rPr>
        <w:t>（二）规则与约束</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1、客户经理本人的管户客户不能退回</w:t>
      </w:r>
    </w:p>
    <w:p>
      <w:pPr>
        <w:spacing w:after="0"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2</w:t>
      </w:r>
      <w:r>
        <w:rPr>
          <w:rFonts w:hint="eastAsia" w:ascii="仿宋" w:hAnsi="仿宋" w:eastAsia="仿宋"/>
          <w:color w:val="000000" w:themeColor="text1"/>
          <w:sz w:val="24"/>
          <w14:textFill>
            <w14:solidFill>
              <w14:schemeClr w14:val="tx1"/>
            </w14:solidFill>
          </w14:textFill>
        </w:rPr>
        <w:t>、已开始的营销活动不支持退回操作。退回成功后，该客户应从当前客户经理当前活动的客户明细列表中删除。</w:t>
      </w:r>
    </w:p>
    <w:p>
      <w:pPr>
        <w:spacing w:after="0" w:line="360" w:lineRule="auto"/>
        <w:rPr>
          <w:rFonts w:ascii="仿宋" w:hAnsi="仿宋" w:eastAsia="仿宋"/>
          <w:b/>
          <w:bCs/>
          <w:color w:val="000000" w:themeColor="text1"/>
          <w:sz w:val="24"/>
          <w14:textFill>
            <w14:solidFill>
              <w14:schemeClr w14:val="tx1"/>
            </w14:solidFill>
          </w14:textFill>
        </w:rPr>
      </w:pPr>
      <w:r>
        <w:rPr>
          <w:rFonts w:hint="eastAsia" w:ascii="仿宋" w:hAnsi="仿宋" w:eastAsia="仿宋"/>
          <w:b/>
          <w:bCs/>
          <w:color w:val="000000" w:themeColor="text1"/>
          <w:sz w:val="24"/>
          <w14:textFill>
            <w14:solidFill>
              <w14:schemeClr w14:val="tx1"/>
            </w14:solidFill>
          </w14:textFill>
        </w:rPr>
        <w:t>（三）权限说明</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1、支持客户经理退回绑定营销关系的客户，管户客户无法退回。</w:t>
      </w:r>
    </w:p>
    <w:p>
      <w:pPr>
        <w:pStyle w:val="7"/>
        <w:numPr>
          <w:ilvl w:val="4"/>
          <w:numId w:val="116"/>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输出</w:t>
      </w:r>
    </w:p>
    <w:p>
      <w:pPr>
        <w:spacing w:line="360" w:lineRule="auto"/>
        <w:rPr>
          <w:rFonts w:ascii="仿宋" w:hAnsi="仿宋" w:eastAsia="仿宋"/>
          <w:color w:val="000000"/>
          <w:sz w:val="24"/>
        </w:rPr>
      </w:pPr>
      <w:r>
        <w:rPr>
          <w:rFonts w:hint="eastAsia" w:ascii="仿宋" w:hAnsi="仿宋" w:eastAsia="仿宋"/>
          <w:color w:val="000000"/>
          <w:sz w:val="24"/>
        </w:rPr>
        <w:t>系统返回客户退回处理结果。</w:t>
      </w:r>
    </w:p>
    <w:p>
      <w:pPr>
        <w:pStyle w:val="7"/>
        <w:numPr>
          <w:ilvl w:val="4"/>
          <w:numId w:val="116"/>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输入输出的界面</w:t>
      </w:r>
    </w:p>
    <w:p>
      <w:pPr>
        <w:spacing w:line="360" w:lineRule="auto"/>
        <w:rPr>
          <w:rFonts w:ascii="仿宋" w:hAnsi="仿宋" w:eastAsia="仿宋"/>
        </w:rPr>
      </w:pPr>
      <w:r>
        <w:rPr>
          <w:rFonts w:hint="eastAsia" w:ascii="仿宋" w:hAnsi="仿宋" w:eastAsia="仿宋" w:cs="仿宋"/>
          <w:sz w:val="24"/>
        </w:rPr>
        <w:t>无</w:t>
      </w:r>
    </w:p>
    <w:p>
      <w:pPr>
        <w:pStyle w:val="7"/>
        <w:numPr>
          <w:ilvl w:val="4"/>
          <w:numId w:val="116"/>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核算处理</w:t>
      </w:r>
    </w:p>
    <w:p>
      <w:pPr>
        <w:spacing w:line="360" w:lineRule="auto"/>
        <w:rPr>
          <w:rFonts w:ascii="仿宋" w:hAnsi="仿宋" w:eastAsia="仿宋"/>
          <w:color w:val="000000"/>
          <w:sz w:val="24"/>
        </w:rPr>
      </w:pPr>
      <w:r>
        <w:rPr>
          <w:rFonts w:hint="eastAsia" w:ascii="仿宋" w:hAnsi="仿宋" w:eastAsia="仿宋"/>
          <w:color w:val="000000"/>
          <w:sz w:val="24"/>
        </w:rPr>
        <w:t>不涉及</w:t>
      </w:r>
    </w:p>
    <w:p>
      <w:pPr>
        <w:pStyle w:val="7"/>
        <w:numPr>
          <w:ilvl w:val="4"/>
          <w:numId w:val="116"/>
        </w:numPr>
        <w:spacing w:line="360" w:lineRule="auto"/>
        <w:ind w:left="1418" w:hanging="1418"/>
        <w:rPr>
          <w:rFonts w:ascii="仿宋" w:hAnsi="仿宋" w:eastAsia="仿宋" w:cs="仿宋"/>
          <w:b w:val="0"/>
          <w:bCs w:val="0"/>
          <w:sz w:val="24"/>
        </w:rPr>
      </w:pPr>
      <w:r>
        <w:rPr>
          <w:rFonts w:hint="eastAsia" w:ascii="仿宋" w:hAnsi="仿宋" w:eastAsia="仿宋" w:cs="仿宋"/>
          <w:i w:val="0"/>
          <w:iCs w:val="0"/>
          <w:sz w:val="24"/>
        </w:rPr>
        <w:t>凭证</w:t>
      </w:r>
      <w:r>
        <w:rPr>
          <w:rFonts w:hint="eastAsia" w:ascii="仿宋" w:hAnsi="仿宋" w:eastAsia="仿宋" w:cs="仿宋"/>
          <w:sz w:val="24"/>
        </w:rPr>
        <w:t>/</w:t>
      </w:r>
      <w:r>
        <w:rPr>
          <w:rFonts w:hint="eastAsia" w:ascii="仿宋" w:hAnsi="仿宋" w:eastAsia="仿宋" w:cs="仿宋"/>
          <w:i w:val="0"/>
          <w:iCs w:val="0"/>
          <w:sz w:val="24"/>
        </w:rPr>
        <w:t>合同</w:t>
      </w:r>
      <w:r>
        <w:rPr>
          <w:rFonts w:hint="eastAsia" w:ascii="仿宋" w:hAnsi="仿宋" w:eastAsia="仿宋" w:cs="仿宋"/>
          <w:sz w:val="24"/>
        </w:rPr>
        <w:t>/</w:t>
      </w:r>
      <w:r>
        <w:rPr>
          <w:rFonts w:hint="eastAsia" w:ascii="仿宋" w:hAnsi="仿宋" w:eastAsia="仿宋" w:cs="仿宋"/>
          <w:i w:val="0"/>
          <w:iCs w:val="0"/>
          <w:sz w:val="24"/>
        </w:rPr>
        <w:t>协议打印</w:t>
      </w:r>
    </w:p>
    <w:p>
      <w:pPr>
        <w:spacing w:line="360" w:lineRule="auto"/>
        <w:rPr>
          <w:rFonts w:ascii="仿宋" w:hAnsi="仿宋" w:eastAsia="仿宋" w:cs="仿宋"/>
          <w:sz w:val="24"/>
        </w:rPr>
      </w:pPr>
      <w:r>
        <w:rPr>
          <w:rFonts w:hint="eastAsia" w:ascii="仿宋" w:hAnsi="仿宋" w:eastAsia="仿宋" w:cs="仿宋"/>
          <w:sz w:val="24"/>
        </w:rPr>
        <w:t>不涉及</w:t>
      </w:r>
    </w:p>
    <w:p>
      <w:pPr>
        <w:pStyle w:val="6"/>
        <w:numPr>
          <w:ilvl w:val="3"/>
          <w:numId w:val="112"/>
        </w:numPr>
        <w:spacing w:line="360" w:lineRule="auto"/>
        <w:ind w:left="1418" w:hanging="1418"/>
        <w:rPr>
          <w:rFonts w:ascii="仿宋" w:hAnsi="仿宋" w:eastAsia="仿宋"/>
        </w:rPr>
      </w:pPr>
      <w:r>
        <w:rPr>
          <w:rFonts w:hint="eastAsia" w:ascii="仿宋" w:hAnsi="仿宋" w:eastAsia="仿宋"/>
        </w:rPr>
        <w:t>客户明细-邀约计划</w:t>
      </w:r>
    </w:p>
    <w:p>
      <w:pPr>
        <w:pStyle w:val="165"/>
        <w:spacing w:line="360" w:lineRule="auto"/>
        <w:rPr>
          <w:rFonts w:ascii="仿宋" w:hAnsi="仿宋" w:eastAsia="仿宋"/>
          <w:b/>
          <w:bCs/>
          <w:i/>
          <w:iCs/>
          <w:sz w:val="24"/>
          <w:szCs w:val="24"/>
        </w:rPr>
      </w:pPr>
      <w:r>
        <w:rPr>
          <w:rFonts w:hint="eastAsia" w:ascii="仿宋" w:hAnsi="仿宋" w:eastAsia="仿宋"/>
          <w:i/>
          <w:iCs/>
          <w:sz w:val="24"/>
          <w:szCs w:val="24"/>
        </w:rPr>
        <w:t>详见：公共功能/客户联络/邀约计划章节</w:t>
      </w:r>
    </w:p>
    <w:p>
      <w:pPr>
        <w:pStyle w:val="6"/>
        <w:numPr>
          <w:ilvl w:val="3"/>
          <w:numId w:val="112"/>
        </w:numPr>
        <w:spacing w:line="360" w:lineRule="auto"/>
        <w:ind w:left="1418" w:hanging="1418"/>
        <w:rPr>
          <w:rFonts w:ascii="仿宋" w:hAnsi="仿宋" w:eastAsia="仿宋"/>
          <w:b w:val="0"/>
          <w:bCs w:val="0"/>
        </w:rPr>
      </w:pPr>
      <w:r>
        <w:rPr>
          <w:rFonts w:hint="eastAsia" w:ascii="仿宋" w:hAnsi="仿宋" w:eastAsia="仿宋"/>
        </w:rPr>
        <w:t>客户明细-营销反馈</w:t>
      </w:r>
    </w:p>
    <w:p>
      <w:r>
        <w:rPr>
          <w:rFonts w:hint="eastAsia" w:ascii="仿宋" w:hAnsi="仿宋" w:eastAsia="仿宋"/>
          <w:i/>
          <w:iCs/>
          <w:sz w:val="24"/>
          <w:szCs w:val="24"/>
        </w:rPr>
        <w:t>详见：公共功能/客户联络/营销反馈章节</w:t>
      </w:r>
    </w:p>
    <w:p/>
    <w:p>
      <w:pPr>
        <w:pStyle w:val="4"/>
        <w:numPr>
          <w:ilvl w:val="1"/>
          <w:numId w:val="44"/>
        </w:numPr>
        <w:spacing w:line="360" w:lineRule="auto"/>
      </w:pPr>
      <w:bookmarkStart w:id="134" w:name="_Toc233295888"/>
      <w:r>
        <w:rPr>
          <w:rFonts w:hint="eastAsia"/>
        </w:rPr>
        <w:t>业绩</w:t>
      </w:r>
      <w:bookmarkEnd w:id="134"/>
    </w:p>
    <w:p>
      <w:pPr>
        <w:jc w:val="center"/>
      </w:pPr>
      <w:r>
        <w:drawing>
          <wp:inline distT="0" distB="0" distL="0" distR="0">
            <wp:extent cx="2009140" cy="5212715"/>
            <wp:effectExtent l="0" t="0" r="0" b="0"/>
            <wp:docPr id="1147602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02512" name="图片 1"/>
                    <pic:cNvPicPr>
                      <a:picLocks noChangeAspect="1"/>
                    </pic:cNvPicPr>
                  </pic:nvPicPr>
                  <pic:blipFill>
                    <a:blip r:embed="rId178"/>
                    <a:stretch>
                      <a:fillRect/>
                    </a:stretch>
                  </pic:blipFill>
                  <pic:spPr>
                    <a:xfrm>
                      <a:off x="0" y="0"/>
                      <a:ext cx="2027177" cy="5258623"/>
                    </a:xfrm>
                    <a:prstGeom prst="rect">
                      <a:avLst/>
                    </a:prstGeom>
                  </pic:spPr>
                </pic:pic>
              </a:graphicData>
            </a:graphic>
          </wp:inline>
        </w:drawing>
      </w:r>
    </w:p>
    <w:p>
      <w:pPr>
        <w:pStyle w:val="5"/>
        <w:numPr>
          <w:ilvl w:val="2"/>
          <w:numId w:val="117"/>
        </w:numPr>
        <w:spacing w:line="360" w:lineRule="auto"/>
        <w:ind w:left="993" w:hanging="993"/>
        <w:rPr>
          <w:sz w:val="28"/>
          <w:szCs w:val="28"/>
        </w:rPr>
      </w:pPr>
      <w:bookmarkStart w:id="135" w:name="_Toc233295889"/>
      <w:r>
        <w:rPr>
          <w:rFonts w:hint="eastAsia"/>
          <w:sz w:val="28"/>
          <w:szCs w:val="28"/>
        </w:rPr>
        <w:t>业绩战报</w:t>
      </w:r>
      <w:bookmarkEnd w:id="135"/>
    </w:p>
    <w:p>
      <w:pPr>
        <w:pStyle w:val="6"/>
        <w:numPr>
          <w:ilvl w:val="3"/>
          <w:numId w:val="118"/>
        </w:numPr>
        <w:spacing w:line="360" w:lineRule="auto"/>
        <w:rPr>
          <w:rFonts w:ascii="仿宋" w:hAnsi="仿宋" w:eastAsia="仿宋"/>
          <w:i/>
          <w:iCs/>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支持用户查看不同统计期间内的重点产品业绩概览，帮助用户快速掌握本人、机构的阶段性经营成果并支撑经营分析</w:t>
      </w:r>
      <w:r>
        <w:rPr>
          <w:rFonts w:hint="eastAsia" w:ascii="仿宋" w:hAnsi="仿宋" w:eastAsia="仿宋"/>
          <w:color w:val="000000"/>
          <w:sz w:val="24"/>
        </w:rPr>
        <w:t>。</w:t>
      </w:r>
    </w:p>
    <w:p>
      <w:pPr>
        <w:pStyle w:val="6"/>
        <w:numPr>
          <w:ilvl w:val="3"/>
          <w:numId w:val="118"/>
        </w:numPr>
        <w:spacing w:line="360" w:lineRule="auto"/>
        <w:rPr>
          <w:rFonts w:ascii="仿宋" w:hAnsi="仿宋" w:eastAsia="仿宋"/>
          <w:i/>
          <w:iCs/>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用户进入“业绩”页面后，系统加载默认</w:t>
      </w:r>
      <w:r>
        <w:rPr>
          <w:rFonts w:hint="eastAsia" w:ascii="仿宋" w:hAnsi="仿宋" w:eastAsia="仿宋"/>
          <w:color w:val="000000"/>
          <w:sz w:val="24"/>
        </w:rPr>
        <w:t>“月度”</w:t>
      </w:r>
      <w:r>
        <w:rPr>
          <w:rFonts w:ascii="仿宋" w:hAnsi="仿宋" w:eastAsia="仿宋"/>
          <w:color w:val="000000"/>
          <w:sz w:val="24"/>
        </w:rPr>
        <w:t>下的业绩概览结果。</w:t>
      </w:r>
    </w:p>
    <w:p>
      <w:pPr>
        <w:spacing w:line="360" w:lineRule="auto"/>
        <w:rPr>
          <w:rFonts w:ascii="仿宋" w:hAnsi="仿宋" w:eastAsia="仿宋"/>
        </w:rPr>
      </w:pPr>
      <w:r>
        <w:rPr>
          <w:rFonts w:ascii="仿宋" w:hAnsi="仿宋" w:eastAsia="仿宋"/>
          <w:color w:val="000000"/>
          <w:sz w:val="24"/>
        </w:rPr>
        <w:t>用户可切换“统计期间”查看月</w:t>
      </w:r>
      <w:r>
        <w:rPr>
          <w:rFonts w:hint="eastAsia" w:ascii="仿宋" w:hAnsi="仿宋" w:eastAsia="仿宋"/>
          <w:color w:val="000000"/>
          <w:sz w:val="24"/>
        </w:rPr>
        <w:t>度</w:t>
      </w:r>
      <w:r>
        <w:rPr>
          <w:rFonts w:ascii="仿宋" w:hAnsi="仿宋" w:eastAsia="仿宋"/>
          <w:color w:val="000000"/>
          <w:sz w:val="24"/>
        </w:rPr>
        <w:t>、季</w:t>
      </w:r>
      <w:r>
        <w:rPr>
          <w:rFonts w:hint="eastAsia" w:ascii="仿宋" w:hAnsi="仿宋" w:eastAsia="仿宋"/>
          <w:color w:val="000000"/>
          <w:sz w:val="24"/>
        </w:rPr>
        <w:t>度</w:t>
      </w:r>
      <w:r>
        <w:rPr>
          <w:rFonts w:ascii="仿宋" w:hAnsi="仿宋" w:eastAsia="仿宋"/>
          <w:color w:val="000000"/>
          <w:sz w:val="24"/>
        </w:rPr>
        <w:t>、年</w:t>
      </w:r>
      <w:r>
        <w:rPr>
          <w:rFonts w:hint="eastAsia" w:ascii="仿宋" w:hAnsi="仿宋" w:eastAsia="仿宋"/>
          <w:color w:val="000000"/>
          <w:sz w:val="24"/>
        </w:rPr>
        <w:t>度，</w:t>
      </w:r>
      <w:r>
        <w:rPr>
          <w:rFonts w:ascii="仿宋" w:hAnsi="仿宋" w:eastAsia="仿宋"/>
          <w:color w:val="000000"/>
          <w:sz w:val="24"/>
        </w:rPr>
        <w:t>不同口径下的业绩战报数据。</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2272"/>
        <w:gridCol w:w="2263"/>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3"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2" w:type="dxa"/>
          </w:tcPr>
          <w:p>
            <w:pPr>
              <w:spacing w:line="360" w:lineRule="auto"/>
              <w:rPr>
                <w:rFonts w:ascii="仿宋" w:hAnsi="仿宋" w:eastAsia="仿宋"/>
              </w:rPr>
            </w:pPr>
            <w:r>
              <w:rPr>
                <w:rFonts w:ascii="仿宋" w:hAnsi="仿宋" w:eastAsia="仿宋"/>
                <w:color w:val="000000"/>
                <w:sz w:val="24"/>
              </w:rPr>
              <w:t>统计期间</w:t>
            </w:r>
          </w:p>
        </w:tc>
        <w:tc>
          <w:tcPr>
            <w:tcW w:w="2272" w:type="dxa"/>
          </w:tcPr>
          <w:p>
            <w:pPr>
              <w:spacing w:line="360" w:lineRule="auto"/>
              <w:rPr>
                <w:rFonts w:ascii="仿宋" w:hAnsi="仿宋" w:eastAsia="仿宋"/>
              </w:rPr>
            </w:pPr>
            <w:r>
              <w:rPr>
                <w:rFonts w:ascii="仿宋" w:hAnsi="仿宋" w:eastAsia="仿宋"/>
                <w:color w:val="000000"/>
                <w:sz w:val="24"/>
              </w:rPr>
              <w:t>必输</w:t>
            </w:r>
            <w:r>
              <w:rPr>
                <w:rFonts w:hint="eastAsia" w:ascii="仿宋" w:hAnsi="仿宋" w:eastAsia="仿宋"/>
                <w:color w:val="000000"/>
                <w:sz w:val="24"/>
              </w:rPr>
              <w:t>、默认：月度</w:t>
            </w:r>
          </w:p>
        </w:tc>
        <w:tc>
          <w:tcPr>
            <w:tcW w:w="2263" w:type="dxa"/>
          </w:tcPr>
          <w:p>
            <w:pPr>
              <w:spacing w:line="360" w:lineRule="auto"/>
              <w:rPr>
                <w:rFonts w:ascii="仿宋" w:hAnsi="仿宋" w:eastAsia="仿宋"/>
              </w:rPr>
            </w:pPr>
            <w:r>
              <w:rPr>
                <w:rFonts w:hint="eastAsia" w:ascii="仿宋" w:hAnsi="仿宋" w:eastAsia="仿宋"/>
                <w:color w:val="000000"/>
                <w:sz w:val="24"/>
              </w:rPr>
              <w:t>切片器</w:t>
            </w:r>
          </w:p>
        </w:tc>
        <w:tc>
          <w:tcPr>
            <w:tcW w:w="2263" w:type="dxa"/>
          </w:tcPr>
          <w:p>
            <w:pPr>
              <w:spacing w:line="360" w:lineRule="auto"/>
              <w:rPr>
                <w:rFonts w:ascii="仿宋" w:hAnsi="仿宋" w:eastAsia="仿宋"/>
              </w:rPr>
            </w:pPr>
            <w:r>
              <w:rPr>
                <w:rFonts w:ascii="仿宋" w:hAnsi="仿宋" w:eastAsia="仿宋"/>
                <w:color w:val="000000"/>
                <w:sz w:val="24"/>
              </w:rPr>
              <w:t>用于切换业绩战报统计口径</w:t>
            </w:r>
            <w:r>
              <w:rPr>
                <w:rFonts w:hint="eastAsia" w:ascii="仿宋" w:hAnsi="仿宋" w:eastAsia="仿宋"/>
                <w:color w:val="000000"/>
                <w:sz w:val="24"/>
              </w:rPr>
              <w:t>，</w:t>
            </w:r>
            <w:r>
              <w:rPr>
                <w:rFonts w:ascii="仿宋" w:hAnsi="仿宋" w:eastAsia="仿宋"/>
                <w:color w:val="000000"/>
                <w:sz w:val="24"/>
              </w:rPr>
              <w:t>枚举值：月</w:t>
            </w:r>
            <w:r>
              <w:rPr>
                <w:rFonts w:hint="eastAsia" w:ascii="仿宋" w:hAnsi="仿宋" w:eastAsia="仿宋"/>
                <w:color w:val="000000"/>
                <w:sz w:val="24"/>
              </w:rPr>
              <w:t>度</w:t>
            </w:r>
            <w:r>
              <w:rPr>
                <w:rFonts w:ascii="仿宋" w:hAnsi="仿宋" w:eastAsia="仿宋"/>
                <w:color w:val="000000"/>
                <w:sz w:val="24"/>
              </w:rPr>
              <w:t>、季</w:t>
            </w:r>
            <w:r>
              <w:rPr>
                <w:rFonts w:hint="eastAsia" w:ascii="仿宋" w:hAnsi="仿宋" w:eastAsia="仿宋"/>
                <w:color w:val="000000"/>
                <w:sz w:val="24"/>
              </w:rPr>
              <w:t>度</w:t>
            </w:r>
            <w:r>
              <w:rPr>
                <w:rFonts w:ascii="仿宋" w:hAnsi="仿宋" w:eastAsia="仿宋"/>
                <w:color w:val="000000"/>
                <w:sz w:val="24"/>
              </w:rPr>
              <w:t>、年</w:t>
            </w:r>
            <w:r>
              <w:rPr>
                <w:rFonts w:hint="eastAsia" w:ascii="仿宋" w:hAnsi="仿宋" w:eastAsia="仿宋"/>
                <w:color w:val="000000"/>
                <w:sz w:val="24"/>
              </w:rPr>
              <w:t>度</w:t>
            </w:r>
          </w:p>
        </w:tc>
      </w:tr>
    </w:tbl>
    <w:p>
      <w:pPr>
        <w:spacing w:line="360" w:lineRule="auto"/>
        <w:rPr>
          <w:rFonts w:ascii="仿宋" w:hAnsi="仿宋" w:eastAsia="仿宋"/>
        </w:rPr>
      </w:pPr>
    </w:p>
    <w:p>
      <w:pPr>
        <w:pStyle w:val="6"/>
        <w:numPr>
          <w:ilvl w:val="3"/>
          <w:numId w:val="118"/>
        </w:numPr>
        <w:spacing w:line="360" w:lineRule="auto"/>
        <w:rPr>
          <w:rFonts w:ascii="仿宋" w:hAnsi="仿宋" w:eastAsia="仿宋"/>
          <w:i/>
          <w:iCs/>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用户进入“业绩”页面后，系统默认加载当前统计期间（</w:t>
      </w:r>
      <w:r>
        <w:rPr>
          <w:rFonts w:hint="eastAsia" w:ascii="仿宋" w:hAnsi="仿宋" w:eastAsia="仿宋"/>
          <w:color w:val="000000"/>
          <w:sz w:val="24"/>
        </w:rPr>
        <w:t>月度</w:t>
      </w:r>
      <w:r>
        <w:rPr>
          <w:rFonts w:hint="eastAsia" w:ascii="仿宋" w:hAnsi="仿宋" w:eastAsia="仿宋"/>
          <w:sz w:val="24"/>
          <w:szCs w:val="24"/>
        </w:rPr>
        <w:t>）的业绩概览结果。</w:t>
      </w:r>
    </w:p>
    <w:p>
      <w:pPr>
        <w:spacing w:line="360" w:lineRule="auto"/>
        <w:rPr>
          <w:rFonts w:ascii="仿宋" w:hAnsi="仿宋" w:eastAsia="仿宋"/>
          <w:sz w:val="24"/>
          <w:szCs w:val="24"/>
        </w:rPr>
      </w:pPr>
      <w:r>
        <w:rPr>
          <w:rFonts w:hint="eastAsia" w:ascii="仿宋" w:hAnsi="仿宋" w:eastAsia="仿宋"/>
          <w:sz w:val="24"/>
          <w:szCs w:val="24"/>
        </w:rPr>
        <w:t>2. 用户切换</w:t>
      </w:r>
      <w:r>
        <w:rPr>
          <w:rFonts w:ascii="仿宋" w:hAnsi="仿宋" w:eastAsia="仿宋"/>
          <w:color w:val="000000"/>
          <w:sz w:val="24"/>
        </w:rPr>
        <w:t>月</w:t>
      </w:r>
      <w:r>
        <w:rPr>
          <w:rFonts w:hint="eastAsia" w:ascii="仿宋" w:hAnsi="仿宋" w:eastAsia="仿宋"/>
          <w:color w:val="000000"/>
          <w:sz w:val="24"/>
        </w:rPr>
        <w:t>度</w:t>
      </w:r>
      <w:r>
        <w:rPr>
          <w:rFonts w:ascii="仿宋" w:hAnsi="仿宋" w:eastAsia="仿宋"/>
          <w:color w:val="000000"/>
          <w:sz w:val="24"/>
        </w:rPr>
        <w:t>、季</w:t>
      </w:r>
      <w:r>
        <w:rPr>
          <w:rFonts w:hint="eastAsia" w:ascii="仿宋" w:hAnsi="仿宋" w:eastAsia="仿宋"/>
          <w:color w:val="000000"/>
          <w:sz w:val="24"/>
        </w:rPr>
        <w:t>度</w:t>
      </w:r>
      <w:r>
        <w:rPr>
          <w:rFonts w:ascii="仿宋" w:hAnsi="仿宋" w:eastAsia="仿宋"/>
          <w:color w:val="000000"/>
          <w:sz w:val="24"/>
        </w:rPr>
        <w:t>、年</w:t>
      </w:r>
      <w:r>
        <w:rPr>
          <w:rFonts w:hint="eastAsia" w:ascii="仿宋" w:hAnsi="仿宋" w:eastAsia="仿宋"/>
          <w:color w:val="000000"/>
          <w:sz w:val="24"/>
        </w:rPr>
        <w:t>度后</w:t>
      </w:r>
      <w:r>
        <w:rPr>
          <w:rFonts w:hint="eastAsia" w:ascii="仿宋" w:hAnsi="仿宋" w:eastAsia="仿宋"/>
          <w:sz w:val="24"/>
          <w:szCs w:val="24"/>
        </w:rPr>
        <w:t>，系统刷新对应统计期间的战报数据。</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统计期间支持“月</w:t>
      </w:r>
      <w:r>
        <w:rPr>
          <w:rFonts w:hint="eastAsia" w:ascii="仿宋" w:hAnsi="仿宋" w:eastAsia="仿宋"/>
          <w:color w:val="000000"/>
          <w:sz w:val="24"/>
        </w:rPr>
        <w:t>度</w:t>
      </w:r>
      <w:r>
        <w:rPr>
          <w:rFonts w:hint="eastAsia" w:ascii="仿宋" w:hAnsi="仿宋" w:eastAsia="仿宋"/>
          <w:sz w:val="24"/>
          <w:szCs w:val="24"/>
        </w:rPr>
        <w:t>”、“季</w:t>
      </w:r>
      <w:r>
        <w:rPr>
          <w:rFonts w:hint="eastAsia" w:ascii="仿宋" w:hAnsi="仿宋" w:eastAsia="仿宋"/>
          <w:color w:val="000000"/>
          <w:sz w:val="24"/>
        </w:rPr>
        <w:t>度</w:t>
      </w:r>
      <w:r>
        <w:rPr>
          <w:rFonts w:hint="eastAsia" w:ascii="仿宋" w:hAnsi="仿宋" w:eastAsia="仿宋"/>
          <w:sz w:val="24"/>
          <w:szCs w:val="24"/>
        </w:rPr>
        <w:t>”、“年</w:t>
      </w:r>
      <w:r>
        <w:rPr>
          <w:rFonts w:hint="eastAsia" w:ascii="仿宋" w:hAnsi="仿宋" w:eastAsia="仿宋"/>
          <w:color w:val="000000"/>
          <w:sz w:val="24"/>
        </w:rPr>
        <w:t>度</w:t>
      </w:r>
      <w:r>
        <w:rPr>
          <w:rFonts w:hint="eastAsia" w:ascii="仿宋" w:hAnsi="仿宋" w:eastAsia="仿宋"/>
          <w:sz w:val="24"/>
          <w:szCs w:val="24"/>
        </w:rPr>
        <w:t>”三类口径。</w:t>
      </w:r>
    </w:p>
    <w:p>
      <w:pPr>
        <w:spacing w:line="360" w:lineRule="auto"/>
        <w:rPr>
          <w:rFonts w:ascii="仿宋" w:hAnsi="仿宋" w:eastAsia="仿宋"/>
          <w:sz w:val="24"/>
          <w:szCs w:val="24"/>
        </w:rPr>
      </w:pPr>
      <w:r>
        <w:rPr>
          <w:rFonts w:hint="eastAsia" w:ascii="仿宋" w:hAnsi="仿宋" w:eastAsia="仿宋"/>
          <w:sz w:val="24"/>
          <w:szCs w:val="24"/>
        </w:rPr>
        <w:t>2. 统计范围包括“存款”、“理财”、“保险”、“贷款”四类业绩销量。</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3. </w:t>
      </w:r>
      <w:r>
        <w:rPr>
          <w:rFonts w:hint="eastAsia" w:ascii="仿宋" w:hAnsi="仿宋" w:eastAsia="仿宋"/>
          <w:color w:val="000000" w:themeColor="text1"/>
          <w:sz w:val="24"/>
          <w:szCs w:val="24"/>
          <w14:textFill>
            <w14:solidFill>
              <w14:schemeClr w14:val="tx1"/>
            </w14:solidFill>
          </w14:textFill>
        </w:rPr>
        <w:t>机构、客户经理的产品销售数据按管户口径进行汇总统计。</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4. </w:t>
      </w:r>
      <w:r>
        <w:rPr>
          <w:rFonts w:hint="eastAsia" w:ascii="仿宋" w:hAnsi="仿宋" w:eastAsia="仿宋"/>
          <w:color w:val="000000" w:themeColor="text1"/>
          <w:sz w:val="24"/>
          <w:szCs w:val="24"/>
          <w14:textFill>
            <w14:solidFill>
              <w14:schemeClr w14:val="tx1"/>
            </w14:solidFill>
          </w14:textFill>
        </w:rPr>
        <w:t>管理用户进入页面时，展示对应的统计期间，“存款”、“理财”、“保险”、“贷款”四类业绩销量，支持下钻，按照总行下钻查看分行、分行下钻查看网点、网点下钻查看客户经理、客户经理下钻查看客户的链路。</w:t>
      </w:r>
    </w:p>
    <w:p>
      <w:pPr>
        <w:spacing w:line="360" w:lineRule="auto"/>
        <w:rPr>
          <w:rFonts w:ascii="仿宋" w:hAnsi="仿宋" w:eastAsia="仿宋"/>
          <w:color w:val="FF0000"/>
          <w:sz w:val="24"/>
          <w:szCs w:val="24"/>
        </w:rPr>
      </w:pPr>
      <w:r>
        <w:rPr>
          <w:rFonts w:hint="eastAsia" w:ascii="仿宋" w:hAnsi="仿宋" w:eastAsia="仿宋"/>
          <w:color w:val="000000" w:themeColor="text1"/>
          <w:sz w:val="24"/>
          <w:szCs w:val="24"/>
          <w14:textFill>
            <w14:solidFill>
              <w14:schemeClr w14:val="tx1"/>
            </w14:solidFill>
          </w14:textFill>
        </w:rPr>
        <w:t>5</w:t>
      </w:r>
      <w:r>
        <w:rPr>
          <w:rFonts w:ascii="仿宋" w:hAnsi="仿宋" w:eastAsia="仿宋"/>
          <w:color w:val="000000" w:themeColor="text1"/>
          <w:sz w:val="24"/>
          <w:szCs w:val="24"/>
          <w14:textFill>
            <w14:solidFill>
              <w14:schemeClr w14:val="tx1"/>
            </w14:solidFill>
          </w14:textFill>
        </w:rPr>
        <w:t xml:space="preserve">. </w:t>
      </w:r>
      <w:r>
        <w:rPr>
          <w:rFonts w:hint="eastAsia" w:ascii="仿宋" w:hAnsi="仿宋" w:eastAsia="仿宋"/>
          <w:color w:val="000000" w:themeColor="text1"/>
          <w:sz w:val="24"/>
          <w:szCs w:val="24"/>
          <w14:textFill>
            <w14:solidFill>
              <w14:schemeClr w14:val="tx1"/>
            </w14:solidFill>
          </w14:textFill>
        </w:rPr>
        <w:t>客户经理用户进入页面时，展示对应的统计期间，“存款”、“理财”、“保险”、“贷款”四类业绩销量，支持下钻，查看客户的销量。</w:t>
      </w:r>
    </w:p>
    <w:p>
      <w:pPr>
        <w:spacing w:line="360" w:lineRule="auto"/>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 机构层级、客户经理层级的产品销量，单位为万元，单一客户的产品销量单位为元。</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1. </w:t>
      </w:r>
      <w:r>
        <w:rPr>
          <w:rFonts w:hint="eastAsia" w:ascii="仿宋" w:hAnsi="仿宋" w:eastAsia="仿宋"/>
          <w:color w:val="000000" w:themeColor="text1"/>
          <w:sz w:val="24"/>
          <w:szCs w:val="24"/>
          <w14:textFill>
            <w14:solidFill>
              <w14:schemeClr w14:val="tx1"/>
            </w14:solidFill>
          </w14:textFill>
        </w:rPr>
        <w:t>客户经理可查看本人名下管户客户的业绩战报数据。</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 管理用户可查看其权限范围内机构业绩战报数据。</w:t>
      </w:r>
    </w:p>
    <w:p>
      <w:pPr>
        <w:pStyle w:val="6"/>
        <w:numPr>
          <w:ilvl w:val="3"/>
          <w:numId w:val="118"/>
        </w:numPr>
        <w:spacing w:line="360" w:lineRule="auto"/>
        <w:rPr>
          <w:rFonts w:ascii="仿宋" w:hAnsi="仿宋" w:eastAsia="仿宋"/>
          <w:i/>
          <w:iCs/>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系统输出当前统计期间下的业绩战报概览信息。</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存款销量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rPr>
            </w:pPr>
            <w:r>
              <w:rPr>
                <w:rFonts w:ascii="仿宋" w:hAnsi="仿宋" w:eastAsia="仿宋"/>
                <w:color w:val="000000"/>
                <w:sz w:val="24"/>
              </w:rPr>
              <w:t>展示当前统计期间内存款业绩销量结果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理财销量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rPr>
            </w:pPr>
            <w:r>
              <w:rPr>
                <w:rFonts w:ascii="仿宋" w:hAnsi="仿宋" w:eastAsia="仿宋"/>
                <w:color w:val="000000"/>
                <w:sz w:val="24"/>
              </w:rPr>
              <w:t>展示当前统计期间内理财业绩销量结果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保险销量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rPr>
            </w:pPr>
            <w:r>
              <w:rPr>
                <w:rFonts w:ascii="仿宋" w:hAnsi="仿宋" w:eastAsia="仿宋"/>
                <w:color w:val="000000"/>
                <w:sz w:val="24"/>
              </w:rPr>
              <w:t>展示当前统计期间内保险业绩销量结果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color w:val="000000"/>
                <w:sz w:val="24"/>
              </w:rPr>
              <w:t>贷款销量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rPr>
            </w:pPr>
            <w:r>
              <w:rPr>
                <w:rFonts w:ascii="仿宋" w:hAnsi="仿宋" w:eastAsia="仿宋"/>
                <w:color w:val="000000"/>
                <w:sz w:val="24"/>
              </w:rPr>
              <w:t>展示当前统计期间内贷款业绩销量结果</w:t>
            </w:r>
            <w:r>
              <w:rPr>
                <w:rFonts w:hint="eastAsia" w:ascii="仿宋" w:hAnsi="仿宋" w:eastAsia="仿宋"/>
                <w:color w:val="000000"/>
                <w:sz w:val="24"/>
              </w:rPr>
              <w:t>，支持下钻</w:t>
            </w:r>
          </w:p>
        </w:tc>
      </w:tr>
    </w:tbl>
    <w:p>
      <w:pPr>
        <w:spacing w:line="360" w:lineRule="auto"/>
        <w:rPr>
          <w:rFonts w:ascii="仿宋" w:hAnsi="仿宋" w:eastAsia="仿宋"/>
        </w:rPr>
      </w:pPr>
    </w:p>
    <w:p>
      <w:pPr>
        <w:spacing w:line="360" w:lineRule="auto"/>
        <w:rPr>
          <w:rFonts w:ascii="仿宋" w:hAnsi="仿宋" w:eastAsia="仿宋"/>
        </w:rPr>
      </w:pPr>
      <w:r>
        <w:rPr>
          <w:rFonts w:ascii="仿宋" w:hAnsi="仿宋" w:eastAsia="仿宋"/>
          <w:color w:val="000000"/>
          <w:sz w:val="24"/>
        </w:rPr>
        <w:t>系统输出</w:t>
      </w:r>
      <w:r>
        <w:rPr>
          <w:rFonts w:hint="eastAsia" w:ascii="仿宋" w:hAnsi="仿宋" w:eastAsia="仿宋"/>
          <w:color w:val="000000"/>
          <w:sz w:val="24"/>
        </w:rPr>
        <w:t>机构层级统计的列表信息</w:t>
      </w:r>
      <w:r>
        <w:rPr>
          <w:rFonts w:ascii="仿宋" w:hAnsi="仿宋" w:eastAsia="仿宋"/>
          <w:color w:val="000000"/>
          <w:sz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机构名称</w:t>
            </w:r>
          </w:p>
        </w:tc>
        <w:tc>
          <w:tcPr>
            <w:tcW w:w="2270" w:type="dxa"/>
          </w:tcPr>
          <w:p>
            <w:pPr>
              <w:spacing w:line="360" w:lineRule="auto"/>
              <w:rPr>
                <w:rFonts w:ascii="仿宋" w:hAnsi="仿宋" w:eastAsia="仿宋"/>
              </w:rPr>
            </w:pPr>
            <w:r>
              <w:rPr>
                <w:rFonts w:ascii="仿宋" w:hAnsi="仿宋" w:eastAsia="仿宋"/>
                <w:color w:val="000000"/>
                <w:sz w:val="24"/>
              </w:rPr>
              <w:t>反显、格式化：</w:t>
            </w:r>
            <w:r>
              <w:rPr>
                <w:rFonts w:hint="eastAsia" w:ascii="仿宋" w:hAnsi="仿宋" w:eastAsia="仿宋"/>
                <w:color w:val="000000"/>
                <w:sz w:val="24"/>
              </w:rPr>
              <w:t>机构号+机构名称</w:t>
            </w:r>
          </w:p>
        </w:tc>
        <w:tc>
          <w:tcPr>
            <w:tcW w:w="2260" w:type="dxa"/>
          </w:tcPr>
          <w:p>
            <w:pPr>
              <w:spacing w:line="360" w:lineRule="auto"/>
              <w:rPr>
                <w:rFonts w:ascii="仿宋" w:hAnsi="仿宋" w:eastAsia="仿宋"/>
              </w:rPr>
            </w:pPr>
            <w:r>
              <w:rPr>
                <w:rFonts w:hint="eastAsia" w:ascii="仿宋" w:hAnsi="仿宋" w:eastAsia="仿宋"/>
                <w:color w:val="000000"/>
                <w:sz w:val="24"/>
              </w:rPr>
              <w:t>文本</w:t>
            </w:r>
          </w:p>
        </w:tc>
        <w:tc>
          <w:tcPr>
            <w:tcW w:w="2270" w:type="dxa"/>
          </w:tcPr>
          <w:p>
            <w:pPr>
              <w:spacing w:line="360" w:lineRule="auto"/>
              <w:rPr>
                <w:rFonts w:ascii="仿宋" w:hAnsi="仿宋" w:eastAsia="仿宋"/>
              </w:rPr>
            </w:pPr>
            <w:r>
              <w:rPr>
                <w:rFonts w:hint="eastAsia" w:ascii="仿宋" w:hAnsi="仿宋" w:eastAsia="仿宋"/>
                <w:color w:val="00000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客户数</w:t>
            </w:r>
          </w:p>
        </w:tc>
        <w:tc>
          <w:tcPr>
            <w:tcW w:w="2270" w:type="dxa"/>
          </w:tcPr>
          <w:p>
            <w:pPr>
              <w:spacing w:line="360" w:lineRule="auto"/>
              <w:rPr>
                <w:rFonts w:ascii="仿宋" w:hAnsi="仿宋" w:eastAsia="仿宋"/>
              </w:rPr>
            </w:pPr>
            <w:r>
              <w:rPr>
                <w:rFonts w:ascii="仿宋" w:hAnsi="仿宋" w:eastAsia="仿宋"/>
                <w:color w:val="000000"/>
                <w:sz w:val="24"/>
              </w:rPr>
              <w:t>反显、格式化：10,000</w:t>
            </w:r>
          </w:p>
        </w:tc>
        <w:tc>
          <w:tcPr>
            <w:tcW w:w="2260" w:type="dxa"/>
          </w:tcPr>
          <w:p>
            <w:pPr>
              <w:spacing w:line="360" w:lineRule="auto"/>
              <w:rPr>
                <w:rFonts w:ascii="仿宋" w:hAnsi="仿宋" w:eastAsia="仿宋"/>
              </w:rPr>
            </w:pPr>
            <w:r>
              <w:rPr>
                <w:rFonts w:hint="eastAsia" w:ascii="仿宋" w:hAnsi="仿宋" w:eastAsia="仿宋"/>
                <w:color w:val="000000"/>
                <w:sz w:val="24"/>
              </w:rPr>
              <w:t>数字</w:t>
            </w:r>
          </w:p>
        </w:tc>
        <w:tc>
          <w:tcPr>
            <w:tcW w:w="2270" w:type="dxa"/>
          </w:tcPr>
          <w:p>
            <w:pPr>
              <w:spacing w:line="360" w:lineRule="auto"/>
              <w:rPr>
                <w:rFonts w:ascii="仿宋" w:hAnsi="仿宋" w:eastAsia="仿宋"/>
              </w:rPr>
            </w:pPr>
            <w:r>
              <w:rPr>
                <w:rFonts w:ascii="仿宋" w:hAnsi="仿宋" w:eastAsia="仿宋"/>
                <w:color w:val="000000"/>
                <w:sz w:val="24"/>
              </w:rPr>
              <w:t>展示当前统计期间内贷款业绩销量结果</w:t>
            </w:r>
            <w:r>
              <w:rPr>
                <w:rFonts w:hint="eastAsia" w:ascii="仿宋" w:hAnsi="仿宋" w:eastAsia="仿宋"/>
                <w:color w:val="000000"/>
                <w:sz w:val="24"/>
              </w:rPr>
              <w:t>，支持下钻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rPr>
              <w:t>{</w:t>
            </w:r>
            <w:r>
              <w:rPr>
                <w:rFonts w:hint="eastAsia" w:ascii="仿宋" w:hAnsi="仿宋" w:eastAsia="仿宋"/>
                <w:color w:val="000000"/>
                <w:sz w:val="24"/>
              </w:rPr>
              <w:t>存款｜理财｜保险｜贷款</w:t>
            </w:r>
            <w:r>
              <w:rPr>
                <w:rFonts w:ascii="仿宋" w:hAnsi="仿宋" w:eastAsia="仿宋"/>
              </w:rPr>
              <w:t>}</w:t>
            </w:r>
            <w:r>
              <w:rPr>
                <w:rFonts w:hint="eastAsia" w:ascii="仿宋" w:hAnsi="仿宋" w:eastAsia="仿宋"/>
                <w:color w:val="000000"/>
                <w:sz w:val="24"/>
                <w:szCs w:val="24"/>
              </w:rPr>
              <w:t>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color w:val="000000"/>
                <w:sz w:val="24"/>
              </w:rPr>
            </w:pPr>
            <w:r>
              <w:rPr>
                <w:rFonts w:ascii="仿宋" w:hAnsi="仿宋" w:eastAsia="仿宋"/>
                <w:color w:val="000000"/>
                <w:sz w:val="24"/>
              </w:rPr>
              <w:t>展示当前统计期间内</w:t>
            </w:r>
            <w:r>
              <w:rPr>
                <w:rFonts w:hint="eastAsia" w:ascii="仿宋" w:hAnsi="仿宋" w:eastAsia="仿宋"/>
                <w:color w:val="000000"/>
                <w:sz w:val="24"/>
              </w:rPr>
              <w:t>产品</w:t>
            </w:r>
            <w:r>
              <w:rPr>
                <w:rFonts w:ascii="仿宋" w:hAnsi="仿宋" w:eastAsia="仿宋"/>
                <w:color w:val="000000"/>
                <w:sz w:val="24"/>
              </w:rPr>
              <w:t>销量结果</w:t>
            </w:r>
            <w:r>
              <w:rPr>
                <w:rFonts w:hint="eastAsia" w:ascii="仿宋" w:hAnsi="仿宋" w:eastAsia="仿宋"/>
                <w:color w:val="000000"/>
                <w:sz w:val="24"/>
              </w:rPr>
              <w:t>，支持下钻</w:t>
            </w:r>
          </w:p>
          <w:p>
            <w:pPr>
              <w:spacing w:line="360" w:lineRule="auto"/>
              <w:rPr>
                <w:rFonts w:ascii="仿宋" w:hAnsi="仿宋" w:eastAsia="仿宋"/>
              </w:rPr>
            </w:pPr>
            <w:r>
              <w:rPr>
                <w:rFonts w:hint="eastAsia" w:ascii="仿宋" w:hAnsi="仿宋" w:eastAsia="仿宋"/>
                <w:color w:val="000000"/>
                <w:sz w:val="24"/>
              </w:rPr>
              <w:t>支持按照销量排序</w:t>
            </w:r>
          </w:p>
        </w:tc>
      </w:tr>
    </w:tbl>
    <w:p>
      <w:pPr>
        <w:spacing w:line="360" w:lineRule="auto"/>
        <w:rPr>
          <w:rFonts w:ascii="仿宋" w:hAnsi="仿宋" w:eastAsia="仿宋"/>
        </w:rPr>
      </w:pPr>
    </w:p>
    <w:p>
      <w:pPr>
        <w:spacing w:line="360" w:lineRule="auto"/>
        <w:rPr>
          <w:rFonts w:ascii="仿宋" w:hAnsi="仿宋" w:eastAsia="仿宋"/>
        </w:rPr>
      </w:pPr>
      <w:r>
        <w:rPr>
          <w:rFonts w:ascii="仿宋" w:hAnsi="仿宋" w:eastAsia="仿宋"/>
          <w:color w:val="000000"/>
          <w:sz w:val="24"/>
        </w:rPr>
        <w:t>系统输出</w:t>
      </w:r>
      <w:r>
        <w:rPr>
          <w:rFonts w:hint="eastAsia" w:ascii="仿宋" w:hAnsi="仿宋" w:eastAsia="仿宋"/>
          <w:color w:val="000000"/>
          <w:sz w:val="24"/>
        </w:rPr>
        <w:t>客户经理层级统计的列表信息</w:t>
      </w:r>
      <w:r>
        <w:rPr>
          <w:rFonts w:ascii="仿宋" w:hAnsi="仿宋" w:eastAsia="仿宋"/>
          <w:color w:val="000000"/>
          <w:sz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0"/>
        <w:gridCol w:w="2270"/>
        <w:gridCol w:w="2260"/>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0"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0"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客户名称</w:t>
            </w:r>
          </w:p>
        </w:tc>
        <w:tc>
          <w:tcPr>
            <w:tcW w:w="2270" w:type="dxa"/>
          </w:tcPr>
          <w:p>
            <w:pPr>
              <w:spacing w:line="360" w:lineRule="auto"/>
              <w:rPr>
                <w:rFonts w:ascii="仿宋" w:hAnsi="仿宋" w:eastAsia="仿宋"/>
              </w:rPr>
            </w:pPr>
            <w:r>
              <w:rPr>
                <w:rFonts w:ascii="仿宋" w:hAnsi="仿宋" w:eastAsia="仿宋"/>
                <w:color w:val="000000"/>
                <w:sz w:val="24"/>
              </w:rPr>
              <w:t>反显、格式化：</w:t>
            </w:r>
            <w:r>
              <w:rPr>
                <w:rFonts w:hint="eastAsia" w:ascii="仿宋" w:hAnsi="仿宋" w:eastAsia="仿宋"/>
                <w:color w:val="000000"/>
                <w:sz w:val="24"/>
              </w:rPr>
              <w:t>核心客户号+客户名称</w:t>
            </w:r>
          </w:p>
        </w:tc>
        <w:tc>
          <w:tcPr>
            <w:tcW w:w="2260" w:type="dxa"/>
          </w:tcPr>
          <w:p>
            <w:pPr>
              <w:spacing w:line="360" w:lineRule="auto"/>
              <w:rPr>
                <w:rFonts w:ascii="仿宋" w:hAnsi="仿宋" w:eastAsia="仿宋"/>
              </w:rPr>
            </w:pPr>
            <w:r>
              <w:rPr>
                <w:rFonts w:hint="eastAsia" w:ascii="仿宋" w:hAnsi="仿宋" w:eastAsia="仿宋"/>
                <w:color w:val="000000"/>
                <w:sz w:val="24"/>
              </w:rPr>
              <w:t>文本</w:t>
            </w:r>
          </w:p>
        </w:tc>
        <w:tc>
          <w:tcPr>
            <w:tcW w:w="2270" w:type="dxa"/>
          </w:tcPr>
          <w:p>
            <w:pPr>
              <w:spacing w:line="360" w:lineRule="auto"/>
              <w:rPr>
                <w:rFonts w:ascii="仿宋" w:hAnsi="仿宋" w:eastAsia="仿宋"/>
              </w:rPr>
            </w:pPr>
            <w:r>
              <w:rPr>
                <w:rFonts w:hint="eastAsia" w:ascii="仿宋" w:hAnsi="仿宋" w:eastAsia="仿宋"/>
                <w:color w:val="000000"/>
                <w:sz w:val="24"/>
              </w:rPr>
              <w:t>展示客户名称，支持跳转客户视图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color w:val="000000"/>
                <w:sz w:val="24"/>
              </w:rPr>
            </w:pPr>
            <w:r>
              <w:rPr>
                <w:rFonts w:hint="eastAsia" w:ascii="仿宋" w:hAnsi="仿宋" w:eastAsia="仿宋"/>
                <w:color w:val="000000"/>
                <w:sz w:val="24"/>
              </w:rPr>
              <w:t>管户机构</w:t>
            </w:r>
          </w:p>
        </w:tc>
        <w:tc>
          <w:tcPr>
            <w:tcW w:w="2270" w:type="dxa"/>
          </w:tcPr>
          <w:p>
            <w:pPr>
              <w:spacing w:line="360" w:lineRule="auto"/>
              <w:rPr>
                <w:rFonts w:ascii="仿宋" w:hAnsi="仿宋" w:eastAsia="仿宋"/>
                <w:color w:val="000000"/>
                <w:sz w:val="24"/>
              </w:rPr>
            </w:pPr>
            <w:r>
              <w:rPr>
                <w:rFonts w:ascii="仿宋" w:hAnsi="仿宋" w:eastAsia="仿宋"/>
                <w:color w:val="000000"/>
                <w:sz w:val="24"/>
              </w:rPr>
              <w:t>反显、格式化：</w:t>
            </w:r>
            <w:r>
              <w:rPr>
                <w:rFonts w:hint="eastAsia" w:ascii="仿宋" w:hAnsi="仿宋" w:eastAsia="仿宋"/>
                <w:color w:val="000000"/>
                <w:sz w:val="24"/>
              </w:rPr>
              <w:t>机构号+机构名称</w:t>
            </w:r>
          </w:p>
        </w:tc>
        <w:tc>
          <w:tcPr>
            <w:tcW w:w="2260" w:type="dxa"/>
          </w:tcPr>
          <w:p>
            <w:pPr>
              <w:spacing w:line="360" w:lineRule="auto"/>
              <w:rPr>
                <w:rFonts w:ascii="仿宋" w:hAnsi="仿宋" w:eastAsia="仿宋"/>
                <w:color w:val="000000"/>
                <w:sz w:val="24"/>
              </w:rPr>
            </w:pPr>
            <w:r>
              <w:rPr>
                <w:rFonts w:hint="eastAsia" w:ascii="仿宋" w:hAnsi="仿宋" w:eastAsia="仿宋"/>
                <w:color w:val="000000"/>
                <w:sz w:val="24"/>
              </w:rPr>
              <w:t>文本</w:t>
            </w:r>
          </w:p>
        </w:tc>
        <w:tc>
          <w:tcPr>
            <w:tcW w:w="2270" w:type="dxa"/>
          </w:tcPr>
          <w:p>
            <w:pPr>
              <w:spacing w:line="360" w:lineRule="auto"/>
              <w:rPr>
                <w:rFonts w:ascii="仿宋" w:hAnsi="仿宋" w:eastAsia="仿宋"/>
                <w:color w:val="000000"/>
                <w:sz w:val="24"/>
              </w:rPr>
            </w:pPr>
            <w:r>
              <w:rPr>
                <w:rFonts w:hint="eastAsia" w:ascii="仿宋" w:hAnsi="仿宋" w:eastAsia="仿宋"/>
                <w:color w:val="000000"/>
                <w:sz w:val="24"/>
              </w:rPr>
              <w:t>展示机构名称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hint="eastAsia" w:ascii="仿宋" w:hAnsi="仿宋" w:eastAsia="仿宋"/>
                <w:color w:val="000000"/>
                <w:sz w:val="24"/>
              </w:rPr>
              <w:t>管户经理</w:t>
            </w:r>
          </w:p>
        </w:tc>
        <w:tc>
          <w:tcPr>
            <w:tcW w:w="2270" w:type="dxa"/>
          </w:tcPr>
          <w:p>
            <w:pPr>
              <w:spacing w:line="360" w:lineRule="auto"/>
              <w:rPr>
                <w:rFonts w:ascii="仿宋" w:hAnsi="仿宋" w:eastAsia="仿宋"/>
              </w:rPr>
            </w:pPr>
            <w:r>
              <w:rPr>
                <w:rFonts w:ascii="仿宋" w:hAnsi="仿宋" w:eastAsia="仿宋"/>
                <w:color w:val="000000"/>
                <w:sz w:val="24"/>
              </w:rPr>
              <w:t>反显、格式化：</w:t>
            </w:r>
            <w:r>
              <w:rPr>
                <w:rFonts w:hint="eastAsia" w:ascii="仿宋" w:hAnsi="仿宋" w:eastAsia="仿宋"/>
                <w:color w:val="000000"/>
                <w:sz w:val="24"/>
              </w:rPr>
              <w:t>工号+客户经理名称</w:t>
            </w:r>
          </w:p>
        </w:tc>
        <w:tc>
          <w:tcPr>
            <w:tcW w:w="2260" w:type="dxa"/>
          </w:tcPr>
          <w:p>
            <w:pPr>
              <w:spacing w:line="360" w:lineRule="auto"/>
              <w:rPr>
                <w:rFonts w:ascii="仿宋" w:hAnsi="仿宋" w:eastAsia="仿宋"/>
              </w:rPr>
            </w:pPr>
            <w:r>
              <w:rPr>
                <w:rFonts w:hint="eastAsia" w:ascii="仿宋" w:hAnsi="仿宋" w:eastAsia="仿宋"/>
                <w:color w:val="000000"/>
                <w:sz w:val="24"/>
              </w:rPr>
              <w:t>文本</w:t>
            </w:r>
          </w:p>
        </w:tc>
        <w:tc>
          <w:tcPr>
            <w:tcW w:w="2270" w:type="dxa"/>
          </w:tcPr>
          <w:p>
            <w:pPr>
              <w:spacing w:line="360" w:lineRule="auto"/>
              <w:rPr>
                <w:rFonts w:ascii="仿宋" w:hAnsi="仿宋" w:eastAsia="仿宋"/>
              </w:rPr>
            </w:pPr>
            <w:r>
              <w:rPr>
                <w:rFonts w:hint="eastAsia" w:ascii="仿宋" w:hAnsi="仿宋" w:eastAsia="仿宋"/>
                <w:color w:val="000000"/>
                <w:sz w:val="24"/>
              </w:rPr>
              <w:t>展示客户经理名称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0" w:type="dxa"/>
          </w:tcPr>
          <w:p>
            <w:pPr>
              <w:spacing w:line="360" w:lineRule="auto"/>
              <w:rPr>
                <w:rFonts w:ascii="仿宋" w:hAnsi="仿宋" w:eastAsia="仿宋"/>
              </w:rPr>
            </w:pPr>
            <w:r>
              <w:rPr>
                <w:rFonts w:ascii="仿宋" w:hAnsi="仿宋" w:eastAsia="仿宋"/>
              </w:rPr>
              <w:t>{</w:t>
            </w:r>
            <w:r>
              <w:rPr>
                <w:rFonts w:hint="eastAsia" w:ascii="仿宋" w:hAnsi="仿宋" w:eastAsia="仿宋"/>
                <w:color w:val="000000"/>
                <w:sz w:val="24"/>
              </w:rPr>
              <w:t>存款｜理财｜保险｜贷款</w:t>
            </w:r>
            <w:r>
              <w:rPr>
                <w:rFonts w:ascii="仿宋" w:hAnsi="仿宋" w:eastAsia="仿宋"/>
              </w:rPr>
              <w:t>}</w:t>
            </w:r>
            <w:r>
              <w:rPr>
                <w:rFonts w:hint="eastAsia" w:ascii="仿宋" w:hAnsi="仿宋" w:eastAsia="仿宋"/>
                <w:color w:val="000000"/>
                <w:sz w:val="24"/>
                <w:szCs w:val="24"/>
              </w:rPr>
              <w:t>销量</w:t>
            </w:r>
          </w:p>
        </w:tc>
        <w:tc>
          <w:tcPr>
            <w:tcW w:w="2270" w:type="dxa"/>
          </w:tcPr>
          <w:p>
            <w:pPr>
              <w:spacing w:line="360" w:lineRule="auto"/>
              <w:rPr>
                <w:rFonts w:ascii="仿宋" w:hAnsi="仿宋" w:eastAsia="仿宋"/>
              </w:rPr>
            </w:pPr>
            <w:r>
              <w:rPr>
                <w:rFonts w:ascii="仿宋" w:hAnsi="仿宋" w:eastAsia="仿宋"/>
                <w:color w:val="000000"/>
                <w:sz w:val="24"/>
              </w:rPr>
              <w:t>反显、格式化：10,000.00</w:t>
            </w:r>
          </w:p>
        </w:tc>
        <w:tc>
          <w:tcPr>
            <w:tcW w:w="2260" w:type="dxa"/>
          </w:tcPr>
          <w:p>
            <w:pPr>
              <w:spacing w:line="360" w:lineRule="auto"/>
              <w:rPr>
                <w:rFonts w:ascii="仿宋" w:hAnsi="仿宋" w:eastAsia="仿宋"/>
              </w:rPr>
            </w:pPr>
            <w:r>
              <w:rPr>
                <w:rFonts w:ascii="仿宋" w:hAnsi="仿宋" w:eastAsia="仿宋"/>
                <w:color w:val="000000"/>
                <w:sz w:val="24"/>
              </w:rPr>
              <w:t>金额</w:t>
            </w:r>
          </w:p>
        </w:tc>
        <w:tc>
          <w:tcPr>
            <w:tcW w:w="2270" w:type="dxa"/>
          </w:tcPr>
          <w:p>
            <w:pPr>
              <w:spacing w:line="360" w:lineRule="auto"/>
              <w:rPr>
                <w:rFonts w:ascii="仿宋" w:hAnsi="仿宋" w:eastAsia="仿宋"/>
                <w:color w:val="000000"/>
                <w:sz w:val="24"/>
              </w:rPr>
            </w:pPr>
            <w:r>
              <w:rPr>
                <w:rFonts w:ascii="仿宋" w:hAnsi="仿宋" w:eastAsia="仿宋"/>
                <w:color w:val="000000"/>
                <w:sz w:val="24"/>
              </w:rPr>
              <w:t>展示当前统计期间内</w:t>
            </w:r>
            <w:r>
              <w:rPr>
                <w:rFonts w:hint="eastAsia" w:ascii="仿宋" w:hAnsi="仿宋" w:eastAsia="仿宋"/>
                <w:color w:val="000000"/>
                <w:sz w:val="24"/>
              </w:rPr>
              <w:t>产品</w:t>
            </w:r>
            <w:r>
              <w:rPr>
                <w:rFonts w:ascii="仿宋" w:hAnsi="仿宋" w:eastAsia="仿宋"/>
                <w:color w:val="000000"/>
                <w:sz w:val="24"/>
              </w:rPr>
              <w:t>销量结果</w:t>
            </w:r>
            <w:r>
              <w:rPr>
                <w:rFonts w:hint="eastAsia" w:ascii="仿宋" w:hAnsi="仿宋" w:eastAsia="仿宋"/>
                <w:color w:val="000000"/>
                <w:sz w:val="24"/>
              </w:rPr>
              <w:t>，支持下钻</w:t>
            </w:r>
          </w:p>
          <w:p>
            <w:pPr>
              <w:spacing w:line="360" w:lineRule="auto"/>
              <w:rPr>
                <w:rFonts w:ascii="仿宋" w:hAnsi="仿宋" w:eastAsia="仿宋"/>
              </w:rPr>
            </w:pPr>
            <w:r>
              <w:rPr>
                <w:rFonts w:hint="eastAsia" w:ascii="仿宋" w:hAnsi="仿宋" w:eastAsia="仿宋"/>
                <w:color w:val="000000"/>
                <w:sz w:val="24"/>
              </w:rPr>
              <w:t>支持按照销量排序</w:t>
            </w:r>
          </w:p>
        </w:tc>
      </w:tr>
    </w:tbl>
    <w:p>
      <w:pPr>
        <w:spacing w:line="360" w:lineRule="auto"/>
        <w:rPr>
          <w:rFonts w:ascii="仿宋" w:hAnsi="仿宋" w:eastAsia="仿宋"/>
        </w:rPr>
      </w:pPr>
    </w:p>
    <w:p>
      <w:pPr>
        <w:pStyle w:val="6"/>
        <w:numPr>
          <w:ilvl w:val="3"/>
          <w:numId w:val="118"/>
        </w:numPr>
        <w:spacing w:line="360" w:lineRule="auto"/>
        <w:rPr>
          <w:rFonts w:ascii="仿宋" w:hAnsi="仿宋" w:eastAsia="仿宋"/>
          <w:i/>
          <w:iCs/>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18"/>
        </w:numPr>
        <w:spacing w:line="360" w:lineRule="auto"/>
        <w:rPr>
          <w:rFonts w:ascii="仿宋" w:hAnsi="仿宋" w:eastAsia="仿宋"/>
          <w:i/>
          <w:iCs/>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18"/>
        </w:numPr>
        <w:spacing w:line="360" w:lineRule="auto"/>
        <w:rPr>
          <w:rFonts w:ascii="仿宋" w:hAnsi="仿宋" w:eastAsia="仿宋"/>
          <w:i/>
          <w:iCs/>
        </w:rPr>
      </w:pPr>
      <w:r>
        <w:rPr>
          <w:rFonts w:hint="eastAsia" w:ascii="仿宋" w:hAnsi="仿宋" w:eastAsia="仿宋"/>
        </w:rPr>
        <w:t>凭证/合同/协议打印</w:t>
      </w:r>
    </w:p>
    <w:p>
      <w:r>
        <w:rPr>
          <w:rFonts w:hint="eastAsia" w:ascii="仿宋" w:hAnsi="仿宋" w:eastAsia="仿宋"/>
          <w:sz w:val="24"/>
          <w:szCs w:val="24"/>
        </w:rPr>
        <w:t>不涉及</w:t>
      </w:r>
    </w:p>
    <w:p>
      <w:pPr>
        <w:pStyle w:val="5"/>
        <w:numPr>
          <w:ilvl w:val="2"/>
          <w:numId w:val="117"/>
        </w:numPr>
        <w:spacing w:line="360" w:lineRule="auto"/>
        <w:ind w:left="993" w:hanging="993"/>
      </w:pPr>
      <w:bookmarkStart w:id="136" w:name="_Toc233295890"/>
      <w:r>
        <w:rPr>
          <w:rFonts w:hint="eastAsia"/>
          <w:sz w:val="28"/>
          <w:szCs w:val="28"/>
        </w:rPr>
        <w:t>英雄榜</w:t>
      </w:r>
      <w:bookmarkEnd w:id="136"/>
    </w:p>
    <w:p>
      <w:pPr>
        <w:pStyle w:val="6"/>
        <w:numPr>
          <w:ilvl w:val="3"/>
          <w:numId w:val="119"/>
        </w:numPr>
        <w:spacing w:line="360" w:lineRule="auto"/>
        <w:rPr>
          <w:rFonts w:ascii="仿宋" w:hAnsi="仿宋" w:eastAsia="仿宋"/>
          <w:i/>
          <w:iCs/>
        </w:rPr>
      </w:pPr>
      <w:r>
        <w:rPr>
          <w:rFonts w:hint="eastAsia" w:ascii="仿宋" w:hAnsi="仿宋" w:eastAsia="仿宋"/>
        </w:rPr>
        <w:t>功能描述</w:t>
      </w:r>
    </w:p>
    <w:p>
      <w:pPr>
        <w:spacing w:line="360" w:lineRule="auto"/>
        <w:rPr>
          <w:rFonts w:ascii="仿宋" w:hAnsi="仿宋" w:eastAsia="仿宋"/>
        </w:rPr>
      </w:pPr>
      <w:r>
        <w:rPr>
          <w:rFonts w:ascii="仿宋" w:hAnsi="仿宋" w:eastAsia="仿宋"/>
          <w:color w:val="000000"/>
          <w:sz w:val="24"/>
        </w:rPr>
        <w:t>支持</w:t>
      </w:r>
      <w:r>
        <w:rPr>
          <w:rFonts w:hint="eastAsia" w:ascii="仿宋" w:hAnsi="仿宋" w:eastAsia="仿宋"/>
          <w:color w:val="000000"/>
          <w:sz w:val="24"/>
        </w:rPr>
        <w:t>总/分/支行</w:t>
      </w:r>
      <w:r>
        <w:rPr>
          <w:rFonts w:ascii="仿宋" w:hAnsi="仿宋" w:eastAsia="仿宋"/>
          <w:color w:val="000000"/>
          <w:sz w:val="24"/>
        </w:rPr>
        <w:t>不同层级用户查看机构和客户经理在多项经营指标下的排名，帮助用户快速识别领先和落后对象并支撑经营督导与绩效管理</w:t>
      </w:r>
      <w:r>
        <w:rPr>
          <w:rFonts w:hint="eastAsia" w:ascii="仿宋" w:hAnsi="仿宋" w:eastAsia="仿宋"/>
          <w:color w:val="000000"/>
          <w:sz w:val="24"/>
        </w:rPr>
        <w:t>。</w:t>
      </w:r>
    </w:p>
    <w:p>
      <w:pPr>
        <w:pStyle w:val="6"/>
        <w:numPr>
          <w:ilvl w:val="3"/>
          <w:numId w:val="119"/>
        </w:numPr>
        <w:spacing w:line="360" w:lineRule="auto"/>
        <w:rPr>
          <w:rFonts w:ascii="仿宋" w:hAnsi="仿宋" w:eastAsia="仿宋"/>
          <w:i/>
          <w:iCs/>
        </w:rPr>
      </w:pPr>
      <w:r>
        <w:rPr>
          <w:rFonts w:hint="eastAsia" w:ascii="仿宋" w:hAnsi="仿宋" w:eastAsia="仿宋"/>
        </w:rPr>
        <w:t>输入</w:t>
      </w:r>
    </w:p>
    <w:p>
      <w:pPr>
        <w:spacing w:line="360" w:lineRule="auto"/>
        <w:rPr>
          <w:rFonts w:ascii="仿宋" w:hAnsi="仿宋" w:eastAsia="仿宋"/>
        </w:rPr>
      </w:pPr>
      <w:r>
        <w:rPr>
          <w:rFonts w:ascii="仿宋" w:hAnsi="仿宋" w:eastAsia="仿宋"/>
          <w:color w:val="000000"/>
          <w:sz w:val="24"/>
        </w:rPr>
        <w:t>用户进入“</w:t>
      </w:r>
      <w:r>
        <w:rPr>
          <w:rFonts w:hint="eastAsia" w:ascii="仿宋" w:hAnsi="仿宋" w:eastAsia="仿宋"/>
          <w:color w:val="000000"/>
          <w:sz w:val="24"/>
        </w:rPr>
        <w:t>业绩</w:t>
      </w:r>
      <w:r>
        <w:rPr>
          <w:rFonts w:ascii="仿宋" w:hAnsi="仿宋" w:eastAsia="仿宋"/>
          <w:color w:val="000000"/>
          <w:sz w:val="24"/>
        </w:rPr>
        <w:t>”页面后，系统加载默认统计期间</w:t>
      </w:r>
      <w:r>
        <w:rPr>
          <w:rFonts w:hint="eastAsia" w:ascii="仿宋" w:hAnsi="仿宋" w:eastAsia="仿宋"/>
          <w:color w:val="000000"/>
          <w:sz w:val="24"/>
        </w:rPr>
        <w:t>（月度）分行榜单、网点榜单及客户经理榜单</w:t>
      </w:r>
      <w:r>
        <w:rPr>
          <w:rFonts w:ascii="仿宋" w:hAnsi="仿宋" w:eastAsia="仿宋"/>
          <w:color w:val="000000"/>
          <w:sz w:val="24"/>
        </w:rPr>
        <w:t>。</w:t>
      </w:r>
    </w:p>
    <w:p>
      <w:pPr>
        <w:spacing w:line="360" w:lineRule="auto"/>
        <w:rPr>
          <w:rFonts w:ascii="仿宋" w:hAnsi="仿宋" w:eastAsia="仿宋"/>
        </w:rPr>
      </w:pPr>
      <w:r>
        <w:rPr>
          <w:rFonts w:ascii="仿宋" w:hAnsi="仿宋" w:eastAsia="仿宋"/>
          <w:color w:val="000000"/>
          <w:sz w:val="24"/>
        </w:rPr>
        <w:t>用户可切换统计期间</w:t>
      </w:r>
      <w:r>
        <w:rPr>
          <w:rFonts w:hint="eastAsia" w:ascii="仿宋" w:hAnsi="仿宋" w:eastAsia="仿宋"/>
          <w:color w:val="000000"/>
          <w:sz w:val="24"/>
        </w:rPr>
        <w:t>（</w:t>
      </w:r>
      <w:r>
        <w:rPr>
          <w:rFonts w:ascii="仿宋" w:hAnsi="仿宋" w:eastAsia="仿宋"/>
          <w:color w:val="000000"/>
          <w:sz w:val="24"/>
        </w:rPr>
        <w:t>年度、季度、月度</w:t>
      </w:r>
      <w:r>
        <w:rPr>
          <w:rFonts w:hint="eastAsia" w:ascii="仿宋" w:hAnsi="仿宋" w:eastAsia="仿宋"/>
          <w:color w:val="000000"/>
          <w:sz w:val="24"/>
        </w:rPr>
        <w:t>）查看分行榜单、网点榜单及客户经理榜单</w:t>
      </w:r>
      <w:r>
        <w:rPr>
          <w:rFonts w:ascii="仿宋" w:hAnsi="仿宋" w:eastAsia="仿宋"/>
          <w:color w:val="000000"/>
          <w:sz w:val="24"/>
        </w:rPr>
        <w:t>。</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2262"/>
        <w:gridCol w:w="2262"/>
        <w:gridCol w:w="2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62"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75"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61" w:type="dxa"/>
          </w:tcPr>
          <w:p>
            <w:pPr>
              <w:spacing w:line="360" w:lineRule="auto"/>
              <w:rPr>
                <w:rFonts w:ascii="仿宋" w:hAnsi="仿宋" w:eastAsia="仿宋"/>
              </w:rPr>
            </w:pPr>
            <w:r>
              <w:rPr>
                <w:rFonts w:ascii="仿宋" w:hAnsi="仿宋" w:eastAsia="仿宋"/>
                <w:color w:val="000000"/>
                <w:sz w:val="24"/>
              </w:rPr>
              <w:t>统计期间</w:t>
            </w:r>
          </w:p>
        </w:tc>
        <w:tc>
          <w:tcPr>
            <w:tcW w:w="2262" w:type="dxa"/>
          </w:tcPr>
          <w:p>
            <w:pPr>
              <w:spacing w:line="360" w:lineRule="auto"/>
              <w:rPr>
                <w:rFonts w:ascii="仿宋" w:hAnsi="仿宋" w:eastAsia="仿宋"/>
              </w:rPr>
            </w:pPr>
            <w:r>
              <w:rPr>
                <w:rFonts w:ascii="仿宋" w:hAnsi="仿宋" w:eastAsia="仿宋"/>
                <w:color w:val="000000"/>
                <w:sz w:val="24"/>
              </w:rPr>
              <w:t>必输</w:t>
            </w:r>
            <w:r>
              <w:rPr>
                <w:rFonts w:hint="eastAsia" w:ascii="仿宋" w:hAnsi="仿宋" w:eastAsia="仿宋"/>
                <w:color w:val="000000"/>
                <w:sz w:val="24"/>
              </w:rPr>
              <w:t>，默认：月度</w:t>
            </w:r>
          </w:p>
        </w:tc>
        <w:tc>
          <w:tcPr>
            <w:tcW w:w="2262" w:type="dxa"/>
          </w:tcPr>
          <w:p>
            <w:pPr>
              <w:spacing w:line="360" w:lineRule="auto"/>
              <w:rPr>
                <w:rFonts w:ascii="仿宋" w:hAnsi="仿宋" w:eastAsia="仿宋"/>
              </w:rPr>
            </w:pPr>
            <w:r>
              <w:rPr>
                <w:rFonts w:ascii="仿宋" w:hAnsi="仿宋" w:eastAsia="仿宋"/>
                <w:color w:val="000000"/>
                <w:sz w:val="24"/>
              </w:rPr>
              <w:t>下拉框</w:t>
            </w:r>
          </w:p>
        </w:tc>
        <w:tc>
          <w:tcPr>
            <w:tcW w:w="2275" w:type="dxa"/>
          </w:tcPr>
          <w:p>
            <w:pPr>
              <w:spacing w:line="360" w:lineRule="auto"/>
              <w:rPr>
                <w:rFonts w:ascii="仿宋" w:hAnsi="仿宋" w:eastAsia="仿宋"/>
              </w:rPr>
            </w:pPr>
            <w:r>
              <w:rPr>
                <w:rFonts w:ascii="仿宋" w:hAnsi="仿宋" w:eastAsia="仿宋"/>
                <w:color w:val="000000"/>
                <w:sz w:val="24"/>
              </w:rPr>
              <w:t>枚举值：年度、季度、月度</w:t>
            </w:r>
          </w:p>
        </w:tc>
      </w:tr>
    </w:tbl>
    <w:p>
      <w:pPr>
        <w:spacing w:line="360" w:lineRule="auto"/>
        <w:rPr>
          <w:rFonts w:ascii="仿宋" w:hAnsi="仿宋" w:eastAsia="仿宋"/>
        </w:rPr>
      </w:pPr>
    </w:p>
    <w:p>
      <w:pPr>
        <w:pStyle w:val="6"/>
        <w:numPr>
          <w:ilvl w:val="3"/>
          <w:numId w:val="119"/>
        </w:numPr>
        <w:spacing w:line="360" w:lineRule="auto"/>
        <w:rPr>
          <w:rFonts w:ascii="仿宋" w:hAnsi="仿宋" w:eastAsia="仿宋"/>
          <w:i/>
          <w:iCs/>
        </w:rPr>
      </w:pPr>
      <w:r>
        <w:rPr>
          <w:rFonts w:hint="eastAsia" w:ascii="仿宋" w:hAnsi="仿宋" w:eastAsia="仿宋"/>
        </w:rPr>
        <w:t>处理</w:t>
      </w:r>
    </w:p>
    <w:p>
      <w:pPr>
        <w:spacing w:line="360" w:lineRule="auto"/>
        <w:rPr>
          <w:rFonts w:ascii="仿宋" w:hAnsi="仿宋" w:eastAsia="仿宋"/>
          <w:b/>
          <w:bCs/>
          <w:sz w:val="24"/>
          <w:szCs w:val="24"/>
        </w:rPr>
      </w:pPr>
      <w:r>
        <w:rPr>
          <w:rFonts w:hint="eastAsia" w:ascii="仿宋" w:hAnsi="仿宋" w:eastAsia="仿宋"/>
          <w:b/>
          <w:bCs/>
          <w:sz w:val="24"/>
          <w:szCs w:val="24"/>
        </w:rPr>
        <w:t>（一）操作说明</w:t>
      </w:r>
    </w:p>
    <w:p>
      <w:pPr>
        <w:spacing w:line="360" w:lineRule="auto"/>
        <w:rPr>
          <w:rFonts w:ascii="仿宋" w:hAnsi="仿宋" w:eastAsia="仿宋"/>
          <w:sz w:val="24"/>
          <w:szCs w:val="24"/>
        </w:rPr>
      </w:pPr>
      <w:r>
        <w:rPr>
          <w:rFonts w:hint="eastAsia" w:ascii="仿宋" w:hAnsi="仿宋" w:eastAsia="仿宋"/>
          <w:sz w:val="24"/>
          <w:szCs w:val="24"/>
        </w:rPr>
        <w:t>1. 用户进入“英雄榜”页面后，系统默认加载当前统计期间（</w:t>
      </w:r>
      <w:r>
        <w:rPr>
          <w:rFonts w:hint="eastAsia" w:ascii="仿宋" w:hAnsi="仿宋" w:eastAsia="仿宋"/>
          <w:color w:val="000000"/>
          <w:sz w:val="24"/>
        </w:rPr>
        <w:t>默认：月度</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2. 用户可切换 “月度” 、“季度”、 “年度”查看对应统计期间的榜单结果，在移动端支持“分行</w:t>
      </w:r>
      <w:r>
        <w:rPr>
          <w:rFonts w:hint="eastAsia" w:ascii="仿宋" w:hAnsi="仿宋" w:eastAsia="仿宋"/>
          <w:color w:val="000000"/>
          <w:sz w:val="24"/>
        </w:rPr>
        <w:t>榜单</w:t>
      </w:r>
      <w:r>
        <w:rPr>
          <w:rFonts w:hint="eastAsia" w:ascii="仿宋" w:hAnsi="仿宋" w:eastAsia="仿宋"/>
          <w:sz w:val="24"/>
          <w:szCs w:val="24"/>
        </w:rPr>
        <w:t>”、“网点</w:t>
      </w:r>
      <w:r>
        <w:rPr>
          <w:rFonts w:hint="eastAsia" w:ascii="仿宋" w:hAnsi="仿宋" w:eastAsia="仿宋"/>
          <w:color w:val="000000"/>
          <w:sz w:val="24"/>
        </w:rPr>
        <w:t>榜单</w:t>
      </w:r>
      <w:r>
        <w:rPr>
          <w:rFonts w:hint="eastAsia" w:ascii="仿宋" w:hAnsi="仿宋" w:eastAsia="仿宋"/>
          <w:sz w:val="24"/>
          <w:szCs w:val="24"/>
        </w:rPr>
        <w:t>”、“客户经理</w:t>
      </w:r>
      <w:r>
        <w:rPr>
          <w:rFonts w:hint="eastAsia" w:ascii="仿宋" w:hAnsi="仿宋" w:eastAsia="仿宋"/>
          <w:color w:val="000000"/>
          <w:sz w:val="24"/>
        </w:rPr>
        <w:t>榜单</w:t>
      </w:r>
      <w:r>
        <w:rPr>
          <w:rFonts w:hint="eastAsia" w:ascii="仿宋" w:hAnsi="仿宋" w:eastAsia="仿宋"/>
          <w:sz w:val="24"/>
          <w:szCs w:val="24"/>
        </w:rPr>
        <w:t>”榜单的切换。</w:t>
      </w:r>
    </w:p>
    <w:p>
      <w:pPr>
        <w:spacing w:line="360" w:lineRule="auto"/>
        <w:rPr>
          <w:rFonts w:ascii="仿宋" w:hAnsi="仿宋" w:eastAsia="仿宋"/>
          <w:sz w:val="24"/>
          <w:szCs w:val="24"/>
        </w:rPr>
      </w:pPr>
      <w:r>
        <w:rPr>
          <w:rFonts w:hint="eastAsia" w:ascii="仿宋" w:hAnsi="仿宋" w:eastAsia="仿宋"/>
          <w:sz w:val="24"/>
          <w:szCs w:val="24"/>
        </w:rPr>
        <w:t>3. 根据用户权限，查看</w:t>
      </w:r>
      <w:r>
        <w:rPr>
          <w:rFonts w:hint="eastAsia" w:ascii="仿宋" w:hAnsi="仿宋" w:eastAsia="仿宋"/>
          <w:color w:val="000000"/>
          <w:sz w:val="24"/>
        </w:rPr>
        <w:t>分行榜单、网点榜单及客户经理榜单排名</w:t>
      </w:r>
      <w:r>
        <w:rPr>
          <w:rFonts w:hint="eastAsia" w:ascii="仿宋" w:hAnsi="仿宋" w:eastAsia="仿宋"/>
          <w:sz w:val="24"/>
          <w:szCs w:val="24"/>
        </w:rPr>
        <w:t>。</w:t>
      </w:r>
    </w:p>
    <w:p>
      <w:pPr>
        <w:spacing w:line="360" w:lineRule="auto"/>
        <w:rPr>
          <w:rFonts w:ascii="仿宋" w:hAnsi="仿宋" w:eastAsia="仿宋"/>
          <w:sz w:val="24"/>
          <w:szCs w:val="24"/>
        </w:rPr>
      </w:pPr>
      <w:r>
        <w:rPr>
          <w:rFonts w:hint="eastAsia" w:ascii="仿宋" w:hAnsi="仿宋" w:eastAsia="仿宋"/>
          <w:sz w:val="24"/>
          <w:szCs w:val="24"/>
        </w:rPr>
        <w:t>4. 用户可切换不同指标，系统刷新对应</w:t>
      </w:r>
      <w:r>
        <w:rPr>
          <w:rFonts w:hint="eastAsia" w:ascii="仿宋" w:hAnsi="仿宋" w:eastAsia="仿宋"/>
          <w:color w:val="000000"/>
          <w:sz w:val="24"/>
        </w:rPr>
        <w:t>榜单</w:t>
      </w:r>
      <w:r>
        <w:rPr>
          <w:rFonts w:hint="eastAsia" w:ascii="仿宋" w:hAnsi="仿宋" w:eastAsia="仿宋"/>
          <w:sz w:val="24"/>
          <w:szCs w:val="24"/>
        </w:rPr>
        <w:t>下的排名。</w:t>
      </w:r>
    </w:p>
    <w:p>
      <w:pPr>
        <w:spacing w:line="360" w:lineRule="auto"/>
        <w:rPr>
          <w:rFonts w:ascii="仿宋" w:hAnsi="仿宋" w:eastAsia="仿宋"/>
          <w:sz w:val="24"/>
          <w:szCs w:val="24"/>
        </w:rPr>
      </w:pPr>
      <w:r>
        <w:rPr>
          <w:rFonts w:hint="eastAsia" w:ascii="仿宋" w:hAnsi="仿宋" w:eastAsia="仿宋"/>
          <w:sz w:val="24"/>
          <w:szCs w:val="24"/>
        </w:rPr>
        <w:t>5. 系统同时展示前列排名和末位排名，便于用户识别领先对象和短板对象。</w:t>
      </w:r>
    </w:p>
    <w:p>
      <w:pPr>
        <w:spacing w:line="360" w:lineRule="auto"/>
        <w:rPr>
          <w:rFonts w:ascii="仿宋" w:hAnsi="仿宋" w:eastAsia="仿宋"/>
          <w:b/>
          <w:bCs/>
          <w:sz w:val="24"/>
          <w:szCs w:val="24"/>
        </w:rPr>
      </w:pPr>
      <w:r>
        <w:rPr>
          <w:rFonts w:hint="eastAsia" w:ascii="仿宋" w:hAnsi="仿宋" w:eastAsia="仿宋"/>
          <w:b/>
          <w:bCs/>
          <w:sz w:val="24"/>
          <w:szCs w:val="24"/>
        </w:rPr>
        <w:t>（二）规则与约束</w:t>
      </w:r>
    </w:p>
    <w:p>
      <w:pPr>
        <w:spacing w:line="360" w:lineRule="auto"/>
        <w:rPr>
          <w:rFonts w:ascii="仿宋" w:hAnsi="仿宋" w:eastAsia="仿宋"/>
          <w:sz w:val="24"/>
          <w:szCs w:val="24"/>
        </w:rPr>
      </w:pPr>
      <w:r>
        <w:rPr>
          <w:rFonts w:hint="eastAsia" w:ascii="仿宋" w:hAnsi="仿宋" w:eastAsia="仿宋"/>
          <w:sz w:val="24"/>
          <w:szCs w:val="24"/>
        </w:rPr>
        <w:t>1. 统计期间支持“月度” 、“季度”、 “年度”三类统计口径。</w:t>
      </w:r>
    </w:p>
    <w:p>
      <w:pPr>
        <w:spacing w:line="360" w:lineRule="auto"/>
        <w:rPr>
          <w:rFonts w:ascii="仿宋" w:hAnsi="仿宋" w:eastAsia="仿宋"/>
          <w:sz w:val="24"/>
          <w:szCs w:val="24"/>
        </w:rPr>
      </w:pPr>
      <w:r>
        <w:rPr>
          <w:rFonts w:hint="eastAsia" w:ascii="仿宋" w:hAnsi="仿宋" w:eastAsia="仿宋"/>
          <w:sz w:val="24"/>
          <w:szCs w:val="24"/>
        </w:rPr>
        <w:t>2. 统计榜单支持“分行</w:t>
      </w:r>
      <w:r>
        <w:rPr>
          <w:rFonts w:hint="eastAsia" w:ascii="仿宋" w:hAnsi="仿宋" w:eastAsia="仿宋"/>
          <w:color w:val="000000"/>
          <w:sz w:val="24"/>
        </w:rPr>
        <w:t>榜单</w:t>
      </w:r>
      <w:r>
        <w:rPr>
          <w:rFonts w:hint="eastAsia" w:ascii="仿宋" w:hAnsi="仿宋" w:eastAsia="仿宋"/>
          <w:sz w:val="24"/>
          <w:szCs w:val="24"/>
        </w:rPr>
        <w:t>”、“网点</w:t>
      </w:r>
      <w:r>
        <w:rPr>
          <w:rFonts w:hint="eastAsia" w:ascii="仿宋" w:hAnsi="仿宋" w:eastAsia="仿宋"/>
          <w:color w:val="000000"/>
          <w:sz w:val="24"/>
        </w:rPr>
        <w:t>榜单</w:t>
      </w:r>
      <w:r>
        <w:rPr>
          <w:rFonts w:hint="eastAsia" w:ascii="仿宋" w:hAnsi="仿宋" w:eastAsia="仿宋"/>
          <w:sz w:val="24"/>
          <w:szCs w:val="24"/>
        </w:rPr>
        <w:t>”、“客户经理</w:t>
      </w:r>
      <w:r>
        <w:rPr>
          <w:rFonts w:hint="eastAsia" w:ascii="仿宋" w:hAnsi="仿宋" w:eastAsia="仿宋"/>
          <w:color w:val="000000"/>
          <w:sz w:val="24"/>
        </w:rPr>
        <w:t>榜单</w:t>
      </w:r>
      <w:r>
        <w:rPr>
          <w:rFonts w:hint="eastAsia" w:ascii="仿宋" w:hAnsi="仿宋" w:eastAsia="仿宋"/>
          <w:sz w:val="24"/>
          <w:szCs w:val="24"/>
        </w:rPr>
        <w:t>”三类对象。</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sz w:val="24"/>
          <w:szCs w:val="24"/>
        </w:rPr>
        <w:t xml:space="preserve">3. </w:t>
      </w:r>
      <w:r>
        <w:rPr>
          <w:rFonts w:hint="eastAsia" w:ascii="仿宋" w:hAnsi="仿宋" w:eastAsia="仿宋"/>
          <w:color w:val="000000" w:themeColor="text1"/>
          <w:sz w:val="24"/>
          <w:szCs w:val="24"/>
          <w14:textFill>
            <w14:solidFill>
              <w14:schemeClr w14:val="tx1"/>
            </w14:solidFill>
          </w14:textFill>
        </w:rPr>
        <w:t>指标包括“AUM余额新增”、“定期存款余额新增”、“理财余额新增”、“活动量（总计、面访、电访、企微、短信）”、“潜力提升户数”，支持“分行</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”、“网点</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”、“客户经理</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”三个榜单独立切换指标，独立排行。指标若选择活动量，则展示总计、面访、电访、企微、短信多个分项统计指标。</w:t>
      </w:r>
    </w:p>
    <w:p>
      <w:pPr>
        <w:spacing w:line="360" w:lineRule="auto"/>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 xml:space="preserve">. </w:t>
      </w:r>
      <w:r>
        <w:rPr>
          <w:rFonts w:hint="eastAsia" w:ascii="仿宋" w:hAnsi="仿宋" w:eastAsia="仿宋"/>
          <w:sz w:val="24"/>
          <w:szCs w:val="24"/>
        </w:rPr>
        <w:t>指标口径说明</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ab/>
      </w:r>
      <w:r>
        <w:rPr>
          <w:rFonts w:hint="eastAsia" w:ascii="仿宋" w:hAnsi="仿宋" w:eastAsia="仿宋"/>
          <w:color w:val="000000" w:themeColor="text1"/>
          <w:sz w:val="24"/>
          <w:szCs w:val="24"/>
          <w14:textFill>
            <w14:solidFill>
              <w14:schemeClr w14:val="tx1"/>
            </w14:solidFill>
          </w14:textFill>
        </w:rPr>
        <w:t>AUM余额新增：根据统计期间，统计较上期（如月度，为较上月）的AUM增量。</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定期存款余额新增：根据统计期间，统计较上期（如月度，为较上月）的定期存款增量。</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理财余额新增：根据统计期间，统计较上期（如月度，为较上月）的理财增量。</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活动量：根据统计期间，统计当期（如月度，为当月）的活动量增量。</w:t>
      </w:r>
    </w:p>
    <w:p>
      <w:pPr>
        <w:spacing w:line="360" w:lineRule="auto"/>
        <w:ind w:firstLine="42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潜力提升户数：根据统计期间，统计当期（如月度，为当月）的潜力提升户数增量。统计期间的潜力提升户数的口径按</w:t>
      </w:r>
      <w:r>
        <w:rPr>
          <w:rFonts w:hint="eastAsia" w:ascii="仿宋" w:hAnsi="仿宋" w:eastAsia="仿宋"/>
          <w:i/>
          <w:iCs/>
          <w:color w:val="000000" w:themeColor="text1"/>
          <w:sz w:val="24"/>
          <w:szCs w:val="24"/>
          <w14:textFill>
            <w14:solidFill>
              <w14:schemeClr w14:val="tx1"/>
            </w14:solidFill>
          </w14:textFill>
        </w:rPr>
        <w:t>重点经营视图-潜力提升章节</w:t>
      </w:r>
      <w:r>
        <w:rPr>
          <w:rFonts w:hint="eastAsia" w:ascii="仿宋" w:hAnsi="仿宋" w:eastAsia="仿宋"/>
          <w:color w:val="000000" w:themeColor="text1"/>
          <w:sz w:val="24"/>
          <w:szCs w:val="24"/>
          <w14:textFill>
            <w14:solidFill>
              <w14:schemeClr w14:val="tx1"/>
            </w14:solidFill>
          </w14:textFill>
        </w:rPr>
        <w:t>中的月均达标口径。</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sz w:val="24"/>
          <w:szCs w:val="24"/>
        </w:rPr>
        <w:t>5</w:t>
      </w:r>
      <w:r>
        <w:rPr>
          <w:rFonts w:hint="eastAsia" w:ascii="仿宋" w:hAnsi="仿宋" w:eastAsia="仿宋"/>
          <w:sz w:val="24"/>
          <w:szCs w:val="24"/>
        </w:rPr>
        <w:t>.</w:t>
      </w:r>
      <w:r>
        <w:rPr>
          <w:rFonts w:ascii="仿宋" w:hAnsi="仿宋" w:eastAsia="仿宋"/>
          <w:sz w:val="24"/>
          <w:szCs w:val="24"/>
        </w:rPr>
        <w:t xml:space="preserve"> </w:t>
      </w:r>
      <w:r>
        <w:rPr>
          <w:rFonts w:hint="eastAsia" w:ascii="仿宋" w:hAnsi="仿宋" w:eastAsia="仿宋"/>
          <w:color w:val="000000" w:themeColor="text1"/>
          <w:sz w:val="24"/>
          <w:szCs w:val="24"/>
          <w14:textFill>
            <w14:solidFill>
              <w14:schemeClr w14:val="tx1"/>
            </w14:solidFill>
          </w14:textFill>
        </w:rPr>
        <w:t>用户为总行管理用户，默认展示“分行</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”，客切换“网点</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”、“客户经理</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”三个榜单，展示规则为排名默认展示前 TOP10 和后 TOP10；若样本数小于 20，则全部展示。</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w:t>
      </w:r>
      <w:r>
        <w:rPr>
          <w:rFonts w:ascii="仿宋" w:hAnsi="仿宋" w:eastAsia="仿宋"/>
          <w:color w:val="000000" w:themeColor="text1"/>
          <w:sz w:val="24"/>
          <w:szCs w:val="24"/>
          <w14:textFill>
            <w14:solidFill>
              <w14:schemeClr w14:val="tx1"/>
            </w14:solidFill>
          </w14:textFill>
        </w:rPr>
        <w:t xml:space="preserve">. </w:t>
      </w:r>
      <w:r>
        <w:rPr>
          <w:rFonts w:hint="eastAsia" w:ascii="仿宋" w:hAnsi="仿宋" w:eastAsia="仿宋"/>
          <w:color w:val="000000" w:themeColor="text1"/>
          <w:sz w:val="24"/>
          <w:szCs w:val="24"/>
          <w14:textFill>
            <w14:solidFill>
              <w14:schemeClr w14:val="tx1"/>
            </w14:solidFill>
          </w14:textFill>
        </w:rPr>
        <w:t>用户为分行管理用户，默认展示“分行</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”、客切换“网点</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”、“客户经理</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”三个榜单，展示规则为排名默认展示前 TOP10 和后 TOP10；若样本数小于 20，则全部展示。若本分行不在前后2</w:t>
      </w:r>
      <w:r>
        <w:rPr>
          <w:rFonts w:ascii="仿宋" w:hAnsi="仿宋" w:eastAsia="仿宋"/>
          <w:color w:val="000000" w:themeColor="text1"/>
          <w:sz w:val="24"/>
          <w:szCs w:val="24"/>
          <w14:textFill>
            <w14:solidFill>
              <w14:schemeClr w14:val="tx1"/>
            </w14:solidFill>
          </w14:textFill>
        </w:rPr>
        <w:t>0</w:t>
      </w:r>
      <w:r>
        <w:rPr>
          <w:rFonts w:hint="eastAsia" w:ascii="仿宋" w:hAnsi="仿宋" w:eastAsia="仿宋"/>
          <w:color w:val="000000" w:themeColor="text1"/>
          <w:sz w:val="24"/>
          <w:szCs w:val="24"/>
          <w14:textFill>
            <w14:solidFill>
              <w14:schemeClr w14:val="tx1"/>
            </w14:solidFill>
          </w14:textFill>
        </w:rPr>
        <w:t>名，则增加一条本分行排行数据。</w:t>
      </w:r>
    </w:p>
    <w:p>
      <w:pPr>
        <w:spacing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7</w:t>
      </w:r>
      <w:r>
        <w:rPr>
          <w:rFonts w:hint="eastAsia" w:ascii="仿宋" w:hAnsi="仿宋" w:eastAsia="仿宋"/>
          <w:color w:val="000000" w:themeColor="text1"/>
          <w:sz w:val="24"/>
          <w:szCs w:val="24"/>
          <w14:textFill>
            <w14:solidFill>
              <w14:schemeClr w14:val="tx1"/>
            </w14:solidFill>
          </w14:textFill>
        </w:rPr>
        <w:t>. 用户为网点管理用户，默认展示“网点</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”、“客户经理</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”两个个榜单并且可切换，展示规则为排名默认展示前 TOP10 和后 TOP10；若样本数小于 20，则全部展示。若本网点不在前后2</w:t>
      </w:r>
      <w:r>
        <w:rPr>
          <w:rFonts w:ascii="仿宋" w:hAnsi="仿宋" w:eastAsia="仿宋"/>
          <w:color w:val="000000" w:themeColor="text1"/>
          <w:sz w:val="24"/>
          <w:szCs w:val="24"/>
          <w14:textFill>
            <w14:solidFill>
              <w14:schemeClr w14:val="tx1"/>
            </w14:solidFill>
          </w14:textFill>
        </w:rPr>
        <w:t>0</w:t>
      </w:r>
      <w:r>
        <w:rPr>
          <w:rFonts w:hint="eastAsia" w:ascii="仿宋" w:hAnsi="仿宋" w:eastAsia="仿宋"/>
          <w:color w:val="000000" w:themeColor="text1"/>
          <w:sz w:val="24"/>
          <w:szCs w:val="24"/>
          <w14:textFill>
            <w14:solidFill>
              <w14:schemeClr w14:val="tx1"/>
            </w14:solidFill>
          </w14:textFill>
        </w:rPr>
        <w:t>名，则增加一条本网点排行数据。</w:t>
      </w:r>
    </w:p>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w:t>
      </w:r>
      <w:r>
        <w:rPr>
          <w:rFonts w:ascii="仿宋" w:hAnsi="仿宋" w:eastAsia="仿宋"/>
          <w:color w:val="000000" w:themeColor="text1"/>
          <w:sz w:val="24"/>
          <w:szCs w:val="24"/>
          <w14:textFill>
            <w14:solidFill>
              <w14:schemeClr w14:val="tx1"/>
            </w14:solidFill>
          </w14:textFill>
        </w:rPr>
        <w:t xml:space="preserve">. </w:t>
      </w:r>
      <w:r>
        <w:rPr>
          <w:rFonts w:hint="eastAsia" w:ascii="仿宋" w:hAnsi="仿宋" w:eastAsia="仿宋"/>
          <w:color w:val="000000" w:themeColor="text1"/>
          <w:sz w:val="24"/>
          <w:szCs w:val="24"/>
          <w14:textFill>
            <w14:solidFill>
              <w14:schemeClr w14:val="tx1"/>
            </w14:solidFill>
          </w14:textFill>
        </w:rPr>
        <w:t>用户为客户经理，界面展示 “客户经理</w:t>
      </w:r>
      <w:r>
        <w:rPr>
          <w:rFonts w:hint="eastAsia" w:ascii="仿宋" w:hAnsi="仿宋" w:eastAsia="仿宋"/>
          <w:color w:val="000000" w:themeColor="text1"/>
          <w:sz w:val="24"/>
          <w14:textFill>
            <w14:solidFill>
              <w14:schemeClr w14:val="tx1"/>
            </w14:solidFill>
          </w14:textFill>
        </w:rPr>
        <w:t>榜单</w:t>
      </w:r>
      <w:r>
        <w:rPr>
          <w:rFonts w:hint="eastAsia" w:ascii="仿宋" w:hAnsi="仿宋" w:eastAsia="仿宋"/>
          <w:color w:val="000000" w:themeColor="text1"/>
          <w:sz w:val="24"/>
          <w:szCs w:val="24"/>
          <w14:textFill>
            <w14:solidFill>
              <w14:schemeClr w14:val="tx1"/>
            </w14:solidFill>
          </w14:textFill>
        </w:rPr>
        <w:t>”，展示规则为排名默认展示前 TOP10 和后 TOP10；若样本数小于 20，则全部展示。若本人不在前后2</w:t>
      </w:r>
      <w:r>
        <w:rPr>
          <w:rFonts w:ascii="仿宋" w:hAnsi="仿宋" w:eastAsia="仿宋"/>
          <w:color w:val="000000" w:themeColor="text1"/>
          <w:sz w:val="24"/>
          <w:szCs w:val="24"/>
          <w14:textFill>
            <w14:solidFill>
              <w14:schemeClr w14:val="tx1"/>
            </w14:solidFill>
          </w14:textFill>
        </w:rPr>
        <w:t>0</w:t>
      </w:r>
      <w:r>
        <w:rPr>
          <w:rFonts w:hint="eastAsia" w:ascii="仿宋" w:hAnsi="仿宋" w:eastAsia="仿宋"/>
          <w:color w:val="000000" w:themeColor="text1"/>
          <w:sz w:val="24"/>
          <w:szCs w:val="24"/>
          <w14:textFill>
            <w14:solidFill>
              <w14:schemeClr w14:val="tx1"/>
            </w14:solidFill>
          </w14:textFill>
        </w:rPr>
        <w:t>名，则增加一条本人排行数据。</w:t>
      </w:r>
    </w:p>
    <w:p>
      <w:pPr>
        <w:spacing w:line="360" w:lineRule="auto"/>
        <w:rPr>
          <w:rFonts w:ascii="仿宋" w:hAnsi="仿宋" w:eastAsia="仿宋"/>
          <w:sz w:val="24"/>
          <w:szCs w:val="24"/>
        </w:rPr>
      </w:pPr>
      <w:r>
        <w:rPr>
          <w:rFonts w:ascii="仿宋" w:hAnsi="仿宋" w:eastAsia="仿宋"/>
          <w:sz w:val="24"/>
          <w:szCs w:val="24"/>
        </w:rPr>
        <w:t>9</w:t>
      </w:r>
      <w:r>
        <w:rPr>
          <w:rFonts w:hint="eastAsia" w:ascii="仿宋" w:hAnsi="仿宋" w:eastAsia="仿宋"/>
          <w:sz w:val="24"/>
          <w:szCs w:val="24"/>
        </w:rPr>
        <w:t>. 排名结果需按所选指标值排序。</w:t>
      </w:r>
    </w:p>
    <w:p>
      <w:pPr>
        <w:spacing w:line="360" w:lineRule="auto"/>
        <w:rPr>
          <w:rFonts w:ascii="仿宋" w:hAnsi="仿宋" w:eastAsia="仿宋"/>
          <w:b/>
          <w:bCs/>
          <w:sz w:val="24"/>
          <w:szCs w:val="24"/>
        </w:rPr>
      </w:pPr>
      <w:r>
        <w:rPr>
          <w:rFonts w:hint="eastAsia" w:ascii="仿宋" w:hAnsi="仿宋" w:eastAsia="仿宋"/>
          <w:b/>
          <w:bCs/>
          <w:sz w:val="24"/>
          <w:szCs w:val="24"/>
        </w:rPr>
        <w:t>（三）权限说明</w:t>
      </w:r>
    </w:p>
    <w:p>
      <w:pPr>
        <w:spacing w:line="360" w:lineRule="auto"/>
        <w:rPr>
          <w:rFonts w:ascii="仿宋" w:hAnsi="仿宋" w:eastAsia="仿宋"/>
          <w:sz w:val="24"/>
          <w:szCs w:val="24"/>
        </w:rPr>
      </w:pPr>
      <w:r>
        <w:rPr>
          <w:rFonts w:hint="eastAsia" w:ascii="仿宋" w:hAnsi="仿宋" w:eastAsia="仿宋"/>
          <w:sz w:val="24"/>
          <w:szCs w:val="24"/>
        </w:rPr>
        <w:t>1. 总行用户可查看分行榜单、网点榜单、客户经理榜单。</w:t>
      </w:r>
    </w:p>
    <w:p>
      <w:pPr>
        <w:spacing w:line="360" w:lineRule="auto"/>
        <w:rPr>
          <w:rFonts w:ascii="仿宋" w:hAnsi="仿宋" w:eastAsia="仿宋"/>
          <w:sz w:val="24"/>
          <w:szCs w:val="24"/>
        </w:rPr>
      </w:pPr>
      <w:r>
        <w:rPr>
          <w:rFonts w:hint="eastAsia" w:ascii="仿宋" w:hAnsi="仿宋" w:eastAsia="仿宋"/>
          <w:sz w:val="24"/>
          <w:szCs w:val="24"/>
        </w:rPr>
        <w:t>2. 分行用户可查看分行自身榜单，并查看辖下网点榜单、客户经理榜单。</w:t>
      </w:r>
    </w:p>
    <w:p>
      <w:pPr>
        <w:spacing w:line="360" w:lineRule="auto"/>
        <w:rPr>
          <w:rFonts w:ascii="仿宋" w:hAnsi="仿宋" w:eastAsia="仿宋"/>
          <w:sz w:val="24"/>
          <w:szCs w:val="24"/>
        </w:rPr>
      </w:pPr>
      <w:r>
        <w:rPr>
          <w:rFonts w:hint="eastAsia" w:ascii="仿宋" w:hAnsi="仿宋" w:eastAsia="仿宋"/>
          <w:sz w:val="24"/>
          <w:szCs w:val="24"/>
        </w:rPr>
        <w:t>3. 网点用户可查看本网点在全行网点中的榜单，并查看辖下客户经理榜单。</w:t>
      </w:r>
    </w:p>
    <w:p>
      <w:pPr>
        <w:spacing w:line="360" w:lineRule="auto"/>
        <w:rPr>
          <w:rFonts w:ascii="仿宋" w:hAnsi="仿宋" w:eastAsia="仿宋"/>
        </w:rPr>
      </w:pPr>
      <w:r>
        <w:rPr>
          <w:rFonts w:hint="eastAsia" w:ascii="仿宋" w:hAnsi="仿宋" w:eastAsia="仿宋"/>
          <w:sz w:val="24"/>
          <w:szCs w:val="24"/>
        </w:rPr>
        <w:t>4. 客户经理仅可查看本人在全行客户经理中的榜单</w:t>
      </w:r>
    </w:p>
    <w:p>
      <w:pPr>
        <w:pStyle w:val="6"/>
        <w:numPr>
          <w:ilvl w:val="3"/>
          <w:numId w:val="119"/>
        </w:numPr>
        <w:spacing w:line="360" w:lineRule="auto"/>
        <w:rPr>
          <w:rFonts w:ascii="仿宋" w:hAnsi="仿宋" w:eastAsia="仿宋"/>
          <w:i/>
          <w:iCs/>
        </w:rPr>
      </w:pPr>
      <w:r>
        <w:rPr>
          <w:rFonts w:hint="eastAsia" w:ascii="仿宋" w:hAnsi="仿宋" w:eastAsia="仿宋"/>
        </w:rPr>
        <w:t>输出</w:t>
      </w:r>
    </w:p>
    <w:p>
      <w:pPr>
        <w:spacing w:line="360" w:lineRule="auto"/>
        <w:rPr>
          <w:rFonts w:ascii="仿宋" w:hAnsi="仿宋" w:eastAsia="仿宋"/>
        </w:rPr>
      </w:pPr>
      <w:r>
        <w:rPr>
          <w:rFonts w:ascii="仿宋" w:hAnsi="仿宋" w:eastAsia="仿宋"/>
          <w:color w:val="000000"/>
          <w:sz w:val="24"/>
        </w:rPr>
        <w:t>英雄榜</w:t>
      </w:r>
      <w:r>
        <w:rPr>
          <w:rFonts w:hint="eastAsia" w:ascii="仿宋" w:hAnsi="仿宋" w:eastAsia="仿宋"/>
          <w:color w:val="000000"/>
          <w:sz w:val="24"/>
        </w:rPr>
        <w:t>-分行排行</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2"/>
        <w:gridCol w:w="2286"/>
        <w:gridCol w:w="2253"/>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6"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9"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hint="eastAsia" w:ascii="仿宋" w:hAnsi="仿宋" w:eastAsia="仿宋"/>
                <w:color w:val="000000"/>
                <w:sz w:val="24"/>
              </w:rPr>
              <w:t>指标</w:t>
            </w:r>
          </w:p>
        </w:tc>
        <w:tc>
          <w:tcPr>
            <w:tcW w:w="228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、默认</w:t>
            </w:r>
            <w:r>
              <w:rPr>
                <w:rFonts w:hint="eastAsia" w:ascii="仿宋" w:hAnsi="仿宋" w:eastAsia="仿宋"/>
                <w:color w:val="000000" w:themeColor="text1"/>
                <w:sz w:val="24"/>
                <w:szCs w:val="24"/>
                <w14:textFill>
                  <w14:solidFill>
                    <w14:schemeClr w14:val="tx1"/>
                  </w14:solidFill>
                </w14:textFill>
              </w:rPr>
              <w:t>AUM新增</w:t>
            </w:r>
          </w:p>
        </w:tc>
        <w:tc>
          <w:tcPr>
            <w:tcW w:w="2253" w:type="dxa"/>
          </w:tcPr>
          <w:p>
            <w:pPr>
              <w:spacing w:line="360" w:lineRule="auto"/>
              <w:rPr>
                <w:rFonts w:ascii="仿宋" w:hAnsi="仿宋" w:eastAsia="仿宋"/>
              </w:rPr>
            </w:pPr>
            <w:r>
              <w:rPr>
                <w:rFonts w:hint="eastAsia" w:ascii="仿宋" w:hAnsi="仿宋" w:eastAsia="仿宋"/>
                <w:color w:val="000000"/>
                <w:sz w:val="24"/>
              </w:rPr>
              <w:t>下拉框</w:t>
            </w:r>
          </w:p>
        </w:tc>
        <w:tc>
          <w:tcPr>
            <w:tcW w:w="2269" w:type="dxa"/>
          </w:tcPr>
          <w:p>
            <w:pPr>
              <w:spacing w:line="360" w:lineRule="auto"/>
              <w:rPr>
                <w:rFonts w:ascii="仿宋" w:hAnsi="仿宋" w:eastAsia="仿宋"/>
              </w:rPr>
            </w:pPr>
            <w:r>
              <w:rPr>
                <w:rFonts w:hint="eastAsia" w:ascii="仿宋" w:hAnsi="仿宋" w:eastAsia="仿宋"/>
                <w:color w:val="000000" w:themeColor="text1"/>
                <w14:textFill>
                  <w14:solidFill>
                    <w14:schemeClr w14:val="tx1"/>
                  </w14:solidFill>
                </w14:textFill>
              </w:rPr>
              <w:t>下拉框选项：</w:t>
            </w:r>
            <w:r>
              <w:rPr>
                <w:rFonts w:hint="eastAsia" w:ascii="仿宋" w:hAnsi="仿宋" w:eastAsia="仿宋"/>
                <w:color w:val="000000" w:themeColor="text1"/>
                <w:sz w:val="24"/>
                <w:szCs w:val="24"/>
                <w14:textFill>
                  <w14:solidFill>
                    <w14:schemeClr w14:val="tx1"/>
                  </w14:solidFill>
                </w14:textFill>
              </w:rPr>
              <w:t>“AUM新增”、“定期存款新增”、“理财新增”、“活动量（总计、面访、电访、企微、短信）”、“潜力提升户数”。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排名名次</w:t>
            </w:r>
          </w:p>
        </w:tc>
        <w:tc>
          <w:tcPr>
            <w:tcW w:w="2286" w:type="dxa"/>
          </w:tcPr>
          <w:p>
            <w:pPr>
              <w:spacing w:line="360" w:lineRule="auto"/>
              <w:rPr>
                <w:rFonts w:ascii="仿宋" w:hAnsi="仿宋" w:eastAsia="仿宋"/>
              </w:rPr>
            </w:pPr>
            <w:r>
              <w:rPr>
                <w:rFonts w:ascii="仿宋" w:hAnsi="仿宋" w:eastAsia="仿宋"/>
                <w:color w:val="000000"/>
                <w:sz w:val="24"/>
              </w:rPr>
              <w:t>反显、格式化：10</w:t>
            </w:r>
          </w:p>
        </w:tc>
        <w:tc>
          <w:tcPr>
            <w:tcW w:w="2253" w:type="dxa"/>
          </w:tcPr>
          <w:p>
            <w:pPr>
              <w:spacing w:line="360" w:lineRule="auto"/>
              <w:rPr>
                <w:rFonts w:ascii="仿宋" w:hAnsi="仿宋" w:eastAsia="仿宋"/>
              </w:rPr>
            </w:pPr>
            <w:r>
              <w:rPr>
                <w:rFonts w:ascii="仿宋" w:hAnsi="仿宋" w:eastAsia="仿宋"/>
                <w:color w:val="000000"/>
                <w:sz w:val="24"/>
              </w:rPr>
              <w:t>数字</w:t>
            </w:r>
          </w:p>
        </w:tc>
        <w:tc>
          <w:tcPr>
            <w:tcW w:w="2269" w:type="dxa"/>
          </w:tcPr>
          <w:p>
            <w:pPr>
              <w:spacing w:line="360" w:lineRule="auto"/>
              <w:rPr>
                <w:rFonts w:ascii="仿宋" w:hAnsi="仿宋" w:eastAsia="仿宋"/>
              </w:rPr>
            </w:pPr>
            <w:r>
              <w:rPr>
                <w:rFonts w:ascii="仿宋" w:hAnsi="仿宋" w:eastAsia="仿宋"/>
                <w:color w:val="000000"/>
                <w:sz w:val="24"/>
              </w:rPr>
              <w:t>展示当前对象排名名次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hint="eastAsia" w:ascii="仿宋" w:hAnsi="仿宋" w:eastAsia="仿宋"/>
                <w:color w:val="000000"/>
                <w:sz w:val="24"/>
              </w:rPr>
              <w:t>机构名称</w:t>
            </w:r>
          </w:p>
        </w:tc>
        <w:tc>
          <w:tcPr>
            <w:tcW w:w="2286" w:type="dxa"/>
          </w:tcPr>
          <w:p>
            <w:pPr>
              <w:spacing w:line="360" w:lineRule="auto"/>
              <w:rPr>
                <w:rFonts w:ascii="仿宋" w:hAnsi="仿宋" w:eastAsia="仿宋"/>
              </w:rPr>
            </w:pPr>
            <w:r>
              <w:rPr>
                <w:rFonts w:ascii="仿宋" w:hAnsi="仿宋" w:eastAsia="仿宋"/>
                <w:color w:val="000000"/>
                <w:sz w:val="24"/>
              </w:rPr>
              <w:t>反显</w:t>
            </w:r>
          </w:p>
        </w:tc>
        <w:tc>
          <w:tcPr>
            <w:tcW w:w="2253" w:type="dxa"/>
          </w:tcPr>
          <w:p>
            <w:pPr>
              <w:spacing w:line="360" w:lineRule="auto"/>
              <w:rPr>
                <w:rFonts w:ascii="仿宋" w:hAnsi="仿宋" w:eastAsia="仿宋"/>
              </w:rPr>
            </w:pPr>
            <w:r>
              <w:rPr>
                <w:rFonts w:ascii="仿宋" w:hAnsi="仿宋" w:eastAsia="仿宋"/>
                <w:color w:val="000000"/>
                <w:sz w:val="24"/>
              </w:rPr>
              <w:t>文本</w:t>
            </w:r>
          </w:p>
        </w:tc>
        <w:tc>
          <w:tcPr>
            <w:tcW w:w="2269" w:type="dxa"/>
          </w:tcPr>
          <w:p>
            <w:pPr>
              <w:spacing w:line="360" w:lineRule="auto"/>
              <w:rPr>
                <w:rFonts w:ascii="仿宋" w:hAnsi="仿宋" w:eastAsia="仿宋"/>
              </w:rPr>
            </w:pPr>
            <w:r>
              <w:rPr>
                <w:rFonts w:ascii="仿宋" w:hAnsi="仿宋" w:eastAsia="仿宋"/>
                <w:color w:val="000000"/>
                <w:sz w:val="24"/>
              </w:rPr>
              <w:t>展示分行名称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指标值</w:t>
            </w:r>
          </w:p>
        </w:tc>
        <w:tc>
          <w:tcPr>
            <w:tcW w:w="2286" w:type="dxa"/>
          </w:tcPr>
          <w:p>
            <w:pPr>
              <w:spacing w:line="360" w:lineRule="auto"/>
              <w:rPr>
                <w:rFonts w:ascii="仿宋" w:hAnsi="仿宋" w:eastAsia="仿宋"/>
              </w:rPr>
            </w:pPr>
            <w:r>
              <w:rPr>
                <w:rFonts w:ascii="仿宋" w:hAnsi="仿宋" w:eastAsia="仿宋"/>
                <w:color w:val="000000"/>
                <w:sz w:val="24"/>
              </w:rPr>
              <w:t>反显、格式化：10,000.00</w:t>
            </w:r>
            <w:r>
              <w:rPr>
                <w:rFonts w:hint="eastAsia" w:ascii="仿宋" w:hAnsi="仿宋" w:eastAsia="仿宋"/>
                <w:color w:val="000000"/>
                <w:sz w:val="24"/>
              </w:rPr>
              <w:t>或</w:t>
            </w:r>
            <w:r>
              <w:rPr>
                <w:rFonts w:ascii="仿宋" w:hAnsi="仿宋" w:eastAsia="仿宋"/>
                <w:color w:val="000000"/>
                <w:sz w:val="24"/>
              </w:rPr>
              <w:t>10,000</w:t>
            </w:r>
          </w:p>
        </w:tc>
        <w:tc>
          <w:tcPr>
            <w:tcW w:w="2253" w:type="dxa"/>
          </w:tcPr>
          <w:p>
            <w:pPr>
              <w:spacing w:line="360" w:lineRule="auto"/>
              <w:rPr>
                <w:rFonts w:ascii="仿宋" w:hAnsi="仿宋" w:eastAsia="仿宋"/>
              </w:rPr>
            </w:pPr>
            <w:r>
              <w:rPr>
                <w:rFonts w:hint="eastAsia" w:ascii="仿宋" w:hAnsi="仿宋" w:eastAsia="仿宋"/>
                <w:color w:val="000000"/>
                <w:sz w:val="24"/>
              </w:rPr>
              <w:t>金额或</w:t>
            </w:r>
            <w:r>
              <w:rPr>
                <w:rFonts w:ascii="仿宋" w:hAnsi="仿宋" w:eastAsia="仿宋"/>
                <w:color w:val="000000"/>
                <w:sz w:val="24"/>
              </w:rPr>
              <w:t>数字</w:t>
            </w:r>
          </w:p>
        </w:tc>
        <w:tc>
          <w:tcPr>
            <w:tcW w:w="2269" w:type="dxa"/>
          </w:tcPr>
          <w:p>
            <w:pPr>
              <w:spacing w:line="360" w:lineRule="auto"/>
              <w:rPr>
                <w:rFonts w:ascii="仿宋" w:hAnsi="仿宋" w:eastAsia="仿宋"/>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面访</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电访</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企微</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短信</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bl>
    <w:p>
      <w:pPr>
        <w:spacing w:line="360" w:lineRule="auto"/>
        <w:rPr>
          <w:rFonts w:ascii="仿宋" w:hAnsi="仿宋" w:eastAsia="仿宋"/>
          <w:color w:val="000000"/>
          <w:sz w:val="24"/>
        </w:rPr>
      </w:pPr>
    </w:p>
    <w:p>
      <w:pPr>
        <w:spacing w:line="360" w:lineRule="auto"/>
        <w:rPr>
          <w:rFonts w:ascii="仿宋" w:hAnsi="仿宋" w:eastAsia="仿宋"/>
        </w:rPr>
      </w:pPr>
      <w:r>
        <w:rPr>
          <w:rFonts w:ascii="仿宋" w:hAnsi="仿宋" w:eastAsia="仿宋"/>
          <w:color w:val="000000"/>
          <w:sz w:val="24"/>
        </w:rPr>
        <w:t>英雄榜</w:t>
      </w:r>
      <w:r>
        <w:rPr>
          <w:rFonts w:hint="eastAsia" w:ascii="仿宋" w:hAnsi="仿宋" w:eastAsia="仿宋"/>
          <w:color w:val="000000"/>
          <w:sz w:val="24"/>
        </w:rPr>
        <w:t>-网点排行</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2"/>
        <w:gridCol w:w="2286"/>
        <w:gridCol w:w="2253"/>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6"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9"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hint="eastAsia" w:ascii="仿宋" w:hAnsi="仿宋" w:eastAsia="仿宋"/>
                <w:color w:val="000000"/>
                <w:sz w:val="24"/>
              </w:rPr>
              <w:t>指标</w:t>
            </w:r>
          </w:p>
        </w:tc>
        <w:tc>
          <w:tcPr>
            <w:tcW w:w="228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、默认</w:t>
            </w:r>
            <w:r>
              <w:rPr>
                <w:rFonts w:hint="eastAsia" w:ascii="仿宋" w:hAnsi="仿宋" w:eastAsia="仿宋"/>
                <w:color w:val="000000" w:themeColor="text1"/>
                <w:sz w:val="24"/>
                <w:szCs w:val="24"/>
                <w14:textFill>
                  <w14:solidFill>
                    <w14:schemeClr w14:val="tx1"/>
                  </w14:solidFill>
                </w14:textFill>
              </w:rPr>
              <w:t>AUM新增</w:t>
            </w:r>
          </w:p>
        </w:tc>
        <w:tc>
          <w:tcPr>
            <w:tcW w:w="2253" w:type="dxa"/>
          </w:tcPr>
          <w:p>
            <w:pPr>
              <w:spacing w:line="360" w:lineRule="auto"/>
              <w:rPr>
                <w:rFonts w:ascii="仿宋" w:hAnsi="仿宋" w:eastAsia="仿宋"/>
              </w:rPr>
            </w:pPr>
            <w:r>
              <w:rPr>
                <w:rFonts w:hint="eastAsia" w:ascii="仿宋" w:hAnsi="仿宋" w:eastAsia="仿宋"/>
                <w:color w:val="000000"/>
                <w:sz w:val="24"/>
              </w:rPr>
              <w:t>下拉框</w:t>
            </w:r>
          </w:p>
        </w:tc>
        <w:tc>
          <w:tcPr>
            <w:tcW w:w="2269" w:type="dxa"/>
          </w:tcPr>
          <w:p>
            <w:pPr>
              <w:spacing w:line="360" w:lineRule="auto"/>
              <w:rPr>
                <w:rFonts w:ascii="仿宋" w:hAnsi="仿宋" w:eastAsia="仿宋"/>
              </w:rPr>
            </w:pPr>
            <w:r>
              <w:rPr>
                <w:rFonts w:hint="eastAsia" w:ascii="仿宋" w:hAnsi="仿宋" w:eastAsia="仿宋"/>
                <w:color w:val="000000" w:themeColor="text1"/>
                <w14:textFill>
                  <w14:solidFill>
                    <w14:schemeClr w14:val="tx1"/>
                  </w14:solidFill>
                </w14:textFill>
              </w:rPr>
              <w:t>下拉框选项：</w:t>
            </w:r>
            <w:r>
              <w:rPr>
                <w:rFonts w:hint="eastAsia" w:ascii="仿宋" w:hAnsi="仿宋" w:eastAsia="仿宋"/>
                <w:color w:val="000000" w:themeColor="text1"/>
                <w:sz w:val="24"/>
                <w:szCs w:val="24"/>
                <w14:textFill>
                  <w14:solidFill>
                    <w14:schemeClr w14:val="tx1"/>
                  </w14:solidFill>
                </w14:textFill>
              </w:rPr>
              <w:t>“AUM新增”、“定期存款新增”、“理财新增”、“活动量（总计、面访、电访、企微、短信）”、“潜力提升户数”。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排名名次</w:t>
            </w:r>
          </w:p>
        </w:tc>
        <w:tc>
          <w:tcPr>
            <w:tcW w:w="2286" w:type="dxa"/>
          </w:tcPr>
          <w:p>
            <w:pPr>
              <w:spacing w:line="360" w:lineRule="auto"/>
              <w:rPr>
                <w:rFonts w:ascii="仿宋" w:hAnsi="仿宋" w:eastAsia="仿宋"/>
              </w:rPr>
            </w:pPr>
            <w:r>
              <w:rPr>
                <w:rFonts w:ascii="仿宋" w:hAnsi="仿宋" w:eastAsia="仿宋"/>
                <w:color w:val="000000"/>
                <w:sz w:val="24"/>
              </w:rPr>
              <w:t>反显、格式化：10</w:t>
            </w:r>
          </w:p>
        </w:tc>
        <w:tc>
          <w:tcPr>
            <w:tcW w:w="2253" w:type="dxa"/>
          </w:tcPr>
          <w:p>
            <w:pPr>
              <w:spacing w:line="360" w:lineRule="auto"/>
              <w:rPr>
                <w:rFonts w:ascii="仿宋" w:hAnsi="仿宋" w:eastAsia="仿宋"/>
              </w:rPr>
            </w:pPr>
            <w:r>
              <w:rPr>
                <w:rFonts w:ascii="仿宋" w:hAnsi="仿宋" w:eastAsia="仿宋"/>
                <w:color w:val="000000"/>
                <w:sz w:val="24"/>
              </w:rPr>
              <w:t>数字</w:t>
            </w:r>
          </w:p>
        </w:tc>
        <w:tc>
          <w:tcPr>
            <w:tcW w:w="2269" w:type="dxa"/>
          </w:tcPr>
          <w:p>
            <w:pPr>
              <w:spacing w:line="360" w:lineRule="auto"/>
              <w:rPr>
                <w:rFonts w:ascii="仿宋" w:hAnsi="仿宋" w:eastAsia="仿宋"/>
              </w:rPr>
            </w:pPr>
            <w:r>
              <w:rPr>
                <w:rFonts w:ascii="仿宋" w:hAnsi="仿宋" w:eastAsia="仿宋"/>
                <w:color w:val="000000"/>
                <w:sz w:val="24"/>
              </w:rPr>
              <w:t>展示当前对象排名名次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hint="eastAsia" w:ascii="仿宋" w:hAnsi="仿宋" w:eastAsia="仿宋"/>
                <w:color w:val="000000"/>
                <w:sz w:val="24"/>
              </w:rPr>
              <w:t>机构名称</w:t>
            </w:r>
          </w:p>
        </w:tc>
        <w:tc>
          <w:tcPr>
            <w:tcW w:w="2286" w:type="dxa"/>
          </w:tcPr>
          <w:p>
            <w:pPr>
              <w:spacing w:line="360" w:lineRule="auto"/>
              <w:rPr>
                <w:rFonts w:ascii="仿宋" w:hAnsi="仿宋" w:eastAsia="仿宋"/>
              </w:rPr>
            </w:pPr>
            <w:r>
              <w:rPr>
                <w:rFonts w:ascii="仿宋" w:hAnsi="仿宋" w:eastAsia="仿宋"/>
                <w:color w:val="000000"/>
                <w:sz w:val="24"/>
              </w:rPr>
              <w:t>反显</w:t>
            </w:r>
          </w:p>
        </w:tc>
        <w:tc>
          <w:tcPr>
            <w:tcW w:w="2253" w:type="dxa"/>
          </w:tcPr>
          <w:p>
            <w:pPr>
              <w:spacing w:line="360" w:lineRule="auto"/>
              <w:rPr>
                <w:rFonts w:ascii="仿宋" w:hAnsi="仿宋" w:eastAsia="仿宋"/>
              </w:rPr>
            </w:pPr>
            <w:r>
              <w:rPr>
                <w:rFonts w:ascii="仿宋" w:hAnsi="仿宋" w:eastAsia="仿宋"/>
                <w:color w:val="000000"/>
                <w:sz w:val="24"/>
              </w:rPr>
              <w:t>文本</w:t>
            </w:r>
          </w:p>
        </w:tc>
        <w:tc>
          <w:tcPr>
            <w:tcW w:w="2269" w:type="dxa"/>
          </w:tcPr>
          <w:p>
            <w:pPr>
              <w:spacing w:line="360" w:lineRule="auto"/>
              <w:rPr>
                <w:rFonts w:ascii="仿宋" w:hAnsi="仿宋" w:eastAsia="仿宋"/>
              </w:rPr>
            </w:pPr>
            <w:r>
              <w:rPr>
                <w:rFonts w:ascii="仿宋" w:hAnsi="仿宋" w:eastAsia="仿宋"/>
                <w:color w:val="000000"/>
                <w:sz w:val="24"/>
              </w:rPr>
              <w:t>展示网点名称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指标值</w:t>
            </w:r>
          </w:p>
        </w:tc>
        <w:tc>
          <w:tcPr>
            <w:tcW w:w="2286" w:type="dxa"/>
          </w:tcPr>
          <w:p>
            <w:pPr>
              <w:spacing w:line="360" w:lineRule="auto"/>
              <w:rPr>
                <w:rFonts w:ascii="仿宋" w:hAnsi="仿宋" w:eastAsia="仿宋"/>
              </w:rPr>
            </w:pPr>
            <w:r>
              <w:rPr>
                <w:rFonts w:ascii="仿宋" w:hAnsi="仿宋" w:eastAsia="仿宋"/>
                <w:color w:val="000000"/>
                <w:sz w:val="24"/>
              </w:rPr>
              <w:t>反显、格式化：10,000.00</w:t>
            </w:r>
            <w:r>
              <w:rPr>
                <w:rFonts w:hint="eastAsia" w:ascii="仿宋" w:hAnsi="仿宋" w:eastAsia="仿宋"/>
                <w:color w:val="000000"/>
                <w:sz w:val="24"/>
              </w:rPr>
              <w:t>或</w:t>
            </w:r>
            <w:r>
              <w:rPr>
                <w:rFonts w:ascii="仿宋" w:hAnsi="仿宋" w:eastAsia="仿宋"/>
                <w:color w:val="000000"/>
                <w:sz w:val="24"/>
              </w:rPr>
              <w:t>10,000</w:t>
            </w:r>
          </w:p>
        </w:tc>
        <w:tc>
          <w:tcPr>
            <w:tcW w:w="2253" w:type="dxa"/>
          </w:tcPr>
          <w:p>
            <w:pPr>
              <w:spacing w:line="360" w:lineRule="auto"/>
              <w:rPr>
                <w:rFonts w:ascii="仿宋" w:hAnsi="仿宋" w:eastAsia="仿宋"/>
              </w:rPr>
            </w:pPr>
            <w:r>
              <w:rPr>
                <w:rFonts w:hint="eastAsia" w:ascii="仿宋" w:hAnsi="仿宋" w:eastAsia="仿宋"/>
                <w:color w:val="000000"/>
                <w:sz w:val="24"/>
              </w:rPr>
              <w:t>金额或</w:t>
            </w:r>
            <w:r>
              <w:rPr>
                <w:rFonts w:ascii="仿宋" w:hAnsi="仿宋" w:eastAsia="仿宋"/>
                <w:color w:val="000000"/>
                <w:sz w:val="24"/>
              </w:rPr>
              <w:t>数字</w:t>
            </w:r>
          </w:p>
        </w:tc>
        <w:tc>
          <w:tcPr>
            <w:tcW w:w="2269" w:type="dxa"/>
          </w:tcPr>
          <w:p>
            <w:pPr>
              <w:spacing w:line="360" w:lineRule="auto"/>
              <w:rPr>
                <w:rFonts w:ascii="仿宋" w:hAnsi="仿宋" w:eastAsia="仿宋"/>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面访</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电访</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企微</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短信</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bl>
    <w:p>
      <w:pPr>
        <w:spacing w:line="360" w:lineRule="auto"/>
        <w:rPr>
          <w:rFonts w:ascii="仿宋" w:hAnsi="仿宋" w:eastAsia="仿宋"/>
        </w:rPr>
      </w:pPr>
    </w:p>
    <w:p>
      <w:pPr>
        <w:spacing w:line="360" w:lineRule="auto"/>
        <w:rPr>
          <w:rFonts w:ascii="仿宋" w:hAnsi="仿宋" w:eastAsia="仿宋"/>
        </w:rPr>
      </w:pPr>
      <w:r>
        <w:rPr>
          <w:rFonts w:ascii="仿宋" w:hAnsi="仿宋" w:eastAsia="仿宋"/>
          <w:color w:val="000000"/>
          <w:sz w:val="24"/>
        </w:rPr>
        <w:t>英雄榜</w:t>
      </w:r>
      <w:r>
        <w:rPr>
          <w:rFonts w:hint="eastAsia" w:ascii="仿宋" w:hAnsi="仿宋" w:eastAsia="仿宋"/>
          <w:color w:val="000000"/>
          <w:sz w:val="24"/>
        </w:rPr>
        <w:t>-客户经理排行</w:t>
      </w:r>
    </w:p>
    <w:tbl>
      <w:tblPr>
        <w:tblStyle w:val="51"/>
        <w:tblW w:w="90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2"/>
        <w:gridCol w:w="2286"/>
        <w:gridCol w:w="2253"/>
        <w:gridCol w:w="2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shd w:val="clear" w:color="auto" w:fill="FFFFFF"/>
          </w:tcPr>
          <w:p>
            <w:pPr>
              <w:spacing w:line="360" w:lineRule="auto"/>
              <w:rPr>
                <w:rFonts w:ascii="仿宋" w:hAnsi="仿宋" w:eastAsia="仿宋"/>
              </w:rPr>
            </w:pPr>
            <w:r>
              <w:rPr>
                <w:rFonts w:ascii="仿宋" w:hAnsi="仿宋" w:eastAsia="仿宋"/>
                <w:b/>
                <w:color w:val="000000"/>
                <w:sz w:val="24"/>
              </w:rPr>
              <w:t>要素名称</w:t>
            </w:r>
          </w:p>
        </w:tc>
        <w:tc>
          <w:tcPr>
            <w:tcW w:w="2286" w:type="dxa"/>
            <w:shd w:val="clear" w:color="auto" w:fill="FFFFFF"/>
          </w:tcPr>
          <w:p>
            <w:pPr>
              <w:spacing w:line="360" w:lineRule="auto"/>
              <w:rPr>
                <w:rFonts w:ascii="仿宋" w:hAnsi="仿宋" w:eastAsia="仿宋"/>
              </w:rPr>
            </w:pPr>
            <w:r>
              <w:rPr>
                <w:rFonts w:ascii="仿宋" w:hAnsi="仿宋" w:eastAsia="仿宋"/>
                <w:b/>
                <w:color w:val="000000"/>
                <w:sz w:val="24"/>
              </w:rPr>
              <w:t>约束及校验规则</w:t>
            </w:r>
          </w:p>
        </w:tc>
        <w:tc>
          <w:tcPr>
            <w:tcW w:w="2253" w:type="dxa"/>
            <w:shd w:val="clear" w:color="auto" w:fill="FFFFFF"/>
          </w:tcPr>
          <w:p>
            <w:pPr>
              <w:spacing w:line="360" w:lineRule="auto"/>
              <w:rPr>
                <w:rFonts w:ascii="仿宋" w:hAnsi="仿宋" w:eastAsia="仿宋"/>
              </w:rPr>
            </w:pPr>
            <w:r>
              <w:rPr>
                <w:rFonts w:ascii="仿宋" w:hAnsi="仿宋" w:eastAsia="仿宋"/>
                <w:b/>
                <w:color w:val="000000"/>
                <w:sz w:val="24"/>
              </w:rPr>
              <w:t>数据类型</w:t>
            </w:r>
          </w:p>
        </w:tc>
        <w:tc>
          <w:tcPr>
            <w:tcW w:w="2269" w:type="dxa"/>
            <w:shd w:val="clear" w:color="auto" w:fill="FFFFFF"/>
          </w:tcPr>
          <w:p>
            <w:pPr>
              <w:spacing w:line="360" w:lineRule="auto"/>
              <w:rPr>
                <w:rFonts w:ascii="仿宋" w:hAnsi="仿宋" w:eastAsia="仿宋"/>
              </w:rPr>
            </w:pPr>
            <w:r>
              <w:rPr>
                <w:rFonts w:ascii="仿宋" w:hAnsi="仿宋" w:eastAsia="仿宋"/>
                <w:b/>
                <w:color w:val="000000"/>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hint="eastAsia" w:ascii="仿宋" w:hAnsi="仿宋" w:eastAsia="仿宋"/>
                <w:color w:val="000000"/>
                <w:sz w:val="24"/>
              </w:rPr>
              <w:t>指标</w:t>
            </w:r>
          </w:p>
        </w:tc>
        <w:tc>
          <w:tcPr>
            <w:tcW w:w="2286" w:type="dxa"/>
          </w:tcPr>
          <w:p>
            <w:pPr>
              <w:spacing w:line="360" w:lineRule="auto"/>
              <w:rPr>
                <w:rFonts w:ascii="仿宋" w:hAnsi="仿宋" w:eastAsia="仿宋"/>
              </w:rPr>
            </w:pPr>
            <w:r>
              <w:rPr>
                <w:rFonts w:ascii="仿宋" w:hAnsi="仿宋" w:eastAsia="仿宋"/>
                <w:color w:val="000000"/>
                <w:sz w:val="24"/>
              </w:rPr>
              <w:t>反显</w:t>
            </w:r>
            <w:r>
              <w:rPr>
                <w:rFonts w:hint="eastAsia" w:ascii="仿宋" w:hAnsi="仿宋" w:eastAsia="仿宋"/>
                <w:color w:val="000000"/>
                <w:sz w:val="24"/>
              </w:rPr>
              <w:t>、默认</w:t>
            </w:r>
            <w:r>
              <w:rPr>
                <w:rFonts w:hint="eastAsia" w:ascii="仿宋" w:hAnsi="仿宋" w:eastAsia="仿宋"/>
                <w:color w:val="000000" w:themeColor="text1"/>
                <w:sz w:val="24"/>
                <w:szCs w:val="24"/>
                <w14:textFill>
                  <w14:solidFill>
                    <w14:schemeClr w14:val="tx1"/>
                  </w14:solidFill>
                </w14:textFill>
              </w:rPr>
              <w:t>AUM新增</w:t>
            </w:r>
          </w:p>
        </w:tc>
        <w:tc>
          <w:tcPr>
            <w:tcW w:w="2253" w:type="dxa"/>
          </w:tcPr>
          <w:p>
            <w:pPr>
              <w:spacing w:line="360" w:lineRule="auto"/>
              <w:rPr>
                <w:rFonts w:ascii="仿宋" w:hAnsi="仿宋" w:eastAsia="仿宋"/>
              </w:rPr>
            </w:pPr>
            <w:r>
              <w:rPr>
                <w:rFonts w:hint="eastAsia" w:ascii="仿宋" w:hAnsi="仿宋" w:eastAsia="仿宋"/>
                <w:color w:val="000000"/>
                <w:sz w:val="24"/>
              </w:rPr>
              <w:t>下拉框</w:t>
            </w:r>
          </w:p>
        </w:tc>
        <w:tc>
          <w:tcPr>
            <w:tcW w:w="2269" w:type="dxa"/>
          </w:tcPr>
          <w:p>
            <w:pPr>
              <w:spacing w:line="360" w:lineRule="auto"/>
              <w:rPr>
                <w:rFonts w:ascii="仿宋" w:hAnsi="仿宋" w:eastAsia="仿宋"/>
              </w:rPr>
            </w:pPr>
            <w:r>
              <w:rPr>
                <w:rFonts w:hint="eastAsia" w:ascii="仿宋" w:hAnsi="仿宋" w:eastAsia="仿宋"/>
                <w:color w:val="000000" w:themeColor="text1"/>
                <w14:textFill>
                  <w14:solidFill>
                    <w14:schemeClr w14:val="tx1"/>
                  </w14:solidFill>
                </w14:textFill>
              </w:rPr>
              <w:t>下拉框选项：</w:t>
            </w:r>
            <w:r>
              <w:rPr>
                <w:rFonts w:hint="eastAsia" w:ascii="仿宋" w:hAnsi="仿宋" w:eastAsia="仿宋"/>
                <w:color w:val="000000" w:themeColor="text1"/>
                <w:sz w:val="24"/>
                <w:szCs w:val="24"/>
                <w14:textFill>
                  <w14:solidFill>
                    <w14:schemeClr w14:val="tx1"/>
                  </w14:solidFill>
                </w14:textFill>
              </w:rPr>
              <w:t>“AUM新增”、“定期存款新增”、“理财新增”、“活动量（总计、面访、电访、企微、短信）”、“潜力提升户数”。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排名名次</w:t>
            </w:r>
          </w:p>
        </w:tc>
        <w:tc>
          <w:tcPr>
            <w:tcW w:w="2286" w:type="dxa"/>
          </w:tcPr>
          <w:p>
            <w:pPr>
              <w:spacing w:line="360" w:lineRule="auto"/>
              <w:rPr>
                <w:rFonts w:ascii="仿宋" w:hAnsi="仿宋" w:eastAsia="仿宋"/>
              </w:rPr>
            </w:pPr>
            <w:r>
              <w:rPr>
                <w:rFonts w:ascii="仿宋" w:hAnsi="仿宋" w:eastAsia="仿宋"/>
                <w:color w:val="000000"/>
                <w:sz w:val="24"/>
              </w:rPr>
              <w:t>反显、格式化：10</w:t>
            </w:r>
          </w:p>
        </w:tc>
        <w:tc>
          <w:tcPr>
            <w:tcW w:w="2253" w:type="dxa"/>
          </w:tcPr>
          <w:p>
            <w:pPr>
              <w:spacing w:line="360" w:lineRule="auto"/>
              <w:rPr>
                <w:rFonts w:ascii="仿宋" w:hAnsi="仿宋" w:eastAsia="仿宋"/>
              </w:rPr>
            </w:pPr>
            <w:r>
              <w:rPr>
                <w:rFonts w:ascii="仿宋" w:hAnsi="仿宋" w:eastAsia="仿宋"/>
                <w:color w:val="000000"/>
                <w:sz w:val="24"/>
              </w:rPr>
              <w:t>数字</w:t>
            </w:r>
          </w:p>
        </w:tc>
        <w:tc>
          <w:tcPr>
            <w:tcW w:w="2269" w:type="dxa"/>
          </w:tcPr>
          <w:p>
            <w:pPr>
              <w:spacing w:line="360" w:lineRule="auto"/>
              <w:rPr>
                <w:rFonts w:ascii="仿宋" w:hAnsi="仿宋" w:eastAsia="仿宋"/>
              </w:rPr>
            </w:pPr>
            <w:r>
              <w:rPr>
                <w:rFonts w:ascii="仿宋" w:hAnsi="仿宋" w:eastAsia="仿宋"/>
                <w:color w:val="000000"/>
                <w:sz w:val="24"/>
              </w:rPr>
              <w:t>展示当前对象排名名次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hint="eastAsia" w:ascii="仿宋" w:hAnsi="仿宋" w:eastAsia="仿宋"/>
                <w:color w:val="000000"/>
                <w:sz w:val="24"/>
              </w:rPr>
              <w:t>机构名称</w:t>
            </w:r>
          </w:p>
        </w:tc>
        <w:tc>
          <w:tcPr>
            <w:tcW w:w="2286" w:type="dxa"/>
          </w:tcPr>
          <w:p>
            <w:pPr>
              <w:spacing w:line="360" w:lineRule="auto"/>
              <w:rPr>
                <w:rFonts w:ascii="仿宋" w:hAnsi="仿宋" w:eastAsia="仿宋"/>
              </w:rPr>
            </w:pPr>
            <w:r>
              <w:rPr>
                <w:rFonts w:ascii="仿宋" w:hAnsi="仿宋" w:eastAsia="仿宋"/>
                <w:color w:val="000000"/>
                <w:sz w:val="24"/>
              </w:rPr>
              <w:t>反显</w:t>
            </w:r>
          </w:p>
        </w:tc>
        <w:tc>
          <w:tcPr>
            <w:tcW w:w="2253" w:type="dxa"/>
          </w:tcPr>
          <w:p>
            <w:pPr>
              <w:spacing w:line="360" w:lineRule="auto"/>
              <w:rPr>
                <w:rFonts w:ascii="仿宋" w:hAnsi="仿宋" w:eastAsia="仿宋"/>
              </w:rPr>
            </w:pPr>
            <w:r>
              <w:rPr>
                <w:rFonts w:ascii="仿宋" w:hAnsi="仿宋" w:eastAsia="仿宋"/>
                <w:color w:val="000000"/>
                <w:sz w:val="24"/>
              </w:rPr>
              <w:t>文本</w:t>
            </w:r>
          </w:p>
        </w:tc>
        <w:tc>
          <w:tcPr>
            <w:tcW w:w="2269" w:type="dxa"/>
          </w:tcPr>
          <w:p>
            <w:pPr>
              <w:spacing w:line="360" w:lineRule="auto"/>
              <w:rPr>
                <w:rFonts w:ascii="仿宋" w:hAnsi="仿宋" w:eastAsia="仿宋"/>
              </w:rPr>
            </w:pPr>
            <w:r>
              <w:rPr>
                <w:rFonts w:ascii="仿宋" w:hAnsi="仿宋" w:eastAsia="仿宋"/>
                <w:color w:val="000000"/>
                <w:sz w:val="24"/>
              </w:rPr>
              <w:t>展示</w:t>
            </w:r>
            <w:r>
              <w:rPr>
                <w:rFonts w:hint="eastAsia" w:ascii="仿宋" w:hAnsi="仿宋" w:eastAsia="仿宋"/>
                <w:color w:val="000000"/>
                <w:sz w:val="24"/>
              </w:rPr>
              <w:t>客户经理</w:t>
            </w:r>
            <w:r>
              <w:rPr>
                <w:rFonts w:ascii="仿宋" w:hAnsi="仿宋" w:eastAsia="仿宋"/>
                <w:color w:val="000000"/>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rPr>
            </w:pPr>
            <w:r>
              <w:rPr>
                <w:rFonts w:ascii="仿宋" w:hAnsi="仿宋" w:eastAsia="仿宋"/>
                <w:color w:val="000000"/>
                <w:sz w:val="24"/>
              </w:rPr>
              <w:t>指标值</w:t>
            </w:r>
          </w:p>
        </w:tc>
        <w:tc>
          <w:tcPr>
            <w:tcW w:w="2286" w:type="dxa"/>
          </w:tcPr>
          <w:p>
            <w:pPr>
              <w:spacing w:line="360" w:lineRule="auto"/>
              <w:rPr>
                <w:rFonts w:ascii="仿宋" w:hAnsi="仿宋" w:eastAsia="仿宋"/>
              </w:rPr>
            </w:pPr>
            <w:r>
              <w:rPr>
                <w:rFonts w:ascii="仿宋" w:hAnsi="仿宋" w:eastAsia="仿宋"/>
                <w:color w:val="000000"/>
                <w:sz w:val="24"/>
              </w:rPr>
              <w:t>反显、格式化：10,000.00</w:t>
            </w:r>
            <w:r>
              <w:rPr>
                <w:rFonts w:hint="eastAsia" w:ascii="仿宋" w:hAnsi="仿宋" w:eastAsia="仿宋"/>
                <w:color w:val="000000"/>
                <w:sz w:val="24"/>
              </w:rPr>
              <w:t>或</w:t>
            </w:r>
            <w:r>
              <w:rPr>
                <w:rFonts w:ascii="仿宋" w:hAnsi="仿宋" w:eastAsia="仿宋"/>
                <w:color w:val="000000"/>
                <w:sz w:val="24"/>
              </w:rPr>
              <w:t>10,000</w:t>
            </w:r>
          </w:p>
        </w:tc>
        <w:tc>
          <w:tcPr>
            <w:tcW w:w="2253" w:type="dxa"/>
          </w:tcPr>
          <w:p>
            <w:pPr>
              <w:spacing w:line="360" w:lineRule="auto"/>
              <w:rPr>
                <w:rFonts w:ascii="仿宋" w:hAnsi="仿宋" w:eastAsia="仿宋"/>
              </w:rPr>
            </w:pPr>
            <w:r>
              <w:rPr>
                <w:rFonts w:hint="eastAsia" w:ascii="仿宋" w:hAnsi="仿宋" w:eastAsia="仿宋"/>
                <w:color w:val="000000"/>
                <w:sz w:val="24"/>
              </w:rPr>
              <w:t>金额或</w:t>
            </w:r>
            <w:r>
              <w:rPr>
                <w:rFonts w:ascii="仿宋" w:hAnsi="仿宋" w:eastAsia="仿宋"/>
                <w:color w:val="000000"/>
                <w:sz w:val="24"/>
              </w:rPr>
              <w:t>数字</w:t>
            </w:r>
          </w:p>
        </w:tc>
        <w:tc>
          <w:tcPr>
            <w:tcW w:w="2269" w:type="dxa"/>
          </w:tcPr>
          <w:p>
            <w:pPr>
              <w:spacing w:line="360" w:lineRule="auto"/>
              <w:rPr>
                <w:rFonts w:ascii="仿宋" w:hAnsi="仿宋" w:eastAsia="仿宋"/>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sz w:val="24"/>
              </w:rPr>
            </w:pPr>
            <w:r>
              <w:rPr>
                <w:rFonts w:hint="eastAsia" w:ascii="仿宋" w:hAnsi="仿宋" w:eastAsia="仿宋"/>
                <w:color w:val="000000" w:themeColor="text1"/>
                <w:sz w:val="24"/>
                <w:szCs w:val="24"/>
                <w14:textFill>
                  <w14:solidFill>
                    <w14:schemeClr w14:val="tx1"/>
                  </w14:solidFill>
                </w14:textFill>
              </w:rPr>
              <w:t>面访</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电访</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企微</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252" w:type="dxa"/>
          </w:tcPr>
          <w:p>
            <w:pPr>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短信</w:t>
            </w:r>
          </w:p>
        </w:tc>
        <w:tc>
          <w:tcPr>
            <w:tcW w:w="2286" w:type="dxa"/>
          </w:tcPr>
          <w:p>
            <w:pPr>
              <w:spacing w:line="360" w:lineRule="auto"/>
              <w:rPr>
                <w:rFonts w:ascii="仿宋" w:hAnsi="仿宋" w:eastAsia="仿宋"/>
                <w:color w:val="000000"/>
                <w:sz w:val="24"/>
              </w:rPr>
            </w:pPr>
            <w:r>
              <w:rPr>
                <w:rFonts w:ascii="仿宋" w:hAnsi="仿宋" w:eastAsia="仿宋"/>
                <w:color w:val="000000"/>
                <w:sz w:val="24"/>
              </w:rPr>
              <w:t>反显、格式化：10,00</w:t>
            </w:r>
          </w:p>
        </w:tc>
        <w:tc>
          <w:tcPr>
            <w:tcW w:w="2253" w:type="dxa"/>
          </w:tcPr>
          <w:p>
            <w:pPr>
              <w:spacing w:line="360" w:lineRule="auto"/>
              <w:rPr>
                <w:rFonts w:ascii="仿宋" w:hAnsi="仿宋" w:eastAsia="仿宋"/>
                <w:color w:val="000000"/>
                <w:sz w:val="24"/>
              </w:rPr>
            </w:pPr>
            <w:r>
              <w:rPr>
                <w:rFonts w:ascii="仿宋" w:hAnsi="仿宋" w:eastAsia="仿宋"/>
                <w:color w:val="000000"/>
                <w:sz w:val="24"/>
              </w:rPr>
              <w:t>数字</w:t>
            </w:r>
          </w:p>
        </w:tc>
        <w:tc>
          <w:tcPr>
            <w:tcW w:w="2269" w:type="dxa"/>
          </w:tcPr>
          <w:p>
            <w:pPr>
              <w:spacing w:line="360" w:lineRule="auto"/>
              <w:rPr>
                <w:rFonts w:ascii="仿宋" w:hAnsi="仿宋" w:eastAsia="仿宋"/>
                <w:color w:val="000000"/>
                <w:sz w:val="24"/>
              </w:rPr>
            </w:pPr>
            <w:r>
              <w:rPr>
                <w:rFonts w:ascii="仿宋" w:hAnsi="仿宋" w:eastAsia="仿宋"/>
                <w:color w:val="000000"/>
                <w:sz w:val="24"/>
              </w:rPr>
              <w:t>展示当前指标对应的统计值</w:t>
            </w:r>
          </w:p>
        </w:tc>
      </w:tr>
    </w:tbl>
    <w:p>
      <w:pPr>
        <w:spacing w:line="360" w:lineRule="auto"/>
        <w:rPr>
          <w:rFonts w:ascii="仿宋" w:hAnsi="仿宋" w:eastAsia="仿宋"/>
        </w:rPr>
      </w:pPr>
    </w:p>
    <w:p>
      <w:pPr>
        <w:pStyle w:val="6"/>
        <w:numPr>
          <w:ilvl w:val="3"/>
          <w:numId w:val="119"/>
        </w:numPr>
        <w:spacing w:line="360" w:lineRule="auto"/>
        <w:rPr>
          <w:rFonts w:ascii="仿宋" w:hAnsi="仿宋" w:eastAsia="仿宋"/>
          <w:i/>
          <w:iCs/>
        </w:rPr>
      </w:pPr>
      <w:r>
        <w:rPr>
          <w:rFonts w:hint="eastAsia" w:ascii="仿宋" w:hAnsi="仿宋" w:eastAsia="仿宋"/>
        </w:rPr>
        <w:t>输入输出的界面</w:t>
      </w:r>
    </w:p>
    <w:p>
      <w:pPr>
        <w:spacing w:line="360" w:lineRule="auto"/>
        <w:jc w:val="left"/>
        <w:rPr>
          <w:rFonts w:ascii="仿宋" w:hAnsi="仿宋" w:eastAsia="仿宋"/>
          <w:sz w:val="24"/>
          <w:szCs w:val="24"/>
        </w:rPr>
      </w:pPr>
      <w:r>
        <w:rPr>
          <w:rFonts w:ascii="仿宋" w:hAnsi="仿宋" w:eastAsia="仿宋" w:cs="仿宋"/>
          <w:sz w:val="24"/>
        </w:rPr>
        <w:t>待提供</w:t>
      </w:r>
    </w:p>
    <w:p>
      <w:pPr>
        <w:pStyle w:val="6"/>
        <w:numPr>
          <w:ilvl w:val="3"/>
          <w:numId w:val="119"/>
        </w:numPr>
        <w:spacing w:line="360" w:lineRule="auto"/>
        <w:rPr>
          <w:rFonts w:ascii="仿宋" w:hAnsi="仿宋" w:eastAsia="仿宋"/>
          <w:i/>
          <w:iCs/>
        </w:rPr>
      </w:pPr>
      <w:r>
        <w:rPr>
          <w:rFonts w:hint="eastAsia" w:ascii="仿宋" w:hAnsi="仿宋" w:eastAsia="仿宋"/>
        </w:rPr>
        <w:t>核算处理</w:t>
      </w:r>
    </w:p>
    <w:p>
      <w:pPr>
        <w:spacing w:line="360" w:lineRule="auto"/>
        <w:rPr>
          <w:rFonts w:ascii="仿宋" w:hAnsi="仿宋" w:eastAsia="仿宋"/>
          <w:sz w:val="24"/>
          <w:szCs w:val="24"/>
        </w:rPr>
      </w:pPr>
      <w:r>
        <w:rPr>
          <w:rFonts w:hint="eastAsia" w:ascii="仿宋" w:hAnsi="仿宋" w:eastAsia="仿宋"/>
          <w:sz w:val="24"/>
          <w:szCs w:val="24"/>
        </w:rPr>
        <w:t>不涉及</w:t>
      </w:r>
    </w:p>
    <w:p>
      <w:pPr>
        <w:pStyle w:val="6"/>
        <w:numPr>
          <w:ilvl w:val="3"/>
          <w:numId w:val="119"/>
        </w:numPr>
        <w:spacing w:line="360" w:lineRule="auto"/>
        <w:rPr>
          <w:rFonts w:ascii="仿宋" w:hAnsi="仿宋" w:eastAsia="仿宋"/>
          <w:i/>
          <w:iCs/>
        </w:rPr>
      </w:pPr>
      <w:r>
        <w:rPr>
          <w:rFonts w:hint="eastAsia" w:ascii="仿宋" w:hAnsi="仿宋" w:eastAsia="仿宋"/>
        </w:rPr>
        <w:t>凭证/合同/协议打印</w:t>
      </w:r>
    </w:p>
    <w:p>
      <w:r>
        <w:rPr>
          <w:rFonts w:hint="eastAsia" w:ascii="仿宋" w:hAnsi="仿宋" w:eastAsia="仿宋"/>
          <w:sz w:val="24"/>
          <w:szCs w:val="24"/>
        </w:rPr>
        <w:t>不涉及</w:t>
      </w:r>
    </w:p>
    <w:p>
      <w:pPr>
        <w:pStyle w:val="4"/>
        <w:numPr>
          <w:ilvl w:val="1"/>
          <w:numId w:val="44"/>
        </w:numPr>
        <w:spacing w:line="360" w:lineRule="auto"/>
        <w:rPr>
          <w:sz w:val="28"/>
          <w:szCs w:val="28"/>
        </w:rPr>
      </w:pPr>
      <w:bookmarkStart w:id="137" w:name="_Toc233295891"/>
      <w:r>
        <w:rPr>
          <w:rFonts w:hint="eastAsia"/>
          <w:sz w:val="28"/>
          <w:szCs w:val="28"/>
        </w:rPr>
        <w:t>工具</w:t>
      </w:r>
      <w:bookmarkEnd w:id="137"/>
    </w:p>
    <w:p>
      <w:pPr>
        <w:jc w:val="center"/>
      </w:pPr>
      <w:r>
        <w:drawing>
          <wp:inline distT="0" distB="0" distL="0" distR="0">
            <wp:extent cx="2152015" cy="5634990"/>
            <wp:effectExtent l="0" t="0" r="0" b="3810"/>
            <wp:docPr id="924597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97903" name="图片 1"/>
                    <pic:cNvPicPr>
                      <a:picLocks noChangeAspect="1"/>
                    </pic:cNvPicPr>
                  </pic:nvPicPr>
                  <pic:blipFill>
                    <a:blip r:embed="rId179"/>
                    <a:stretch>
                      <a:fillRect/>
                    </a:stretch>
                  </pic:blipFill>
                  <pic:spPr>
                    <a:xfrm>
                      <a:off x="0" y="0"/>
                      <a:ext cx="2155564" cy="5643311"/>
                    </a:xfrm>
                    <a:prstGeom prst="rect">
                      <a:avLst/>
                    </a:prstGeom>
                  </pic:spPr>
                </pic:pic>
              </a:graphicData>
            </a:graphic>
          </wp:inline>
        </w:drawing>
      </w:r>
    </w:p>
    <w:p>
      <w:pPr>
        <w:pStyle w:val="5"/>
        <w:numPr>
          <w:ilvl w:val="2"/>
          <w:numId w:val="120"/>
        </w:numPr>
        <w:spacing w:line="360" w:lineRule="auto"/>
        <w:ind w:left="993" w:hanging="993"/>
        <w:rPr>
          <w:sz w:val="28"/>
          <w:szCs w:val="28"/>
        </w:rPr>
      </w:pPr>
      <w:bookmarkStart w:id="138" w:name="_Toc233295892"/>
      <w:r>
        <w:rPr>
          <w:rFonts w:hint="eastAsia"/>
          <w:sz w:val="28"/>
          <w:szCs w:val="28"/>
        </w:rPr>
        <w:t>产品专区</w:t>
      </w:r>
      <w:bookmarkEnd w:id="138"/>
    </w:p>
    <w:p>
      <w:pPr>
        <w:pStyle w:val="6"/>
        <w:numPr>
          <w:ilvl w:val="3"/>
          <w:numId w:val="121"/>
        </w:numPr>
        <w:spacing w:line="360" w:lineRule="auto"/>
        <w:rPr>
          <w:rFonts w:ascii="仿宋" w:hAnsi="仿宋" w:eastAsia="仿宋"/>
        </w:rPr>
      </w:pPr>
      <w:r>
        <w:rPr>
          <w:rFonts w:hint="eastAsia" w:ascii="仿宋" w:hAnsi="仿宋" w:eastAsia="仿宋"/>
        </w:rPr>
        <w:t>产品专区-列表</w:t>
      </w:r>
    </w:p>
    <w:p>
      <w:pPr>
        <w:pStyle w:val="7"/>
        <w:numPr>
          <w:ilvl w:val="4"/>
          <w:numId w:val="122"/>
        </w:numPr>
        <w:spacing w:line="360" w:lineRule="auto"/>
        <w:rPr>
          <w:rFonts w:ascii="仿宋" w:hAnsi="仿宋" w:eastAsia="仿宋"/>
          <w:i w:val="0"/>
          <w:iCs w:val="0"/>
        </w:rPr>
      </w:pPr>
      <w:r>
        <w:rPr>
          <w:rFonts w:hint="eastAsia" w:ascii="仿宋" w:hAnsi="仿宋" w:eastAsia="仿宋" w:cs="仿宋"/>
          <w:i w:val="0"/>
          <w:iCs w:val="0"/>
          <w:sz w:val="24"/>
        </w:rPr>
        <w:t>功能描述</w:t>
      </w:r>
    </w:p>
    <w:p>
      <w:pPr>
        <w:spacing w:after="0" w:line="360" w:lineRule="auto"/>
        <w:rPr>
          <w:rFonts w:ascii="仿宋" w:hAnsi="仿宋" w:eastAsia="仿宋"/>
        </w:rPr>
      </w:pPr>
      <w:r>
        <w:rPr>
          <w:rFonts w:ascii="仿宋" w:hAnsi="仿宋" w:eastAsia="仿宋"/>
          <w:sz w:val="24"/>
        </w:rPr>
        <w:t>支持</w:t>
      </w:r>
      <w:r>
        <w:rPr>
          <w:rFonts w:hint="eastAsia" w:ascii="仿宋" w:hAnsi="仿宋" w:eastAsia="仿宋"/>
          <w:sz w:val="24"/>
        </w:rPr>
        <w:t>系统用户查询</w:t>
      </w:r>
      <w:r>
        <w:rPr>
          <w:rFonts w:ascii="仿宋" w:hAnsi="仿宋" w:eastAsia="仿宋"/>
          <w:sz w:val="24"/>
        </w:rPr>
        <w:t>产品库</w:t>
      </w:r>
      <w:r>
        <w:rPr>
          <w:rFonts w:hint="eastAsia" w:ascii="仿宋" w:hAnsi="仿宋" w:eastAsia="仿宋"/>
          <w:sz w:val="24"/>
        </w:rPr>
        <w:t>的产品</w:t>
      </w:r>
      <w:r>
        <w:rPr>
          <w:rFonts w:ascii="仿宋" w:hAnsi="仿宋" w:eastAsia="仿宋"/>
          <w:sz w:val="24"/>
        </w:rPr>
        <w:t>，</w:t>
      </w:r>
      <w:r>
        <w:rPr>
          <w:rFonts w:hint="eastAsia" w:ascii="仿宋" w:hAnsi="仿宋" w:eastAsia="仿宋"/>
          <w:sz w:val="24"/>
        </w:rPr>
        <w:t>可</w:t>
      </w:r>
      <w:r>
        <w:rPr>
          <w:rFonts w:ascii="仿宋" w:hAnsi="仿宋" w:eastAsia="仿宋"/>
          <w:sz w:val="24"/>
        </w:rPr>
        <w:t>通过目录</w:t>
      </w:r>
      <w:r>
        <w:rPr>
          <w:rFonts w:hint="eastAsia" w:ascii="仿宋" w:hAnsi="仿宋" w:eastAsia="仿宋"/>
          <w:sz w:val="24"/>
        </w:rPr>
        <w:t>体系</w:t>
      </w:r>
      <w:r>
        <w:rPr>
          <w:rFonts w:ascii="仿宋" w:hAnsi="仿宋" w:eastAsia="仿宋"/>
          <w:sz w:val="24"/>
        </w:rPr>
        <w:t>检索</w:t>
      </w:r>
      <w:r>
        <w:rPr>
          <w:rFonts w:hint="eastAsia" w:ascii="仿宋" w:hAnsi="仿宋" w:eastAsia="仿宋"/>
          <w:sz w:val="24"/>
        </w:rPr>
        <w:t>产品，查看</w:t>
      </w:r>
      <w:r>
        <w:rPr>
          <w:rFonts w:ascii="仿宋" w:hAnsi="仿宋" w:eastAsia="仿宋"/>
          <w:sz w:val="24"/>
        </w:rPr>
        <w:t>产品视图。</w:t>
      </w:r>
    </w:p>
    <w:p>
      <w:pPr>
        <w:pStyle w:val="7"/>
        <w:numPr>
          <w:ilvl w:val="4"/>
          <w:numId w:val="122"/>
        </w:numPr>
        <w:spacing w:line="360" w:lineRule="auto"/>
        <w:rPr>
          <w:rFonts w:ascii="仿宋" w:hAnsi="仿宋" w:eastAsia="仿宋"/>
          <w:i w:val="0"/>
          <w:iCs w:val="0"/>
        </w:rPr>
      </w:pPr>
      <w:r>
        <w:rPr>
          <w:rFonts w:hint="eastAsia" w:ascii="仿宋" w:hAnsi="仿宋" w:eastAsia="仿宋" w:cs="仿宋"/>
          <w:i w:val="0"/>
          <w:iCs w:val="0"/>
          <w:sz w:val="24"/>
        </w:rPr>
        <w:t>输入</w:t>
      </w:r>
    </w:p>
    <w:p>
      <w:pPr>
        <w:spacing w:after="0" w:line="360" w:lineRule="auto"/>
        <w:rPr>
          <w:rFonts w:ascii="仿宋" w:hAnsi="仿宋" w:eastAsia="仿宋"/>
          <w:sz w:val="24"/>
        </w:rPr>
      </w:pPr>
      <w:r>
        <w:rPr>
          <w:rFonts w:hint="eastAsia" w:ascii="仿宋" w:hAnsi="仿宋" w:eastAsia="仿宋"/>
          <w:sz w:val="24"/>
        </w:rPr>
        <w:t>“产品专区列表”页面可通过筛选面板，选择“产品目录”，通过产品目录筛选后展示在“产品列表”。</w:t>
      </w:r>
    </w:p>
    <w:p>
      <w:pPr>
        <w:spacing w:after="0" w:line="360" w:lineRule="auto"/>
        <w:rPr>
          <w:rFonts w:ascii="仿宋" w:hAnsi="仿宋" w:eastAsia="仿宋"/>
          <w:sz w:val="24"/>
        </w:rPr>
      </w:pPr>
      <w:r>
        <w:rPr>
          <w:rFonts w:hint="eastAsia" w:ascii="仿宋" w:hAnsi="仿宋" w:eastAsia="仿宋"/>
          <w:sz w:val="24"/>
        </w:rPr>
        <w:t>筛选面板输入项：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目录</w:t>
            </w:r>
            <w:r>
              <w:rPr>
                <w:rFonts w:hint="eastAsia" w:ascii="仿宋" w:hAnsi="仿宋" w:eastAsia="仿宋"/>
                <w:sz w:val="24"/>
              </w:rPr>
              <w:t>搜索</w:t>
            </w:r>
          </w:p>
        </w:tc>
        <w:tc>
          <w:tcPr>
            <w:tcW w:w="2160" w:type="dxa"/>
          </w:tcPr>
          <w:p>
            <w:pPr>
              <w:spacing w:after="0" w:line="360" w:lineRule="auto"/>
              <w:rPr>
                <w:rFonts w:ascii="仿宋" w:hAnsi="仿宋" w:eastAsia="仿宋"/>
              </w:rPr>
            </w:pPr>
            <w:r>
              <w:rPr>
                <w:rFonts w:ascii="仿宋" w:hAnsi="仿宋" w:eastAsia="仿宋"/>
                <w:sz w:val="24"/>
              </w:rPr>
              <w:t>非必输</w:t>
            </w:r>
          </w:p>
        </w:tc>
        <w:tc>
          <w:tcPr>
            <w:tcW w:w="2160" w:type="dxa"/>
          </w:tcPr>
          <w:p>
            <w:pPr>
              <w:spacing w:after="0" w:line="360" w:lineRule="auto"/>
              <w:rPr>
                <w:rFonts w:ascii="仿宋" w:hAnsi="仿宋" w:eastAsia="仿宋"/>
              </w:rPr>
            </w:pPr>
            <w:r>
              <w:rPr>
                <w:rFonts w:hint="eastAsia" w:ascii="仿宋" w:hAnsi="仿宋" w:eastAsia="仿宋"/>
              </w:rPr>
              <w:t>文本</w:t>
            </w:r>
          </w:p>
        </w:tc>
        <w:tc>
          <w:tcPr>
            <w:tcW w:w="2160" w:type="dxa"/>
          </w:tcPr>
          <w:p>
            <w:pPr>
              <w:spacing w:after="0" w:line="360" w:lineRule="auto"/>
              <w:rPr>
                <w:rFonts w:ascii="仿宋" w:hAnsi="仿宋" w:eastAsia="仿宋"/>
              </w:rPr>
            </w:pPr>
            <w:r>
              <w:rPr>
                <w:rFonts w:hint="eastAsia" w:ascii="仿宋" w:hAnsi="仿宋" w:eastAsia="仿宋"/>
                <w:sz w:val="24"/>
              </w:rPr>
              <w:t>输入关键词，</w:t>
            </w:r>
            <w:r>
              <w:rPr>
                <w:rFonts w:ascii="仿宋" w:hAnsi="仿宋" w:eastAsia="仿宋"/>
                <w:sz w:val="24"/>
              </w:rPr>
              <w:t>用于搜索产品目录名称</w:t>
            </w:r>
            <w:r>
              <w:rPr>
                <w:rFonts w:hint="eastAsia" w:ascii="仿宋" w:hAnsi="仿宋" w:eastAsia="仿宋"/>
                <w:sz w:val="24"/>
              </w:rPr>
              <w:t>；</w:t>
            </w:r>
            <w:r>
              <w:rPr>
                <w:rFonts w:ascii="仿宋" w:hAnsi="仿宋" w:eastAsia="仿宋"/>
                <w:sz w:val="24"/>
              </w:rPr>
              <w:t>支持模糊检索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ascii="仿宋" w:hAnsi="仿宋" w:eastAsia="仿宋"/>
                <w:sz w:val="24"/>
              </w:rPr>
              <w:t>产品名称</w:t>
            </w:r>
          </w:p>
        </w:tc>
        <w:tc>
          <w:tcPr>
            <w:tcW w:w="2160" w:type="dxa"/>
          </w:tcPr>
          <w:p>
            <w:pPr>
              <w:spacing w:after="0" w:line="360" w:lineRule="auto"/>
              <w:rPr>
                <w:rFonts w:ascii="仿宋" w:hAnsi="仿宋" w:eastAsia="仿宋"/>
                <w:sz w:val="24"/>
              </w:rPr>
            </w:pPr>
            <w:r>
              <w:rPr>
                <w:rFonts w:ascii="仿宋" w:hAnsi="仿宋" w:eastAsia="仿宋"/>
                <w:sz w:val="24"/>
              </w:rPr>
              <w:t>非必输</w:t>
            </w:r>
          </w:p>
        </w:tc>
        <w:tc>
          <w:tcPr>
            <w:tcW w:w="2160" w:type="dxa"/>
          </w:tcPr>
          <w:p>
            <w:pPr>
              <w:spacing w:after="0" w:line="360" w:lineRule="auto"/>
              <w:rPr>
                <w:rFonts w:ascii="仿宋" w:hAnsi="仿宋" w:eastAsia="仿宋"/>
                <w:sz w:val="24"/>
              </w:rPr>
            </w:pPr>
            <w:r>
              <w:rPr>
                <w:rFonts w:ascii="仿宋" w:hAnsi="仿宋" w:eastAsia="仿宋"/>
                <w:sz w:val="24"/>
              </w:rPr>
              <w:t>文本</w:t>
            </w:r>
          </w:p>
        </w:tc>
        <w:tc>
          <w:tcPr>
            <w:tcW w:w="2160" w:type="dxa"/>
          </w:tcPr>
          <w:p>
            <w:pPr>
              <w:spacing w:after="0" w:line="360" w:lineRule="auto"/>
              <w:rPr>
                <w:rFonts w:ascii="仿宋" w:hAnsi="仿宋" w:eastAsia="仿宋"/>
                <w:sz w:val="24"/>
              </w:rPr>
            </w:pPr>
            <w:r>
              <w:rPr>
                <w:rFonts w:ascii="仿宋" w:hAnsi="仿宋" w:eastAsia="仿宋"/>
                <w:sz w:val="24"/>
              </w:rPr>
              <w:t>右侧产品列表查询条件</w:t>
            </w:r>
            <w:r>
              <w:rPr>
                <w:rFonts w:hint="eastAsia" w:ascii="仿宋" w:hAnsi="仿宋" w:eastAsia="仿宋"/>
                <w:sz w:val="24"/>
              </w:rPr>
              <w:t>；</w:t>
            </w:r>
            <w:r>
              <w:rPr>
                <w:rFonts w:ascii="仿宋" w:hAnsi="仿宋" w:eastAsia="仿宋"/>
                <w:sz w:val="24"/>
              </w:rPr>
              <w:t>支持模糊查询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ascii="仿宋" w:hAnsi="仿宋" w:eastAsia="仿宋"/>
                <w:sz w:val="24"/>
              </w:rPr>
              <w:t>产品编号</w:t>
            </w:r>
          </w:p>
        </w:tc>
        <w:tc>
          <w:tcPr>
            <w:tcW w:w="2160" w:type="dxa"/>
          </w:tcPr>
          <w:p>
            <w:pPr>
              <w:spacing w:after="0" w:line="360" w:lineRule="auto"/>
              <w:rPr>
                <w:rFonts w:ascii="仿宋" w:hAnsi="仿宋" w:eastAsia="仿宋"/>
                <w:sz w:val="24"/>
              </w:rPr>
            </w:pPr>
            <w:r>
              <w:rPr>
                <w:rFonts w:ascii="仿宋" w:hAnsi="仿宋" w:eastAsia="仿宋"/>
                <w:sz w:val="24"/>
              </w:rPr>
              <w:t>非必输</w:t>
            </w:r>
          </w:p>
        </w:tc>
        <w:tc>
          <w:tcPr>
            <w:tcW w:w="2160" w:type="dxa"/>
          </w:tcPr>
          <w:p>
            <w:pPr>
              <w:spacing w:after="0" w:line="360" w:lineRule="auto"/>
              <w:rPr>
                <w:rFonts w:ascii="仿宋" w:hAnsi="仿宋" w:eastAsia="仿宋"/>
                <w:sz w:val="24"/>
              </w:rPr>
            </w:pPr>
            <w:r>
              <w:rPr>
                <w:rFonts w:ascii="仿宋" w:hAnsi="仿宋" w:eastAsia="仿宋"/>
                <w:sz w:val="24"/>
              </w:rPr>
              <w:t>文本</w:t>
            </w:r>
          </w:p>
        </w:tc>
        <w:tc>
          <w:tcPr>
            <w:tcW w:w="2160" w:type="dxa"/>
          </w:tcPr>
          <w:p>
            <w:pPr>
              <w:spacing w:after="0" w:line="360" w:lineRule="auto"/>
              <w:rPr>
                <w:rFonts w:ascii="仿宋" w:hAnsi="仿宋" w:eastAsia="仿宋"/>
                <w:sz w:val="24"/>
              </w:rPr>
            </w:pPr>
            <w:r>
              <w:rPr>
                <w:rFonts w:ascii="仿宋" w:hAnsi="仿宋" w:eastAsia="仿宋"/>
                <w:sz w:val="24"/>
              </w:rPr>
              <w:t>按产品唯一编号检索；支持精确查询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ascii="仿宋" w:hAnsi="仿宋" w:eastAsia="仿宋"/>
                <w:sz w:val="24"/>
              </w:rPr>
              <w:t>查询</w:t>
            </w:r>
          </w:p>
        </w:tc>
        <w:tc>
          <w:tcPr>
            <w:tcW w:w="2160" w:type="dxa"/>
          </w:tcPr>
          <w:p>
            <w:pPr>
              <w:spacing w:after="0" w:line="360" w:lineRule="auto"/>
              <w:rPr>
                <w:rFonts w:ascii="仿宋" w:hAnsi="仿宋" w:eastAsia="仿宋"/>
                <w:sz w:val="24"/>
              </w:rPr>
            </w:pPr>
            <w:r>
              <w:rPr>
                <w:rFonts w:ascii="仿宋" w:hAnsi="仿宋" w:eastAsia="仿宋"/>
                <w:sz w:val="24"/>
              </w:rPr>
              <w:t>执行产品列表检索</w:t>
            </w:r>
          </w:p>
        </w:tc>
        <w:tc>
          <w:tcPr>
            <w:tcW w:w="2160" w:type="dxa"/>
          </w:tcPr>
          <w:p>
            <w:pPr>
              <w:spacing w:after="0" w:line="360" w:lineRule="auto"/>
              <w:rPr>
                <w:rFonts w:ascii="仿宋" w:hAnsi="仿宋" w:eastAsia="仿宋"/>
                <w:sz w:val="24"/>
              </w:rPr>
            </w:pPr>
            <w:r>
              <w:rPr>
                <w:rFonts w:ascii="仿宋" w:hAnsi="仿宋" w:eastAsia="仿宋"/>
                <w:sz w:val="24"/>
              </w:rPr>
              <w:t>按钮</w:t>
            </w:r>
          </w:p>
        </w:tc>
        <w:tc>
          <w:tcPr>
            <w:tcW w:w="2160" w:type="dxa"/>
          </w:tcPr>
          <w:p>
            <w:pPr>
              <w:spacing w:after="0" w:line="360" w:lineRule="auto"/>
              <w:rPr>
                <w:rFonts w:ascii="仿宋" w:hAnsi="仿宋" w:eastAsia="仿宋"/>
                <w:sz w:val="24"/>
              </w:rPr>
            </w:pPr>
            <w:r>
              <w:rPr>
                <w:rFonts w:ascii="仿宋" w:hAnsi="仿宋" w:eastAsia="仿宋"/>
                <w:sz w:val="24"/>
              </w:rPr>
              <w:t>点击后按当前条件刷新产品列表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ascii="仿宋" w:hAnsi="仿宋" w:eastAsia="仿宋"/>
                <w:sz w:val="24"/>
              </w:rPr>
              <w:t>重置</w:t>
            </w:r>
          </w:p>
        </w:tc>
        <w:tc>
          <w:tcPr>
            <w:tcW w:w="2160" w:type="dxa"/>
          </w:tcPr>
          <w:p>
            <w:pPr>
              <w:spacing w:after="0" w:line="360" w:lineRule="auto"/>
              <w:rPr>
                <w:rFonts w:ascii="仿宋" w:hAnsi="仿宋" w:eastAsia="仿宋"/>
                <w:sz w:val="24"/>
              </w:rPr>
            </w:pPr>
            <w:r>
              <w:rPr>
                <w:rFonts w:ascii="仿宋" w:hAnsi="仿宋" w:eastAsia="仿宋"/>
                <w:sz w:val="24"/>
              </w:rPr>
              <w:t>恢复默认产品列表</w:t>
            </w:r>
          </w:p>
        </w:tc>
        <w:tc>
          <w:tcPr>
            <w:tcW w:w="2160" w:type="dxa"/>
          </w:tcPr>
          <w:p>
            <w:pPr>
              <w:spacing w:after="0" w:line="360" w:lineRule="auto"/>
              <w:rPr>
                <w:rFonts w:ascii="仿宋" w:hAnsi="仿宋" w:eastAsia="仿宋"/>
                <w:sz w:val="24"/>
              </w:rPr>
            </w:pPr>
            <w:r>
              <w:rPr>
                <w:rFonts w:ascii="仿宋" w:hAnsi="仿宋" w:eastAsia="仿宋"/>
                <w:sz w:val="24"/>
              </w:rPr>
              <w:t>按钮</w:t>
            </w:r>
          </w:p>
        </w:tc>
        <w:tc>
          <w:tcPr>
            <w:tcW w:w="2160" w:type="dxa"/>
          </w:tcPr>
          <w:p>
            <w:pPr>
              <w:spacing w:after="0" w:line="360" w:lineRule="auto"/>
              <w:rPr>
                <w:rFonts w:ascii="仿宋" w:hAnsi="仿宋" w:eastAsia="仿宋"/>
                <w:sz w:val="24"/>
              </w:rPr>
            </w:pPr>
            <w:r>
              <w:rPr>
                <w:rFonts w:ascii="仿宋" w:hAnsi="仿宋" w:eastAsia="仿宋"/>
                <w:sz w:val="24"/>
              </w:rPr>
              <w:t>点击后清空右侧</w:t>
            </w:r>
            <w:r>
              <w:rPr>
                <w:rFonts w:hint="eastAsia" w:ascii="仿宋" w:hAnsi="仿宋" w:eastAsia="仿宋"/>
                <w:sz w:val="24"/>
              </w:rPr>
              <w:t>产品列表</w:t>
            </w:r>
            <w:r>
              <w:rPr>
                <w:rFonts w:ascii="仿宋" w:hAnsi="仿宋" w:eastAsia="仿宋"/>
                <w:sz w:val="24"/>
              </w:rPr>
              <w:t>查询条件</w:t>
            </w:r>
          </w:p>
        </w:tc>
      </w:tr>
    </w:tbl>
    <w:p>
      <w:pPr>
        <w:spacing w:after="0" w:line="360" w:lineRule="auto"/>
        <w:rPr>
          <w:rFonts w:ascii="仿宋" w:hAnsi="仿宋" w:eastAsia="仿宋"/>
          <w:sz w:val="24"/>
        </w:rPr>
      </w:pPr>
    </w:p>
    <w:p>
      <w:pPr>
        <w:pStyle w:val="7"/>
        <w:numPr>
          <w:ilvl w:val="4"/>
          <w:numId w:val="122"/>
        </w:numPr>
        <w:spacing w:line="360" w:lineRule="auto"/>
        <w:rPr>
          <w:rFonts w:ascii="仿宋" w:hAnsi="仿宋" w:eastAsia="仿宋"/>
          <w:i w:val="0"/>
          <w:iCs w:val="0"/>
        </w:rPr>
      </w:pPr>
      <w:r>
        <w:rPr>
          <w:rFonts w:hint="eastAsia" w:ascii="仿宋" w:hAnsi="仿宋" w:eastAsia="仿宋"/>
          <w:i w:val="0"/>
          <w:iCs w:val="0"/>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用户进入“产品</w:t>
      </w:r>
      <w:r>
        <w:rPr>
          <w:rFonts w:hint="eastAsia" w:ascii="仿宋" w:hAnsi="仿宋" w:eastAsia="仿宋"/>
          <w:sz w:val="24"/>
        </w:rPr>
        <w:t>专区</w:t>
      </w:r>
      <w:r>
        <w:rPr>
          <w:rFonts w:ascii="仿宋" w:hAnsi="仿宋" w:eastAsia="仿宋"/>
          <w:sz w:val="24"/>
        </w:rPr>
        <w:t>”页面后，</w:t>
      </w:r>
      <w:r>
        <w:rPr>
          <w:rFonts w:hint="eastAsia" w:ascii="仿宋" w:hAnsi="仿宋" w:eastAsia="仿宋"/>
          <w:color w:val="000000"/>
          <w:sz w:val="24"/>
        </w:rPr>
        <w:t>点击“筛选”按钮，</w:t>
      </w:r>
      <w:r>
        <w:rPr>
          <w:rFonts w:hint="eastAsia" w:ascii="仿宋" w:hAnsi="仿宋" w:eastAsia="仿宋"/>
          <w:sz w:val="24"/>
          <w:szCs w:val="24"/>
        </w:rPr>
        <w:t>系统打开筛选面板</w:t>
      </w:r>
      <w:r>
        <w:rPr>
          <w:rFonts w:ascii="仿宋" w:hAnsi="仿宋" w:eastAsia="仿宋"/>
          <w:sz w:val="24"/>
        </w:rPr>
        <w:t>。</w:t>
      </w:r>
    </w:p>
    <w:p>
      <w:pPr>
        <w:spacing w:after="0" w:line="360" w:lineRule="auto"/>
        <w:rPr>
          <w:rFonts w:ascii="仿宋" w:hAnsi="仿宋" w:eastAsia="仿宋"/>
          <w:sz w:val="24"/>
        </w:rPr>
      </w:pPr>
      <w:r>
        <w:rPr>
          <w:rFonts w:hint="eastAsia" w:ascii="仿宋" w:hAnsi="仿宋" w:eastAsia="仿宋"/>
          <w:sz w:val="24"/>
        </w:rPr>
        <w:t>2. 产品目录按层级展示，点击产品目录名称左侧的“展开”按钮，展开该目录的下级目录，并将按钮切换为“收起”按钮；点击“收起”按钮，收起该目录的下级目录，并将按钮切换为“展开”按钮。所有目录都默认展开，按钮默认为“收起”。</w:t>
      </w:r>
    </w:p>
    <w:p>
      <w:pPr>
        <w:spacing w:after="0" w:line="360" w:lineRule="auto"/>
        <w:rPr>
          <w:rFonts w:ascii="仿宋" w:hAnsi="仿宋" w:eastAsia="仿宋"/>
          <w:sz w:val="24"/>
        </w:rPr>
      </w:pPr>
      <w:r>
        <w:rPr>
          <w:rFonts w:hint="eastAsia" w:ascii="仿宋" w:hAnsi="仿宋" w:eastAsia="仿宋"/>
          <w:sz w:val="24"/>
        </w:rPr>
        <w:t>3. 筛选面板的操作按钮有：查询、重置。</w:t>
      </w:r>
    </w:p>
    <w:p>
      <w:pPr>
        <w:spacing w:after="0" w:line="360" w:lineRule="auto"/>
        <w:rPr>
          <w:rFonts w:ascii="仿宋" w:hAnsi="仿宋" w:eastAsia="仿宋"/>
          <w:sz w:val="24"/>
        </w:rPr>
      </w:pPr>
      <w:r>
        <w:rPr>
          <w:rFonts w:hint="eastAsia" w:ascii="仿宋" w:hAnsi="仿宋" w:eastAsia="仿宋"/>
          <w:sz w:val="24"/>
        </w:rPr>
        <w:t>3.1 点击“查询”，系统按当前输入条件返回符合条件的产品列表结果</w:t>
      </w:r>
      <w:r>
        <w:rPr>
          <w:rFonts w:ascii="仿宋" w:hAnsi="仿宋" w:eastAsia="仿宋"/>
          <w:sz w:val="24"/>
        </w:rPr>
        <w:t>。</w:t>
      </w:r>
    </w:p>
    <w:p>
      <w:pPr>
        <w:spacing w:after="0" w:line="360" w:lineRule="auto"/>
        <w:rPr>
          <w:rFonts w:ascii="仿宋" w:hAnsi="仿宋" w:eastAsia="仿宋"/>
          <w:sz w:val="24"/>
        </w:rPr>
      </w:pPr>
      <w:r>
        <w:rPr>
          <w:rFonts w:hint="eastAsia" w:ascii="仿宋" w:hAnsi="仿宋" w:eastAsia="仿宋"/>
          <w:sz w:val="24"/>
        </w:rPr>
        <w:t xml:space="preserve">3.2 </w:t>
      </w:r>
      <w:r>
        <w:rPr>
          <w:rFonts w:hint="eastAsia" w:ascii="仿宋" w:hAnsi="仿宋" w:eastAsia="仿宋"/>
          <w:sz w:val="24"/>
          <w:szCs w:val="24"/>
        </w:rPr>
        <w:t>点击“重置”，系统清空当前输入条件并恢复初始状态。</w:t>
      </w:r>
    </w:p>
    <w:p>
      <w:pPr>
        <w:spacing w:after="0" w:line="360" w:lineRule="auto"/>
        <w:rPr>
          <w:rFonts w:ascii="仿宋" w:hAnsi="仿宋" w:eastAsia="仿宋"/>
        </w:rPr>
      </w:pPr>
      <w:r>
        <w:rPr>
          <w:rFonts w:hint="eastAsia" w:ascii="仿宋" w:hAnsi="仿宋" w:eastAsia="仿宋"/>
          <w:sz w:val="24"/>
        </w:rPr>
        <w:t>4</w:t>
      </w:r>
      <w:r>
        <w:rPr>
          <w:rFonts w:ascii="仿宋" w:hAnsi="仿宋" w:eastAsia="仿宋"/>
          <w:sz w:val="24"/>
        </w:rPr>
        <w:t xml:space="preserve">. </w:t>
      </w:r>
      <w:r>
        <w:rPr>
          <w:rFonts w:hint="eastAsia" w:ascii="仿宋" w:hAnsi="仿宋" w:eastAsia="仿宋"/>
          <w:sz w:val="24"/>
        </w:rPr>
        <w:t>在“产品专区”列表</w:t>
      </w:r>
      <w:r>
        <w:rPr>
          <w:rFonts w:ascii="仿宋" w:hAnsi="仿宋" w:eastAsia="仿宋"/>
          <w:sz w:val="24"/>
        </w:rPr>
        <w:t>点击</w:t>
      </w:r>
      <w:r>
        <w:rPr>
          <w:rFonts w:hint="eastAsia" w:ascii="仿宋" w:hAnsi="仿宋" w:eastAsia="仿宋"/>
          <w:sz w:val="24"/>
        </w:rPr>
        <w:t>卡片或</w:t>
      </w:r>
      <w:r>
        <w:rPr>
          <w:rFonts w:ascii="仿宋" w:hAnsi="仿宋" w:eastAsia="仿宋"/>
          <w:sz w:val="24"/>
        </w:rPr>
        <w:t>产品名称后，系统打开“产品视图”页面查看产品详情。</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color w:val="000000" w:themeColor="text1"/>
          <w:sz w:val="24"/>
          <w14:textFill>
            <w14:solidFill>
              <w14:schemeClr w14:val="tx1"/>
            </w14:solidFill>
          </w14:textFill>
        </w:rPr>
      </w:pPr>
      <w:r>
        <w:rPr>
          <w:rFonts w:ascii="仿宋" w:hAnsi="仿宋" w:eastAsia="仿宋"/>
          <w:sz w:val="24"/>
        </w:rPr>
        <w:t xml:space="preserve">1. </w:t>
      </w:r>
      <w:r>
        <w:rPr>
          <w:rFonts w:ascii="仿宋" w:hAnsi="仿宋" w:eastAsia="仿宋"/>
          <w:color w:val="000000" w:themeColor="text1"/>
          <w:sz w:val="24"/>
          <w14:textFill>
            <w14:solidFill>
              <w14:schemeClr w14:val="tx1"/>
            </w14:solidFill>
          </w14:textFill>
        </w:rPr>
        <w:t>产品目录体系当前按</w:t>
      </w:r>
      <w:r>
        <w:rPr>
          <w:rFonts w:hint="eastAsia" w:ascii="仿宋" w:hAnsi="仿宋" w:eastAsia="仿宋"/>
          <w:color w:val="000000" w:themeColor="text1"/>
          <w:sz w:val="24"/>
          <w14:textFill>
            <w14:solidFill>
              <w14:schemeClr w14:val="tx1"/>
            </w14:solidFill>
          </w14:textFill>
        </w:rPr>
        <w:t>以下目录分类。</w:t>
      </w:r>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0"/>
        <w:gridCol w:w="4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b/>
                <w:color w:val="000000" w:themeColor="text1"/>
                <w:sz w:val="24"/>
                <w14:textFill>
                  <w14:solidFill>
                    <w14:schemeClr w14:val="tx1"/>
                  </w14:solidFill>
                </w14:textFill>
              </w:rPr>
              <w:t>一级目录</w:t>
            </w: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b/>
                <w:color w:val="000000" w:themeColor="text1"/>
                <w:sz w:val="24"/>
                <w14:textFill>
                  <w14:solidFill>
                    <w14:schemeClr w14:val="tx1"/>
                  </w14:solidFill>
                </w14:textFill>
              </w:rPr>
              <w:t>二级目录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资产类</w:t>
            </w: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经营性贷款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消费性贷款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按揭贷款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负债类</w:t>
            </w: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活期存款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普通定期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智能存款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通知存款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中间业务</w:t>
            </w: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代销保险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自营理财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代销理财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其他</w:t>
            </w:r>
          </w:p>
        </w:tc>
        <w:tc>
          <w:tcPr>
            <w:tcW w:w="453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其他</w:t>
            </w:r>
          </w:p>
        </w:tc>
      </w:tr>
    </w:tbl>
    <w:p>
      <w:pPr>
        <w:spacing w:after="0" w:line="360" w:lineRule="auto"/>
        <w:rPr>
          <w:rFonts w:ascii="仿宋" w:hAnsi="仿宋" w:eastAsia="仿宋"/>
        </w:rPr>
      </w:pPr>
    </w:p>
    <w:p>
      <w:pPr>
        <w:spacing w:after="0" w:line="360" w:lineRule="auto"/>
        <w:rPr>
          <w:rFonts w:ascii="仿宋" w:hAnsi="仿宋" w:eastAsia="仿宋"/>
        </w:rPr>
      </w:pPr>
      <w:r>
        <w:rPr>
          <w:rFonts w:hint="eastAsia" w:ascii="仿宋" w:hAnsi="仿宋" w:eastAsia="仿宋"/>
          <w:sz w:val="24"/>
        </w:rPr>
        <w:t>2</w:t>
      </w:r>
      <w:r>
        <w:rPr>
          <w:rFonts w:ascii="仿宋" w:hAnsi="仿宋" w:eastAsia="仿宋"/>
          <w:sz w:val="24"/>
        </w:rPr>
        <w:t>. 产品基础数据统一从上游系统获取，按T+1频率同步至产品管理模块。</w:t>
      </w:r>
      <w:r>
        <w:rPr>
          <w:rFonts w:hint="eastAsia" w:ascii="仿宋" w:hAnsi="仿宋" w:eastAsia="仿宋"/>
          <w:sz w:val="24"/>
        </w:rPr>
        <w:t>产品基础数据详见“产品视图-产品简介”章节</w:t>
      </w:r>
      <w:r>
        <w:rPr>
          <w:rFonts w:ascii="仿宋" w:hAnsi="仿宋" w:eastAsia="仿宋"/>
          <w:sz w:val="24"/>
        </w:rPr>
        <w:t>。</w:t>
      </w:r>
    </w:p>
    <w:p>
      <w:pPr>
        <w:spacing w:after="0" w:line="360" w:lineRule="auto"/>
        <w:rPr>
          <w:rFonts w:ascii="仿宋" w:hAnsi="仿宋" w:eastAsia="仿宋"/>
        </w:rPr>
      </w:pPr>
      <w:r>
        <w:rPr>
          <w:rFonts w:hint="eastAsia" w:ascii="仿宋" w:hAnsi="仿宋" w:eastAsia="仿宋"/>
          <w:sz w:val="24"/>
        </w:rPr>
        <w:t>3</w:t>
      </w:r>
      <w:r>
        <w:rPr>
          <w:rFonts w:ascii="仿宋" w:hAnsi="仿宋" w:eastAsia="仿宋"/>
          <w:sz w:val="24"/>
        </w:rPr>
        <w:t>. 产品目录名称按“目录名称（n）”格式展示，其中n为当前目录包含的产品数量。</w:t>
      </w:r>
    </w:p>
    <w:p>
      <w:pPr>
        <w:spacing w:after="0" w:line="360" w:lineRule="auto"/>
        <w:rPr>
          <w:rFonts w:ascii="仿宋" w:hAnsi="仿宋" w:eastAsia="仿宋"/>
        </w:rPr>
      </w:pPr>
      <w:r>
        <w:rPr>
          <w:rFonts w:hint="eastAsia" w:ascii="仿宋" w:hAnsi="仿宋" w:eastAsia="仿宋"/>
          <w:sz w:val="24"/>
        </w:rPr>
        <w:t>4</w:t>
      </w:r>
      <w:r>
        <w:rPr>
          <w:rFonts w:ascii="仿宋" w:hAnsi="仿宋" w:eastAsia="仿宋"/>
          <w:sz w:val="24"/>
        </w:rPr>
        <w:t>. 产品下架后，</w:t>
      </w:r>
      <w:r>
        <w:rPr>
          <w:rFonts w:hint="eastAsia" w:ascii="仿宋" w:hAnsi="仿宋" w:eastAsia="仿宋"/>
          <w:sz w:val="24"/>
        </w:rPr>
        <w:t>不在移动端“产品专区”</w:t>
      </w:r>
      <w:r>
        <w:rPr>
          <w:rFonts w:ascii="仿宋" w:hAnsi="仿宋" w:eastAsia="仿宋"/>
          <w:sz w:val="24"/>
        </w:rPr>
        <w:t>展示。</w:t>
      </w:r>
    </w:p>
    <w:p>
      <w:pPr>
        <w:spacing w:after="0" w:line="360" w:lineRule="auto"/>
        <w:rPr>
          <w:rFonts w:ascii="仿宋" w:hAnsi="仿宋" w:eastAsia="仿宋"/>
        </w:rPr>
      </w:pPr>
      <w:r>
        <w:rPr>
          <w:rFonts w:hint="eastAsia" w:ascii="仿宋" w:hAnsi="仿宋" w:eastAsia="仿宋"/>
          <w:sz w:val="24"/>
        </w:rPr>
        <w:t>5</w:t>
      </w:r>
      <w:r>
        <w:rPr>
          <w:rFonts w:ascii="仿宋" w:hAnsi="仿宋" w:eastAsia="仿宋"/>
          <w:sz w:val="24"/>
        </w:rPr>
        <w:t>. 列表字段</w:t>
      </w:r>
      <w:r>
        <w:rPr>
          <w:rFonts w:hint="eastAsia" w:ascii="仿宋" w:hAnsi="仿宋" w:eastAsia="仿宋"/>
          <w:sz w:val="24"/>
        </w:rPr>
        <w:t>有：</w:t>
      </w:r>
      <w:r>
        <w:rPr>
          <w:rFonts w:ascii="仿宋" w:hAnsi="仿宋" w:eastAsia="仿宋"/>
          <w:sz w:val="24"/>
        </w:rPr>
        <w:t>产品名称、产品编号、产品类型、</w:t>
      </w:r>
      <w:del w:id="2073" w:author="wanao" w:date="2026-07-15T10:11:38Z">
        <w:r>
          <w:rPr>
            <w:rFonts w:ascii="仿宋" w:hAnsi="仿宋" w:eastAsia="仿宋"/>
            <w:sz w:val="24"/>
          </w:rPr>
          <w:delText>发布机构、</w:delText>
        </w:r>
      </w:del>
      <w:r>
        <w:rPr>
          <w:rFonts w:ascii="仿宋" w:hAnsi="仿宋" w:eastAsia="仿宋"/>
          <w:sz w:val="24"/>
        </w:rPr>
        <w:t>产品来源。</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 xml:space="preserve">1. </w:t>
      </w:r>
      <w:commentRangeStart w:id="55"/>
      <w:r>
        <w:rPr>
          <w:rFonts w:ascii="仿宋" w:hAnsi="仿宋" w:eastAsia="仿宋"/>
          <w:color w:val="000000" w:themeColor="text1"/>
          <w:sz w:val="24"/>
          <w14:textFill>
            <w14:solidFill>
              <w14:schemeClr w14:val="tx1"/>
            </w14:solidFill>
          </w14:textFill>
        </w:rPr>
        <w:t>菜</w:t>
      </w:r>
      <w:r>
        <w:rPr>
          <w:rFonts w:ascii="仿宋" w:hAnsi="仿宋" w:eastAsia="仿宋"/>
          <w:sz w:val="24"/>
        </w:rPr>
        <w:t>单权限</w:t>
      </w:r>
      <w:commentRangeEnd w:id="55"/>
      <w:r>
        <w:rPr>
          <w:rFonts w:ascii="仿宋" w:hAnsi="仿宋" w:eastAsia="仿宋"/>
          <w:sz w:val="24"/>
        </w:rPr>
        <w:commentReference w:id="55"/>
      </w:r>
      <w:r>
        <w:rPr>
          <w:rFonts w:hint="eastAsia" w:ascii="仿宋" w:hAnsi="仿宋" w:eastAsia="仿宋"/>
          <w:sz w:val="24"/>
        </w:rPr>
        <w:t>为全系统用户</w:t>
      </w:r>
      <w:r>
        <w:rPr>
          <w:rFonts w:ascii="仿宋" w:hAnsi="仿宋" w:eastAsia="仿宋"/>
          <w:sz w:val="24"/>
        </w:rPr>
        <w:t>。</w:t>
      </w:r>
    </w:p>
    <w:p>
      <w:pPr>
        <w:spacing w:after="0" w:line="360" w:lineRule="auto"/>
        <w:rPr>
          <w:rFonts w:ascii="仿宋" w:hAnsi="仿宋" w:eastAsia="仿宋"/>
        </w:rPr>
      </w:pPr>
      <w:r>
        <w:rPr>
          <w:rFonts w:ascii="仿宋" w:hAnsi="仿宋" w:eastAsia="仿宋"/>
          <w:sz w:val="24"/>
        </w:rPr>
        <w:t>2. 数据权限覆盖全行零售产品数据，包括核心、信贷、理财、保险系统产品。</w:t>
      </w:r>
    </w:p>
    <w:p>
      <w:pPr>
        <w:pStyle w:val="7"/>
        <w:numPr>
          <w:ilvl w:val="4"/>
          <w:numId w:val="122"/>
        </w:numPr>
        <w:spacing w:line="360" w:lineRule="auto"/>
        <w:rPr>
          <w:rFonts w:ascii="仿宋" w:hAnsi="仿宋" w:eastAsia="仿宋"/>
          <w:i w:val="0"/>
          <w:iCs w:val="0"/>
        </w:rPr>
      </w:pPr>
      <w:r>
        <w:rPr>
          <w:rFonts w:hint="eastAsia" w:ascii="仿宋" w:hAnsi="仿宋" w:eastAsia="仿宋" w:cs="仿宋"/>
          <w:i w:val="0"/>
          <w:iCs w:val="0"/>
          <w:sz w:val="24"/>
        </w:rPr>
        <w:t>输出</w:t>
      </w:r>
    </w:p>
    <w:p>
      <w:pPr>
        <w:spacing w:after="0" w:line="360" w:lineRule="auto"/>
        <w:rPr>
          <w:rFonts w:ascii="仿宋" w:hAnsi="仿宋" w:eastAsia="仿宋"/>
          <w:sz w:val="24"/>
        </w:rPr>
      </w:pPr>
      <w:r>
        <w:rPr>
          <w:rFonts w:hint="eastAsia" w:ascii="仿宋" w:hAnsi="仿宋" w:eastAsia="仿宋"/>
          <w:sz w:val="24"/>
        </w:rPr>
        <w:t>“产品专区列表”输出项：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产品名称</w:t>
            </w:r>
          </w:p>
        </w:tc>
        <w:tc>
          <w:tcPr>
            <w:tcW w:w="2160" w:type="dxa"/>
          </w:tcPr>
          <w:p>
            <w:pPr>
              <w:spacing w:after="0" w:line="360" w:lineRule="auto"/>
              <w:rPr>
                <w:rFonts w:ascii="仿宋" w:hAnsi="仿宋" w:eastAsia="仿宋"/>
              </w:rPr>
            </w:pPr>
            <w:r>
              <w:rPr>
                <w:rFonts w:hint="eastAsia"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文本/链接</w:t>
            </w:r>
          </w:p>
        </w:tc>
        <w:tc>
          <w:tcPr>
            <w:tcW w:w="2160" w:type="dxa"/>
          </w:tcPr>
          <w:p>
            <w:pPr>
              <w:spacing w:after="0" w:line="360" w:lineRule="auto"/>
              <w:rPr>
                <w:rFonts w:ascii="仿宋" w:hAnsi="仿宋" w:eastAsia="仿宋"/>
              </w:rPr>
            </w:pPr>
            <w:r>
              <w:rPr>
                <w:rFonts w:ascii="仿宋" w:hAnsi="仿宋" w:eastAsia="仿宋"/>
                <w:sz w:val="24"/>
              </w:rPr>
              <w:t>点击后打开</w:t>
            </w:r>
            <w:r>
              <w:rPr>
                <w:rFonts w:hint="eastAsia" w:ascii="仿宋" w:hAnsi="仿宋" w:eastAsia="仿宋"/>
                <w:sz w:val="24"/>
              </w:rPr>
              <w:t>“</w:t>
            </w:r>
            <w:r>
              <w:rPr>
                <w:rFonts w:ascii="仿宋" w:hAnsi="仿宋" w:eastAsia="仿宋"/>
                <w:sz w:val="24"/>
              </w:rPr>
              <w:t>产品视图</w:t>
            </w:r>
            <w:r>
              <w:rPr>
                <w:rFonts w:hint="eastAsia" w:ascii="仿宋" w:hAnsi="仿宋" w:eastAsia="仿宋"/>
                <w:sz w:val="24"/>
              </w:rPr>
              <w:t>”</w:t>
            </w:r>
            <w:r>
              <w:rPr>
                <w:rFonts w:ascii="仿宋" w:hAnsi="仿宋" w:eastAsia="仿宋"/>
                <w:sz w:val="24"/>
              </w:rPr>
              <w:t>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产品编号</w:t>
            </w:r>
          </w:p>
        </w:tc>
        <w:tc>
          <w:tcPr>
            <w:tcW w:w="2160" w:type="dxa"/>
          </w:tcPr>
          <w:p>
            <w:pPr>
              <w:spacing w:after="0" w:line="360" w:lineRule="auto"/>
              <w:rPr>
                <w:rFonts w:ascii="仿宋" w:hAnsi="仿宋" w:eastAsia="仿宋"/>
              </w:rPr>
            </w:pPr>
            <w:r>
              <w:rPr>
                <w:rFonts w:hint="eastAsia"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文本/链接</w:t>
            </w:r>
          </w:p>
        </w:tc>
        <w:tc>
          <w:tcPr>
            <w:tcW w:w="2160" w:type="dxa"/>
          </w:tcPr>
          <w:p>
            <w:pPr>
              <w:spacing w:after="0" w:line="360" w:lineRule="auto"/>
              <w:rPr>
                <w:rFonts w:ascii="仿宋" w:hAnsi="仿宋" w:eastAsia="仿宋"/>
              </w:rPr>
            </w:pPr>
            <w:r>
              <w:rPr>
                <w:rFonts w:hint="eastAsia" w:ascii="仿宋" w:hAnsi="仿宋" w:eastAsia="仿宋"/>
                <w:sz w:val="24"/>
              </w:rPr>
              <w:t>反显</w:t>
            </w:r>
            <w:r>
              <w:rPr>
                <w:rFonts w:ascii="仿宋" w:hAnsi="仿宋" w:eastAsia="仿宋"/>
                <w:sz w:val="24"/>
              </w:rPr>
              <w:t>产品编号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产品类型</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反显</w:t>
            </w:r>
            <w:r>
              <w:rPr>
                <w:rFonts w:ascii="仿宋" w:hAnsi="仿宋" w:eastAsia="仿宋"/>
                <w:sz w:val="24"/>
              </w:rPr>
              <w:t>产品类型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del w:id="2074" w:author="wanao" w:date="2026-07-15T10:11:51Z"/>
        </w:trPr>
        <w:tc>
          <w:tcPr>
            <w:tcW w:w="2160" w:type="dxa"/>
          </w:tcPr>
          <w:p>
            <w:pPr>
              <w:spacing w:after="0" w:line="360" w:lineRule="auto"/>
              <w:rPr>
                <w:del w:id="2075" w:author="wanao" w:date="2026-07-15T10:11:51Z"/>
                <w:rFonts w:ascii="仿宋" w:hAnsi="仿宋" w:eastAsia="仿宋"/>
              </w:rPr>
            </w:pPr>
            <w:del w:id="2076" w:author="wanao" w:date="2026-07-15T10:11:51Z">
              <w:r>
                <w:rPr>
                  <w:rFonts w:ascii="仿宋" w:hAnsi="仿宋" w:eastAsia="仿宋"/>
                  <w:sz w:val="24"/>
                </w:rPr>
                <w:delText>发布机构</w:delText>
              </w:r>
            </w:del>
          </w:p>
        </w:tc>
        <w:tc>
          <w:tcPr>
            <w:tcW w:w="2160" w:type="dxa"/>
          </w:tcPr>
          <w:p>
            <w:pPr>
              <w:spacing w:after="0" w:line="360" w:lineRule="auto"/>
              <w:rPr>
                <w:del w:id="2077" w:author="wanao" w:date="2026-07-15T10:11:51Z"/>
                <w:rFonts w:ascii="仿宋" w:hAnsi="仿宋" w:eastAsia="仿宋"/>
              </w:rPr>
            </w:pPr>
            <w:del w:id="2078" w:author="wanao" w:date="2026-07-15T10:11:51Z">
              <w:r>
                <w:rPr>
                  <w:rFonts w:ascii="仿宋" w:hAnsi="仿宋" w:eastAsia="仿宋"/>
                  <w:sz w:val="24"/>
                </w:rPr>
                <w:delText>反显</w:delText>
              </w:r>
            </w:del>
          </w:p>
        </w:tc>
        <w:tc>
          <w:tcPr>
            <w:tcW w:w="2160" w:type="dxa"/>
          </w:tcPr>
          <w:p>
            <w:pPr>
              <w:spacing w:after="0" w:line="360" w:lineRule="auto"/>
              <w:rPr>
                <w:del w:id="2079" w:author="wanao" w:date="2026-07-15T10:11:51Z"/>
                <w:rFonts w:ascii="仿宋" w:hAnsi="仿宋" w:eastAsia="仿宋"/>
              </w:rPr>
            </w:pPr>
            <w:del w:id="2080" w:author="wanao" w:date="2026-07-15T10:11:51Z">
              <w:r>
                <w:rPr>
                  <w:rFonts w:ascii="仿宋" w:hAnsi="仿宋" w:eastAsia="仿宋"/>
                  <w:sz w:val="24"/>
                </w:rPr>
                <w:delText>文本</w:delText>
              </w:r>
            </w:del>
          </w:p>
        </w:tc>
        <w:tc>
          <w:tcPr>
            <w:tcW w:w="2160" w:type="dxa"/>
          </w:tcPr>
          <w:p>
            <w:pPr>
              <w:spacing w:after="0" w:line="360" w:lineRule="auto"/>
              <w:rPr>
                <w:del w:id="2081" w:author="wanao" w:date="2026-07-15T10:11:51Z"/>
                <w:rFonts w:ascii="仿宋" w:hAnsi="仿宋" w:eastAsia="仿宋"/>
              </w:rPr>
            </w:pPr>
            <w:del w:id="2082" w:author="wanao" w:date="2026-07-15T10:11:51Z">
              <w:r>
                <w:rPr>
                  <w:rFonts w:hint="eastAsia" w:ascii="仿宋" w:hAnsi="仿宋" w:eastAsia="仿宋"/>
                  <w:sz w:val="24"/>
                </w:rPr>
                <w:delText>反显</w:delText>
              </w:r>
            </w:del>
            <w:del w:id="2083" w:author="wanao" w:date="2026-07-15T10:11:51Z">
              <w:r>
                <w:rPr>
                  <w:rFonts w:ascii="仿宋" w:hAnsi="仿宋" w:eastAsia="仿宋"/>
                  <w:sz w:val="24"/>
                </w:rPr>
                <w:delText>产品类型</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产品来源</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反显</w:t>
            </w:r>
            <w:r>
              <w:rPr>
                <w:rFonts w:hint="eastAsia" w:ascii="仿宋" w:hAnsi="仿宋" w:eastAsia="仿宋"/>
                <w:sz w:val="24"/>
              </w:rPr>
              <w:t>产品的</w:t>
            </w:r>
            <w:r>
              <w:rPr>
                <w:rFonts w:ascii="仿宋" w:hAnsi="仿宋" w:eastAsia="仿宋"/>
                <w:sz w:val="24"/>
              </w:rPr>
              <w:t>上游来源系统</w:t>
            </w:r>
            <w:r>
              <w:rPr>
                <w:rFonts w:hint="eastAsia" w:ascii="仿宋" w:hAnsi="仿宋" w:eastAsia="仿宋"/>
                <w:sz w:val="24"/>
              </w:rPr>
              <w:t>名称</w:t>
            </w:r>
          </w:p>
        </w:tc>
      </w:tr>
    </w:tbl>
    <w:p>
      <w:pPr>
        <w:spacing w:after="0" w:line="360" w:lineRule="auto"/>
        <w:rPr>
          <w:rFonts w:ascii="仿宋" w:hAnsi="仿宋" w:eastAsia="仿宋"/>
          <w:b/>
          <w:sz w:val="26"/>
        </w:rPr>
      </w:pPr>
    </w:p>
    <w:p>
      <w:pPr>
        <w:pStyle w:val="7"/>
        <w:numPr>
          <w:ilvl w:val="4"/>
          <w:numId w:val="122"/>
        </w:numPr>
        <w:spacing w:line="360" w:lineRule="auto"/>
        <w:rPr>
          <w:rFonts w:ascii="仿宋" w:hAnsi="仿宋" w:eastAsia="仿宋"/>
          <w:i w:val="0"/>
          <w:iCs w:val="0"/>
        </w:rPr>
      </w:pPr>
      <w:r>
        <w:rPr>
          <w:rFonts w:hint="eastAsia" w:ascii="仿宋" w:hAnsi="仿宋" w:eastAsia="仿宋" w:cs="仿宋"/>
          <w:i w:val="0"/>
          <w:iCs w:val="0"/>
          <w:sz w:val="24"/>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7"/>
        <w:numPr>
          <w:ilvl w:val="4"/>
          <w:numId w:val="122"/>
        </w:numPr>
        <w:spacing w:line="360" w:lineRule="auto"/>
        <w:rPr>
          <w:rFonts w:ascii="仿宋" w:hAnsi="仿宋" w:eastAsia="仿宋"/>
          <w:i w:val="0"/>
          <w:iCs w:val="0"/>
        </w:rPr>
      </w:pPr>
      <w:r>
        <w:rPr>
          <w:rFonts w:hint="eastAsia" w:ascii="仿宋" w:hAnsi="仿宋" w:eastAsia="仿宋" w:cs="仿宋"/>
          <w:i w:val="0"/>
          <w:iCs w:val="0"/>
          <w:sz w:val="24"/>
        </w:rPr>
        <w:t>核算处理</w:t>
      </w:r>
    </w:p>
    <w:p>
      <w:pPr>
        <w:spacing w:after="0" w:line="360" w:lineRule="auto"/>
        <w:rPr>
          <w:rFonts w:ascii="仿宋" w:hAnsi="仿宋" w:eastAsia="仿宋"/>
        </w:rPr>
      </w:pPr>
      <w:r>
        <w:rPr>
          <w:rFonts w:ascii="仿宋" w:hAnsi="仿宋" w:eastAsia="仿宋"/>
          <w:sz w:val="24"/>
        </w:rPr>
        <w:t>不涉及。</w:t>
      </w:r>
    </w:p>
    <w:p>
      <w:pPr>
        <w:pStyle w:val="7"/>
        <w:numPr>
          <w:ilvl w:val="4"/>
          <w:numId w:val="122"/>
        </w:numPr>
        <w:spacing w:line="360" w:lineRule="auto"/>
        <w:rPr>
          <w:rFonts w:ascii="仿宋" w:hAnsi="仿宋" w:eastAsia="仿宋"/>
          <w:i w:val="0"/>
          <w:iCs w:val="0"/>
        </w:rPr>
      </w:pPr>
      <w:r>
        <w:rPr>
          <w:rFonts w:hint="eastAsia" w:ascii="仿宋" w:hAnsi="仿宋" w:eastAsia="仿宋"/>
          <w:i w:val="0"/>
          <w:iCs w:val="0"/>
        </w:rPr>
        <w:t>凭证/</w:t>
      </w:r>
      <w:r>
        <w:rPr>
          <w:rFonts w:hint="eastAsia" w:ascii="仿宋" w:hAnsi="仿宋" w:eastAsia="仿宋" w:cs="仿宋"/>
          <w:i w:val="0"/>
          <w:iCs w:val="0"/>
          <w:sz w:val="24"/>
        </w:rPr>
        <w:t>合同</w:t>
      </w:r>
      <w:r>
        <w:rPr>
          <w:rFonts w:hint="eastAsia" w:ascii="仿宋" w:hAnsi="仿宋" w:eastAsia="仿宋"/>
          <w:i w:val="0"/>
          <w:iCs w:val="0"/>
        </w:rPr>
        <w:t>/协议打印</w:t>
      </w:r>
    </w:p>
    <w:p>
      <w:pPr>
        <w:spacing w:after="0" w:line="360" w:lineRule="auto"/>
        <w:rPr>
          <w:rFonts w:ascii="仿宋" w:hAnsi="仿宋" w:eastAsia="仿宋"/>
        </w:rPr>
      </w:pPr>
      <w:r>
        <w:rPr>
          <w:rFonts w:ascii="仿宋" w:hAnsi="仿宋" w:eastAsia="仿宋"/>
          <w:sz w:val="24"/>
        </w:rPr>
        <w:t>不涉及。</w:t>
      </w:r>
    </w:p>
    <w:p>
      <w:pPr>
        <w:pStyle w:val="6"/>
        <w:numPr>
          <w:ilvl w:val="3"/>
          <w:numId w:val="121"/>
        </w:numPr>
        <w:spacing w:line="360" w:lineRule="auto"/>
        <w:ind w:left="1418" w:hanging="1418"/>
        <w:rPr>
          <w:rFonts w:ascii="仿宋" w:hAnsi="仿宋" w:eastAsia="仿宋"/>
        </w:rPr>
      </w:pPr>
      <w:r>
        <w:rPr>
          <w:rFonts w:hint="eastAsia" w:ascii="仿宋" w:hAnsi="仿宋" w:eastAsia="仿宋"/>
        </w:rPr>
        <w:t>产品视图</w:t>
      </w:r>
    </w:p>
    <w:p>
      <w:pPr>
        <w:pStyle w:val="7"/>
        <w:numPr>
          <w:ilvl w:val="4"/>
          <w:numId w:val="123"/>
        </w:numPr>
        <w:spacing w:line="360" w:lineRule="auto"/>
        <w:rPr>
          <w:rFonts w:ascii="仿宋" w:hAnsi="仿宋" w:eastAsia="仿宋"/>
          <w:i w:val="0"/>
          <w:iCs w:val="0"/>
        </w:rPr>
      </w:pPr>
      <w:r>
        <w:rPr>
          <w:rFonts w:hint="eastAsia" w:ascii="仿宋" w:hAnsi="仿宋" w:eastAsia="仿宋" w:cs="仿宋"/>
          <w:i w:val="0"/>
          <w:iCs w:val="0"/>
          <w:sz w:val="24"/>
        </w:rPr>
        <w:t>产品简介</w:t>
      </w:r>
    </w:p>
    <w:p>
      <w:pPr>
        <w:pStyle w:val="8"/>
        <w:numPr>
          <w:ilvl w:val="5"/>
          <w:numId w:val="124"/>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sz w:val="24"/>
        </w:rPr>
      </w:pPr>
      <w:r>
        <w:rPr>
          <w:rFonts w:hint="eastAsia" w:ascii="仿宋" w:hAnsi="仿宋" w:eastAsia="仿宋"/>
          <w:sz w:val="24"/>
        </w:rPr>
        <w:t>产品视图页面上部区域展示产品简介，下部区域展示产品介绍、营销设置，产品介绍、营销设置为两个tab页面，可相互切换，默认展示产品介绍tab页。</w:t>
      </w:r>
    </w:p>
    <w:p>
      <w:pPr>
        <w:spacing w:after="0" w:line="360" w:lineRule="auto"/>
        <w:rPr>
          <w:rFonts w:ascii="仿宋" w:hAnsi="仿宋" w:eastAsia="仿宋"/>
        </w:rPr>
      </w:pPr>
      <w:r>
        <w:rPr>
          <w:rFonts w:hint="eastAsia" w:ascii="仿宋" w:hAnsi="仿宋" w:eastAsia="仿宋"/>
          <w:sz w:val="24"/>
        </w:rPr>
        <w:t>产品简介</w:t>
      </w:r>
      <w:r>
        <w:rPr>
          <w:rFonts w:ascii="仿宋" w:hAnsi="仿宋" w:eastAsia="仿宋"/>
          <w:sz w:val="24"/>
        </w:rPr>
        <w:t>支持用户查看产品基础信息。</w:t>
      </w:r>
    </w:p>
    <w:p>
      <w:pPr>
        <w:pStyle w:val="8"/>
        <w:numPr>
          <w:ilvl w:val="5"/>
          <w:numId w:val="124"/>
        </w:numPr>
        <w:spacing w:line="360" w:lineRule="auto"/>
        <w:rPr>
          <w:rFonts w:ascii="仿宋" w:hAnsi="仿宋" w:eastAsia="仿宋"/>
        </w:rPr>
      </w:pPr>
      <w:r>
        <w:rPr>
          <w:rFonts w:hint="eastAsia" w:ascii="仿宋" w:hAnsi="仿宋" w:eastAsia="仿宋"/>
        </w:rPr>
        <w:t>输入</w:t>
      </w:r>
    </w:p>
    <w:p>
      <w:pPr>
        <w:spacing w:line="360" w:lineRule="auto"/>
        <w:rPr>
          <w:rFonts w:ascii="仿宋" w:hAnsi="仿宋" w:eastAsia="仿宋"/>
          <w:sz w:val="24"/>
          <w:szCs w:val="24"/>
        </w:rPr>
      </w:pPr>
      <w:r>
        <w:rPr>
          <w:rFonts w:hint="eastAsia" w:ascii="仿宋" w:hAnsi="仿宋" w:eastAsia="仿宋"/>
          <w:sz w:val="24"/>
          <w:szCs w:val="24"/>
        </w:rPr>
        <w:t>略</w:t>
      </w:r>
    </w:p>
    <w:p>
      <w:pPr>
        <w:pStyle w:val="8"/>
        <w:numPr>
          <w:ilvl w:val="5"/>
          <w:numId w:val="124"/>
        </w:numPr>
        <w:spacing w:line="360" w:lineRule="auto"/>
        <w:rPr>
          <w:rFonts w:ascii="仿宋" w:hAnsi="仿宋" w:eastAsia="仿宋"/>
        </w:rPr>
      </w:pPr>
      <w:r>
        <w:rPr>
          <w:rFonts w:hint="eastAsia" w:ascii="仿宋" w:hAnsi="仿宋" w:eastAsia="仿宋"/>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用户在产品</w:t>
      </w:r>
      <w:r>
        <w:rPr>
          <w:rFonts w:hint="eastAsia" w:ascii="仿宋" w:hAnsi="仿宋" w:eastAsia="仿宋"/>
          <w:sz w:val="24"/>
        </w:rPr>
        <w:t>专区</w:t>
      </w:r>
      <w:r>
        <w:rPr>
          <w:rFonts w:ascii="仿宋" w:hAnsi="仿宋" w:eastAsia="仿宋"/>
          <w:sz w:val="24"/>
        </w:rPr>
        <w:t>列表点击产品名称或产品编号后，系统打开“产品视图”页面。</w:t>
      </w:r>
    </w:p>
    <w:p>
      <w:pPr>
        <w:spacing w:after="0" w:line="360" w:lineRule="auto"/>
        <w:rPr>
          <w:rFonts w:ascii="仿宋" w:hAnsi="仿宋" w:eastAsia="仿宋"/>
        </w:rPr>
      </w:pPr>
      <w:r>
        <w:rPr>
          <w:rFonts w:ascii="仿宋" w:hAnsi="仿宋" w:eastAsia="仿宋"/>
          <w:sz w:val="24"/>
        </w:rPr>
        <w:t>2. 页面上部展示产品简介，下部展示“产品介绍”“营销设置”两个可切换tab页。</w:t>
      </w:r>
    </w:p>
    <w:p>
      <w:pPr>
        <w:spacing w:after="0" w:line="360" w:lineRule="auto"/>
        <w:rPr>
          <w:rFonts w:ascii="仿宋" w:hAnsi="仿宋" w:eastAsia="仿宋"/>
        </w:rPr>
      </w:pPr>
      <w:r>
        <w:rPr>
          <w:rFonts w:ascii="仿宋" w:hAnsi="仿宋" w:eastAsia="仿宋"/>
          <w:sz w:val="24"/>
        </w:rPr>
        <w:t>3. 产品简介区域展示上游同步的基础信息，不允许直接修改。</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ascii="仿宋" w:hAnsi="仿宋" w:eastAsia="仿宋"/>
          <w:sz w:val="24"/>
        </w:rPr>
        <w:t>1. 产品简介数据来源于上游系统，同步后在本页面只读展示，不支持手工修改基础字段。</w:t>
      </w:r>
    </w:p>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sz w:val="24"/>
        </w:rPr>
        <w:t>2. 不同产品类型展示字段不同，存款、</w:t>
      </w:r>
      <w:r>
        <w:rPr>
          <w:rFonts w:hint="eastAsia" w:ascii="仿宋" w:hAnsi="仿宋" w:eastAsia="仿宋"/>
          <w:sz w:val="24"/>
        </w:rPr>
        <w:t>自营</w:t>
      </w:r>
      <w:r>
        <w:rPr>
          <w:rFonts w:ascii="仿宋" w:hAnsi="仿宋" w:eastAsia="仿宋"/>
          <w:sz w:val="24"/>
        </w:rPr>
        <w:t>理财</w:t>
      </w:r>
      <w:r>
        <w:rPr>
          <w:rFonts w:hint="eastAsia" w:ascii="仿宋" w:hAnsi="仿宋" w:eastAsia="仿宋"/>
          <w:sz w:val="24"/>
        </w:rPr>
        <w:t>、代销理财</w:t>
      </w:r>
      <w:r>
        <w:rPr>
          <w:rFonts w:ascii="仿宋" w:hAnsi="仿宋" w:eastAsia="仿宋"/>
          <w:sz w:val="24"/>
        </w:rPr>
        <w:t>、保险、贷款</w:t>
      </w:r>
      <w:r>
        <w:rPr>
          <w:rFonts w:hint="eastAsia" w:ascii="仿宋" w:hAnsi="仿宋" w:eastAsia="仿宋"/>
          <w:color w:val="000000" w:themeColor="text1"/>
          <w:sz w:val="24"/>
          <w14:textFill>
            <w14:solidFill>
              <w14:schemeClr w14:val="tx1"/>
            </w14:solidFill>
          </w14:textFill>
        </w:rPr>
        <w:t>各</w:t>
      </w:r>
      <w:r>
        <w:rPr>
          <w:rFonts w:ascii="仿宋" w:hAnsi="仿宋" w:eastAsia="仿宋"/>
          <w:color w:val="000000" w:themeColor="text1"/>
          <w:sz w:val="24"/>
          <w14:textFill>
            <w14:solidFill>
              <w14:schemeClr w14:val="tx1"/>
            </w14:solidFill>
          </w14:textFill>
        </w:rPr>
        <w:t>类型</w:t>
      </w:r>
      <w:r>
        <w:rPr>
          <w:rFonts w:hint="eastAsia" w:ascii="仿宋" w:hAnsi="仿宋" w:eastAsia="仿宋"/>
          <w:color w:val="000000" w:themeColor="text1"/>
          <w:sz w:val="24"/>
          <w14:textFill>
            <w14:solidFill>
              <w14:schemeClr w14:val="tx1"/>
            </w14:solidFill>
          </w14:textFill>
        </w:rPr>
        <w:t>产品</w:t>
      </w:r>
      <w:r>
        <w:rPr>
          <w:rFonts w:ascii="仿宋" w:hAnsi="仿宋" w:eastAsia="仿宋"/>
          <w:color w:val="000000" w:themeColor="text1"/>
          <w:sz w:val="24"/>
          <w14:textFill>
            <w14:solidFill>
              <w14:schemeClr w14:val="tx1"/>
            </w14:solidFill>
          </w14:textFill>
        </w:rPr>
        <w:t>展示</w:t>
      </w:r>
      <w:r>
        <w:rPr>
          <w:rFonts w:hint="eastAsia" w:ascii="仿宋" w:hAnsi="仿宋" w:eastAsia="仿宋"/>
          <w:color w:val="000000" w:themeColor="text1"/>
          <w:sz w:val="24"/>
          <w14:textFill>
            <w14:solidFill>
              <w14:schemeClr w14:val="tx1"/>
            </w14:solidFill>
          </w14:textFill>
        </w:rPr>
        <w:t>字段待定，可参考“输出”表里列的字段</w:t>
      </w:r>
      <w:r>
        <w:rPr>
          <w:rFonts w:ascii="仿宋" w:hAnsi="仿宋" w:eastAsia="仿宋"/>
          <w:color w:val="000000" w:themeColor="text1"/>
          <w:sz w:val="24"/>
          <w14:textFill>
            <w14:solidFill>
              <w14:schemeClr w14:val="tx1"/>
            </w14:solidFill>
          </w14:textFill>
        </w:rPr>
        <w:t>。</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sz w:val="24"/>
        </w:rPr>
        <w:t xml:space="preserve">1. </w:t>
      </w:r>
      <w:r>
        <w:rPr>
          <w:rFonts w:hint="eastAsia" w:ascii="仿宋" w:hAnsi="仿宋" w:eastAsia="仿宋"/>
          <w:sz w:val="24"/>
        </w:rPr>
        <w:t>全系统用户</w:t>
      </w:r>
      <w:r>
        <w:rPr>
          <w:rFonts w:hint="eastAsia" w:ascii="仿宋" w:hAnsi="仿宋" w:eastAsia="仿宋"/>
          <w:color w:val="000000" w:themeColor="text1"/>
          <w:sz w:val="24"/>
          <w14:textFill>
            <w14:solidFill>
              <w14:schemeClr w14:val="tx1"/>
            </w14:solidFill>
          </w14:textFill>
        </w:rPr>
        <w:t>可查看产品视图产品简介信息</w:t>
      </w:r>
    </w:p>
    <w:p>
      <w:pPr>
        <w:pStyle w:val="8"/>
        <w:numPr>
          <w:ilvl w:val="5"/>
          <w:numId w:val="124"/>
        </w:numPr>
        <w:spacing w:line="360" w:lineRule="auto"/>
        <w:rPr>
          <w:rFonts w:ascii="仿宋" w:hAnsi="仿宋" w:eastAsia="仿宋"/>
        </w:rPr>
      </w:pPr>
      <w:r>
        <w:rPr>
          <w:rFonts w:hint="eastAsia" w:ascii="仿宋" w:hAnsi="仿宋" w:eastAsia="仿宋"/>
        </w:rPr>
        <w:t>输出</w:t>
      </w:r>
    </w:p>
    <w:p>
      <w:pPr>
        <w:spacing w:after="0" w:line="360" w:lineRule="auto"/>
        <w:rPr>
          <w:rFonts w:ascii="仿宋" w:hAnsi="仿宋" w:eastAsia="仿宋"/>
          <w:sz w:val="24"/>
        </w:rPr>
      </w:pPr>
      <w:r>
        <w:rPr>
          <w:rFonts w:hint="eastAsia" w:ascii="仿宋" w:hAnsi="仿宋" w:eastAsia="仿宋"/>
          <w:sz w:val="24"/>
        </w:rPr>
        <w:t>产品基础信息-存款-普通存款的输出项：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产品名称</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反显</w:t>
            </w:r>
            <w:r>
              <w:rPr>
                <w:rFonts w:hint="eastAsia" w:ascii="仿宋" w:hAnsi="仿宋" w:eastAsia="仿宋"/>
                <w:sz w:val="24"/>
              </w:rPr>
              <w:t>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产品编号</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除个别未提供编号的类型外均展示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利率</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数值</w:t>
            </w:r>
          </w:p>
        </w:tc>
        <w:tc>
          <w:tcPr>
            <w:tcW w:w="2160" w:type="dxa"/>
          </w:tcPr>
          <w:p>
            <w:pPr>
              <w:spacing w:after="0" w:line="360" w:lineRule="auto"/>
              <w:rPr>
                <w:rFonts w:ascii="仿宋" w:hAnsi="仿宋" w:eastAsia="仿宋"/>
              </w:rPr>
            </w:pPr>
            <w:r>
              <w:rPr>
                <w:rFonts w:ascii="仿宋" w:hAnsi="仿宋" w:eastAsia="仿宋"/>
                <w:sz w:val="24"/>
              </w:rPr>
              <w:t>产品利率信息</w:t>
            </w:r>
            <w:r>
              <w:rPr>
                <w:rFonts w:hint="eastAsia" w:ascii="仿宋" w:hAnsi="仿宋" w:eastAsia="仿宋"/>
                <w:sz w:val="24"/>
              </w:rPr>
              <w:t>，格式：00.00%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产品期限</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产品期限信息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起存金额</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金额</w:t>
            </w:r>
          </w:p>
        </w:tc>
        <w:tc>
          <w:tcPr>
            <w:tcW w:w="2160" w:type="dxa"/>
          </w:tcPr>
          <w:p>
            <w:pPr>
              <w:spacing w:after="0" w:line="360" w:lineRule="auto"/>
              <w:rPr>
                <w:rFonts w:ascii="仿宋" w:hAnsi="仿宋" w:eastAsia="仿宋"/>
              </w:rPr>
            </w:pPr>
            <w:r>
              <w:rPr>
                <w:rFonts w:ascii="仿宋" w:hAnsi="仿宋" w:eastAsia="仿宋"/>
                <w:sz w:val="24"/>
              </w:rPr>
              <w:t>起存</w:t>
            </w:r>
            <w:r>
              <w:rPr>
                <w:rFonts w:hint="eastAsia" w:ascii="仿宋" w:hAnsi="仿宋" w:eastAsia="仿宋"/>
                <w:sz w:val="24"/>
              </w:rPr>
              <w:t>金额信息，格式：整数。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是否在售</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当前</w:t>
            </w:r>
            <w:r>
              <w:rPr>
                <w:rFonts w:hint="eastAsia" w:ascii="仿宋" w:hAnsi="仿宋" w:eastAsia="仿宋"/>
                <w:sz w:val="24"/>
              </w:rPr>
              <w:t>产品</w:t>
            </w:r>
            <w:r>
              <w:rPr>
                <w:rFonts w:ascii="仿宋" w:hAnsi="仿宋" w:eastAsia="仿宋"/>
                <w:sz w:val="24"/>
              </w:rPr>
              <w:t>在售状态</w:t>
            </w:r>
          </w:p>
        </w:tc>
      </w:tr>
    </w:tbl>
    <w:p>
      <w:pPr>
        <w:spacing w:after="0" w:line="360" w:lineRule="auto"/>
        <w:rPr>
          <w:rFonts w:ascii="仿宋" w:hAnsi="仿宋" w:eastAsia="仿宋"/>
          <w:sz w:val="24"/>
        </w:rPr>
      </w:pPr>
    </w:p>
    <w:p>
      <w:pPr>
        <w:spacing w:after="0" w:line="360" w:lineRule="auto"/>
        <w:rPr>
          <w:rFonts w:ascii="仿宋" w:hAnsi="仿宋" w:eastAsia="仿宋"/>
          <w:b/>
          <w:sz w:val="26"/>
        </w:rPr>
      </w:pPr>
      <w:r>
        <w:rPr>
          <w:rFonts w:hint="eastAsia" w:ascii="仿宋" w:hAnsi="仿宋" w:eastAsia="仿宋"/>
          <w:sz w:val="24"/>
        </w:rPr>
        <w:t>产品基础信息-自营理财的输出项：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产品名称</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r>
              <w:rPr>
                <w:rFonts w:hint="eastAsia" w:ascii="仿宋" w:hAnsi="仿宋" w:eastAsia="仿宋"/>
                <w:color w:val="000000" w:themeColor="text1"/>
                <w:sz w:val="24"/>
                <w:szCs w:val="24"/>
                <w14:textFill>
                  <w14:solidFill>
                    <w14:schemeClr w14:val="tx1"/>
                  </w14:solidFill>
                </w14:textFill>
              </w:rPr>
              <w:t>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产品</w:t>
            </w:r>
            <w:r>
              <w:rPr>
                <w:rFonts w:hint="eastAsia" w:ascii="仿宋" w:hAnsi="仿宋" w:eastAsia="仿宋"/>
                <w:color w:val="000000" w:themeColor="text1"/>
                <w:sz w:val="24"/>
                <w:szCs w:val="24"/>
                <w14:textFill>
                  <w14:solidFill>
                    <w14:schemeClr w14:val="tx1"/>
                  </w14:solidFill>
                </w14:textFill>
              </w:rPr>
              <w:t>代码</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反显</w:t>
            </w:r>
            <w:r>
              <w:rPr>
                <w:rFonts w:ascii="仿宋" w:hAnsi="仿宋" w:eastAsia="仿宋"/>
                <w:color w:val="000000" w:themeColor="text1"/>
                <w:sz w:val="24"/>
                <w:szCs w:val="24"/>
                <w14:textFill>
                  <w14:solidFill>
                    <w14:schemeClr w14:val="tx1"/>
                  </w14:solidFill>
                </w14:textFill>
              </w:rPr>
              <w:t>产品</w:t>
            </w:r>
            <w:r>
              <w:rPr>
                <w:rFonts w:hint="eastAsia" w:ascii="仿宋" w:hAnsi="仿宋" w:eastAsia="仿宋"/>
                <w:color w:val="000000" w:themeColor="text1"/>
                <w:sz w:val="24"/>
                <w:szCs w:val="24"/>
                <w14:textFill>
                  <w14:solidFill>
                    <w14:schemeClr w14:val="tx1"/>
                  </w14:solidFill>
                </w14:textFill>
              </w:rPr>
              <w:t>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产品类型</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r>
              <w:rPr>
                <w:rFonts w:hint="eastAsia" w:ascii="仿宋" w:hAnsi="仿宋" w:eastAsia="仿宋"/>
                <w:color w:val="000000" w:themeColor="text1"/>
                <w:sz w:val="24"/>
                <w:szCs w:val="24"/>
                <w14:textFill>
                  <w14:solidFill>
                    <w14:schemeClr w14:val="tx1"/>
                  </w14:solidFill>
                </w14:textFill>
              </w:rPr>
              <w:t>产品类型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业绩比较基准</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展示业绩比较基准区间值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风险</w:t>
            </w:r>
            <w:r>
              <w:rPr>
                <w:rFonts w:hint="eastAsia" w:ascii="仿宋" w:hAnsi="仿宋" w:eastAsia="仿宋"/>
                <w:color w:val="000000" w:themeColor="text1"/>
                <w:sz w:val="24"/>
                <w:szCs w:val="24"/>
                <w14:textFill>
                  <w14:solidFill>
                    <w14:schemeClr w14:val="tx1"/>
                  </w14:solidFill>
                </w14:textFill>
              </w:rPr>
              <w:t>等级</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理财</w:t>
            </w:r>
            <w:r>
              <w:rPr>
                <w:rFonts w:ascii="仿宋" w:hAnsi="仿宋" w:eastAsia="仿宋"/>
                <w:color w:val="000000" w:themeColor="text1"/>
                <w:sz w:val="24"/>
                <w:szCs w:val="24"/>
                <w14:textFill>
                  <w14:solidFill>
                    <w14:schemeClr w14:val="tx1"/>
                  </w14:solidFill>
                </w14:textFill>
              </w:rPr>
              <w:t>产品风险等级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起购金额</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金额</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首次购买门槛</w:t>
            </w:r>
            <w:r>
              <w:rPr>
                <w:rFonts w:hint="eastAsia" w:ascii="仿宋" w:hAnsi="仿宋" w:eastAsia="仿宋"/>
                <w:color w:val="000000" w:themeColor="text1"/>
                <w:sz w:val="24"/>
                <w:szCs w:val="24"/>
                <w14:textFill>
                  <w14:solidFill>
                    <w14:schemeClr w14:val="tx1"/>
                  </w14:solidFill>
                </w14:textFill>
              </w:rPr>
              <w:t>；整数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投资</w:t>
            </w:r>
            <w:r>
              <w:rPr>
                <w:rFonts w:ascii="仿宋" w:hAnsi="仿宋" w:eastAsia="仿宋"/>
                <w:color w:val="000000" w:themeColor="text1"/>
                <w:sz w:val="24"/>
                <w:szCs w:val="24"/>
                <w14:textFill>
                  <w14:solidFill>
                    <w14:schemeClr w14:val="tx1"/>
                  </w14:solidFill>
                </w14:textFill>
              </w:rPr>
              <w:t>期限</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投资期限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认购起始日</w:t>
            </w:r>
            <w:r>
              <w:rPr>
                <w:rFonts w:ascii="仿宋" w:hAnsi="仿宋" w:eastAsia="仿宋"/>
                <w:color w:val="000000" w:themeColor="text1"/>
                <w:sz w:val="24"/>
                <w:szCs w:val="24"/>
                <w14:textFill>
                  <w14:solidFill>
                    <w14:schemeClr w14:val="tx1"/>
                  </w14:solidFill>
                </w14:textFill>
              </w:rPr>
              <w:t>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认购起始日</w:t>
            </w:r>
            <w:r>
              <w:rPr>
                <w:rFonts w:ascii="仿宋" w:hAnsi="仿宋" w:eastAsia="仿宋"/>
                <w:color w:val="000000" w:themeColor="text1"/>
                <w:sz w:val="24"/>
                <w:szCs w:val="24"/>
                <w14:textFill>
                  <w14:solidFill>
                    <w14:schemeClr w14:val="tx1"/>
                  </w14:solidFill>
                </w14:textFill>
              </w:rPr>
              <w:t>期</w:t>
            </w:r>
            <w:r>
              <w:rPr>
                <w:rFonts w:hint="eastAsia" w:ascii="仿宋" w:hAnsi="仿宋" w:eastAsia="仿宋"/>
                <w:color w:val="000000" w:themeColor="text1"/>
                <w:sz w:val="24"/>
                <w:szCs w:val="24"/>
                <w14:textFill>
                  <w14:solidFill>
                    <w14:schemeClr w14:val="tx1"/>
                  </w14:solidFill>
                </w14:textFill>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认购结束</w:t>
            </w: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认购结束</w:t>
            </w:r>
            <w:r>
              <w:rPr>
                <w:rFonts w:ascii="仿宋" w:hAnsi="仿宋" w:eastAsia="仿宋"/>
                <w:color w:val="000000" w:themeColor="text1"/>
                <w:sz w:val="24"/>
                <w:szCs w:val="24"/>
                <w14:textFill>
                  <w14:solidFill>
                    <w14:schemeClr w14:val="tx1"/>
                  </w14:solidFill>
                </w14:textFill>
              </w:rPr>
              <w:t>日期</w:t>
            </w:r>
            <w:r>
              <w:rPr>
                <w:rFonts w:hint="eastAsia" w:ascii="仿宋" w:hAnsi="仿宋" w:eastAsia="仿宋"/>
                <w:color w:val="000000" w:themeColor="text1"/>
                <w:sz w:val="24"/>
                <w:szCs w:val="24"/>
                <w14:textFill>
                  <w14:solidFill>
                    <w14:schemeClr w14:val="tx1"/>
                  </w14:solidFill>
                </w14:textFill>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产品成立日</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产品成立日；格式：YYYY-MM-DD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产品清盘日</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产品清盘日；格式：YYYY-MM-DD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产品销售状态</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当前</w:t>
            </w:r>
            <w:r>
              <w:rPr>
                <w:rFonts w:hint="eastAsia" w:ascii="仿宋" w:hAnsi="仿宋" w:eastAsia="仿宋"/>
                <w:color w:val="000000" w:themeColor="text1"/>
                <w:sz w:val="24"/>
                <w:szCs w:val="24"/>
                <w14:textFill>
                  <w14:solidFill>
                    <w14:schemeClr w14:val="tx1"/>
                  </w14:solidFill>
                </w14:textFill>
              </w:rPr>
              <w:t>产品</w:t>
            </w:r>
            <w:r>
              <w:rPr>
                <w:rFonts w:ascii="仿宋" w:hAnsi="仿宋" w:eastAsia="仿宋"/>
                <w:color w:val="000000" w:themeColor="text1"/>
                <w:sz w:val="24"/>
                <w:szCs w:val="24"/>
                <w14:textFill>
                  <w14:solidFill>
                    <w14:schemeClr w14:val="tx1"/>
                  </w14:solidFill>
                </w14:textFill>
              </w:rPr>
              <w:t>在售状态</w:t>
            </w:r>
          </w:p>
        </w:tc>
      </w:tr>
    </w:tbl>
    <w:p>
      <w:pPr>
        <w:spacing w:after="0" w:line="360" w:lineRule="auto"/>
        <w:rPr>
          <w:rFonts w:ascii="仿宋" w:hAnsi="仿宋" w:eastAsia="仿宋"/>
          <w:sz w:val="24"/>
        </w:rPr>
      </w:pPr>
    </w:p>
    <w:p>
      <w:pPr>
        <w:spacing w:after="0" w:line="360" w:lineRule="auto"/>
        <w:rPr>
          <w:rFonts w:ascii="仿宋" w:hAnsi="仿宋" w:eastAsia="仿宋"/>
          <w:b/>
          <w:sz w:val="26"/>
        </w:rPr>
      </w:pPr>
      <w:r>
        <w:rPr>
          <w:rFonts w:hint="eastAsia" w:ascii="仿宋" w:hAnsi="仿宋" w:eastAsia="仿宋"/>
          <w:sz w:val="24"/>
        </w:rPr>
        <w:t>产品基础信息-代销理财的输出项：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产品名称</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r>
              <w:rPr>
                <w:rFonts w:hint="eastAsia" w:ascii="仿宋" w:hAnsi="仿宋" w:eastAsia="仿宋"/>
                <w:color w:val="000000" w:themeColor="text1"/>
                <w:sz w:val="24"/>
                <w:szCs w:val="24"/>
                <w14:textFill>
                  <w14:solidFill>
                    <w14:schemeClr w14:val="tx1"/>
                  </w14:solidFill>
                </w14:textFill>
              </w:rPr>
              <w:t>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产品代码</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反显产品代码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风险</w:t>
            </w:r>
            <w:r>
              <w:rPr>
                <w:rFonts w:hint="eastAsia" w:ascii="仿宋" w:hAnsi="仿宋" w:eastAsia="仿宋"/>
                <w:color w:val="000000" w:themeColor="text1"/>
                <w:sz w:val="24"/>
                <w:szCs w:val="24"/>
                <w14:textFill>
                  <w14:solidFill>
                    <w14:schemeClr w14:val="tx1"/>
                  </w14:solidFill>
                </w14:textFill>
              </w:rPr>
              <w:t>等级</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理财</w:t>
            </w:r>
            <w:r>
              <w:rPr>
                <w:rFonts w:ascii="仿宋" w:hAnsi="仿宋" w:eastAsia="仿宋"/>
                <w:color w:val="000000" w:themeColor="text1"/>
                <w:sz w:val="24"/>
                <w:szCs w:val="24"/>
                <w14:textFill>
                  <w14:solidFill>
                    <w14:schemeClr w14:val="tx1"/>
                  </w14:solidFill>
                </w14:textFill>
              </w:rPr>
              <w:t>产品风险等级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发行机构（TA名称）</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反显发行机构（TA名称）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起购金额</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金额</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首次购买门槛</w:t>
            </w:r>
            <w:r>
              <w:rPr>
                <w:rFonts w:hint="eastAsia" w:ascii="仿宋" w:hAnsi="仿宋" w:eastAsia="仿宋"/>
                <w:color w:val="000000" w:themeColor="text1"/>
                <w:sz w:val="24"/>
                <w:szCs w:val="24"/>
                <w14:textFill>
                  <w14:solidFill>
                    <w14:schemeClr w14:val="tx1"/>
                  </w14:solidFill>
                </w14:textFill>
              </w:rPr>
              <w:t>；整数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投资</w:t>
            </w:r>
            <w:r>
              <w:rPr>
                <w:rFonts w:ascii="仿宋" w:hAnsi="仿宋" w:eastAsia="仿宋"/>
                <w:color w:val="000000" w:themeColor="text1"/>
                <w:sz w:val="24"/>
                <w:szCs w:val="24"/>
                <w14:textFill>
                  <w14:solidFill>
                    <w14:schemeClr w14:val="tx1"/>
                  </w14:solidFill>
                </w14:textFill>
              </w:rPr>
              <w:t>期限</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展示投资期限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产品形态</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反显产品形态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产品状态</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反显产品状态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募集开始日期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募集开始日期；格式：YYYY-MM-DD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募集结束日期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募集结束日期；格式：YYYY-MM-DD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产品成立日</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产品成立日；格式：YYYY-MM-DD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产品清盘日</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日期</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产品清盘日；格式：YYYY-MM-DD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七日年化收益率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w:t>
            </w:r>
            <w:r>
              <w:rPr>
                <w:rFonts w:ascii="仿宋" w:hAnsi="仿宋" w:eastAsia="仿宋"/>
                <w:color w:val="000000" w:themeColor="text1"/>
                <w:sz w:val="24"/>
                <w:szCs w:val="24"/>
                <w14:textFill>
                  <w14:solidFill>
                    <w14:schemeClr w14:val="tx1"/>
                  </w14:solidFill>
                </w14:textFill>
              </w:rPr>
              <w:t>七日年化收益率</w:t>
            </w:r>
            <w:r>
              <w:rPr>
                <w:rFonts w:hint="eastAsia" w:ascii="仿宋" w:hAnsi="仿宋" w:eastAsia="仿宋"/>
                <w:color w:val="000000" w:themeColor="text1"/>
                <w:sz w:val="24"/>
                <w:szCs w:val="24"/>
                <w14:textFill>
                  <w14:solidFill>
                    <w14:schemeClr w14:val="tx1"/>
                  </w14:solidFill>
                </w14:textFill>
              </w:rPr>
              <w:t>、格式示例：00.00%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日年化收益率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展示日年化收益率、格式示例：00.00%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近一月年化</w:t>
            </w:r>
            <w:r>
              <w:rPr>
                <w:rFonts w:ascii="仿宋" w:hAnsi="仿宋" w:eastAsia="仿宋"/>
                <w:color w:val="000000" w:themeColor="text1"/>
                <w:sz w:val="24"/>
                <w:szCs w:val="24"/>
                <w14:textFill>
                  <w14:solidFill>
                    <w14:schemeClr w14:val="tx1"/>
                  </w14:solidFill>
                </w14:textFill>
              </w:rPr>
              <w:t>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展示近一月年化</w:t>
            </w:r>
            <w:r>
              <w:rPr>
                <w:rFonts w:ascii="仿宋" w:hAnsi="仿宋" w:eastAsia="仿宋"/>
                <w:color w:val="000000" w:themeColor="text1"/>
                <w:sz w:val="24"/>
                <w:szCs w:val="24"/>
                <w14:textFill>
                  <w14:solidFill>
                    <w14:schemeClr w14:val="tx1"/>
                  </w14:solidFill>
                </w14:textFill>
              </w:rPr>
              <w:t>收益率</w:t>
            </w:r>
            <w:r>
              <w:rPr>
                <w:rFonts w:hint="eastAsia" w:ascii="仿宋" w:hAnsi="仿宋" w:eastAsia="仿宋"/>
                <w:color w:val="000000" w:themeColor="text1"/>
                <w:sz w:val="24"/>
                <w:szCs w:val="24"/>
                <w14:textFill>
                  <w14:solidFill>
                    <w14:schemeClr w14:val="tx1"/>
                  </w14:solidFill>
                </w14:textFill>
              </w:rPr>
              <w:t>、格式示例：00.00%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近3月年化收益率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展示近3月年化收益率、格式示例：00.00%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近一季年化</w:t>
            </w:r>
            <w:r>
              <w:rPr>
                <w:rFonts w:ascii="仿宋" w:hAnsi="仿宋" w:eastAsia="仿宋"/>
                <w:color w:val="000000" w:themeColor="text1"/>
                <w:sz w:val="24"/>
                <w:szCs w:val="24"/>
                <w14:textFill>
                  <w14:solidFill>
                    <w14:schemeClr w14:val="tx1"/>
                  </w14:solidFill>
                </w14:textFill>
              </w:rPr>
              <w:t>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展示近一季年化</w:t>
            </w:r>
            <w:r>
              <w:rPr>
                <w:rFonts w:ascii="仿宋" w:hAnsi="仿宋" w:eastAsia="仿宋"/>
                <w:color w:val="000000" w:themeColor="text1"/>
                <w:sz w:val="24"/>
                <w:szCs w:val="24"/>
                <w14:textFill>
                  <w14:solidFill>
                    <w14:schemeClr w14:val="tx1"/>
                  </w14:solidFill>
                </w14:textFill>
              </w:rPr>
              <w:t>收益率</w:t>
            </w:r>
            <w:r>
              <w:rPr>
                <w:rFonts w:hint="eastAsia" w:ascii="仿宋" w:hAnsi="仿宋" w:eastAsia="仿宋"/>
                <w:color w:val="000000" w:themeColor="text1"/>
                <w:sz w:val="24"/>
                <w:szCs w:val="24"/>
                <w14:textFill>
                  <w14:solidFill>
                    <w14:schemeClr w14:val="tx1"/>
                  </w14:solidFill>
                </w14:textFill>
              </w:rPr>
              <w:t>、格式示例：00.00%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近半年以来年化</w:t>
            </w:r>
            <w:r>
              <w:rPr>
                <w:rFonts w:ascii="仿宋" w:hAnsi="仿宋" w:eastAsia="仿宋"/>
                <w:color w:val="000000" w:themeColor="text1"/>
                <w:sz w:val="24"/>
                <w:szCs w:val="24"/>
                <w14:textFill>
                  <w14:solidFill>
                    <w14:schemeClr w14:val="tx1"/>
                  </w14:solidFill>
                </w14:textFill>
              </w:rPr>
              <w:t>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展示近半年以来年化</w:t>
            </w:r>
            <w:r>
              <w:rPr>
                <w:rFonts w:ascii="仿宋" w:hAnsi="仿宋" w:eastAsia="仿宋"/>
                <w:color w:val="000000" w:themeColor="text1"/>
                <w:sz w:val="24"/>
                <w:szCs w:val="24"/>
                <w14:textFill>
                  <w14:solidFill>
                    <w14:schemeClr w14:val="tx1"/>
                  </w14:solidFill>
                </w14:textFill>
              </w:rPr>
              <w:t>收益率</w:t>
            </w:r>
            <w:r>
              <w:rPr>
                <w:rFonts w:hint="eastAsia" w:ascii="仿宋" w:hAnsi="仿宋" w:eastAsia="仿宋"/>
                <w:color w:val="000000" w:themeColor="text1"/>
                <w:sz w:val="24"/>
                <w:szCs w:val="24"/>
                <w14:textFill>
                  <w14:solidFill>
                    <w14:schemeClr w14:val="tx1"/>
                  </w14:solidFill>
                </w14:textFill>
              </w:rPr>
              <w:t>、格式示例：00.00%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近一年年化</w:t>
            </w:r>
            <w:r>
              <w:rPr>
                <w:rFonts w:ascii="仿宋" w:hAnsi="仿宋" w:eastAsia="仿宋"/>
                <w:color w:val="000000" w:themeColor="text1"/>
                <w:sz w:val="24"/>
                <w:szCs w:val="24"/>
                <w14:textFill>
                  <w14:solidFill>
                    <w14:schemeClr w14:val="tx1"/>
                  </w14:solidFill>
                </w14:textFill>
              </w:rPr>
              <w:t>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展示近一年年化</w:t>
            </w:r>
            <w:r>
              <w:rPr>
                <w:rFonts w:ascii="仿宋" w:hAnsi="仿宋" w:eastAsia="仿宋"/>
                <w:color w:val="000000" w:themeColor="text1"/>
                <w:sz w:val="24"/>
                <w:szCs w:val="24"/>
                <w14:textFill>
                  <w14:solidFill>
                    <w14:schemeClr w14:val="tx1"/>
                  </w14:solidFill>
                </w14:textFill>
              </w:rPr>
              <w:t>收益率</w:t>
            </w:r>
            <w:r>
              <w:rPr>
                <w:rFonts w:hint="eastAsia" w:ascii="仿宋" w:hAnsi="仿宋" w:eastAsia="仿宋"/>
                <w:color w:val="000000" w:themeColor="text1"/>
                <w:sz w:val="24"/>
                <w:szCs w:val="24"/>
                <w14:textFill>
                  <w14:solidFill>
                    <w14:schemeClr w14:val="tx1"/>
                  </w14:solidFill>
                </w14:textFill>
              </w:rPr>
              <w:t>、格式示例：00.00%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上周期化收益率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展示上周期化收益率、格式示例：00.00%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近二年以来年化收益率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展示近二年以来年化收益率、格式示例：00.00%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近三年以来年化收益率</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百分比</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展示近三年以来年化收益率、格式示例：00.00%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产品销售状态</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14:textFill>
                  <w14:solidFill>
                    <w14:schemeClr w14:val="tx1"/>
                  </w14:solidFill>
                </w14:textFill>
              </w:rPr>
              <w:t>反显</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14:textFill>
                  <w14:solidFill>
                    <w14:schemeClr w14:val="tx1"/>
                  </w14:solidFill>
                </w14:textFill>
              </w:rPr>
              <w:t>文本</w:t>
            </w:r>
          </w:p>
        </w:tc>
        <w:tc>
          <w:tcPr>
            <w:tcW w:w="2160" w:type="dxa"/>
          </w:tcPr>
          <w:p>
            <w:pPr>
              <w:spacing w:after="0" w:line="360"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14:textFill>
                  <w14:solidFill>
                    <w14:schemeClr w14:val="tx1"/>
                  </w14:solidFill>
                </w14:textFill>
              </w:rPr>
              <w:t>当前</w:t>
            </w:r>
            <w:r>
              <w:rPr>
                <w:rFonts w:hint="eastAsia" w:ascii="仿宋" w:hAnsi="仿宋" w:eastAsia="仿宋"/>
                <w:color w:val="000000" w:themeColor="text1"/>
                <w:sz w:val="24"/>
                <w14:textFill>
                  <w14:solidFill>
                    <w14:schemeClr w14:val="tx1"/>
                  </w14:solidFill>
                </w14:textFill>
              </w:rPr>
              <w:t>产品</w:t>
            </w:r>
            <w:r>
              <w:rPr>
                <w:rFonts w:ascii="仿宋" w:hAnsi="仿宋" w:eastAsia="仿宋"/>
                <w:color w:val="000000" w:themeColor="text1"/>
                <w:sz w:val="24"/>
                <w14:textFill>
                  <w14:solidFill>
                    <w14:schemeClr w14:val="tx1"/>
                  </w14:solidFill>
                </w14:textFill>
              </w:rPr>
              <w:t>在售状态</w:t>
            </w:r>
          </w:p>
        </w:tc>
      </w:tr>
    </w:tbl>
    <w:p>
      <w:pPr>
        <w:spacing w:after="0" w:line="360" w:lineRule="auto"/>
        <w:rPr>
          <w:rFonts w:ascii="仿宋" w:hAnsi="仿宋" w:eastAsia="仿宋"/>
          <w:sz w:val="24"/>
        </w:rPr>
      </w:pPr>
    </w:p>
    <w:p>
      <w:pPr>
        <w:spacing w:after="0" w:line="360" w:lineRule="auto"/>
        <w:rPr>
          <w:rFonts w:ascii="仿宋" w:hAnsi="仿宋" w:eastAsia="仿宋"/>
          <w:b/>
          <w:sz w:val="26"/>
        </w:rPr>
      </w:pPr>
      <w:r>
        <w:rPr>
          <w:rFonts w:hint="eastAsia" w:ascii="仿宋" w:hAnsi="仿宋" w:eastAsia="仿宋"/>
          <w:sz w:val="24"/>
        </w:rPr>
        <w:t>产品基础信息-保险的输出项：</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产品名称</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反显</w:t>
            </w:r>
            <w:r>
              <w:rPr>
                <w:rFonts w:hint="eastAsia" w:ascii="仿宋" w:hAnsi="仿宋" w:eastAsia="仿宋"/>
                <w:sz w:val="24"/>
              </w:rPr>
              <w:t>产品名称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产品编号</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除个别未提供编号的类型外均展示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险种分类</w:t>
            </w:r>
          </w:p>
        </w:tc>
        <w:tc>
          <w:tcPr>
            <w:tcW w:w="2160" w:type="dxa"/>
          </w:tcPr>
          <w:p>
            <w:pPr>
              <w:spacing w:after="0" w:line="360" w:lineRule="auto"/>
              <w:rPr>
                <w:rFonts w:ascii="仿宋" w:hAnsi="仿宋" w:eastAsia="仿宋"/>
                <w:sz w:val="24"/>
              </w:rPr>
            </w:pPr>
            <w:r>
              <w:rPr>
                <w:rFonts w:ascii="仿宋" w:hAnsi="仿宋" w:eastAsia="仿宋"/>
                <w:sz w:val="24"/>
              </w:rPr>
              <w:t>反显</w:t>
            </w:r>
          </w:p>
        </w:tc>
        <w:tc>
          <w:tcPr>
            <w:tcW w:w="2160" w:type="dxa"/>
          </w:tcPr>
          <w:p>
            <w:pPr>
              <w:spacing w:after="0" w:line="360" w:lineRule="auto"/>
              <w:rPr>
                <w:rFonts w:ascii="仿宋" w:hAnsi="仿宋" w:eastAsia="仿宋"/>
                <w:sz w:val="24"/>
              </w:rPr>
            </w:pPr>
            <w:r>
              <w:rPr>
                <w:rFonts w:ascii="仿宋" w:hAnsi="仿宋" w:eastAsia="仿宋"/>
                <w:sz w:val="24"/>
              </w:rPr>
              <w:t>文本</w:t>
            </w:r>
          </w:p>
        </w:tc>
        <w:tc>
          <w:tcPr>
            <w:tcW w:w="2160" w:type="dxa"/>
          </w:tcPr>
          <w:p>
            <w:pPr>
              <w:spacing w:after="0" w:line="360" w:lineRule="auto"/>
              <w:rPr>
                <w:rFonts w:ascii="仿宋" w:hAnsi="仿宋" w:eastAsia="仿宋"/>
                <w:sz w:val="24"/>
              </w:rPr>
            </w:pPr>
            <w:r>
              <w:rPr>
                <w:rFonts w:ascii="仿宋" w:hAnsi="仿宋" w:eastAsia="仿宋"/>
                <w:sz w:val="24"/>
              </w:rPr>
              <w:t>反显</w:t>
            </w:r>
            <w:r>
              <w:rPr>
                <w:rFonts w:hint="eastAsia" w:ascii="仿宋" w:hAnsi="仿宋" w:eastAsia="仿宋"/>
                <w:sz w:val="24"/>
              </w:rPr>
              <w:t>产品类型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保险公司</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承保公司信息</w:t>
            </w:r>
            <w:r>
              <w:rPr>
                <w:rFonts w:hint="eastAsia" w:ascii="仿宋" w:hAnsi="仿宋" w:eastAsia="仿宋"/>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风险</w:t>
            </w:r>
            <w:r>
              <w:rPr>
                <w:rFonts w:hint="eastAsia" w:ascii="仿宋" w:hAnsi="仿宋" w:eastAsia="仿宋"/>
                <w:color w:val="000000" w:themeColor="text1"/>
                <w:sz w:val="24"/>
                <w14:textFill>
                  <w14:solidFill>
                    <w14:schemeClr w14:val="tx1"/>
                  </w14:solidFill>
                </w14:textFill>
              </w:rPr>
              <w:t>等级</w:t>
            </w:r>
          </w:p>
        </w:tc>
        <w:tc>
          <w:tcPr>
            <w:tcW w:w="2160" w:type="dxa"/>
          </w:tcPr>
          <w:p>
            <w:pPr>
              <w:spacing w:after="0" w:line="360" w:lineRule="auto"/>
              <w:rPr>
                <w:rFonts w:ascii="仿宋" w:hAnsi="仿宋" w:eastAsia="仿宋"/>
                <w:sz w:val="24"/>
              </w:rPr>
            </w:pPr>
            <w:r>
              <w:rPr>
                <w:rFonts w:ascii="仿宋" w:hAnsi="仿宋" w:eastAsia="仿宋"/>
                <w:sz w:val="24"/>
              </w:rPr>
              <w:t>反显</w:t>
            </w:r>
          </w:p>
        </w:tc>
        <w:tc>
          <w:tcPr>
            <w:tcW w:w="2160" w:type="dxa"/>
          </w:tcPr>
          <w:p>
            <w:pPr>
              <w:spacing w:after="0" w:line="360" w:lineRule="auto"/>
              <w:rPr>
                <w:rFonts w:ascii="仿宋" w:hAnsi="仿宋" w:eastAsia="仿宋"/>
                <w:sz w:val="24"/>
              </w:rPr>
            </w:pPr>
            <w:r>
              <w:rPr>
                <w:rFonts w:ascii="仿宋" w:hAnsi="仿宋" w:eastAsia="仿宋"/>
                <w:sz w:val="24"/>
              </w:rPr>
              <w:t>文本</w:t>
            </w:r>
          </w:p>
        </w:tc>
        <w:tc>
          <w:tcPr>
            <w:tcW w:w="2160" w:type="dxa"/>
          </w:tcPr>
          <w:p>
            <w:pPr>
              <w:spacing w:after="0" w:line="360" w:lineRule="auto"/>
              <w:rPr>
                <w:rFonts w:ascii="仿宋" w:hAnsi="仿宋" w:eastAsia="仿宋"/>
                <w:sz w:val="24"/>
              </w:rPr>
            </w:pPr>
            <w:r>
              <w:rPr>
                <w:rFonts w:ascii="仿宋" w:hAnsi="仿宋" w:eastAsia="仿宋"/>
                <w:sz w:val="24"/>
              </w:rPr>
              <w:t>产品风险等级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保障</w:t>
            </w:r>
            <w:r>
              <w:rPr>
                <w:rFonts w:hint="eastAsia" w:ascii="仿宋" w:hAnsi="仿宋" w:eastAsia="仿宋"/>
                <w:color w:val="000000" w:themeColor="text1"/>
                <w:sz w:val="24"/>
                <w14:textFill>
                  <w14:solidFill>
                    <w14:schemeClr w14:val="tx1"/>
                  </w14:solidFill>
                </w14:textFill>
              </w:rPr>
              <w:t>期间</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保险保障</w:t>
            </w:r>
            <w:r>
              <w:rPr>
                <w:rFonts w:hint="eastAsia" w:ascii="仿宋" w:hAnsi="仿宋" w:eastAsia="仿宋"/>
                <w:sz w:val="24"/>
              </w:rPr>
              <w:t>期间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起购金额</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金额</w:t>
            </w:r>
          </w:p>
        </w:tc>
        <w:tc>
          <w:tcPr>
            <w:tcW w:w="2160" w:type="dxa"/>
          </w:tcPr>
          <w:p>
            <w:pPr>
              <w:spacing w:after="0" w:line="360" w:lineRule="auto"/>
              <w:rPr>
                <w:rFonts w:ascii="仿宋" w:hAnsi="仿宋" w:eastAsia="仿宋"/>
              </w:rPr>
            </w:pPr>
            <w:r>
              <w:rPr>
                <w:rFonts w:ascii="仿宋" w:hAnsi="仿宋" w:eastAsia="仿宋"/>
                <w:sz w:val="24"/>
              </w:rPr>
              <w:t>保险起购门槛</w:t>
            </w:r>
            <w:r>
              <w:rPr>
                <w:rFonts w:hint="eastAsia" w:ascii="仿宋" w:hAnsi="仿宋" w:eastAsia="仿宋"/>
                <w:sz w:val="24"/>
              </w:rPr>
              <w:t>；整数，系统为最低购买份数*保费/保额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缴费方式</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保费缴纳方式</w:t>
            </w:r>
            <w:r>
              <w:rPr>
                <w:rFonts w:hint="eastAsia" w:ascii="仿宋" w:hAnsi="仿宋" w:eastAsia="仿宋"/>
                <w:sz w:val="24"/>
              </w:rPr>
              <w:t>，枚举：期交/趸交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ascii="仿宋" w:hAnsi="仿宋" w:eastAsia="仿宋"/>
                <w:color w:val="000000" w:themeColor="text1"/>
                <w:sz w:val="24"/>
                <w14:textFill>
                  <w14:solidFill>
                    <w14:schemeClr w14:val="tx1"/>
                  </w14:solidFill>
                </w14:textFill>
              </w:rPr>
              <w:t>缴费期限</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缴费周期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是否在售</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当前</w:t>
            </w:r>
            <w:r>
              <w:rPr>
                <w:rFonts w:hint="eastAsia" w:ascii="仿宋" w:hAnsi="仿宋" w:eastAsia="仿宋"/>
                <w:sz w:val="24"/>
              </w:rPr>
              <w:t>产品</w:t>
            </w:r>
            <w:r>
              <w:rPr>
                <w:rFonts w:ascii="仿宋" w:hAnsi="仿宋" w:eastAsia="仿宋"/>
                <w:sz w:val="24"/>
              </w:rPr>
              <w:t>在售状态</w:t>
            </w:r>
          </w:p>
        </w:tc>
      </w:tr>
    </w:tbl>
    <w:p>
      <w:pPr>
        <w:spacing w:after="0" w:line="360" w:lineRule="auto"/>
        <w:rPr>
          <w:rFonts w:ascii="仿宋" w:hAnsi="仿宋" w:eastAsia="仿宋"/>
          <w:sz w:val="24"/>
        </w:rPr>
      </w:pPr>
    </w:p>
    <w:p>
      <w:pPr>
        <w:spacing w:after="0" w:line="360" w:lineRule="auto"/>
        <w:rPr>
          <w:rFonts w:ascii="仿宋" w:hAnsi="仿宋" w:eastAsia="仿宋"/>
          <w:b/>
          <w:sz w:val="26"/>
        </w:rPr>
      </w:pPr>
      <w:r>
        <w:rPr>
          <w:rFonts w:hint="eastAsia" w:ascii="仿宋" w:hAnsi="仿宋" w:eastAsia="仿宋"/>
          <w:sz w:val="24"/>
        </w:rPr>
        <w:t>产品基础信息-贷款的输出项：详见PC端的贷款输出项</w:t>
      </w:r>
    </w:p>
    <w:p>
      <w:pPr>
        <w:spacing w:after="0" w:line="360" w:lineRule="auto"/>
        <w:rPr>
          <w:rFonts w:ascii="仿宋" w:hAnsi="仿宋" w:eastAsia="仿宋"/>
          <w:sz w:val="24"/>
        </w:rPr>
      </w:pPr>
    </w:p>
    <w:p>
      <w:pPr>
        <w:pStyle w:val="8"/>
        <w:numPr>
          <w:ilvl w:val="5"/>
          <w:numId w:val="124"/>
        </w:numPr>
        <w:spacing w:line="360" w:lineRule="auto"/>
        <w:rPr>
          <w:rFonts w:ascii="仿宋" w:hAnsi="仿宋" w:eastAsia="仿宋"/>
        </w:rPr>
      </w:pPr>
      <w:r>
        <w:rPr>
          <w:rFonts w:hint="eastAsia" w:ascii="仿宋" w:hAnsi="仿宋" w:eastAsia="仿宋"/>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8"/>
        <w:numPr>
          <w:ilvl w:val="5"/>
          <w:numId w:val="124"/>
        </w:numPr>
        <w:spacing w:line="360" w:lineRule="auto"/>
        <w:rPr>
          <w:rFonts w:ascii="仿宋" w:hAnsi="仿宋" w:eastAsia="仿宋"/>
        </w:rPr>
      </w:pPr>
      <w:r>
        <w:rPr>
          <w:rFonts w:hint="eastAsia" w:ascii="仿宋" w:hAnsi="仿宋" w:eastAsia="仿宋"/>
        </w:rPr>
        <w:t>核算处理</w:t>
      </w:r>
    </w:p>
    <w:p>
      <w:pPr>
        <w:spacing w:after="0" w:line="360" w:lineRule="auto"/>
        <w:rPr>
          <w:rFonts w:ascii="仿宋" w:hAnsi="仿宋" w:eastAsia="仿宋"/>
        </w:rPr>
      </w:pPr>
      <w:r>
        <w:rPr>
          <w:rFonts w:ascii="仿宋" w:hAnsi="仿宋" w:eastAsia="仿宋"/>
          <w:sz w:val="24"/>
        </w:rPr>
        <w:t>不涉及。</w:t>
      </w:r>
    </w:p>
    <w:p>
      <w:pPr>
        <w:pStyle w:val="8"/>
        <w:numPr>
          <w:ilvl w:val="5"/>
          <w:numId w:val="124"/>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rPr>
      </w:pPr>
      <w:r>
        <w:rPr>
          <w:rFonts w:ascii="仿宋" w:hAnsi="仿宋" w:eastAsia="仿宋"/>
          <w:sz w:val="24"/>
        </w:rPr>
        <w:t>不涉及。</w:t>
      </w:r>
    </w:p>
    <w:p>
      <w:pPr>
        <w:pStyle w:val="7"/>
        <w:numPr>
          <w:ilvl w:val="4"/>
          <w:numId w:val="123"/>
        </w:numPr>
        <w:spacing w:line="360" w:lineRule="auto"/>
        <w:rPr>
          <w:rFonts w:ascii="仿宋" w:hAnsi="仿宋" w:eastAsia="仿宋"/>
          <w:i w:val="0"/>
          <w:iCs w:val="0"/>
        </w:rPr>
      </w:pPr>
      <w:r>
        <w:rPr>
          <w:rFonts w:hint="eastAsia" w:ascii="仿宋" w:hAnsi="仿宋" w:eastAsia="仿宋"/>
          <w:i w:val="0"/>
          <w:iCs w:val="0"/>
        </w:rPr>
        <w:t>产品介绍</w:t>
      </w:r>
    </w:p>
    <w:p>
      <w:pPr>
        <w:pStyle w:val="8"/>
        <w:numPr>
          <w:ilvl w:val="5"/>
          <w:numId w:val="125"/>
        </w:numPr>
        <w:spacing w:line="360" w:lineRule="auto"/>
        <w:rPr>
          <w:rFonts w:ascii="仿宋" w:hAnsi="仿宋" w:eastAsia="仿宋"/>
        </w:rPr>
      </w:pPr>
      <w:r>
        <w:rPr>
          <w:rFonts w:hint="eastAsia" w:ascii="仿宋" w:hAnsi="仿宋" w:eastAsia="仿宋"/>
        </w:rPr>
        <w:t>功能描述</w:t>
      </w:r>
    </w:p>
    <w:p>
      <w:pPr>
        <w:spacing w:after="0" w:line="360" w:lineRule="auto"/>
        <w:rPr>
          <w:rFonts w:ascii="仿宋" w:hAnsi="仿宋" w:eastAsia="仿宋"/>
        </w:rPr>
      </w:pPr>
      <w:r>
        <w:rPr>
          <w:rFonts w:hint="eastAsia" w:ascii="仿宋" w:hAnsi="仿宋" w:eastAsia="仿宋"/>
          <w:sz w:val="24"/>
        </w:rPr>
        <w:t>产品介绍tab页分三个区域展示，分别为产品简介、产品特点、适用人群。</w:t>
      </w:r>
      <w:r>
        <w:rPr>
          <w:rFonts w:ascii="仿宋" w:hAnsi="仿宋" w:eastAsia="仿宋"/>
          <w:sz w:val="24"/>
        </w:rPr>
        <w:t>支持</w:t>
      </w:r>
      <w:r>
        <w:rPr>
          <w:rFonts w:hint="eastAsia" w:ascii="仿宋" w:hAnsi="仿宋" w:eastAsia="仿宋"/>
          <w:sz w:val="24"/>
        </w:rPr>
        <w:t>用户</w:t>
      </w:r>
      <w:r>
        <w:rPr>
          <w:rFonts w:ascii="仿宋" w:hAnsi="仿宋" w:eastAsia="仿宋"/>
          <w:sz w:val="24"/>
        </w:rPr>
        <w:t>维护产品简介及优势、产品特点、适用人群等营销展示内容，为前台产品详情页提供统一的产品介绍信息。</w:t>
      </w:r>
    </w:p>
    <w:p>
      <w:pPr>
        <w:pStyle w:val="8"/>
        <w:numPr>
          <w:ilvl w:val="5"/>
          <w:numId w:val="125"/>
        </w:numPr>
        <w:spacing w:line="360" w:lineRule="auto"/>
        <w:rPr>
          <w:rFonts w:ascii="仿宋" w:hAnsi="仿宋" w:eastAsia="仿宋"/>
        </w:rPr>
      </w:pPr>
      <w:r>
        <w:rPr>
          <w:rFonts w:hint="eastAsia" w:ascii="仿宋" w:hAnsi="仿宋" w:eastAsia="仿宋"/>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产品简介</w:t>
            </w:r>
          </w:p>
        </w:tc>
        <w:tc>
          <w:tcPr>
            <w:tcW w:w="2160" w:type="dxa"/>
          </w:tcPr>
          <w:p>
            <w:pPr>
              <w:spacing w:after="0" w:line="360" w:lineRule="auto"/>
              <w:rPr>
                <w:rFonts w:ascii="仿宋" w:hAnsi="仿宋" w:eastAsia="仿宋"/>
              </w:rPr>
            </w:pPr>
            <w:r>
              <w:rPr>
                <w:rFonts w:ascii="仿宋" w:hAnsi="仿宋" w:eastAsia="仿宋"/>
                <w:sz w:val="24"/>
              </w:rPr>
              <w:t>非必输；富文本编辑；</w:t>
            </w:r>
            <w:r>
              <w:rPr>
                <w:rFonts w:hint="eastAsia" w:ascii="仿宋" w:hAnsi="仿宋" w:eastAsia="仿宋"/>
                <w:sz w:val="24"/>
              </w:rPr>
              <w:t>不超过1000字符</w:t>
            </w:r>
          </w:p>
        </w:tc>
        <w:tc>
          <w:tcPr>
            <w:tcW w:w="2160" w:type="dxa"/>
          </w:tcPr>
          <w:p>
            <w:pPr>
              <w:spacing w:after="0" w:line="360" w:lineRule="auto"/>
              <w:rPr>
                <w:rFonts w:ascii="仿宋" w:hAnsi="仿宋" w:eastAsia="仿宋"/>
              </w:rPr>
            </w:pPr>
            <w:r>
              <w:rPr>
                <w:rFonts w:ascii="仿宋" w:hAnsi="仿宋" w:eastAsia="仿宋"/>
                <w:sz w:val="24"/>
              </w:rPr>
              <w:t>富文本</w:t>
            </w:r>
          </w:p>
        </w:tc>
        <w:tc>
          <w:tcPr>
            <w:tcW w:w="2160" w:type="dxa"/>
          </w:tcPr>
          <w:p>
            <w:pPr>
              <w:spacing w:after="0" w:line="360" w:lineRule="auto"/>
              <w:rPr>
                <w:rFonts w:ascii="仿宋" w:hAnsi="仿宋" w:eastAsia="仿宋"/>
              </w:rPr>
            </w:pPr>
            <w:r>
              <w:rPr>
                <w:rFonts w:ascii="仿宋" w:hAnsi="仿宋" w:eastAsia="仿宋"/>
                <w:sz w:val="24"/>
              </w:rPr>
              <w:t>展示产品核心卖点与优势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产品特点</w:t>
            </w:r>
          </w:p>
        </w:tc>
        <w:tc>
          <w:tcPr>
            <w:tcW w:w="2160" w:type="dxa"/>
          </w:tcPr>
          <w:p>
            <w:pPr>
              <w:spacing w:after="0" w:line="360" w:lineRule="auto"/>
              <w:rPr>
                <w:rFonts w:ascii="仿宋" w:hAnsi="仿宋" w:eastAsia="仿宋"/>
              </w:rPr>
            </w:pPr>
            <w:r>
              <w:rPr>
                <w:rFonts w:ascii="仿宋" w:hAnsi="仿宋" w:eastAsia="仿宋"/>
                <w:sz w:val="24"/>
              </w:rPr>
              <w:t>非必输；富文本编辑；</w:t>
            </w:r>
            <w:r>
              <w:rPr>
                <w:rFonts w:hint="eastAsia" w:ascii="仿宋" w:hAnsi="仿宋" w:eastAsia="仿宋"/>
                <w:sz w:val="24"/>
              </w:rPr>
              <w:t>不超过1000字符</w:t>
            </w:r>
          </w:p>
        </w:tc>
        <w:tc>
          <w:tcPr>
            <w:tcW w:w="2160" w:type="dxa"/>
          </w:tcPr>
          <w:p>
            <w:pPr>
              <w:spacing w:after="0" w:line="360" w:lineRule="auto"/>
              <w:rPr>
                <w:rFonts w:ascii="仿宋" w:hAnsi="仿宋" w:eastAsia="仿宋"/>
              </w:rPr>
            </w:pPr>
            <w:r>
              <w:rPr>
                <w:rFonts w:ascii="仿宋" w:hAnsi="仿宋" w:eastAsia="仿宋"/>
                <w:sz w:val="24"/>
              </w:rPr>
              <w:t>富文本</w:t>
            </w:r>
          </w:p>
        </w:tc>
        <w:tc>
          <w:tcPr>
            <w:tcW w:w="2160" w:type="dxa"/>
          </w:tcPr>
          <w:p>
            <w:pPr>
              <w:spacing w:after="0" w:line="360" w:lineRule="auto"/>
              <w:rPr>
                <w:rFonts w:ascii="仿宋" w:hAnsi="仿宋" w:eastAsia="仿宋"/>
              </w:rPr>
            </w:pPr>
            <w:r>
              <w:rPr>
                <w:rFonts w:ascii="仿宋" w:hAnsi="仿宋" w:eastAsia="仿宋"/>
                <w:sz w:val="24"/>
              </w:rPr>
              <w:t>展示产品特点说明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适用人群</w:t>
            </w:r>
          </w:p>
        </w:tc>
        <w:tc>
          <w:tcPr>
            <w:tcW w:w="2160" w:type="dxa"/>
          </w:tcPr>
          <w:p>
            <w:pPr>
              <w:spacing w:after="0" w:line="360" w:lineRule="auto"/>
              <w:rPr>
                <w:rFonts w:ascii="仿宋" w:hAnsi="仿宋" w:eastAsia="仿宋"/>
              </w:rPr>
            </w:pPr>
            <w:r>
              <w:rPr>
                <w:rFonts w:ascii="仿宋" w:hAnsi="仿宋" w:eastAsia="仿宋"/>
                <w:sz w:val="24"/>
              </w:rPr>
              <w:t>非必输；富文本编辑；</w:t>
            </w:r>
            <w:r>
              <w:rPr>
                <w:rFonts w:hint="eastAsia" w:ascii="仿宋" w:hAnsi="仿宋" w:eastAsia="仿宋"/>
                <w:sz w:val="24"/>
              </w:rPr>
              <w:t>不超过1000字符</w:t>
            </w:r>
          </w:p>
        </w:tc>
        <w:tc>
          <w:tcPr>
            <w:tcW w:w="2160" w:type="dxa"/>
          </w:tcPr>
          <w:p>
            <w:pPr>
              <w:spacing w:after="0" w:line="360" w:lineRule="auto"/>
              <w:rPr>
                <w:rFonts w:ascii="仿宋" w:hAnsi="仿宋" w:eastAsia="仿宋"/>
              </w:rPr>
            </w:pPr>
            <w:r>
              <w:rPr>
                <w:rFonts w:ascii="仿宋" w:hAnsi="仿宋" w:eastAsia="仿宋"/>
                <w:sz w:val="24"/>
              </w:rPr>
              <w:t>富文本</w:t>
            </w:r>
          </w:p>
        </w:tc>
        <w:tc>
          <w:tcPr>
            <w:tcW w:w="2160" w:type="dxa"/>
          </w:tcPr>
          <w:p>
            <w:pPr>
              <w:spacing w:after="0" w:line="360" w:lineRule="auto"/>
              <w:rPr>
                <w:rFonts w:ascii="仿宋" w:hAnsi="仿宋" w:eastAsia="仿宋"/>
              </w:rPr>
            </w:pPr>
            <w:r>
              <w:rPr>
                <w:rFonts w:ascii="仿宋" w:hAnsi="仿宋" w:eastAsia="仿宋"/>
                <w:sz w:val="24"/>
              </w:rPr>
              <w:t>展示目标客户群体</w:t>
            </w:r>
          </w:p>
        </w:tc>
      </w:tr>
    </w:tbl>
    <w:p>
      <w:pPr>
        <w:pStyle w:val="8"/>
        <w:numPr>
          <w:ilvl w:val="5"/>
          <w:numId w:val="125"/>
        </w:numPr>
        <w:spacing w:line="360" w:lineRule="auto"/>
        <w:rPr>
          <w:rFonts w:ascii="仿宋" w:hAnsi="仿宋" w:eastAsia="仿宋"/>
        </w:rPr>
      </w:pPr>
      <w:r>
        <w:rPr>
          <w:rFonts w:hint="eastAsia" w:ascii="仿宋" w:hAnsi="仿宋" w:eastAsia="仿宋"/>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1. 用户</w:t>
      </w:r>
      <w:r>
        <w:rPr>
          <w:rFonts w:hint="eastAsia" w:ascii="仿宋" w:hAnsi="仿宋" w:eastAsia="仿宋"/>
          <w:sz w:val="24"/>
        </w:rPr>
        <w:t>在“产品视图”页面</w:t>
      </w:r>
      <w:r>
        <w:rPr>
          <w:rFonts w:ascii="仿宋" w:hAnsi="仿宋" w:eastAsia="仿宋"/>
          <w:sz w:val="24"/>
        </w:rPr>
        <w:t>切换至“产品介绍”tab页后，系统展示产品简介、产品特点、适用人群三个区域。</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rPr>
      </w:pPr>
      <w:r>
        <w:rPr>
          <w:rFonts w:ascii="仿宋" w:hAnsi="仿宋" w:eastAsia="仿宋"/>
          <w:sz w:val="24"/>
        </w:rPr>
        <w:t xml:space="preserve">1. </w:t>
      </w:r>
      <w:r>
        <w:rPr>
          <w:rFonts w:hint="eastAsia" w:ascii="仿宋" w:hAnsi="仿宋" w:eastAsia="仿宋"/>
          <w:sz w:val="24"/>
        </w:rPr>
        <w:t>产品专区的产品视图，数据只做回显，不可编辑、删除。</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 xml:space="preserve">1. </w:t>
      </w:r>
      <w:r>
        <w:rPr>
          <w:rFonts w:hint="eastAsia" w:ascii="仿宋" w:hAnsi="仿宋" w:eastAsia="仿宋"/>
          <w:sz w:val="24"/>
        </w:rPr>
        <w:t>全系统用户查看</w:t>
      </w:r>
      <w:r>
        <w:rPr>
          <w:rFonts w:ascii="仿宋" w:hAnsi="仿宋" w:eastAsia="仿宋"/>
          <w:sz w:val="24"/>
        </w:rPr>
        <w:t>产品介绍内容。</w:t>
      </w:r>
    </w:p>
    <w:p>
      <w:pPr>
        <w:pStyle w:val="8"/>
        <w:numPr>
          <w:ilvl w:val="5"/>
          <w:numId w:val="125"/>
        </w:numPr>
        <w:spacing w:line="360" w:lineRule="auto"/>
        <w:rPr>
          <w:rFonts w:ascii="仿宋" w:hAnsi="仿宋" w:eastAsia="仿宋"/>
        </w:rPr>
      </w:pPr>
      <w:r>
        <w:rPr>
          <w:rFonts w:hint="eastAsia" w:ascii="仿宋" w:hAnsi="仿宋" w:eastAsia="仿宋"/>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产品简介</w:t>
            </w:r>
          </w:p>
        </w:tc>
        <w:tc>
          <w:tcPr>
            <w:tcW w:w="2160" w:type="dxa"/>
          </w:tcPr>
          <w:p>
            <w:pPr>
              <w:spacing w:after="0" w:line="360" w:lineRule="auto"/>
              <w:rPr>
                <w:rFonts w:ascii="仿宋" w:hAnsi="仿宋" w:eastAsia="仿宋"/>
              </w:rPr>
            </w:pPr>
            <w:r>
              <w:rPr>
                <w:rFonts w:ascii="仿宋" w:hAnsi="仿宋" w:eastAsia="仿宋"/>
                <w:sz w:val="24"/>
              </w:rPr>
              <w:t>按最新保存版本反显</w:t>
            </w:r>
          </w:p>
        </w:tc>
        <w:tc>
          <w:tcPr>
            <w:tcW w:w="2160" w:type="dxa"/>
          </w:tcPr>
          <w:p>
            <w:pPr>
              <w:spacing w:after="0" w:line="360" w:lineRule="auto"/>
              <w:rPr>
                <w:rFonts w:ascii="仿宋" w:hAnsi="仿宋" w:eastAsia="仿宋"/>
              </w:rPr>
            </w:pPr>
            <w:r>
              <w:rPr>
                <w:rFonts w:ascii="仿宋" w:hAnsi="仿宋" w:eastAsia="仿宋"/>
                <w:sz w:val="24"/>
              </w:rPr>
              <w:t>富文本内容</w:t>
            </w:r>
          </w:p>
        </w:tc>
        <w:tc>
          <w:tcPr>
            <w:tcW w:w="2160" w:type="dxa"/>
          </w:tcPr>
          <w:p>
            <w:pPr>
              <w:spacing w:after="0" w:line="360" w:lineRule="auto"/>
              <w:rPr>
                <w:rFonts w:ascii="仿宋" w:hAnsi="仿宋" w:eastAsia="仿宋"/>
              </w:rPr>
            </w:pPr>
            <w:r>
              <w:rPr>
                <w:rFonts w:ascii="仿宋" w:hAnsi="仿宋" w:eastAsia="仿宋"/>
                <w:sz w:val="24"/>
              </w:rPr>
              <w:t>产品介绍页展示区域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产品特点</w:t>
            </w:r>
          </w:p>
        </w:tc>
        <w:tc>
          <w:tcPr>
            <w:tcW w:w="2160" w:type="dxa"/>
          </w:tcPr>
          <w:p>
            <w:pPr>
              <w:spacing w:after="0" w:line="360" w:lineRule="auto"/>
              <w:rPr>
                <w:rFonts w:ascii="仿宋" w:hAnsi="仿宋" w:eastAsia="仿宋"/>
              </w:rPr>
            </w:pPr>
            <w:r>
              <w:rPr>
                <w:rFonts w:ascii="仿宋" w:hAnsi="仿宋" w:eastAsia="仿宋"/>
                <w:sz w:val="24"/>
              </w:rPr>
              <w:t>按最新保存版本反显</w:t>
            </w:r>
          </w:p>
        </w:tc>
        <w:tc>
          <w:tcPr>
            <w:tcW w:w="2160" w:type="dxa"/>
          </w:tcPr>
          <w:p>
            <w:pPr>
              <w:spacing w:after="0" w:line="360" w:lineRule="auto"/>
              <w:rPr>
                <w:rFonts w:ascii="仿宋" w:hAnsi="仿宋" w:eastAsia="仿宋"/>
              </w:rPr>
            </w:pPr>
            <w:r>
              <w:rPr>
                <w:rFonts w:ascii="仿宋" w:hAnsi="仿宋" w:eastAsia="仿宋"/>
                <w:sz w:val="24"/>
              </w:rPr>
              <w:t>富文本内容</w:t>
            </w:r>
          </w:p>
        </w:tc>
        <w:tc>
          <w:tcPr>
            <w:tcW w:w="2160" w:type="dxa"/>
          </w:tcPr>
          <w:p>
            <w:pPr>
              <w:spacing w:after="0" w:line="360" w:lineRule="auto"/>
              <w:rPr>
                <w:rFonts w:ascii="仿宋" w:hAnsi="仿宋" w:eastAsia="仿宋"/>
              </w:rPr>
            </w:pPr>
            <w:r>
              <w:rPr>
                <w:rFonts w:ascii="仿宋" w:hAnsi="仿宋" w:eastAsia="仿宋"/>
                <w:sz w:val="24"/>
              </w:rPr>
              <w:t>产品介绍页展示区域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适用人群</w:t>
            </w:r>
          </w:p>
        </w:tc>
        <w:tc>
          <w:tcPr>
            <w:tcW w:w="2160" w:type="dxa"/>
          </w:tcPr>
          <w:p>
            <w:pPr>
              <w:spacing w:after="0" w:line="360" w:lineRule="auto"/>
              <w:rPr>
                <w:rFonts w:ascii="仿宋" w:hAnsi="仿宋" w:eastAsia="仿宋"/>
              </w:rPr>
            </w:pPr>
            <w:r>
              <w:rPr>
                <w:rFonts w:ascii="仿宋" w:hAnsi="仿宋" w:eastAsia="仿宋"/>
                <w:sz w:val="24"/>
              </w:rPr>
              <w:t>按最新保存版本反显</w:t>
            </w:r>
          </w:p>
        </w:tc>
        <w:tc>
          <w:tcPr>
            <w:tcW w:w="2160" w:type="dxa"/>
          </w:tcPr>
          <w:p>
            <w:pPr>
              <w:spacing w:after="0" w:line="360" w:lineRule="auto"/>
              <w:rPr>
                <w:rFonts w:ascii="仿宋" w:hAnsi="仿宋" w:eastAsia="仿宋"/>
              </w:rPr>
            </w:pPr>
            <w:r>
              <w:rPr>
                <w:rFonts w:ascii="仿宋" w:hAnsi="仿宋" w:eastAsia="仿宋"/>
                <w:sz w:val="24"/>
              </w:rPr>
              <w:t>富文本内容</w:t>
            </w:r>
          </w:p>
        </w:tc>
        <w:tc>
          <w:tcPr>
            <w:tcW w:w="2160" w:type="dxa"/>
          </w:tcPr>
          <w:p>
            <w:pPr>
              <w:spacing w:after="0" w:line="360" w:lineRule="auto"/>
              <w:rPr>
                <w:rFonts w:ascii="仿宋" w:hAnsi="仿宋" w:eastAsia="仿宋"/>
              </w:rPr>
            </w:pPr>
            <w:r>
              <w:rPr>
                <w:rFonts w:ascii="仿宋" w:hAnsi="仿宋" w:eastAsia="仿宋"/>
                <w:sz w:val="24"/>
              </w:rPr>
              <w:t>产品介绍页展示区域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保存结果</w:t>
            </w:r>
          </w:p>
        </w:tc>
        <w:tc>
          <w:tcPr>
            <w:tcW w:w="2160" w:type="dxa"/>
          </w:tcPr>
          <w:p>
            <w:pPr>
              <w:spacing w:after="0" w:line="360" w:lineRule="auto"/>
              <w:rPr>
                <w:rFonts w:ascii="仿宋" w:hAnsi="仿宋" w:eastAsia="仿宋"/>
              </w:rPr>
            </w:pPr>
            <w:r>
              <w:rPr>
                <w:rFonts w:ascii="仿宋" w:hAnsi="仿宋" w:eastAsia="仿宋"/>
                <w:sz w:val="24"/>
              </w:rPr>
              <w:t>返回成功或失败</w:t>
            </w:r>
            <w:r>
              <w:rPr>
                <w:rFonts w:hint="eastAsia" w:ascii="仿宋" w:hAnsi="仿宋" w:eastAsia="仿宋"/>
                <w:sz w:val="24"/>
              </w:rPr>
              <w:t>的toast</w:t>
            </w:r>
            <w:r>
              <w:rPr>
                <w:rFonts w:ascii="仿宋" w:hAnsi="仿宋" w:eastAsia="仿宋"/>
                <w:sz w:val="24"/>
              </w:rPr>
              <w:t>提示</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ascii="仿宋" w:hAnsi="仿宋" w:eastAsia="仿宋"/>
                <w:sz w:val="24"/>
              </w:rPr>
              <w:t>产品介绍维护反馈</w:t>
            </w:r>
          </w:p>
        </w:tc>
      </w:tr>
    </w:tbl>
    <w:p>
      <w:pPr>
        <w:pStyle w:val="8"/>
        <w:numPr>
          <w:ilvl w:val="5"/>
          <w:numId w:val="125"/>
        </w:numPr>
        <w:spacing w:line="360" w:lineRule="auto"/>
        <w:rPr>
          <w:rFonts w:ascii="仿宋" w:hAnsi="仿宋" w:eastAsia="仿宋"/>
        </w:rPr>
      </w:pPr>
      <w:r>
        <w:rPr>
          <w:rFonts w:hint="eastAsia" w:ascii="仿宋" w:hAnsi="仿宋" w:eastAsia="仿宋"/>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8"/>
        <w:numPr>
          <w:ilvl w:val="5"/>
          <w:numId w:val="125"/>
        </w:numPr>
        <w:spacing w:line="360" w:lineRule="auto"/>
        <w:rPr>
          <w:rFonts w:ascii="仿宋" w:hAnsi="仿宋" w:eastAsia="仿宋"/>
        </w:rPr>
      </w:pPr>
      <w:r>
        <w:rPr>
          <w:rFonts w:hint="eastAsia" w:ascii="仿宋" w:hAnsi="仿宋" w:eastAsia="仿宋"/>
        </w:rPr>
        <w:t>核算处理</w:t>
      </w:r>
    </w:p>
    <w:p>
      <w:pPr>
        <w:spacing w:after="0" w:line="360" w:lineRule="auto"/>
        <w:rPr>
          <w:rFonts w:ascii="仿宋" w:hAnsi="仿宋" w:eastAsia="仿宋"/>
        </w:rPr>
      </w:pPr>
      <w:r>
        <w:rPr>
          <w:rFonts w:ascii="仿宋" w:hAnsi="仿宋" w:eastAsia="仿宋"/>
          <w:sz w:val="24"/>
        </w:rPr>
        <w:t>不涉及。</w:t>
      </w:r>
    </w:p>
    <w:p>
      <w:pPr>
        <w:pStyle w:val="8"/>
        <w:numPr>
          <w:ilvl w:val="5"/>
          <w:numId w:val="125"/>
        </w:numPr>
        <w:spacing w:line="360" w:lineRule="auto"/>
        <w:rPr>
          <w:rFonts w:ascii="仿宋" w:hAnsi="仿宋" w:eastAsia="仿宋"/>
        </w:rPr>
      </w:pPr>
      <w:r>
        <w:rPr>
          <w:rFonts w:hint="eastAsia" w:ascii="仿宋" w:hAnsi="仿宋" w:eastAsia="仿宋"/>
        </w:rPr>
        <w:t>凭证/合同/协议打印</w:t>
      </w:r>
    </w:p>
    <w:p>
      <w:pPr>
        <w:spacing w:after="0" w:line="360" w:lineRule="auto"/>
        <w:rPr>
          <w:rFonts w:ascii="仿宋" w:hAnsi="仿宋" w:eastAsia="仿宋"/>
        </w:rPr>
      </w:pPr>
      <w:r>
        <w:rPr>
          <w:rFonts w:ascii="仿宋" w:hAnsi="仿宋" w:eastAsia="仿宋"/>
          <w:sz w:val="24"/>
        </w:rPr>
        <w:t>不涉及。</w:t>
      </w:r>
    </w:p>
    <w:p/>
    <w:p>
      <w:pPr>
        <w:pStyle w:val="5"/>
        <w:numPr>
          <w:ilvl w:val="2"/>
          <w:numId w:val="120"/>
        </w:numPr>
        <w:spacing w:line="360" w:lineRule="auto"/>
        <w:ind w:left="993" w:hanging="993"/>
      </w:pPr>
      <w:bookmarkStart w:id="139" w:name="_Toc233295893"/>
      <w:r>
        <w:rPr>
          <w:rFonts w:hint="eastAsia"/>
          <w:sz w:val="28"/>
          <w:szCs w:val="28"/>
        </w:rPr>
        <w:t>金融工具</w:t>
      </w:r>
      <w:bookmarkEnd w:id="139"/>
    </w:p>
    <w:p>
      <w:pPr>
        <w:pStyle w:val="6"/>
        <w:numPr>
          <w:ilvl w:val="3"/>
          <w:numId w:val="126"/>
        </w:numPr>
        <w:spacing w:line="360" w:lineRule="auto"/>
        <w:rPr>
          <w:rFonts w:ascii="仿宋" w:hAnsi="仿宋" w:eastAsia="仿宋"/>
        </w:rPr>
      </w:pPr>
      <w:r>
        <w:rPr>
          <w:rFonts w:hint="eastAsia" w:ascii="仿宋" w:hAnsi="仿宋" w:eastAsia="仿宋"/>
        </w:rPr>
        <w:t>存款计算器</w:t>
      </w:r>
    </w:p>
    <w:p>
      <w:pPr>
        <w:pStyle w:val="7"/>
        <w:numPr>
          <w:ilvl w:val="4"/>
          <w:numId w:val="127"/>
        </w:numPr>
        <w:spacing w:line="360" w:lineRule="auto"/>
        <w:rPr>
          <w:rFonts w:ascii="仿宋" w:hAnsi="仿宋" w:eastAsia="仿宋"/>
          <w:i w:val="0"/>
          <w:iCs w:val="0"/>
        </w:rPr>
      </w:pPr>
      <w:r>
        <w:rPr>
          <w:rFonts w:hint="eastAsia" w:ascii="仿宋" w:hAnsi="仿宋" w:eastAsia="仿宋"/>
          <w:i w:val="0"/>
          <w:iCs w:val="0"/>
        </w:rPr>
        <w:t>功能描述</w:t>
      </w:r>
    </w:p>
    <w:p>
      <w:pPr>
        <w:spacing w:after="0" w:line="360" w:lineRule="auto"/>
        <w:rPr>
          <w:rFonts w:ascii="仿宋" w:hAnsi="仿宋" w:eastAsia="仿宋"/>
        </w:rPr>
      </w:pPr>
      <w:r>
        <w:rPr>
          <w:rFonts w:hint="eastAsia" w:ascii="仿宋" w:hAnsi="仿宋" w:eastAsia="仿宋"/>
          <w:sz w:val="24"/>
        </w:rPr>
        <w:t>为用户提供存款计算器，存款计算器支持输入存款金额、存款产品类型、起存日期、存款产品选择、存期、到期日期等要素，然后可查看所计算出的利息。</w:t>
      </w:r>
    </w:p>
    <w:p>
      <w:pPr>
        <w:pStyle w:val="7"/>
        <w:numPr>
          <w:ilvl w:val="4"/>
          <w:numId w:val="127"/>
        </w:numPr>
        <w:spacing w:line="360" w:lineRule="auto"/>
        <w:ind w:left="1418" w:hanging="1418"/>
        <w:rPr>
          <w:rFonts w:ascii="仿宋" w:hAnsi="仿宋" w:eastAsia="仿宋"/>
          <w:i w:val="0"/>
          <w:iCs w:val="0"/>
        </w:rPr>
      </w:pPr>
      <w:r>
        <w:rPr>
          <w:rFonts w:hint="eastAsia" w:ascii="仿宋" w:hAnsi="仿宋" w:eastAsia="仿宋"/>
          <w:i w:val="0"/>
          <w:iCs w:val="0"/>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存款产品类型</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hint="eastAsia" w:ascii="仿宋" w:hAnsi="仿宋" w:eastAsia="仿宋"/>
                <w:sz w:val="24"/>
              </w:rPr>
              <w:t>下拉框</w:t>
            </w:r>
          </w:p>
        </w:tc>
        <w:tc>
          <w:tcPr>
            <w:tcW w:w="2160" w:type="dxa"/>
          </w:tcPr>
          <w:p>
            <w:pPr>
              <w:spacing w:after="0" w:line="360" w:lineRule="auto"/>
              <w:rPr>
                <w:rFonts w:ascii="仿宋" w:hAnsi="仿宋" w:eastAsia="仿宋"/>
              </w:rPr>
            </w:pPr>
            <w:r>
              <w:rPr>
                <w:rFonts w:hint="eastAsia" w:ascii="仿宋" w:hAnsi="仿宋" w:eastAsia="仿宋"/>
                <w:sz w:val="24"/>
              </w:rPr>
              <w:t>选项：活期存款、普通定期、零存整取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存款金额</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保留2位小数，单位元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sz w:val="24"/>
              </w:rPr>
              <w:t>起存日期</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hint="eastAsia" w:ascii="仿宋" w:hAnsi="仿宋" w:eastAsia="仿宋"/>
                <w:sz w:val="24"/>
              </w:rPr>
              <w:t>日期</w:t>
            </w:r>
          </w:p>
        </w:tc>
        <w:tc>
          <w:tcPr>
            <w:tcW w:w="2160" w:type="dxa"/>
          </w:tcPr>
          <w:p>
            <w:pPr>
              <w:spacing w:after="0" w:line="360" w:lineRule="auto"/>
              <w:rPr>
                <w:rFonts w:ascii="仿宋" w:hAnsi="仿宋" w:eastAsia="仿宋"/>
              </w:rPr>
            </w:pPr>
            <w:r>
              <w:rPr>
                <w:rFonts w:hint="eastAsia" w:ascii="仿宋" w:hAnsi="仿宋" w:eastAsia="仿宋"/>
                <w:sz w:val="24"/>
              </w:rPr>
              <w:t>选择起存日期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ascii="仿宋" w:hAnsi="仿宋" w:eastAsia="仿宋"/>
                <w:sz w:val="24"/>
              </w:rPr>
              <w:t>存款产品</w:t>
            </w:r>
          </w:p>
        </w:tc>
        <w:tc>
          <w:tcPr>
            <w:tcW w:w="2160" w:type="dxa"/>
          </w:tcPr>
          <w:p>
            <w:pPr>
              <w:spacing w:after="0" w:line="360" w:lineRule="auto"/>
              <w:rPr>
                <w:rFonts w:ascii="仿宋" w:hAnsi="仿宋" w:eastAsia="仿宋"/>
                <w:sz w:val="24"/>
              </w:rPr>
            </w:pPr>
            <w:r>
              <w:rPr>
                <w:rFonts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下拉框</w:t>
            </w:r>
          </w:p>
        </w:tc>
        <w:tc>
          <w:tcPr>
            <w:tcW w:w="2160" w:type="dxa"/>
          </w:tcPr>
          <w:p>
            <w:pPr>
              <w:spacing w:after="0" w:line="360" w:lineRule="auto"/>
              <w:rPr>
                <w:rFonts w:ascii="仿宋" w:hAnsi="仿宋" w:eastAsia="仿宋"/>
                <w:sz w:val="24"/>
              </w:rPr>
            </w:pPr>
            <w:r>
              <w:rPr>
                <w:rFonts w:hint="eastAsia" w:ascii="仿宋" w:hAnsi="仿宋" w:eastAsia="仿宋"/>
                <w:sz w:val="24"/>
              </w:rPr>
              <w:t>选择存款产品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年利率</w:t>
            </w:r>
          </w:p>
        </w:tc>
        <w:tc>
          <w:tcPr>
            <w:tcW w:w="2160" w:type="dxa"/>
          </w:tcPr>
          <w:p>
            <w:pPr>
              <w:spacing w:after="0" w:line="360" w:lineRule="auto"/>
              <w:rPr>
                <w:rFonts w:ascii="仿宋" w:hAnsi="仿宋" w:eastAsia="仿宋"/>
                <w:sz w:val="24"/>
              </w:rPr>
            </w:pPr>
            <w:r>
              <w:rPr>
                <w:rFonts w:ascii="仿宋" w:hAnsi="仿宋" w:eastAsia="仿宋"/>
                <w:sz w:val="24"/>
              </w:rPr>
              <w:t>必输</w:t>
            </w:r>
          </w:p>
        </w:tc>
        <w:tc>
          <w:tcPr>
            <w:tcW w:w="2160" w:type="dxa"/>
          </w:tcPr>
          <w:p>
            <w:pPr>
              <w:spacing w:after="0" w:line="360" w:lineRule="auto"/>
              <w:rPr>
                <w:rFonts w:ascii="仿宋" w:hAnsi="仿宋" w:eastAsia="仿宋"/>
                <w:sz w:val="24"/>
              </w:rPr>
            </w:pPr>
            <w:r>
              <w:rPr>
                <w:rFonts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选择存款产品后回显；格式：00.00，页面显示%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存期</w:t>
            </w:r>
          </w:p>
        </w:tc>
        <w:tc>
          <w:tcPr>
            <w:tcW w:w="2160" w:type="dxa"/>
          </w:tcPr>
          <w:p>
            <w:pPr>
              <w:spacing w:after="0" w:line="360" w:lineRule="auto"/>
              <w:rPr>
                <w:rFonts w:ascii="仿宋" w:hAnsi="仿宋" w:eastAsia="仿宋"/>
                <w:sz w:val="24"/>
              </w:rPr>
            </w:pPr>
            <w:r>
              <w:rPr>
                <w:rFonts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下拉框</w:t>
            </w:r>
          </w:p>
        </w:tc>
        <w:tc>
          <w:tcPr>
            <w:tcW w:w="2160" w:type="dxa"/>
          </w:tcPr>
          <w:p>
            <w:pPr>
              <w:spacing w:after="0" w:line="360" w:lineRule="auto"/>
              <w:rPr>
                <w:rFonts w:ascii="仿宋" w:hAnsi="仿宋" w:eastAsia="仿宋"/>
                <w:sz w:val="24"/>
              </w:rPr>
            </w:pPr>
            <w:r>
              <w:rPr>
                <w:rFonts w:hint="eastAsia" w:ascii="仿宋" w:hAnsi="仿宋" w:eastAsia="仿宋"/>
                <w:sz w:val="24"/>
              </w:rPr>
              <w:t>根据存款产品提供对应的存期供用户选择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到期日期</w:t>
            </w:r>
          </w:p>
        </w:tc>
        <w:tc>
          <w:tcPr>
            <w:tcW w:w="2160" w:type="dxa"/>
          </w:tcPr>
          <w:p>
            <w:pPr>
              <w:spacing w:after="0" w:line="360" w:lineRule="auto"/>
              <w:rPr>
                <w:rFonts w:ascii="仿宋" w:hAnsi="仿宋" w:eastAsia="仿宋"/>
                <w:sz w:val="24"/>
              </w:rPr>
            </w:pPr>
            <w:r>
              <w:rPr>
                <w:rFonts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日期</w:t>
            </w:r>
          </w:p>
        </w:tc>
        <w:tc>
          <w:tcPr>
            <w:tcW w:w="2160" w:type="dxa"/>
          </w:tcPr>
          <w:p>
            <w:pPr>
              <w:spacing w:after="0" w:line="360" w:lineRule="auto"/>
              <w:rPr>
                <w:rFonts w:ascii="仿宋" w:hAnsi="仿宋" w:eastAsia="仿宋"/>
                <w:sz w:val="24"/>
              </w:rPr>
            </w:pPr>
            <w:r>
              <w:rPr>
                <w:rFonts w:hint="eastAsia" w:ascii="仿宋" w:hAnsi="仿宋" w:eastAsia="仿宋"/>
                <w:sz w:val="24"/>
              </w:rPr>
              <w:t>选择到期日期；若用户已输入起存日期、存期，则自动计算并回显</w:t>
            </w:r>
          </w:p>
        </w:tc>
      </w:tr>
    </w:tbl>
    <w:p>
      <w:pPr>
        <w:pStyle w:val="7"/>
        <w:numPr>
          <w:ilvl w:val="4"/>
          <w:numId w:val="127"/>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 xml:space="preserve">1. </w:t>
      </w:r>
      <w:r>
        <w:rPr>
          <w:rFonts w:hint="eastAsia" w:ascii="仿宋" w:hAnsi="仿宋" w:eastAsia="仿宋"/>
          <w:sz w:val="24"/>
        </w:rPr>
        <w:t>点击“存款计算器”图标进去存款计算页面，输入必填项后，点击“计算”按钮，系统返回计算结果，点击“清空”按钮，系统清空用户输入的条件</w:t>
      </w:r>
      <w:r>
        <w:rPr>
          <w:rFonts w:ascii="仿宋" w:hAnsi="仿宋" w:eastAsia="仿宋"/>
          <w:sz w:val="24"/>
        </w:rPr>
        <w:t>。</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sz w:val="24"/>
        </w:rPr>
      </w:pPr>
      <w:r>
        <w:rPr>
          <w:rFonts w:ascii="仿宋" w:hAnsi="仿宋" w:eastAsia="仿宋"/>
          <w:sz w:val="24"/>
        </w:rPr>
        <w:t xml:space="preserve">1. </w:t>
      </w:r>
      <w:r>
        <w:rPr>
          <w:rFonts w:hint="eastAsia" w:ascii="仿宋" w:hAnsi="仿宋" w:eastAsia="仿宋"/>
          <w:sz w:val="24"/>
        </w:rPr>
        <w:t>存款类型、存款产品为下拉选择，数据取自核心系统。</w:t>
      </w:r>
    </w:p>
    <w:p>
      <w:pPr>
        <w:spacing w:after="0" w:line="360" w:lineRule="auto"/>
        <w:rPr>
          <w:rFonts w:ascii="仿宋" w:hAnsi="仿宋" w:eastAsia="仿宋"/>
          <w:sz w:val="24"/>
        </w:rPr>
      </w:pPr>
      <w:r>
        <w:rPr>
          <w:rFonts w:hint="eastAsia" w:ascii="仿宋" w:hAnsi="仿宋" w:eastAsia="仿宋"/>
          <w:sz w:val="24"/>
        </w:rPr>
        <w:t>2. 用户确认存款产品后，如果是定期存款、零存整取，则存期、年利率自动反显，用户输入起存日期/到期日期后（输入其中一个即可），系统根据存期自动反显到期日期/起存日期；如果是活期存款，禁用“存期”字段，由用户手动输入“起存日期”、“到期日期”。</w:t>
      </w:r>
    </w:p>
    <w:p>
      <w:pPr>
        <w:spacing w:after="0" w:line="360" w:lineRule="auto"/>
        <w:rPr>
          <w:rStyle w:val="155"/>
          <w:color w:val="000000" w:themeColor="text1"/>
          <w14:textFill>
            <w14:solidFill>
              <w14:schemeClr w14:val="tx1"/>
            </w14:solidFill>
          </w14:textFill>
        </w:rPr>
      </w:pPr>
      <w:r>
        <w:rPr>
          <w:rFonts w:hint="eastAsia" w:ascii="仿宋" w:hAnsi="仿宋" w:eastAsia="仿宋"/>
          <w:sz w:val="24"/>
        </w:rPr>
        <w:t xml:space="preserve">3. </w:t>
      </w:r>
      <w:r>
        <w:rPr>
          <w:rFonts w:hint="eastAsia" w:ascii="仿宋" w:hAnsi="仿宋" w:eastAsia="仿宋"/>
          <w:color w:val="000000" w:themeColor="text1"/>
          <w:sz w:val="24"/>
          <w14:textFill>
            <w14:solidFill>
              <w14:schemeClr w14:val="tx1"/>
            </w14:solidFill>
          </w14:textFill>
        </w:rPr>
        <w:t>利息计算公式如下。其他形式利率需转换为“日利率”，计算规则待定；其他形式存期需转换为“日”，按自然日计算。</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3.1 普通定期存款：利息 = 存款金额 * ((存期 * 年利率 * 0.01) / 360)。年利率已在公式内转换，不用自动转换为日利率。</w:t>
      </w:r>
    </w:p>
    <w:p>
      <w:pPr>
        <w:spacing w:after="0" w:line="360" w:lineRule="auto"/>
        <w:rPr>
          <w:rFonts w:ascii="仿宋" w:hAnsi="仿宋" w:eastAsia="仿宋"/>
          <w:sz w:val="24"/>
        </w:rPr>
      </w:pPr>
      <w:r>
        <w:rPr>
          <w:rFonts w:hint="eastAsia" w:ascii="仿宋" w:hAnsi="仿宋" w:eastAsia="仿宋"/>
          <w:sz w:val="24"/>
        </w:rPr>
        <w:t>3.2 活期存款：利息＝累计计息积数*日利率，其中累计计息积数＝每日余额合计数(即存款金额*存期)。</w:t>
      </w:r>
    </w:p>
    <w:p>
      <w:pPr>
        <w:spacing w:after="0" w:line="360" w:lineRule="auto"/>
        <w:rPr>
          <w:rFonts w:ascii="仿宋" w:hAnsi="仿宋" w:eastAsia="仿宋"/>
          <w:sz w:val="24"/>
        </w:rPr>
      </w:pPr>
      <w:r>
        <w:rPr>
          <w:rFonts w:hint="eastAsia" w:ascii="仿宋" w:hAnsi="仿宋" w:eastAsia="仿宋"/>
          <w:sz w:val="24"/>
        </w:rPr>
        <w:t>3.3 零存整取：利息＝累计计息积数*日利率，其中累计计息积数＝每日余额合计数(即存款金额*存期)。</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 xml:space="preserve">1. </w:t>
      </w:r>
      <w:r>
        <w:rPr>
          <w:rFonts w:hint="eastAsia" w:ascii="仿宋" w:hAnsi="仿宋" w:eastAsia="仿宋"/>
          <w:sz w:val="24"/>
        </w:rPr>
        <w:t>全系统用户可使用存款计算器</w:t>
      </w:r>
      <w:r>
        <w:rPr>
          <w:rFonts w:ascii="仿宋" w:hAnsi="仿宋" w:eastAsia="仿宋"/>
          <w:sz w:val="24"/>
        </w:rPr>
        <w:t>。</w:t>
      </w:r>
    </w:p>
    <w:p>
      <w:pPr>
        <w:pStyle w:val="7"/>
        <w:numPr>
          <w:ilvl w:val="4"/>
          <w:numId w:val="127"/>
        </w:numPr>
        <w:spacing w:line="360" w:lineRule="auto"/>
        <w:ind w:left="1418" w:hanging="1418"/>
        <w:rPr>
          <w:rFonts w:ascii="仿宋" w:hAnsi="仿宋" w:eastAsia="仿宋"/>
          <w:i w:val="0"/>
          <w:iCs w:val="0"/>
        </w:rPr>
      </w:pPr>
      <w:r>
        <w:rPr>
          <w:rFonts w:hint="eastAsia" w:ascii="仿宋" w:hAnsi="仿宋" w:eastAsia="仿宋"/>
          <w:i w:val="0"/>
          <w:iCs w:val="0"/>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利息</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保留2位小数，单位元</w:t>
            </w:r>
          </w:p>
        </w:tc>
      </w:tr>
    </w:tbl>
    <w:p>
      <w:pPr>
        <w:pStyle w:val="7"/>
        <w:numPr>
          <w:ilvl w:val="4"/>
          <w:numId w:val="127"/>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7"/>
        <w:numPr>
          <w:ilvl w:val="4"/>
          <w:numId w:val="127"/>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after="0" w:line="360" w:lineRule="auto"/>
        <w:rPr>
          <w:rFonts w:ascii="仿宋" w:hAnsi="仿宋" w:eastAsia="仿宋"/>
        </w:rPr>
      </w:pPr>
      <w:r>
        <w:rPr>
          <w:rFonts w:ascii="仿宋" w:hAnsi="仿宋" w:eastAsia="仿宋"/>
          <w:sz w:val="24"/>
        </w:rPr>
        <w:t>不涉及。</w:t>
      </w:r>
    </w:p>
    <w:p>
      <w:pPr>
        <w:pStyle w:val="7"/>
        <w:numPr>
          <w:ilvl w:val="4"/>
          <w:numId w:val="127"/>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after="0" w:line="360" w:lineRule="auto"/>
        <w:rPr>
          <w:rFonts w:ascii="仿宋" w:hAnsi="仿宋" w:eastAsia="仿宋"/>
        </w:rPr>
      </w:pPr>
      <w:r>
        <w:rPr>
          <w:rFonts w:ascii="仿宋" w:hAnsi="仿宋" w:eastAsia="仿宋"/>
          <w:sz w:val="24"/>
        </w:rPr>
        <w:t>不涉及。</w:t>
      </w:r>
    </w:p>
    <w:p>
      <w:pPr>
        <w:pStyle w:val="6"/>
        <w:numPr>
          <w:ilvl w:val="3"/>
          <w:numId w:val="126"/>
        </w:numPr>
        <w:spacing w:line="360" w:lineRule="auto"/>
        <w:rPr>
          <w:rFonts w:ascii="仿宋" w:hAnsi="仿宋" w:eastAsia="仿宋"/>
        </w:rPr>
      </w:pPr>
      <w:r>
        <w:rPr>
          <w:rFonts w:hint="eastAsia" w:ascii="仿宋" w:hAnsi="仿宋" w:eastAsia="仿宋"/>
        </w:rPr>
        <w:t>贷款计算器</w:t>
      </w:r>
    </w:p>
    <w:p>
      <w:pPr>
        <w:pStyle w:val="7"/>
        <w:numPr>
          <w:ilvl w:val="4"/>
          <w:numId w:val="128"/>
        </w:numPr>
        <w:spacing w:line="360" w:lineRule="auto"/>
        <w:rPr>
          <w:rFonts w:ascii="仿宋" w:hAnsi="仿宋" w:eastAsia="仿宋"/>
          <w:i w:val="0"/>
          <w:iCs w:val="0"/>
        </w:rPr>
      </w:pPr>
      <w:r>
        <w:rPr>
          <w:rFonts w:hint="eastAsia" w:ascii="仿宋" w:hAnsi="仿宋" w:eastAsia="仿宋"/>
          <w:i w:val="0"/>
          <w:iCs w:val="0"/>
        </w:rPr>
        <w:t>功能描述</w:t>
      </w:r>
    </w:p>
    <w:p>
      <w:pPr>
        <w:spacing w:after="0" w:line="360" w:lineRule="auto"/>
        <w:rPr>
          <w:rFonts w:ascii="仿宋" w:hAnsi="仿宋" w:eastAsia="仿宋"/>
        </w:rPr>
      </w:pPr>
      <w:r>
        <w:rPr>
          <w:rFonts w:hint="eastAsia" w:ascii="仿宋" w:hAnsi="仿宋" w:eastAsia="仿宋"/>
          <w:sz w:val="24"/>
        </w:rPr>
        <w:t>为用户提供贷款计算器，贷款计算器支持输入贷款金额、期限、利率、及还款方式率四个要素，然后可查看计算出的还款计划表。</w:t>
      </w:r>
      <w:r>
        <w:rPr>
          <w:rFonts w:hint="eastAsia" w:ascii="仿宋" w:hAnsi="仿宋" w:eastAsia="仿宋"/>
          <w:color w:val="FF0000"/>
          <w:sz w:val="24"/>
        </w:rPr>
        <w:t>（直接复用手机银行的贷款计算器）</w:t>
      </w:r>
    </w:p>
    <w:p>
      <w:pPr>
        <w:pStyle w:val="7"/>
        <w:numPr>
          <w:ilvl w:val="4"/>
          <w:numId w:val="128"/>
        </w:numPr>
        <w:spacing w:line="360" w:lineRule="auto"/>
        <w:ind w:left="1418" w:hanging="1418"/>
        <w:rPr>
          <w:rFonts w:ascii="仿宋" w:hAnsi="仿宋" w:eastAsia="仿宋"/>
          <w:i w:val="0"/>
          <w:iCs w:val="0"/>
        </w:rPr>
      </w:pPr>
      <w:r>
        <w:rPr>
          <w:rFonts w:hint="eastAsia" w:ascii="仿宋" w:hAnsi="仿宋" w:eastAsia="仿宋"/>
          <w:i w:val="0"/>
          <w:iCs w:val="0"/>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贷款金额</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单位：万元；千分位；保留两位小数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贷款期限</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格式：正整数；单位：月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试算利率</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保留2位小数，格式00.00%；利率单位可选：年、月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利率单位</w:t>
            </w:r>
          </w:p>
        </w:tc>
        <w:tc>
          <w:tcPr>
            <w:tcW w:w="2160" w:type="dxa"/>
          </w:tcPr>
          <w:p>
            <w:pPr>
              <w:spacing w:after="0" w:line="360" w:lineRule="auto"/>
              <w:rPr>
                <w:rFonts w:ascii="仿宋" w:hAnsi="仿宋" w:eastAsia="仿宋"/>
                <w:sz w:val="24"/>
              </w:rPr>
            </w:pPr>
            <w:r>
              <w:rPr>
                <w:rFonts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下拉框</w:t>
            </w:r>
          </w:p>
        </w:tc>
        <w:tc>
          <w:tcPr>
            <w:tcW w:w="2160" w:type="dxa"/>
          </w:tcPr>
          <w:p>
            <w:pPr>
              <w:spacing w:after="0" w:line="360" w:lineRule="auto"/>
              <w:rPr>
                <w:rFonts w:ascii="仿宋" w:hAnsi="仿宋" w:eastAsia="仿宋"/>
                <w:sz w:val="24"/>
              </w:rPr>
            </w:pPr>
            <w:r>
              <w:rPr>
                <w:rFonts w:hint="eastAsia" w:ascii="仿宋" w:hAnsi="仿宋" w:eastAsia="仿宋"/>
                <w:sz w:val="24"/>
              </w:rPr>
              <w:t>利率单位可选：年、月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还款方式</w:t>
            </w:r>
          </w:p>
        </w:tc>
        <w:tc>
          <w:tcPr>
            <w:tcW w:w="2160" w:type="dxa"/>
          </w:tcPr>
          <w:p>
            <w:pPr>
              <w:spacing w:after="0" w:line="360" w:lineRule="auto"/>
              <w:rPr>
                <w:rFonts w:ascii="仿宋" w:hAnsi="仿宋" w:eastAsia="仿宋"/>
                <w:sz w:val="24"/>
              </w:rPr>
            </w:pPr>
            <w:r>
              <w:rPr>
                <w:rFonts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下拉框</w:t>
            </w:r>
          </w:p>
        </w:tc>
        <w:tc>
          <w:tcPr>
            <w:tcW w:w="2160" w:type="dxa"/>
          </w:tcPr>
          <w:p>
            <w:pPr>
              <w:spacing w:after="0" w:line="360" w:lineRule="auto"/>
              <w:rPr>
                <w:rFonts w:ascii="仿宋" w:hAnsi="仿宋" w:eastAsia="仿宋"/>
                <w:sz w:val="24"/>
              </w:rPr>
            </w:pPr>
            <w:r>
              <w:rPr>
                <w:rFonts w:hint="eastAsia" w:ascii="仿宋" w:hAnsi="仿宋" w:eastAsia="仿宋"/>
                <w:sz w:val="24"/>
              </w:rPr>
              <w:t>还款方式选项有：等额本息、等额本金、先息后本、一次性还本付息</w:t>
            </w:r>
          </w:p>
        </w:tc>
      </w:tr>
    </w:tbl>
    <w:p>
      <w:pPr>
        <w:pStyle w:val="7"/>
        <w:numPr>
          <w:ilvl w:val="4"/>
          <w:numId w:val="128"/>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 xml:space="preserve">1. </w:t>
      </w:r>
      <w:r>
        <w:rPr>
          <w:rFonts w:hint="eastAsia" w:ascii="仿宋" w:hAnsi="仿宋" w:eastAsia="仿宋"/>
          <w:sz w:val="24"/>
        </w:rPr>
        <w:t>点击“贷款计算器”图标进去贷款计算页面，输入必填项后，点击“计算”按钮，系统返回计算结果，点击“清空”按钮，系统清空用户输入的条件</w:t>
      </w:r>
      <w:r>
        <w:rPr>
          <w:rFonts w:ascii="仿宋" w:hAnsi="仿宋" w:eastAsia="仿宋"/>
          <w:sz w:val="24"/>
        </w:rPr>
        <w:t>。</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color w:val="000000" w:themeColor="text1"/>
          <w:sz w:val="24"/>
          <w14:textFill>
            <w14:solidFill>
              <w14:schemeClr w14:val="tx1"/>
            </w14:solidFill>
          </w14:textFill>
        </w:rPr>
      </w:pPr>
      <w:r>
        <w:rPr>
          <w:rFonts w:ascii="仿宋" w:hAnsi="仿宋" w:eastAsia="仿宋"/>
          <w:sz w:val="24"/>
        </w:rPr>
        <w:t>1.</w:t>
      </w:r>
      <w:r>
        <w:rPr>
          <w:rFonts w:hint="eastAsia" w:ascii="仿宋" w:hAnsi="仿宋" w:eastAsia="仿宋"/>
          <w:sz w:val="24"/>
        </w:rPr>
        <w:t xml:space="preserve"> </w:t>
      </w:r>
      <w:r>
        <w:rPr>
          <w:rFonts w:hint="eastAsia" w:ascii="仿宋" w:hAnsi="仿宋" w:eastAsia="仿宋"/>
          <w:color w:val="000000" w:themeColor="text1"/>
          <w:sz w:val="24"/>
          <w14:textFill>
            <w14:solidFill>
              <w14:schemeClr w14:val="tx1"/>
            </w14:solidFill>
          </w14:textFill>
        </w:rPr>
        <w:t>复用手机银行贷款计算器。</w:t>
      </w:r>
    </w:p>
    <w:p>
      <w:pPr>
        <w:spacing w:after="0" w:line="360" w:lineRule="auto"/>
        <w:rPr>
          <w:rFonts w:ascii="仿宋" w:hAnsi="仿宋" w:eastAsia="仿宋"/>
          <w:sz w:val="24"/>
        </w:rPr>
      </w:pPr>
      <w:r>
        <w:rPr>
          <w:rFonts w:hint="eastAsia" w:ascii="仿宋" w:hAnsi="仿宋" w:eastAsia="仿宋"/>
          <w:sz w:val="24"/>
        </w:rPr>
        <w:t>2. 等额本息计算公式：</w:t>
      </w:r>
    </w:p>
    <w:p>
      <w:pPr>
        <w:spacing w:after="0" w:line="360" w:lineRule="auto"/>
        <w:rPr>
          <w:rFonts w:ascii="仿宋" w:hAnsi="仿宋" w:eastAsia="仿宋"/>
          <w:sz w:val="24"/>
        </w:rPr>
      </w:pPr>
      <w:r>
        <w:rPr>
          <w:rFonts w:hint="eastAsia" w:ascii="仿宋" w:hAnsi="仿宋" w:eastAsia="仿宋"/>
          <w:sz w:val="24"/>
        </w:rPr>
        <w:t>2.1 总利息 = 还款月数 * 每月月供额 - 贷款本金。</w:t>
      </w:r>
    </w:p>
    <w:p>
      <w:pPr>
        <w:spacing w:after="0" w:line="360" w:lineRule="auto"/>
        <w:rPr>
          <w:rFonts w:ascii="仿宋" w:hAnsi="仿宋" w:eastAsia="仿宋"/>
          <w:sz w:val="24"/>
        </w:rPr>
      </w:pPr>
      <w:r>
        <w:rPr>
          <w:rFonts w:hint="eastAsia" w:ascii="仿宋" w:hAnsi="仿宋" w:eastAsia="仿宋"/>
          <w:sz w:val="24"/>
        </w:rPr>
        <w:t>2.2 每月月供额 = [贷款本金 * 月利率 * (1 ＋ 月利率)＾ 还款月数]/[(1＋ 月利率)＾ 还款月数 - 1]。</w:t>
      </w:r>
    </w:p>
    <w:p>
      <w:pPr>
        <w:spacing w:after="0" w:line="360" w:lineRule="auto"/>
        <w:rPr>
          <w:rFonts w:ascii="仿宋" w:hAnsi="仿宋" w:eastAsia="仿宋"/>
          <w:sz w:val="24"/>
        </w:rPr>
      </w:pPr>
      <w:r>
        <w:rPr>
          <w:rFonts w:hint="eastAsia" w:ascii="仿宋" w:hAnsi="仿宋" w:eastAsia="仿宋"/>
          <w:sz w:val="24"/>
        </w:rPr>
        <w:t>2.3 每月本金 = 贷款本金 * 月利率 * (1 + 月利率) ^ (还款月序号 - 1)/[(1 + 月利率) ^ 还款月数 - 1]。</w:t>
      </w:r>
    </w:p>
    <w:p>
      <w:pPr>
        <w:spacing w:after="0" w:line="360" w:lineRule="auto"/>
        <w:rPr>
          <w:rFonts w:ascii="仿宋" w:hAnsi="仿宋" w:eastAsia="仿宋"/>
          <w:sz w:val="24"/>
        </w:rPr>
      </w:pPr>
      <w:r>
        <w:rPr>
          <w:rFonts w:hint="eastAsia" w:ascii="仿宋" w:hAnsi="仿宋" w:eastAsia="仿宋"/>
          <w:sz w:val="24"/>
        </w:rPr>
        <w:t>2.4 月利息 = 贷款本金 * 月利率 *[(1 + 月利率) ^ 还款月数 - (1 + 月利率) ^ (还款月序号 - 1)]/[(1 + 月利率) ^ 还款月数 - 1]。</w:t>
      </w:r>
    </w:p>
    <w:p>
      <w:pPr>
        <w:spacing w:after="0" w:line="360" w:lineRule="auto"/>
        <w:rPr>
          <w:rFonts w:ascii="仿宋" w:hAnsi="仿宋" w:eastAsia="仿宋"/>
          <w:sz w:val="24"/>
        </w:rPr>
      </w:pPr>
      <w:r>
        <w:rPr>
          <w:rFonts w:hint="eastAsia" w:ascii="仿宋" w:hAnsi="仿宋" w:eastAsia="仿宋"/>
          <w:sz w:val="24"/>
        </w:rPr>
        <w:t>3. 等额本金计算公式：</w:t>
      </w:r>
    </w:p>
    <w:p>
      <w:pPr>
        <w:spacing w:after="0" w:line="360" w:lineRule="auto"/>
        <w:rPr>
          <w:rFonts w:ascii="仿宋" w:hAnsi="仿宋" w:eastAsia="仿宋"/>
          <w:sz w:val="24"/>
        </w:rPr>
      </w:pPr>
      <w:r>
        <w:rPr>
          <w:rFonts w:hint="eastAsia" w:ascii="仿宋" w:hAnsi="仿宋" w:eastAsia="仿宋"/>
          <w:sz w:val="24"/>
        </w:rPr>
        <w:t>3.1 总利息 = [(总贷款额 / 还款月数 + 总贷款额 * 月利率) + 总贷款额 * 还款月数 * (1 + 月利率)] / 2 * 还款月数 - 总贷款额。</w:t>
      </w:r>
    </w:p>
    <w:p>
      <w:pPr>
        <w:spacing w:after="0" w:line="360" w:lineRule="auto"/>
        <w:rPr>
          <w:rFonts w:ascii="仿宋" w:hAnsi="仿宋" w:eastAsia="仿宋"/>
          <w:sz w:val="24"/>
        </w:rPr>
      </w:pPr>
      <w:r>
        <w:rPr>
          <w:rFonts w:hint="eastAsia" w:ascii="仿宋" w:hAnsi="仿宋" w:eastAsia="仿宋"/>
          <w:sz w:val="24"/>
        </w:rPr>
        <w:t>3.2 每月应还本金 = 贷款本金 / 还款月数。</w:t>
      </w:r>
    </w:p>
    <w:p>
      <w:pPr>
        <w:spacing w:after="0" w:line="360" w:lineRule="auto"/>
        <w:rPr>
          <w:rFonts w:ascii="仿宋" w:hAnsi="仿宋" w:eastAsia="仿宋"/>
          <w:sz w:val="24"/>
        </w:rPr>
      </w:pPr>
      <w:r>
        <w:rPr>
          <w:rFonts w:hint="eastAsia" w:ascii="仿宋" w:hAnsi="仿宋" w:eastAsia="仿宋"/>
          <w:sz w:val="24"/>
        </w:rPr>
        <w:t>3.3 每月利息 = 剩余本金 * 月利率 = (贷款本金 - 已归还本金累计额) * 月利率。</w:t>
      </w:r>
    </w:p>
    <w:p>
      <w:pPr>
        <w:spacing w:after="0" w:line="360" w:lineRule="auto"/>
        <w:rPr>
          <w:rFonts w:ascii="仿宋" w:hAnsi="仿宋" w:eastAsia="仿宋"/>
          <w:sz w:val="24"/>
        </w:rPr>
      </w:pPr>
      <w:r>
        <w:rPr>
          <w:rFonts w:hint="eastAsia" w:ascii="仿宋" w:hAnsi="仿宋" w:eastAsia="仿宋"/>
          <w:sz w:val="24"/>
        </w:rPr>
        <w:t>3.4 每月月供 = (贷款本金 / 还款月数) + (贷款本金 - 已归还本金累计额) * 月利率。</w:t>
      </w:r>
    </w:p>
    <w:p>
      <w:pPr>
        <w:spacing w:after="0" w:line="360" w:lineRule="auto"/>
        <w:rPr>
          <w:rFonts w:ascii="仿宋" w:hAnsi="仿宋" w:eastAsia="仿宋"/>
          <w:sz w:val="24"/>
        </w:rPr>
      </w:pPr>
      <w:r>
        <w:rPr>
          <w:rFonts w:hint="eastAsia" w:ascii="仿宋" w:hAnsi="仿宋" w:eastAsia="仿宋"/>
          <w:sz w:val="24"/>
        </w:rPr>
        <w:t>4. 先息后本</w:t>
      </w:r>
    </w:p>
    <w:p>
      <w:pPr>
        <w:spacing w:after="0" w:line="360" w:lineRule="auto"/>
        <w:rPr>
          <w:rFonts w:ascii="仿宋" w:hAnsi="仿宋" w:eastAsia="仿宋"/>
          <w:sz w:val="24"/>
        </w:rPr>
      </w:pPr>
      <w:r>
        <w:rPr>
          <w:rFonts w:hint="eastAsia" w:ascii="仿宋" w:hAnsi="仿宋" w:eastAsia="仿宋"/>
          <w:sz w:val="24"/>
        </w:rPr>
        <w:t>4.1 每期剩余 = 总还款额 - 每期利息 * 第几期 - 每期本金。(说明： 由于本金除了最后一期， 全是0 .00， 所以不用乘第几期)</w:t>
      </w:r>
    </w:p>
    <w:p>
      <w:pPr>
        <w:spacing w:after="0" w:line="360" w:lineRule="auto"/>
        <w:rPr>
          <w:rFonts w:ascii="仿宋" w:hAnsi="仿宋" w:eastAsia="仿宋"/>
          <w:sz w:val="24"/>
        </w:rPr>
      </w:pPr>
      <w:r>
        <w:rPr>
          <w:rFonts w:hint="eastAsia" w:ascii="仿宋" w:hAnsi="仿宋" w:eastAsia="仿宋"/>
          <w:sz w:val="24"/>
        </w:rPr>
        <w:t xml:space="preserve">4.2 每月还息 = 贷款本金 *（ 年利率 / 12）* 期数 。(说明： 首月和尾月还款利息以放款日到还款日的实际天数为准) </w:t>
      </w:r>
    </w:p>
    <w:p>
      <w:pPr>
        <w:spacing w:after="0" w:line="360" w:lineRule="auto"/>
        <w:rPr>
          <w:rFonts w:ascii="仿宋" w:hAnsi="仿宋" w:eastAsia="仿宋"/>
          <w:sz w:val="24"/>
        </w:rPr>
      </w:pPr>
      <w:r>
        <w:rPr>
          <w:rFonts w:hint="eastAsia" w:ascii="仿宋" w:hAnsi="仿宋" w:eastAsia="仿宋"/>
          <w:sz w:val="24"/>
        </w:rPr>
        <w:t>4.3 总利息 = 每月利息 * 期数。</w:t>
      </w:r>
    </w:p>
    <w:p>
      <w:pPr>
        <w:spacing w:after="0" w:line="360" w:lineRule="auto"/>
        <w:rPr>
          <w:rFonts w:ascii="仿宋" w:hAnsi="仿宋" w:eastAsia="仿宋"/>
          <w:sz w:val="24"/>
        </w:rPr>
      </w:pPr>
      <w:r>
        <w:rPr>
          <w:rFonts w:hint="eastAsia" w:ascii="仿宋" w:hAnsi="仿宋" w:eastAsia="仿宋"/>
          <w:sz w:val="24"/>
        </w:rPr>
        <w:t>5. 一次性还本付息</w:t>
      </w:r>
    </w:p>
    <w:p>
      <w:pPr>
        <w:spacing w:after="0" w:line="360" w:lineRule="auto"/>
        <w:rPr>
          <w:rFonts w:ascii="仿宋" w:hAnsi="仿宋" w:eastAsia="仿宋"/>
          <w:sz w:val="24"/>
        </w:rPr>
      </w:pPr>
      <w:r>
        <w:rPr>
          <w:rFonts w:hint="eastAsia" w:ascii="仿宋" w:hAnsi="仿宋" w:eastAsia="仿宋"/>
          <w:sz w:val="24"/>
        </w:rPr>
        <w:t>5.1 到期还款额 = 贷款本金 + 总利息。</w:t>
      </w:r>
    </w:p>
    <w:p>
      <w:pPr>
        <w:spacing w:after="0" w:line="360" w:lineRule="auto"/>
        <w:rPr>
          <w:rFonts w:ascii="仿宋" w:hAnsi="仿宋" w:eastAsia="仿宋"/>
          <w:sz w:val="24"/>
        </w:rPr>
      </w:pPr>
      <w:r>
        <w:rPr>
          <w:rFonts w:hint="eastAsia" w:ascii="仿宋" w:hAnsi="仿宋" w:eastAsia="仿宋"/>
          <w:sz w:val="24"/>
        </w:rPr>
        <w:t>5.2 应还利息 = 贷款本金 * 年利率 * 贷款年数。</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 xml:space="preserve">1. </w:t>
      </w:r>
      <w:r>
        <w:rPr>
          <w:rFonts w:hint="eastAsia" w:ascii="仿宋" w:hAnsi="仿宋" w:eastAsia="仿宋"/>
          <w:sz w:val="24"/>
        </w:rPr>
        <w:t>全系统用户可使用贷款计算器</w:t>
      </w:r>
      <w:r>
        <w:rPr>
          <w:rFonts w:ascii="仿宋" w:hAnsi="仿宋" w:eastAsia="仿宋"/>
          <w:sz w:val="24"/>
        </w:rPr>
        <w:t>。</w:t>
      </w:r>
    </w:p>
    <w:p>
      <w:pPr>
        <w:pStyle w:val="7"/>
        <w:numPr>
          <w:ilvl w:val="4"/>
          <w:numId w:val="128"/>
        </w:numPr>
        <w:spacing w:line="360" w:lineRule="auto"/>
        <w:ind w:left="1418" w:hanging="1418"/>
        <w:rPr>
          <w:rFonts w:ascii="仿宋" w:hAnsi="仿宋" w:eastAsia="仿宋"/>
          <w:i w:val="0"/>
          <w:iCs w:val="0"/>
        </w:rPr>
      </w:pPr>
      <w:r>
        <w:rPr>
          <w:rFonts w:hint="eastAsia" w:ascii="仿宋" w:hAnsi="仿宋" w:eastAsia="仿宋"/>
          <w:i w:val="0"/>
          <w:iCs w:val="0"/>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期数</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回显期数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月供</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单位：元，千分位；保留两位小数</w:t>
            </w:r>
          </w:p>
        </w:tc>
      </w:tr>
    </w:tbl>
    <w:p>
      <w:pPr>
        <w:pStyle w:val="7"/>
        <w:numPr>
          <w:ilvl w:val="4"/>
          <w:numId w:val="128"/>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7"/>
        <w:numPr>
          <w:ilvl w:val="4"/>
          <w:numId w:val="128"/>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after="0" w:line="360" w:lineRule="auto"/>
        <w:rPr>
          <w:rFonts w:ascii="仿宋" w:hAnsi="仿宋" w:eastAsia="仿宋"/>
        </w:rPr>
      </w:pPr>
      <w:r>
        <w:rPr>
          <w:rFonts w:ascii="仿宋" w:hAnsi="仿宋" w:eastAsia="仿宋"/>
          <w:sz w:val="24"/>
        </w:rPr>
        <w:t>不涉及。</w:t>
      </w:r>
    </w:p>
    <w:p>
      <w:pPr>
        <w:pStyle w:val="7"/>
        <w:numPr>
          <w:ilvl w:val="4"/>
          <w:numId w:val="128"/>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pPr>
        <w:spacing w:after="0" w:line="360" w:lineRule="auto"/>
        <w:rPr>
          <w:rFonts w:ascii="仿宋" w:hAnsi="仿宋" w:eastAsia="仿宋"/>
        </w:rPr>
      </w:pPr>
      <w:r>
        <w:rPr>
          <w:rFonts w:ascii="仿宋" w:hAnsi="仿宋" w:eastAsia="仿宋"/>
          <w:sz w:val="24"/>
        </w:rPr>
        <w:t>不涉及。</w:t>
      </w:r>
    </w:p>
    <w:p>
      <w:pPr>
        <w:pStyle w:val="6"/>
        <w:numPr>
          <w:ilvl w:val="3"/>
          <w:numId w:val="126"/>
        </w:numPr>
        <w:spacing w:line="360" w:lineRule="auto"/>
        <w:rPr>
          <w:rFonts w:ascii="仿宋" w:hAnsi="仿宋" w:eastAsia="仿宋"/>
        </w:rPr>
      </w:pPr>
      <w:r>
        <w:rPr>
          <w:rFonts w:hint="eastAsia" w:ascii="仿宋" w:hAnsi="仿宋" w:eastAsia="仿宋"/>
        </w:rPr>
        <w:t>理财收益计算器</w:t>
      </w:r>
    </w:p>
    <w:p>
      <w:pPr>
        <w:pStyle w:val="7"/>
        <w:numPr>
          <w:ilvl w:val="4"/>
          <w:numId w:val="129"/>
        </w:numPr>
        <w:spacing w:line="360" w:lineRule="auto"/>
        <w:rPr>
          <w:rFonts w:ascii="仿宋" w:hAnsi="仿宋" w:eastAsia="仿宋"/>
          <w:i w:val="0"/>
          <w:iCs w:val="0"/>
        </w:rPr>
      </w:pPr>
      <w:r>
        <w:rPr>
          <w:rFonts w:hint="eastAsia" w:ascii="仿宋" w:hAnsi="仿宋" w:eastAsia="仿宋"/>
          <w:i w:val="0"/>
          <w:iCs w:val="0"/>
        </w:rPr>
        <w:t>功能描述</w:t>
      </w:r>
    </w:p>
    <w:p>
      <w:pPr>
        <w:spacing w:after="0" w:line="360" w:lineRule="auto"/>
        <w:rPr>
          <w:rFonts w:ascii="仿宋" w:hAnsi="仿宋" w:eastAsia="仿宋"/>
        </w:rPr>
      </w:pPr>
      <w:r>
        <w:rPr>
          <w:rFonts w:hint="eastAsia" w:ascii="仿宋" w:hAnsi="仿宋" w:eastAsia="仿宋"/>
          <w:sz w:val="24"/>
        </w:rPr>
        <w:t>为用户提供理财利润计算器，理财计算器支持对固定期限产品的预期收益及净值型产品的实际收益率进行计算。</w:t>
      </w:r>
    </w:p>
    <w:p>
      <w:pPr>
        <w:pStyle w:val="7"/>
        <w:numPr>
          <w:ilvl w:val="4"/>
          <w:numId w:val="129"/>
        </w:numPr>
        <w:spacing w:line="360" w:lineRule="auto"/>
        <w:ind w:left="1418" w:hanging="1418"/>
        <w:rPr>
          <w:rFonts w:ascii="仿宋" w:hAnsi="仿宋" w:eastAsia="仿宋"/>
          <w:i w:val="0"/>
          <w:iCs w:val="0"/>
        </w:rPr>
      </w:pPr>
      <w:r>
        <w:rPr>
          <w:rFonts w:hint="eastAsia" w:ascii="仿宋" w:hAnsi="仿宋" w:eastAsia="仿宋"/>
          <w:i w:val="0"/>
          <w:iCs w:val="0"/>
        </w:rPr>
        <w:t>输入</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理财产品类型</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hint="eastAsia" w:ascii="仿宋" w:hAnsi="仿宋" w:eastAsia="仿宋"/>
                <w:sz w:val="24"/>
              </w:rPr>
              <w:t>下拉框</w:t>
            </w:r>
          </w:p>
        </w:tc>
        <w:tc>
          <w:tcPr>
            <w:tcW w:w="2160" w:type="dxa"/>
          </w:tcPr>
          <w:p>
            <w:pPr>
              <w:spacing w:after="0" w:line="360" w:lineRule="auto"/>
              <w:rPr>
                <w:rFonts w:hint="eastAsia" w:ascii="仿宋" w:hAnsi="仿宋" w:eastAsia="仿宋"/>
                <w:lang w:eastAsia="zh-CN"/>
              </w:rPr>
            </w:pPr>
            <w:r>
              <w:rPr>
                <w:rFonts w:hint="eastAsia" w:ascii="仿宋" w:hAnsi="仿宋" w:eastAsia="仿宋"/>
                <w:sz w:val="24"/>
              </w:rPr>
              <w:t>选项：定期理财产品、</w:t>
            </w:r>
            <w:r>
              <w:rPr>
                <w:rFonts w:hint="eastAsia" w:ascii="仿宋" w:hAnsi="仿宋" w:eastAsia="仿宋"/>
                <w:sz w:val="24"/>
                <w:lang w:eastAsia="zh-CN"/>
              </w:rPr>
              <w:t>开放式理财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理财产品</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hint="eastAsia" w:ascii="仿宋" w:hAnsi="仿宋" w:eastAsia="仿宋"/>
                <w:sz w:val="24"/>
              </w:rPr>
              <w:t>下拉框</w:t>
            </w:r>
          </w:p>
        </w:tc>
        <w:tc>
          <w:tcPr>
            <w:tcW w:w="2160" w:type="dxa"/>
          </w:tcPr>
          <w:p>
            <w:pPr>
              <w:spacing w:after="0" w:line="360" w:lineRule="auto"/>
              <w:rPr>
                <w:rFonts w:ascii="仿宋" w:hAnsi="仿宋" w:eastAsia="仿宋"/>
              </w:rPr>
            </w:pPr>
            <w:r>
              <w:rPr>
                <w:rFonts w:hint="eastAsia" w:ascii="仿宋" w:hAnsi="仿宋" w:eastAsia="仿宋"/>
                <w:sz w:val="24"/>
              </w:rPr>
              <w:t>根据理财产品类型提供全部理财产品供用户选择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期限</w:t>
            </w:r>
          </w:p>
        </w:tc>
        <w:tc>
          <w:tcPr>
            <w:tcW w:w="2160" w:type="dxa"/>
          </w:tcPr>
          <w:p>
            <w:pPr>
              <w:spacing w:after="0" w:line="360" w:lineRule="auto"/>
              <w:rPr>
                <w:rFonts w:ascii="仿宋" w:hAnsi="仿宋" w:eastAsia="仿宋"/>
              </w:rPr>
            </w:pPr>
            <w:r>
              <w:rPr>
                <w:rFonts w:ascii="仿宋" w:hAnsi="仿宋" w:eastAsia="仿宋"/>
                <w:sz w:val="24"/>
              </w:rPr>
              <w:t>必输</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单位：天；客户选择定期理财则反显，选择</w:t>
            </w:r>
            <w:r>
              <w:rPr>
                <w:rFonts w:hint="eastAsia" w:ascii="仿宋" w:hAnsi="仿宋" w:eastAsia="仿宋"/>
                <w:sz w:val="24"/>
                <w:lang w:eastAsia="zh-CN"/>
              </w:rPr>
              <w:t>开放式理财</w:t>
            </w:r>
            <w:r>
              <w:rPr>
                <w:rFonts w:hint="eastAsia" w:ascii="仿宋" w:hAnsi="仿宋" w:eastAsia="仿宋"/>
                <w:sz w:val="24"/>
              </w:rPr>
              <w:t>则输入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计划购买金额</w:t>
            </w:r>
          </w:p>
        </w:tc>
        <w:tc>
          <w:tcPr>
            <w:tcW w:w="2160" w:type="dxa"/>
          </w:tcPr>
          <w:p>
            <w:pPr>
              <w:spacing w:after="0" w:line="360" w:lineRule="auto"/>
              <w:rPr>
                <w:rFonts w:ascii="仿宋" w:hAnsi="仿宋" w:eastAsia="仿宋"/>
                <w:sz w:val="24"/>
              </w:rPr>
            </w:pPr>
            <w:r>
              <w:rPr>
                <w:rFonts w:ascii="仿宋" w:hAnsi="仿宋" w:eastAsia="仿宋"/>
                <w:sz w:val="24"/>
              </w:rPr>
              <w:t>必输</w:t>
            </w:r>
          </w:p>
        </w:tc>
        <w:tc>
          <w:tcPr>
            <w:tcW w:w="2160" w:type="dxa"/>
          </w:tcPr>
          <w:p>
            <w:pPr>
              <w:spacing w:after="0" w:line="360" w:lineRule="auto"/>
              <w:rPr>
                <w:rFonts w:ascii="仿宋" w:hAnsi="仿宋" w:eastAsia="仿宋"/>
                <w:sz w:val="24"/>
              </w:rPr>
            </w:pPr>
            <w:r>
              <w:rPr>
                <w:rFonts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单位：元；千分位；保留两位小数;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计划持有天数</w:t>
            </w:r>
          </w:p>
        </w:tc>
        <w:tc>
          <w:tcPr>
            <w:tcW w:w="2160" w:type="dxa"/>
          </w:tcPr>
          <w:p>
            <w:pPr>
              <w:spacing w:after="0" w:line="360" w:lineRule="auto"/>
              <w:rPr>
                <w:rFonts w:ascii="仿宋" w:hAnsi="仿宋" w:eastAsia="仿宋"/>
                <w:sz w:val="24"/>
              </w:rPr>
            </w:pPr>
            <w:r>
              <w:rPr>
                <w:rFonts w:ascii="仿宋" w:hAnsi="仿宋" w:eastAsia="仿宋"/>
                <w:sz w:val="24"/>
              </w:rPr>
              <w:t>必输</w:t>
            </w:r>
          </w:p>
        </w:tc>
        <w:tc>
          <w:tcPr>
            <w:tcW w:w="2160" w:type="dxa"/>
          </w:tcPr>
          <w:p>
            <w:pPr>
              <w:spacing w:after="0" w:line="360" w:lineRule="auto"/>
              <w:rPr>
                <w:rFonts w:ascii="仿宋" w:hAnsi="仿宋" w:eastAsia="仿宋"/>
                <w:sz w:val="24"/>
              </w:rPr>
            </w:pPr>
            <w:r>
              <w:rPr>
                <w:rFonts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正整数；客户选择定期理财则反显，选择</w:t>
            </w:r>
            <w:r>
              <w:rPr>
                <w:rFonts w:hint="eastAsia" w:ascii="仿宋" w:hAnsi="仿宋" w:eastAsia="仿宋"/>
                <w:sz w:val="24"/>
                <w:lang w:eastAsia="zh-CN"/>
              </w:rPr>
              <w:t>开放式理财</w:t>
            </w:r>
            <w:r>
              <w:rPr>
                <w:rFonts w:hint="eastAsia" w:ascii="仿宋" w:hAnsi="仿宋" w:eastAsia="仿宋"/>
                <w:sz w:val="24"/>
              </w:rPr>
              <w:t>则输入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预期收益率</w:t>
            </w:r>
          </w:p>
        </w:tc>
        <w:tc>
          <w:tcPr>
            <w:tcW w:w="2160" w:type="dxa"/>
          </w:tcPr>
          <w:p>
            <w:pPr>
              <w:spacing w:after="0" w:line="360" w:lineRule="auto"/>
              <w:rPr>
                <w:rFonts w:ascii="仿宋" w:hAnsi="仿宋" w:eastAsia="仿宋"/>
                <w:sz w:val="24"/>
              </w:rPr>
            </w:pPr>
            <w:r>
              <w:rPr>
                <w:rFonts w:ascii="仿宋" w:hAnsi="仿宋" w:eastAsia="仿宋"/>
                <w:sz w:val="24"/>
              </w:rPr>
              <w:t>必输</w:t>
            </w:r>
          </w:p>
        </w:tc>
        <w:tc>
          <w:tcPr>
            <w:tcW w:w="2160" w:type="dxa"/>
          </w:tcPr>
          <w:p>
            <w:pPr>
              <w:spacing w:after="0" w:line="360" w:lineRule="auto"/>
              <w:rPr>
                <w:rFonts w:ascii="仿宋" w:hAnsi="仿宋" w:eastAsia="仿宋"/>
                <w:sz w:val="24"/>
              </w:rPr>
            </w:pPr>
            <w:r>
              <w:rPr>
                <w:rFonts w:ascii="仿宋" w:hAnsi="仿宋" w:eastAsia="仿宋"/>
                <w:sz w:val="24"/>
              </w:rPr>
              <w:t>文本</w:t>
            </w:r>
          </w:p>
        </w:tc>
        <w:tc>
          <w:tcPr>
            <w:tcW w:w="2160" w:type="dxa"/>
          </w:tcPr>
          <w:p>
            <w:pPr>
              <w:spacing w:after="0" w:line="360" w:lineRule="auto"/>
              <w:rPr>
                <w:rFonts w:ascii="仿宋" w:hAnsi="仿宋" w:eastAsia="仿宋"/>
                <w:sz w:val="24"/>
              </w:rPr>
            </w:pPr>
            <w:r>
              <w:rPr>
                <w:rFonts w:hint="eastAsia" w:ascii="仿宋" w:hAnsi="仿宋" w:eastAsia="仿宋"/>
                <w:sz w:val="24"/>
              </w:rPr>
              <w:t>格式：00.00%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起息日</w:t>
            </w:r>
          </w:p>
        </w:tc>
        <w:tc>
          <w:tcPr>
            <w:tcW w:w="2160" w:type="dxa"/>
          </w:tcPr>
          <w:p>
            <w:pPr>
              <w:spacing w:after="0" w:line="360" w:lineRule="auto"/>
              <w:rPr>
                <w:rFonts w:ascii="仿宋" w:hAnsi="仿宋" w:eastAsia="仿宋"/>
                <w:sz w:val="24"/>
              </w:rPr>
            </w:pPr>
            <w:r>
              <w:rPr>
                <w:rFonts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日期</w:t>
            </w:r>
          </w:p>
        </w:tc>
        <w:tc>
          <w:tcPr>
            <w:tcW w:w="2160" w:type="dxa"/>
          </w:tcPr>
          <w:p>
            <w:pPr>
              <w:spacing w:after="0" w:line="360" w:lineRule="auto"/>
              <w:rPr>
                <w:rFonts w:ascii="仿宋" w:hAnsi="仿宋" w:eastAsia="仿宋"/>
                <w:sz w:val="24"/>
              </w:rPr>
            </w:pPr>
            <w:r>
              <w:rPr>
                <w:rFonts w:hint="eastAsia" w:ascii="仿宋" w:hAnsi="仿宋" w:eastAsia="仿宋"/>
                <w:sz w:val="24"/>
              </w:rPr>
              <w:t>选择日期；格式：YYYY-MM-DD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sz w:val="24"/>
              </w:rPr>
            </w:pPr>
            <w:r>
              <w:rPr>
                <w:rFonts w:hint="eastAsia" w:ascii="仿宋" w:hAnsi="仿宋" w:eastAsia="仿宋"/>
                <w:sz w:val="24"/>
              </w:rPr>
              <w:t>到期日</w:t>
            </w:r>
          </w:p>
        </w:tc>
        <w:tc>
          <w:tcPr>
            <w:tcW w:w="2160" w:type="dxa"/>
          </w:tcPr>
          <w:p>
            <w:pPr>
              <w:spacing w:after="0" w:line="360" w:lineRule="auto"/>
              <w:rPr>
                <w:rFonts w:ascii="仿宋" w:hAnsi="仿宋" w:eastAsia="仿宋"/>
                <w:sz w:val="24"/>
              </w:rPr>
            </w:pPr>
            <w:r>
              <w:rPr>
                <w:rFonts w:ascii="仿宋" w:hAnsi="仿宋" w:eastAsia="仿宋"/>
                <w:sz w:val="24"/>
              </w:rPr>
              <w:t>必输</w:t>
            </w:r>
          </w:p>
        </w:tc>
        <w:tc>
          <w:tcPr>
            <w:tcW w:w="2160" w:type="dxa"/>
          </w:tcPr>
          <w:p>
            <w:pPr>
              <w:spacing w:after="0" w:line="360" w:lineRule="auto"/>
              <w:rPr>
                <w:rFonts w:ascii="仿宋" w:hAnsi="仿宋" w:eastAsia="仿宋"/>
                <w:sz w:val="24"/>
              </w:rPr>
            </w:pPr>
            <w:r>
              <w:rPr>
                <w:rFonts w:hint="eastAsia" w:ascii="仿宋" w:hAnsi="仿宋" w:eastAsia="仿宋"/>
                <w:sz w:val="24"/>
              </w:rPr>
              <w:t>日期</w:t>
            </w:r>
          </w:p>
        </w:tc>
        <w:tc>
          <w:tcPr>
            <w:tcW w:w="2160" w:type="dxa"/>
          </w:tcPr>
          <w:p>
            <w:pPr>
              <w:spacing w:after="0" w:line="360" w:lineRule="auto"/>
              <w:rPr>
                <w:rFonts w:ascii="仿宋" w:hAnsi="仿宋" w:eastAsia="仿宋"/>
                <w:sz w:val="24"/>
              </w:rPr>
            </w:pPr>
            <w:r>
              <w:rPr>
                <w:rFonts w:hint="eastAsia" w:ascii="仿宋" w:hAnsi="仿宋" w:eastAsia="仿宋"/>
                <w:sz w:val="24"/>
              </w:rPr>
              <w:t>选择日期；格式：YYYY-MM-DD</w:t>
            </w:r>
          </w:p>
        </w:tc>
      </w:tr>
    </w:tbl>
    <w:p>
      <w:pPr>
        <w:pStyle w:val="7"/>
        <w:numPr>
          <w:ilvl w:val="4"/>
          <w:numId w:val="129"/>
        </w:numPr>
        <w:spacing w:line="360" w:lineRule="auto"/>
        <w:ind w:left="1418" w:hanging="1418"/>
        <w:rPr>
          <w:rFonts w:ascii="仿宋" w:hAnsi="仿宋" w:eastAsia="仿宋"/>
          <w:i w:val="0"/>
          <w:iCs w:val="0"/>
        </w:rPr>
      </w:pPr>
      <w:r>
        <w:rPr>
          <w:rFonts w:hint="eastAsia" w:ascii="仿宋" w:hAnsi="仿宋" w:eastAsia="仿宋"/>
          <w:i w:val="0"/>
          <w:iCs w:val="0"/>
        </w:rPr>
        <w:t>处理</w:t>
      </w:r>
    </w:p>
    <w:p>
      <w:pPr>
        <w:spacing w:after="0" w:line="360" w:lineRule="auto"/>
        <w:rPr>
          <w:rFonts w:ascii="仿宋" w:hAnsi="仿宋" w:eastAsia="仿宋"/>
        </w:rPr>
      </w:pPr>
      <w:r>
        <w:rPr>
          <w:rFonts w:ascii="仿宋" w:hAnsi="仿宋" w:eastAsia="仿宋"/>
          <w:b/>
          <w:sz w:val="24"/>
        </w:rPr>
        <w:t>（一）操作说明</w:t>
      </w:r>
    </w:p>
    <w:p>
      <w:pPr>
        <w:spacing w:after="0" w:line="360" w:lineRule="auto"/>
        <w:rPr>
          <w:rFonts w:ascii="仿宋" w:hAnsi="仿宋" w:eastAsia="仿宋"/>
        </w:rPr>
      </w:pPr>
      <w:r>
        <w:rPr>
          <w:rFonts w:ascii="仿宋" w:hAnsi="仿宋" w:eastAsia="仿宋"/>
          <w:sz w:val="24"/>
        </w:rPr>
        <w:t xml:space="preserve">1. </w:t>
      </w:r>
      <w:r>
        <w:rPr>
          <w:rFonts w:hint="eastAsia" w:ascii="仿宋" w:hAnsi="仿宋" w:eastAsia="仿宋"/>
          <w:sz w:val="24"/>
        </w:rPr>
        <w:t>点击“理财收益计算器”图标进去理财收益计算页面，输入必填项后，点击“计算”按钮，系统返回计算结果，点击“清空”按钮，系统清空用户输入的条件</w:t>
      </w:r>
      <w:r>
        <w:rPr>
          <w:rFonts w:ascii="仿宋" w:hAnsi="仿宋" w:eastAsia="仿宋"/>
          <w:sz w:val="24"/>
        </w:rPr>
        <w:t>。</w:t>
      </w:r>
    </w:p>
    <w:p>
      <w:pPr>
        <w:spacing w:after="0" w:line="360" w:lineRule="auto"/>
        <w:rPr>
          <w:rFonts w:ascii="仿宋" w:hAnsi="仿宋" w:eastAsia="仿宋"/>
        </w:rPr>
      </w:pPr>
      <w:r>
        <w:rPr>
          <w:rFonts w:ascii="仿宋" w:hAnsi="仿宋" w:eastAsia="仿宋"/>
          <w:b/>
          <w:sz w:val="24"/>
        </w:rPr>
        <w:t>（二）规则与约束</w:t>
      </w:r>
    </w:p>
    <w:p>
      <w:pPr>
        <w:spacing w:after="0" w:line="360" w:lineRule="auto"/>
        <w:rPr>
          <w:rFonts w:ascii="仿宋" w:hAnsi="仿宋" w:eastAsia="仿宋"/>
          <w:sz w:val="24"/>
        </w:rPr>
      </w:pPr>
      <w:r>
        <w:rPr>
          <w:rFonts w:ascii="仿宋" w:hAnsi="仿宋" w:eastAsia="仿宋"/>
          <w:sz w:val="24"/>
        </w:rPr>
        <w:t xml:space="preserve">1. </w:t>
      </w:r>
      <w:r>
        <w:rPr>
          <w:rFonts w:hint="eastAsia" w:ascii="仿宋" w:hAnsi="仿宋" w:eastAsia="仿宋"/>
          <w:sz w:val="24"/>
        </w:rPr>
        <w:t>选择产品类型和产品：</w:t>
      </w:r>
    </w:p>
    <w:p>
      <w:pPr>
        <w:spacing w:after="0" w:line="360" w:lineRule="auto"/>
        <w:rPr>
          <w:rFonts w:ascii="仿宋" w:hAnsi="仿宋" w:eastAsia="仿宋"/>
          <w:sz w:val="24"/>
        </w:rPr>
      </w:pPr>
      <w:r>
        <w:rPr>
          <w:rFonts w:hint="eastAsia" w:ascii="仿宋" w:hAnsi="仿宋" w:eastAsia="仿宋"/>
          <w:sz w:val="24"/>
        </w:rPr>
        <w:t>1.1</w:t>
      </w:r>
      <w:r>
        <w:rPr>
          <w:rFonts w:ascii="仿宋" w:hAnsi="仿宋" w:eastAsia="仿宋"/>
          <w:sz w:val="24"/>
        </w:rPr>
        <w:t xml:space="preserve">. </w:t>
      </w:r>
      <w:r>
        <w:rPr>
          <w:rFonts w:hint="eastAsia" w:ascii="仿宋" w:hAnsi="仿宋" w:eastAsia="仿宋"/>
          <w:sz w:val="24"/>
        </w:rPr>
        <w:t>定期理财产品：系统反显期限、计划持有天数反显（计划持有天数可修改，期限不可修改）；用户选择起息日、到期日（输入其中一个，系统根据期限反显另一个）；用户输入金额、预期收益率，点击“确定”按钮，向用户展示产品预期收益。</w:t>
      </w:r>
    </w:p>
    <w:p>
      <w:pPr>
        <w:spacing w:after="0" w:line="360" w:lineRule="auto"/>
        <w:rPr>
          <w:rFonts w:ascii="仿宋" w:hAnsi="仿宋" w:eastAsia="仿宋"/>
          <w:sz w:val="24"/>
        </w:rPr>
      </w:pPr>
      <w:r>
        <w:rPr>
          <w:rFonts w:hint="eastAsia" w:ascii="仿宋" w:hAnsi="仿宋" w:eastAsia="仿宋"/>
          <w:sz w:val="24"/>
        </w:rPr>
        <w:t>1</w:t>
      </w:r>
      <w:r>
        <w:rPr>
          <w:rFonts w:ascii="仿宋" w:hAnsi="仿宋" w:eastAsia="仿宋"/>
          <w:sz w:val="24"/>
        </w:rPr>
        <w:t>.</w:t>
      </w:r>
      <w:r>
        <w:rPr>
          <w:rFonts w:hint="eastAsia" w:ascii="仿宋" w:hAnsi="仿宋" w:eastAsia="仿宋"/>
          <w:sz w:val="24"/>
        </w:rPr>
        <w:t>2</w:t>
      </w:r>
      <w:r>
        <w:rPr>
          <w:rFonts w:ascii="仿宋" w:hAnsi="仿宋" w:eastAsia="仿宋"/>
          <w:sz w:val="24"/>
        </w:rPr>
        <w:t xml:space="preserve"> </w:t>
      </w:r>
      <w:r>
        <w:rPr>
          <w:rFonts w:hint="eastAsia" w:ascii="仿宋" w:hAnsi="仿宋" w:eastAsia="仿宋"/>
          <w:sz w:val="24"/>
          <w:lang w:eastAsia="zh-CN"/>
        </w:rPr>
        <w:t>开放式理财</w:t>
      </w:r>
      <w:r>
        <w:rPr>
          <w:rFonts w:hint="eastAsia" w:ascii="仿宋" w:hAnsi="仿宋" w:eastAsia="仿宋"/>
          <w:sz w:val="24"/>
        </w:rPr>
        <w:t>产品：用户输入期限、计划持有天数，期限反显“活期”；用户选择起息日、到期日（输入其中一个，系统根据期限反显另一个）；用户输入金额、预期收益率，点击“确定”按钮，向用户展示产品预期收益。</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sz w:val="24"/>
        </w:rPr>
        <w:t>2</w:t>
      </w:r>
      <w:r>
        <w:rPr>
          <w:rFonts w:ascii="仿宋" w:hAnsi="仿宋" w:eastAsia="仿宋"/>
          <w:sz w:val="24"/>
        </w:rPr>
        <w:t xml:space="preserve">. </w:t>
      </w:r>
      <w:r>
        <w:rPr>
          <w:rFonts w:hint="eastAsia" w:ascii="仿宋" w:hAnsi="仿宋" w:eastAsia="仿宋"/>
          <w:color w:val="000000" w:themeColor="text1"/>
          <w:sz w:val="24"/>
          <w14:textFill>
            <w14:solidFill>
              <w14:schemeClr w14:val="tx1"/>
            </w14:solidFill>
          </w14:textFill>
        </w:rPr>
        <w:t>计算数据公式：</w:t>
      </w:r>
    </w:p>
    <w:p>
      <w:pPr>
        <w:spacing w:after="0" w:line="360" w:lineRule="auto"/>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利息 = 本金 * 日利率 * 存期。预期收益率需转换为日利率。</w:t>
      </w:r>
    </w:p>
    <w:p>
      <w:pPr>
        <w:spacing w:after="0" w:line="360" w:lineRule="auto"/>
        <w:rPr>
          <w:rFonts w:ascii="仿宋" w:hAnsi="仿宋" w:eastAsia="仿宋"/>
        </w:rPr>
      </w:pPr>
      <w:r>
        <w:rPr>
          <w:rFonts w:ascii="仿宋" w:hAnsi="仿宋" w:eastAsia="仿宋"/>
          <w:b/>
          <w:sz w:val="24"/>
        </w:rPr>
        <w:t>（三）权限说明</w:t>
      </w:r>
    </w:p>
    <w:p>
      <w:pPr>
        <w:spacing w:after="0" w:line="360" w:lineRule="auto"/>
        <w:rPr>
          <w:rFonts w:ascii="仿宋" w:hAnsi="仿宋" w:eastAsia="仿宋"/>
        </w:rPr>
      </w:pPr>
      <w:r>
        <w:rPr>
          <w:rFonts w:ascii="仿宋" w:hAnsi="仿宋" w:eastAsia="仿宋"/>
          <w:sz w:val="24"/>
        </w:rPr>
        <w:t xml:space="preserve">1. </w:t>
      </w:r>
      <w:r>
        <w:rPr>
          <w:rFonts w:hint="eastAsia" w:ascii="仿宋" w:hAnsi="仿宋" w:eastAsia="仿宋"/>
          <w:sz w:val="24"/>
        </w:rPr>
        <w:t>全系统用户可使用贷款计算器</w:t>
      </w:r>
      <w:r>
        <w:rPr>
          <w:rFonts w:ascii="仿宋" w:hAnsi="仿宋" w:eastAsia="仿宋"/>
          <w:sz w:val="24"/>
        </w:rPr>
        <w:t>。</w:t>
      </w:r>
    </w:p>
    <w:p>
      <w:pPr>
        <w:pStyle w:val="7"/>
        <w:numPr>
          <w:ilvl w:val="4"/>
          <w:numId w:val="129"/>
        </w:numPr>
        <w:spacing w:line="360" w:lineRule="auto"/>
        <w:ind w:left="1418" w:hanging="1418"/>
        <w:rPr>
          <w:rFonts w:ascii="仿宋" w:hAnsi="仿宋" w:eastAsia="仿宋"/>
          <w:i w:val="0"/>
          <w:iCs w:val="0"/>
        </w:rPr>
      </w:pPr>
      <w:r>
        <w:rPr>
          <w:rFonts w:hint="eastAsia" w:ascii="仿宋" w:hAnsi="仿宋" w:eastAsia="仿宋"/>
          <w:i w:val="0"/>
          <w:iCs w:val="0"/>
        </w:rPr>
        <w:t>输出</w:t>
      </w:r>
    </w:p>
    <w:tbl>
      <w:tblPr>
        <w:tblStyle w:val="51"/>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ascii="仿宋" w:hAnsi="仿宋" w:eastAsia="仿宋"/>
                <w:b/>
                <w:sz w:val="24"/>
              </w:rPr>
              <w:t>要素名称</w:t>
            </w:r>
          </w:p>
        </w:tc>
        <w:tc>
          <w:tcPr>
            <w:tcW w:w="2160" w:type="dxa"/>
          </w:tcPr>
          <w:p>
            <w:pPr>
              <w:spacing w:after="0" w:line="360" w:lineRule="auto"/>
              <w:rPr>
                <w:rFonts w:ascii="仿宋" w:hAnsi="仿宋" w:eastAsia="仿宋"/>
              </w:rPr>
            </w:pPr>
            <w:r>
              <w:rPr>
                <w:rFonts w:ascii="仿宋" w:hAnsi="仿宋" w:eastAsia="仿宋"/>
                <w:b/>
                <w:sz w:val="24"/>
              </w:rPr>
              <w:t>约束及校验规则</w:t>
            </w:r>
          </w:p>
        </w:tc>
        <w:tc>
          <w:tcPr>
            <w:tcW w:w="2160" w:type="dxa"/>
          </w:tcPr>
          <w:p>
            <w:pPr>
              <w:spacing w:after="0" w:line="360" w:lineRule="auto"/>
              <w:rPr>
                <w:rFonts w:ascii="仿宋" w:hAnsi="仿宋" w:eastAsia="仿宋"/>
              </w:rPr>
            </w:pPr>
            <w:r>
              <w:rPr>
                <w:rFonts w:ascii="仿宋" w:hAnsi="仿宋" w:eastAsia="仿宋"/>
                <w:b/>
                <w:sz w:val="24"/>
              </w:rPr>
              <w:t>数据类型</w:t>
            </w:r>
          </w:p>
        </w:tc>
        <w:tc>
          <w:tcPr>
            <w:tcW w:w="2160" w:type="dxa"/>
          </w:tcPr>
          <w:p>
            <w:pPr>
              <w:spacing w:after="0" w:line="360" w:lineRule="auto"/>
              <w:rPr>
                <w:rFonts w:ascii="仿宋" w:hAnsi="仿宋" w:eastAsia="仿宋"/>
              </w:rPr>
            </w:pPr>
            <w:r>
              <w:rPr>
                <w:rFonts w:ascii="仿宋" w:hAnsi="仿宋" w:eastAsia="仿宋"/>
                <w:b/>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tcPr>
          <w:p>
            <w:pPr>
              <w:spacing w:after="0" w:line="360" w:lineRule="auto"/>
              <w:rPr>
                <w:rFonts w:ascii="仿宋" w:hAnsi="仿宋" w:eastAsia="仿宋"/>
              </w:rPr>
            </w:pPr>
            <w:r>
              <w:rPr>
                <w:rFonts w:hint="eastAsia" w:ascii="仿宋" w:hAnsi="仿宋" w:eastAsia="仿宋"/>
                <w:sz w:val="24"/>
              </w:rPr>
              <w:t>理财收益结果</w:t>
            </w:r>
          </w:p>
        </w:tc>
        <w:tc>
          <w:tcPr>
            <w:tcW w:w="2160" w:type="dxa"/>
          </w:tcPr>
          <w:p>
            <w:pPr>
              <w:spacing w:after="0" w:line="360" w:lineRule="auto"/>
              <w:rPr>
                <w:rFonts w:ascii="仿宋" w:hAnsi="仿宋" w:eastAsia="仿宋"/>
              </w:rPr>
            </w:pPr>
            <w:r>
              <w:rPr>
                <w:rFonts w:ascii="仿宋" w:hAnsi="仿宋" w:eastAsia="仿宋"/>
                <w:sz w:val="24"/>
              </w:rPr>
              <w:t>反显</w:t>
            </w:r>
          </w:p>
        </w:tc>
        <w:tc>
          <w:tcPr>
            <w:tcW w:w="2160" w:type="dxa"/>
          </w:tcPr>
          <w:p>
            <w:pPr>
              <w:spacing w:after="0" w:line="360" w:lineRule="auto"/>
              <w:rPr>
                <w:rFonts w:ascii="仿宋" w:hAnsi="仿宋" w:eastAsia="仿宋"/>
              </w:rPr>
            </w:pPr>
            <w:r>
              <w:rPr>
                <w:rFonts w:ascii="仿宋" w:hAnsi="仿宋" w:eastAsia="仿宋"/>
                <w:sz w:val="24"/>
              </w:rPr>
              <w:t>文本</w:t>
            </w:r>
          </w:p>
        </w:tc>
        <w:tc>
          <w:tcPr>
            <w:tcW w:w="2160" w:type="dxa"/>
          </w:tcPr>
          <w:p>
            <w:pPr>
              <w:spacing w:after="0" w:line="360" w:lineRule="auto"/>
              <w:rPr>
                <w:rFonts w:ascii="仿宋" w:hAnsi="仿宋" w:eastAsia="仿宋"/>
              </w:rPr>
            </w:pPr>
            <w:r>
              <w:rPr>
                <w:rFonts w:hint="eastAsia" w:ascii="仿宋" w:hAnsi="仿宋" w:eastAsia="仿宋"/>
                <w:sz w:val="24"/>
              </w:rPr>
              <w:t>单位：元；千分位；保留两位小数;</w:t>
            </w:r>
          </w:p>
        </w:tc>
      </w:tr>
    </w:tbl>
    <w:p>
      <w:pPr>
        <w:pStyle w:val="7"/>
        <w:numPr>
          <w:ilvl w:val="4"/>
          <w:numId w:val="129"/>
        </w:numPr>
        <w:spacing w:line="360" w:lineRule="auto"/>
        <w:ind w:left="1418" w:hanging="1418"/>
        <w:rPr>
          <w:rFonts w:ascii="仿宋" w:hAnsi="仿宋" w:eastAsia="仿宋"/>
          <w:i w:val="0"/>
          <w:iCs w:val="0"/>
        </w:rPr>
      </w:pPr>
      <w:r>
        <w:rPr>
          <w:rFonts w:hint="eastAsia" w:ascii="仿宋" w:hAnsi="仿宋" w:eastAsia="仿宋"/>
          <w:i w:val="0"/>
          <w:iCs w:val="0"/>
        </w:rPr>
        <w:t>输入输出的界面</w:t>
      </w:r>
    </w:p>
    <w:p>
      <w:pPr>
        <w:spacing w:after="0" w:line="360" w:lineRule="auto"/>
        <w:jc w:val="left"/>
        <w:rPr>
          <w:rFonts w:ascii="仿宋" w:hAnsi="仿宋" w:eastAsia="仿宋"/>
        </w:rPr>
      </w:pPr>
      <w:r>
        <w:rPr>
          <w:rFonts w:ascii="仿宋" w:hAnsi="仿宋" w:eastAsia="仿宋" w:cs="仿宋"/>
          <w:sz w:val="24"/>
        </w:rPr>
        <w:t>待提供</w:t>
      </w:r>
    </w:p>
    <w:p>
      <w:pPr>
        <w:pStyle w:val="7"/>
        <w:numPr>
          <w:ilvl w:val="4"/>
          <w:numId w:val="129"/>
        </w:numPr>
        <w:spacing w:line="360" w:lineRule="auto"/>
        <w:ind w:left="1418" w:hanging="1418"/>
        <w:rPr>
          <w:rFonts w:ascii="仿宋" w:hAnsi="仿宋" w:eastAsia="仿宋"/>
          <w:i w:val="0"/>
          <w:iCs w:val="0"/>
        </w:rPr>
      </w:pPr>
      <w:r>
        <w:rPr>
          <w:rFonts w:hint="eastAsia" w:ascii="仿宋" w:hAnsi="仿宋" w:eastAsia="仿宋"/>
          <w:i w:val="0"/>
          <w:iCs w:val="0"/>
        </w:rPr>
        <w:t>核算处理</w:t>
      </w:r>
    </w:p>
    <w:p>
      <w:pPr>
        <w:spacing w:after="0" w:line="360" w:lineRule="auto"/>
        <w:rPr>
          <w:rFonts w:ascii="仿宋" w:hAnsi="仿宋" w:eastAsia="仿宋"/>
        </w:rPr>
      </w:pPr>
      <w:r>
        <w:rPr>
          <w:rFonts w:ascii="仿宋" w:hAnsi="仿宋" w:eastAsia="仿宋"/>
          <w:sz w:val="24"/>
        </w:rPr>
        <w:t>不涉及。</w:t>
      </w:r>
    </w:p>
    <w:p>
      <w:pPr>
        <w:pStyle w:val="7"/>
        <w:numPr>
          <w:ilvl w:val="4"/>
          <w:numId w:val="129"/>
        </w:numPr>
        <w:spacing w:line="360" w:lineRule="auto"/>
        <w:ind w:left="1418" w:hanging="1418"/>
        <w:rPr>
          <w:rFonts w:ascii="仿宋" w:hAnsi="仿宋" w:eastAsia="仿宋"/>
          <w:i w:val="0"/>
          <w:iCs w:val="0"/>
        </w:rPr>
      </w:pPr>
      <w:r>
        <w:rPr>
          <w:rFonts w:hint="eastAsia" w:ascii="仿宋" w:hAnsi="仿宋" w:eastAsia="仿宋"/>
          <w:i w:val="0"/>
          <w:iCs w:val="0"/>
        </w:rPr>
        <w:t>凭证/合同/协议打印</w:t>
      </w:r>
    </w:p>
    <w:p>
      <w:r>
        <w:rPr>
          <w:rFonts w:ascii="仿宋" w:hAnsi="仿宋" w:eastAsia="仿宋"/>
          <w:sz w:val="24"/>
        </w:rPr>
        <w:t>不涉及。</w:t>
      </w:r>
    </w:p>
    <w:p/>
    <w:p>
      <w:pPr>
        <w:pStyle w:val="3"/>
        <w:numPr>
          <w:ilvl w:val="0"/>
          <w:numId w:val="11"/>
        </w:numPr>
        <w:tabs>
          <w:tab w:val="left" w:pos="105"/>
          <w:tab w:val="left" w:pos="315"/>
        </w:tabs>
        <w:adjustRightInd w:val="0"/>
        <w:spacing w:before="0" w:line="360" w:lineRule="auto"/>
        <w:textAlignment w:val="baseline"/>
      </w:pPr>
      <w:bookmarkStart w:id="140" w:name="_Toc436294738"/>
      <w:bookmarkStart w:id="141" w:name="_Toc436298713"/>
      <w:bookmarkStart w:id="142" w:name="_Toc436297449"/>
      <w:bookmarkStart w:id="143" w:name="_Toc436299436"/>
      <w:bookmarkStart w:id="144" w:name="_Toc233295894"/>
      <w:bookmarkStart w:id="145" w:name="_Toc436318471"/>
      <w:bookmarkStart w:id="146" w:name="_Toc436297796"/>
      <w:r>
        <w:rPr>
          <w:rFonts w:hint="eastAsia"/>
          <w:kern w:val="0"/>
          <w:sz w:val="32"/>
          <w:szCs w:val="32"/>
        </w:rPr>
        <w:t>非功能需求</w:t>
      </w:r>
      <w:bookmarkEnd w:id="140"/>
      <w:bookmarkEnd w:id="141"/>
      <w:bookmarkEnd w:id="142"/>
      <w:bookmarkEnd w:id="143"/>
      <w:bookmarkEnd w:id="144"/>
      <w:bookmarkEnd w:id="145"/>
      <w:bookmarkEnd w:id="146"/>
    </w:p>
    <w:p>
      <w:pPr>
        <w:pStyle w:val="4"/>
        <w:numPr>
          <w:ilvl w:val="1"/>
          <w:numId w:val="130"/>
        </w:numPr>
        <w:spacing w:line="360" w:lineRule="auto"/>
      </w:pPr>
      <w:bookmarkStart w:id="147" w:name="_Toc436298714"/>
      <w:bookmarkStart w:id="148" w:name="_Toc436299437"/>
      <w:bookmarkStart w:id="149" w:name="_Toc233295895"/>
      <w:bookmarkStart w:id="150" w:name="_Toc436297797"/>
      <w:bookmarkStart w:id="151" w:name="_Toc436294739"/>
      <w:bookmarkStart w:id="152" w:name="_Toc436318472"/>
      <w:bookmarkStart w:id="153" w:name="_Toc436297450"/>
      <w:r>
        <w:rPr>
          <w:rFonts w:hint="eastAsia"/>
        </w:rPr>
        <w:t>系统性能需求</w:t>
      </w:r>
      <w:bookmarkEnd w:id="147"/>
      <w:bookmarkEnd w:id="148"/>
      <w:bookmarkEnd w:id="149"/>
      <w:bookmarkEnd w:id="150"/>
      <w:bookmarkEnd w:id="151"/>
      <w:bookmarkEnd w:id="152"/>
      <w:bookmarkEnd w:id="153"/>
    </w:p>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系统关键性能指标要求设计如下：</w:t>
      </w:r>
    </w:p>
    <w:p>
      <w:pPr>
        <w:numPr>
          <w:ilvl w:val="0"/>
          <w:numId w:val="131"/>
        </w:num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最大并发用户数：200</w:t>
      </w:r>
    </w:p>
    <w:p>
      <w:pPr>
        <w:numPr>
          <w:ilvl w:val="0"/>
          <w:numId w:val="131"/>
        </w:num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交易成功率（%）：99.9%</w:t>
      </w:r>
    </w:p>
    <w:p>
      <w:pPr>
        <w:numPr>
          <w:ilvl w:val="0"/>
          <w:numId w:val="131"/>
        </w:num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交易响应时间 （ART）：简单查询，输入完查询条件后从提交到响应平均不应超过2秒；对于复杂查询，平均不应超过</w:t>
      </w:r>
      <w:r>
        <w:rPr>
          <w:rFonts w:hint="eastAsia" w:ascii="仿宋" w:hAnsi="仿宋" w:eastAsia="仿宋" w:cs="方正仿宋_GBK"/>
          <w:kern w:val="0"/>
          <w:sz w:val="24"/>
          <w:szCs w:val="24"/>
          <w:lang w:val="en-US" w:eastAsia="zh-CN"/>
        </w:rPr>
        <w:t>5</w:t>
      </w:r>
      <w:r>
        <w:rPr>
          <w:rFonts w:hint="eastAsia" w:ascii="仿宋" w:hAnsi="仿宋" w:eastAsia="仿宋" w:cs="方正仿宋_GBK"/>
          <w:kern w:val="0"/>
          <w:sz w:val="24"/>
          <w:szCs w:val="24"/>
          <w:lang w:val="zh-CN"/>
        </w:rPr>
        <w:t>秒；录入（修改）完各项指标信息后从提交到响应不应超过3秒</w:t>
      </w:r>
    </w:p>
    <w:p>
      <w:pPr>
        <w:numPr>
          <w:ilvl w:val="0"/>
          <w:numId w:val="131"/>
        </w:num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交易吞吐量（TPS，每秒事物数）：100笔/秒</w:t>
      </w:r>
    </w:p>
    <w:p>
      <w:pPr>
        <w:numPr>
          <w:ilvl w:val="0"/>
          <w:numId w:val="131"/>
        </w:num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CPU使用率（%）：高峰期低于90%，平常低于50%，满负荷（100%）运行时间不超过30秒</w:t>
      </w:r>
    </w:p>
    <w:p>
      <w:pPr>
        <w:numPr>
          <w:ilvl w:val="0"/>
          <w:numId w:val="131"/>
        </w:num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内存使用率（%）：高峰期低于85%，平常低于50%</w:t>
      </w:r>
    </w:p>
    <w:p>
      <w:pPr>
        <w:numPr>
          <w:ilvl w:val="0"/>
          <w:numId w:val="131"/>
        </w:num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平均无故障运行时间：7*24小时服务</w:t>
      </w:r>
    </w:p>
    <w:p>
      <w:pPr>
        <w:numPr>
          <w:ilvl w:val="0"/>
          <w:numId w:val="131"/>
        </w:num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批处理效率：3小时</w:t>
      </w:r>
    </w:p>
    <w:p>
      <w:pPr>
        <w:numPr>
          <w:ilvl w:val="0"/>
          <w:numId w:val="131"/>
        </w:num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输入完网址后，进入应用系统的时间不应超过3-5秒</w:t>
      </w:r>
    </w:p>
    <w:p>
      <w:pPr>
        <w:pStyle w:val="4"/>
        <w:numPr>
          <w:ilvl w:val="1"/>
          <w:numId w:val="130"/>
        </w:numPr>
        <w:spacing w:line="360" w:lineRule="auto"/>
      </w:pPr>
      <w:bookmarkStart w:id="154" w:name="_Toc436297798"/>
      <w:bookmarkStart w:id="155" w:name="_Toc436294740"/>
      <w:bookmarkStart w:id="156" w:name="_Toc436318473"/>
      <w:bookmarkStart w:id="157" w:name="_Toc436298715"/>
      <w:bookmarkStart w:id="158" w:name="_Toc233295896"/>
      <w:bookmarkStart w:id="159" w:name="_Toc436297451"/>
      <w:bookmarkStart w:id="160" w:name="_Toc436299438"/>
      <w:r>
        <w:rPr>
          <w:rFonts w:hint="eastAsia"/>
        </w:rPr>
        <w:t>安全性需求</w:t>
      </w:r>
      <w:bookmarkEnd w:id="154"/>
      <w:bookmarkEnd w:id="155"/>
      <w:bookmarkEnd w:id="156"/>
      <w:bookmarkEnd w:id="157"/>
      <w:bookmarkEnd w:id="158"/>
      <w:bookmarkEnd w:id="159"/>
      <w:bookmarkEnd w:id="160"/>
    </w:p>
    <w:p>
      <w:pPr>
        <w:adjustRightInd w:val="0"/>
        <w:spacing w:line="360" w:lineRule="auto"/>
        <w:ind w:firstLine="480" w:firstLineChars="200"/>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本系统安全设计方面完全依据行方《LSCCB-ISMS-SA-A14-01信息系统开发过程安全管理办法》中的《应用系统安全需求分析指南》及配套安全设计标准的要求执行。</w:t>
      </w:r>
    </w:p>
    <w:p>
      <w:pPr>
        <w:pStyle w:val="5"/>
        <w:numPr>
          <w:ilvl w:val="2"/>
          <w:numId w:val="130"/>
        </w:numPr>
        <w:spacing w:line="360" w:lineRule="auto"/>
        <w:rPr>
          <w:sz w:val="28"/>
          <w:szCs w:val="28"/>
        </w:rPr>
      </w:pPr>
      <w:bookmarkStart w:id="161" w:name="_Toc232799967"/>
      <w:bookmarkStart w:id="162" w:name="_Toc233295897"/>
      <w:r>
        <w:rPr>
          <w:rFonts w:hint="eastAsia"/>
          <w:sz w:val="28"/>
          <w:szCs w:val="28"/>
        </w:rPr>
        <w:t>数据安全设计</w:t>
      </w:r>
      <w:bookmarkEnd w:id="161"/>
      <w:bookmarkEnd w:id="162"/>
    </w:p>
    <w:p>
      <w:pPr>
        <w:pStyle w:val="6"/>
        <w:numPr>
          <w:ilvl w:val="3"/>
          <w:numId w:val="130"/>
        </w:numPr>
        <w:spacing w:line="360" w:lineRule="auto"/>
        <w:rPr>
          <w:rFonts w:ascii="仿宋" w:hAnsi="仿宋" w:eastAsia="仿宋"/>
        </w:rPr>
      </w:pPr>
      <w:r>
        <w:rPr>
          <w:rFonts w:hint="eastAsia" w:ascii="仿宋" w:hAnsi="仿宋" w:eastAsia="仿宋"/>
        </w:rPr>
        <w:t>数据存储和展示安全</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数据库存储密码等信息是采用密文存储，对于返回给前端的敏感信息进行脱敏处理。</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支持以下三种方式进行脱敏处理</w:t>
      </w:r>
    </w:p>
    <w:p>
      <w:pPr>
        <w:pStyle w:val="16"/>
        <w:numPr>
          <w:ilvl w:val="0"/>
          <w:numId w:val="132"/>
        </w:numPr>
        <w:spacing w:before="187" w:after="187" w:line="360" w:lineRule="auto"/>
        <w:ind w:firstLineChars="0"/>
        <w:rPr>
          <w:rFonts w:ascii="仿宋" w:hAnsi="仿宋" w:eastAsia="仿宋" w:cs="宋体"/>
          <w:sz w:val="24"/>
          <w:szCs w:val="24"/>
        </w:rPr>
      </w:pPr>
      <w:r>
        <w:rPr>
          <w:rFonts w:hint="eastAsia" w:ascii="仿宋" w:hAnsi="仿宋" w:eastAsia="仿宋" w:cs="宋体"/>
          <w:sz w:val="24"/>
          <w:szCs w:val="24"/>
        </w:rPr>
        <w:t>ARES平台自带的脱敏类型，目前支持邮箱、手机号、证件号、银行卡号、地址、中文名、营业执照</w:t>
      </w:r>
    </w:p>
    <w:p>
      <w:pPr>
        <w:pStyle w:val="16"/>
        <w:numPr>
          <w:ilvl w:val="0"/>
          <w:numId w:val="132"/>
        </w:numPr>
        <w:spacing w:before="187" w:after="187" w:line="360" w:lineRule="auto"/>
        <w:ind w:firstLineChars="0"/>
        <w:rPr>
          <w:rFonts w:ascii="仿宋" w:hAnsi="仿宋" w:eastAsia="仿宋" w:cs="宋体"/>
          <w:sz w:val="24"/>
          <w:szCs w:val="24"/>
        </w:rPr>
      </w:pPr>
      <w:r>
        <w:rPr>
          <w:rFonts w:hint="eastAsia" w:ascii="仿宋" w:hAnsi="仿宋" w:eastAsia="仿宋" w:cs="宋体"/>
          <w:sz w:val="24"/>
          <w:szCs w:val="24"/>
        </w:rPr>
        <w:t>自定义脱敏处理，通过继承AbstractDesensitiveConverter类，实现对应的meet（标识何种情况下需要执行该脱敏类方法）和getConvertedValue（定义原值到脱敏值转换的方法）方法</w:t>
      </w:r>
    </w:p>
    <w:p>
      <w:pPr>
        <w:pStyle w:val="16"/>
        <w:numPr>
          <w:ilvl w:val="0"/>
          <w:numId w:val="132"/>
        </w:numPr>
        <w:spacing w:before="187" w:after="187" w:line="360" w:lineRule="auto"/>
        <w:ind w:firstLineChars="0"/>
        <w:rPr>
          <w:rFonts w:ascii="仿宋" w:hAnsi="仿宋" w:eastAsia="仿宋" w:cs="宋体"/>
          <w:sz w:val="24"/>
          <w:szCs w:val="24"/>
        </w:rPr>
      </w:pPr>
      <w:r>
        <w:rPr>
          <w:rFonts w:hint="eastAsia" w:ascii="仿宋" w:hAnsi="仿宋" w:eastAsia="仿宋" w:cs="宋体"/>
          <w:sz w:val="24"/>
          <w:szCs w:val="24"/>
        </w:rPr>
        <w:t>报文输出中定义脱敏转换的正则，例如如下为保留户名前2后2位，其它用*替换</w:t>
      </w:r>
    </w:p>
    <w:tbl>
      <w:tblPr>
        <w:tblStyle w:val="50"/>
        <w:tblpPr w:leftFromText="180" w:rightFromText="180" w:vertAnchor="text" w:horzAnchor="page" w:tblpX="1716" w:tblpY="361"/>
        <w:tblOverlap w:val="never"/>
        <w:tblW w:w="95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561" w:type="dxa"/>
          </w:tcPr>
          <w:p>
            <w:pPr>
              <w:autoSpaceDE w:val="0"/>
              <w:autoSpaceDN w:val="0"/>
              <w:adjustRightInd w:val="0"/>
              <w:rPr>
                <w:color w:val="008000"/>
              </w:rPr>
            </w:pPr>
            <w:r>
              <w:rPr>
                <w:rFonts w:hint="eastAsia"/>
                <w:color w:val="008000"/>
              </w:rPr>
              <w:t>&lt;field</w:t>
            </w:r>
            <w:r>
              <w:rPr>
                <w:rFonts w:hint="eastAsia"/>
                <w:color w:val="000000"/>
              </w:rPr>
              <w:t xml:space="preserve"> </w:t>
            </w:r>
            <w:r>
              <w:rPr>
                <w:rFonts w:hint="eastAsia"/>
                <w:color w:val="008000"/>
              </w:rPr>
              <w:t>name=</w:t>
            </w:r>
            <w:r>
              <w:rPr>
                <w:rFonts w:hint="eastAsia"/>
                <w:color w:val="000080"/>
              </w:rPr>
              <w:t>"compAcctName"</w:t>
            </w:r>
            <w:r>
              <w:rPr>
                <w:rFonts w:hint="eastAsia"/>
                <w:color w:val="000000"/>
              </w:rPr>
              <w:t xml:space="preserve"> </w:t>
            </w:r>
            <w:r>
              <w:rPr>
                <w:rFonts w:hint="eastAsia"/>
                <w:color w:val="008000"/>
              </w:rPr>
              <w:t>desc=</w:t>
            </w:r>
            <w:r>
              <w:rPr>
                <w:rFonts w:hint="eastAsia"/>
                <w:color w:val="000080"/>
              </w:rPr>
              <w:t>"户名"</w:t>
            </w:r>
            <w:r>
              <w:rPr>
                <w:rFonts w:hint="eastAsia"/>
                <w:color w:val="000000"/>
              </w:rPr>
              <w:t xml:space="preserve"> </w:t>
            </w:r>
            <w:r>
              <w:rPr>
                <w:rFonts w:hint="eastAsia"/>
                <w:color w:val="008000"/>
              </w:rPr>
              <w:t>desensReg=</w:t>
            </w:r>
            <w:r>
              <w:rPr>
                <w:rFonts w:hint="eastAsia"/>
                <w:color w:val="000080"/>
              </w:rPr>
              <w:t>"([\u4e00-\u9fa5_a-zA-Z0-9]{2})[\u4e00-\u9fa5_a-zA-Z0-9]+([\u4e00-\u9fa5_a-zA-Z0-9]{2})"</w:t>
            </w:r>
            <w:r>
              <w:rPr>
                <w:rFonts w:hint="eastAsia"/>
                <w:color w:val="000000"/>
              </w:rPr>
              <w:t xml:space="preserve"> </w:t>
            </w:r>
            <w:r>
              <w:rPr>
                <w:rFonts w:hint="eastAsia"/>
                <w:color w:val="008000"/>
              </w:rPr>
              <w:t>desensReplace=</w:t>
            </w:r>
            <w:r>
              <w:rPr>
                <w:rFonts w:hint="eastAsia"/>
                <w:color w:val="000080"/>
              </w:rPr>
              <w:t>"$1*******$2"</w:t>
            </w:r>
            <w:r>
              <w:rPr>
                <w:rFonts w:hint="eastAsia"/>
                <w:color w:val="008000"/>
              </w:rPr>
              <w:t>/&gt;</w:t>
            </w:r>
          </w:p>
        </w:tc>
      </w:tr>
    </w:tbl>
    <w:p>
      <w:pPr>
        <w:autoSpaceDE w:val="0"/>
        <w:autoSpaceDN w:val="0"/>
        <w:adjustRightInd w:val="0"/>
        <w:rPr>
          <w:color w:val="008000"/>
        </w:rPr>
      </w:pPr>
    </w:p>
    <w:p>
      <w:pPr>
        <w:pStyle w:val="49"/>
        <w:spacing w:after="0" w:line="360" w:lineRule="auto"/>
        <w:ind w:firstLine="480" w:firstLineChars="200"/>
        <w:rPr>
          <w:rFonts w:ascii="仿宋" w:hAnsi="仿宋" w:eastAsia="仿宋" w:cs="宋体"/>
          <w:sz w:val="24"/>
        </w:rPr>
      </w:pPr>
      <w:r>
        <w:rPr>
          <w:rFonts w:hint="eastAsia" w:ascii="仿宋" w:hAnsi="仿宋" w:eastAsia="仿宋" w:cs="宋体"/>
          <w:sz w:val="24"/>
        </w:rPr>
        <w:t>但是除了用户密码外，涉及到的2</w:t>
      </w:r>
      <w:r>
        <w:rPr>
          <w:rFonts w:ascii="仿宋" w:hAnsi="仿宋" w:eastAsia="仿宋" w:cs="宋体"/>
          <w:sz w:val="24"/>
        </w:rPr>
        <w:t>00</w:t>
      </w:r>
      <w:r>
        <w:rPr>
          <w:rFonts w:hint="eastAsia" w:ascii="仿宋" w:hAnsi="仿宋" w:eastAsia="仿宋" w:cs="宋体"/>
          <w:sz w:val="24"/>
        </w:rPr>
        <w:t>万客户数据中的敏感字段，如：客户地址、客户证件号码、客户联系电话、客户姓名，如果也采用加密存储，无法直接进行精确查询、模糊查询。且索引失效性能显著下降、</w:t>
      </w:r>
      <w:r>
        <w:rPr>
          <w:rFonts w:ascii="仿宋" w:hAnsi="仿宋" w:eastAsia="仿宋" w:cs="宋体"/>
          <w:sz w:val="24"/>
        </w:rPr>
        <w:t>每次读写都需额外加解密运算，高并发场景下CPU占用飙升</w:t>
      </w:r>
      <w:r>
        <w:rPr>
          <w:rFonts w:hint="eastAsia" w:ascii="仿宋" w:hAnsi="仿宋" w:eastAsia="仿宋" w:cs="宋体"/>
          <w:sz w:val="24"/>
        </w:rPr>
        <w:t>、</w:t>
      </w:r>
      <w:r>
        <w:rPr>
          <w:rFonts w:ascii="仿宋" w:hAnsi="仿宋" w:eastAsia="仿宋" w:cs="宋体"/>
          <w:sz w:val="24"/>
        </w:rPr>
        <w:t>加密后数据长度增加（如Base64编码），占用更多存储空间</w:t>
      </w:r>
      <w:r>
        <w:rPr>
          <w:rFonts w:hint="eastAsia" w:ascii="仿宋" w:hAnsi="仿宋" w:eastAsia="仿宋" w:cs="宋体"/>
          <w:sz w:val="24"/>
        </w:rPr>
        <w:t>。</w:t>
      </w:r>
    </w:p>
    <w:p>
      <w:pPr>
        <w:pStyle w:val="49"/>
        <w:spacing w:line="360" w:lineRule="auto"/>
        <w:ind w:firstLine="480" w:firstLineChars="200"/>
        <w:rPr>
          <w:rFonts w:ascii="仿宋" w:hAnsi="仿宋" w:eastAsia="仿宋" w:cs="宋体"/>
          <w:sz w:val="24"/>
        </w:rPr>
      </w:pPr>
      <w:r>
        <w:rPr>
          <w:rFonts w:hint="eastAsia" w:ascii="仿宋" w:hAnsi="仿宋" w:eastAsia="仿宋" w:cs="宋体"/>
          <w:sz w:val="24"/>
        </w:rPr>
        <w:t>开发与运维成本剧增，</w:t>
      </w:r>
      <w:r>
        <w:rPr>
          <w:rFonts w:ascii="仿宋" w:hAnsi="仿宋" w:eastAsia="仿宋" w:cs="宋体"/>
          <w:sz w:val="24"/>
        </w:rPr>
        <w:t>所有涉及敏感字段的增删改查、API接口、前端展示都需改造</w:t>
      </w:r>
      <w:r>
        <w:rPr>
          <w:rFonts w:hint="eastAsia" w:ascii="仿宋" w:hAnsi="仿宋" w:eastAsia="仿宋" w:cs="宋体"/>
          <w:sz w:val="24"/>
        </w:rPr>
        <w:t>；</w:t>
      </w:r>
      <w:r>
        <w:rPr>
          <w:rFonts w:ascii="仿宋" w:hAnsi="仿宋" w:eastAsia="仿宋" w:cs="宋体"/>
          <w:sz w:val="24"/>
        </w:rPr>
        <w:t>加密算法或密钥变更时，存量密文数据的迁移是巨大工程</w:t>
      </w:r>
      <w:r>
        <w:rPr>
          <w:rFonts w:hint="eastAsia" w:ascii="仿宋" w:hAnsi="仿宋" w:eastAsia="仿宋" w:cs="宋体"/>
          <w:sz w:val="24"/>
        </w:rPr>
        <w:t>；DBA无法直接查看数据内容进行问题排查，数据导出、备份、数据分析等操作都需额外处理解密环节。</w:t>
      </w:r>
    </w:p>
    <w:p>
      <w:r>
        <w:rPr>
          <w:rFonts w:hint="eastAsia" w:ascii="仿宋" w:hAnsi="仿宋" w:eastAsia="仿宋" w:cs="宋体"/>
          <w:sz w:val="24"/>
        </w:rPr>
        <w:t>综上所述，从性能和业务场景出发，客户敏感字段不建议做数据存储方面的加解密处理，做好应用层面对敏感字段的脱敏/反脱敏处理。若非要实现加密存储，建议</w:t>
      </w:r>
      <w:r>
        <w:rPr>
          <w:rFonts w:ascii="仿宋" w:hAnsi="仿宋" w:eastAsia="仿宋" w:cs="宋体"/>
          <w:sz w:val="24"/>
        </w:rPr>
        <w:t>数据库引擎在存储引擎层自动加密数据文件，对应用完全透明</w:t>
      </w:r>
      <w:r>
        <w:rPr>
          <w:rFonts w:hint="eastAsia" w:ascii="仿宋" w:hAnsi="仿宋" w:eastAsia="仿宋" w:cs="宋体"/>
          <w:sz w:val="24"/>
        </w:rPr>
        <w:t>。如：提供列级加密功能，可对指定列加密存储。性能损耗相对较小（约3%），但加密粒度和灵活性受数据库能力限制。</w:t>
      </w:r>
    </w:p>
    <w:p>
      <w:pPr>
        <w:pStyle w:val="6"/>
        <w:numPr>
          <w:ilvl w:val="3"/>
          <w:numId w:val="130"/>
        </w:numPr>
        <w:spacing w:line="360" w:lineRule="auto"/>
        <w:rPr>
          <w:rFonts w:ascii="仿宋" w:hAnsi="仿宋" w:eastAsia="仿宋"/>
        </w:rPr>
      </w:pPr>
      <w:r>
        <w:rPr>
          <w:rFonts w:hint="eastAsia" w:ascii="仿宋" w:hAnsi="仿宋" w:eastAsia="仿宋"/>
        </w:rPr>
        <w:t>数据灾备</w:t>
      </w:r>
    </w:p>
    <w:p>
      <w:pPr>
        <w:pStyle w:val="49"/>
        <w:spacing w:after="0" w:line="360" w:lineRule="auto"/>
        <w:ind w:firstLine="480" w:firstLineChars="200"/>
        <w:rPr>
          <w:rFonts w:hint="eastAsia" w:ascii="仿宋" w:hAnsi="仿宋" w:eastAsia="仿宋" w:cs="宋体"/>
          <w:sz w:val="24"/>
          <w:lang w:eastAsia="zh-CN"/>
        </w:rPr>
      </w:pPr>
      <w:r>
        <w:rPr>
          <w:rFonts w:hint="eastAsia" w:ascii="仿宋" w:hAnsi="仿宋" w:eastAsia="仿宋" w:cs="宋体"/>
          <w:sz w:val="24"/>
          <w:lang w:eastAsia="zh-CN"/>
        </w:rPr>
        <w:t>数据库采用采取1主3从的实例，在同步策略，对于每一笔在主节点上写入的事件数据，确保一定会同步到副本才返回。同时支持</w:t>
      </w:r>
      <w:r>
        <w:rPr>
          <w:rFonts w:ascii="仿宋" w:hAnsi="仿宋" w:eastAsia="仿宋" w:cs="宋体"/>
          <w:sz w:val="24"/>
          <w:lang w:eastAsia="zh-CN"/>
        </w:rPr>
        <w:t>自动化定时全量/增量备份，备份文件存储于独立于生产环境的专用备份服务器或对象存储中。备份数据可按时间点进行一键恢复或颗粒度恢复</w:t>
      </w:r>
      <w:r>
        <w:rPr>
          <w:rFonts w:hint="eastAsia" w:ascii="仿宋" w:hAnsi="仿宋" w:eastAsia="仿宋" w:cs="宋体"/>
          <w:sz w:val="24"/>
          <w:lang w:eastAsia="zh-CN"/>
        </w:rPr>
        <w:t>。</w:t>
      </w:r>
    </w:p>
    <w:p>
      <w:pPr>
        <w:pStyle w:val="6"/>
        <w:numPr>
          <w:ilvl w:val="3"/>
          <w:numId w:val="130"/>
        </w:numPr>
        <w:spacing w:line="360" w:lineRule="auto"/>
        <w:rPr>
          <w:rFonts w:hint="eastAsia" w:ascii="仿宋" w:hAnsi="仿宋" w:eastAsia="仿宋"/>
          <w:lang w:val="en-US" w:eastAsia="zh-CN"/>
        </w:rPr>
      </w:pPr>
      <w:r>
        <w:rPr>
          <w:rFonts w:hint="eastAsia" w:ascii="仿宋" w:hAnsi="仿宋" w:eastAsia="仿宋"/>
          <w:lang w:val="en-US" w:eastAsia="zh-CN"/>
        </w:rPr>
        <w:t>数据备份</w:t>
      </w:r>
    </w:p>
    <w:p>
      <w:pPr>
        <w:spacing w:line="360" w:lineRule="auto"/>
        <w:ind w:firstLine="480" w:firstLineChars="200"/>
        <w:rPr>
          <w:rFonts w:hint="eastAsia" w:ascii="仿宋" w:hAnsi="仿宋" w:eastAsia="仿宋" w:cs="宋体"/>
          <w:kern w:val="0"/>
          <w:sz w:val="24"/>
          <w:szCs w:val="22"/>
          <w:lang w:val="en-US" w:eastAsia="zh-CN" w:bidi="ar-SA"/>
        </w:rPr>
      </w:pPr>
      <w:r>
        <w:rPr>
          <w:rFonts w:hint="eastAsia" w:ascii="仿宋" w:hAnsi="仿宋" w:eastAsia="仿宋" w:cs="宋体"/>
          <w:kern w:val="0"/>
          <w:sz w:val="24"/>
          <w:szCs w:val="22"/>
          <w:lang w:val="en-US" w:eastAsia="zh-CN" w:bidi="ar-SA"/>
        </w:rPr>
        <w:t>批处理数据保存于大数据基础平台，平台本身已具备多副本模式，无需另外备份，Kingbase应用数据库亦为多副本模式，无需另外备份。</w:t>
      </w:r>
    </w:p>
    <w:p>
      <w:pPr>
        <w:pStyle w:val="49"/>
        <w:spacing w:after="0" w:line="360" w:lineRule="auto"/>
        <w:ind w:firstLine="480" w:firstLineChars="200"/>
        <w:rPr>
          <w:rFonts w:hint="default" w:ascii="仿宋" w:hAnsi="仿宋" w:eastAsia="仿宋" w:cs="宋体"/>
          <w:sz w:val="24"/>
          <w:lang w:val="en-US" w:eastAsia="zh-CN"/>
        </w:rPr>
      </w:pPr>
      <w:r>
        <w:rPr>
          <w:rFonts w:hint="eastAsia" w:ascii="仿宋" w:hAnsi="仿宋" w:eastAsia="仿宋" w:cs="宋体"/>
          <w:kern w:val="0"/>
          <w:sz w:val="24"/>
          <w:szCs w:val="22"/>
          <w:lang w:val="en-US" w:eastAsia="zh-CN" w:bidi="ar-SA"/>
        </w:rPr>
        <w:t>数据库同步备份，数据库内部主从服务器之间采用同步和异步复制模式，确保操作型数据的实时性、可靠性及一致性。采用定期备份，基于每日、每月进行全量备份。</w:t>
      </w:r>
    </w:p>
    <w:p>
      <w:pPr>
        <w:pStyle w:val="6"/>
        <w:numPr>
          <w:ilvl w:val="3"/>
          <w:numId w:val="130"/>
        </w:numPr>
        <w:spacing w:line="360" w:lineRule="auto"/>
        <w:rPr>
          <w:rFonts w:ascii="仿宋" w:hAnsi="仿宋" w:eastAsia="仿宋"/>
        </w:rPr>
      </w:pPr>
      <w:r>
        <w:rPr>
          <w:rFonts w:hint="eastAsia" w:ascii="仿宋" w:hAnsi="仿宋" w:eastAsia="仿宋"/>
        </w:rPr>
        <w:t>通讯数据全程加密</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通道安全采用非对称加密协商对称加密密钥，对称密钥加密数据的协商协议保证。</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非对称加密算法和对称加密算法支持插件式替换，非对称加密算法支持RSA，ECC，国密SM2。</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对称加密算法支持XXTEA，国密sm4协商完成之后，移动网关产生一个网络可见的sessionid返回给终端，之后的每次请求，都带上这个sessionid，后台根据这个sessionid找到对应的密钥用于解密数据。</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支持通过页面管理各个业务的密钥对。</w:t>
      </w:r>
    </w:p>
    <w:p>
      <w:pPr>
        <w:rPr>
          <w:rFonts w:ascii="仿宋" w:hAnsi="仿宋" w:eastAsia="仿宋" w:cs="宋体"/>
          <w:sz w:val="24"/>
        </w:rPr>
      </w:pPr>
      <w:r>
        <w:rPr>
          <w:rFonts w:hint="eastAsia" w:ascii="仿宋" w:hAnsi="仿宋" w:eastAsia="仿宋" w:cs="宋体"/>
          <w:sz w:val="24"/>
        </w:rPr>
        <w:t>对客户端的请求和响应报文头进行双向签名，可配置签名报文头字段信息，实现报文数据的安全性、防篡改能力。</w:t>
      </w:r>
    </w:p>
    <w:p>
      <w:pPr>
        <w:pStyle w:val="6"/>
        <w:numPr>
          <w:ilvl w:val="3"/>
          <w:numId w:val="130"/>
        </w:numPr>
        <w:spacing w:line="360" w:lineRule="auto"/>
        <w:rPr>
          <w:rFonts w:ascii="仿宋" w:hAnsi="仿宋" w:eastAsia="仿宋"/>
        </w:rPr>
      </w:pPr>
      <w:r>
        <w:rPr>
          <w:rFonts w:hint="eastAsia" w:ascii="仿宋" w:hAnsi="仿宋" w:eastAsia="仿宋"/>
        </w:rPr>
        <w:t>数据完整性和一致性</w:t>
      </w:r>
    </w:p>
    <w:p>
      <w:pPr>
        <w:pStyle w:val="49"/>
        <w:spacing w:after="0" w:line="360" w:lineRule="auto"/>
        <w:ind w:firstLine="482" w:firstLineChars="200"/>
        <w:rPr>
          <w:rFonts w:ascii="仿宋" w:hAnsi="仿宋" w:eastAsia="仿宋" w:cs="宋体"/>
          <w:sz w:val="24"/>
          <w:lang w:eastAsia="zh-CN"/>
        </w:rPr>
      </w:pPr>
      <w:r>
        <w:rPr>
          <w:rFonts w:ascii="仿宋" w:hAnsi="仿宋" w:eastAsia="仿宋" w:cs="宋体"/>
          <w:b/>
          <w:bCs/>
          <w:sz w:val="24"/>
          <w:lang w:eastAsia="zh-CN"/>
        </w:rPr>
        <w:t>事务完整性</w:t>
      </w:r>
      <w:r>
        <w:rPr>
          <w:rFonts w:ascii="仿宋" w:hAnsi="仿宋" w:eastAsia="仿宋" w:cs="宋体"/>
          <w:sz w:val="24"/>
          <w:lang w:eastAsia="zh-CN"/>
        </w:rPr>
        <w:t>：系统必须保证所有涉及数据增、删、改的操作具备事务性（ACID特性）。任何操作在执行过程中发生异常，系统应自动回滚至操作前状态，确保数据的一致性和完整性。</w:t>
      </w:r>
    </w:p>
    <w:p>
      <w:pPr>
        <w:pStyle w:val="49"/>
        <w:spacing w:after="0" w:line="360" w:lineRule="auto"/>
        <w:ind w:firstLine="482" w:firstLineChars="200"/>
        <w:rPr>
          <w:rFonts w:ascii="仿宋" w:hAnsi="仿宋" w:eastAsia="仿宋" w:cs="宋体"/>
          <w:sz w:val="24"/>
          <w:lang w:eastAsia="zh-CN"/>
        </w:rPr>
      </w:pPr>
      <w:r>
        <w:rPr>
          <w:rFonts w:ascii="仿宋" w:hAnsi="仿宋" w:eastAsia="仿宋" w:cs="宋体"/>
          <w:b/>
          <w:bCs/>
          <w:sz w:val="24"/>
          <w:lang w:eastAsia="zh-CN"/>
        </w:rPr>
        <w:t>并发控制</w:t>
      </w:r>
      <w:r>
        <w:rPr>
          <w:rFonts w:ascii="仿宋" w:hAnsi="仿宋" w:eastAsia="仿宋" w:cs="宋体"/>
          <w:sz w:val="24"/>
          <w:lang w:eastAsia="zh-CN"/>
        </w:rPr>
        <w:t>：系统需采用行级锁或乐观锁机制，防止多用户同时对同一条记录进行操作时产生数据覆盖或脏读，确保数据操纵的准确性。</w:t>
      </w:r>
    </w:p>
    <w:p>
      <w:pPr>
        <w:pStyle w:val="6"/>
        <w:numPr>
          <w:ilvl w:val="3"/>
          <w:numId w:val="130"/>
        </w:numPr>
        <w:spacing w:line="360" w:lineRule="auto"/>
        <w:rPr>
          <w:rFonts w:ascii="仿宋" w:hAnsi="仿宋" w:eastAsia="仿宋"/>
        </w:rPr>
      </w:pPr>
      <w:r>
        <w:rPr>
          <w:rFonts w:hint="eastAsia" w:ascii="仿宋" w:hAnsi="仿宋" w:eastAsia="仿宋"/>
        </w:rPr>
        <w:t>数据生命周期安全要求</w:t>
      </w:r>
    </w:p>
    <w:p>
      <w:pPr>
        <w:rPr>
          <w:rFonts w:ascii="仿宋" w:hAnsi="仿宋" w:eastAsia="仿宋" w:cs="宋体"/>
          <w:kern w:val="0"/>
          <w:sz w:val="24"/>
          <w:szCs w:val="22"/>
        </w:rPr>
      </w:pPr>
      <w:r>
        <w:rPr>
          <w:rFonts w:hint="eastAsia" w:ascii="仿宋" w:hAnsi="仿宋" w:eastAsia="仿宋" w:cs="宋体"/>
          <w:kern w:val="0"/>
          <w:sz w:val="24"/>
          <w:szCs w:val="22"/>
        </w:rPr>
        <w:object>
          <v:shape id="_x0000_i1027" o:spt="75" type="#_x0000_t75" style="height:65.35pt;width:72.65pt;" o:ole="t" filled="f" o:preferrelative="t" stroked="f" coordsize="21600,21600">
            <v:path/>
            <v:fill on="f" focussize="0,0"/>
            <v:stroke on="f" joinstyle="miter"/>
            <v:imagedata r:id="rId181" o:title=""/>
            <o:lock v:ext="edit" aspectratio="t"/>
            <w10:wrap type="none"/>
            <w10:anchorlock/>
          </v:shape>
          <o:OLEObject Type="Embed" ProgID="Excel.Sheet.12" ShapeID="_x0000_i1027" DrawAspect="Icon" ObjectID="_1468075727" r:id="rId180">
            <o:LockedField>false</o:LockedField>
          </o:OLEObject>
        </w:object>
      </w:r>
    </w:p>
    <w:p>
      <w:pPr>
        <w:pStyle w:val="5"/>
        <w:numPr>
          <w:ilvl w:val="2"/>
          <w:numId w:val="130"/>
        </w:numPr>
        <w:spacing w:line="360" w:lineRule="auto"/>
        <w:rPr>
          <w:sz w:val="28"/>
          <w:szCs w:val="28"/>
        </w:rPr>
      </w:pPr>
      <w:bookmarkStart w:id="163" w:name="_Toc233295898"/>
      <w:bookmarkStart w:id="164" w:name="_Toc232799968"/>
      <w:r>
        <w:rPr>
          <w:rFonts w:hint="eastAsia"/>
          <w:sz w:val="28"/>
          <w:szCs w:val="28"/>
        </w:rPr>
        <w:t>应用安全设计</w:t>
      </w:r>
      <w:bookmarkEnd w:id="163"/>
      <w:bookmarkEnd w:id="164"/>
    </w:p>
    <w:p>
      <w:pPr>
        <w:pStyle w:val="6"/>
        <w:numPr>
          <w:ilvl w:val="3"/>
          <w:numId w:val="130"/>
        </w:numPr>
        <w:spacing w:line="360" w:lineRule="auto"/>
        <w:rPr>
          <w:rFonts w:ascii="仿宋" w:hAnsi="仿宋" w:eastAsia="仿宋"/>
        </w:rPr>
      </w:pPr>
      <w:r>
        <w:rPr>
          <w:rFonts w:hint="eastAsia" w:ascii="仿宋" w:hAnsi="仿宋" w:eastAsia="仿宋"/>
        </w:rPr>
        <w:t>移动端应用安全</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网络金融服务平台传输过程中通过Https安全隧道确保传输过程的安全，用户敏感信息可以通过本地加密算法进行加密传输。</w:t>
      </w:r>
    </w:p>
    <w:p>
      <w:pPr>
        <w:pStyle w:val="6"/>
        <w:numPr>
          <w:ilvl w:val="3"/>
          <w:numId w:val="130"/>
        </w:numPr>
        <w:spacing w:line="360" w:lineRule="auto"/>
        <w:rPr>
          <w:rFonts w:ascii="仿宋" w:hAnsi="仿宋" w:eastAsia="仿宋"/>
        </w:rPr>
      </w:pPr>
      <w:r>
        <w:rPr>
          <w:rFonts w:hint="eastAsia" w:ascii="仿宋" w:hAnsi="仿宋" w:eastAsia="仿宋"/>
        </w:rPr>
        <w:t>数据通信安全</w:t>
      </w:r>
    </w:p>
    <w:p>
      <w:pPr>
        <w:pStyle w:val="49"/>
        <w:spacing w:after="0" w:line="360" w:lineRule="auto"/>
        <w:ind w:firstLine="480" w:firstLineChars="200"/>
        <w:rPr>
          <w:rFonts w:ascii="仿宋" w:hAnsi="仿宋" w:eastAsia="仿宋" w:cs="宋体"/>
          <w:sz w:val="24"/>
        </w:rPr>
      </w:pPr>
      <w:r>
        <w:rPr>
          <w:rFonts w:hint="eastAsia" w:ascii="仿宋" w:hAnsi="仿宋" w:eastAsia="仿宋" w:cs="宋体"/>
          <w:sz w:val="24"/>
        </w:rPr>
        <w:t>在https安全链路基础上，采用SM2+SM4的混合模式，对通信双向加密，最大限度保证数据传输的安全性。</w:t>
      </w:r>
    </w:p>
    <w:p>
      <w:pPr>
        <w:pStyle w:val="6"/>
        <w:numPr>
          <w:ilvl w:val="3"/>
          <w:numId w:val="130"/>
        </w:numPr>
        <w:spacing w:line="360" w:lineRule="auto"/>
        <w:rPr>
          <w:rFonts w:ascii="仿宋" w:hAnsi="仿宋" w:eastAsia="仿宋"/>
        </w:rPr>
      </w:pPr>
      <w:r>
        <w:rPr>
          <w:rFonts w:hint="eastAsia" w:ascii="仿宋" w:hAnsi="仿宋" w:eastAsia="仿宋"/>
        </w:rPr>
        <w:t>支持国密算法</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426"/>
        <w:rPr>
          <w:rFonts w:ascii="仿宋" w:hAnsi="仿宋" w:eastAsia="仿宋"/>
          <w:color w:val="000000"/>
          <w:sz w:val="24"/>
          <w:szCs w:val="24"/>
        </w:rPr>
      </w:pPr>
      <w:r>
        <w:rPr>
          <w:rFonts w:hint="eastAsia" w:ascii="仿宋" w:hAnsi="仿宋" w:eastAsia="仿宋"/>
          <w:sz w:val="24"/>
          <w:szCs w:val="24"/>
        </w:rPr>
        <w:t>国密算法主要包含常见的对称算法、非对称算法、以及摘要算法。非对称加密算法，一般是用来作为通讯时双方握手建立安全通道、以及一些比较密码保密性较强的信息进行加密，非对称算法相对对称算法，加密慢，但安全性高。对称算法一般情况是在建立好安全通道后，生成对应的加密密钥，进行通讯。摘要算法主要是为防止通讯报文信息被篡改。</w:t>
      </w:r>
    </w:p>
    <w:p>
      <w:pPr>
        <w:pStyle w:val="49"/>
        <w:spacing w:after="0" w:line="360" w:lineRule="auto"/>
        <w:ind w:firstLine="480" w:firstLineChars="200"/>
        <w:rPr>
          <w:rFonts w:ascii="仿宋" w:hAnsi="仿宋" w:eastAsia="仿宋" w:cs="宋体"/>
          <w:sz w:val="24"/>
          <w:szCs w:val="24"/>
          <w:lang w:eastAsia="zh-CN"/>
        </w:rPr>
      </w:pPr>
      <w:r>
        <w:rPr>
          <w:rFonts w:hint="eastAsia" w:ascii="仿宋" w:hAnsi="仿宋" w:eastAsia="仿宋" w:cs="宋体"/>
          <w:sz w:val="24"/>
          <w:szCs w:val="24"/>
          <w:lang w:eastAsia="zh-CN"/>
        </w:rPr>
        <w:t>常见的国密算法有以下几种：</w:t>
      </w:r>
    </w:p>
    <w:p>
      <w:pPr>
        <w:pStyle w:val="49"/>
        <w:spacing w:after="0" w:line="360" w:lineRule="auto"/>
        <w:ind w:firstLine="480" w:firstLineChars="200"/>
        <w:rPr>
          <w:rFonts w:ascii="仿宋" w:hAnsi="仿宋" w:eastAsia="仿宋" w:cs="宋体"/>
          <w:sz w:val="24"/>
          <w:szCs w:val="24"/>
          <w:lang w:eastAsia="zh-CN"/>
        </w:rPr>
      </w:pPr>
      <w:r>
        <w:rPr>
          <w:rFonts w:hint="eastAsia" w:ascii="仿宋" w:hAnsi="仿宋" w:eastAsia="仿宋" w:cs="宋体"/>
          <w:sz w:val="24"/>
          <w:szCs w:val="24"/>
          <w:lang w:eastAsia="zh-CN"/>
        </w:rPr>
        <w:t>SM4算法：对称算法，加密解密使用相同密钥，密钥长度128位，功能类似于DES，3DES，AES，这类的算法。</w:t>
      </w:r>
    </w:p>
    <w:p>
      <w:pPr>
        <w:pStyle w:val="49"/>
        <w:spacing w:after="0" w:line="360" w:lineRule="auto"/>
        <w:ind w:firstLine="480" w:firstLineChars="200"/>
        <w:rPr>
          <w:rFonts w:ascii="仿宋" w:hAnsi="仿宋" w:eastAsia="仿宋" w:cs="宋体"/>
          <w:sz w:val="24"/>
          <w:szCs w:val="24"/>
          <w:lang w:eastAsia="zh-CN"/>
        </w:rPr>
      </w:pPr>
      <w:r>
        <w:rPr>
          <w:rFonts w:hint="eastAsia" w:ascii="仿宋" w:hAnsi="仿宋" w:eastAsia="仿宋" w:cs="宋体"/>
          <w:sz w:val="24"/>
          <w:szCs w:val="24"/>
          <w:lang w:eastAsia="zh-CN"/>
        </w:rPr>
        <w:t>SM2算法：非对称算法，加密解密一对密钥，即一个密钥加密，另一个密钥解密。密钥长度256位。目前算法已公开，使用著名的ECC，即椭圆曲线算法。靠的就是计算椭圆曲线的复杂度来保障安全性。比原来的RSA算法强度更大，安全性更好。</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426"/>
        <w:rPr>
          <w:rFonts w:ascii="仿宋" w:hAnsi="仿宋" w:eastAsia="仿宋"/>
        </w:rPr>
      </w:pPr>
      <w:r>
        <w:rPr>
          <w:rFonts w:hint="eastAsia" w:ascii="仿宋" w:hAnsi="仿宋" w:eastAsia="仿宋"/>
          <w:sz w:val="24"/>
          <w:szCs w:val="24"/>
        </w:rPr>
        <w:t>SM3算法：又叫摘要算法，也有叫杂凑算法的。功能与MD5，SHA-1相同。产生256位的编码。该算法位不可逆的算法。</w:t>
      </w:r>
    </w:p>
    <w:p>
      <w:pPr>
        <w:pStyle w:val="6"/>
        <w:numPr>
          <w:ilvl w:val="3"/>
          <w:numId w:val="130"/>
        </w:numPr>
        <w:spacing w:line="360" w:lineRule="auto"/>
        <w:rPr>
          <w:rFonts w:ascii="仿宋" w:hAnsi="仿宋" w:eastAsia="仿宋"/>
        </w:rPr>
      </w:pPr>
      <w:r>
        <w:rPr>
          <w:rFonts w:hint="eastAsia" w:ascii="仿宋" w:hAnsi="仿宋" w:eastAsia="仿宋"/>
        </w:rPr>
        <w:t>服务端应用安全</w:t>
      </w:r>
    </w:p>
    <w:p>
      <w:pPr>
        <w:pStyle w:val="7"/>
        <w:numPr>
          <w:ilvl w:val="4"/>
          <w:numId w:val="130"/>
        </w:numPr>
        <w:spacing w:line="360" w:lineRule="auto"/>
        <w:rPr>
          <w:rFonts w:ascii="仿宋" w:hAnsi="仿宋" w:eastAsia="仿宋"/>
          <w:i w:val="0"/>
          <w:iCs w:val="0"/>
        </w:rPr>
      </w:pPr>
      <w:r>
        <w:rPr>
          <w:rFonts w:hint="eastAsia" w:ascii="仿宋" w:hAnsi="仿宋" w:eastAsia="仿宋"/>
          <w:i w:val="0"/>
          <w:iCs w:val="0"/>
        </w:rPr>
        <w:t>用户访问控制</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在发现一些用户有风险操作的行为之后，如客户端做报文重放攻击、有注入风险的请求，渠道前置检测到之后，我们要可以对这个用户进行禁止访问的控制。对于用户主要是访问一些公共功能，比如用户修改密码等功能。如果发现这些用户有安全操作风险后，可以通过微服务网关禁止这样用户访问系统，将用户的IP地址设置进服务访问的黑名单中。</w:t>
      </w:r>
    </w:p>
    <w:p>
      <w:pPr>
        <w:pStyle w:val="7"/>
        <w:numPr>
          <w:ilvl w:val="4"/>
          <w:numId w:val="130"/>
        </w:numPr>
        <w:spacing w:line="360" w:lineRule="auto"/>
        <w:rPr>
          <w:rFonts w:ascii="仿宋" w:hAnsi="仿宋" w:eastAsia="仿宋"/>
          <w:i w:val="0"/>
          <w:iCs w:val="0"/>
        </w:rPr>
      </w:pPr>
      <w:r>
        <w:rPr>
          <w:rFonts w:hint="eastAsia" w:ascii="仿宋" w:hAnsi="仿宋" w:eastAsia="仿宋"/>
          <w:i w:val="0"/>
          <w:iCs w:val="0"/>
        </w:rPr>
        <w:t>防暴力破解攻击</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所谓的暴力破解攻击就是攻击者无限次尝试用户名和密码，试图登录系统。在系统使用方面，规定用户设置高复杂度的密码、对敏感内容进行加密，如密码等。在系统设计方面，可以通过加入图片验证码增加暴力破解攻击难度、对密码错误输入次数进行限制，如输入错误5次锁定该账户等解决方法。</w:t>
      </w:r>
    </w:p>
    <w:p>
      <w:pPr>
        <w:pStyle w:val="7"/>
        <w:numPr>
          <w:ilvl w:val="4"/>
          <w:numId w:val="130"/>
        </w:numPr>
        <w:spacing w:line="360" w:lineRule="auto"/>
        <w:rPr>
          <w:rFonts w:ascii="仿宋" w:hAnsi="仿宋" w:eastAsia="仿宋"/>
          <w:i w:val="0"/>
          <w:iCs w:val="0"/>
        </w:rPr>
      </w:pPr>
      <w:r>
        <w:rPr>
          <w:rFonts w:hint="eastAsia" w:ascii="仿宋" w:hAnsi="仿宋" w:eastAsia="仿宋"/>
          <w:i w:val="0"/>
          <w:iCs w:val="0"/>
        </w:rPr>
        <w:t>报文防重放</w:t>
      </w:r>
    </w:p>
    <w:p>
      <w:pPr>
        <w:pStyle w:val="49"/>
        <w:spacing w:after="0" w:line="360" w:lineRule="auto"/>
        <w:ind w:firstLine="480" w:firstLineChars="200"/>
        <w:rPr>
          <w:rFonts w:ascii="仿宋" w:hAnsi="仿宋" w:eastAsia="仿宋" w:cs="宋体"/>
          <w:sz w:val="24"/>
        </w:rPr>
      </w:pPr>
      <w:r>
        <w:rPr>
          <w:rFonts w:hint="eastAsia" w:ascii="仿宋" w:hAnsi="仿宋" w:eastAsia="仿宋" w:cs="宋体"/>
          <w:sz w:val="24"/>
          <w:lang w:eastAsia="zh-CN"/>
        </w:rPr>
        <w:t>防报文重放，客户端每次请求生成随机数+时间戳上送服务端，服务端将随机数+时间戳缓存到Redis服务器，服务端每次请求判断缓存中是否存在该随机数+时间戳，如果存在则为重放交易，直接拒绝。如果时间戳超过有效范围内，服务端同样拒绝此次交易。</w:t>
      </w:r>
      <w:r>
        <w:rPr>
          <w:rFonts w:hint="eastAsia" w:ascii="仿宋" w:hAnsi="仿宋" w:eastAsia="仿宋" w:cs="宋体"/>
          <w:sz w:val="24"/>
        </w:rPr>
        <w:t>流程图如下：</w:t>
      </w:r>
    </w:p>
    <w:p>
      <w:pPr>
        <w:jc w:val="center"/>
      </w:pPr>
      <w:r>
        <w:rPr>
          <w:rFonts w:hint="eastAsia"/>
          <w:color w:val="000000"/>
        </w:rPr>
        <w:drawing>
          <wp:inline distT="0" distB="0" distL="0" distR="0">
            <wp:extent cx="4972685" cy="5310505"/>
            <wp:effectExtent l="0" t="0" r="0" b="0"/>
            <wp:docPr id="15" name="图片 449" descr="d:\Documents\Tencent Files\592314469\Image\C2C\{11326164-843C-A4C3-34CF-8D088195EA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49" descr="d:\Documents\Tencent Files\592314469\Image\C2C\{11326164-843C-A4C3-34CF-8D088195EA1C}.png"/>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a:xfrm>
                      <a:off x="0" y="0"/>
                      <a:ext cx="4972685" cy="5310505"/>
                    </a:xfrm>
                    <a:prstGeom prst="rect">
                      <a:avLst/>
                    </a:prstGeom>
                    <a:noFill/>
                    <a:ln>
                      <a:noFill/>
                    </a:ln>
                  </pic:spPr>
                </pic:pic>
              </a:graphicData>
            </a:graphic>
          </wp:inline>
        </w:drawing>
      </w:r>
    </w:p>
    <w:p>
      <w:pPr>
        <w:pStyle w:val="7"/>
        <w:numPr>
          <w:ilvl w:val="4"/>
          <w:numId w:val="130"/>
        </w:numPr>
        <w:spacing w:line="360" w:lineRule="auto"/>
        <w:rPr>
          <w:rFonts w:ascii="仿宋" w:hAnsi="仿宋" w:eastAsia="仿宋"/>
          <w:i w:val="0"/>
          <w:iCs w:val="0"/>
        </w:rPr>
      </w:pPr>
      <w:r>
        <w:rPr>
          <w:rFonts w:hint="eastAsia" w:ascii="仿宋" w:hAnsi="仿宋" w:eastAsia="仿宋"/>
          <w:i w:val="0"/>
          <w:iCs w:val="0"/>
        </w:rPr>
        <w:t>报文防重放提交</w:t>
      </w:r>
    </w:p>
    <w:p>
      <w:pPr>
        <w:pStyle w:val="49"/>
        <w:spacing w:after="0" w:line="360" w:lineRule="auto"/>
        <w:ind w:firstLine="480" w:firstLineChars="200"/>
        <w:rPr>
          <w:rFonts w:ascii="仿宋" w:hAnsi="仿宋" w:eastAsia="仿宋" w:cs="宋体"/>
          <w:color w:val="000000"/>
          <w:sz w:val="24"/>
          <w:lang w:eastAsia="zh-CN"/>
        </w:rPr>
      </w:pPr>
      <w:r>
        <w:rPr>
          <w:rFonts w:hint="eastAsia" w:ascii="仿宋" w:hAnsi="仿宋" w:eastAsia="仿宋" w:cs="宋体"/>
          <w:color w:val="000000"/>
          <w:sz w:val="24"/>
          <w:lang w:eastAsia="zh-CN"/>
        </w:rPr>
        <w:t>前置应用服务可配置需要做防重复提交的请求，对于这些请求，前端上送业务场景流水号，服务端通过分布式锁setNx方法判断改场景流水是否能存储成功，如果是则系统认定为重复提交，交易拒绝。</w:t>
      </w:r>
    </w:p>
    <w:p>
      <w:pPr>
        <w:jc w:val="center"/>
      </w:pPr>
      <w:r>
        <w:rPr>
          <w:rFonts w:hint="eastAsia"/>
        </w:rPr>
        <w:drawing>
          <wp:inline distT="0" distB="0" distL="0" distR="0">
            <wp:extent cx="5615940" cy="4380865"/>
            <wp:effectExtent l="0" t="0" r="0" b="635"/>
            <wp:docPr id="2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4"/>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a:xfrm>
                      <a:off x="0" y="0"/>
                      <a:ext cx="5615940" cy="4381115"/>
                    </a:xfrm>
                    <a:prstGeom prst="rect">
                      <a:avLst/>
                    </a:prstGeom>
                    <a:noFill/>
                    <a:ln>
                      <a:noFill/>
                    </a:ln>
                  </pic:spPr>
                </pic:pic>
              </a:graphicData>
            </a:graphic>
          </wp:inline>
        </w:drawing>
      </w:r>
    </w:p>
    <w:p>
      <w:pPr>
        <w:pStyle w:val="7"/>
        <w:numPr>
          <w:ilvl w:val="4"/>
          <w:numId w:val="130"/>
        </w:numPr>
        <w:spacing w:line="360" w:lineRule="auto"/>
        <w:rPr>
          <w:rFonts w:ascii="仿宋" w:hAnsi="仿宋" w:eastAsia="仿宋"/>
          <w:i w:val="0"/>
          <w:iCs w:val="0"/>
        </w:rPr>
      </w:pPr>
      <w:r>
        <w:rPr>
          <w:rFonts w:hint="eastAsia" w:ascii="仿宋" w:hAnsi="仿宋" w:eastAsia="仿宋"/>
          <w:i w:val="0"/>
          <w:iCs w:val="0"/>
        </w:rPr>
        <w:t>敏感信息脱敏</w:t>
      </w:r>
    </w:p>
    <w:p>
      <w:pPr>
        <w:pStyle w:val="49"/>
        <w:spacing w:after="0" w:line="360" w:lineRule="auto"/>
        <w:ind w:firstLine="480" w:firstLineChars="200"/>
        <w:rPr>
          <w:rFonts w:ascii="仿宋" w:hAnsi="仿宋" w:eastAsia="仿宋" w:cs="宋体"/>
          <w:color w:val="000000"/>
          <w:sz w:val="24"/>
          <w:lang w:eastAsia="zh-CN"/>
        </w:rPr>
      </w:pPr>
      <w:r>
        <w:rPr>
          <w:rFonts w:hint="eastAsia" w:ascii="仿宋" w:hAnsi="仿宋" w:eastAsia="仿宋" w:cs="宋体"/>
          <w:color w:val="000000"/>
          <w:sz w:val="24"/>
          <w:lang w:eastAsia="zh-CN"/>
        </w:rPr>
        <w:t>对</w:t>
      </w:r>
      <w:r>
        <w:rPr>
          <w:rFonts w:hint="eastAsia" w:ascii="仿宋" w:hAnsi="仿宋" w:eastAsia="仿宋" w:cs="宋体"/>
          <w:sz w:val="24"/>
          <w:lang w:eastAsia="zh-CN"/>
        </w:rPr>
        <w:t>关键</w:t>
      </w:r>
      <w:r>
        <w:rPr>
          <w:rFonts w:hint="eastAsia" w:ascii="仿宋" w:hAnsi="仿宋" w:eastAsia="仿宋" w:cs="宋体"/>
          <w:color w:val="000000"/>
          <w:sz w:val="24"/>
          <w:lang w:eastAsia="zh-CN"/>
        </w:rPr>
        <w:t>、敏感信息进行屏蔽显示，比如用户的手机号码、账户等敏感信息，中间部分通过*号进行显示，脱敏在服务端执行。</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数据库存储密码等信息是采用密文存储，对于返回给前端的敏感信息进行脱敏处理。</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支持以下三种方式进行脱敏处理</w:t>
      </w:r>
    </w:p>
    <w:p>
      <w:pPr>
        <w:pStyle w:val="16"/>
        <w:numPr>
          <w:ilvl w:val="0"/>
          <w:numId w:val="132"/>
        </w:numPr>
        <w:spacing w:before="187" w:after="187" w:line="360" w:lineRule="auto"/>
        <w:ind w:firstLineChars="0"/>
        <w:rPr>
          <w:rFonts w:ascii="仿宋" w:hAnsi="仿宋" w:eastAsia="仿宋" w:cs="宋体"/>
          <w:sz w:val="24"/>
          <w:szCs w:val="24"/>
        </w:rPr>
      </w:pPr>
      <w:r>
        <w:rPr>
          <w:rFonts w:hint="eastAsia" w:ascii="仿宋" w:hAnsi="仿宋" w:eastAsia="仿宋" w:cs="宋体"/>
          <w:sz w:val="24"/>
          <w:szCs w:val="24"/>
        </w:rPr>
        <w:t>ARES平台自带的脱敏类型，目前支持邮箱、手机号、证件号、银行卡号、地址、中文名、营业执照</w:t>
      </w:r>
    </w:p>
    <w:p>
      <w:pPr>
        <w:pStyle w:val="16"/>
        <w:numPr>
          <w:ilvl w:val="0"/>
          <w:numId w:val="132"/>
        </w:numPr>
        <w:spacing w:before="187" w:after="187" w:line="360" w:lineRule="auto"/>
        <w:ind w:firstLineChars="0"/>
        <w:rPr>
          <w:rFonts w:ascii="仿宋" w:hAnsi="仿宋" w:eastAsia="仿宋" w:cs="宋体"/>
          <w:sz w:val="24"/>
          <w:szCs w:val="24"/>
        </w:rPr>
      </w:pPr>
      <w:r>
        <w:rPr>
          <w:rFonts w:hint="eastAsia" w:ascii="仿宋" w:hAnsi="仿宋" w:eastAsia="仿宋" w:cs="宋体"/>
          <w:sz w:val="24"/>
          <w:szCs w:val="24"/>
        </w:rPr>
        <w:t>自定义脱敏处理，通过继承AbstractDesensitiveConverter类，实现对应的meet（标识何种情况下需要执行该脱敏类方法）和getConvertedValue（定义原值到脱敏值转换的方法）方法</w:t>
      </w:r>
    </w:p>
    <w:p>
      <w:pPr>
        <w:pStyle w:val="16"/>
        <w:numPr>
          <w:ilvl w:val="0"/>
          <w:numId w:val="132"/>
        </w:numPr>
        <w:spacing w:before="187" w:after="187" w:line="360" w:lineRule="auto"/>
        <w:ind w:firstLineChars="0"/>
        <w:rPr>
          <w:rFonts w:ascii="仿宋" w:hAnsi="仿宋" w:eastAsia="仿宋" w:cs="宋体"/>
          <w:sz w:val="24"/>
          <w:szCs w:val="24"/>
        </w:rPr>
      </w:pPr>
      <w:r>
        <w:rPr>
          <w:rFonts w:hint="eastAsia" w:ascii="仿宋" w:hAnsi="仿宋" w:eastAsia="仿宋" w:cs="宋体"/>
          <w:sz w:val="24"/>
          <w:szCs w:val="24"/>
        </w:rPr>
        <w:t>报文输出中定义脱敏转换的正则，例如如下为保留户名前2后2位，其它用*替换</w:t>
      </w:r>
    </w:p>
    <w:tbl>
      <w:tblPr>
        <w:tblStyle w:val="50"/>
        <w:tblpPr w:leftFromText="180" w:rightFromText="180" w:vertAnchor="text" w:horzAnchor="page" w:tblpX="1716" w:tblpY="361"/>
        <w:tblOverlap w:val="never"/>
        <w:tblW w:w="95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561" w:type="dxa"/>
          </w:tcPr>
          <w:p>
            <w:pPr>
              <w:autoSpaceDE w:val="0"/>
              <w:autoSpaceDN w:val="0"/>
              <w:adjustRightInd w:val="0"/>
              <w:rPr>
                <w:color w:val="008000"/>
              </w:rPr>
            </w:pPr>
            <w:r>
              <w:rPr>
                <w:rFonts w:hint="eastAsia"/>
                <w:color w:val="008000"/>
              </w:rPr>
              <w:t>&lt;field</w:t>
            </w:r>
            <w:r>
              <w:rPr>
                <w:rFonts w:hint="eastAsia"/>
                <w:color w:val="000000"/>
              </w:rPr>
              <w:t xml:space="preserve"> </w:t>
            </w:r>
            <w:r>
              <w:rPr>
                <w:rFonts w:hint="eastAsia"/>
                <w:color w:val="008000"/>
              </w:rPr>
              <w:t>name=</w:t>
            </w:r>
            <w:r>
              <w:rPr>
                <w:rFonts w:hint="eastAsia"/>
                <w:color w:val="000080"/>
              </w:rPr>
              <w:t>"compAcctName"</w:t>
            </w:r>
            <w:r>
              <w:rPr>
                <w:rFonts w:hint="eastAsia"/>
                <w:color w:val="000000"/>
              </w:rPr>
              <w:t xml:space="preserve"> </w:t>
            </w:r>
            <w:r>
              <w:rPr>
                <w:rFonts w:hint="eastAsia"/>
                <w:color w:val="008000"/>
              </w:rPr>
              <w:t>desc=</w:t>
            </w:r>
            <w:r>
              <w:rPr>
                <w:rFonts w:hint="eastAsia"/>
                <w:color w:val="000080"/>
              </w:rPr>
              <w:t>"户名"</w:t>
            </w:r>
            <w:r>
              <w:rPr>
                <w:rFonts w:hint="eastAsia"/>
                <w:color w:val="000000"/>
              </w:rPr>
              <w:t xml:space="preserve"> </w:t>
            </w:r>
            <w:r>
              <w:rPr>
                <w:rFonts w:hint="eastAsia"/>
                <w:color w:val="008000"/>
              </w:rPr>
              <w:t>desensReg=</w:t>
            </w:r>
            <w:r>
              <w:rPr>
                <w:rFonts w:hint="eastAsia"/>
                <w:color w:val="000080"/>
              </w:rPr>
              <w:t>"([\u4e00-\u9fa5_a-zA-Z0-9]{2})[\u4e00-\u9fa5_a-zA-Z0-9]+([\u4e00-\u9fa5_a-zA-Z0-9]{2})"</w:t>
            </w:r>
            <w:r>
              <w:rPr>
                <w:rFonts w:hint="eastAsia"/>
                <w:color w:val="000000"/>
              </w:rPr>
              <w:t xml:space="preserve"> </w:t>
            </w:r>
            <w:r>
              <w:rPr>
                <w:rFonts w:hint="eastAsia"/>
                <w:color w:val="008000"/>
              </w:rPr>
              <w:t>desensReplace=</w:t>
            </w:r>
            <w:r>
              <w:rPr>
                <w:rFonts w:hint="eastAsia"/>
                <w:color w:val="000080"/>
              </w:rPr>
              <w:t>"$1*******$2"</w:t>
            </w:r>
            <w:r>
              <w:rPr>
                <w:rFonts w:hint="eastAsia"/>
                <w:color w:val="008000"/>
              </w:rPr>
              <w:t>/&gt;</w:t>
            </w:r>
          </w:p>
        </w:tc>
      </w:tr>
    </w:tbl>
    <w:p/>
    <w:p>
      <w:pPr>
        <w:pStyle w:val="7"/>
        <w:numPr>
          <w:ilvl w:val="4"/>
          <w:numId w:val="130"/>
        </w:numPr>
        <w:spacing w:line="360" w:lineRule="auto"/>
        <w:rPr>
          <w:rFonts w:ascii="仿宋" w:hAnsi="仿宋" w:eastAsia="仿宋"/>
          <w:i w:val="0"/>
          <w:iCs w:val="0"/>
        </w:rPr>
      </w:pPr>
      <w:r>
        <w:rPr>
          <w:rFonts w:hint="eastAsia" w:ascii="仿宋" w:hAnsi="仿宋" w:eastAsia="仿宋"/>
          <w:i w:val="0"/>
          <w:iCs w:val="0"/>
        </w:rPr>
        <w:t>SQL注入防范</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SQL注入就是通过把SQL命令插入到Web表单提交或输入域名或页面请求的查询字符串，最终达到欺骗服务器执行恶意的SQL命令。在程序设计中如果是根据客户提交过来的信息拼接要执行的SQL语句，将会有SQL语句注入漏洞安全风险。</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产品平台系统采用数据库作为数据持久存储的场所，大多数业务处理都离不开数据库的操作，因此系统潜在就有被SQL注入攻击的隐患。SQL注入攻击的基本原理，是从客户端合法接口提交特殊的非法代码，让其注入到服务器端执行业务的SQL中去，进而改变SQL语句的原有逻辑和影响服务器端正常业务的处理。由于数据库数据的敏感性，SQL注入攻击是应用安全方面要重点考虑的一个问题。</w:t>
      </w:r>
    </w:p>
    <w:p>
      <w:pPr>
        <w:pStyle w:val="172"/>
        <w:spacing w:before="144" w:after="144" w:line="360" w:lineRule="auto"/>
        <w:ind w:firstLine="489"/>
        <w:rPr>
          <w:rFonts w:ascii="仿宋" w:hAnsi="仿宋" w:eastAsia="仿宋" w:cs="宋体"/>
          <w:b/>
          <w:bCs/>
          <w:color w:val="000000"/>
          <w:kern w:val="0"/>
          <w:sz w:val="24"/>
          <w:szCs w:val="22"/>
          <w:lang w:eastAsia="en-US"/>
        </w:rPr>
      </w:pPr>
      <w:r>
        <w:rPr>
          <w:rFonts w:hint="eastAsia" w:ascii="仿宋" w:hAnsi="仿宋" w:eastAsia="仿宋" w:cs="宋体"/>
          <w:b/>
          <w:bCs/>
          <w:color w:val="000000"/>
          <w:kern w:val="0"/>
          <w:sz w:val="24"/>
          <w:szCs w:val="22"/>
          <w:lang w:eastAsia="en-US"/>
        </w:rPr>
        <w:t>防护措施：</w:t>
      </w:r>
    </w:p>
    <w:p>
      <w:pPr>
        <w:pStyle w:val="16"/>
        <w:widowControl/>
        <w:numPr>
          <w:ilvl w:val="0"/>
          <w:numId w:val="133"/>
        </w:numPr>
        <w:spacing w:before="0" w:beforeLines="0" w:after="0" w:afterLines="0" w:line="360" w:lineRule="auto"/>
        <w:ind w:firstLineChars="0"/>
        <w:rPr>
          <w:rFonts w:ascii="仿宋" w:hAnsi="仿宋" w:eastAsia="仿宋" w:cs="宋体"/>
          <w:bCs/>
          <w:kern w:val="44"/>
          <w:sz w:val="24"/>
          <w:szCs w:val="24"/>
          <w:lang w:bidi="en-US"/>
        </w:rPr>
      </w:pPr>
      <w:r>
        <w:rPr>
          <w:rFonts w:hint="eastAsia" w:ascii="仿宋" w:hAnsi="仿宋" w:eastAsia="仿宋" w:cs="宋体"/>
          <w:bCs/>
          <w:kern w:val="44"/>
          <w:sz w:val="24"/>
          <w:szCs w:val="24"/>
          <w:lang w:bidi="en-US"/>
        </w:rPr>
        <w:t>程序设计中所有操作数据库所有参数都必须是绑定变量，这样就不会有SQL注入问题。</w:t>
      </w:r>
    </w:p>
    <w:p>
      <w:pPr>
        <w:pStyle w:val="16"/>
        <w:widowControl/>
        <w:numPr>
          <w:ilvl w:val="0"/>
          <w:numId w:val="133"/>
        </w:numPr>
        <w:spacing w:before="0" w:beforeLines="0" w:after="0" w:afterLines="0" w:line="360" w:lineRule="auto"/>
        <w:ind w:firstLineChars="0"/>
        <w:rPr>
          <w:rFonts w:ascii="仿宋" w:hAnsi="仿宋" w:eastAsia="仿宋" w:cs="宋体"/>
          <w:bCs/>
          <w:kern w:val="44"/>
          <w:sz w:val="24"/>
          <w:szCs w:val="24"/>
          <w:lang w:bidi="en-US"/>
        </w:rPr>
      </w:pPr>
      <w:r>
        <w:rPr>
          <w:rFonts w:hint="eastAsia" w:ascii="仿宋" w:hAnsi="仿宋" w:eastAsia="仿宋" w:cs="宋体"/>
          <w:bCs/>
          <w:kern w:val="44"/>
          <w:sz w:val="24"/>
          <w:szCs w:val="24"/>
          <w:lang w:bidi="en-US"/>
        </w:rPr>
        <w:t>使用Mybatis/Ibatis操作数据库,唯一有注入风险是$参数$的sql语句，这个功能是根据参数来拼接SQL语句。所以必须禁止使用此功能。</w:t>
      </w:r>
    </w:p>
    <w:p>
      <w:pPr>
        <w:pStyle w:val="16"/>
        <w:widowControl/>
        <w:numPr>
          <w:ilvl w:val="0"/>
          <w:numId w:val="133"/>
        </w:numPr>
        <w:spacing w:before="0" w:beforeLines="0" w:after="0" w:afterLines="0" w:line="360" w:lineRule="auto"/>
        <w:ind w:firstLineChars="0"/>
        <w:rPr>
          <w:rFonts w:ascii="仿宋" w:hAnsi="仿宋" w:eastAsia="仿宋" w:cs="宋体"/>
          <w:bCs/>
          <w:kern w:val="44"/>
          <w:sz w:val="24"/>
          <w:szCs w:val="24"/>
          <w:lang w:bidi="en-US"/>
        </w:rPr>
      </w:pPr>
      <w:r>
        <w:rPr>
          <w:rFonts w:hint="eastAsia" w:ascii="仿宋" w:hAnsi="仿宋" w:eastAsia="仿宋" w:cs="宋体"/>
          <w:bCs/>
          <w:kern w:val="44"/>
          <w:sz w:val="24"/>
          <w:szCs w:val="24"/>
          <w:lang w:bidi="en-US"/>
        </w:rPr>
        <w:t>程序设计中，JDBC访问全面采用PreparedStatement方式，所有参数采用绑定变量方式，从技术上根除了SQL注入的安全隐患。</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bCs/>
          <w:kern w:val="44"/>
          <w:sz w:val="24"/>
          <w:lang w:eastAsia="zh-CN" w:bidi="en-US"/>
        </w:rPr>
        <w:t>从程序设计中采用绑定变量可以防止本系统SQL注入。但是很多时候系统需要和其他系统交互，如果不对请求进行SQL注入检查，可能导致其他系统被SQL注入。所以渠道必须有SQL注入过滤器，对请求的每一个字段进行检查。</w:t>
      </w:r>
    </w:p>
    <w:p>
      <w:pPr>
        <w:pStyle w:val="7"/>
        <w:numPr>
          <w:ilvl w:val="4"/>
          <w:numId w:val="130"/>
        </w:numPr>
        <w:spacing w:line="360" w:lineRule="auto"/>
        <w:rPr>
          <w:rFonts w:ascii="仿宋" w:hAnsi="仿宋" w:eastAsia="仿宋"/>
          <w:i w:val="0"/>
          <w:iCs w:val="0"/>
        </w:rPr>
      </w:pPr>
      <w:r>
        <w:rPr>
          <w:rFonts w:hint="eastAsia" w:ascii="仿宋" w:hAnsi="仿宋" w:eastAsia="仿宋"/>
          <w:i w:val="0"/>
          <w:iCs w:val="0"/>
        </w:rPr>
        <w:t>密码管理</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程序中是否出现了明文的用户名和密码；配置文件中是否出现了明文的用户名和密码。</w:t>
      </w:r>
    </w:p>
    <w:p>
      <w:pPr>
        <w:pStyle w:val="172"/>
        <w:spacing w:before="144" w:after="144" w:line="360" w:lineRule="auto"/>
        <w:ind w:firstLine="489"/>
        <w:rPr>
          <w:rFonts w:ascii="仿宋" w:hAnsi="仿宋" w:eastAsia="仿宋" w:cs="宋体"/>
          <w:b/>
          <w:bCs/>
          <w:color w:val="000000"/>
          <w:kern w:val="0"/>
          <w:sz w:val="24"/>
          <w:szCs w:val="22"/>
        </w:rPr>
      </w:pPr>
      <w:r>
        <w:rPr>
          <w:rFonts w:hint="eastAsia" w:ascii="仿宋" w:hAnsi="仿宋" w:eastAsia="仿宋" w:cs="宋体"/>
          <w:b/>
          <w:bCs/>
          <w:color w:val="000000"/>
          <w:kern w:val="0"/>
          <w:sz w:val="24"/>
          <w:szCs w:val="22"/>
        </w:rPr>
        <w:t>防护措施：</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针对以上问题，需对系统中使用的所有用户名和密码进行加密。</w:t>
      </w:r>
    </w:p>
    <w:p>
      <w:pPr>
        <w:pStyle w:val="7"/>
        <w:numPr>
          <w:ilvl w:val="4"/>
          <w:numId w:val="130"/>
        </w:numPr>
        <w:spacing w:line="360" w:lineRule="auto"/>
        <w:rPr>
          <w:rFonts w:ascii="仿宋" w:hAnsi="仿宋" w:eastAsia="仿宋"/>
          <w:i w:val="0"/>
          <w:iCs w:val="0"/>
        </w:rPr>
      </w:pPr>
      <w:r>
        <w:rPr>
          <w:rFonts w:hint="eastAsia" w:ascii="仿宋" w:hAnsi="仿宋" w:eastAsia="仿宋"/>
          <w:i w:val="0"/>
          <w:iCs w:val="0"/>
        </w:rPr>
        <w:t>交易越权防范</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交易越权执行是通过特定技术手段，非法窜改交易数据，达到执行超出其本身权限范围交易的目的。此问题出现通常为程序设计不严谨所致，常见的风险例子如下:</w:t>
      </w:r>
    </w:p>
    <w:p>
      <w:pPr>
        <w:pStyle w:val="170"/>
        <w:numPr>
          <w:ilvl w:val="0"/>
          <w:numId w:val="134"/>
        </w:numPr>
        <w:spacing w:before="0" w:line="360" w:lineRule="auto"/>
        <w:ind w:right="449" w:rightChars="214"/>
        <w:rPr>
          <w:rFonts w:ascii="仿宋" w:hAnsi="仿宋" w:eastAsia="仿宋" w:cs="宋体"/>
          <w:sz w:val="24"/>
        </w:rPr>
      </w:pPr>
      <w:r>
        <w:rPr>
          <w:rFonts w:hint="eastAsia" w:ascii="仿宋" w:hAnsi="仿宋" w:eastAsia="仿宋" w:cs="宋体"/>
          <w:sz w:val="24"/>
        </w:rPr>
        <w:t>交易未检查用户权限，恶意攻击者可以越权执行。</w:t>
      </w:r>
    </w:p>
    <w:p>
      <w:pPr>
        <w:pStyle w:val="170"/>
        <w:numPr>
          <w:ilvl w:val="0"/>
          <w:numId w:val="134"/>
        </w:numPr>
        <w:spacing w:before="0" w:line="360" w:lineRule="auto"/>
        <w:ind w:right="449" w:rightChars="214"/>
        <w:rPr>
          <w:rFonts w:ascii="仿宋" w:hAnsi="仿宋" w:eastAsia="仿宋" w:cs="宋体"/>
          <w:sz w:val="24"/>
        </w:rPr>
      </w:pPr>
      <w:r>
        <w:rPr>
          <w:rFonts w:hint="eastAsia" w:ascii="仿宋" w:hAnsi="仿宋" w:eastAsia="仿宋" w:cs="宋体"/>
          <w:sz w:val="24"/>
        </w:rPr>
        <w:t>未对用户上传账号、手机号等信息进行检查是否是用户所有。恶意攻击者可以窜改成他人账号转账，窜改成他人手机号发短信。</w:t>
      </w:r>
    </w:p>
    <w:p>
      <w:pPr>
        <w:pStyle w:val="170"/>
        <w:numPr>
          <w:ilvl w:val="0"/>
          <w:numId w:val="134"/>
        </w:numPr>
        <w:spacing w:before="0" w:line="360" w:lineRule="auto"/>
        <w:ind w:right="449" w:rightChars="214"/>
        <w:rPr>
          <w:rFonts w:ascii="仿宋" w:hAnsi="仿宋" w:eastAsia="仿宋" w:cs="宋体"/>
          <w:sz w:val="24"/>
        </w:rPr>
      </w:pPr>
      <w:r>
        <w:rPr>
          <w:rFonts w:hint="eastAsia" w:ascii="仿宋" w:hAnsi="仿宋" w:eastAsia="仿宋" w:cs="宋体"/>
          <w:sz w:val="24"/>
        </w:rPr>
        <w:t>例如根据流水号查详细信息时，未对流水号是否用户所有过滤。恶意攻击者可以窜改成其他流水号，越权查询到其他人详细信息。</w:t>
      </w:r>
    </w:p>
    <w:p>
      <w:pPr>
        <w:pStyle w:val="170"/>
        <w:numPr>
          <w:ilvl w:val="0"/>
          <w:numId w:val="134"/>
        </w:numPr>
        <w:spacing w:before="0" w:line="360" w:lineRule="auto"/>
        <w:ind w:right="449" w:rightChars="214"/>
        <w:rPr>
          <w:rFonts w:ascii="仿宋" w:hAnsi="仿宋" w:eastAsia="仿宋" w:cs="宋体"/>
          <w:sz w:val="24"/>
        </w:rPr>
      </w:pPr>
      <w:r>
        <w:rPr>
          <w:rFonts w:hint="eastAsia" w:ascii="仿宋" w:hAnsi="仿宋" w:eastAsia="仿宋" w:cs="宋体"/>
          <w:sz w:val="24"/>
        </w:rPr>
        <w:t>和后台交易交互，后台认为前端已检查，前端认为后台会检查，最后存在越权等漏洞。</w:t>
      </w:r>
    </w:p>
    <w:p>
      <w:pPr>
        <w:pStyle w:val="170"/>
        <w:spacing w:line="360" w:lineRule="auto"/>
        <w:ind w:right="449" w:rightChars="214" w:firstLine="482"/>
        <w:rPr>
          <w:rFonts w:ascii="宋体" w:hAnsi="宋体" w:cs="宋体"/>
          <w:b/>
          <w:sz w:val="24"/>
        </w:rPr>
      </w:pPr>
      <w:r>
        <w:rPr>
          <w:rFonts w:hint="eastAsia" w:ascii="宋体" w:hAnsi="宋体" w:cs="宋体"/>
          <w:b/>
          <w:sz w:val="24"/>
        </w:rPr>
        <w:t>防护措施：</w:t>
      </w:r>
    </w:p>
    <w:p>
      <w:pPr>
        <w:pStyle w:val="170"/>
        <w:numPr>
          <w:ilvl w:val="0"/>
          <w:numId w:val="135"/>
        </w:numPr>
        <w:spacing w:before="0" w:line="360" w:lineRule="auto"/>
        <w:ind w:right="449" w:rightChars="214"/>
        <w:rPr>
          <w:rFonts w:ascii="仿宋" w:hAnsi="仿宋" w:eastAsia="仿宋" w:cs="宋体"/>
          <w:sz w:val="24"/>
        </w:rPr>
      </w:pPr>
      <w:r>
        <w:rPr>
          <w:rFonts w:hint="eastAsia" w:ascii="仿宋" w:hAnsi="仿宋" w:eastAsia="仿宋" w:cs="宋体"/>
          <w:sz w:val="24"/>
        </w:rPr>
        <w:t>交易未检查用户权限，恶意攻击者可以越权执行，开发过程中严格制定服务访问权限控制。</w:t>
      </w:r>
    </w:p>
    <w:p>
      <w:pPr>
        <w:pStyle w:val="170"/>
        <w:numPr>
          <w:ilvl w:val="0"/>
          <w:numId w:val="135"/>
        </w:numPr>
        <w:spacing w:before="0" w:line="360" w:lineRule="auto"/>
        <w:ind w:right="449" w:rightChars="214"/>
        <w:rPr>
          <w:rFonts w:ascii="仿宋" w:hAnsi="仿宋" w:eastAsia="仿宋" w:cs="宋体"/>
          <w:sz w:val="24"/>
        </w:rPr>
      </w:pPr>
      <w:r>
        <w:rPr>
          <w:rFonts w:hint="eastAsia" w:ascii="仿宋" w:hAnsi="仿宋" w:eastAsia="仿宋" w:cs="宋体"/>
          <w:sz w:val="24"/>
        </w:rPr>
        <w:t>未对用户上传账号、手机号等信息进行检查是否是用户所有。恶意攻击者可以窜改成他人账号转账，窜改成他人手机号发短信，对用户信息必须从SESSION中获取，比对账户是否属于该用户。</w:t>
      </w:r>
    </w:p>
    <w:p>
      <w:pPr>
        <w:pStyle w:val="170"/>
        <w:numPr>
          <w:ilvl w:val="0"/>
          <w:numId w:val="135"/>
        </w:numPr>
        <w:spacing w:before="0" w:line="360" w:lineRule="auto"/>
        <w:ind w:right="449" w:rightChars="214"/>
        <w:rPr>
          <w:rFonts w:ascii="仿宋" w:hAnsi="仿宋" w:eastAsia="仿宋" w:cs="宋体"/>
          <w:sz w:val="24"/>
        </w:rPr>
      </w:pPr>
      <w:r>
        <w:rPr>
          <w:rFonts w:hint="eastAsia" w:ascii="仿宋" w:hAnsi="仿宋" w:eastAsia="仿宋" w:cs="宋体"/>
          <w:sz w:val="24"/>
        </w:rPr>
        <w:t>例如根据流水号查详细信息时，未对流水号是否为用户所有过滤。恶意攻击者可以窜改成其他流水号，越权查询到其他人详细信息，根据流水号查询时，要从服务端SESSION中获取用户信息，SQL语句中加入用户唯一识别号。</w:t>
      </w:r>
    </w:p>
    <w:p>
      <w:pPr>
        <w:pStyle w:val="170"/>
        <w:numPr>
          <w:ilvl w:val="0"/>
          <w:numId w:val="135"/>
        </w:numPr>
        <w:spacing w:before="0" w:line="360" w:lineRule="auto"/>
        <w:ind w:right="449" w:rightChars="214"/>
        <w:rPr>
          <w:rFonts w:ascii="仿宋" w:hAnsi="仿宋" w:eastAsia="仿宋" w:cs="宋体"/>
          <w:sz w:val="24"/>
        </w:rPr>
      </w:pPr>
      <w:r>
        <w:rPr>
          <w:rFonts w:hint="eastAsia" w:ascii="仿宋" w:hAnsi="仿宋" w:eastAsia="仿宋" w:cs="宋体"/>
          <w:sz w:val="24"/>
        </w:rPr>
        <w:t>和后台交易交互，后台认为前端已检查，前端认为后台会检查。最后存在越权等漏洞，后台校验为必须项。</w:t>
      </w:r>
    </w:p>
    <w:p>
      <w:pPr>
        <w:pStyle w:val="170"/>
        <w:numPr>
          <w:ilvl w:val="0"/>
          <w:numId w:val="135"/>
        </w:numPr>
        <w:spacing w:before="0" w:line="360" w:lineRule="auto"/>
        <w:ind w:right="449" w:rightChars="214"/>
        <w:rPr>
          <w:rFonts w:ascii="仿宋" w:hAnsi="仿宋" w:eastAsia="仿宋" w:cs="宋体"/>
        </w:rPr>
      </w:pPr>
      <w:r>
        <w:rPr>
          <w:rFonts w:hint="eastAsia" w:ascii="仿宋" w:hAnsi="仿宋" w:eastAsia="仿宋" w:cs="宋体"/>
          <w:sz w:val="24"/>
        </w:rPr>
        <w:t>对于多步骤校验的交易可采用将上一步的验证结果存储在会话中，后面的校验需验证上一步是否验证通过。</w:t>
      </w:r>
    </w:p>
    <w:p>
      <w:pPr>
        <w:pStyle w:val="5"/>
        <w:numPr>
          <w:ilvl w:val="2"/>
          <w:numId w:val="130"/>
        </w:numPr>
        <w:spacing w:line="360" w:lineRule="auto"/>
        <w:rPr>
          <w:sz w:val="28"/>
          <w:szCs w:val="28"/>
        </w:rPr>
      </w:pPr>
      <w:bookmarkStart w:id="165" w:name="_Toc233295899"/>
      <w:bookmarkStart w:id="166" w:name="_Toc232799969"/>
      <w:r>
        <w:rPr>
          <w:rFonts w:hint="eastAsia"/>
          <w:sz w:val="28"/>
          <w:szCs w:val="28"/>
        </w:rPr>
        <w:t>网络安全设计</w:t>
      </w:r>
      <w:bookmarkEnd w:id="165"/>
      <w:bookmarkEnd w:id="166"/>
    </w:p>
    <w:p>
      <w:pPr>
        <w:pStyle w:val="49"/>
        <w:spacing w:after="0" w:line="360" w:lineRule="auto"/>
        <w:ind w:firstLine="480" w:firstLineChars="200"/>
        <w:rPr>
          <w:rFonts w:ascii="仿宋" w:hAnsi="仿宋" w:eastAsia="仿宋" w:cs="宋体"/>
          <w:color w:val="000000"/>
          <w:sz w:val="24"/>
          <w:szCs w:val="24"/>
          <w:lang w:eastAsia="zh-CN"/>
        </w:rPr>
      </w:pPr>
      <w:r>
        <w:rPr>
          <w:rFonts w:hint="eastAsia" w:ascii="仿宋" w:hAnsi="仿宋" w:eastAsia="仿宋" w:cs="宋体"/>
          <w:color w:val="000000"/>
          <w:sz w:val="24"/>
          <w:szCs w:val="24"/>
          <w:lang w:eastAsia="zh-CN"/>
        </w:rPr>
        <w:t>网络层安全集成主要的建设内容是网络安全基础设施的部署，包括安全区域的合理划分，为实现网络层安全而实施的防火墙、</w:t>
      </w:r>
      <w:r>
        <w:rPr>
          <w:rFonts w:hint="eastAsia" w:ascii="仿宋" w:hAnsi="仿宋" w:eastAsia="仿宋" w:cs="宋体"/>
          <w:sz w:val="24"/>
          <w:szCs w:val="24"/>
          <w:lang w:eastAsia="zh-CN"/>
        </w:rPr>
        <w:t>入侵</w:t>
      </w:r>
      <w:r>
        <w:rPr>
          <w:rFonts w:hint="eastAsia" w:ascii="仿宋" w:hAnsi="仿宋" w:eastAsia="仿宋" w:cs="宋体"/>
          <w:color w:val="000000"/>
          <w:sz w:val="24"/>
          <w:szCs w:val="24"/>
          <w:lang w:eastAsia="zh-CN"/>
        </w:rPr>
        <w:t>检测、流量检测、完整性保护系统、防病毒网关等安全产品和安全技术。</w:t>
      </w:r>
    </w:p>
    <w:p>
      <w:pPr>
        <w:pStyle w:val="49"/>
        <w:spacing w:after="0" w:line="360" w:lineRule="auto"/>
        <w:ind w:firstLine="480" w:firstLineChars="200"/>
        <w:rPr>
          <w:rFonts w:ascii="仿宋" w:hAnsi="仿宋" w:eastAsia="仿宋" w:cs="宋体"/>
          <w:color w:val="000000"/>
          <w:sz w:val="24"/>
          <w:szCs w:val="24"/>
          <w:lang w:eastAsia="zh-CN"/>
        </w:rPr>
      </w:pPr>
      <w:r>
        <w:rPr>
          <w:rFonts w:hint="eastAsia" w:ascii="仿宋" w:hAnsi="仿宋" w:eastAsia="仿宋" w:cs="宋体"/>
          <w:color w:val="000000"/>
          <w:sz w:val="24"/>
          <w:szCs w:val="24"/>
          <w:lang w:eastAsia="zh-CN"/>
        </w:rPr>
        <w:t>可以通过以下措施对网络安全进行管理：</w:t>
      </w:r>
    </w:p>
    <w:p>
      <w:pPr>
        <w:widowControl/>
        <w:numPr>
          <w:ilvl w:val="0"/>
          <w:numId w:val="136"/>
        </w:numPr>
        <w:wordWrap w:val="0"/>
        <w:spacing w:line="420" w:lineRule="atLeast"/>
        <w:contextualSpacing/>
        <w:jc w:val="left"/>
        <w:rPr>
          <w:rFonts w:ascii="仿宋" w:hAnsi="仿宋" w:eastAsia="仿宋"/>
          <w:sz w:val="24"/>
          <w:szCs w:val="24"/>
        </w:rPr>
      </w:pPr>
      <w:r>
        <w:rPr>
          <w:rFonts w:hint="eastAsia" w:ascii="仿宋" w:hAnsi="仿宋" w:eastAsia="仿宋"/>
          <w:sz w:val="24"/>
          <w:szCs w:val="24"/>
        </w:rPr>
        <w:t>通讯协议采用</w:t>
      </w:r>
      <w:r>
        <w:rPr>
          <w:rFonts w:hint="eastAsia" w:ascii="仿宋" w:hAnsi="仿宋" w:eastAsia="仿宋"/>
          <w:color w:val="000000"/>
          <w:sz w:val="24"/>
          <w:szCs w:val="24"/>
        </w:rPr>
        <w:t>HTTPS</w:t>
      </w:r>
      <w:r>
        <w:rPr>
          <w:rFonts w:hint="eastAsia" w:ascii="仿宋" w:hAnsi="仿宋" w:eastAsia="仿宋"/>
          <w:sz w:val="24"/>
          <w:szCs w:val="24"/>
        </w:rPr>
        <w:t>协议</w:t>
      </w:r>
      <w:r>
        <w:rPr>
          <w:rFonts w:hint="eastAsia" w:ascii="仿宋" w:hAnsi="仿宋" w:eastAsia="仿宋"/>
          <w:color w:val="000000"/>
          <w:sz w:val="24"/>
          <w:szCs w:val="24"/>
        </w:rPr>
        <w:t>，该协议能够有效地防破译、防篡改、防重发，对传输数据进行高强度的加密</w:t>
      </w:r>
      <w:r>
        <w:rPr>
          <w:rFonts w:hint="eastAsia" w:ascii="仿宋" w:hAnsi="仿宋" w:eastAsia="仿宋"/>
          <w:sz w:val="24"/>
          <w:szCs w:val="24"/>
        </w:rPr>
        <w:t>。</w:t>
      </w:r>
    </w:p>
    <w:p>
      <w:pPr>
        <w:widowControl/>
        <w:numPr>
          <w:ilvl w:val="0"/>
          <w:numId w:val="136"/>
        </w:numPr>
        <w:wordWrap w:val="0"/>
        <w:spacing w:line="420" w:lineRule="atLeast"/>
        <w:contextualSpacing/>
        <w:jc w:val="left"/>
        <w:rPr>
          <w:rFonts w:ascii="仿宋" w:hAnsi="仿宋" w:eastAsia="仿宋"/>
          <w:color w:val="000000"/>
          <w:sz w:val="24"/>
          <w:szCs w:val="24"/>
        </w:rPr>
      </w:pPr>
      <w:r>
        <w:rPr>
          <w:rFonts w:hint="eastAsia" w:ascii="仿宋" w:hAnsi="仿宋" w:eastAsia="仿宋"/>
          <w:color w:val="000000"/>
          <w:sz w:val="24"/>
          <w:szCs w:val="24"/>
        </w:rPr>
        <w:t>建立防火墙用以对网络各区域进行逻辑隔离。</w:t>
      </w:r>
    </w:p>
    <w:p>
      <w:pPr>
        <w:widowControl/>
        <w:numPr>
          <w:ilvl w:val="0"/>
          <w:numId w:val="136"/>
        </w:numPr>
        <w:wordWrap w:val="0"/>
        <w:spacing w:line="420" w:lineRule="atLeast"/>
        <w:contextualSpacing/>
        <w:jc w:val="left"/>
        <w:rPr>
          <w:rFonts w:ascii="仿宋" w:hAnsi="仿宋" w:eastAsia="仿宋"/>
          <w:color w:val="000000"/>
          <w:sz w:val="24"/>
          <w:szCs w:val="24"/>
        </w:rPr>
      </w:pPr>
      <w:r>
        <w:rPr>
          <w:rFonts w:hint="eastAsia" w:ascii="仿宋" w:hAnsi="仿宋" w:eastAsia="仿宋"/>
          <w:color w:val="000000"/>
          <w:sz w:val="24"/>
          <w:szCs w:val="24"/>
        </w:rPr>
        <w:t>不同区域划分，对关键服务器进行分组安全隔离。</w:t>
      </w:r>
    </w:p>
    <w:p>
      <w:pPr>
        <w:widowControl/>
        <w:numPr>
          <w:ilvl w:val="0"/>
          <w:numId w:val="136"/>
        </w:numPr>
        <w:wordWrap w:val="0"/>
        <w:spacing w:line="420" w:lineRule="atLeast"/>
        <w:contextualSpacing/>
        <w:jc w:val="left"/>
        <w:rPr>
          <w:rFonts w:ascii="仿宋" w:hAnsi="仿宋" w:eastAsia="仿宋"/>
          <w:color w:val="000000"/>
          <w:sz w:val="24"/>
          <w:szCs w:val="24"/>
        </w:rPr>
      </w:pPr>
      <w:r>
        <w:rPr>
          <w:rFonts w:hint="eastAsia" w:ascii="仿宋" w:hAnsi="仿宋" w:eastAsia="仿宋"/>
          <w:color w:val="000000"/>
          <w:sz w:val="24"/>
          <w:szCs w:val="24"/>
        </w:rPr>
        <w:t>建立入侵检测系统随时监视网络入侵行为，阻断入侵行为并报警。</w:t>
      </w:r>
    </w:p>
    <w:p>
      <w:pPr>
        <w:rPr>
          <w:rFonts w:ascii="仿宋" w:hAnsi="仿宋" w:eastAsia="仿宋"/>
          <w:sz w:val="24"/>
          <w:szCs w:val="24"/>
        </w:rPr>
      </w:pPr>
      <w:r>
        <w:rPr>
          <w:rFonts w:hint="eastAsia" w:ascii="仿宋" w:hAnsi="仿宋" w:eastAsia="仿宋"/>
          <w:color w:val="000000"/>
          <w:sz w:val="24"/>
          <w:szCs w:val="24"/>
        </w:rPr>
        <w:t>建立全网防病毒系统，保护重要服务器和工作站不受病毒侵害，构成统一整体，但在病毒的管理方面实行分散管理，需要在Internet出口处建立防病毒网关，防御Internet病毒对手机银行系统内部的侵害。</w:t>
      </w:r>
    </w:p>
    <w:p>
      <w:pPr>
        <w:pStyle w:val="5"/>
        <w:numPr>
          <w:ilvl w:val="2"/>
          <w:numId w:val="130"/>
        </w:numPr>
        <w:spacing w:line="360" w:lineRule="auto"/>
        <w:rPr>
          <w:sz w:val="28"/>
          <w:szCs w:val="28"/>
        </w:rPr>
      </w:pPr>
      <w:bookmarkStart w:id="167" w:name="_Toc233295900"/>
      <w:bookmarkStart w:id="168" w:name="_Toc232799970"/>
      <w:r>
        <w:rPr>
          <w:rFonts w:hint="eastAsia"/>
          <w:sz w:val="28"/>
          <w:szCs w:val="28"/>
        </w:rPr>
        <w:t>国密加密设计</w:t>
      </w:r>
      <w:bookmarkEnd w:id="167"/>
      <w:bookmarkEnd w:id="168"/>
    </w:p>
    <w:p>
      <w:pPr>
        <w:pStyle w:val="6"/>
        <w:numPr>
          <w:ilvl w:val="3"/>
          <w:numId w:val="130"/>
        </w:numPr>
        <w:spacing w:line="360" w:lineRule="auto"/>
        <w:rPr>
          <w:rFonts w:ascii="仿宋" w:hAnsi="仿宋" w:eastAsia="仿宋"/>
        </w:rPr>
      </w:pPr>
      <w:r>
        <w:rPr>
          <w:rFonts w:hint="eastAsia" w:ascii="仿宋" w:hAnsi="仿宋" w:eastAsia="仿宋"/>
        </w:rPr>
        <w:t>链路层国密设计</w:t>
      </w:r>
    </w:p>
    <w:p>
      <w:pPr>
        <w:pStyle w:val="49"/>
        <w:spacing w:after="0" w:line="360" w:lineRule="auto"/>
        <w:ind w:firstLine="480" w:firstLineChars="200"/>
        <w:rPr>
          <w:rFonts w:ascii="仿宋" w:hAnsi="仿宋" w:eastAsia="仿宋" w:cs="宋体"/>
          <w:color w:val="000000"/>
          <w:sz w:val="24"/>
          <w:szCs w:val="24"/>
          <w:lang w:eastAsia="zh-CN"/>
        </w:rPr>
      </w:pPr>
      <w:r>
        <w:rPr>
          <w:rFonts w:hint="eastAsia" w:ascii="仿宋" w:hAnsi="仿宋" w:eastAsia="仿宋" w:cs="宋体"/>
          <w:color w:val="000000"/>
          <w:sz w:val="24"/>
          <w:szCs w:val="24"/>
          <w:lang w:eastAsia="zh-CN"/>
        </w:rPr>
        <w:t>链路层采用国密SSL证书，采用SM2公钥算法体系，支持SM2,SM3,SM4等国产密码算法及国密SSL安全协议。</w:t>
      </w:r>
      <w:r>
        <w:rPr>
          <w:rFonts w:ascii="仿宋" w:hAnsi="仿宋" w:eastAsia="仿宋" w:cs="宋体"/>
          <w:color w:val="000000"/>
          <w:sz w:val="24"/>
          <w:szCs w:val="24"/>
          <w:lang w:eastAsia="zh-CN"/>
        </w:rPr>
        <w:t>国密SSL协议包括握手协议、密码规格变更协议、报警协议、</w:t>
      </w:r>
      <w:r>
        <w:fldChar w:fldCharType="begin"/>
      </w:r>
      <w:r>
        <w:instrText xml:space="preserve"> HYPERLINK "https://so.csdn.net/so/search?q=%E7%BD%91%E5%85%B3&amp;spm=1001.2101.3001.7020" \t "https://blog.csdn.net/qq_24152039/article/details/_blank" </w:instrText>
      </w:r>
      <w:r>
        <w:fldChar w:fldCharType="separate"/>
      </w:r>
      <w:r>
        <w:rPr>
          <w:rFonts w:ascii="仿宋" w:hAnsi="仿宋" w:eastAsia="仿宋" w:cs="宋体"/>
          <w:color w:val="000000"/>
          <w:sz w:val="24"/>
          <w:szCs w:val="24"/>
          <w:lang w:eastAsia="zh-CN"/>
        </w:rPr>
        <w:t>网关</w:t>
      </w:r>
      <w:r>
        <w:rPr>
          <w:rFonts w:ascii="仿宋" w:hAnsi="仿宋" w:eastAsia="仿宋" w:cs="宋体"/>
          <w:color w:val="000000"/>
          <w:sz w:val="24"/>
          <w:szCs w:val="24"/>
          <w:lang w:eastAsia="zh-CN"/>
        </w:rPr>
        <w:fldChar w:fldCharType="end"/>
      </w:r>
      <w:r>
        <w:rPr>
          <w:rFonts w:ascii="仿宋" w:hAnsi="仿宋" w:eastAsia="仿宋" w:cs="宋体"/>
          <w:color w:val="000000"/>
          <w:sz w:val="24"/>
          <w:szCs w:val="24"/>
          <w:lang w:eastAsia="zh-CN"/>
        </w:rPr>
        <w:t>到网关协议和记录层协议。</w:t>
      </w:r>
    </w:p>
    <w:p>
      <w:pPr>
        <w:pStyle w:val="49"/>
        <w:spacing w:after="0" w:line="360" w:lineRule="auto"/>
        <w:ind w:firstLine="480" w:firstLineChars="200"/>
        <w:rPr>
          <w:rFonts w:ascii="仿宋" w:hAnsi="仿宋" w:eastAsia="仿宋" w:cs="宋体"/>
          <w:color w:val="000000"/>
          <w:sz w:val="24"/>
          <w:szCs w:val="24"/>
          <w:lang w:eastAsia="zh-CN"/>
        </w:rPr>
      </w:pPr>
      <w:r>
        <w:rPr>
          <w:rFonts w:ascii="仿宋" w:hAnsi="仿宋" w:eastAsia="仿宋" w:cs="宋体"/>
          <w:color w:val="000000"/>
          <w:sz w:val="24"/>
          <w:szCs w:val="24"/>
          <w:lang w:eastAsia="zh-CN"/>
        </w:rPr>
        <w:t>握手协议用于身份鉴别和安全参数协商;密码规格变更协议用于通知安全参数的变更;</w:t>
      </w:r>
    </w:p>
    <w:p>
      <w:pPr>
        <w:pStyle w:val="49"/>
        <w:spacing w:after="0" w:line="360" w:lineRule="auto"/>
        <w:ind w:firstLine="480" w:firstLineChars="200"/>
        <w:rPr>
          <w:rFonts w:ascii="仿宋" w:hAnsi="仿宋" w:eastAsia="仿宋" w:cs="宋体"/>
          <w:color w:val="000000"/>
          <w:sz w:val="24"/>
          <w:szCs w:val="24"/>
          <w:lang w:eastAsia="zh-CN"/>
        </w:rPr>
      </w:pPr>
      <w:r>
        <w:rPr>
          <w:rFonts w:ascii="仿宋" w:hAnsi="仿宋" w:eastAsia="仿宋" w:cs="宋体"/>
          <w:color w:val="000000"/>
          <w:sz w:val="24"/>
          <w:szCs w:val="24"/>
          <w:lang w:eastAsia="zh-CN"/>
        </w:rPr>
        <w:t>报警协议用于关闭通知和对错误进行报警;网关到网关协议用于建立网关到网关的传输层隧道;记录层协议用于传输数据的分段、压缩及解压缩、加密及解密、完整性校验等。</w:t>
      </w:r>
    </w:p>
    <w:p>
      <w:pPr>
        <w:rPr>
          <w:rFonts w:ascii="仿宋" w:hAnsi="仿宋" w:eastAsia="仿宋" w:cs="宋体"/>
          <w:color w:val="000000"/>
          <w:sz w:val="24"/>
          <w:szCs w:val="24"/>
        </w:rPr>
      </w:pPr>
      <w:r>
        <w:rPr>
          <w:rFonts w:hint="eastAsia" w:ascii="仿宋" w:hAnsi="仿宋" w:eastAsia="仿宋" w:cs="宋体"/>
          <w:color w:val="000000"/>
          <w:sz w:val="24"/>
          <w:szCs w:val="24"/>
        </w:rPr>
        <w:t>SSL握手过程如下：</w:t>
      </w:r>
    </w:p>
    <w:p>
      <w:r>
        <w:rPr>
          <w:rFonts w:cs="宋体"/>
        </w:rPr>
        <w:drawing>
          <wp:inline distT="0" distB="0" distL="0" distR="0">
            <wp:extent cx="5615940" cy="4065905"/>
            <wp:effectExtent l="0" t="0" r="0" b="0"/>
            <wp:docPr id="28" name="图片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0" descr="IMG_256"/>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a:xfrm>
                      <a:off x="0" y="0"/>
                      <a:ext cx="5615940" cy="4066184"/>
                    </a:xfrm>
                    <a:prstGeom prst="rect">
                      <a:avLst/>
                    </a:prstGeom>
                    <a:noFill/>
                    <a:ln>
                      <a:noFill/>
                    </a:ln>
                    <a:effectLst/>
                  </pic:spPr>
                </pic:pic>
              </a:graphicData>
            </a:graphic>
          </wp:inline>
        </w:drawing>
      </w:r>
    </w:p>
    <w:p>
      <w:pPr>
        <w:pStyle w:val="6"/>
        <w:numPr>
          <w:ilvl w:val="3"/>
          <w:numId w:val="130"/>
        </w:numPr>
        <w:spacing w:line="360" w:lineRule="auto"/>
        <w:rPr>
          <w:rFonts w:ascii="仿宋" w:hAnsi="仿宋" w:eastAsia="仿宋"/>
        </w:rPr>
      </w:pPr>
      <w:r>
        <w:rPr>
          <w:rFonts w:hint="eastAsia" w:ascii="仿宋" w:hAnsi="仿宋" w:eastAsia="仿宋"/>
        </w:rPr>
        <w:t>通讯层国密设计</w:t>
      </w:r>
    </w:p>
    <w:p>
      <w:pPr>
        <w:pStyle w:val="49"/>
        <w:spacing w:after="0" w:line="360" w:lineRule="auto"/>
        <w:ind w:firstLine="480" w:firstLineChars="200"/>
        <w:rPr>
          <w:rFonts w:ascii="仿宋" w:hAnsi="仿宋" w:eastAsia="仿宋" w:cs="宋体"/>
          <w:color w:val="000000"/>
          <w:sz w:val="24"/>
          <w:lang w:eastAsia="zh-CN"/>
        </w:rPr>
      </w:pPr>
      <w:r>
        <w:rPr>
          <w:rFonts w:hint="eastAsia" w:ascii="仿宋" w:hAnsi="仿宋" w:eastAsia="仿宋" w:cs="宋体"/>
          <w:color w:val="000000"/>
          <w:sz w:val="24"/>
          <w:lang w:eastAsia="zh-CN"/>
        </w:rPr>
        <w:t>在进行网络通讯时，除了SSL之外，采用了数据二次加密处理的策略，实现了移动终端与服务端应用之间通讯的全程数据加密，有效保护了交易数据在网络中的安全。</w:t>
      </w:r>
    </w:p>
    <w:p>
      <w:pPr>
        <w:pStyle w:val="7"/>
        <w:numPr>
          <w:ilvl w:val="4"/>
          <w:numId w:val="130"/>
        </w:numPr>
        <w:spacing w:line="360" w:lineRule="auto"/>
        <w:rPr>
          <w:rFonts w:ascii="仿宋" w:hAnsi="仿宋" w:eastAsia="仿宋"/>
          <w:i w:val="0"/>
          <w:iCs w:val="0"/>
        </w:rPr>
      </w:pPr>
      <w:r>
        <w:rPr>
          <w:rFonts w:hint="eastAsia" w:ascii="仿宋" w:hAnsi="仿宋" w:eastAsia="仿宋"/>
          <w:i w:val="0"/>
          <w:iCs w:val="0"/>
        </w:rPr>
        <w:t>芯盾国密</w:t>
      </w:r>
    </w:p>
    <w:p>
      <w:pPr>
        <w:pStyle w:val="49"/>
        <w:spacing w:after="0" w:line="360" w:lineRule="auto"/>
        <w:ind w:firstLine="480" w:firstLineChars="200"/>
        <w:rPr>
          <w:rFonts w:ascii="仿宋" w:hAnsi="仿宋" w:eastAsia="仿宋" w:cs="宋体"/>
          <w:color w:val="000000"/>
          <w:sz w:val="24"/>
          <w:lang w:eastAsia="zh-CN"/>
        </w:rPr>
      </w:pPr>
      <w:r>
        <w:rPr>
          <w:rFonts w:hint="eastAsia" w:ascii="仿宋" w:hAnsi="仿宋" w:eastAsia="仿宋" w:cs="宋体"/>
          <w:color w:val="000000"/>
          <w:sz w:val="24"/>
          <w:lang w:eastAsia="zh-CN"/>
        </w:rPr>
        <w:t>芯盾国密改造主要为客户端和服务端之间报文进行国密算法加解密</w:t>
      </w:r>
    </w:p>
    <w:p>
      <w:pPr>
        <w:pStyle w:val="49"/>
        <w:spacing w:after="0" w:line="360" w:lineRule="auto"/>
        <w:ind w:firstLine="480" w:firstLineChars="200"/>
        <w:rPr>
          <w:rFonts w:ascii="仿宋" w:hAnsi="仿宋" w:eastAsia="仿宋" w:cs="宋体"/>
          <w:color w:val="000000"/>
          <w:sz w:val="24"/>
          <w:lang w:eastAsia="zh-CN"/>
        </w:rPr>
      </w:pPr>
      <w:r>
        <w:rPr>
          <w:rFonts w:hint="eastAsia" w:ascii="仿宋" w:hAnsi="仿宋" w:eastAsia="仿宋" w:cs="宋体"/>
          <w:color w:val="000000"/>
          <w:sz w:val="24"/>
          <w:lang w:eastAsia="zh-CN"/>
        </w:rPr>
        <w:t>1</w:t>
      </w:r>
      <w:r>
        <w:rPr>
          <w:rFonts w:ascii="仿宋" w:hAnsi="仿宋" w:eastAsia="仿宋" w:cs="宋体"/>
          <w:color w:val="000000"/>
          <w:sz w:val="24"/>
          <w:lang w:eastAsia="zh-CN"/>
        </w:rPr>
        <w:t xml:space="preserve">. </w:t>
      </w:r>
      <w:r>
        <w:rPr>
          <w:rFonts w:hint="eastAsia" w:ascii="仿宋" w:hAnsi="仿宋" w:eastAsia="仿宋" w:cs="宋体"/>
          <w:color w:val="000000"/>
          <w:sz w:val="24"/>
          <w:lang w:eastAsia="zh-CN"/>
        </w:rPr>
        <w:t>客户端对请求报文进行加密，服务端对请求报文进行解密，整个过程如下：</w:t>
      </w:r>
    </w:p>
    <w:p>
      <w:pPr>
        <w:pStyle w:val="49"/>
        <w:spacing w:after="0" w:line="360" w:lineRule="auto"/>
        <w:ind w:firstLine="440" w:firstLineChars="200"/>
        <w:rPr>
          <w:rFonts w:ascii="仿宋" w:hAnsi="仿宋" w:eastAsia="仿宋" w:cs="宋体"/>
          <w:color w:val="000000"/>
          <w:sz w:val="24"/>
        </w:rPr>
      </w:pPr>
      <w:r>
        <w:rPr>
          <w:rFonts w:hint="eastAsia"/>
        </w:rPr>
        <w:drawing>
          <wp:inline distT="0" distB="0" distL="0" distR="0">
            <wp:extent cx="5186045" cy="4177665"/>
            <wp:effectExtent l="0" t="0" r="0" b="635"/>
            <wp:docPr id="38" name="图片 4" descr="客户端加密服务端解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descr="客户端加密服务端解密"/>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a:xfrm>
                      <a:off x="0" y="0"/>
                      <a:ext cx="5190868" cy="4181106"/>
                    </a:xfrm>
                    <a:prstGeom prst="rect">
                      <a:avLst/>
                    </a:prstGeom>
                    <a:noFill/>
                    <a:ln>
                      <a:noFill/>
                    </a:ln>
                    <a:effectLst/>
                  </pic:spPr>
                </pic:pic>
              </a:graphicData>
            </a:graphic>
          </wp:inline>
        </w:drawing>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2</w:t>
      </w:r>
      <w:r>
        <w:rPr>
          <w:rFonts w:ascii="仿宋" w:hAnsi="仿宋" w:eastAsia="仿宋" w:cs="宋体"/>
          <w:sz w:val="24"/>
          <w:lang w:eastAsia="zh-CN"/>
        </w:rPr>
        <w:t>.</w:t>
      </w:r>
      <w:r>
        <w:rPr>
          <w:rFonts w:hint="eastAsia" w:ascii="仿宋" w:hAnsi="仿宋" w:eastAsia="仿宋" w:cs="宋体"/>
          <w:sz w:val="24"/>
          <w:lang w:eastAsia="zh-CN"/>
        </w:rPr>
        <w:t>服务端对响应报文进行加密，客户端对响应报文解密，整个过程如下：</w:t>
      </w:r>
    </w:p>
    <w:p>
      <w:pPr>
        <w:pStyle w:val="49"/>
        <w:spacing w:after="0" w:line="360" w:lineRule="auto"/>
        <w:ind w:firstLine="440" w:firstLineChars="200"/>
        <w:rPr>
          <w:rFonts w:ascii="仿宋" w:hAnsi="仿宋" w:eastAsia="仿宋" w:cs="宋体"/>
          <w:color w:val="000000"/>
          <w:sz w:val="24"/>
        </w:rPr>
      </w:pPr>
      <w:r>
        <w:drawing>
          <wp:inline distT="0" distB="0" distL="0" distR="0">
            <wp:extent cx="5201285" cy="5893435"/>
            <wp:effectExtent l="0" t="0" r="5715" b="0"/>
            <wp:docPr id="80" name="图片 6" descr="服务端加密客户端解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 descr="服务端加密客户端解密"/>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a:xfrm>
                      <a:off x="0" y="0"/>
                      <a:ext cx="5203498" cy="5895600"/>
                    </a:xfrm>
                    <a:prstGeom prst="rect">
                      <a:avLst/>
                    </a:prstGeom>
                    <a:noFill/>
                    <a:ln>
                      <a:noFill/>
                    </a:ln>
                  </pic:spPr>
                </pic:pic>
              </a:graphicData>
            </a:graphic>
          </wp:inline>
        </w:drawing>
      </w:r>
    </w:p>
    <w:p>
      <w:pPr>
        <w:pStyle w:val="7"/>
        <w:numPr>
          <w:ilvl w:val="4"/>
          <w:numId w:val="130"/>
        </w:numPr>
        <w:spacing w:line="360" w:lineRule="auto"/>
        <w:rPr>
          <w:rFonts w:ascii="仿宋" w:hAnsi="仿宋" w:eastAsia="仿宋"/>
          <w:i w:val="0"/>
          <w:iCs w:val="0"/>
        </w:rPr>
      </w:pPr>
      <w:r>
        <w:rPr>
          <w:rFonts w:hint="eastAsia" w:ascii="仿宋" w:hAnsi="仿宋" w:eastAsia="仿宋"/>
          <w:i w:val="0"/>
          <w:iCs w:val="0"/>
        </w:rPr>
        <w:t>屹通国密三段式</w:t>
      </w:r>
    </w:p>
    <w:p>
      <w:pPr>
        <w:pStyle w:val="49"/>
        <w:spacing w:after="0" w:line="360" w:lineRule="auto"/>
        <w:ind w:firstLine="480" w:firstLineChars="200"/>
        <w:rPr>
          <w:rFonts w:ascii="仿宋" w:hAnsi="仿宋" w:eastAsia="仿宋" w:cs="宋体"/>
          <w:color w:val="000000"/>
          <w:sz w:val="24"/>
          <w:lang w:eastAsia="zh-CN"/>
        </w:rPr>
      </w:pPr>
      <w:r>
        <w:rPr>
          <w:rFonts w:hint="eastAsia" w:ascii="仿宋" w:hAnsi="仿宋" w:eastAsia="仿宋" w:cs="宋体"/>
          <w:color w:val="000000"/>
          <w:sz w:val="24"/>
          <w:lang w:eastAsia="zh-CN"/>
        </w:rPr>
        <w:t>系统将请求报文使用三段式策略结合国密算法加密。</w:t>
      </w:r>
    </w:p>
    <w:p>
      <w:pPr>
        <w:adjustRightInd w:val="0"/>
        <w:spacing w:line="360" w:lineRule="auto"/>
        <w:ind w:firstLine="420" w:firstLineChars="200"/>
        <w:textAlignment w:val="baseline"/>
      </w:pPr>
      <w:r>
        <w:drawing>
          <wp:inline distT="0" distB="0" distL="0" distR="0">
            <wp:extent cx="5096510" cy="3422650"/>
            <wp:effectExtent l="0" t="0" r="0" b="0"/>
            <wp:docPr id="10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3"/>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a:xfrm>
                      <a:off x="0" y="0"/>
                      <a:ext cx="5098680" cy="3424009"/>
                    </a:xfrm>
                    <a:prstGeom prst="rect">
                      <a:avLst/>
                    </a:prstGeom>
                    <a:noFill/>
                    <a:ln>
                      <a:noFill/>
                    </a:ln>
                  </pic:spPr>
                </pic:pic>
              </a:graphicData>
            </a:graphic>
          </wp:inline>
        </w:drawing>
      </w:r>
    </w:p>
    <w:p>
      <w:pPr>
        <w:pStyle w:val="49"/>
        <w:spacing w:after="0" w:line="360" w:lineRule="auto"/>
        <w:ind w:firstLine="480" w:firstLineChars="200"/>
        <w:rPr>
          <w:rFonts w:ascii="仿宋" w:hAnsi="仿宋" w:eastAsia="仿宋" w:cs="PMingLiU"/>
          <w:color w:val="000000"/>
          <w:sz w:val="24"/>
        </w:rPr>
      </w:pPr>
      <w:r>
        <w:rPr>
          <w:rFonts w:hint="eastAsia" w:ascii="仿宋" w:hAnsi="仿宋" w:eastAsia="仿宋" w:cs="PMingLiU"/>
          <w:color w:val="000000"/>
          <w:sz w:val="24"/>
        </w:rPr>
        <w:t>此方案</w:t>
      </w:r>
      <w:r>
        <w:rPr>
          <w:rFonts w:ascii="仿宋" w:hAnsi="仿宋" w:eastAsia="仿宋" w:cs="PMingLiU"/>
          <w:color w:val="000000"/>
          <w:sz w:val="24"/>
        </w:rPr>
        <w:t>的</w:t>
      </w:r>
      <w:r>
        <w:rPr>
          <w:rFonts w:hint="eastAsia" w:ascii="仿宋" w:hAnsi="仿宋" w:eastAsia="仿宋" w:cs="PMingLiU"/>
          <w:color w:val="000000"/>
          <w:sz w:val="24"/>
        </w:rPr>
        <w:t>特点</w:t>
      </w:r>
      <w:r>
        <w:rPr>
          <w:rFonts w:ascii="仿宋" w:hAnsi="仿宋" w:eastAsia="仿宋" w:cs="PMingLiU"/>
          <w:color w:val="000000"/>
          <w:sz w:val="24"/>
        </w:rPr>
        <w:t>为：</w:t>
      </w:r>
    </w:p>
    <w:p>
      <w:pPr>
        <w:pStyle w:val="49"/>
        <w:numPr>
          <w:ilvl w:val="0"/>
          <w:numId w:val="137"/>
        </w:numPr>
        <w:spacing w:after="0" w:line="360" w:lineRule="auto"/>
        <w:ind w:firstLineChars="0"/>
        <w:rPr>
          <w:rFonts w:ascii="仿宋" w:hAnsi="仿宋" w:eastAsia="仿宋" w:cs="宋体"/>
          <w:color w:val="000000"/>
          <w:sz w:val="24"/>
          <w:lang w:eastAsia="zh-CN"/>
        </w:rPr>
      </w:pPr>
      <w:r>
        <w:rPr>
          <w:rFonts w:hint="eastAsia" w:ascii="仿宋" w:hAnsi="仿宋" w:eastAsia="仿宋" w:cs="宋体"/>
          <w:color w:val="000000"/>
          <w:sz w:val="24"/>
          <w:lang w:eastAsia="zh-CN"/>
        </w:rPr>
        <w:t>采用非对称算法加密对称密钥，对称密钥加密报文，加解密速度快。</w:t>
      </w:r>
    </w:p>
    <w:p>
      <w:pPr>
        <w:pStyle w:val="49"/>
        <w:numPr>
          <w:ilvl w:val="0"/>
          <w:numId w:val="137"/>
        </w:numPr>
        <w:spacing w:after="0" w:line="360" w:lineRule="auto"/>
        <w:ind w:firstLineChars="0"/>
        <w:rPr>
          <w:rFonts w:ascii="仿宋" w:hAnsi="仿宋" w:eastAsia="仿宋" w:cs="宋体"/>
          <w:color w:val="000000"/>
          <w:sz w:val="24"/>
          <w:lang w:eastAsia="zh-CN"/>
        </w:rPr>
      </w:pPr>
      <w:r>
        <w:rPr>
          <w:rFonts w:hint="eastAsia" w:ascii="仿宋" w:hAnsi="仿宋" w:eastAsia="仿宋" w:cs="宋体"/>
          <w:color w:val="000000"/>
          <w:sz w:val="24"/>
          <w:lang w:eastAsia="zh-CN"/>
        </w:rPr>
        <w:t>生成随机密钥加密数据，保证每次加密密钥不同。</w:t>
      </w:r>
    </w:p>
    <w:p>
      <w:pPr>
        <w:pStyle w:val="49"/>
        <w:numPr>
          <w:ilvl w:val="0"/>
          <w:numId w:val="137"/>
        </w:numPr>
        <w:spacing w:after="0" w:line="360" w:lineRule="auto"/>
        <w:ind w:firstLineChars="0"/>
        <w:rPr>
          <w:rFonts w:ascii="仿宋" w:hAnsi="仿宋" w:eastAsia="仿宋" w:cs="宋体"/>
          <w:color w:val="000000"/>
          <w:sz w:val="24"/>
          <w:lang w:eastAsia="zh-CN"/>
        </w:rPr>
      </w:pPr>
      <w:r>
        <w:rPr>
          <w:rFonts w:hint="eastAsia" w:ascii="仿宋" w:hAnsi="仿宋" w:eastAsia="仿宋" w:cs="宋体"/>
          <w:color w:val="000000"/>
          <w:sz w:val="24"/>
          <w:lang w:eastAsia="zh-CN"/>
        </w:rPr>
        <w:t>公钥在客户端加密保存，使公钥不能被第三方直接读取。</w:t>
      </w:r>
    </w:p>
    <w:p>
      <w:pPr>
        <w:pStyle w:val="49"/>
        <w:numPr>
          <w:ilvl w:val="0"/>
          <w:numId w:val="137"/>
        </w:numPr>
        <w:spacing w:after="0" w:line="360" w:lineRule="auto"/>
        <w:ind w:firstLineChars="0"/>
        <w:rPr>
          <w:rFonts w:ascii="仿宋" w:hAnsi="仿宋" w:eastAsia="仿宋" w:cs="方正仿宋_GBK"/>
          <w:sz w:val="24"/>
          <w:szCs w:val="24"/>
          <w:lang w:val="zh-CN" w:eastAsia="zh-CN"/>
        </w:rPr>
      </w:pPr>
      <w:r>
        <w:rPr>
          <w:rFonts w:hint="eastAsia" w:ascii="仿宋" w:hAnsi="仿宋" w:eastAsia="仿宋" w:cs="宋体"/>
          <w:color w:val="000000"/>
          <w:sz w:val="24"/>
          <w:lang w:eastAsia="zh-CN"/>
        </w:rPr>
        <w:t>摘要检查，保证数据不被篡改。</w:t>
      </w:r>
    </w:p>
    <w:p>
      <w:pPr>
        <w:pStyle w:val="4"/>
        <w:numPr>
          <w:ilvl w:val="1"/>
          <w:numId w:val="130"/>
        </w:numPr>
        <w:spacing w:line="360" w:lineRule="auto"/>
      </w:pPr>
      <w:bookmarkStart w:id="169" w:name="_Toc436318474"/>
      <w:bookmarkStart w:id="170" w:name="_Toc436299439"/>
      <w:bookmarkStart w:id="171" w:name="_Toc436298716"/>
      <w:bookmarkStart w:id="172" w:name="_Toc233295901"/>
      <w:bookmarkStart w:id="173" w:name="_Toc436294741"/>
      <w:bookmarkStart w:id="174" w:name="_Toc436297452"/>
      <w:bookmarkStart w:id="175" w:name="_Toc436297799"/>
      <w:r>
        <w:rPr>
          <w:rFonts w:hint="eastAsia"/>
        </w:rPr>
        <w:t>软硬件环境需求</w:t>
      </w:r>
      <w:bookmarkEnd w:id="169"/>
      <w:bookmarkEnd w:id="170"/>
      <w:bookmarkEnd w:id="171"/>
      <w:bookmarkEnd w:id="172"/>
      <w:bookmarkEnd w:id="173"/>
      <w:bookmarkEnd w:id="174"/>
      <w:bookmarkEnd w:id="175"/>
    </w:p>
    <w:p>
      <w:pPr>
        <w:pStyle w:val="5"/>
        <w:numPr>
          <w:ilvl w:val="2"/>
          <w:numId w:val="130"/>
        </w:numPr>
        <w:spacing w:line="360" w:lineRule="auto"/>
        <w:rPr>
          <w:sz w:val="28"/>
          <w:szCs w:val="28"/>
        </w:rPr>
      </w:pPr>
      <w:bookmarkStart w:id="176" w:name="_Toc436298717"/>
      <w:bookmarkStart w:id="177" w:name="_Toc436297800"/>
      <w:bookmarkStart w:id="178" w:name="_Toc436294742"/>
      <w:bookmarkStart w:id="179" w:name="_Toc436297453"/>
      <w:bookmarkStart w:id="180" w:name="_Toc436299440"/>
      <w:bookmarkStart w:id="181" w:name="_Toc233295902"/>
      <w:bookmarkStart w:id="182" w:name="_Toc436318475"/>
      <w:r>
        <w:rPr>
          <w:rFonts w:hint="eastAsia"/>
          <w:sz w:val="28"/>
          <w:szCs w:val="28"/>
        </w:rPr>
        <w:t>硬件环境需求</w:t>
      </w:r>
      <w:bookmarkEnd w:id="176"/>
      <w:bookmarkEnd w:id="177"/>
      <w:bookmarkEnd w:id="178"/>
      <w:bookmarkEnd w:id="179"/>
      <w:bookmarkEnd w:id="180"/>
      <w:bookmarkEnd w:id="181"/>
      <w:bookmarkEnd w:id="182"/>
    </w:p>
    <w:tbl>
      <w:tblPr>
        <w:tblStyle w:val="50"/>
        <w:tblW w:w="91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32"/>
        <w:gridCol w:w="71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83" w:hRule="exact"/>
        </w:trPr>
        <w:tc>
          <w:tcPr>
            <w:tcW w:w="1932" w:type="dxa"/>
            <w:vAlign w:val="center"/>
          </w:tcPr>
          <w:p>
            <w:pPr>
              <w:adjustRightInd w:val="0"/>
              <w:spacing w:line="360" w:lineRule="auto"/>
              <w:textAlignment w:val="baseline"/>
              <w:rPr>
                <w:rFonts w:ascii="仿宋" w:hAnsi="仿宋" w:eastAsia="仿宋" w:cs="仿宋"/>
                <w:sz w:val="24"/>
                <w:szCs w:val="24"/>
              </w:rPr>
            </w:pPr>
            <w:r>
              <w:rPr>
                <w:rFonts w:hint="eastAsia" w:ascii="仿宋" w:hAnsi="仿宋" w:eastAsia="仿宋" w:cs="仿宋"/>
                <w:sz w:val="24"/>
                <w:szCs w:val="24"/>
              </w:rPr>
              <w:t>CPU</w:t>
            </w:r>
          </w:p>
        </w:tc>
        <w:tc>
          <w:tcPr>
            <w:tcW w:w="7175" w:type="dxa"/>
            <w:vAlign w:val="center"/>
          </w:tcPr>
          <w:p>
            <w:pPr>
              <w:widowControl/>
              <w:jc w:val="center"/>
              <w:rPr>
                <w:rFonts w:ascii="仿宋" w:hAnsi="仿宋" w:eastAsia="仿宋" w:cs="仿宋"/>
                <w:kern w:val="0"/>
                <w:sz w:val="24"/>
                <w:szCs w:val="24"/>
              </w:rPr>
            </w:pPr>
            <w:r>
              <w:rPr>
                <w:rFonts w:hint="eastAsia" w:ascii="仿宋" w:hAnsi="仿宋" w:eastAsia="仿宋" w:cs="仿宋"/>
                <w:sz w:val="24"/>
                <w:szCs w:val="24"/>
              </w:rPr>
              <w:t>鲲鹏 920 ARM 架构处理器（20 颗，共224 核，7nm 工艺，主频 3.0GHz）</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83" w:hRule="exact"/>
        </w:trPr>
        <w:tc>
          <w:tcPr>
            <w:tcW w:w="1932" w:type="dxa"/>
            <w:vAlign w:val="center"/>
          </w:tcPr>
          <w:p>
            <w:pPr>
              <w:adjustRightInd w:val="0"/>
              <w:spacing w:line="360" w:lineRule="auto"/>
              <w:textAlignment w:val="baseline"/>
              <w:rPr>
                <w:rFonts w:ascii="仿宋" w:hAnsi="仿宋" w:eastAsia="仿宋" w:cs="仿宋"/>
                <w:sz w:val="24"/>
                <w:szCs w:val="24"/>
              </w:rPr>
            </w:pPr>
            <w:r>
              <w:rPr>
                <w:rFonts w:hint="eastAsia" w:ascii="仿宋" w:hAnsi="仿宋" w:eastAsia="仿宋" w:cs="仿宋"/>
                <w:sz w:val="24"/>
                <w:szCs w:val="24"/>
              </w:rPr>
              <w:t>内存</w:t>
            </w:r>
          </w:p>
        </w:tc>
        <w:tc>
          <w:tcPr>
            <w:tcW w:w="7175" w:type="dxa"/>
            <w:vAlign w:val="center"/>
          </w:tcPr>
          <w:p>
            <w:pPr>
              <w:widowControl/>
              <w:jc w:val="left"/>
              <w:rPr>
                <w:rFonts w:ascii="仿宋" w:hAnsi="仿宋" w:eastAsia="仿宋" w:cs="仿宋"/>
                <w:kern w:val="0"/>
                <w:sz w:val="24"/>
                <w:szCs w:val="24"/>
              </w:rPr>
            </w:pPr>
            <w:r>
              <w:rPr>
                <w:rFonts w:hint="eastAsia" w:ascii="仿宋" w:hAnsi="仿宋" w:eastAsia="仿宋" w:cs="仿宋"/>
                <w:sz w:val="24"/>
                <w:szCs w:val="24"/>
              </w:rPr>
              <w:t>496GB DDR4 RDIMM（2933MT/s，支持内存镜像容错）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12" w:hRule="exact"/>
        </w:trPr>
        <w:tc>
          <w:tcPr>
            <w:tcW w:w="1932" w:type="dxa"/>
            <w:vAlign w:val="center"/>
          </w:tcPr>
          <w:p>
            <w:pPr>
              <w:adjustRightInd w:val="0"/>
              <w:spacing w:line="360" w:lineRule="auto"/>
              <w:textAlignment w:val="baseline"/>
              <w:rPr>
                <w:rFonts w:ascii="仿宋" w:hAnsi="仿宋" w:eastAsia="仿宋" w:cs="仿宋"/>
                <w:sz w:val="24"/>
                <w:szCs w:val="24"/>
              </w:rPr>
            </w:pPr>
            <w:r>
              <w:rPr>
                <w:rFonts w:hint="eastAsia" w:ascii="仿宋" w:hAnsi="仿宋" w:eastAsia="仿宋" w:cs="仿宋"/>
                <w:sz w:val="24"/>
                <w:szCs w:val="24"/>
              </w:rPr>
              <w:t>存储容量</w:t>
            </w:r>
          </w:p>
        </w:tc>
        <w:tc>
          <w:tcPr>
            <w:tcW w:w="7175" w:type="dxa"/>
            <w:vAlign w:val="center"/>
          </w:tcPr>
          <w:p>
            <w:pPr>
              <w:widowControl/>
              <w:jc w:val="left"/>
              <w:rPr>
                <w:rFonts w:ascii="仿宋" w:hAnsi="仿宋" w:eastAsia="仿宋" w:cs="仿宋"/>
                <w:kern w:val="0"/>
                <w:sz w:val="24"/>
                <w:szCs w:val="24"/>
              </w:rPr>
            </w:pPr>
            <w:r>
              <w:rPr>
                <w:rFonts w:hint="eastAsia" w:ascii="仿宋" w:hAnsi="仿宋" w:eastAsia="仿宋" w:cs="仿宋"/>
                <w:sz w:val="24"/>
                <w:szCs w:val="24"/>
              </w:rPr>
              <w:t>4300GB（由多块企业级 SSD 硬盘 RAID5 组成，不含系统盘</w:t>
            </w:r>
            <w:r>
              <w:rPr>
                <w:rFonts w:hint="eastAsia" w:ascii="仿宋" w:hAnsi="仿宋" w:eastAsia="仿宋" w:cs="仿宋"/>
                <w:kern w:val="0"/>
                <w:sz w:val="24"/>
                <w:szCs w:val="24"/>
              </w:rPr>
              <w:t>、备份分区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61" w:hRule="exact"/>
        </w:trPr>
        <w:tc>
          <w:tcPr>
            <w:tcW w:w="1932" w:type="dxa"/>
            <w:vAlign w:val="center"/>
          </w:tcPr>
          <w:p>
            <w:pPr>
              <w:adjustRightInd w:val="0"/>
              <w:spacing w:line="360" w:lineRule="auto"/>
              <w:textAlignment w:val="baseline"/>
              <w:rPr>
                <w:rFonts w:ascii="仿宋" w:hAnsi="仿宋" w:eastAsia="仿宋" w:cs="仿宋"/>
                <w:sz w:val="24"/>
                <w:szCs w:val="24"/>
              </w:rPr>
            </w:pPr>
            <w:r>
              <w:rPr>
                <w:rFonts w:hint="eastAsia" w:ascii="仿宋" w:hAnsi="仿宋" w:eastAsia="仿宋" w:cs="仿宋"/>
                <w:sz w:val="24"/>
                <w:szCs w:val="24"/>
              </w:rPr>
              <w:t>网卡</w:t>
            </w:r>
          </w:p>
        </w:tc>
        <w:tc>
          <w:tcPr>
            <w:tcW w:w="7175" w:type="dxa"/>
            <w:vAlign w:val="center"/>
          </w:tcPr>
          <w:p>
            <w:pPr>
              <w:widowControl/>
              <w:jc w:val="left"/>
              <w:rPr>
                <w:rFonts w:ascii="仿宋" w:hAnsi="仿宋" w:eastAsia="仿宋" w:cs="仿宋"/>
                <w:kern w:val="0"/>
                <w:sz w:val="24"/>
                <w:szCs w:val="24"/>
              </w:rPr>
            </w:pPr>
            <w:r>
              <w:rPr>
                <w:rFonts w:hint="eastAsia" w:ascii="仿宋" w:hAnsi="仿宋" w:eastAsia="仿宋" w:cs="仿宋"/>
                <w:sz w:val="24"/>
                <w:szCs w:val="24"/>
              </w:rPr>
              <w:t>板载 4 口千兆电口 + 4 口万兆 SFP 光口，带独立 BMC 管理网口，支持 PXE 远程启动</w:t>
            </w:r>
          </w:p>
          <w:p>
            <w:pPr>
              <w:adjustRightInd w:val="0"/>
              <w:spacing w:line="360" w:lineRule="auto"/>
              <w:ind w:firstLine="640"/>
              <w:textAlignment w:val="baseline"/>
              <w:rPr>
                <w:rFonts w:ascii="仿宋" w:hAnsi="仿宋" w:eastAsia="仿宋" w:cs="仿宋"/>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58" w:hRule="exact"/>
        </w:trPr>
        <w:tc>
          <w:tcPr>
            <w:tcW w:w="1932" w:type="dxa"/>
            <w:vAlign w:val="center"/>
          </w:tcPr>
          <w:p>
            <w:pPr>
              <w:adjustRightInd w:val="0"/>
              <w:spacing w:line="360" w:lineRule="auto"/>
              <w:textAlignment w:val="baseline"/>
              <w:rPr>
                <w:rFonts w:ascii="仿宋" w:hAnsi="仿宋" w:eastAsia="仿宋" w:cs="仿宋"/>
                <w:sz w:val="24"/>
                <w:szCs w:val="24"/>
              </w:rPr>
            </w:pPr>
            <w:r>
              <w:rPr>
                <w:rFonts w:hint="eastAsia" w:ascii="仿宋" w:hAnsi="仿宋" w:eastAsia="仿宋" w:cs="仿宋"/>
                <w:sz w:val="24"/>
                <w:szCs w:val="24"/>
              </w:rPr>
              <w:t>通讯设备</w:t>
            </w:r>
          </w:p>
        </w:tc>
        <w:tc>
          <w:tcPr>
            <w:tcW w:w="7175" w:type="dxa"/>
            <w:vAlign w:val="center"/>
          </w:tcPr>
          <w:p>
            <w:pPr>
              <w:widowControl/>
              <w:jc w:val="left"/>
              <w:rPr>
                <w:rFonts w:ascii="仿宋" w:hAnsi="仿宋" w:eastAsia="仿宋" w:cs="仿宋"/>
                <w:kern w:val="0"/>
                <w:sz w:val="24"/>
                <w:szCs w:val="24"/>
              </w:rPr>
            </w:pPr>
            <w:r>
              <w:rPr>
                <w:rFonts w:hint="eastAsia" w:ascii="仿宋" w:hAnsi="仿宋" w:eastAsia="仿宋" w:cs="仿宋"/>
                <w:sz w:val="24"/>
                <w:szCs w:val="24"/>
              </w:rPr>
              <w:t>集成 BMC 远程管理模块，支持 IPMI、SSH、HTTPS 远程运维；配套光纤模块、千兆网线、机房交换机互联设备</w:t>
            </w:r>
          </w:p>
        </w:tc>
      </w:tr>
    </w:tbl>
    <w:p>
      <w:pPr>
        <w:spacing w:line="360" w:lineRule="auto"/>
        <w:ind w:firstLine="640"/>
        <w:rPr>
          <w:rFonts w:ascii="仿宋" w:hAnsi="仿宋" w:eastAsia="仿宋"/>
        </w:rPr>
      </w:pPr>
    </w:p>
    <w:p>
      <w:pPr>
        <w:pStyle w:val="5"/>
        <w:numPr>
          <w:ilvl w:val="2"/>
          <w:numId w:val="130"/>
        </w:numPr>
        <w:spacing w:line="360" w:lineRule="auto"/>
        <w:rPr>
          <w:sz w:val="28"/>
          <w:szCs w:val="28"/>
        </w:rPr>
      </w:pPr>
      <w:bookmarkStart w:id="183" w:name="_Toc233295903"/>
      <w:bookmarkStart w:id="184" w:name="_Toc436294743"/>
      <w:bookmarkStart w:id="185" w:name="_Toc436297454"/>
      <w:bookmarkStart w:id="186" w:name="_Toc436299441"/>
      <w:bookmarkStart w:id="187" w:name="_Toc436318476"/>
      <w:bookmarkStart w:id="188" w:name="_Toc436297801"/>
      <w:bookmarkStart w:id="189" w:name="_Toc436298718"/>
      <w:r>
        <w:rPr>
          <w:rFonts w:hint="eastAsia"/>
          <w:sz w:val="28"/>
          <w:szCs w:val="28"/>
        </w:rPr>
        <w:t>软件运行需求</w:t>
      </w:r>
      <w:bookmarkEnd w:id="183"/>
      <w:bookmarkEnd w:id="184"/>
      <w:bookmarkEnd w:id="185"/>
      <w:bookmarkEnd w:id="186"/>
      <w:bookmarkEnd w:id="187"/>
      <w:bookmarkEnd w:id="188"/>
      <w:bookmarkEnd w:id="189"/>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0"/>
        <w:gridCol w:w="4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操作系统：Kylin</w:t>
            </w:r>
          </w:p>
        </w:tc>
        <w:tc>
          <w:tcPr>
            <w:tcW w:w="4530" w:type="dxa"/>
          </w:tcPr>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版本号：V</w:t>
            </w:r>
            <w:r>
              <w:rPr>
                <w:rFonts w:ascii="仿宋" w:hAnsi="仿宋" w:eastAsia="仿宋" w:cs="方正仿宋_GBK"/>
                <w:kern w:val="0"/>
                <w:sz w:val="24"/>
                <w:szCs w:val="24"/>
                <w:lang w:val="zh-CN"/>
              </w:rPr>
              <w:t>10</w:t>
            </w:r>
            <w:r>
              <w:rPr>
                <w:rFonts w:hint="eastAsia" w:ascii="仿宋" w:hAnsi="仿宋" w:eastAsia="仿宋" w:cs="方正仿宋_GBK"/>
                <w:kern w:val="0"/>
                <w:sz w:val="24"/>
                <w:szCs w:val="24"/>
                <w:lang w:val="zh-CN"/>
              </w:rPr>
              <w:t>SP</w:t>
            </w:r>
            <w:r>
              <w:rPr>
                <w:rFonts w:ascii="仿宋" w:hAnsi="仿宋" w:eastAsia="仿宋" w:cs="方正仿宋_GBK"/>
                <w:kern w:val="0"/>
                <w:sz w:val="24"/>
                <w:szCs w:val="24"/>
                <w:lang w:val="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adjustRightInd w:val="0"/>
              <w:spacing w:line="360" w:lineRule="auto"/>
              <w:textAlignment w:val="baseline"/>
              <w:rPr>
                <w:rFonts w:ascii="仿宋" w:hAnsi="仿宋" w:eastAsia="仿宋" w:cs="方正仿宋_GBK"/>
                <w:kern w:val="0"/>
                <w:sz w:val="24"/>
                <w:szCs w:val="24"/>
              </w:rPr>
            </w:pPr>
            <w:r>
              <w:rPr>
                <w:rFonts w:hint="eastAsia" w:ascii="仿宋" w:hAnsi="仿宋" w:eastAsia="仿宋" w:cs="方正仿宋_GBK"/>
                <w:kern w:val="0"/>
                <w:sz w:val="24"/>
                <w:szCs w:val="24"/>
                <w:lang w:val="zh-CN"/>
              </w:rPr>
              <w:t>运行环境：</w:t>
            </w:r>
            <w:r>
              <w:rPr>
                <w:rFonts w:ascii="仿宋" w:hAnsi="仿宋" w:eastAsia="仿宋" w:cs="方正仿宋_GBK"/>
                <w:kern w:val="0"/>
                <w:sz w:val="24"/>
                <w:szCs w:val="24"/>
              </w:rPr>
              <w:t>BishengJDK</w:t>
            </w:r>
          </w:p>
        </w:tc>
        <w:tc>
          <w:tcPr>
            <w:tcW w:w="4530" w:type="dxa"/>
          </w:tcPr>
          <w:p>
            <w:pPr>
              <w:adjustRightInd w:val="0"/>
              <w:spacing w:line="360" w:lineRule="auto"/>
              <w:textAlignment w:val="baseline"/>
              <w:rPr>
                <w:rFonts w:ascii="仿宋" w:hAnsi="仿宋" w:eastAsia="仿宋" w:cs="方正仿宋_GBK"/>
                <w:kern w:val="0"/>
                <w:sz w:val="24"/>
                <w:szCs w:val="24"/>
              </w:rPr>
            </w:pPr>
            <w:r>
              <w:rPr>
                <w:rFonts w:hint="eastAsia" w:ascii="仿宋" w:hAnsi="仿宋" w:eastAsia="仿宋" w:cs="方正仿宋_GBK"/>
                <w:kern w:val="0"/>
                <w:sz w:val="24"/>
                <w:szCs w:val="24"/>
                <w:lang w:val="zh-CN"/>
              </w:rPr>
              <w:t>版本号：1</w:t>
            </w:r>
            <w:r>
              <w:rPr>
                <w:rFonts w:ascii="仿宋" w:hAnsi="仿宋" w:eastAsia="仿宋" w:cs="方正仿宋_GBK"/>
                <w:kern w:val="0"/>
                <w:sz w:val="24"/>
                <w:szCs w:val="24"/>
              </w:rPr>
              <w:t>7.0.17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rPr>
              <w:t>中间件</w:t>
            </w:r>
            <w:r>
              <w:rPr>
                <w:rFonts w:hint="eastAsia" w:ascii="仿宋" w:hAnsi="仿宋" w:eastAsia="仿宋" w:cs="方正仿宋_GBK"/>
                <w:kern w:val="0"/>
                <w:sz w:val="24"/>
                <w:szCs w:val="24"/>
                <w:lang w:val="zh-CN"/>
              </w:rPr>
              <w:t>：Nginx</w:t>
            </w:r>
          </w:p>
        </w:tc>
        <w:tc>
          <w:tcPr>
            <w:tcW w:w="4530" w:type="dxa"/>
          </w:tcPr>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版本号：1</w:t>
            </w:r>
            <w:r>
              <w:rPr>
                <w:rFonts w:ascii="仿宋" w:hAnsi="仿宋" w:eastAsia="仿宋" w:cs="方正仿宋_GBK"/>
                <w:kern w:val="0"/>
                <w:sz w:val="24"/>
                <w:szCs w:val="24"/>
                <w:lang w:val="zh-CN"/>
              </w:rPr>
              <w:t>.30.0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中间件：Redis</w:t>
            </w:r>
          </w:p>
        </w:tc>
        <w:tc>
          <w:tcPr>
            <w:tcW w:w="4530" w:type="dxa"/>
          </w:tcPr>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版本号：</w:t>
            </w:r>
            <w:r>
              <w:rPr>
                <w:rFonts w:ascii="仿宋" w:hAnsi="仿宋" w:eastAsia="仿宋" w:cs="方正仿宋_GBK"/>
                <w:kern w:val="0"/>
                <w:sz w:val="24"/>
                <w:szCs w:val="24"/>
                <w:lang w:val="zh-CN"/>
              </w:rPr>
              <w:t>7.4.7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中间件：Nacos</w:t>
            </w:r>
          </w:p>
        </w:tc>
        <w:tc>
          <w:tcPr>
            <w:tcW w:w="4530" w:type="dxa"/>
          </w:tcPr>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版本号：</w:t>
            </w:r>
            <w:r>
              <w:rPr>
                <w:rFonts w:ascii="仿宋" w:hAnsi="仿宋" w:eastAsia="仿宋" w:cs="方正仿宋_GBK"/>
                <w:kern w:val="0"/>
                <w:sz w:val="24"/>
                <w:szCs w:val="24"/>
                <w:lang w:val="zh-CN"/>
              </w:rPr>
              <w:t>2.3.2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中间件：ElasticSearch</w:t>
            </w:r>
          </w:p>
        </w:tc>
        <w:tc>
          <w:tcPr>
            <w:tcW w:w="4530" w:type="dxa"/>
          </w:tcPr>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版本号：7</w:t>
            </w:r>
            <w:r>
              <w:rPr>
                <w:rFonts w:ascii="仿宋" w:hAnsi="仿宋" w:eastAsia="仿宋" w:cs="方正仿宋_GBK"/>
                <w:kern w:val="0"/>
                <w:sz w:val="24"/>
                <w:szCs w:val="24"/>
                <w:lang w:val="zh-CN"/>
              </w:rPr>
              <w:t>.17.28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数据库：Kingbase</w:t>
            </w:r>
          </w:p>
        </w:tc>
        <w:tc>
          <w:tcPr>
            <w:tcW w:w="4530" w:type="dxa"/>
          </w:tcPr>
          <w:p>
            <w:pPr>
              <w:adjustRightInd w:val="0"/>
              <w:spacing w:line="360" w:lineRule="auto"/>
              <w:textAlignment w:val="baseline"/>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版本号：</w:t>
            </w:r>
          </w:p>
        </w:tc>
      </w:tr>
    </w:tbl>
    <w:p>
      <w:pPr>
        <w:adjustRightInd w:val="0"/>
        <w:spacing w:line="360" w:lineRule="auto"/>
        <w:textAlignment w:val="baseline"/>
        <w:rPr>
          <w:rFonts w:ascii="仿宋" w:hAnsi="仿宋" w:eastAsia="仿宋" w:cs="方正仿宋_GBK"/>
          <w:kern w:val="0"/>
          <w:sz w:val="32"/>
          <w:szCs w:val="32"/>
          <w:lang w:val="zh-CN"/>
        </w:rPr>
      </w:pPr>
    </w:p>
    <w:p>
      <w:pPr>
        <w:pStyle w:val="5"/>
        <w:numPr>
          <w:ilvl w:val="2"/>
          <w:numId w:val="130"/>
        </w:numPr>
        <w:spacing w:line="360" w:lineRule="auto"/>
        <w:rPr>
          <w:sz w:val="28"/>
          <w:szCs w:val="28"/>
        </w:rPr>
      </w:pPr>
      <w:bookmarkStart w:id="190" w:name="_Toc436294744"/>
      <w:bookmarkStart w:id="191" w:name="_Toc436297802"/>
      <w:bookmarkStart w:id="192" w:name="_Toc233295904"/>
      <w:bookmarkStart w:id="193" w:name="_Toc436298719"/>
      <w:bookmarkStart w:id="194" w:name="_Toc436297455"/>
      <w:bookmarkStart w:id="195" w:name="_Toc436299442"/>
      <w:bookmarkStart w:id="196" w:name="_Toc436318477"/>
      <w:r>
        <w:rPr>
          <w:rFonts w:hint="eastAsia"/>
          <w:sz w:val="28"/>
          <w:szCs w:val="28"/>
        </w:rPr>
        <w:t>软件开发工具</w:t>
      </w:r>
      <w:bookmarkEnd w:id="190"/>
      <w:bookmarkEnd w:id="191"/>
      <w:bookmarkEnd w:id="192"/>
      <w:bookmarkEnd w:id="193"/>
      <w:bookmarkEnd w:id="194"/>
      <w:bookmarkEnd w:id="195"/>
      <w:bookmarkEnd w:id="196"/>
    </w:p>
    <w:tbl>
      <w:tblPr>
        <w:tblStyle w:val="5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0"/>
        <w:gridCol w:w="4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line="360" w:lineRule="auto"/>
              <w:rPr>
                <w:rFonts w:ascii="仿宋" w:hAnsi="仿宋" w:eastAsia="仿宋"/>
                <w:sz w:val="24"/>
                <w:szCs w:val="24"/>
              </w:rPr>
            </w:pPr>
            <w:r>
              <w:rPr>
                <w:rFonts w:hint="eastAsia" w:ascii="仿宋" w:hAnsi="仿宋" w:eastAsia="仿宋" w:cs="方正仿宋_GBK"/>
                <w:kern w:val="0"/>
                <w:sz w:val="24"/>
                <w:szCs w:val="24"/>
                <w:lang w:val="zh-CN"/>
              </w:rPr>
              <w:t>后端开发：STS</w:t>
            </w:r>
            <w:r>
              <w:rPr>
                <w:rFonts w:ascii="仿宋" w:hAnsi="仿宋" w:eastAsia="仿宋" w:cs="方正仿宋_GBK"/>
                <w:kern w:val="0"/>
                <w:sz w:val="24"/>
                <w:szCs w:val="24"/>
                <w:lang w:val="zh-CN"/>
              </w:rPr>
              <w:t>4</w:t>
            </w:r>
          </w:p>
        </w:tc>
        <w:tc>
          <w:tcPr>
            <w:tcW w:w="4530" w:type="dxa"/>
          </w:tcPr>
          <w:p>
            <w:pPr>
              <w:spacing w:line="360" w:lineRule="auto"/>
              <w:rPr>
                <w:rFonts w:ascii="仿宋" w:hAnsi="仿宋" w:eastAsia="仿宋"/>
                <w:sz w:val="24"/>
                <w:szCs w:val="24"/>
              </w:rPr>
            </w:pPr>
            <w:r>
              <w:rPr>
                <w:rFonts w:hint="eastAsia" w:ascii="仿宋" w:hAnsi="仿宋" w:eastAsia="仿宋" w:cs="方正仿宋_GBK"/>
                <w:kern w:val="0"/>
                <w:sz w:val="24"/>
                <w:szCs w:val="24"/>
                <w:lang w:val="zh-CN"/>
              </w:rPr>
              <w:t>版本号：</w:t>
            </w:r>
            <w:r>
              <w:rPr>
                <w:rFonts w:ascii="仿宋" w:hAnsi="仿宋" w:eastAsia="仿宋" w:cs="方正仿宋_GBK"/>
                <w:kern w:val="0"/>
                <w:sz w:val="24"/>
                <w:szCs w:val="24"/>
                <w:lang w:val="zh-CN"/>
              </w:rPr>
              <w:t>4.32.0.RELEASE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line="360" w:lineRule="auto"/>
              <w:rPr>
                <w:rFonts w:ascii="仿宋" w:hAnsi="仿宋" w:eastAsia="仿宋"/>
                <w:sz w:val="24"/>
                <w:szCs w:val="24"/>
              </w:rPr>
            </w:pPr>
            <w:r>
              <w:rPr>
                <w:rFonts w:hint="eastAsia" w:ascii="仿宋" w:hAnsi="仿宋" w:eastAsia="仿宋" w:cs="方正仿宋_GBK"/>
                <w:kern w:val="0"/>
                <w:sz w:val="24"/>
                <w:szCs w:val="24"/>
                <w:lang w:val="zh-CN"/>
              </w:rPr>
              <w:t>前端开发：</w:t>
            </w:r>
            <w:r>
              <w:rPr>
                <w:rFonts w:ascii="仿宋" w:hAnsi="仿宋" w:eastAsia="仿宋" w:cs="方正仿宋_GBK"/>
                <w:kern w:val="0"/>
                <w:sz w:val="24"/>
                <w:szCs w:val="24"/>
              </w:rPr>
              <w:t>VS</w:t>
            </w:r>
            <w:r>
              <w:rPr>
                <w:rFonts w:hint="eastAsia" w:ascii="仿宋" w:hAnsi="仿宋" w:eastAsia="仿宋" w:cs="方正仿宋_GBK"/>
                <w:kern w:val="0"/>
                <w:sz w:val="24"/>
                <w:szCs w:val="24"/>
                <w:lang w:val="zh-CN"/>
              </w:rPr>
              <w:t>code</w:t>
            </w:r>
          </w:p>
        </w:tc>
        <w:tc>
          <w:tcPr>
            <w:tcW w:w="4530" w:type="dxa"/>
          </w:tcPr>
          <w:p>
            <w:pPr>
              <w:spacing w:line="360" w:lineRule="auto"/>
              <w:rPr>
                <w:rFonts w:ascii="仿宋" w:hAnsi="仿宋" w:eastAsia="仿宋"/>
                <w:sz w:val="24"/>
                <w:szCs w:val="24"/>
              </w:rPr>
            </w:pPr>
            <w:r>
              <w:rPr>
                <w:rFonts w:hint="eastAsia" w:ascii="仿宋" w:hAnsi="仿宋" w:eastAsia="仿宋" w:cs="方正仿宋_GBK"/>
                <w:kern w:val="0"/>
                <w:sz w:val="24"/>
                <w:szCs w:val="24"/>
                <w:lang w:val="zh-CN"/>
              </w:rPr>
              <w:t>版本号：1</w:t>
            </w:r>
            <w:r>
              <w:rPr>
                <w:rFonts w:ascii="仿宋" w:hAnsi="仿宋" w:eastAsia="仿宋" w:cs="方正仿宋_GBK"/>
                <w:kern w:val="0"/>
                <w:sz w:val="24"/>
                <w:szCs w:val="24"/>
                <w:lang w:val="zh-CN"/>
              </w:rPr>
              <w:t>.124.2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line="360" w:lineRule="auto"/>
              <w:rPr>
                <w:rFonts w:ascii="仿宋" w:hAnsi="仿宋" w:eastAsia="仿宋"/>
                <w:sz w:val="24"/>
                <w:szCs w:val="24"/>
              </w:rPr>
            </w:pPr>
            <w:r>
              <w:rPr>
                <w:rFonts w:hint="eastAsia" w:ascii="仿宋" w:hAnsi="仿宋" w:eastAsia="仿宋" w:cs="方正仿宋_GBK"/>
                <w:kern w:val="0"/>
                <w:sz w:val="24"/>
                <w:szCs w:val="24"/>
                <w:lang w:val="zh-CN"/>
              </w:rPr>
              <w:t>数据库：</w:t>
            </w:r>
            <w:r>
              <w:rPr>
                <w:rFonts w:ascii="仿宋" w:hAnsi="仿宋" w:eastAsia="仿宋" w:cs="方正仿宋_GBK"/>
                <w:kern w:val="0"/>
                <w:sz w:val="24"/>
                <w:szCs w:val="24"/>
              </w:rPr>
              <w:t>DB</w:t>
            </w:r>
            <w:r>
              <w:rPr>
                <w:rFonts w:hint="eastAsia" w:ascii="仿宋" w:hAnsi="仿宋" w:eastAsia="仿宋" w:cs="方正仿宋_GBK"/>
                <w:kern w:val="0"/>
                <w:sz w:val="24"/>
                <w:szCs w:val="24"/>
                <w:lang w:val="zh-CN"/>
              </w:rPr>
              <w:t>eaver</w:t>
            </w:r>
          </w:p>
        </w:tc>
        <w:tc>
          <w:tcPr>
            <w:tcW w:w="4530" w:type="dxa"/>
          </w:tcPr>
          <w:p>
            <w:pPr>
              <w:spacing w:line="360" w:lineRule="auto"/>
              <w:rPr>
                <w:rFonts w:ascii="仿宋" w:hAnsi="仿宋" w:eastAsia="仿宋"/>
                <w:sz w:val="24"/>
                <w:szCs w:val="24"/>
              </w:rPr>
            </w:pPr>
            <w:r>
              <w:rPr>
                <w:rFonts w:hint="eastAsia" w:ascii="仿宋" w:hAnsi="仿宋" w:eastAsia="仿宋" w:cs="方正仿宋_GBK"/>
                <w:kern w:val="0"/>
                <w:sz w:val="24"/>
                <w:szCs w:val="24"/>
                <w:lang w:val="zh-CN"/>
              </w:rPr>
              <w:t>版本号：</w:t>
            </w:r>
            <w:r>
              <w:rPr>
                <w:rFonts w:ascii="仿宋" w:hAnsi="仿宋" w:eastAsia="仿宋" w:cs="方正仿宋_GBK"/>
                <w:kern w:val="0"/>
                <w:sz w:val="24"/>
                <w:szCs w:val="24"/>
                <w:lang w:val="zh-CN"/>
              </w:rPr>
              <w:t>22.3.5.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line="360" w:lineRule="auto"/>
              <w:rPr>
                <w:rFonts w:ascii="仿宋" w:hAnsi="仿宋" w:eastAsia="仿宋"/>
                <w:sz w:val="24"/>
                <w:szCs w:val="24"/>
              </w:rPr>
            </w:pPr>
            <w:r>
              <w:rPr>
                <w:rFonts w:hint="eastAsia" w:ascii="仿宋" w:hAnsi="仿宋" w:eastAsia="仿宋" w:cs="方正仿宋_GBK"/>
                <w:kern w:val="0"/>
                <w:sz w:val="24"/>
                <w:szCs w:val="24"/>
                <w:lang w:val="zh-CN"/>
              </w:rPr>
              <w:t>版本库：</w:t>
            </w:r>
            <w:r>
              <w:rPr>
                <w:rFonts w:ascii="仿宋" w:hAnsi="仿宋" w:eastAsia="仿宋" w:cs="方正仿宋_GBK"/>
                <w:kern w:val="0"/>
                <w:sz w:val="24"/>
                <w:szCs w:val="24"/>
              </w:rPr>
              <w:t>G</w:t>
            </w:r>
            <w:r>
              <w:rPr>
                <w:rFonts w:hint="eastAsia" w:ascii="仿宋" w:hAnsi="仿宋" w:eastAsia="仿宋" w:cs="方正仿宋_GBK"/>
                <w:kern w:val="0"/>
                <w:sz w:val="24"/>
                <w:szCs w:val="24"/>
                <w:lang w:val="zh-CN"/>
              </w:rPr>
              <w:t>it</w:t>
            </w:r>
          </w:p>
        </w:tc>
        <w:tc>
          <w:tcPr>
            <w:tcW w:w="4530" w:type="dxa"/>
          </w:tcPr>
          <w:p>
            <w:pPr>
              <w:spacing w:line="360" w:lineRule="auto"/>
              <w:rPr>
                <w:rFonts w:ascii="仿宋" w:hAnsi="仿宋" w:eastAsia="仿宋"/>
                <w:sz w:val="24"/>
                <w:szCs w:val="24"/>
              </w:rPr>
            </w:pPr>
            <w:r>
              <w:rPr>
                <w:rFonts w:hint="eastAsia" w:ascii="仿宋" w:hAnsi="仿宋" w:eastAsia="仿宋" w:cs="方正仿宋_GBK"/>
                <w:kern w:val="0"/>
                <w:sz w:val="24"/>
                <w:szCs w:val="24"/>
                <w:lang w:val="zh-CN"/>
              </w:rPr>
              <w:t>版本号：2</w:t>
            </w:r>
            <w:r>
              <w:rPr>
                <w:rFonts w:ascii="仿宋" w:hAnsi="仿宋" w:eastAsia="仿宋" w:cs="方正仿宋_GBK"/>
                <w:kern w:val="0"/>
                <w:sz w:val="24"/>
                <w:szCs w:val="24"/>
                <w:lang w:val="zh-CN"/>
              </w:rPr>
              <w:t>.32.0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line="360" w:lineRule="auto"/>
              <w:rPr>
                <w:rFonts w:ascii="仿宋" w:hAnsi="仿宋" w:eastAsia="仿宋" w:cs="方正仿宋_GBK"/>
                <w:kern w:val="0"/>
                <w:sz w:val="24"/>
                <w:szCs w:val="24"/>
                <w:lang w:val="zh-CN"/>
              </w:rPr>
            </w:pPr>
            <w:r>
              <w:rPr>
                <w:rFonts w:hint="eastAsia" w:ascii="仿宋" w:hAnsi="仿宋" w:eastAsia="仿宋" w:cs="方正仿宋_GBK"/>
                <w:kern w:val="0"/>
                <w:sz w:val="24"/>
                <w:szCs w:val="24"/>
                <w:lang w:val="zh-CN"/>
              </w:rPr>
              <w:t>前端环境：</w:t>
            </w:r>
            <w:r>
              <w:rPr>
                <w:rFonts w:ascii="仿宋" w:hAnsi="仿宋" w:eastAsia="仿宋" w:cs="方正仿宋_GBK"/>
                <w:kern w:val="0"/>
                <w:sz w:val="24"/>
                <w:szCs w:val="24"/>
              </w:rPr>
              <w:t>N</w:t>
            </w:r>
            <w:r>
              <w:rPr>
                <w:rFonts w:hint="eastAsia" w:ascii="仿宋" w:hAnsi="仿宋" w:eastAsia="仿宋" w:cs="方正仿宋_GBK"/>
                <w:kern w:val="0"/>
                <w:sz w:val="24"/>
                <w:szCs w:val="24"/>
                <w:lang w:val="zh-CN"/>
              </w:rPr>
              <w:t>ode</w:t>
            </w:r>
          </w:p>
        </w:tc>
        <w:tc>
          <w:tcPr>
            <w:tcW w:w="4530" w:type="dxa"/>
          </w:tcPr>
          <w:p>
            <w:pPr>
              <w:spacing w:line="360" w:lineRule="auto"/>
              <w:rPr>
                <w:rFonts w:ascii="仿宋" w:hAnsi="仿宋" w:eastAsia="仿宋" w:cs="方正仿宋_GBK"/>
                <w:kern w:val="0"/>
                <w:sz w:val="24"/>
                <w:szCs w:val="24"/>
              </w:rPr>
            </w:pPr>
            <w:r>
              <w:rPr>
                <w:rFonts w:hint="eastAsia" w:ascii="仿宋" w:hAnsi="仿宋" w:eastAsia="仿宋" w:cs="方正仿宋_GBK"/>
                <w:kern w:val="0"/>
                <w:sz w:val="24"/>
                <w:szCs w:val="24"/>
                <w:lang w:val="zh-CN"/>
              </w:rPr>
              <w:t>版本号：</w:t>
            </w:r>
            <w:r>
              <w:rPr>
                <w:rFonts w:ascii="仿宋" w:hAnsi="仿宋" w:eastAsia="仿宋" w:cs="方正仿宋_GBK"/>
                <w:kern w:val="0"/>
                <w:sz w:val="24"/>
                <w:szCs w:val="24"/>
              </w:rPr>
              <w:t>22.22.2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30" w:type="dxa"/>
          </w:tcPr>
          <w:p>
            <w:pPr>
              <w:spacing w:line="360" w:lineRule="auto"/>
              <w:rPr>
                <w:rFonts w:ascii="仿宋" w:hAnsi="仿宋" w:eastAsia="仿宋" w:cs="方正仿宋_GBK"/>
                <w:kern w:val="0"/>
                <w:sz w:val="24"/>
                <w:szCs w:val="24"/>
              </w:rPr>
            </w:pPr>
            <w:r>
              <w:rPr>
                <w:rFonts w:hint="eastAsia" w:ascii="仿宋" w:hAnsi="仿宋" w:eastAsia="仿宋" w:cs="方正仿宋_GBK"/>
                <w:kern w:val="0"/>
                <w:sz w:val="24"/>
                <w:szCs w:val="24"/>
                <w:lang w:val="zh-CN"/>
              </w:rPr>
              <w:t>后端环境：Maven</w:t>
            </w:r>
          </w:p>
        </w:tc>
        <w:tc>
          <w:tcPr>
            <w:tcW w:w="4530" w:type="dxa"/>
          </w:tcPr>
          <w:p>
            <w:pPr>
              <w:spacing w:line="360" w:lineRule="auto"/>
              <w:rPr>
                <w:rFonts w:ascii="仿宋" w:hAnsi="仿宋" w:eastAsia="仿宋" w:cs="方正仿宋_GBK"/>
                <w:kern w:val="0"/>
                <w:sz w:val="24"/>
                <w:szCs w:val="24"/>
              </w:rPr>
            </w:pPr>
            <w:r>
              <w:rPr>
                <w:rFonts w:hint="eastAsia" w:ascii="仿宋" w:hAnsi="仿宋" w:eastAsia="仿宋" w:cs="方正仿宋_GBK"/>
                <w:kern w:val="0"/>
                <w:sz w:val="24"/>
                <w:szCs w:val="24"/>
                <w:lang w:val="zh-CN"/>
              </w:rPr>
              <w:t>版本号：</w:t>
            </w:r>
            <w:r>
              <w:rPr>
                <w:rFonts w:ascii="仿宋" w:hAnsi="仿宋" w:eastAsia="仿宋" w:cs="方正仿宋_GBK"/>
                <w:kern w:val="0"/>
                <w:sz w:val="24"/>
                <w:szCs w:val="24"/>
              </w:rPr>
              <w:t>3.6.3</w:t>
            </w:r>
          </w:p>
        </w:tc>
      </w:tr>
    </w:tbl>
    <w:p>
      <w:pPr>
        <w:spacing w:line="360" w:lineRule="auto"/>
        <w:rPr>
          <w:rFonts w:ascii="仿宋" w:hAnsi="仿宋" w:eastAsia="仿宋"/>
        </w:rPr>
      </w:pPr>
    </w:p>
    <w:p>
      <w:pPr>
        <w:pStyle w:val="4"/>
        <w:numPr>
          <w:ilvl w:val="1"/>
          <w:numId w:val="130"/>
        </w:numPr>
        <w:spacing w:line="360" w:lineRule="auto"/>
      </w:pPr>
      <w:bookmarkStart w:id="197" w:name="_Toc436297805"/>
      <w:bookmarkStart w:id="198" w:name="_Toc436318480"/>
      <w:bookmarkStart w:id="199" w:name="_Toc436298722"/>
      <w:bookmarkStart w:id="200" w:name="_Toc436297458"/>
      <w:bookmarkStart w:id="201" w:name="_Toc436294747"/>
      <w:bookmarkStart w:id="202" w:name="_Toc436299445"/>
      <w:bookmarkStart w:id="203" w:name="_Toc233295905"/>
      <w:r>
        <w:rPr>
          <w:rFonts w:hint="eastAsia"/>
        </w:rPr>
        <w:t>可维护性</w:t>
      </w:r>
      <w:bookmarkEnd w:id="197"/>
      <w:bookmarkEnd w:id="198"/>
      <w:bookmarkEnd w:id="199"/>
      <w:bookmarkEnd w:id="200"/>
      <w:bookmarkEnd w:id="201"/>
      <w:bookmarkEnd w:id="202"/>
      <w:r>
        <w:rPr>
          <w:rFonts w:hint="eastAsia"/>
        </w:rPr>
        <w:t>需求</w:t>
      </w:r>
      <w:bookmarkEnd w:id="203"/>
    </w:p>
    <w:p>
      <w:pPr>
        <w:pStyle w:val="5"/>
        <w:numPr>
          <w:ilvl w:val="2"/>
          <w:numId w:val="130"/>
        </w:numPr>
        <w:spacing w:line="360" w:lineRule="auto"/>
        <w:rPr>
          <w:sz w:val="28"/>
          <w:szCs w:val="28"/>
        </w:rPr>
      </w:pPr>
      <w:bookmarkStart w:id="204" w:name="_Toc233295906"/>
      <w:bookmarkStart w:id="205" w:name="_Toc232799976"/>
      <w:r>
        <w:rPr>
          <w:rFonts w:hint="eastAsia"/>
          <w:sz w:val="28"/>
          <w:szCs w:val="28"/>
        </w:rPr>
        <w:t>架构可拓展性</w:t>
      </w:r>
      <w:bookmarkEnd w:id="204"/>
      <w:bookmarkEnd w:id="205"/>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1. 系统采用松耦合模块化架构设计，将业务功能、数据存储、接口服务、权限管理、日志管理等模块相互独立拆分，模块之间通过标准化接口完成数据交互。新增业务功能、拓展业务场景时，可独立开发、部署新功能模块，无需修改原有核心业务代码，避免牵一发而动全身的系统风险。</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2. 支持横向算力拓展与纵向功能拓展：当机构人员数量增加、系统并发访问量提升时，可直接扩容服务器节点完成横向扩容；当新增审批流程、新业务表单、第三方对接需求时，可在原有系统框架内快速接入对应功能，适配机构长期发展规模变化。</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3. 预留标准化第三方对接接口，支持后续对接其他等外部业务系统，接口具备统一规范，新增对接需求无需重构系统底层通信逻辑。</w:t>
      </w:r>
    </w:p>
    <w:p>
      <w:pPr>
        <w:pStyle w:val="5"/>
        <w:numPr>
          <w:ilvl w:val="2"/>
          <w:numId w:val="130"/>
        </w:numPr>
        <w:spacing w:line="360" w:lineRule="auto"/>
        <w:rPr>
          <w:sz w:val="28"/>
          <w:szCs w:val="28"/>
        </w:rPr>
      </w:pPr>
      <w:bookmarkStart w:id="206" w:name="_Toc233295907"/>
      <w:bookmarkStart w:id="207" w:name="_Toc232799977"/>
      <w:r>
        <w:rPr>
          <w:rFonts w:hint="eastAsia"/>
          <w:sz w:val="28"/>
          <w:szCs w:val="28"/>
        </w:rPr>
        <w:t>代码可维护性</w:t>
      </w:r>
      <w:bookmarkEnd w:id="206"/>
      <w:bookmarkEnd w:id="207"/>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1. 系统全量代码遵循统一编码规范，具备清晰的代码注释，核心业务逻辑、公共方法、接口入参出参均需标注详细说明，方便后续开发人员接手维护、定位代码问题。</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2. 统一封装公共工具类、通用业务方法、全局参数，减少重复代码编写；后续功能修改、逻辑优化仅需调整公共封装模块，即可实现全系统统一更新，降低维护工作量。</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3. 禁止编写硬编码业务参数、地址信息，所有动态参数统一存入配置文件，运维人员无需修改代码即可完成参数调整。</w:t>
      </w:r>
    </w:p>
    <w:p>
      <w:pPr>
        <w:pStyle w:val="5"/>
        <w:numPr>
          <w:ilvl w:val="2"/>
          <w:numId w:val="130"/>
        </w:numPr>
        <w:spacing w:line="360" w:lineRule="auto"/>
        <w:rPr>
          <w:sz w:val="28"/>
          <w:szCs w:val="28"/>
        </w:rPr>
      </w:pPr>
      <w:bookmarkStart w:id="208" w:name="_Toc233295908"/>
      <w:bookmarkStart w:id="209" w:name="_Toc232799978"/>
      <w:r>
        <w:rPr>
          <w:rFonts w:hint="eastAsia"/>
          <w:sz w:val="28"/>
          <w:szCs w:val="28"/>
        </w:rPr>
        <w:t>配置可视化维护能力</w:t>
      </w:r>
      <w:bookmarkEnd w:id="208"/>
      <w:bookmarkEnd w:id="209"/>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1. 系统提供可视化后台管理配置页面，支持运维人员在线完成权限配置、菜单配置、流程配置、字典项配置、表单字段配置、定时任务配置等常规维护操作，无需研发人员介入后台代码修改。</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2. 支持业务流程自定义拖拽编辑，针对机构组织架构调整、审批流程变更等常见业务变动，管理员可自主修改流程节点、审批人员、流转条件，快速适配内部管理规则变化。</w:t>
      </w:r>
    </w:p>
    <w:p>
      <w:pPr>
        <w:pStyle w:val="49"/>
        <w:spacing w:after="0" w:line="360" w:lineRule="auto"/>
        <w:ind w:firstLine="480" w:firstLineChars="200"/>
        <w:rPr>
          <w:rFonts w:ascii="仿宋" w:hAnsi="仿宋" w:eastAsia="仿宋" w:cs="方正仿宋_GBK"/>
          <w:sz w:val="24"/>
          <w:szCs w:val="24"/>
          <w:lang w:val="zh-CN" w:eastAsia="zh-CN"/>
        </w:rPr>
      </w:pPr>
      <w:r>
        <w:rPr>
          <w:rFonts w:hint="eastAsia" w:ascii="仿宋" w:hAnsi="仿宋" w:eastAsia="仿宋" w:cs="宋体"/>
          <w:sz w:val="24"/>
          <w:lang w:eastAsia="zh-CN"/>
        </w:rPr>
        <w:t>3. 所有配置操作保留操作日志，记录操作人、操作时间、修改前后内容，方便运维追溯配置变更问题。</w:t>
      </w:r>
    </w:p>
    <w:p>
      <w:pPr>
        <w:pStyle w:val="4"/>
        <w:numPr>
          <w:ilvl w:val="1"/>
          <w:numId w:val="130"/>
        </w:numPr>
        <w:spacing w:line="360" w:lineRule="auto"/>
      </w:pPr>
      <w:bookmarkStart w:id="210" w:name="_Toc436297806"/>
      <w:bookmarkStart w:id="211" w:name="_Toc436297459"/>
      <w:bookmarkStart w:id="212" w:name="_Toc436299446"/>
      <w:bookmarkStart w:id="213" w:name="_Toc436318481"/>
      <w:bookmarkStart w:id="214" w:name="_Toc436298723"/>
      <w:bookmarkStart w:id="215" w:name="_Toc233295909"/>
      <w:bookmarkStart w:id="216" w:name="_Toc436294748"/>
      <w:r>
        <w:rPr>
          <w:rFonts w:hint="eastAsia"/>
        </w:rPr>
        <w:t>可移植性需求</w:t>
      </w:r>
      <w:bookmarkEnd w:id="210"/>
      <w:bookmarkEnd w:id="211"/>
      <w:bookmarkEnd w:id="212"/>
      <w:bookmarkEnd w:id="213"/>
      <w:bookmarkEnd w:id="214"/>
      <w:bookmarkEnd w:id="215"/>
      <w:bookmarkEnd w:id="216"/>
    </w:p>
    <w:p>
      <w:pPr>
        <w:pStyle w:val="49"/>
        <w:spacing w:after="0" w:line="360" w:lineRule="auto"/>
        <w:ind w:firstLine="480" w:firstLineChars="200"/>
        <w:rPr>
          <w:rFonts w:ascii="仿宋" w:hAnsi="仿宋" w:eastAsia="仿宋" w:cs="宋体"/>
          <w:sz w:val="24"/>
          <w:lang w:eastAsia="zh-CN"/>
        </w:rPr>
      </w:pPr>
      <w:r>
        <w:rPr>
          <w:rFonts w:ascii="仿宋" w:hAnsi="仿宋" w:eastAsia="仿宋" w:cs="宋体"/>
          <w:sz w:val="24"/>
          <w:lang w:eastAsia="zh-CN"/>
        </w:rPr>
        <w:t>本系统基于 Java 语言开发，需充分利用 Java 虚拟机（JVM）的平台无关性及标准化 API 体系，确保系统在不同操作系统、硬件架构及数据库环境间具备高度的可移植性。</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（1）服务器操作系统支持但不限于 OpenEuler22.03、麒麟 V10、统信 V20 等国产 Linux 系统。</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（2）服务器支持但不限于国产海光 C86 架构 CPU 及鲲鹏 ARM 架构 CPU 等国产化服务器。</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（3）数据库支持但不限于 OceanBase、TDSQL、GaussDB、达梦、电科金仓等国产数据库。</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（4）系统设计、建设过程需满足甲方制定安全策略和机制，满足甲方和相关监管部门对安全和风险管理的要求。</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（5）系统交付投产前由乙方出具开源组和第三方库件扫描报告，后续开源软件和第三方库发现漏洞时，厂商提供免费的整改服务。</w:t>
      </w:r>
    </w:p>
    <w:p>
      <w:pPr>
        <w:pStyle w:val="49"/>
        <w:spacing w:after="0" w:line="360" w:lineRule="auto"/>
        <w:ind w:firstLine="480" w:firstLineChars="200"/>
        <w:rPr>
          <w:rFonts w:ascii="仿宋" w:hAnsi="仿宋" w:eastAsia="仿宋" w:cs="宋体"/>
          <w:sz w:val="24"/>
        </w:rPr>
      </w:pPr>
      <w:r>
        <w:rPr>
          <w:rFonts w:hint="eastAsia" w:ascii="仿宋" w:hAnsi="仿宋" w:eastAsia="仿宋" w:cs="宋体"/>
          <w:sz w:val="24"/>
        </w:rPr>
        <w:t>（6）PC 端需支持跨平台（Mac OS、Windows 系列（10/11）操作系统）、支持主流的浏览器，包括谷歌 Chrome、Edge 及国产主流浏览器屏幕自适应，提供成熟的兼容性开发环境。</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（7）系统用到的配置中心、注册中心、缓存中心等支持主流开源中间件。</w:t>
      </w:r>
    </w:p>
    <w:p>
      <w:pPr>
        <w:adjustRightInd w:val="0"/>
        <w:spacing w:line="360" w:lineRule="auto"/>
        <w:ind w:firstLine="480" w:firstLineChars="200"/>
        <w:textAlignment w:val="baseline"/>
        <w:rPr>
          <w:rFonts w:ascii="仿宋" w:hAnsi="仿宋" w:eastAsia="仿宋" w:cs="方正仿宋_GBK"/>
          <w:kern w:val="0"/>
          <w:sz w:val="24"/>
          <w:szCs w:val="24"/>
          <w:lang w:val="zh-CN"/>
        </w:rPr>
      </w:pPr>
      <w:r>
        <w:rPr>
          <w:rFonts w:hint="eastAsia" w:ascii="仿宋" w:hAnsi="仿宋" w:eastAsia="仿宋" w:cs="宋体"/>
          <w:sz w:val="24"/>
        </w:rPr>
        <w:t>（8）</w:t>
      </w:r>
      <w:r>
        <w:rPr>
          <w:rFonts w:ascii="仿宋" w:hAnsi="仿宋" w:eastAsia="仿宋" w:cs="宋体"/>
          <w:sz w:val="24"/>
        </w:rPr>
        <w:t>采用</w:t>
      </w:r>
      <w:r>
        <w:rPr>
          <w:rFonts w:hint="eastAsia" w:ascii="仿宋" w:hAnsi="仿宋" w:eastAsia="仿宋" w:cs="宋体"/>
          <w:sz w:val="24"/>
        </w:rPr>
        <w:t>虚拟</w:t>
      </w:r>
      <w:r>
        <w:rPr>
          <w:rFonts w:ascii="仿宋" w:hAnsi="仿宋" w:eastAsia="仿宋" w:cs="宋体"/>
          <w:sz w:val="24"/>
        </w:rPr>
        <w:t xml:space="preserve">化技术（如 </w:t>
      </w:r>
      <w:r>
        <w:rPr>
          <w:rFonts w:hint="eastAsia" w:ascii="仿宋" w:hAnsi="仿宋" w:eastAsia="仿宋" w:cs="宋体"/>
          <w:sz w:val="24"/>
        </w:rPr>
        <w:t>KVM</w:t>
      </w:r>
      <w:r>
        <w:rPr>
          <w:rFonts w:ascii="仿宋" w:hAnsi="仿宋" w:eastAsia="仿宋" w:cs="宋体"/>
          <w:sz w:val="24"/>
        </w:rPr>
        <w:t>）或跨平台运行环境（如 JVM），屏蔽底层操作系统差异，实现“一次构建，多处运行”</w:t>
      </w:r>
      <w:r>
        <w:rPr>
          <w:rFonts w:hint="eastAsia" w:ascii="仿宋" w:hAnsi="仿宋" w:eastAsia="仿宋" w:cs="方正仿宋_GBK"/>
          <w:kern w:val="0"/>
          <w:sz w:val="24"/>
          <w:szCs w:val="24"/>
          <w:lang w:val="zh-CN"/>
        </w:rPr>
        <w:t>。</w:t>
      </w:r>
    </w:p>
    <w:p>
      <w:pPr>
        <w:pStyle w:val="4"/>
        <w:numPr>
          <w:ilvl w:val="1"/>
          <w:numId w:val="130"/>
        </w:numPr>
        <w:spacing w:line="360" w:lineRule="auto"/>
      </w:pPr>
      <w:bookmarkStart w:id="217" w:name="_Toc436297808"/>
      <w:bookmarkStart w:id="218" w:name="_Toc436299448"/>
      <w:bookmarkStart w:id="219" w:name="_Toc233295910"/>
      <w:bookmarkStart w:id="220" w:name="_Toc436297461"/>
      <w:bookmarkStart w:id="221" w:name="_Toc436298725"/>
      <w:bookmarkStart w:id="222" w:name="_Toc436294750"/>
      <w:bookmarkStart w:id="223" w:name="_Toc436318483"/>
      <w:r>
        <w:rPr>
          <w:rFonts w:hint="eastAsia"/>
        </w:rPr>
        <w:t>扩展性需求</w:t>
      </w:r>
      <w:bookmarkEnd w:id="217"/>
      <w:bookmarkEnd w:id="218"/>
      <w:bookmarkEnd w:id="219"/>
      <w:bookmarkEnd w:id="220"/>
      <w:bookmarkEnd w:id="221"/>
      <w:bookmarkEnd w:id="222"/>
      <w:bookmarkEnd w:id="223"/>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本系统需具备高度的可扩展性，以应对未来业务需求、技术架构及技术栈的持续演进。系统设计需遵循“高内聚、低耦合”的核心原则，采用模块化与插件化架构，确保在不修改现有核心代码的前提下，能够以最小的代价和最短的时间引入新功能、替换旧组件或升级底层组件，从而保障系统的长期生命力与技术竞争力。</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（1）系统支持新增业务模块、拓展现有业务功能，支持对已有业务流程进行删减、拆分、重组优化；新增业务功能可独立部署运行，与原有业务模块互不干扰，无需修改系统底层基础框架和公共基础组件。</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w:t>
      </w:r>
      <w:r>
        <w:rPr>
          <w:rFonts w:ascii="仿宋" w:hAnsi="仿宋" w:eastAsia="仿宋" w:cs="宋体"/>
          <w:sz w:val="24"/>
          <w:lang w:eastAsia="zh-CN"/>
        </w:rPr>
        <w:t>2</w:t>
      </w:r>
      <w:r>
        <w:rPr>
          <w:rFonts w:hint="eastAsia" w:ascii="仿宋" w:hAnsi="仿宋" w:eastAsia="仿宋" w:cs="宋体"/>
          <w:sz w:val="24"/>
          <w:lang w:eastAsia="zh-CN"/>
        </w:rPr>
        <w:t>）系统预留标准化通用接口，支持快速对接新增第三方业务系统、硬件设备、上游/下游业务平台；支持对现有接口进行参数拓展、版本迭代，兼容新旧接口并行运行。</w:t>
      </w:r>
    </w:p>
    <w:p>
      <w:pPr>
        <w:adjustRightInd w:val="0"/>
        <w:spacing w:line="360" w:lineRule="auto"/>
        <w:ind w:firstLine="480" w:firstLineChars="200"/>
        <w:textAlignment w:val="baseline"/>
        <w:rPr>
          <w:rFonts w:ascii="仿宋" w:hAnsi="仿宋" w:eastAsia="仿宋" w:cs="方正仿宋_GBK"/>
          <w:kern w:val="0"/>
          <w:sz w:val="32"/>
          <w:szCs w:val="32"/>
          <w:lang w:val="zh-CN"/>
        </w:rPr>
      </w:pPr>
      <w:r>
        <w:rPr>
          <w:rFonts w:hint="eastAsia" w:ascii="仿宋" w:hAnsi="仿宋" w:eastAsia="仿宋" w:cs="宋体"/>
          <w:sz w:val="24"/>
        </w:rPr>
        <w:t>（3）系统支持横向扩容与纵向扩容，可适配服务器硬件配置升级、集群节点新增；支持虚拟化环境下快速扩容实例，适配业务访问量、并发量上涨带来的运行环境变化</w:t>
      </w:r>
      <w:r>
        <w:rPr>
          <w:rFonts w:hint="eastAsia" w:ascii="仿宋" w:hAnsi="仿宋" w:eastAsia="仿宋" w:cs="方正仿宋_GBK"/>
          <w:kern w:val="0"/>
          <w:sz w:val="32"/>
          <w:szCs w:val="32"/>
          <w:lang w:val="zh-CN"/>
        </w:rPr>
        <w:t>。</w:t>
      </w:r>
    </w:p>
    <w:p>
      <w:pPr>
        <w:pStyle w:val="4"/>
        <w:numPr>
          <w:ilvl w:val="1"/>
          <w:numId w:val="130"/>
        </w:numPr>
        <w:spacing w:line="360" w:lineRule="auto"/>
        <w:rPr>
          <w:kern w:val="0"/>
        </w:rPr>
      </w:pPr>
      <w:bookmarkStart w:id="224" w:name="_Toc436318484"/>
      <w:bookmarkStart w:id="225" w:name="_Toc233295911"/>
      <w:bookmarkStart w:id="226" w:name="_Toc436297809"/>
      <w:bookmarkStart w:id="227" w:name="_Toc436297462"/>
      <w:bookmarkStart w:id="228" w:name="_Toc436298726"/>
      <w:bookmarkStart w:id="229" w:name="_Toc436294751"/>
      <w:bookmarkStart w:id="230" w:name="_Toc436299449"/>
      <w:r>
        <w:rPr>
          <w:rFonts w:hint="eastAsia"/>
        </w:rPr>
        <w:t>兼容性需求</w:t>
      </w:r>
      <w:bookmarkEnd w:id="224"/>
      <w:bookmarkEnd w:id="225"/>
      <w:bookmarkEnd w:id="226"/>
      <w:bookmarkEnd w:id="227"/>
      <w:bookmarkEnd w:id="228"/>
      <w:bookmarkEnd w:id="229"/>
      <w:bookmarkEnd w:id="230"/>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1、浏览器兼容：包括但不限于谷歌 Chrome、Edge 及国产3</w:t>
      </w:r>
      <w:r>
        <w:rPr>
          <w:rFonts w:ascii="仿宋" w:hAnsi="仿宋" w:eastAsia="仿宋" w:cs="宋体"/>
          <w:sz w:val="24"/>
          <w:lang w:eastAsia="zh-CN"/>
        </w:rPr>
        <w:t>60</w:t>
      </w:r>
      <w:r>
        <w:rPr>
          <w:rFonts w:hint="eastAsia" w:ascii="仿宋" w:hAnsi="仿宋" w:eastAsia="仿宋" w:cs="宋体"/>
          <w:sz w:val="24"/>
          <w:lang w:eastAsia="zh-CN"/>
        </w:rPr>
        <w:t xml:space="preserve">极速浏览器屏幕自适应，提供成熟的兼容性开发环境。 </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2、操作系统兼容：</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（1）电脑终端：PC 端支持跨平台（Mac OS、Windows 系列（10/11）操作系统）；</w:t>
      </w:r>
    </w:p>
    <w:p>
      <w:pPr>
        <w:adjustRightInd w:val="0"/>
        <w:spacing w:line="360" w:lineRule="auto"/>
        <w:ind w:firstLine="480" w:firstLineChars="200"/>
        <w:textAlignment w:val="baseline"/>
        <w:rPr>
          <w:rFonts w:ascii="仿宋" w:hAnsi="仿宋" w:eastAsia="仿宋" w:cs="方正仿宋_GBK"/>
          <w:kern w:val="0"/>
          <w:sz w:val="24"/>
          <w:szCs w:val="24"/>
          <w:lang w:val="zh-CN"/>
        </w:rPr>
      </w:pPr>
      <w:r>
        <w:rPr>
          <w:rFonts w:hint="eastAsia" w:ascii="仿宋" w:hAnsi="仿宋" w:eastAsia="仿宋" w:cs="宋体"/>
          <w:sz w:val="24"/>
        </w:rPr>
        <w:t>（2）手机终端：基于企业微信客户端底座，安卓支持Android9.0 以上手机设备，苹果支持iOS15 及以上手机设备</w:t>
      </w:r>
      <w:r>
        <w:rPr>
          <w:rFonts w:hint="eastAsia" w:ascii="仿宋" w:hAnsi="仿宋" w:eastAsia="仿宋" w:cs="方正仿宋_GBK"/>
          <w:kern w:val="0"/>
          <w:sz w:val="24"/>
          <w:szCs w:val="24"/>
          <w:lang w:val="zh-CN"/>
        </w:rPr>
        <w:t>。</w:t>
      </w:r>
    </w:p>
    <w:p>
      <w:pPr>
        <w:pStyle w:val="4"/>
        <w:numPr>
          <w:ilvl w:val="1"/>
          <w:numId w:val="130"/>
        </w:numPr>
        <w:spacing w:line="360" w:lineRule="auto"/>
        <w:rPr>
          <w:kern w:val="0"/>
        </w:rPr>
      </w:pPr>
      <w:bookmarkStart w:id="231" w:name="_Toc436298727"/>
      <w:bookmarkStart w:id="232" w:name="_Toc436294752"/>
      <w:bookmarkStart w:id="233" w:name="_Toc436297810"/>
      <w:bookmarkStart w:id="234" w:name="_Toc436318485"/>
      <w:bookmarkStart w:id="235" w:name="_Toc436297463"/>
      <w:bookmarkStart w:id="236" w:name="_Toc436299450"/>
      <w:bookmarkStart w:id="237" w:name="_Toc233295912"/>
      <w:r>
        <w:rPr>
          <w:rFonts w:hint="eastAsia"/>
        </w:rPr>
        <w:t>其他需求</w:t>
      </w:r>
      <w:bookmarkEnd w:id="231"/>
      <w:bookmarkEnd w:id="232"/>
      <w:bookmarkEnd w:id="233"/>
      <w:bookmarkEnd w:id="234"/>
      <w:bookmarkEnd w:id="235"/>
      <w:bookmarkEnd w:id="236"/>
      <w:bookmarkEnd w:id="237"/>
    </w:p>
    <w:bookmarkEnd w:id="43"/>
    <w:bookmarkEnd w:id="44"/>
    <w:bookmarkEnd w:id="45"/>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设计简洁：</w:t>
      </w:r>
      <w:r>
        <w:rPr>
          <w:rFonts w:ascii="仿宋" w:hAnsi="仿宋" w:eastAsia="仿宋" w:cs="宋体"/>
          <w:sz w:val="24"/>
          <w:lang w:eastAsia="zh-CN"/>
        </w:rPr>
        <w:t>界面通俗易懂、</w:t>
      </w:r>
      <w:r>
        <w:rPr>
          <w:rFonts w:hint="eastAsia" w:ascii="仿宋" w:hAnsi="仿宋" w:eastAsia="仿宋" w:cs="宋体"/>
          <w:sz w:val="24"/>
          <w:lang w:eastAsia="zh-CN"/>
        </w:rPr>
        <w:t>易于</w:t>
      </w:r>
      <w:r>
        <w:rPr>
          <w:rFonts w:ascii="仿宋" w:hAnsi="仿宋" w:eastAsia="仿宋" w:cs="宋体"/>
          <w:sz w:val="24"/>
          <w:lang w:eastAsia="zh-CN"/>
        </w:rPr>
        <w:t>操作人员</w:t>
      </w:r>
      <w:r>
        <w:rPr>
          <w:rFonts w:hint="eastAsia" w:ascii="仿宋" w:hAnsi="仿宋" w:eastAsia="仿宋" w:cs="宋体"/>
          <w:sz w:val="24"/>
          <w:lang w:eastAsia="zh-CN"/>
        </w:rPr>
        <w:t>理解，整体操作逻辑贴合大众通用软件使用习惯，业务流程设计直白易懂，贴合业务实际办理逻辑；功能命名、菜单命名采用通用通俗词汇，杜绝专业晦涩术语</w:t>
      </w:r>
      <w:r>
        <w:rPr>
          <w:rFonts w:ascii="仿宋" w:hAnsi="仿宋" w:eastAsia="仿宋" w:cs="宋体"/>
          <w:sz w:val="24"/>
          <w:lang w:eastAsia="zh-CN"/>
        </w:rPr>
        <w:t>。</w:t>
      </w:r>
    </w:p>
    <w:p>
      <w:pPr>
        <w:pStyle w:val="49"/>
        <w:spacing w:after="0" w:line="360" w:lineRule="auto"/>
        <w:ind w:firstLine="480" w:firstLineChars="200"/>
        <w:rPr>
          <w:rFonts w:ascii="仿宋" w:hAnsi="仿宋" w:eastAsia="仿宋" w:cs="宋体"/>
          <w:sz w:val="24"/>
          <w:lang w:eastAsia="zh-CN"/>
        </w:rPr>
      </w:pPr>
      <w:r>
        <w:rPr>
          <w:rFonts w:hint="eastAsia" w:ascii="仿宋" w:hAnsi="仿宋" w:eastAsia="仿宋" w:cs="宋体"/>
          <w:sz w:val="24"/>
          <w:lang w:eastAsia="zh-CN"/>
        </w:rPr>
        <w:t>体验友好：具备完善的交互提示能力，操作前提供操作引导，操作中实时反馈运行状态，操作结束弹出明确结果提示；针对错误操作、非法输入、权限不足等异常场景，给出通俗易懂的文字提示与解决方案，而非纯代码报错；支持操作撤销、确认弹窗二次提醒，避免用户误操作；同时适配不同分辨率显示器，自适应电脑端页面尺寸。</w:t>
      </w:r>
    </w:p>
    <w:p>
      <w:pPr>
        <w:adjustRightInd w:val="0"/>
        <w:spacing w:line="360" w:lineRule="auto"/>
        <w:ind w:firstLine="480" w:firstLineChars="200"/>
        <w:textAlignment w:val="baseline"/>
        <w:rPr>
          <w:rFonts w:ascii="仿宋" w:hAnsi="仿宋" w:eastAsia="仿宋" w:cs="方正仿宋_GBK"/>
          <w:kern w:val="0"/>
          <w:sz w:val="22"/>
          <w:szCs w:val="22"/>
          <w:lang w:val="zh-CN"/>
        </w:rPr>
      </w:pPr>
      <w:r>
        <w:rPr>
          <w:rFonts w:hint="eastAsia" w:ascii="仿宋" w:hAnsi="仿宋" w:eastAsia="仿宋" w:cs="宋体"/>
          <w:sz w:val="24"/>
        </w:rPr>
        <w:t>通用功能组件化：开发过程封装通讯组件、数据库连接组件等</w:t>
      </w:r>
      <w:r>
        <w:rPr>
          <w:rFonts w:hint="eastAsia" w:ascii="仿宋" w:hAnsi="仿宋" w:eastAsia="仿宋" w:cs="方正仿宋_GBK"/>
          <w:kern w:val="0"/>
          <w:sz w:val="22"/>
          <w:szCs w:val="22"/>
          <w:lang w:val="zh-CN"/>
        </w:rPr>
        <w:t>。</w:t>
      </w:r>
    </w:p>
    <w:p>
      <w:pPr>
        <w:adjustRightInd w:val="0"/>
        <w:spacing w:line="360" w:lineRule="auto"/>
        <w:textAlignment w:val="baseline"/>
        <w:rPr>
          <w:rFonts w:ascii="仿宋" w:hAnsi="仿宋" w:eastAsia="仿宋" w:cs="方正仿宋_GBK"/>
          <w:kern w:val="0"/>
          <w:sz w:val="32"/>
          <w:szCs w:val="32"/>
          <w:lang w:val="zh-CN"/>
        </w:rPr>
      </w:pPr>
    </w:p>
    <w:p>
      <w:pPr>
        <w:adjustRightInd w:val="0"/>
        <w:spacing w:line="360" w:lineRule="auto"/>
        <w:textAlignment w:val="baseline"/>
        <w:rPr>
          <w:rFonts w:ascii="仿宋" w:hAnsi="仿宋" w:eastAsia="仿宋" w:cs="方正仿宋_GBK"/>
          <w:kern w:val="0"/>
          <w:sz w:val="32"/>
          <w:szCs w:val="32"/>
          <w:lang w:val="zh-CN"/>
        </w:rPr>
      </w:pPr>
    </w:p>
    <w:p>
      <w:pPr>
        <w:adjustRightInd w:val="0"/>
        <w:spacing w:line="360" w:lineRule="auto"/>
        <w:textAlignment w:val="baseline"/>
        <w:rPr>
          <w:rFonts w:ascii="仿宋" w:hAnsi="仿宋" w:eastAsia="仿宋" w:cs="方正仿宋_GBK"/>
          <w:kern w:val="0"/>
          <w:sz w:val="32"/>
          <w:szCs w:val="32"/>
          <w:lang w:val="zh-CN"/>
        </w:rPr>
      </w:pPr>
    </w:p>
    <w:p>
      <w:pPr>
        <w:adjustRightInd w:val="0"/>
        <w:spacing w:line="360" w:lineRule="auto"/>
        <w:textAlignment w:val="baseline"/>
        <w:rPr>
          <w:rFonts w:ascii="仿宋" w:hAnsi="仿宋" w:eastAsia="仿宋" w:cs="方正仿宋_GBK"/>
          <w:kern w:val="0"/>
          <w:sz w:val="32"/>
          <w:szCs w:val="32"/>
          <w:lang w:val="zh-CN"/>
        </w:rPr>
      </w:pPr>
    </w:p>
    <w:p>
      <w:pPr>
        <w:adjustRightInd w:val="0"/>
        <w:spacing w:line="360" w:lineRule="auto"/>
        <w:textAlignment w:val="baseline"/>
        <w:rPr>
          <w:rFonts w:ascii="仿宋" w:hAnsi="仿宋" w:eastAsia="仿宋" w:cs="方正仿宋_GBK"/>
          <w:kern w:val="0"/>
          <w:sz w:val="32"/>
          <w:szCs w:val="32"/>
          <w:lang w:val="zh-CN"/>
        </w:rPr>
      </w:pPr>
    </w:p>
    <w:p>
      <w:pPr>
        <w:adjustRightInd w:val="0"/>
        <w:spacing w:line="360" w:lineRule="auto"/>
        <w:textAlignment w:val="baseline"/>
        <w:rPr>
          <w:rFonts w:ascii="仿宋" w:hAnsi="仿宋" w:eastAsia="仿宋" w:cs="方正仿宋_GBK"/>
          <w:kern w:val="0"/>
          <w:sz w:val="32"/>
          <w:szCs w:val="32"/>
          <w:lang w:val="zh-CN"/>
        </w:rPr>
      </w:pPr>
    </w:p>
    <w:p>
      <w:pPr>
        <w:adjustRightInd w:val="0"/>
        <w:spacing w:line="360" w:lineRule="auto"/>
        <w:textAlignment w:val="baseline"/>
        <w:rPr>
          <w:rFonts w:ascii="仿宋" w:hAnsi="仿宋" w:eastAsia="仿宋" w:cs="方正仿宋_GBK"/>
          <w:kern w:val="0"/>
          <w:sz w:val="32"/>
          <w:szCs w:val="32"/>
          <w:lang w:val="zh-CN"/>
        </w:rPr>
      </w:pPr>
    </w:p>
    <w:p>
      <w:pPr>
        <w:adjustRightInd w:val="0"/>
        <w:spacing w:line="360" w:lineRule="auto"/>
        <w:textAlignment w:val="baseline"/>
        <w:rPr>
          <w:rFonts w:ascii="仿宋" w:hAnsi="仿宋" w:eastAsia="仿宋" w:cs="方正仿宋_GBK"/>
          <w:kern w:val="0"/>
          <w:sz w:val="32"/>
          <w:szCs w:val="32"/>
          <w:lang w:val="zh-CN"/>
        </w:rPr>
      </w:pPr>
    </w:p>
    <w:p>
      <w:pPr>
        <w:adjustRightInd w:val="0"/>
        <w:spacing w:line="360" w:lineRule="auto"/>
        <w:textAlignment w:val="baseline"/>
        <w:rPr>
          <w:rFonts w:ascii="仿宋" w:hAnsi="仿宋" w:eastAsia="仿宋" w:cs="方正仿宋_GBK"/>
          <w:kern w:val="0"/>
          <w:sz w:val="32"/>
          <w:szCs w:val="32"/>
          <w:lang w:val="zh-CN"/>
        </w:rPr>
      </w:pPr>
    </w:p>
    <w:p>
      <w:pPr>
        <w:adjustRightInd w:val="0"/>
        <w:spacing w:line="360" w:lineRule="auto"/>
        <w:textAlignment w:val="baseline"/>
        <w:rPr>
          <w:rFonts w:ascii="仿宋" w:hAnsi="仿宋" w:eastAsia="仿宋" w:cs="方正仿宋_GBK"/>
          <w:kern w:val="0"/>
          <w:sz w:val="32"/>
          <w:szCs w:val="32"/>
          <w:lang w:val="zh-CN"/>
        </w:rPr>
      </w:pPr>
    </w:p>
    <w:p>
      <w:pPr>
        <w:adjustRightInd w:val="0"/>
        <w:spacing w:line="360" w:lineRule="auto"/>
        <w:textAlignment w:val="baseline"/>
        <w:rPr>
          <w:rFonts w:ascii="仿宋" w:hAnsi="仿宋" w:eastAsia="仿宋" w:cs="方正仿宋_GBK"/>
          <w:kern w:val="0"/>
          <w:sz w:val="32"/>
          <w:szCs w:val="32"/>
          <w:lang w:val="zh-CN"/>
        </w:rPr>
      </w:pPr>
    </w:p>
    <w:p>
      <w:pPr>
        <w:adjustRightInd w:val="0"/>
        <w:spacing w:line="360" w:lineRule="auto"/>
        <w:textAlignment w:val="baseline"/>
        <w:rPr>
          <w:rFonts w:ascii="仿宋" w:hAnsi="仿宋" w:eastAsia="仿宋" w:cs="方正仿宋_GBK"/>
          <w:kern w:val="0"/>
          <w:sz w:val="32"/>
          <w:szCs w:val="32"/>
          <w:lang w:val="zh-CN"/>
        </w:rPr>
      </w:pPr>
    </w:p>
    <w:p>
      <w:pPr>
        <w:spacing w:line="360" w:lineRule="auto"/>
        <w:ind w:firstLine="640" w:firstLineChars="200"/>
        <w:jc w:val="center"/>
        <w:rPr>
          <w:rFonts w:ascii="仿宋" w:hAnsi="仿宋" w:eastAsia="仿宋"/>
          <w:sz w:val="32"/>
          <w:szCs w:val="32"/>
        </w:rPr>
      </w:pPr>
      <w:r>
        <w:rPr>
          <w:rFonts w:ascii="仿宋" w:hAnsi="仿宋" w:eastAsia="仿宋"/>
          <w:sz w:val="32"/>
          <w:szCs w:val="32"/>
        </w:rPr>
        <w:t>需求规格说明书审批意见</w:t>
      </w:r>
    </w:p>
    <w:p>
      <w:pPr>
        <w:spacing w:line="360" w:lineRule="auto"/>
        <w:jc w:val="center"/>
        <w:rPr>
          <w:rFonts w:ascii="仿宋" w:hAnsi="仿宋" w:eastAsia="仿宋"/>
          <w:sz w:val="32"/>
          <w:szCs w:val="32"/>
        </w:rPr>
      </w:pPr>
    </w:p>
    <w:tbl>
      <w:tblPr>
        <w:tblStyle w:val="50"/>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13" w:type="dxa"/>
          <w:bottom w:w="57" w:type="dxa"/>
          <w:right w:w="113" w:type="dxa"/>
        </w:tblCellMar>
      </w:tblPr>
      <w:tblGrid>
        <w:gridCol w:w="2531"/>
        <w:gridCol w:w="6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13" w:type="dxa"/>
            <w:bottom w:w="57" w:type="dxa"/>
            <w:right w:w="113" w:type="dxa"/>
          </w:tblCellMar>
        </w:tblPrEx>
        <w:trPr>
          <w:trHeight w:val="850" w:hRule="atLeast"/>
        </w:trPr>
        <w:tc>
          <w:tcPr>
            <w:tcW w:w="2531" w:type="dxa"/>
            <w:vAlign w:val="center"/>
          </w:tcPr>
          <w:p>
            <w:pPr>
              <w:spacing w:line="360" w:lineRule="auto"/>
              <w:jc w:val="center"/>
              <w:rPr>
                <w:rFonts w:ascii="仿宋" w:hAnsi="仿宋" w:eastAsia="仿宋"/>
                <w:b/>
                <w:sz w:val="28"/>
                <w:szCs w:val="28"/>
              </w:rPr>
            </w:pPr>
            <w:r>
              <w:rPr>
                <w:rFonts w:hint="eastAsia" w:ascii="仿宋" w:hAnsi="仿宋" w:eastAsia="仿宋"/>
                <w:b/>
                <w:sz w:val="28"/>
                <w:szCs w:val="28"/>
              </w:rPr>
              <w:t>业务需求名称</w:t>
            </w:r>
          </w:p>
        </w:tc>
        <w:tc>
          <w:tcPr>
            <w:tcW w:w="6539" w:type="dxa"/>
            <w:vAlign w:val="center"/>
          </w:tcPr>
          <w:p>
            <w:pPr>
              <w:spacing w:line="360" w:lineRule="auto"/>
              <w:rPr>
                <w:rFonts w:ascii="仿宋" w:hAnsi="仿宋"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13" w:type="dxa"/>
            <w:bottom w:w="57" w:type="dxa"/>
            <w:right w:w="113" w:type="dxa"/>
          </w:tblCellMar>
        </w:tblPrEx>
        <w:trPr>
          <w:trHeight w:val="850" w:hRule="atLeast"/>
        </w:trPr>
        <w:tc>
          <w:tcPr>
            <w:tcW w:w="2531" w:type="dxa"/>
            <w:vAlign w:val="center"/>
          </w:tcPr>
          <w:p>
            <w:pPr>
              <w:spacing w:line="360" w:lineRule="auto"/>
              <w:jc w:val="center"/>
              <w:rPr>
                <w:rFonts w:ascii="仿宋" w:hAnsi="仿宋" w:eastAsia="仿宋"/>
                <w:b/>
                <w:sz w:val="28"/>
                <w:szCs w:val="28"/>
              </w:rPr>
            </w:pPr>
            <w:r>
              <w:rPr>
                <w:rFonts w:hint="eastAsia" w:ascii="仿宋" w:hAnsi="仿宋" w:eastAsia="仿宋"/>
                <w:b/>
                <w:sz w:val="28"/>
                <w:szCs w:val="28"/>
              </w:rPr>
              <w:t>业务需求编号</w:t>
            </w:r>
          </w:p>
        </w:tc>
        <w:tc>
          <w:tcPr>
            <w:tcW w:w="6539" w:type="dxa"/>
            <w:vAlign w:val="center"/>
          </w:tcPr>
          <w:p>
            <w:pPr>
              <w:spacing w:line="360" w:lineRule="auto"/>
              <w:rPr>
                <w:rFonts w:ascii="仿宋" w:hAnsi="仿宋"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13" w:type="dxa"/>
            <w:bottom w:w="57" w:type="dxa"/>
            <w:right w:w="113" w:type="dxa"/>
          </w:tblCellMar>
        </w:tblPrEx>
        <w:trPr>
          <w:trHeight w:val="1134" w:hRule="atLeast"/>
        </w:trPr>
        <w:tc>
          <w:tcPr>
            <w:tcW w:w="2531" w:type="dxa"/>
            <w:vAlign w:val="center"/>
          </w:tcPr>
          <w:p>
            <w:pPr>
              <w:spacing w:line="360" w:lineRule="auto"/>
              <w:jc w:val="center"/>
              <w:rPr>
                <w:rFonts w:ascii="仿宋" w:hAnsi="仿宋" w:eastAsia="仿宋"/>
                <w:b/>
                <w:sz w:val="28"/>
                <w:szCs w:val="28"/>
              </w:rPr>
            </w:pPr>
            <w:r>
              <w:rPr>
                <w:rFonts w:hint="eastAsia" w:ascii="仿宋" w:hAnsi="仿宋" w:eastAsia="仿宋"/>
                <w:b/>
                <w:sz w:val="28"/>
                <w:szCs w:val="28"/>
              </w:rPr>
              <w:t>信息科技部</w:t>
            </w:r>
          </w:p>
          <w:p>
            <w:pPr>
              <w:spacing w:line="360" w:lineRule="auto"/>
              <w:jc w:val="center"/>
              <w:rPr>
                <w:rFonts w:ascii="仿宋" w:hAnsi="仿宋" w:eastAsia="仿宋"/>
                <w:b/>
                <w:sz w:val="28"/>
                <w:szCs w:val="28"/>
              </w:rPr>
            </w:pPr>
            <w:r>
              <w:rPr>
                <w:rFonts w:hint="eastAsia" w:ascii="仿宋" w:hAnsi="仿宋" w:eastAsia="仿宋"/>
                <w:b/>
                <w:sz w:val="28"/>
                <w:szCs w:val="28"/>
              </w:rPr>
              <w:t>需求分析员</w:t>
            </w:r>
          </w:p>
        </w:tc>
        <w:tc>
          <w:tcPr>
            <w:tcW w:w="6539" w:type="dxa"/>
          </w:tcPr>
          <w:p>
            <w:pPr>
              <w:spacing w:line="360" w:lineRule="auto"/>
              <w:rPr>
                <w:rFonts w:ascii="仿宋" w:hAnsi="仿宋" w:eastAsia="仿宋"/>
                <w:sz w:val="28"/>
                <w:szCs w:val="28"/>
              </w:rPr>
            </w:pPr>
            <w:r>
              <w:rPr>
                <w:rFonts w:hint="eastAsia" w:ascii="仿宋" w:hAnsi="仿宋" w:eastAsia="仿宋"/>
                <w:sz w:val="28"/>
                <w:szCs w:val="28"/>
              </w:rPr>
              <w:t>签字：</w:t>
            </w:r>
          </w:p>
          <w:p>
            <w:pPr>
              <w:spacing w:line="360" w:lineRule="auto"/>
              <w:rPr>
                <w:rFonts w:ascii="仿宋" w:hAnsi="仿宋" w:eastAsia="仿宋"/>
                <w:sz w:val="28"/>
                <w:szCs w:val="28"/>
              </w:rPr>
            </w:pPr>
          </w:p>
          <w:p>
            <w:pPr>
              <w:spacing w:line="360" w:lineRule="auto"/>
              <w:ind w:firstLine="3920" w:firstLineChars="1400"/>
              <w:rPr>
                <w:rFonts w:ascii="仿宋" w:hAnsi="仿宋" w:eastAsia="仿宋"/>
                <w:sz w:val="28"/>
                <w:szCs w:val="28"/>
              </w:rPr>
            </w:pPr>
            <w:r>
              <w:rPr>
                <w:rFonts w:hint="eastAsia" w:ascii="仿宋" w:hAnsi="仿宋" w:eastAsia="仿宋"/>
                <w:sz w:val="28"/>
                <w:szCs w:val="28"/>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13" w:type="dxa"/>
            <w:bottom w:w="57" w:type="dxa"/>
            <w:right w:w="113" w:type="dxa"/>
          </w:tblCellMar>
        </w:tblPrEx>
        <w:trPr>
          <w:trHeight w:val="1134" w:hRule="atLeast"/>
        </w:trPr>
        <w:tc>
          <w:tcPr>
            <w:tcW w:w="2531" w:type="dxa"/>
            <w:vAlign w:val="center"/>
          </w:tcPr>
          <w:p>
            <w:pPr>
              <w:spacing w:line="360" w:lineRule="auto"/>
              <w:jc w:val="center"/>
              <w:rPr>
                <w:rFonts w:ascii="仿宋" w:hAnsi="仿宋" w:eastAsia="仿宋"/>
                <w:b/>
                <w:sz w:val="28"/>
                <w:szCs w:val="28"/>
              </w:rPr>
            </w:pPr>
            <w:r>
              <w:rPr>
                <w:rFonts w:hint="eastAsia" w:ascii="仿宋" w:hAnsi="仿宋" w:eastAsia="仿宋"/>
                <w:b/>
                <w:sz w:val="28"/>
                <w:szCs w:val="28"/>
              </w:rPr>
              <w:t>信息科技部</w:t>
            </w:r>
          </w:p>
          <w:p>
            <w:pPr>
              <w:spacing w:line="360" w:lineRule="auto"/>
              <w:jc w:val="center"/>
              <w:rPr>
                <w:rFonts w:ascii="仿宋" w:hAnsi="仿宋" w:eastAsia="仿宋"/>
                <w:b/>
                <w:sz w:val="28"/>
                <w:szCs w:val="28"/>
              </w:rPr>
            </w:pPr>
            <w:r>
              <w:rPr>
                <w:rFonts w:hint="eastAsia" w:ascii="仿宋" w:hAnsi="仿宋" w:eastAsia="仿宋"/>
                <w:b/>
                <w:sz w:val="28"/>
                <w:szCs w:val="28"/>
              </w:rPr>
              <w:t>需求干系人</w:t>
            </w:r>
          </w:p>
        </w:tc>
        <w:tc>
          <w:tcPr>
            <w:tcW w:w="6539" w:type="dxa"/>
          </w:tcPr>
          <w:p>
            <w:pPr>
              <w:spacing w:line="360" w:lineRule="auto"/>
              <w:rPr>
                <w:rFonts w:ascii="仿宋" w:hAnsi="仿宋" w:eastAsia="仿宋"/>
                <w:sz w:val="28"/>
                <w:szCs w:val="28"/>
              </w:rPr>
            </w:pPr>
            <w:r>
              <w:rPr>
                <w:rFonts w:hint="eastAsia" w:ascii="仿宋" w:hAnsi="仿宋" w:eastAsia="仿宋"/>
                <w:sz w:val="28"/>
                <w:szCs w:val="28"/>
              </w:rPr>
              <w:t>签字：</w:t>
            </w:r>
          </w:p>
          <w:p>
            <w:pPr>
              <w:spacing w:line="360" w:lineRule="auto"/>
              <w:rPr>
                <w:rFonts w:ascii="仿宋" w:hAnsi="仿宋" w:eastAsia="仿宋"/>
                <w:sz w:val="28"/>
                <w:szCs w:val="28"/>
              </w:rPr>
            </w:pPr>
          </w:p>
          <w:p>
            <w:pPr>
              <w:spacing w:line="360" w:lineRule="auto"/>
              <w:ind w:firstLine="3640" w:firstLineChars="1300"/>
              <w:rPr>
                <w:rFonts w:ascii="仿宋" w:hAnsi="仿宋" w:eastAsia="仿宋"/>
                <w:sz w:val="28"/>
                <w:szCs w:val="28"/>
              </w:rPr>
            </w:pPr>
            <w:r>
              <w:rPr>
                <w:rFonts w:hint="eastAsia" w:ascii="仿宋" w:hAnsi="仿宋" w:eastAsia="仿宋"/>
                <w:sz w:val="28"/>
                <w:szCs w:val="28"/>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13" w:type="dxa"/>
            <w:bottom w:w="57" w:type="dxa"/>
            <w:right w:w="113" w:type="dxa"/>
          </w:tblCellMar>
        </w:tblPrEx>
        <w:trPr>
          <w:trHeight w:val="1134" w:hRule="atLeast"/>
        </w:trPr>
        <w:tc>
          <w:tcPr>
            <w:tcW w:w="2531" w:type="dxa"/>
            <w:vAlign w:val="center"/>
          </w:tcPr>
          <w:p>
            <w:pPr>
              <w:spacing w:line="360" w:lineRule="auto"/>
              <w:jc w:val="center"/>
              <w:rPr>
                <w:rFonts w:ascii="仿宋" w:hAnsi="仿宋" w:eastAsia="仿宋"/>
                <w:b/>
                <w:sz w:val="28"/>
                <w:szCs w:val="28"/>
              </w:rPr>
            </w:pPr>
            <w:r>
              <w:rPr>
                <w:rFonts w:hint="eastAsia" w:ascii="仿宋" w:hAnsi="仿宋" w:eastAsia="仿宋"/>
                <w:b/>
                <w:sz w:val="28"/>
                <w:szCs w:val="28"/>
              </w:rPr>
              <w:t>需求负责人</w:t>
            </w:r>
          </w:p>
          <w:p>
            <w:pPr>
              <w:spacing w:line="360" w:lineRule="auto"/>
              <w:jc w:val="center"/>
              <w:rPr>
                <w:rFonts w:ascii="仿宋" w:hAnsi="仿宋" w:eastAsia="仿宋"/>
                <w:sz w:val="28"/>
                <w:szCs w:val="28"/>
              </w:rPr>
            </w:pPr>
            <w:r>
              <w:rPr>
                <w:rFonts w:hint="eastAsia" w:ascii="仿宋" w:hAnsi="仿宋" w:eastAsia="仿宋"/>
                <w:b/>
                <w:sz w:val="28"/>
                <w:szCs w:val="28"/>
              </w:rPr>
              <w:t>（需求主管部门）</w:t>
            </w:r>
          </w:p>
        </w:tc>
        <w:tc>
          <w:tcPr>
            <w:tcW w:w="6539" w:type="dxa"/>
          </w:tcPr>
          <w:p>
            <w:pPr>
              <w:spacing w:line="360" w:lineRule="auto"/>
              <w:rPr>
                <w:rFonts w:ascii="仿宋" w:hAnsi="仿宋" w:eastAsia="仿宋"/>
                <w:sz w:val="28"/>
                <w:szCs w:val="28"/>
              </w:rPr>
            </w:pPr>
            <w:r>
              <w:rPr>
                <w:rFonts w:hint="eastAsia" w:ascii="仿宋" w:hAnsi="仿宋" w:eastAsia="仿宋"/>
                <w:sz w:val="28"/>
                <w:szCs w:val="28"/>
              </w:rPr>
              <w:t>签字：</w:t>
            </w:r>
          </w:p>
          <w:p>
            <w:pPr>
              <w:spacing w:line="360" w:lineRule="auto"/>
              <w:ind w:firstLine="3640" w:firstLineChars="1300"/>
              <w:rPr>
                <w:rFonts w:ascii="仿宋" w:hAnsi="仿宋" w:eastAsia="仿宋"/>
                <w:sz w:val="28"/>
                <w:szCs w:val="28"/>
              </w:rPr>
            </w:pPr>
            <w:r>
              <w:rPr>
                <w:rFonts w:hint="eastAsia" w:ascii="仿宋" w:hAnsi="仿宋" w:eastAsia="仿宋"/>
                <w:sz w:val="28"/>
                <w:szCs w:val="28"/>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13" w:type="dxa"/>
            <w:bottom w:w="57" w:type="dxa"/>
            <w:right w:w="113" w:type="dxa"/>
          </w:tblCellMar>
        </w:tblPrEx>
        <w:trPr>
          <w:trHeight w:val="1134" w:hRule="atLeast"/>
        </w:trPr>
        <w:tc>
          <w:tcPr>
            <w:tcW w:w="2531" w:type="dxa"/>
            <w:vAlign w:val="center"/>
          </w:tcPr>
          <w:p>
            <w:pPr>
              <w:spacing w:line="360" w:lineRule="auto"/>
              <w:jc w:val="center"/>
              <w:rPr>
                <w:rFonts w:ascii="仿宋" w:hAnsi="仿宋" w:eastAsia="仿宋"/>
                <w:b/>
                <w:sz w:val="28"/>
                <w:szCs w:val="28"/>
              </w:rPr>
            </w:pPr>
            <w:r>
              <w:rPr>
                <w:rFonts w:hint="eastAsia" w:ascii="仿宋" w:hAnsi="仿宋" w:eastAsia="仿宋"/>
                <w:b/>
                <w:sz w:val="28"/>
                <w:szCs w:val="28"/>
              </w:rPr>
              <w:t>需求负责人</w:t>
            </w:r>
          </w:p>
          <w:p>
            <w:pPr>
              <w:spacing w:line="360" w:lineRule="auto"/>
              <w:jc w:val="center"/>
              <w:rPr>
                <w:rFonts w:ascii="仿宋" w:hAnsi="仿宋" w:eastAsia="仿宋"/>
                <w:b/>
                <w:sz w:val="28"/>
                <w:szCs w:val="28"/>
              </w:rPr>
            </w:pPr>
            <w:r>
              <w:rPr>
                <w:rFonts w:hint="eastAsia" w:ascii="仿宋" w:hAnsi="仿宋" w:eastAsia="仿宋"/>
                <w:b/>
                <w:sz w:val="28"/>
                <w:szCs w:val="28"/>
              </w:rPr>
              <w:t>（需求协作部门）</w:t>
            </w:r>
          </w:p>
        </w:tc>
        <w:tc>
          <w:tcPr>
            <w:tcW w:w="6539" w:type="dxa"/>
          </w:tcPr>
          <w:p>
            <w:pPr>
              <w:spacing w:line="360" w:lineRule="auto"/>
              <w:rPr>
                <w:rFonts w:ascii="仿宋" w:hAnsi="仿宋" w:eastAsia="仿宋"/>
                <w:sz w:val="28"/>
                <w:szCs w:val="28"/>
              </w:rPr>
            </w:pPr>
            <w:r>
              <w:rPr>
                <w:rFonts w:hint="eastAsia" w:ascii="仿宋" w:hAnsi="仿宋" w:eastAsia="仿宋"/>
                <w:sz w:val="28"/>
                <w:szCs w:val="28"/>
              </w:rPr>
              <w:t>签字：</w:t>
            </w:r>
          </w:p>
          <w:p>
            <w:pPr>
              <w:spacing w:line="360" w:lineRule="auto"/>
              <w:rPr>
                <w:rFonts w:ascii="仿宋" w:hAnsi="仿宋" w:eastAsia="仿宋"/>
                <w:sz w:val="28"/>
                <w:szCs w:val="28"/>
              </w:rPr>
            </w:pPr>
          </w:p>
          <w:p>
            <w:pPr>
              <w:spacing w:line="360" w:lineRule="auto"/>
              <w:ind w:firstLine="3640" w:firstLineChars="1300"/>
              <w:rPr>
                <w:rFonts w:ascii="仿宋" w:hAnsi="仿宋" w:eastAsia="仿宋"/>
                <w:sz w:val="28"/>
                <w:szCs w:val="28"/>
              </w:rPr>
            </w:pPr>
            <w:r>
              <w:rPr>
                <w:rFonts w:hint="eastAsia" w:ascii="仿宋" w:hAnsi="仿宋" w:eastAsia="仿宋"/>
                <w:sz w:val="28"/>
                <w:szCs w:val="28"/>
              </w:rPr>
              <w:t>日期：</w:t>
            </w:r>
          </w:p>
        </w:tc>
      </w:tr>
    </w:tbl>
    <w:p>
      <w:pPr>
        <w:adjustRightInd w:val="0"/>
        <w:spacing w:line="360" w:lineRule="auto"/>
        <w:textAlignment w:val="baseline"/>
        <w:rPr>
          <w:rFonts w:ascii="仿宋" w:hAnsi="仿宋" w:eastAsia="仿宋" w:cs="方正仿宋_GBK"/>
          <w:kern w:val="0"/>
          <w:sz w:val="32"/>
          <w:szCs w:val="32"/>
          <w:lang w:val="zh-CN"/>
        </w:rPr>
      </w:pPr>
    </w:p>
    <w:sectPr>
      <w:pgSz w:w="11906" w:h="16838"/>
      <w:pgMar w:top="2098" w:right="1474" w:bottom="1985" w:left="1588" w:header="851" w:footer="1247"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u yuqing" w:date="2026-06-04T16:23:00Z" w:initials="ly">
    <w:p w14:paraId="6F5C5DF9">
      <w:pPr>
        <w:pStyle w:val="19"/>
      </w:pPr>
      <w:r>
        <w:rPr>
          <w:rFonts w:hint="eastAsia"/>
          <w:color w:val="FF0000"/>
        </w:rPr>
        <w:t>与机构最终确认业务规则</w:t>
      </w:r>
    </w:p>
  </w:comment>
  <w:comment w:id="1" w:author="yuqing lu" w:date="2026-06-12T14:34:00Z" w:initials="yl">
    <w:p w14:paraId="69E4740B">
      <w:pPr>
        <w:pStyle w:val="19"/>
        <w:rPr>
          <w:color w:val="FF0000"/>
        </w:rPr>
      </w:pPr>
      <w:r>
        <w:rPr>
          <w:rFonts w:hint="eastAsia"/>
          <w:color w:val="FF0000"/>
        </w:rPr>
        <w:t>最终需要与机构确认</w:t>
      </w:r>
    </w:p>
  </w:comment>
  <w:comment w:id="2" w:author="lu yuqing" w:date="2026-06-01T17:38:00Z" w:initials="ly">
    <w:p w14:paraId="01E7315A">
      <w:pPr>
        <w:pStyle w:val="172"/>
        <w:spacing w:line="360" w:lineRule="auto"/>
        <w:ind w:firstLine="0" w:firstLineChars="0"/>
        <w:rPr>
          <w:rFonts w:ascii="仿宋" w:hAnsi="仿宋" w:eastAsia="仿宋"/>
          <w:sz w:val="24"/>
          <w:szCs w:val="24"/>
        </w:rPr>
      </w:pPr>
    </w:p>
    <w:p w14:paraId="1BD2759E">
      <w:pPr>
        <w:pStyle w:val="172"/>
        <w:spacing w:line="360" w:lineRule="auto"/>
        <w:ind w:firstLine="0" w:firstLineChars="0"/>
        <w:rPr>
          <w:rFonts w:ascii="仿宋" w:hAnsi="仿宋" w:eastAsia="仿宋"/>
          <w:color w:val="FF0000"/>
        </w:rPr>
      </w:pPr>
      <w:r>
        <w:rPr>
          <w:rFonts w:hint="eastAsia" w:ascii="仿宋" w:hAnsi="仿宋" w:eastAsia="仿宋"/>
          <w:color w:val="FF0000"/>
          <w:sz w:val="24"/>
          <w:szCs w:val="24"/>
        </w:rPr>
        <w:t>数据调研：客户生命周期分析的模型</w:t>
      </w:r>
    </w:p>
  </w:comment>
  <w:comment w:id="3" w:author="lu yuqing" w:date="2026-06-03T10:53:00Z" w:initials="ly">
    <w:p w14:paraId="77A950DF">
      <w:pPr>
        <w:spacing w:line="360" w:lineRule="auto"/>
        <w:rPr>
          <w:rFonts w:ascii="仿宋" w:hAnsi="仿宋" w:eastAsia="仿宋"/>
          <w:color w:val="FF0000"/>
          <w:sz w:val="24"/>
          <w:szCs w:val="24"/>
        </w:rPr>
      </w:pPr>
      <w:r>
        <w:rPr>
          <w:rFonts w:hint="eastAsia" w:ascii="仿宋" w:hAnsi="仿宋" w:eastAsia="仿宋"/>
          <w:color w:val="FF0000"/>
          <w:sz w:val="24"/>
          <w:szCs w:val="24"/>
        </w:rPr>
        <w:t xml:space="preserve">需要最终确定流程：分行内部跨网点的客户调配流程：分行业务岗发起 </w:t>
      </w:r>
      <w:r>
        <w:rPr>
          <w:rFonts w:ascii="仿宋" w:hAnsi="仿宋" w:eastAsia="仿宋"/>
          <w:color w:val="FF0000"/>
          <w:sz w:val="24"/>
          <w:szCs w:val="24"/>
        </w:rPr>
        <w:t xml:space="preserve">– </w:t>
      </w:r>
      <w:r>
        <w:rPr>
          <w:rFonts w:hint="eastAsia" w:ascii="仿宋" w:hAnsi="仿宋" w:eastAsia="仿宋"/>
          <w:color w:val="FF0000"/>
          <w:sz w:val="24"/>
          <w:szCs w:val="24"/>
        </w:rPr>
        <w:t>分行管理岗审批</w:t>
      </w:r>
    </w:p>
    <w:p w14:paraId="6FFE3AA9">
      <w:pPr>
        <w:pStyle w:val="19"/>
      </w:pPr>
    </w:p>
  </w:comment>
  <w:comment w:id="4" w:author="wanao" w:date="2026-07-03T18:21:48Z" w:initials="w">
    <w:p w14:paraId="417927AF">
      <w:pPr>
        <w:pStyle w:val="19"/>
        <w:rPr>
          <w:rFonts w:hint="default" w:eastAsia="宋体"/>
          <w:lang w:val="en-US" w:eastAsia="zh-CN"/>
        </w:rPr>
      </w:pPr>
      <w:r>
        <w:rPr>
          <w:rFonts w:hint="eastAsia"/>
          <w:lang w:val="en-US" w:eastAsia="zh-CN"/>
        </w:rPr>
        <w:t>一天多次登录记为一次</w:t>
      </w:r>
    </w:p>
  </w:comment>
  <w:comment w:id="5" w:author="wanao" w:date="2026-07-03T18:20:37Z" w:initials="w">
    <w:p w14:paraId="279719B8">
      <w:pPr>
        <w:pStyle w:val="19"/>
        <w:rPr>
          <w:rFonts w:hint="default" w:eastAsia="宋体"/>
          <w:lang w:val="en-US" w:eastAsia="zh-CN"/>
        </w:rPr>
      </w:pPr>
      <w:r>
        <w:rPr>
          <w:rFonts w:hint="eastAsia"/>
          <w:lang w:val="en-US" w:eastAsia="zh-CN"/>
        </w:rPr>
        <w:t>口径待确认</w:t>
      </w:r>
    </w:p>
  </w:comment>
  <w:comment w:id="6" w:author="wanao" w:date="2026-07-03T18:22:25Z" w:initials="w">
    <w:p w14:paraId="409E63CE">
      <w:pPr>
        <w:pStyle w:val="19"/>
        <w:rPr>
          <w:rFonts w:hint="default" w:eastAsia="宋体"/>
          <w:lang w:val="en-US" w:eastAsia="zh-CN"/>
        </w:rPr>
      </w:pPr>
      <w:r>
        <w:rPr>
          <w:rFonts w:hint="eastAsia"/>
          <w:lang w:val="en-US" w:eastAsia="zh-CN"/>
        </w:rPr>
        <w:t>口径待确认</w:t>
      </w:r>
    </w:p>
  </w:comment>
  <w:comment w:id="7" w:author="yuqing lu" w:date="2026-06-04T12:59:00Z" w:initials="yl">
    <w:p w14:paraId="79C86D03">
      <w:pPr>
        <w:pStyle w:val="19"/>
        <w:rPr>
          <w:color w:val="FF0000"/>
        </w:rPr>
      </w:pPr>
      <w:r>
        <w:rPr>
          <w:rFonts w:hint="eastAsia"/>
          <w:color w:val="FF0000"/>
        </w:rPr>
        <w:t>需要与机构最终确认</w:t>
      </w:r>
    </w:p>
  </w:comment>
  <w:comment w:id="8" w:author="lu yuqing" w:date="2026-06-03T11:18:00Z" w:initials="ly">
    <w:p w14:paraId="0E374E4C">
      <w:pPr>
        <w:pStyle w:val="19"/>
        <w:rPr>
          <w:color w:val="FF0000"/>
        </w:rPr>
      </w:pPr>
      <w:r>
        <w:rPr>
          <w:rFonts w:hint="eastAsia"/>
          <w:color w:val="FF0000"/>
        </w:rPr>
        <w:t>数据调研：产品推荐模型待讨论</w:t>
      </w:r>
    </w:p>
  </w:comment>
  <w:comment w:id="9" w:author="yuqing lu" w:date="2026-06-04T13:14:00Z" w:initials="yl">
    <w:p w14:paraId="36394C40">
      <w:pPr>
        <w:pStyle w:val="19"/>
        <w:rPr>
          <w:color w:val="FF0000"/>
        </w:rPr>
      </w:pPr>
      <w:r>
        <w:rPr>
          <w:rFonts w:hint="eastAsia"/>
          <w:color w:val="FF0000"/>
        </w:rPr>
        <w:t>等待与机构最终确认</w:t>
      </w:r>
    </w:p>
  </w:comment>
  <w:comment w:id="10" w:author="yuqing lu" w:date="2026-06-04T13:16:00Z" w:initials="yl">
    <w:p w14:paraId="51DA73BD">
      <w:pPr>
        <w:pStyle w:val="19"/>
        <w:rPr>
          <w:color w:val="FF0000"/>
        </w:rPr>
      </w:pPr>
      <w:r>
        <w:rPr>
          <w:rFonts w:hint="eastAsia"/>
          <w:color w:val="FF0000"/>
        </w:rPr>
        <w:t>最终与机构确认，是否可以多次录入</w:t>
      </w:r>
    </w:p>
  </w:comment>
  <w:comment w:id="11" w:author="yuqing lu" w:date="2026-06-04T13:14:00Z" w:initials="yl">
    <w:p w14:paraId="70D818BC">
      <w:pPr>
        <w:pStyle w:val="19"/>
        <w:rPr>
          <w:color w:val="FF0000"/>
        </w:rPr>
      </w:pPr>
      <w:r>
        <w:rPr>
          <w:rFonts w:hint="eastAsia"/>
          <w:color w:val="FF0000"/>
        </w:rPr>
        <w:t>等待与机构最终确认</w:t>
      </w:r>
    </w:p>
  </w:comment>
  <w:comment w:id="12" w:author="wanao" w:date="2026-07-06T15:00:30Z" w:initials="w">
    <w:p w14:paraId="6B7B30E9">
      <w:pPr>
        <w:pStyle w:val="19"/>
        <w:rPr>
          <w:rFonts w:hint="default" w:eastAsia="宋体"/>
          <w:lang w:val="en-US" w:eastAsia="zh-CN"/>
        </w:rPr>
      </w:pPr>
      <w:r>
        <w:rPr>
          <w:rFonts w:hint="eastAsia"/>
          <w:lang w:val="en-US" w:eastAsia="zh-CN"/>
        </w:rPr>
        <w:t>删除，营销活动不需要审批</w:t>
      </w:r>
    </w:p>
  </w:comment>
  <w:comment w:id="13" w:author="lu yuqing" w:date="2026-06-05T15:08:00Z" w:initials="ly">
    <w:p w14:paraId="1AD90FAA">
      <w:pPr>
        <w:pStyle w:val="19"/>
        <w:rPr>
          <w:color w:val="FF0000"/>
        </w:rPr>
      </w:pPr>
      <w:r>
        <w:rPr>
          <w:rFonts w:hint="eastAsia"/>
          <w:color w:val="FF0000"/>
        </w:rPr>
        <w:t>需要与机构最终确认</w:t>
      </w:r>
    </w:p>
  </w:comment>
  <w:comment w:id="14" w:author="lu yuqing" w:date="2026-06-11T11:07:00Z" w:initials="ly">
    <w:p w14:paraId="748F77C4">
      <w:pPr>
        <w:pStyle w:val="19"/>
        <w:rPr>
          <w:color w:val="FF0000"/>
        </w:rPr>
      </w:pPr>
      <w:r>
        <w:rPr>
          <w:rFonts w:hint="eastAsia"/>
          <w:color w:val="FF0000"/>
        </w:rPr>
        <w:t>需要机构最终确认转介管理模块是否合理</w:t>
      </w:r>
    </w:p>
  </w:comment>
  <w:comment w:id="15" w:author="yuqing lu" w:date="2026-06-04T13:14:00Z" w:initials="yl">
    <w:p w14:paraId="2CFB56BB">
      <w:pPr>
        <w:pStyle w:val="19"/>
        <w:rPr>
          <w:color w:val="FF0000"/>
        </w:rPr>
      </w:pPr>
      <w:r>
        <w:rPr>
          <w:rFonts w:hint="eastAsia"/>
          <w:color w:val="FF0000"/>
        </w:rPr>
        <w:t>与潜在客户的意向产品保持一致</w:t>
      </w:r>
    </w:p>
    <w:p w14:paraId="5C7260A0">
      <w:pPr>
        <w:pStyle w:val="19"/>
        <w:rPr>
          <w:color w:val="FF0000"/>
        </w:rPr>
      </w:pPr>
      <w:r>
        <w:rPr>
          <w:rFonts w:hint="eastAsia"/>
          <w:color w:val="FF0000"/>
        </w:rPr>
        <w:t>等待与机构最终确认</w:t>
      </w:r>
    </w:p>
  </w:comment>
  <w:comment w:id="16" w:author="lu yuqing" w:date="2026-06-11T11:19:00Z" w:initials="ly">
    <w:p w14:paraId="470E36EF">
      <w:pPr>
        <w:pStyle w:val="19"/>
        <w:rPr>
          <w:color w:val="FF0000"/>
        </w:rPr>
      </w:pPr>
      <w:r>
        <w:rPr>
          <w:rFonts w:hint="eastAsia"/>
          <w:color w:val="FF0000"/>
        </w:rPr>
        <w:t>需要机构最终确认</w:t>
      </w:r>
    </w:p>
  </w:comment>
  <w:comment w:id="17" w:author="yuqing lu" w:date="2026-06-04T13:14:00Z" w:initials="yl">
    <w:p w14:paraId="24065BA1">
      <w:pPr>
        <w:pStyle w:val="19"/>
        <w:rPr>
          <w:color w:val="FF0000"/>
        </w:rPr>
      </w:pPr>
      <w:r>
        <w:rPr>
          <w:rFonts w:hint="eastAsia"/>
          <w:color w:val="FF0000"/>
        </w:rPr>
        <w:t>与潜在客户的意向产品保持一致</w:t>
      </w:r>
    </w:p>
    <w:p w14:paraId="68B279AA">
      <w:pPr>
        <w:pStyle w:val="19"/>
        <w:rPr>
          <w:color w:val="FF0000"/>
        </w:rPr>
      </w:pPr>
      <w:r>
        <w:rPr>
          <w:rFonts w:hint="eastAsia"/>
          <w:color w:val="FF0000"/>
        </w:rPr>
        <w:t>等待与机构最终确认</w:t>
      </w:r>
    </w:p>
  </w:comment>
  <w:comment w:id="18" w:author="lu yuqing" w:date="2026-06-11T11:29:00Z" w:initials="ly">
    <w:p w14:paraId="7C9E1671">
      <w:pPr>
        <w:pStyle w:val="19"/>
      </w:pPr>
      <w:r>
        <w:rPr>
          <w:rFonts w:hint="eastAsia"/>
          <w:color w:val="FF0000"/>
        </w:rPr>
        <w:t>活动延续时间是否需要再往后延长至3</w:t>
      </w:r>
      <w:r>
        <w:rPr>
          <w:color w:val="FF0000"/>
        </w:rPr>
        <w:t>0</w:t>
      </w:r>
      <w:r>
        <w:rPr>
          <w:rFonts w:hint="eastAsia"/>
          <w:color w:val="FF0000"/>
        </w:rPr>
        <w:t>天，需要机构最终确认</w:t>
      </w:r>
    </w:p>
  </w:comment>
  <w:comment w:id="19" w:author="韩波" w:date="2026-06-09T17:27:00Z" w:initials="韩">
    <w:p w14:paraId="27611C0A">
      <w:pPr>
        <w:pStyle w:val="19"/>
      </w:pPr>
      <w:r>
        <w:rPr>
          <w:rFonts w:hint="eastAsia"/>
        </w:rPr>
        <w:t>外呼功能对接行内那个系统？</w:t>
      </w:r>
    </w:p>
  </w:comment>
  <w:comment w:id="20" w:author="yuqing lu" w:date="2026-06-04T13:49:00Z" w:initials="yl">
    <w:p w14:paraId="4E1A6A36">
      <w:pPr>
        <w:pStyle w:val="19"/>
        <w:rPr>
          <w:color w:val="FF0000"/>
        </w:rPr>
      </w:pPr>
      <w:r>
        <w:rPr>
          <w:rFonts w:hint="eastAsia"/>
          <w:color w:val="FF0000"/>
        </w:rPr>
        <w:t>最终与机构再确认</w:t>
      </w:r>
    </w:p>
  </w:comment>
  <w:comment w:id="21" w:author="yuqing lu" w:date="2026-06-04T14:08:00Z" w:initials="yl">
    <w:p w14:paraId="05B04C78">
      <w:pPr>
        <w:pStyle w:val="19"/>
      </w:pPr>
      <w:r>
        <w:rPr>
          <w:rFonts w:hint="eastAsia"/>
          <w:color w:val="FF0000"/>
        </w:rPr>
        <w:t>最终与机构再确认一次</w:t>
      </w:r>
    </w:p>
  </w:comment>
  <w:comment w:id="22" w:author="lu yuqing" w:date="2026-06-25T16:02:00Z" w:initials="ly">
    <w:p w14:paraId="685365C1">
      <w:pPr>
        <w:pStyle w:val="19"/>
        <w:rPr>
          <w:color w:val="FF0000"/>
        </w:rPr>
      </w:pPr>
      <w:r>
        <w:rPr>
          <w:rFonts w:hint="eastAsia"/>
          <w:color w:val="FF0000"/>
        </w:rPr>
        <w:t>与机构讨论最终确认</w:t>
      </w:r>
    </w:p>
  </w:comment>
  <w:comment w:id="23" w:author="yuqing lu" w:date="2026-06-01T18:21:00Z" w:initials="yl">
    <w:p w14:paraId="4FD1667D">
      <w:pPr>
        <w:pStyle w:val="19"/>
        <w:rPr>
          <w:color w:val="FF0000"/>
        </w:rPr>
      </w:pPr>
      <w:r>
        <w:rPr>
          <w:rFonts w:hint="eastAsia"/>
          <w:color w:val="FF0000"/>
        </w:rPr>
        <w:t>与机构最终确认</w:t>
      </w:r>
    </w:p>
  </w:comment>
  <w:comment w:id="24" w:author="wanao" w:date="2026-07-06T14:32:53Z" w:initials="w">
    <w:p w14:paraId="63B94808">
      <w:pPr>
        <w:pStyle w:val="19"/>
        <w:rPr>
          <w:rFonts w:hint="default" w:eastAsia="宋体"/>
          <w:lang w:val="en-US" w:eastAsia="zh-CN"/>
        </w:rPr>
      </w:pPr>
      <w:r>
        <w:rPr>
          <w:rFonts w:hint="eastAsia"/>
          <w:lang w:val="en-US" w:eastAsia="zh-CN"/>
        </w:rPr>
        <w:t>未输入关键词点击搜索改为搜索全部</w:t>
      </w:r>
    </w:p>
  </w:comment>
  <w:comment w:id="25" w:author="wanao" w:date="2026-06-30T18:21:00Z" w:initials="w">
    <w:p w14:paraId="215D60D7">
      <w:pPr>
        <w:pStyle w:val="19"/>
        <w:rPr>
          <w:rFonts w:hint="default" w:eastAsia="宋体"/>
          <w:lang w:val="en-US" w:eastAsia="zh-CN"/>
        </w:rPr>
      </w:pPr>
      <w:r>
        <w:rPr>
          <w:rFonts w:hint="eastAsia"/>
          <w:lang w:val="en-US" w:eastAsia="zh-CN"/>
        </w:rPr>
        <w:t>枚举值已确定</w:t>
      </w:r>
    </w:p>
  </w:comment>
  <w:comment w:id="26" w:author="wanao" w:date="2026-07-02T16:37:10Z" w:initials="w">
    <w:p w14:paraId="753A7ED7">
      <w:pPr>
        <w:pStyle w:val="19"/>
        <w:rPr>
          <w:rFonts w:hint="default" w:eastAsia="宋体"/>
          <w:lang w:val="en-US" w:eastAsia="zh-CN"/>
        </w:rPr>
      </w:pPr>
      <w:r>
        <w:rPr>
          <w:rFonts w:hint="eastAsia"/>
          <w:lang w:val="en-US" w:eastAsia="zh-CN"/>
        </w:rPr>
        <w:t>新增 锁定状态</w:t>
      </w:r>
    </w:p>
  </w:comment>
  <w:comment w:id="27" w:author="wanao" w:date="2026-07-01T15:45:03Z" w:initials="w">
    <w:p w14:paraId="785061CD">
      <w:pPr>
        <w:pStyle w:val="19"/>
        <w:rPr>
          <w:rFonts w:hint="default" w:eastAsia="宋体"/>
          <w:lang w:val="en-US" w:eastAsia="zh-CN"/>
        </w:rPr>
      </w:pPr>
      <w:r>
        <w:rPr>
          <w:rFonts w:hint="eastAsia"/>
          <w:lang w:val="en-US" w:eastAsia="zh-CN"/>
        </w:rPr>
        <w:t>改名为 职位管理</w:t>
      </w:r>
    </w:p>
  </w:comment>
  <w:comment w:id="28" w:author="wanao" w:date="2026-07-02T16:57:19Z" w:initials="w">
    <w:p w14:paraId="39667DC2">
      <w:pPr>
        <w:pStyle w:val="19"/>
        <w:rPr>
          <w:rFonts w:hint="default" w:eastAsia="宋体"/>
          <w:lang w:val="en-US" w:eastAsia="zh-CN"/>
        </w:rPr>
      </w:pPr>
      <w:r>
        <w:rPr>
          <w:rFonts w:hint="eastAsia"/>
          <w:lang w:val="en-US" w:eastAsia="zh-CN"/>
        </w:rPr>
        <w:t>新增规则</w:t>
      </w:r>
    </w:p>
  </w:comment>
  <w:comment w:id="29" w:author="wanao" w:date="2026-07-03T11:24:25Z" w:initials="w">
    <w:p w14:paraId="79566DBF">
      <w:pPr>
        <w:pStyle w:val="19"/>
        <w:rPr>
          <w:rFonts w:hint="default" w:eastAsia="宋体"/>
          <w:lang w:val="en-US" w:eastAsia="zh-CN"/>
        </w:rPr>
      </w:pPr>
      <w:r>
        <w:rPr>
          <w:rFonts w:hint="eastAsia"/>
          <w:lang w:val="en-US" w:eastAsia="zh-CN"/>
        </w:rPr>
        <w:t>改名为 职位</w:t>
      </w:r>
    </w:p>
  </w:comment>
  <w:comment w:id="30" w:author="wanao" w:date="2026-07-03T11:27:06Z" w:initials="w">
    <w:p w14:paraId="3AD1015E">
      <w:pPr>
        <w:pStyle w:val="19"/>
        <w:rPr>
          <w:rFonts w:hint="default" w:eastAsia="宋体"/>
          <w:lang w:val="en-US" w:eastAsia="zh-CN"/>
        </w:rPr>
      </w:pPr>
      <w:r>
        <w:rPr>
          <w:rFonts w:hint="eastAsia"/>
          <w:lang w:val="en-US" w:eastAsia="zh-CN"/>
        </w:rPr>
        <w:t>新增字段</w:t>
      </w:r>
    </w:p>
  </w:comment>
  <w:comment w:id="31" w:author="wanao" w:date="2026-07-01T15:41:24Z" w:initials="w">
    <w:p w14:paraId="49456401">
      <w:pPr>
        <w:pStyle w:val="19"/>
        <w:rPr>
          <w:rFonts w:hint="default" w:eastAsia="宋体"/>
          <w:lang w:val="en-US" w:eastAsia="zh-CN"/>
        </w:rPr>
      </w:pPr>
      <w:r>
        <w:rPr>
          <w:rFonts w:hint="eastAsia"/>
          <w:lang w:val="en-US" w:eastAsia="zh-CN"/>
        </w:rPr>
        <w:t>新增 账号锁定状态</w:t>
      </w:r>
    </w:p>
  </w:comment>
  <w:comment w:id="32" w:author="wanao" w:date="2026-07-02T16:54:42Z" w:initials="w">
    <w:p w14:paraId="37B912B1">
      <w:pPr>
        <w:pStyle w:val="19"/>
        <w:rPr>
          <w:rFonts w:hint="default" w:eastAsia="宋体"/>
          <w:lang w:val="en-US" w:eastAsia="zh-CN"/>
        </w:rPr>
      </w:pPr>
      <w:r>
        <w:rPr>
          <w:rFonts w:hint="eastAsia"/>
          <w:lang w:val="en-US" w:eastAsia="zh-CN"/>
        </w:rPr>
        <w:t>新增规则</w:t>
      </w:r>
    </w:p>
  </w:comment>
  <w:comment w:id="33" w:author="wanao" w:date="2026-07-02T18:27:15Z" w:initials="w">
    <w:p w14:paraId="1FEA3DEA">
      <w:pPr>
        <w:pStyle w:val="19"/>
        <w:rPr>
          <w:rFonts w:hint="eastAsia"/>
          <w:lang w:val="en-US" w:eastAsia="zh-CN"/>
        </w:rPr>
      </w:pPr>
      <w:r>
        <w:rPr>
          <w:rFonts w:hint="eastAsia"/>
          <w:lang w:val="en-US" w:eastAsia="zh-CN"/>
        </w:rPr>
        <w:t>改名为 职位管理</w:t>
      </w:r>
    </w:p>
    <w:p w14:paraId="6AE95EE6">
      <w:pPr>
        <w:pStyle w:val="19"/>
        <w:rPr>
          <w:rFonts w:hint="default"/>
          <w:lang w:val="en-US" w:eastAsia="zh-CN"/>
        </w:rPr>
      </w:pPr>
      <w:r>
        <w:rPr>
          <w:rFonts w:hint="eastAsia"/>
          <w:lang w:val="en-US" w:eastAsia="zh-CN"/>
        </w:rPr>
        <w:t>按钮也统一改为 职位管理</w:t>
      </w:r>
    </w:p>
  </w:comment>
  <w:comment w:id="34" w:author="wanao" w:date="2026-07-03T10:15:24Z" w:initials="w">
    <w:p w14:paraId="78084427">
      <w:pPr>
        <w:pStyle w:val="19"/>
        <w:rPr>
          <w:rFonts w:hint="default" w:eastAsia="宋体"/>
          <w:lang w:val="en-US" w:eastAsia="zh-CN"/>
        </w:rPr>
      </w:pPr>
      <w:r>
        <w:rPr>
          <w:rFonts w:hint="eastAsia"/>
          <w:lang w:val="en-US" w:eastAsia="zh-CN"/>
        </w:rPr>
        <w:t>将状态改为 删除 即可，可重新编辑</w:t>
      </w:r>
    </w:p>
  </w:comment>
  <w:comment w:id="35" w:author="wanao" w:date="2026-06-15T11:36:00Z" w:initials="w">
    <w:p w14:paraId="5BDD3745">
      <w:pPr>
        <w:spacing w:after="200" w:line="276" w:lineRule="auto"/>
        <w:jc w:val="left"/>
        <w:rPr>
          <w:rFonts w:ascii="仿宋" w:hAnsi="仿宋" w:eastAsia="仿宋"/>
          <w:color w:val="FF0000"/>
          <w:sz w:val="24"/>
          <w:szCs w:val="22"/>
        </w:rPr>
      </w:pPr>
      <w:r>
        <w:rPr>
          <w:rFonts w:hint="eastAsia" w:ascii="仿宋" w:hAnsi="仿宋" w:eastAsia="仿宋"/>
          <w:color w:val="FF0000"/>
          <w:sz w:val="24"/>
          <w:szCs w:val="22"/>
        </w:rPr>
        <w:t>需要最终确定机构是采用哪个系统的机构树</w:t>
      </w:r>
    </w:p>
  </w:comment>
  <w:comment w:id="36" w:author="wanao" w:date="2026-07-03T14:52:50Z" w:initials="w">
    <w:p w14:paraId="009E2E55">
      <w:pPr>
        <w:pStyle w:val="19"/>
        <w:rPr>
          <w:rFonts w:hint="default" w:eastAsia="宋体"/>
          <w:lang w:val="en-US" w:eastAsia="zh-CN"/>
        </w:rPr>
      </w:pPr>
      <w:r>
        <w:rPr>
          <w:rFonts w:hint="eastAsia"/>
          <w:lang w:val="en-US" w:eastAsia="zh-CN"/>
        </w:rPr>
        <w:t>同步数据，不可新增</w:t>
      </w:r>
    </w:p>
  </w:comment>
  <w:comment w:id="37" w:author="wanao" w:date="2026-07-01T14:48:22Z" w:initials="w">
    <w:p w14:paraId="7A274D63">
      <w:pPr>
        <w:pStyle w:val="19"/>
        <w:rPr>
          <w:rFonts w:hint="eastAsia" w:eastAsia="宋体"/>
          <w:lang w:val="en-US" w:eastAsia="zh-CN"/>
        </w:rPr>
      </w:pPr>
      <w:r>
        <w:rPr>
          <w:rFonts w:hint="eastAsia"/>
          <w:lang w:val="en-US" w:eastAsia="zh-CN"/>
        </w:rPr>
        <w:t>去掉</w:t>
      </w:r>
    </w:p>
  </w:comment>
  <w:comment w:id="38" w:author="wanao" w:date="2026-07-01T17:09:03Z" w:initials="w">
    <w:p w14:paraId="336960D0">
      <w:pPr>
        <w:pStyle w:val="19"/>
        <w:rPr>
          <w:rFonts w:hint="default"/>
          <w:lang w:val="en-US" w:eastAsia="zh-CN"/>
        </w:rPr>
      </w:pPr>
      <w:r>
        <w:rPr>
          <w:rFonts w:hint="eastAsia"/>
          <w:lang w:val="en-US" w:eastAsia="zh-CN"/>
        </w:rPr>
        <w:t>选项：机构、部门、虚拟机构</w:t>
      </w:r>
    </w:p>
  </w:comment>
  <w:comment w:id="39" w:author="wanao" w:date="2026-07-01T11:42:04Z" w:initials="w">
    <w:p w14:paraId="08127F96">
      <w:pPr>
        <w:pStyle w:val="19"/>
        <w:rPr>
          <w:rFonts w:hint="eastAsia" w:eastAsia="宋体"/>
          <w:lang w:val="en-US" w:eastAsia="zh-CN"/>
        </w:rPr>
      </w:pPr>
      <w:r>
        <w:rPr>
          <w:rFonts w:hint="eastAsia"/>
          <w:lang w:val="en-US" w:eastAsia="zh-CN"/>
        </w:rPr>
        <w:t>去掉</w:t>
      </w:r>
    </w:p>
  </w:comment>
  <w:comment w:id="40" w:author="wanao" w:date="2026-07-01T11:42:33Z" w:initials="w">
    <w:p w14:paraId="34AA3CC5">
      <w:pPr>
        <w:pStyle w:val="19"/>
        <w:rPr>
          <w:rFonts w:hint="eastAsia" w:eastAsia="宋体"/>
          <w:lang w:val="en-US" w:eastAsia="zh-CN"/>
        </w:rPr>
      </w:pPr>
      <w:r>
        <w:rPr>
          <w:rFonts w:hint="eastAsia"/>
          <w:lang w:val="en-US" w:eastAsia="zh-CN"/>
        </w:rPr>
        <w:t>去掉</w:t>
      </w:r>
    </w:p>
  </w:comment>
  <w:comment w:id="41" w:author="wanao" w:date="2026-07-03T14:53:04Z" w:initials="w">
    <w:p w14:paraId="188449AC">
      <w:pPr>
        <w:pStyle w:val="19"/>
        <w:rPr>
          <w:rFonts w:hint="eastAsia" w:eastAsia="宋体"/>
          <w:lang w:val="en-US" w:eastAsia="zh-CN"/>
        </w:rPr>
      </w:pPr>
      <w:r>
        <w:rPr>
          <w:rFonts w:hint="eastAsia"/>
          <w:lang w:val="en-US" w:eastAsia="zh-CN"/>
        </w:rPr>
        <w:t>删除</w:t>
      </w:r>
    </w:p>
  </w:comment>
  <w:comment w:id="42" w:author="wanao" w:date="2026-07-03T11:36:52Z" w:initials="w">
    <w:p w14:paraId="6029368F">
      <w:pPr>
        <w:pStyle w:val="19"/>
        <w:rPr>
          <w:rFonts w:hint="default" w:eastAsia="宋体"/>
          <w:lang w:val="en-US" w:eastAsia="zh-CN"/>
        </w:rPr>
      </w:pPr>
      <w:r>
        <w:rPr>
          <w:rFonts w:hint="eastAsia"/>
          <w:lang w:val="en-US" w:eastAsia="zh-CN"/>
        </w:rPr>
        <w:t>新增模块</w:t>
      </w:r>
    </w:p>
  </w:comment>
  <w:comment w:id="43" w:author="wanao" w:date="2026-07-01T17:41:00Z" w:initials="w">
    <w:p w14:paraId="24292DDD">
      <w:pPr>
        <w:pStyle w:val="19"/>
        <w:rPr>
          <w:rFonts w:hint="default" w:eastAsia="宋体"/>
          <w:lang w:val="en-US" w:eastAsia="zh-CN"/>
        </w:rPr>
      </w:pPr>
      <w:r>
        <w:rPr>
          <w:rFonts w:hint="eastAsia"/>
          <w:lang w:val="en-US" w:eastAsia="zh-CN"/>
        </w:rPr>
        <w:t>合并到字典类型名称的输入框里搜索</w:t>
      </w:r>
    </w:p>
  </w:comment>
  <w:comment w:id="44" w:author="wanao" w:date="2026-07-03T10:41:38Z" w:initials="w">
    <w:p w14:paraId="277A2640">
      <w:pPr>
        <w:pStyle w:val="19"/>
        <w:rPr>
          <w:rFonts w:hint="default" w:eastAsia="宋体"/>
          <w:lang w:val="en-US" w:eastAsia="zh-CN"/>
        </w:rPr>
      </w:pPr>
      <w:r>
        <w:rPr>
          <w:rFonts w:hint="eastAsia"/>
          <w:lang w:val="en-US" w:eastAsia="zh-CN"/>
        </w:rPr>
        <w:t>新增字段</w:t>
      </w:r>
    </w:p>
  </w:comment>
  <w:comment w:id="45" w:author="wanao" w:date="2026-07-03T10:41:48Z" w:initials="w">
    <w:p w14:paraId="79CD29FD">
      <w:pPr>
        <w:pStyle w:val="19"/>
        <w:rPr>
          <w:rFonts w:hint="default" w:eastAsia="宋体"/>
          <w:lang w:val="en-US" w:eastAsia="zh-CN"/>
        </w:rPr>
      </w:pPr>
      <w:r>
        <w:rPr>
          <w:rFonts w:hint="eastAsia"/>
          <w:lang w:val="en-US" w:eastAsia="zh-CN"/>
        </w:rPr>
        <w:t>新增字段</w:t>
      </w:r>
    </w:p>
  </w:comment>
  <w:comment w:id="46" w:author="wanao" w:date="2026-07-02T14:12:37Z" w:initials="w">
    <w:p w14:paraId="257F067D">
      <w:pPr>
        <w:pStyle w:val="19"/>
        <w:rPr>
          <w:rFonts w:hint="default" w:eastAsia="宋体"/>
          <w:lang w:val="en-US" w:eastAsia="zh-CN"/>
        </w:rPr>
      </w:pPr>
      <w:r>
        <w:rPr>
          <w:rFonts w:hint="eastAsia"/>
          <w:lang w:val="en-US" w:eastAsia="zh-CN"/>
        </w:rPr>
        <w:t>数据量很大，建议删除，导出也无实际作用</w:t>
      </w:r>
    </w:p>
  </w:comment>
  <w:comment w:id="47" w:author="wanao" w:date="2026-07-03T11:56:48Z" w:initials="w">
    <w:p w14:paraId="0E0A0CF7">
      <w:pPr>
        <w:pStyle w:val="19"/>
        <w:rPr>
          <w:rFonts w:hint="default" w:eastAsia="宋体"/>
          <w:lang w:val="en-US" w:eastAsia="zh-CN"/>
        </w:rPr>
      </w:pPr>
      <w:r>
        <w:rPr>
          <w:rFonts w:hint="eastAsia"/>
          <w:lang w:val="en-US" w:eastAsia="zh-CN"/>
        </w:rPr>
        <w:t>改为策略类型</w:t>
      </w:r>
    </w:p>
  </w:comment>
  <w:comment w:id="48" w:author="wanao" w:date="2026-07-03T11:58:42Z" w:initials="w">
    <w:p w14:paraId="0B2E1590">
      <w:pPr>
        <w:pStyle w:val="19"/>
        <w:rPr>
          <w:rFonts w:hint="default" w:eastAsia="宋体"/>
          <w:lang w:val="en-US" w:eastAsia="zh-CN"/>
        </w:rPr>
      </w:pPr>
      <w:r>
        <w:rPr>
          <w:rFonts w:hint="eastAsia"/>
          <w:lang w:val="en-US" w:eastAsia="zh-CN"/>
        </w:rPr>
        <w:t>新增字段</w:t>
      </w:r>
    </w:p>
  </w:comment>
  <w:comment w:id="49" w:author="wanao" w:date="2026-07-03T11:55:54Z" w:initials="w">
    <w:p w14:paraId="6E244076">
      <w:pPr>
        <w:pStyle w:val="19"/>
        <w:rPr>
          <w:rFonts w:hint="default" w:eastAsia="宋体"/>
          <w:lang w:val="en-US" w:eastAsia="zh-CN"/>
        </w:rPr>
      </w:pPr>
      <w:r>
        <w:rPr>
          <w:rFonts w:hint="eastAsia"/>
          <w:lang w:val="en-US" w:eastAsia="zh-CN"/>
        </w:rPr>
        <w:t>新增字段</w:t>
      </w:r>
    </w:p>
  </w:comment>
  <w:comment w:id="50" w:author="wanao" w:date="2026-07-03T11:56:12Z" w:initials="w">
    <w:p w14:paraId="49940CB8">
      <w:pPr>
        <w:pStyle w:val="19"/>
        <w:rPr>
          <w:rFonts w:hint="default" w:eastAsia="宋体"/>
          <w:lang w:val="en-US" w:eastAsia="zh-CN"/>
        </w:rPr>
      </w:pPr>
      <w:r>
        <w:rPr>
          <w:rFonts w:hint="eastAsia"/>
          <w:lang w:val="en-US" w:eastAsia="zh-CN"/>
        </w:rPr>
        <w:t>新增字段</w:t>
      </w:r>
    </w:p>
  </w:comment>
  <w:comment w:id="51" w:author="yuqing lu" w:date="2026-06-15T22:14:00Z" w:initials="yl">
    <w:p w14:paraId="5A315AE5">
      <w:pPr>
        <w:pStyle w:val="19"/>
      </w:pPr>
      <w:r>
        <w:rPr>
          <w:rFonts w:hint="eastAsia"/>
          <w:color w:val="FF0000"/>
        </w:rPr>
        <w:t>KYC阈值待定</w:t>
      </w:r>
    </w:p>
  </w:comment>
  <w:comment w:id="52" w:author="yuqing lu" w:date="2026-06-04T13:14:00Z" w:initials="yl">
    <w:p w14:paraId="1D1A61C3">
      <w:pPr>
        <w:pStyle w:val="19"/>
        <w:rPr>
          <w:color w:val="FF0000"/>
        </w:rPr>
      </w:pPr>
      <w:r>
        <w:rPr>
          <w:rFonts w:hint="eastAsia"/>
          <w:color w:val="FF0000"/>
        </w:rPr>
        <w:t>等待与机构最终确认</w:t>
      </w:r>
    </w:p>
  </w:comment>
  <w:comment w:id="53" w:author="yuqing lu" w:date="2026-06-04T13:16:00Z" w:initials="yl">
    <w:p w14:paraId="4A7D0D9A">
      <w:pPr>
        <w:pStyle w:val="19"/>
        <w:rPr>
          <w:color w:val="FF0000"/>
        </w:rPr>
      </w:pPr>
      <w:r>
        <w:rPr>
          <w:rFonts w:hint="eastAsia"/>
          <w:color w:val="FF0000"/>
        </w:rPr>
        <w:t>最终与机构确认，是否可以多次录入</w:t>
      </w:r>
    </w:p>
  </w:comment>
  <w:comment w:id="54" w:author="yuqing lu" w:date="2026-06-04T13:14:00Z" w:initials="yl">
    <w:p w14:paraId="5E0846DF">
      <w:pPr>
        <w:pStyle w:val="19"/>
        <w:rPr>
          <w:color w:val="FF0000"/>
        </w:rPr>
      </w:pPr>
      <w:r>
        <w:rPr>
          <w:rFonts w:hint="eastAsia"/>
          <w:color w:val="FF0000"/>
        </w:rPr>
        <w:t>与潜在客户的意向产品保持一致</w:t>
      </w:r>
    </w:p>
    <w:p w14:paraId="642C434E">
      <w:pPr>
        <w:pStyle w:val="19"/>
        <w:rPr>
          <w:color w:val="FF0000"/>
        </w:rPr>
      </w:pPr>
      <w:r>
        <w:rPr>
          <w:rFonts w:hint="eastAsia"/>
          <w:color w:val="FF0000"/>
        </w:rPr>
        <w:t>等待与机构最终确认</w:t>
      </w:r>
    </w:p>
  </w:comment>
  <w:comment w:id="55" w:author="wanao" w:date="2026-06-05T11:00:00Z" w:initials="w">
    <w:p w14:paraId="3A475CAE">
      <w:pPr>
        <w:pStyle w:val="19"/>
      </w:pPr>
      <w:r>
        <w:rPr>
          <w:rFonts w:hint="eastAsia"/>
        </w:rPr>
        <w:t>待确认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F5C5DF9" w15:done="0"/>
  <w15:commentEx w15:paraId="69E4740B" w15:done="0"/>
  <w15:commentEx w15:paraId="1BD2759E" w15:done="0"/>
  <w15:commentEx w15:paraId="6FFE3AA9" w15:done="0"/>
  <w15:commentEx w15:paraId="417927AF" w15:done="0"/>
  <w15:commentEx w15:paraId="279719B8" w15:done="0"/>
  <w15:commentEx w15:paraId="409E63CE" w15:done="0"/>
  <w15:commentEx w15:paraId="79C86D03" w15:done="0"/>
  <w15:commentEx w15:paraId="0E374E4C" w15:done="0"/>
  <w15:commentEx w15:paraId="36394C40" w15:done="0"/>
  <w15:commentEx w15:paraId="51DA73BD" w15:done="0"/>
  <w15:commentEx w15:paraId="70D818BC" w15:done="0"/>
  <w15:commentEx w15:paraId="6B7B30E9" w15:done="0"/>
  <w15:commentEx w15:paraId="1AD90FAA" w15:done="0"/>
  <w15:commentEx w15:paraId="748F77C4" w15:done="0"/>
  <w15:commentEx w15:paraId="5C7260A0" w15:done="0"/>
  <w15:commentEx w15:paraId="470E36EF" w15:done="0"/>
  <w15:commentEx w15:paraId="68B279AA" w15:done="0"/>
  <w15:commentEx w15:paraId="7C9E1671" w15:done="0"/>
  <w15:commentEx w15:paraId="27611C0A" w15:done="0"/>
  <w15:commentEx w15:paraId="4E1A6A36" w15:done="0"/>
  <w15:commentEx w15:paraId="05B04C78" w15:done="0"/>
  <w15:commentEx w15:paraId="685365C1" w15:done="0"/>
  <w15:commentEx w15:paraId="4FD1667D" w15:done="0"/>
  <w15:commentEx w15:paraId="63B94808" w15:done="0"/>
  <w15:commentEx w15:paraId="215D60D7" w15:done="0"/>
  <w15:commentEx w15:paraId="753A7ED7" w15:done="0"/>
  <w15:commentEx w15:paraId="785061CD" w15:done="0"/>
  <w15:commentEx w15:paraId="39667DC2" w15:done="0"/>
  <w15:commentEx w15:paraId="79566DBF" w15:done="0"/>
  <w15:commentEx w15:paraId="3AD1015E" w15:done="0"/>
  <w15:commentEx w15:paraId="49456401" w15:done="0"/>
  <w15:commentEx w15:paraId="37B912B1" w15:done="0"/>
  <w15:commentEx w15:paraId="6AE95EE6" w15:done="0"/>
  <w15:commentEx w15:paraId="78084427" w15:done="0"/>
  <w15:commentEx w15:paraId="5BDD3745" w15:done="0"/>
  <w15:commentEx w15:paraId="009E2E55" w15:done="0"/>
  <w15:commentEx w15:paraId="7A274D63" w15:done="0"/>
  <w15:commentEx w15:paraId="336960D0" w15:done="0"/>
  <w15:commentEx w15:paraId="08127F96" w15:done="0"/>
  <w15:commentEx w15:paraId="34AA3CC5" w15:done="0"/>
  <w15:commentEx w15:paraId="188449AC" w15:done="0"/>
  <w15:commentEx w15:paraId="6029368F" w15:done="0"/>
  <w15:commentEx w15:paraId="24292DDD" w15:done="0"/>
  <w15:commentEx w15:paraId="277A2640" w15:done="0"/>
  <w15:commentEx w15:paraId="79CD29FD" w15:done="0"/>
  <w15:commentEx w15:paraId="257F067D" w15:done="0"/>
  <w15:commentEx w15:paraId="0E0A0CF7" w15:done="0"/>
  <w15:commentEx w15:paraId="0B2E1590" w15:done="0"/>
  <w15:commentEx w15:paraId="6E244076" w15:done="0"/>
  <w15:commentEx w15:paraId="49940CB8" w15:done="0"/>
  <w15:commentEx w15:paraId="5A315AE5" w15:done="0"/>
  <w15:commentEx w15:paraId="1D1A61C3" w15:done="0"/>
  <w15:commentEx w15:paraId="4A7D0D9A" w15:done="0"/>
  <w15:commentEx w15:paraId="642C434E" w15:done="0"/>
  <w15:commentEx w15:paraId="3A475CA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ourier">
    <w:altName w:val="Courier New"/>
    <w:panose1 w:val="02070309020205020404"/>
    <w:charset w:val="00"/>
    <w:family w:val="modern"/>
    <w:pitch w:val="default"/>
    <w:sig w:usb0="00000000" w:usb1="00000000" w:usb2="00000009" w:usb3="00000000" w:csb0="000001FF" w:csb1="00000000"/>
  </w:font>
  <w:font w:name="仿宋_GB2312">
    <w:altName w:val="仿宋"/>
    <w:panose1 w:val="020B0604020202020204"/>
    <w:charset w:val="86"/>
    <w:family w:val="modern"/>
    <w:pitch w:val="default"/>
    <w:sig w:usb0="00000000" w:usb1="00000000" w:usb2="00000010" w:usb3="00000000" w:csb0="00040000" w:csb1="00000000"/>
  </w:font>
  <w:font w:name="方正黑体_GBK">
    <w:altName w:val="Arial Unicode MS"/>
    <w:panose1 w:val="020B0604020202020204"/>
    <w:charset w:val="86"/>
    <w:family w:val="auto"/>
    <w:pitch w:val="default"/>
    <w:sig w:usb0="00000000" w:usb1="00000000" w:usb2="00000000" w:usb3="00000000" w:csb0="00040000" w:csb1="00000000"/>
  </w:font>
  <w:font w:name="方正仿宋_GBK">
    <w:altName w:val="Arial Unicode MS"/>
    <w:panose1 w:val="020B0604020202020204"/>
    <w:charset w:val="86"/>
    <w:family w:val="auto"/>
    <w:pitch w:val="default"/>
    <w:sig w:usb0="00000000" w:usb1="00000000" w:usb2="00082016" w:usb3="00000000" w:csb0="00040001" w:csb1="00000000"/>
  </w:font>
  <w:font w:name="Menlo">
    <w:altName w:val="Segoe Print"/>
    <w:panose1 w:val="020B0609030804020204"/>
    <w:charset w:val="00"/>
    <w:family w:val="modern"/>
    <w:pitch w:val="default"/>
    <w:sig w:usb0="00000000" w:usb1="00000000" w:usb2="02000028" w:usb3="00000000" w:csb0="000001DF" w:csb1="00000000"/>
  </w:font>
  <w:font w:name="Segoe UI">
    <w:panose1 w:val="020B0502040204020203"/>
    <w:charset w:val="00"/>
    <w:family w:val="swiss"/>
    <w:pitch w:val="default"/>
    <w:sig w:usb0="E4002EFF" w:usb1="C000E47F"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PMingLiU-ExtB">
    <w:panose1 w:val="02020500000000000000"/>
    <w:charset w:val="88"/>
    <w:family w:val="auto"/>
    <w:pitch w:val="default"/>
    <w:sig w:usb0="8000002F" w:usb1="02000008" w:usb2="00000000"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58C0909"/>
    <w:multiLevelType w:val="singleLevel"/>
    <w:tmpl w:val="858C0909"/>
    <w:lvl w:ilvl="0" w:tentative="0">
      <w:start w:val="2"/>
      <w:numFmt w:val="decimal"/>
      <w:suff w:val="space"/>
      <w:lvlText w:val="%1."/>
      <w:lvlJc w:val="left"/>
    </w:lvl>
  </w:abstractNum>
  <w:abstractNum w:abstractNumId="1">
    <w:nsid w:val="9B3707CB"/>
    <w:multiLevelType w:val="singleLevel"/>
    <w:tmpl w:val="9B3707CB"/>
    <w:lvl w:ilvl="0" w:tentative="0">
      <w:start w:val="1"/>
      <w:numFmt w:val="decimal"/>
      <w:suff w:val="nothing"/>
      <w:lvlText w:val="%1、"/>
      <w:lvlJc w:val="left"/>
    </w:lvl>
  </w:abstractNum>
  <w:abstractNum w:abstractNumId="2">
    <w:nsid w:val="9E577F6B"/>
    <w:multiLevelType w:val="singleLevel"/>
    <w:tmpl w:val="9E577F6B"/>
    <w:lvl w:ilvl="0" w:tentative="0">
      <w:start w:val="1"/>
      <w:numFmt w:val="decimal"/>
      <w:suff w:val="nothing"/>
      <w:lvlText w:val="%1、"/>
      <w:lvlJc w:val="left"/>
    </w:lvl>
  </w:abstractNum>
  <w:abstractNum w:abstractNumId="3">
    <w:nsid w:val="CF4E3685"/>
    <w:multiLevelType w:val="multilevel"/>
    <w:tmpl w:val="CF4E3685"/>
    <w:lvl w:ilvl="0" w:tentative="0">
      <w:start w:val="1"/>
      <w:numFmt w:val="decimal"/>
      <w:suff w:val="nothing"/>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D86B0260"/>
    <w:multiLevelType w:val="singleLevel"/>
    <w:tmpl w:val="D86B0260"/>
    <w:lvl w:ilvl="0" w:tentative="0">
      <w:start w:val="1"/>
      <w:numFmt w:val="decimal"/>
      <w:suff w:val="nothing"/>
      <w:lvlText w:val="%1、"/>
      <w:lvlJc w:val="left"/>
    </w:lvl>
  </w:abstractNum>
  <w:abstractNum w:abstractNumId="5">
    <w:nsid w:val="D9F7086F"/>
    <w:multiLevelType w:val="multilevel"/>
    <w:tmpl w:val="D9F7086F"/>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sz w:val="28"/>
        <w:szCs w:val="28"/>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
    <w:nsid w:val="DAF0DEA1"/>
    <w:multiLevelType w:val="singleLevel"/>
    <w:tmpl w:val="DAF0DEA1"/>
    <w:lvl w:ilvl="0" w:tentative="0">
      <w:start w:val="1"/>
      <w:numFmt w:val="chineseCounting"/>
      <w:suff w:val="nothing"/>
      <w:lvlText w:val="（%1）"/>
      <w:lvlJc w:val="left"/>
      <w:rPr>
        <w:rFonts w:hint="eastAsia"/>
      </w:rPr>
    </w:lvl>
  </w:abstractNum>
  <w:abstractNum w:abstractNumId="7">
    <w:nsid w:val="DB78ACE7"/>
    <w:multiLevelType w:val="singleLevel"/>
    <w:tmpl w:val="DB78ACE7"/>
    <w:lvl w:ilvl="0" w:tentative="0">
      <w:start w:val="1"/>
      <w:numFmt w:val="chineseCounting"/>
      <w:suff w:val="nothing"/>
      <w:lvlText w:val="（%1）"/>
      <w:lvlJc w:val="left"/>
      <w:rPr>
        <w:rFonts w:hint="eastAsia"/>
      </w:rPr>
    </w:lvl>
  </w:abstractNum>
  <w:abstractNum w:abstractNumId="8">
    <w:nsid w:val="E3C4DF16"/>
    <w:multiLevelType w:val="singleLevel"/>
    <w:tmpl w:val="E3C4DF16"/>
    <w:lvl w:ilvl="0" w:tentative="0">
      <w:start w:val="1"/>
      <w:numFmt w:val="decimal"/>
      <w:suff w:val="nothing"/>
      <w:lvlText w:val="%1、"/>
      <w:lvlJc w:val="left"/>
    </w:lvl>
  </w:abstractNum>
  <w:abstractNum w:abstractNumId="9">
    <w:nsid w:val="EB7E8925"/>
    <w:multiLevelType w:val="singleLevel"/>
    <w:tmpl w:val="EB7E8925"/>
    <w:lvl w:ilvl="0" w:tentative="0">
      <w:start w:val="1"/>
      <w:numFmt w:val="decimal"/>
      <w:suff w:val="space"/>
      <w:lvlText w:val="%1."/>
      <w:lvlJc w:val="left"/>
      <w:rPr>
        <w:b w:val="0"/>
        <w:bCs w:val="0"/>
      </w:rPr>
    </w:lvl>
  </w:abstractNum>
  <w:abstractNum w:abstractNumId="10">
    <w:nsid w:val="EDB5C2AB"/>
    <w:multiLevelType w:val="singleLevel"/>
    <w:tmpl w:val="EDB5C2AB"/>
    <w:lvl w:ilvl="0" w:tentative="0">
      <w:start w:val="1"/>
      <w:numFmt w:val="chineseCounting"/>
      <w:suff w:val="nothing"/>
      <w:lvlText w:val="（%1）"/>
      <w:lvlJc w:val="left"/>
      <w:rPr>
        <w:rFonts w:hint="eastAsia"/>
      </w:rPr>
    </w:lvl>
  </w:abstractNum>
  <w:abstractNum w:abstractNumId="11">
    <w:nsid w:val="F237490E"/>
    <w:multiLevelType w:val="multilevel"/>
    <w:tmpl w:val="F237490E"/>
    <w:lvl w:ilvl="0" w:tentative="0">
      <w:start w:val="1"/>
      <w:numFmt w:val="decimal"/>
      <w:suff w:val="nothing"/>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F5594DC2"/>
    <w:multiLevelType w:val="singleLevel"/>
    <w:tmpl w:val="F5594DC2"/>
    <w:lvl w:ilvl="0" w:tentative="0">
      <w:start w:val="1"/>
      <w:numFmt w:val="bullet"/>
      <w:lvlText w:val=""/>
      <w:lvlJc w:val="left"/>
      <w:pPr>
        <w:ind w:left="420" w:hanging="420"/>
      </w:pPr>
      <w:rPr>
        <w:rFonts w:hint="default" w:ascii="Wingdings" w:hAnsi="Wingdings"/>
      </w:rPr>
    </w:lvl>
  </w:abstractNum>
  <w:abstractNum w:abstractNumId="13">
    <w:nsid w:val="FDFC5275"/>
    <w:multiLevelType w:val="singleLevel"/>
    <w:tmpl w:val="FDFC5275"/>
    <w:lvl w:ilvl="0" w:tentative="0">
      <w:start w:val="1"/>
      <w:numFmt w:val="decimal"/>
      <w:suff w:val="space"/>
      <w:lvlText w:val="%1."/>
      <w:lvlJc w:val="left"/>
    </w:lvl>
  </w:abstractNum>
  <w:abstractNum w:abstractNumId="14">
    <w:nsid w:val="FE2B8873"/>
    <w:multiLevelType w:val="singleLevel"/>
    <w:tmpl w:val="FE2B8873"/>
    <w:lvl w:ilvl="0" w:tentative="0">
      <w:start w:val="1"/>
      <w:numFmt w:val="decimal"/>
      <w:suff w:val="nothing"/>
      <w:lvlText w:val="%1、"/>
      <w:lvlJc w:val="left"/>
    </w:lvl>
  </w:abstractNum>
  <w:abstractNum w:abstractNumId="15">
    <w:nsid w:val="FFB7645E"/>
    <w:multiLevelType w:val="singleLevel"/>
    <w:tmpl w:val="FFB7645E"/>
    <w:lvl w:ilvl="0" w:tentative="0">
      <w:start w:val="1"/>
      <w:numFmt w:val="chineseCounting"/>
      <w:suff w:val="nothing"/>
      <w:lvlText w:val="（%1）"/>
      <w:lvlJc w:val="left"/>
      <w:rPr>
        <w:rFonts w:hint="eastAsia"/>
      </w:rPr>
    </w:lvl>
  </w:abstractNum>
  <w:abstractNum w:abstractNumId="16">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7">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18">
    <w:nsid w:val="FFFFFF82"/>
    <w:multiLevelType w:val="singleLevel"/>
    <w:tmpl w:val="FFFFFF82"/>
    <w:lvl w:ilvl="0" w:tentative="0">
      <w:start w:val="1"/>
      <w:numFmt w:val="bullet"/>
      <w:pStyle w:val="21"/>
      <w:lvlText w:val=""/>
      <w:lvlJc w:val="left"/>
      <w:pPr>
        <w:tabs>
          <w:tab w:val="left" w:pos="1080"/>
        </w:tabs>
        <w:ind w:left="1080" w:hanging="360"/>
      </w:pPr>
      <w:rPr>
        <w:rFonts w:hint="default" w:ascii="Symbol" w:hAnsi="Symbol"/>
      </w:rPr>
    </w:lvl>
  </w:abstractNum>
  <w:abstractNum w:abstractNumId="19">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20">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21">
    <w:nsid w:val="FFFFFF89"/>
    <w:multiLevelType w:val="singleLevel"/>
    <w:tmpl w:val="FFFFFF89"/>
    <w:lvl w:ilvl="0" w:tentative="0">
      <w:start w:val="1"/>
      <w:numFmt w:val="bullet"/>
      <w:pStyle w:val="18"/>
      <w:lvlText w:val=""/>
      <w:lvlJc w:val="left"/>
      <w:pPr>
        <w:tabs>
          <w:tab w:val="left" w:pos="360"/>
        </w:tabs>
        <w:ind w:left="360" w:hanging="360"/>
      </w:pPr>
      <w:rPr>
        <w:rFonts w:hint="default" w:ascii="Symbol" w:hAnsi="Symbol"/>
      </w:rPr>
    </w:lvl>
  </w:abstractNum>
  <w:abstractNum w:abstractNumId="22">
    <w:nsid w:val="00183AFC"/>
    <w:multiLevelType w:val="multilevel"/>
    <w:tmpl w:val="00183AFC"/>
    <w:lvl w:ilvl="0" w:tentative="0">
      <w:start w:val="1"/>
      <w:numFmt w:val="decimal"/>
      <w:lvlText w:val="%1."/>
      <w:lvlJc w:val="left"/>
      <w:pPr>
        <w:ind w:left="360" w:hanging="360"/>
      </w:pPr>
      <w:rPr>
        <w:rFonts w:hint="default" w:ascii="仿宋" w:hAnsi="仿宋" w:eastAsia="仿宋"/>
        <w:sz w:val="24"/>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0172287A"/>
    <w:multiLevelType w:val="multilevel"/>
    <w:tmpl w:val="0172287A"/>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6"/>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4">
    <w:nsid w:val="02AC32A7"/>
    <w:multiLevelType w:val="multilevel"/>
    <w:tmpl w:val="02AC32A7"/>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4"/>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sz w:val="28"/>
        <w:szCs w:val="28"/>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5">
    <w:nsid w:val="045030F2"/>
    <w:multiLevelType w:val="multilevel"/>
    <w:tmpl w:val="045030F2"/>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6">
    <w:nsid w:val="066F73EA"/>
    <w:multiLevelType w:val="multilevel"/>
    <w:tmpl w:val="066F73EA"/>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2"/>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7">
    <w:nsid w:val="08AB4377"/>
    <w:multiLevelType w:val="multilevel"/>
    <w:tmpl w:val="08AB4377"/>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8">
    <w:nsid w:val="0A093D55"/>
    <w:multiLevelType w:val="multilevel"/>
    <w:tmpl w:val="0A093D55"/>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4"/>
      <w:numFmt w:val="decimal"/>
      <w:lvlText w:val="%1.%2.%3.%4."/>
      <w:lvlJc w:val="left"/>
      <w:pPr>
        <w:ind w:left="851" w:hanging="851"/>
      </w:pPr>
      <w:rPr>
        <w:rFonts w:hint="eastAsia" w:ascii="仿宋" w:hAnsi="仿宋" w:eastAsia="仿宋"/>
        <w:b/>
        <w:bCs/>
        <w:i w:val="0"/>
        <w:iCs w:val="0"/>
      </w:rPr>
    </w:lvl>
    <w:lvl w:ilvl="4" w:tentative="0">
      <w:start w:val="2"/>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9">
    <w:nsid w:val="0A255609"/>
    <w:multiLevelType w:val="multilevel"/>
    <w:tmpl w:val="0A25560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0">
    <w:nsid w:val="0A8369B5"/>
    <w:multiLevelType w:val="multilevel"/>
    <w:tmpl w:val="0A8369B5"/>
    <w:lvl w:ilvl="0" w:tentative="0">
      <w:start w:val="4"/>
      <w:numFmt w:val="decimal"/>
      <w:lvlText w:val="%1."/>
      <w:lvlJc w:val="left"/>
      <w:pPr>
        <w:ind w:left="425" w:hanging="425"/>
      </w:pPr>
      <w:rPr>
        <w:rFonts w:hint="eastAsia"/>
      </w:rPr>
    </w:lvl>
    <w:lvl w:ilvl="1" w:tentative="0">
      <w:start w:val="5"/>
      <w:numFmt w:val="decimal"/>
      <w:lvlText w:val="%1.%2."/>
      <w:lvlJc w:val="left"/>
      <w:pPr>
        <w:ind w:left="567" w:hanging="567"/>
      </w:pPr>
      <w:rPr>
        <w:rFonts w:hint="eastAsia"/>
        <w:b/>
        <w:bCs/>
      </w:rPr>
    </w:lvl>
    <w:lvl w:ilvl="2" w:tentative="0">
      <w:start w:val="2"/>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1">
    <w:nsid w:val="0BBB27FC"/>
    <w:multiLevelType w:val="multilevel"/>
    <w:tmpl w:val="0BBB27FC"/>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4"/>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2">
    <w:nsid w:val="0C19472F"/>
    <w:multiLevelType w:val="multilevel"/>
    <w:tmpl w:val="0C19472F"/>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3"/>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3">
    <w:nsid w:val="0D605524"/>
    <w:multiLevelType w:val="multilevel"/>
    <w:tmpl w:val="0D605524"/>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3"/>
      <w:numFmt w:val="decimal"/>
      <w:lvlText w:val="%1.%2.%3.%4."/>
      <w:lvlJc w:val="left"/>
      <w:pPr>
        <w:ind w:left="851" w:hanging="851"/>
      </w:pPr>
      <w:rPr>
        <w:rFonts w:hint="eastAsia" w:ascii="仿宋" w:hAnsi="仿宋" w:eastAsia="仿宋"/>
        <w:b/>
        <w:bCs/>
        <w:i w:val="0"/>
        <w:iCs w:val="0"/>
      </w:rPr>
    </w:lvl>
    <w:lvl w:ilvl="4" w:tentative="0">
      <w:start w:val="2"/>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4">
    <w:nsid w:val="0F956DB5"/>
    <w:multiLevelType w:val="multilevel"/>
    <w:tmpl w:val="0F956DB5"/>
    <w:lvl w:ilvl="0" w:tentative="0">
      <w:start w:val="4"/>
      <w:numFmt w:val="decimal"/>
      <w:lvlText w:val="%1."/>
      <w:lvlJc w:val="left"/>
      <w:pPr>
        <w:ind w:left="425" w:hanging="425"/>
      </w:pPr>
      <w:rPr>
        <w:rFonts w:hint="eastAsia"/>
      </w:rPr>
    </w:lvl>
    <w:lvl w:ilvl="1" w:tentative="0">
      <w:start w:val="5"/>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2"/>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5">
    <w:nsid w:val="0FEB4C31"/>
    <w:multiLevelType w:val="multilevel"/>
    <w:tmpl w:val="0FEB4C3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6">
    <w:nsid w:val="10F11151"/>
    <w:multiLevelType w:val="multilevel"/>
    <w:tmpl w:val="10F11151"/>
    <w:lvl w:ilvl="0" w:tentative="0">
      <w:start w:val="4"/>
      <w:numFmt w:val="decimal"/>
      <w:lvlText w:val="%1."/>
      <w:lvlJc w:val="left"/>
      <w:pPr>
        <w:ind w:left="425" w:hanging="425"/>
      </w:pPr>
      <w:rPr>
        <w:rFonts w:hint="eastAsia"/>
      </w:rPr>
    </w:lvl>
    <w:lvl w:ilvl="1" w:tentative="0">
      <w:start w:val="5"/>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sz w:val="28"/>
        <w:szCs w:val="28"/>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7">
    <w:nsid w:val="10F37216"/>
    <w:multiLevelType w:val="multilevel"/>
    <w:tmpl w:val="10F37216"/>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5"/>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8">
    <w:nsid w:val="11FC28DA"/>
    <w:multiLevelType w:val="multilevel"/>
    <w:tmpl w:val="11FC28DA"/>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2"/>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9">
    <w:nsid w:val="13166B42"/>
    <w:multiLevelType w:val="multilevel"/>
    <w:tmpl w:val="13166B42"/>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sz w:val="28"/>
        <w:szCs w:val="28"/>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0">
    <w:nsid w:val="14B69CC7"/>
    <w:multiLevelType w:val="multilevel"/>
    <w:tmpl w:val="14B69CC7"/>
    <w:lvl w:ilvl="0" w:tentative="0">
      <w:start w:val="3"/>
      <w:numFmt w:val="decimal"/>
      <w:lvlText w:val="%1."/>
      <w:lvlJc w:val="left"/>
      <w:pPr>
        <w:ind w:left="425" w:hanging="425"/>
      </w:pPr>
      <w:rPr>
        <w:rFonts w:hint="eastAsia"/>
      </w:rPr>
    </w:lvl>
    <w:lvl w:ilvl="1" w:tentative="0">
      <w:start w:val="1"/>
      <w:numFmt w:val="decimal"/>
      <w:lvlText w:val="%1.%2."/>
      <w:lvlJc w:val="left"/>
      <w:pPr>
        <w:ind w:left="567" w:hanging="567"/>
      </w:pPr>
      <w:rPr>
        <w:rFonts w:hint="eastAsia"/>
        <w:b/>
        <w:bCs/>
      </w:rPr>
    </w:lvl>
    <w:lvl w:ilvl="2" w:tentative="0">
      <w:start w:val="1"/>
      <w:numFmt w:val="decimal"/>
      <w:pStyle w:val="178"/>
      <w:lvlText w:val="%1.%2.%3."/>
      <w:lvlJc w:val="left"/>
      <w:pPr>
        <w:ind w:left="709" w:hanging="709"/>
      </w:pPr>
      <w:rPr>
        <w:rFonts w:hint="eastAsia"/>
        <w:i w:val="0"/>
        <w:iCs w:val="0"/>
        <w:color w:val="auto"/>
        <w:sz w:val="28"/>
        <w:szCs w:val="28"/>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i w:val="0"/>
        <w:iCs w:val="0"/>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1">
    <w:nsid w:val="14BA47C8"/>
    <w:multiLevelType w:val="multilevel"/>
    <w:tmpl w:val="14BA47C8"/>
    <w:lvl w:ilvl="0" w:tentative="0">
      <w:start w:val="4"/>
      <w:numFmt w:val="decimal"/>
      <w:lvlText w:val="%1."/>
      <w:lvlJc w:val="left"/>
      <w:pPr>
        <w:ind w:left="425" w:hanging="425"/>
      </w:pPr>
      <w:rPr>
        <w:rFonts w:hint="eastAsia"/>
      </w:rPr>
    </w:lvl>
    <w:lvl w:ilvl="1" w:tentative="0">
      <w:start w:val="4"/>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2">
    <w:nsid w:val="14DD23C3"/>
    <w:multiLevelType w:val="multilevel"/>
    <w:tmpl w:val="14DD23C3"/>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6"/>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3">
    <w:nsid w:val="15FE71C4"/>
    <w:multiLevelType w:val="multilevel"/>
    <w:tmpl w:val="15FE71C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4">
    <w:nsid w:val="1795620E"/>
    <w:multiLevelType w:val="multilevel"/>
    <w:tmpl w:val="1795620E"/>
    <w:lvl w:ilvl="0" w:tentative="0">
      <w:start w:val="4"/>
      <w:numFmt w:val="decimal"/>
      <w:lvlText w:val="%1."/>
      <w:lvlJc w:val="left"/>
      <w:pPr>
        <w:ind w:left="425" w:hanging="425"/>
      </w:pPr>
      <w:rPr>
        <w:rFonts w:hint="eastAsia"/>
      </w:rPr>
    </w:lvl>
    <w:lvl w:ilvl="1" w:tentative="0">
      <w:start w:val="5"/>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5">
    <w:nsid w:val="19306A45"/>
    <w:multiLevelType w:val="multilevel"/>
    <w:tmpl w:val="19306A45"/>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6">
    <w:nsid w:val="19D4006E"/>
    <w:multiLevelType w:val="multilevel"/>
    <w:tmpl w:val="19D4006E"/>
    <w:lvl w:ilvl="0" w:tentative="0">
      <w:start w:val="4"/>
      <w:numFmt w:val="decimal"/>
      <w:lvlText w:val="%1."/>
      <w:lvlJc w:val="left"/>
      <w:pPr>
        <w:ind w:left="425" w:hanging="425"/>
      </w:pPr>
      <w:rPr>
        <w:rFonts w:hint="eastAsia"/>
      </w:rPr>
    </w:lvl>
    <w:lvl w:ilvl="1" w:tentative="0">
      <w:start w:val="5"/>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7">
    <w:nsid w:val="1C25799E"/>
    <w:multiLevelType w:val="multilevel"/>
    <w:tmpl w:val="1C25799E"/>
    <w:lvl w:ilvl="0" w:tentative="0">
      <w:start w:val="2"/>
      <w:numFmt w:val="decimal"/>
      <w:lvlText w:val="%1"/>
      <w:lvlJc w:val="left"/>
      <w:pPr>
        <w:ind w:left="425" w:hanging="425"/>
      </w:pPr>
      <w:rPr>
        <w:rFonts w:hint="eastAsia"/>
      </w:rPr>
    </w:lvl>
    <w:lvl w:ilvl="1" w:tentative="0">
      <w:start w:val="1"/>
      <w:numFmt w:val="decimal"/>
      <w:isLgl/>
      <w:lvlText w:val="%1.%2"/>
      <w:lvlJc w:val="left"/>
      <w:pPr>
        <w:ind w:left="992" w:hanging="567"/>
      </w:pPr>
      <w:rPr>
        <w:rFonts w:hint="eastAsia"/>
        <w:b/>
        <w:bCs/>
      </w:rPr>
    </w:lvl>
    <w:lvl w:ilvl="2" w:tentative="0">
      <w:start w:val="1"/>
      <w:numFmt w:val="decimal"/>
      <w:lvlText w:val="%2%1..%3"/>
      <w:lvlJc w:val="left"/>
      <w:pPr>
        <w:ind w:left="1418" w:hanging="567"/>
      </w:pPr>
      <w:rPr>
        <w:rFonts w:hint="eastAsia"/>
        <w:i w:val="0"/>
        <w:iCs w:val="0"/>
        <w:color w:val="auto"/>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8">
    <w:nsid w:val="1D9C1E77"/>
    <w:multiLevelType w:val="multilevel"/>
    <w:tmpl w:val="1D9C1E77"/>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4"/>
      <w:numFmt w:val="decimal"/>
      <w:lvlText w:val="%1.%2.%3.%4."/>
      <w:lvlJc w:val="left"/>
      <w:pPr>
        <w:ind w:left="851" w:hanging="851"/>
      </w:pPr>
      <w:rPr>
        <w:rFonts w:hint="eastAsia" w:ascii="仿宋" w:hAnsi="仿宋" w:eastAsia="仿宋"/>
        <w:b/>
        <w:bCs/>
        <w:i w:val="0"/>
        <w:iCs w:val="0"/>
      </w:rPr>
    </w:lvl>
    <w:lvl w:ilvl="4" w:tentative="0">
      <w:start w:val="3"/>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9">
    <w:nsid w:val="1DBE499C"/>
    <w:multiLevelType w:val="multilevel"/>
    <w:tmpl w:val="1DBE499C"/>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3"/>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0">
    <w:nsid w:val="1DEB74FC"/>
    <w:multiLevelType w:val="multilevel"/>
    <w:tmpl w:val="1DEB74FC"/>
    <w:lvl w:ilvl="0" w:tentative="0">
      <w:start w:val="3"/>
      <w:numFmt w:val="decimal"/>
      <w:lvlText w:val="%1."/>
      <w:lvlJc w:val="left"/>
      <w:pPr>
        <w:ind w:left="425" w:hanging="425"/>
      </w:pPr>
      <w:rPr>
        <w:rFonts w:hint="eastAsia"/>
      </w:rPr>
    </w:lvl>
    <w:lvl w:ilvl="1" w:tentative="0">
      <w:start w:val="1"/>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1">
    <w:nsid w:val="1EFA230A"/>
    <w:multiLevelType w:val="multilevel"/>
    <w:tmpl w:val="1EFA230A"/>
    <w:lvl w:ilvl="0" w:tentative="0">
      <w:start w:val="1"/>
      <w:numFmt w:val="decimal"/>
      <w:lvlText w:val="%1、"/>
      <w:lvlJc w:val="left"/>
      <w:pPr>
        <w:ind w:left="360" w:hanging="360"/>
      </w:pPr>
      <w:rPr>
        <w:rFonts w:hint="default"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2">
    <w:nsid w:val="21905C81"/>
    <w:multiLevelType w:val="singleLevel"/>
    <w:tmpl w:val="21905C81"/>
    <w:lvl w:ilvl="0" w:tentative="0">
      <w:start w:val="1"/>
      <w:numFmt w:val="decimal"/>
      <w:suff w:val="space"/>
      <w:lvlText w:val="%1."/>
      <w:lvlJc w:val="left"/>
      <w:rPr>
        <w:b w:val="0"/>
        <w:bCs w:val="0"/>
      </w:rPr>
    </w:lvl>
  </w:abstractNum>
  <w:abstractNum w:abstractNumId="53">
    <w:nsid w:val="22C22EE8"/>
    <w:multiLevelType w:val="multilevel"/>
    <w:tmpl w:val="22C22EE8"/>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4">
    <w:nsid w:val="22D781D2"/>
    <w:multiLevelType w:val="multilevel"/>
    <w:tmpl w:val="22D781D2"/>
    <w:lvl w:ilvl="0" w:tentative="0">
      <w:start w:val="1"/>
      <w:numFmt w:val="decimal"/>
      <w:suff w:val="nothing"/>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5">
    <w:nsid w:val="23BC18C6"/>
    <w:multiLevelType w:val="multilevel"/>
    <w:tmpl w:val="23BC18C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6">
    <w:nsid w:val="254B632B"/>
    <w:multiLevelType w:val="multilevel"/>
    <w:tmpl w:val="254B632B"/>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7">
    <w:nsid w:val="268D390D"/>
    <w:multiLevelType w:val="multilevel"/>
    <w:tmpl w:val="268D390D"/>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8"/>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8">
    <w:nsid w:val="26E25E1C"/>
    <w:multiLevelType w:val="multilevel"/>
    <w:tmpl w:val="26E25E1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9">
    <w:nsid w:val="27077D61"/>
    <w:multiLevelType w:val="multilevel"/>
    <w:tmpl w:val="27077D61"/>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3"/>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0">
    <w:nsid w:val="285341AC"/>
    <w:multiLevelType w:val="multilevel"/>
    <w:tmpl w:val="285341AC"/>
    <w:lvl w:ilvl="0" w:tentative="0">
      <w:start w:val="4"/>
      <w:numFmt w:val="decimal"/>
      <w:lvlText w:val="%1."/>
      <w:lvlJc w:val="left"/>
      <w:pPr>
        <w:ind w:left="425" w:hanging="425"/>
      </w:pPr>
      <w:rPr>
        <w:rFonts w:hint="eastAsia"/>
      </w:rPr>
    </w:lvl>
    <w:lvl w:ilvl="1" w:tentative="0">
      <w:start w:val="5"/>
      <w:numFmt w:val="decimal"/>
      <w:lvlText w:val="%1.%2."/>
      <w:lvlJc w:val="left"/>
      <w:pPr>
        <w:ind w:left="567" w:hanging="567"/>
      </w:pPr>
      <w:rPr>
        <w:rFonts w:hint="eastAsia"/>
        <w:b/>
        <w:bCs/>
      </w:rPr>
    </w:lvl>
    <w:lvl w:ilvl="2" w:tentative="0">
      <w:start w:val="2"/>
      <w:numFmt w:val="decimal"/>
      <w:lvlText w:val="%1.%2.%3."/>
      <w:lvlJc w:val="left"/>
      <w:pPr>
        <w:ind w:left="709" w:hanging="709"/>
      </w:pPr>
      <w:rPr>
        <w:rFonts w:hint="eastAsia"/>
        <w:b/>
        <w:bCs/>
        <w:i w:val="0"/>
        <w:iCs w:val="0"/>
        <w:color w:val="auto"/>
        <w:sz w:val="28"/>
        <w:szCs w:val="28"/>
      </w:rPr>
    </w:lvl>
    <w:lvl w:ilvl="3" w:tentative="0">
      <w:start w:val="3"/>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1">
    <w:nsid w:val="285922E5"/>
    <w:multiLevelType w:val="multilevel"/>
    <w:tmpl w:val="285922E5"/>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7"/>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2">
    <w:nsid w:val="2B00495F"/>
    <w:multiLevelType w:val="multilevel"/>
    <w:tmpl w:val="2B00495F"/>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3"/>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3">
    <w:nsid w:val="2B8D7928"/>
    <w:multiLevelType w:val="multilevel"/>
    <w:tmpl w:val="2B8D7928"/>
    <w:lvl w:ilvl="0" w:tentative="0">
      <w:start w:val="5"/>
      <w:numFmt w:val="decimal"/>
      <w:lvlText w:val="%1."/>
      <w:lvlJc w:val="left"/>
      <w:pPr>
        <w:ind w:left="425" w:hanging="425"/>
      </w:pPr>
      <w:rPr>
        <w:rFonts w:hint="eastAsia"/>
      </w:rPr>
    </w:lvl>
    <w:lvl w:ilvl="1" w:tentative="0">
      <w:start w:val="1"/>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i w:val="0"/>
        <w:iCs w:val="0"/>
        <w:color w:val="auto"/>
        <w:sz w:val="28"/>
        <w:szCs w:val="28"/>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i w:val="0"/>
        <w:iCs w:val="0"/>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4">
    <w:nsid w:val="2BCB2695"/>
    <w:multiLevelType w:val="singleLevel"/>
    <w:tmpl w:val="2BCB2695"/>
    <w:lvl w:ilvl="0" w:tentative="0">
      <w:start w:val="1"/>
      <w:numFmt w:val="decimal"/>
      <w:suff w:val="space"/>
      <w:lvlText w:val="%1."/>
      <w:lvlJc w:val="left"/>
    </w:lvl>
  </w:abstractNum>
  <w:abstractNum w:abstractNumId="65">
    <w:nsid w:val="2C1561EE"/>
    <w:multiLevelType w:val="multilevel"/>
    <w:tmpl w:val="2C1561E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6">
    <w:nsid w:val="2F89692B"/>
    <w:multiLevelType w:val="multilevel"/>
    <w:tmpl w:val="2F89692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7">
    <w:nsid w:val="30752741"/>
    <w:multiLevelType w:val="multilevel"/>
    <w:tmpl w:val="30752741"/>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2"/>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8">
    <w:nsid w:val="30FF5A66"/>
    <w:multiLevelType w:val="multilevel"/>
    <w:tmpl w:val="30FF5A66"/>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2"/>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sz w:val="28"/>
        <w:szCs w:val="28"/>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9">
    <w:nsid w:val="3119443D"/>
    <w:multiLevelType w:val="multilevel"/>
    <w:tmpl w:val="3119443D"/>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4"/>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0">
    <w:nsid w:val="325405D4"/>
    <w:multiLevelType w:val="multilevel"/>
    <w:tmpl w:val="325405D4"/>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1">
    <w:nsid w:val="328F52DD"/>
    <w:multiLevelType w:val="multilevel"/>
    <w:tmpl w:val="328F52DD"/>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2">
    <w:nsid w:val="33186771"/>
    <w:multiLevelType w:val="multilevel"/>
    <w:tmpl w:val="33186771"/>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2"/>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3">
    <w:nsid w:val="384159E6"/>
    <w:multiLevelType w:val="multilevel"/>
    <w:tmpl w:val="384159E6"/>
    <w:lvl w:ilvl="0" w:tentative="0">
      <w:start w:val="4"/>
      <w:numFmt w:val="decimal"/>
      <w:lvlText w:val="%1."/>
      <w:lvlJc w:val="left"/>
      <w:pPr>
        <w:ind w:left="425" w:hanging="425"/>
      </w:pPr>
      <w:rPr>
        <w:rFonts w:hint="eastAsia"/>
      </w:rPr>
    </w:lvl>
    <w:lvl w:ilvl="1" w:tentative="0">
      <w:start w:val="5"/>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4">
    <w:nsid w:val="386C5065"/>
    <w:multiLevelType w:val="multilevel"/>
    <w:tmpl w:val="386C5065"/>
    <w:lvl w:ilvl="0" w:tentative="0">
      <w:start w:val="1"/>
      <w:numFmt w:val="decimal"/>
      <w:lvlText w:val="%1、"/>
      <w:lvlJc w:val="left"/>
      <w:pPr>
        <w:ind w:left="360" w:hanging="360"/>
      </w:pPr>
      <w:rPr>
        <w:rFonts w:hint="default"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5">
    <w:nsid w:val="38B82478"/>
    <w:multiLevelType w:val="multilevel"/>
    <w:tmpl w:val="38B82478"/>
    <w:lvl w:ilvl="0" w:tentative="0">
      <w:start w:val="4"/>
      <w:numFmt w:val="decimal"/>
      <w:lvlText w:val="%1."/>
      <w:lvlJc w:val="left"/>
      <w:pPr>
        <w:ind w:left="425" w:hanging="425"/>
      </w:pPr>
      <w:rPr>
        <w:rFonts w:hint="eastAsia"/>
      </w:rPr>
    </w:lvl>
    <w:lvl w:ilvl="1" w:tentative="0">
      <w:start w:val="4"/>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6">
    <w:nsid w:val="38BE087E"/>
    <w:multiLevelType w:val="multilevel"/>
    <w:tmpl w:val="38BE087E"/>
    <w:lvl w:ilvl="0" w:tentative="0">
      <w:start w:val="1"/>
      <w:numFmt w:val="decimal"/>
      <w:lvlText w:val="%1"/>
      <w:lvlJc w:val="left"/>
      <w:pPr>
        <w:ind w:left="425" w:hanging="425"/>
      </w:pPr>
      <w:rPr>
        <w:rFonts w:hint="eastAsia"/>
        <w:sz w:val="32"/>
        <w:szCs w:val="32"/>
      </w:rPr>
    </w:lvl>
    <w:lvl w:ilvl="1" w:tentative="0">
      <w:start w:val="2"/>
      <w:numFmt w:val="decimal"/>
      <w:isLgl/>
      <w:lvlText w:val="%1.%2"/>
      <w:lvlJc w:val="left"/>
      <w:pPr>
        <w:ind w:left="992" w:hanging="567"/>
      </w:pPr>
      <w:rPr>
        <w:rFonts w:hint="eastAsia"/>
      </w:rPr>
    </w:lvl>
    <w:lvl w:ilvl="2" w:tentative="0">
      <w:start w:val="1"/>
      <w:numFmt w:val="decimal"/>
      <w:lvlText w:val="%2%1..%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7">
    <w:nsid w:val="39A478C1"/>
    <w:multiLevelType w:val="singleLevel"/>
    <w:tmpl w:val="39A478C1"/>
    <w:lvl w:ilvl="0" w:tentative="0">
      <w:start w:val="1"/>
      <w:numFmt w:val="decimal"/>
      <w:suff w:val="space"/>
      <w:lvlText w:val="%1."/>
      <w:lvlJc w:val="left"/>
      <w:rPr>
        <w:b w:val="0"/>
        <w:bCs w:val="0"/>
      </w:rPr>
    </w:lvl>
  </w:abstractNum>
  <w:abstractNum w:abstractNumId="78">
    <w:nsid w:val="3A423198"/>
    <w:multiLevelType w:val="multilevel"/>
    <w:tmpl w:val="3A423198"/>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sz w:val="28"/>
        <w:szCs w:val="28"/>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9">
    <w:nsid w:val="3DBE558A"/>
    <w:multiLevelType w:val="multilevel"/>
    <w:tmpl w:val="3DBE558A"/>
    <w:lvl w:ilvl="0" w:tentative="0">
      <w:start w:val="4"/>
      <w:numFmt w:val="decimal"/>
      <w:lvlText w:val="%1."/>
      <w:lvlJc w:val="left"/>
      <w:pPr>
        <w:ind w:left="425" w:hanging="425"/>
      </w:pPr>
      <w:rPr>
        <w:rFonts w:hint="eastAsia"/>
      </w:rPr>
    </w:lvl>
    <w:lvl w:ilvl="1" w:tentative="0">
      <w:start w:val="1"/>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80">
    <w:nsid w:val="403854C8"/>
    <w:multiLevelType w:val="multilevel"/>
    <w:tmpl w:val="403854C8"/>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4"/>
      <w:numFmt w:val="decimal"/>
      <w:lvlText w:val="%1.%2.%3."/>
      <w:lvlJc w:val="left"/>
      <w:pPr>
        <w:ind w:left="709" w:hanging="709"/>
      </w:pPr>
      <w:rPr>
        <w:rFonts w:hint="eastAsia"/>
        <w:b/>
        <w:bCs/>
        <w:i w:val="0"/>
        <w:iCs w:val="0"/>
        <w:color w:val="auto"/>
        <w:sz w:val="28"/>
        <w:szCs w:val="28"/>
      </w:rPr>
    </w:lvl>
    <w:lvl w:ilvl="3" w:tentative="0">
      <w:start w:val="3"/>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81">
    <w:nsid w:val="42903F3C"/>
    <w:multiLevelType w:val="multilevel"/>
    <w:tmpl w:val="42903F3C"/>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5"/>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82">
    <w:nsid w:val="433510B3"/>
    <w:multiLevelType w:val="multilevel"/>
    <w:tmpl w:val="433510B3"/>
    <w:lvl w:ilvl="0" w:tentative="0">
      <w:start w:val="1"/>
      <w:numFmt w:val="japaneseCounting"/>
      <w:lvlText w:val="（%1）"/>
      <w:lvlJc w:val="left"/>
      <w:pPr>
        <w:ind w:left="740" w:hanging="7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3">
    <w:nsid w:val="442E498E"/>
    <w:multiLevelType w:val="multilevel"/>
    <w:tmpl w:val="442E498E"/>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3"/>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84">
    <w:nsid w:val="4466311B"/>
    <w:multiLevelType w:val="multilevel"/>
    <w:tmpl w:val="4466311B"/>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7"/>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85">
    <w:nsid w:val="46CF4100"/>
    <w:multiLevelType w:val="multilevel"/>
    <w:tmpl w:val="46CF4100"/>
    <w:lvl w:ilvl="0" w:tentative="0">
      <w:start w:val="4"/>
      <w:numFmt w:val="decimal"/>
      <w:lvlText w:val="%1."/>
      <w:lvlJc w:val="left"/>
      <w:pPr>
        <w:ind w:left="425" w:hanging="425"/>
      </w:pPr>
      <w:rPr>
        <w:rFonts w:hint="eastAsia"/>
      </w:rPr>
    </w:lvl>
    <w:lvl w:ilvl="1" w:tentative="0">
      <w:start w:val="5"/>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86">
    <w:nsid w:val="46E7B624"/>
    <w:multiLevelType w:val="singleLevel"/>
    <w:tmpl w:val="46E7B624"/>
    <w:lvl w:ilvl="0" w:tentative="0">
      <w:start w:val="1"/>
      <w:numFmt w:val="chineseCounting"/>
      <w:suff w:val="nothing"/>
      <w:lvlText w:val="（%1）"/>
      <w:lvlJc w:val="left"/>
      <w:rPr>
        <w:rFonts w:hint="eastAsia"/>
      </w:rPr>
    </w:lvl>
  </w:abstractNum>
  <w:abstractNum w:abstractNumId="87">
    <w:nsid w:val="47C05C9B"/>
    <w:multiLevelType w:val="multilevel"/>
    <w:tmpl w:val="47C05C9B"/>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3"/>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88">
    <w:nsid w:val="48F10C1C"/>
    <w:multiLevelType w:val="multilevel"/>
    <w:tmpl w:val="48F10C1C"/>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3"/>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89">
    <w:nsid w:val="49644E49"/>
    <w:multiLevelType w:val="multilevel"/>
    <w:tmpl w:val="49644E4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0">
    <w:nsid w:val="497A1F37"/>
    <w:multiLevelType w:val="multilevel"/>
    <w:tmpl w:val="497A1F37"/>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4"/>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1">
    <w:nsid w:val="498B27E4"/>
    <w:multiLevelType w:val="multilevel"/>
    <w:tmpl w:val="498B27E4"/>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9"/>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2">
    <w:nsid w:val="49F617A9"/>
    <w:multiLevelType w:val="multilevel"/>
    <w:tmpl w:val="49F617A9"/>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5"/>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3">
    <w:nsid w:val="4BFF4B7C"/>
    <w:multiLevelType w:val="multilevel"/>
    <w:tmpl w:val="4BFF4B7C"/>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7"/>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4">
    <w:nsid w:val="4D3991FC"/>
    <w:multiLevelType w:val="singleLevel"/>
    <w:tmpl w:val="4D3991FC"/>
    <w:lvl w:ilvl="0" w:tentative="0">
      <w:start w:val="1"/>
      <w:numFmt w:val="chineseCounting"/>
      <w:suff w:val="nothing"/>
      <w:lvlText w:val="（%1）"/>
      <w:lvlJc w:val="left"/>
      <w:rPr>
        <w:rFonts w:hint="eastAsia"/>
      </w:rPr>
    </w:lvl>
  </w:abstractNum>
  <w:abstractNum w:abstractNumId="95">
    <w:nsid w:val="4E1C3E5B"/>
    <w:multiLevelType w:val="multilevel"/>
    <w:tmpl w:val="4E1C3E5B"/>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6">
    <w:nsid w:val="4E9867AD"/>
    <w:multiLevelType w:val="multilevel"/>
    <w:tmpl w:val="4E9867AD"/>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7">
    <w:nsid w:val="51A0210B"/>
    <w:multiLevelType w:val="multilevel"/>
    <w:tmpl w:val="51A0210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8">
    <w:nsid w:val="51DD5DE5"/>
    <w:multiLevelType w:val="multilevel"/>
    <w:tmpl w:val="51DD5DE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9">
    <w:nsid w:val="522F10C6"/>
    <w:multiLevelType w:val="multilevel"/>
    <w:tmpl w:val="522F10C6"/>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4"/>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0">
    <w:nsid w:val="54464B81"/>
    <w:multiLevelType w:val="multilevel"/>
    <w:tmpl w:val="54464B81"/>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4"/>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1">
    <w:nsid w:val="548A0662"/>
    <w:multiLevelType w:val="multilevel"/>
    <w:tmpl w:val="548A0662"/>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rPr>
        <w:rFonts w:hint="default" w:ascii="宋体" w:hAnsi="宋体" w:eastAsia="宋体" w:cs="宋体"/>
        <w:b/>
        <w:bCs/>
      </w:rPr>
    </w:lvl>
    <w:lvl w:ilvl="2" w:tentative="0">
      <w:start w:val="1"/>
      <w:numFmt w:val="decimal"/>
      <w:lvlText w:val="%1.%2.%3"/>
      <w:lvlJc w:val="left"/>
      <w:pPr>
        <w:tabs>
          <w:tab w:val="left" w:pos="720"/>
        </w:tabs>
        <w:ind w:left="720" w:hanging="720"/>
      </w:pPr>
      <w:rPr>
        <w:rFonts w:hint="default"/>
        <w:i w:val="0"/>
        <w:iCs w:val="0"/>
        <w:color w:val="auto"/>
      </w:r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02">
    <w:nsid w:val="54DB1BC4"/>
    <w:multiLevelType w:val="multilevel"/>
    <w:tmpl w:val="54DB1BC4"/>
    <w:lvl w:ilvl="0" w:tentative="0">
      <w:start w:val="4"/>
      <w:numFmt w:val="decimal"/>
      <w:lvlText w:val="%1."/>
      <w:lvlJc w:val="left"/>
      <w:pPr>
        <w:ind w:left="425" w:hanging="425"/>
      </w:pPr>
      <w:rPr>
        <w:rFonts w:hint="eastAsia"/>
      </w:rPr>
    </w:lvl>
    <w:lvl w:ilvl="1" w:tentative="0">
      <w:start w:val="5"/>
      <w:numFmt w:val="decimal"/>
      <w:lvlText w:val="%1.%2."/>
      <w:lvlJc w:val="left"/>
      <w:pPr>
        <w:ind w:left="567" w:hanging="567"/>
      </w:pPr>
      <w:rPr>
        <w:rFonts w:hint="eastAsia"/>
        <w:b/>
        <w:bCs/>
      </w:rPr>
    </w:lvl>
    <w:lvl w:ilvl="2" w:tentative="0">
      <w:start w:val="2"/>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3">
    <w:nsid w:val="574F3203"/>
    <w:multiLevelType w:val="multilevel"/>
    <w:tmpl w:val="574F3203"/>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2"/>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4">
    <w:nsid w:val="57DC4CDE"/>
    <w:multiLevelType w:val="multilevel"/>
    <w:tmpl w:val="57DC4CDE"/>
    <w:lvl w:ilvl="0" w:tentative="0">
      <w:start w:val="4"/>
      <w:numFmt w:val="decimal"/>
      <w:lvlText w:val="%1."/>
      <w:lvlJc w:val="left"/>
      <w:pPr>
        <w:ind w:left="425" w:hanging="425"/>
      </w:pPr>
      <w:rPr>
        <w:rFonts w:hint="eastAsia"/>
      </w:rPr>
    </w:lvl>
    <w:lvl w:ilvl="1" w:tentative="0">
      <w:start w:val="5"/>
      <w:numFmt w:val="decimal"/>
      <w:lvlText w:val="%1.%2."/>
      <w:lvlJc w:val="left"/>
      <w:pPr>
        <w:ind w:left="567" w:hanging="567"/>
      </w:pPr>
      <w:rPr>
        <w:rFonts w:hint="eastAsia"/>
        <w:b/>
        <w:bCs/>
      </w:rPr>
    </w:lvl>
    <w:lvl w:ilvl="2" w:tentative="0">
      <w:start w:val="2"/>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sz w:val="28"/>
        <w:szCs w:val="28"/>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5">
    <w:nsid w:val="589F174A"/>
    <w:multiLevelType w:val="multilevel"/>
    <w:tmpl w:val="589F174A"/>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6"/>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6">
    <w:nsid w:val="59137C1A"/>
    <w:multiLevelType w:val="multilevel"/>
    <w:tmpl w:val="59137C1A"/>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7">
    <w:nsid w:val="599869D3"/>
    <w:multiLevelType w:val="multilevel"/>
    <w:tmpl w:val="599869D3"/>
    <w:lvl w:ilvl="0" w:tentative="0">
      <w:start w:val="1"/>
      <w:numFmt w:val="decimal"/>
      <w:lvlText w:val="%1、"/>
      <w:lvlJc w:val="left"/>
      <w:pPr>
        <w:ind w:left="360" w:hanging="360"/>
      </w:pPr>
      <w:rPr>
        <w:rFonts w:hint="default"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8">
    <w:nsid w:val="5ACD314D"/>
    <w:multiLevelType w:val="multilevel"/>
    <w:tmpl w:val="5ACD314D"/>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8"/>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9">
    <w:nsid w:val="5B8D6DB5"/>
    <w:multiLevelType w:val="multilevel"/>
    <w:tmpl w:val="5B8D6DB5"/>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4"/>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10">
    <w:nsid w:val="5C700E62"/>
    <w:multiLevelType w:val="multilevel"/>
    <w:tmpl w:val="5C700E62"/>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11">
    <w:nsid w:val="5C75391E"/>
    <w:multiLevelType w:val="multilevel"/>
    <w:tmpl w:val="5C75391E"/>
    <w:lvl w:ilvl="0" w:tentative="0">
      <w:start w:val="1"/>
      <w:numFmt w:val="japaneseCounting"/>
      <w:lvlText w:val="（%1）"/>
      <w:lvlJc w:val="left"/>
      <w:pPr>
        <w:ind w:left="740" w:hanging="7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2">
    <w:nsid w:val="5D0016A4"/>
    <w:multiLevelType w:val="multilevel"/>
    <w:tmpl w:val="5D0016A4"/>
    <w:lvl w:ilvl="0" w:tentative="0">
      <w:start w:val="1"/>
      <w:numFmt w:val="japaneseCounting"/>
      <w:lvlText w:val="（%1）"/>
      <w:lvlJc w:val="left"/>
      <w:pPr>
        <w:ind w:left="740" w:hanging="7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3">
    <w:nsid w:val="5F78AECD"/>
    <w:multiLevelType w:val="singleLevel"/>
    <w:tmpl w:val="5F78AECD"/>
    <w:lvl w:ilvl="0" w:tentative="0">
      <w:start w:val="1"/>
      <w:numFmt w:val="chineseCounting"/>
      <w:suff w:val="nothing"/>
      <w:lvlText w:val="（%1）"/>
      <w:lvlJc w:val="left"/>
      <w:rPr>
        <w:rFonts w:hint="eastAsia"/>
      </w:rPr>
    </w:lvl>
  </w:abstractNum>
  <w:abstractNum w:abstractNumId="114">
    <w:nsid w:val="639E62F2"/>
    <w:multiLevelType w:val="multilevel"/>
    <w:tmpl w:val="639E62F2"/>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4"/>
      <w:numFmt w:val="decimal"/>
      <w:lvlText w:val="%1.%2.%3."/>
      <w:lvlJc w:val="left"/>
      <w:pPr>
        <w:ind w:left="709" w:hanging="709"/>
      </w:pPr>
      <w:rPr>
        <w:rFonts w:hint="eastAsia"/>
        <w:b/>
        <w:bCs/>
        <w:i w:val="0"/>
        <w:iCs w:val="0"/>
        <w:color w:val="auto"/>
        <w:sz w:val="28"/>
        <w:szCs w:val="28"/>
      </w:rPr>
    </w:lvl>
    <w:lvl w:ilvl="3" w:tentative="0">
      <w:start w:val="5"/>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15">
    <w:nsid w:val="65FE00A1"/>
    <w:multiLevelType w:val="multilevel"/>
    <w:tmpl w:val="65FE00A1"/>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4"/>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16">
    <w:nsid w:val="66940982"/>
    <w:multiLevelType w:val="singleLevel"/>
    <w:tmpl w:val="66940982"/>
    <w:lvl w:ilvl="0" w:tentative="0">
      <w:start w:val="1"/>
      <w:numFmt w:val="chineseCounting"/>
      <w:suff w:val="nothing"/>
      <w:lvlText w:val="（%1）"/>
      <w:lvlJc w:val="left"/>
      <w:rPr>
        <w:rFonts w:hint="eastAsia"/>
      </w:rPr>
    </w:lvl>
  </w:abstractNum>
  <w:abstractNum w:abstractNumId="117">
    <w:nsid w:val="689B3F1B"/>
    <w:multiLevelType w:val="singleLevel"/>
    <w:tmpl w:val="689B3F1B"/>
    <w:lvl w:ilvl="0" w:tentative="0">
      <w:start w:val="1"/>
      <w:numFmt w:val="chineseCounting"/>
      <w:suff w:val="nothing"/>
      <w:lvlText w:val="（%1）"/>
      <w:lvlJc w:val="left"/>
      <w:rPr>
        <w:rFonts w:hint="eastAsia"/>
      </w:rPr>
    </w:lvl>
  </w:abstractNum>
  <w:abstractNum w:abstractNumId="118">
    <w:nsid w:val="68A00D75"/>
    <w:multiLevelType w:val="multilevel"/>
    <w:tmpl w:val="68A00D75"/>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19">
    <w:nsid w:val="68A015AC"/>
    <w:multiLevelType w:val="multilevel"/>
    <w:tmpl w:val="68A015A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0">
    <w:nsid w:val="6909579B"/>
    <w:multiLevelType w:val="multilevel"/>
    <w:tmpl w:val="6909579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1">
    <w:nsid w:val="6ABC6CB7"/>
    <w:multiLevelType w:val="multilevel"/>
    <w:tmpl w:val="6ABC6CB7"/>
    <w:lvl w:ilvl="0" w:tentative="0">
      <w:start w:val="4"/>
      <w:numFmt w:val="decimal"/>
      <w:lvlText w:val="%1."/>
      <w:lvlJc w:val="left"/>
      <w:pPr>
        <w:ind w:left="425" w:hanging="425"/>
      </w:pPr>
      <w:rPr>
        <w:rFonts w:hint="eastAsia"/>
      </w:rPr>
    </w:lvl>
    <w:lvl w:ilvl="1" w:tentative="0">
      <w:start w:val="1"/>
      <w:numFmt w:val="decimal"/>
      <w:lvlText w:val="%1.%2."/>
      <w:lvlJc w:val="left"/>
      <w:pPr>
        <w:ind w:left="567" w:hanging="567"/>
      </w:pPr>
      <w:rPr>
        <w:rFonts w:hint="eastAsia"/>
        <w:b/>
        <w:bCs/>
        <w:sz w:val="28"/>
        <w:szCs w:val="28"/>
      </w:rPr>
    </w:lvl>
    <w:lvl w:ilvl="2" w:tentative="0">
      <w:start w:val="1"/>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2">
    <w:nsid w:val="6ADC468A"/>
    <w:multiLevelType w:val="multilevel"/>
    <w:tmpl w:val="6ADC468A"/>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3">
    <w:nsid w:val="6B4D35EB"/>
    <w:multiLevelType w:val="multilevel"/>
    <w:tmpl w:val="6B4D35EB"/>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8"/>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4">
    <w:nsid w:val="6F990CDE"/>
    <w:multiLevelType w:val="multilevel"/>
    <w:tmpl w:val="6F990CDE"/>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5">
    <w:nsid w:val="73FA1508"/>
    <w:multiLevelType w:val="multilevel"/>
    <w:tmpl w:val="73FA1508"/>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6">
    <w:nsid w:val="748976BF"/>
    <w:multiLevelType w:val="multilevel"/>
    <w:tmpl w:val="748976BF"/>
    <w:lvl w:ilvl="0" w:tentative="0">
      <w:start w:val="4"/>
      <w:numFmt w:val="decimal"/>
      <w:lvlText w:val="%1."/>
      <w:lvlJc w:val="left"/>
      <w:pPr>
        <w:ind w:left="425" w:hanging="425"/>
      </w:pPr>
      <w:rPr>
        <w:rFonts w:hint="eastAsia"/>
      </w:rPr>
    </w:lvl>
    <w:lvl w:ilvl="1" w:tentative="0">
      <w:start w:val="4"/>
      <w:numFmt w:val="decimal"/>
      <w:lvlText w:val="%1.%2."/>
      <w:lvlJc w:val="left"/>
      <w:pPr>
        <w:ind w:left="567" w:hanging="567"/>
      </w:pPr>
      <w:rPr>
        <w:rFonts w:hint="eastAsia"/>
        <w:b/>
        <w:bCs/>
      </w:rPr>
    </w:lvl>
    <w:lvl w:ilvl="2" w:tentative="0">
      <w:start w:val="2"/>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7">
    <w:nsid w:val="76270989"/>
    <w:multiLevelType w:val="multilevel"/>
    <w:tmpl w:val="76270989"/>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10"/>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8">
    <w:nsid w:val="775B4049"/>
    <w:multiLevelType w:val="multilevel"/>
    <w:tmpl w:val="775B4049"/>
    <w:lvl w:ilvl="0" w:tentative="0">
      <w:start w:val="1"/>
      <w:numFmt w:val="decimal"/>
      <w:lvlText w:val="%1、"/>
      <w:lvlJc w:val="left"/>
      <w:pPr>
        <w:ind w:left="360" w:hanging="360"/>
      </w:pPr>
      <w:rPr>
        <w:rFonts w:hint="default"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9">
    <w:nsid w:val="78911557"/>
    <w:multiLevelType w:val="multilevel"/>
    <w:tmpl w:val="78911557"/>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2"/>
      <w:numFmt w:val="decimal"/>
      <w:lvlText w:val="%1.%2.%3.%4."/>
      <w:lvlJc w:val="left"/>
      <w:pPr>
        <w:ind w:left="851" w:hanging="851"/>
      </w:pPr>
      <w:rPr>
        <w:rFonts w:hint="eastAsia" w:ascii="仿宋" w:hAnsi="仿宋" w:eastAsia="仿宋"/>
        <w:b/>
        <w:bCs/>
        <w:i w:val="0"/>
        <w:iCs w:val="0"/>
      </w:rPr>
    </w:lvl>
    <w:lvl w:ilvl="4" w:tentative="0">
      <w:start w:val="5"/>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30">
    <w:nsid w:val="78965C7D"/>
    <w:multiLevelType w:val="multilevel"/>
    <w:tmpl w:val="78965C7D"/>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3"/>
      <w:numFmt w:val="decimal"/>
      <w:lvlText w:val="%1.%2.%3.%4."/>
      <w:lvlJc w:val="left"/>
      <w:pPr>
        <w:ind w:left="851" w:hanging="851"/>
      </w:pPr>
      <w:rPr>
        <w:rFonts w:hint="eastAsia" w:ascii="仿宋" w:hAnsi="仿宋" w:eastAsia="仿宋"/>
        <w:b/>
        <w:bCs/>
        <w:i w:val="0"/>
        <w:iCs w:val="0"/>
      </w:rPr>
    </w:lvl>
    <w:lvl w:ilvl="4" w:tentative="0">
      <w:start w:val="3"/>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31">
    <w:nsid w:val="79A051DF"/>
    <w:multiLevelType w:val="multilevel"/>
    <w:tmpl w:val="79A051DF"/>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5"/>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32">
    <w:nsid w:val="7B4F516F"/>
    <w:multiLevelType w:val="multilevel"/>
    <w:tmpl w:val="7B4F516F"/>
    <w:lvl w:ilvl="0" w:tentative="0">
      <w:start w:val="1"/>
      <w:numFmt w:val="bullet"/>
      <w:lvlText w:val=""/>
      <w:lvlJc w:val="left"/>
      <w:pPr>
        <w:ind w:left="846" w:hanging="420"/>
      </w:pPr>
      <w:rPr>
        <w:rFonts w:hint="default" w:ascii="Wingdings" w:hAnsi="Wingdings"/>
      </w:rPr>
    </w:lvl>
    <w:lvl w:ilvl="1" w:tentative="0">
      <w:start w:val="1"/>
      <w:numFmt w:val="bullet"/>
      <w:lvlText w:val=""/>
      <w:lvlJc w:val="left"/>
      <w:pPr>
        <w:ind w:left="1266" w:hanging="420"/>
      </w:pPr>
      <w:rPr>
        <w:rFonts w:hint="default" w:ascii="Wingdings" w:hAnsi="Wingdings"/>
      </w:rPr>
    </w:lvl>
    <w:lvl w:ilvl="2" w:tentative="0">
      <w:start w:val="1"/>
      <w:numFmt w:val="bullet"/>
      <w:lvlText w:val=""/>
      <w:lvlJc w:val="left"/>
      <w:pPr>
        <w:ind w:left="1686" w:hanging="420"/>
      </w:pPr>
      <w:rPr>
        <w:rFonts w:hint="default" w:ascii="Wingdings" w:hAnsi="Wingdings"/>
      </w:rPr>
    </w:lvl>
    <w:lvl w:ilvl="3" w:tentative="0">
      <w:start w:val="1"/>
      <w:numFmt w:val="bullet"/>
      <w:lvlText w:val=""/>
      <w:lvlJc w:val="left"/>
      <w:pPr>
        <w:ind w:left="2106" w:hanging="420"/>
      </w:pPr>
      <w:rPr>
        <w:rFonts w:hint="default" w:ascii="Wingdings" w:hAnsi="Wingdings"/>
      </w:rPr>
    </w:lvl>
    <w:lvl w:ilvl="4" w:tentative="0">
      <w:start w:val="1"/>
      <w:numFmt w:val="bullet"/>
      <w:lvlText w:val=""/>
      <w:lvlJc w:val="left"/>
      <w:pPr>
        <w:ind w:left="2526" w:hanging="420"/>
      </w:pPr>
      <w:rPr>
        <w:rFonts w:hint="default" w:ascii="Wingdings" w:hAnsi="Wingdings"/>
      </w:rPr>
    </w:lvl>
    <w:lvl w:ilvl="5" w:tentative="0">
      <w:start w:val="1"/>
      <w:numFmt w:val="bullet"/>
      <w:lvlText w:val=""/>
      <w:lvlJc w:val="left"/>
      <w:pPr>
        <w:ind w:left="2946" w:hanging="420"/>
      </w:pPr>
      <w:rPr>
        <w:rFonts w:hint="default" w:ascii="Wingdings" w:hAnsi="Wingdings"/>
      </w:rPr>
    </w:lvl>
    <w:lvl w:ilvl="6" w:tentative="0">
      <w:start w:val="1"/>
      <w:numFmt w:val="bullet"/>
      <w:lvlText w:val=""/>
      <w:lvlJc w:val="left"/>
      <w:pPr>
        <w:ind w:left="3366" w:hanging="420"/>
      </w:pPr>
      <w:rPr>
        <w:rFonts w:hint="default" w:ascii="Wingdings" w:hAnsi="Wingdings"/>
      </w:rPr>
    </w:lvl>
    <w:lvl w:ilvl="7" w:tentative="0">
      <w:start w:val="1"/>
      <w:numFmt w:val="bullet"/>
      <w:lvlText w:val=""/>
      <w:lvlJc w:val="left"/>
      <w:pPr>
        <w:ind w:left="3786" w:hanging="420"/>
      </w:pPr>
      <w:rPr>
        <w:rFonts w:hint="default" w:ascii="Wingdings" w:hAnsi="Wingdings"/>
      </w:rPr>
    </w:lvl>
    <w:lvl w:ilvl="8" w:tentative="0">
      <w:start w:val="1"/>
      <w:numFmt w:val="bullet"/>
      <w:lvlText w:val=""/>
      <w:lvlJc w:val="left"/>
      <w:pPr>
        <w:ind w:left="4206" w:hanging="420"/>
      </w:pPr>
      <w:rPr>
        <w:rFonts w:hint="default" w:ascii="Wingdings" w:hAnsi="Wingdings"/>
      </w:rPr>
    </w:lvl>
  </w:abstractNum>
  <w:abstractNum w:abstractNumId="133">
    <w:nsid w:val="7C6464CD"/>
    <w:multiLevelType w:val="multilevel"/>
    <w:tmpl w:val="7C6464CD"/>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4"/>
      <w:numFmt w:val="decimal"/>
      <w:lvlText w:val="%1.%2.%3."/>
      <w:lvlJc w:val="left"/>
      <w:pPr>
        <w:ind w:left="709" w:hanging="709"/>
      </w:pPr>
      <w:rPr>
        <w:rFonts w:hint="eastAsia"/>
        <w:b/>
        <w:bCs/>
        <w:i w:val="0"/>
        <w:iCs w:val="0"/>
        <w:color w:val="auto"/>
        <w:sz w:val="28"/>
        <w:szCs w:val="28"/>
      </w:rPr>
    </w:lvl>
    <w:lvl w:ilvl="3" w:tentative="0">
      <w:start w:val="4"/>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34">
    <w:nsid w:val="7D8121E2"/>
    <w:multiLevelType w:val="multilevel"/>
    <w:tmpl w:val="7D8121E2"/>
    <w:lvl w:ilvl="0" w:tentative="0">
      <w:start w:val="4"/>
      <w:numFmt w:val="decimal"/>
      <w:lvlText w:val="%1."/>
      <w:lvlJc w:val="left"/>
      <w:pPr>
        <w:ind w:left="425" w:hanging="425"/>
      </w:pPr>
      <w:rPr>
        <w:rFonts w:hint="eastAsia"/>
      </w:rPr>
    </w:lvl>
    <w:lvl w:ilvl="1" w:tentative="0">
      <w:start w:val="2"/>
      <w:numFmt w:val="decimal"/>
      <w:lvlText w:val="%1.%2."/>
      <w:lvlJc w:val="left"/>
      <w:pPr>
        <w:ind w:left="567" w:hanging="567"/>
      </w:pPr>
      <w:rPr>
        <w:rFonts w:hint="eastAsia"/>
        <w:b/>
        <w:bCs/>
      </w:rPr>
    </w:lvl>
    <w:lvl w:ilvl="2" w:tentative="0">
      <w:start w:val="1"/>
      <w:numFmt w:val="decimal"/>
      <w:lvlText w:val="%1.%2.%3."/>
      <w:lvlJc w:val="left"/>
      <w:pPr>
        <w:ind w:left="709" w:hanging="709"/>
      </w:pPr>
      <w:rPr>
        <w:rFonts w:hint="eastAsia"/>
        <w:b/>
        <w:bCs/>
        <w:i w:val="0"/>
        <w:iCs w:val="0"/>
        <w:color w:val="auto"/>
        <w:sz w:val="28"/>
        <w:szCs w:val="28"/>
      </w:rPr>
    </w:lvl>
    <w:lvl w:ilvl="3" w:tentative="0">
      <w:start w:val="4"/>
      <w:numFmt w:val="decimal"/>
      <w:lvlText w:val="%1.%2.%3.%4."/>
      <w:lvlJc w:val="left"/>
      <w:pPr>
        <w:ind w:left="851" w:hanging="851"/>
      </w:pPr>
      <w:rPr>
        <w:rFonts w:hint="eastAsia" w:ascii="仿宋" w:hAnsi="仿宋" w:eastAsia="仿宋"/>
        <w:b/>
        <w:bCs/>
        <w:i w:val="0"/>
        <w:iCs w:val="0"/>
      </w:rPr>
    </w:lvl>
    <w:lvl w:ilvl="4" w:tentative="0">
      <w:start w:val="1"/>
      <w:numFmt w:val="decimal"/>
      <w:lvlText w:val="%1.%2.%3.%4.%5."/>
      <w:lvlJc w:val="left"/>
      <w:pPr>
        <w:ind w:left="992" w:hanging="992"/>
      </w:pPr>
      <w:rPr>
        <w:rFonts w:hint="eastAsia" w:ascii="仿宋" w:hAnsi="仿宋" w:eastAsia="仿宋"/>
        <w:b/>
        <w:bCs/>
        <w:i w:val="0"/>
        <w:iCs w:val="0"/>
        <w:sz w:val="26"/>
        <w:szCs w:val="26"/>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35">
    <w:nsid w:val="7D822BCD"/>
    <w:multiLevelType w:val="multilevel"/>
    <w:tmpl w:val="7D822BCD"/>
    <w:lvl w:ilvl="0" w:tentative="0">
      <w:start w:val="1"/>
      <w:numFmt w:val="japaneseCounting"/>
      <w:lvlText w:val="（%1）"/>
      <w:lvlJc w:val="left"/>
      <w:pPr>
        <w:ind w:left="740" w:hanging="7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6">
    <w:nsid w:val="7FB51C51"/>
    <w:multiLevelType w:val="multilevel"/>
    <w:tmpl w:val="7FB51C51"/>
    <w:lvl w:ilvl="0" w:tentative="0">
      <w:start w:val="4"/>
      <w:numFmt w:val="decimal"/>
      <w:lvlText w:val="%1."/>
      <w:lvlJc w:val="left"/>
      <w:pPr>
        <w:ind w:left="425" w:hanging="425"/>
      </w:pPr>
      <w:rPr>
        <w:rFonts w:hint="eastAsia"/>
      </w:rPr>
    </w:lvl>
    <w:lvl w:ilvl="1" w:tentative="0">
      <w:start w:val="3"/>
      <w:numFmt w:val="decimal"/>
      <w:lvlText w:val="%1.%2."/>
      <w:lvlJc w:val="left"/>
      <w:pPr>
        <w:ind w:left="567" w:hanging="567"/>
      </w:pPr>
      <w:rPr>
        <w:rFonts w:hint="eastAsia"/>
        <w:b/>
        <w:bCs/>
      </w:rPr>
    </w:lvl>
    <w:lvl w:ilvl="2" w:tentative="0">
      <w:start w:val="3"/>
      <w:numFmt w:val="decimal"/>
      <w:lvlText w:val="%1.%2.%3."/>
      <w:lvlJc w:val="left"/>
      <w:pPr>
        <w:ind w:left="709" w:hanging="709"/>
      </w:pPr>
      <w:rPr>
        <w:rFonts w:hint="eastAsia"/>
        <w:b/>
        <w:bCs/>
        <w:i w:val="0"/>
        <w:iCs w:val="0"/>
        <w:color w:val="auto"/>
        <w:sz w:val="28"/>
        <w:szCs w:val="28"/>
      </w:rPr>
    </w:lvl>
    <w:lvl w:ilvl="3" w:tentative="0">
      <w:start w:val="1"/>
      <w:numFmt w:val="decimal"/>
      <w:lvlText w:val="%1.%2.%3.%4."/>
      <w:lvlJc w:val="left"/>
      <w:pPr>
        <w:ind w:left="851" w:hanging="851"/>
      </w:pPr>
      <w:rPr>
        <w:rFonts w:hint="eastAsia" w:ascii="仿宋" w:hAnsi="仿宋" w:eastAsia="仿宋"/>
        <w:b/>
        <w:bCs/>
        <w:i w:val="0"/>
        <w:iCs w:val="0"/>
        <w:sz w:val="28"/>
        <w:szCs w:val="28"/>
      </w:rPr>
    </w:lvl>
    <w:lvl w:ilvl="4" w:tentative="0">
      <w:start w:val="1"/>
      <w:numFmt w:val="decimal"/>
      <w:lvlText w:val="%1.%2.%3.%4.%5."/>
      <w:lvlJc w:val="left"/>
      <w:pPr>
        <w:ind w:left="992" w:hanging="992"/>
      </w:pPr>
      <w:rPr>
        <w:rFonts w:hint="eastAsia" w:ascii="仿宋" w:hAnsi="仿宋" w:eastAsia="仿宋"/>
        <w:b/>
        <w:bCs/>
        <w:i w:val="0"/>
        <w:iCs w:val="0"/>
        <w:sz w:val="24"/>
        <w:szCs w:val="22"/>
      </w:rPr>
    </w:lvl>
    <w:lvl w:ilvl="5" w:tentative="0">
      <w:start w:val="1"/>
      <w:numFmt w:val="decimal"/>
      <w:lvlText w:val="%1.%2.%3.%4.%5.%6."/>
      <w:lvlJc w:val="left"/>
      <w:pPr>
        <w:ind w:left="1134" w:hanging="1134"/>
      </w:pPr>
      <w:rPr>
        <w:rFonts w:hint="eastAsia"/>
        <w:b/>
        <w:bCs/>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7"/>
  </w:num>
  <w:num w:numId="2">
    <w:abstractNumId w:val="20"/>
  </w:num>
  <w:num w:numId="3">
    <w:abstractNumId w:val="21"/>
  </w:num>
  <w:num w:numId="4">
    <w:abstractNumId w:val="18"/>
  </w:num>
  <w:num w:numId="5">
    <w:abstractNumId w:val="16"/>
  </w:num>
  <w:num w:numId="6">
    <w:abstractNumId w:val="19"/>
  </w:num>
  <w:num w:numId="7">
    <w:abstractNumId w:val="40"/>
  </w:num>
  <w:num w:numId="8">
    <w:abstractNumId w:val="4"/>
  </w:num>
  <w:num w:numId="9">
    <w:abstractNumId w:val="2"/>
  </w:num>
  <w:num w:numId="10">
    <w:abstractNumId w:val="8"/>
  </w:num>
  <w:num w:numId="11">
    <w:abstractNumId w:val="76"/>
  </w:num>
  <w:num w:numId="12">
    <w:abstractNumId w:val="101"/>
  </w:num>
  <w:num w:numId="13">
    <w:abstractNumId w:val="47"/>
  </w:num>
  <w:num w:numId="14">
    <w:abstractNumId w:val="50"/>
  </w:num>
  <w:num w:numId="15">
    <w:abstractNumId w:val="6"/>
  </w:num>
  <w:num w:numId="16">
    <w:abstractNumId w:val="98"/>
  </w:num>
  <w:num w:numId="17">
    <w:abstractNumId w:val="51"/>
  </w:num>
  <w:num w:numId="18">
    <w:abstractNumId w:val="13"/>
  </w:num>
  <w:num w:numId="19">
    <w:abstractNumId w:val="113"/>
  </w:num>
  <w:num w:numId="20">
    <w:abstractNumId w:val="120"/>
  </w:num>
  <w:num w:numId="21">
    <w:abstractNumId w:val="107"/>
  </w:num>
  <w:num w:numId="22">
    <w:abstractNumId w:val="9"/>
  </w:num>
  <w:num w:numId="23">
    <w:abstractNumId w:val="112"/>
  </w:num>
  <w:num w:numId="24">
    <w:abstractNumId w:val="35"/>
  </w:num>
  <w:num w:numId="25">
    <w:abstractNumId w:val="82"/>
  </w:num>
  <w:num w:numId="26">
    <w:abstractNumId w:val="135"/>
  </w:num>
  <w:num w:numId="27">
    <w:abstractNumId w:val="22"/>
  </w:num>
  <w:num w:numId="28">
    <w:abstractNumId w:val="65"/>
  </w:num>
  <w:num w:numId="29">
    <w:abstractNumId w:val="89"/>
  </w:num>
  <w:num w:numId="30">
    <w:abstractNumId w:val="7"/>
  </w:num>
  <w:num w:numId="31">
    <w:abstractNumId w:val="58"/>
  </w:num>
  <w:num w:numId="32">
    <w:abstractNumId w:val="10"/>
  </w:num>
  <w:num w:numId="33">
    <w:abstractNumId w:val="54"/>
  </w:num>
  <w:num w:numId="34">
    <w:abstractNumId w:val="3"/>
  </w:num>
  <w:num w:numId="35">
    <w:abstractNumId w:val="11"/>
  </w:num>
  <w:num w:numId="36">
    <w:abstractNumId w:val="86"/>
  </w:num>
  <w:num w:numId="37">
    <w:abstractNumId w:val="14"/>
  </w:num>
  <w:num w:numId="38">
    <w:abstractNumId w:val="97"/>
  </w:num>
  <w:num w:numId="39">
    <w:abstractNumId w:val="94"/>
  </w:num>
  <w:num w:numId="40">
    <w:abstractNumId w:val="1"/>
  </w:num>
  <w:num w:numId="41">
    <w:abstractNumId w:val="15"/>
  </w:num>
  <w:num w:numId="42">
    <w:abstractNumId w:val="64"/>
  </w:num>
  <w:num w:numId="43">
    <w:abstractNumId w:val="0"/>
  </w:num>
  <w:num w:numId="44">
    <w:abstractNumId w:val="121"/>
  </w:num>
  <w:num w:numId="45">
    <w:abstractNumId w:val="79"/>
  </w:num>
  <w:num w:numId="46">
    <w:abstractNumId w:val="116"/>
  </w:num>
  <w:num w:numId="47">
    <w:abstractNumId w:val="66"/>
  </w:num>
  <w:num w:numId="48">
    <w:abstractNumId w:val="74"/>
  </w:num>
  <w:num w:numId="49">
    <w:abstractNumId w:val="52"/>
  </w:num>
  <w:num w:numId="50">
    <w:abstractNumId w:val="117"/>
  </w:num>
  <w:num w:numId="51">
    <w:abstractNumId w:val="43"/>
  </w:num>
  <w:num w:numId="52">
    <w:abstractNumId w:val="128"/>
  </w:num>
  <w:num w:numId="53">
    <w:abstractNumId w:val="77"/>
  </w:num>
  <w:num w:numId="54">
    <w:abstractNumId w:val="110"/>
  </w:num>
  <w:num w:numId="55">
    <w:abstractNumId w:val="78"/>
  </w:num>
  <w:num w:numId="56">
    <w:abstractNumId w:val="95"/>
  </w:num>
  <w:num w:numId="57">
    <w:abstractNumId w:val="71"/>
  </w:num>
  <w:num w:numId="58">
    <w:abstractNumId w:val="62"/>
  </w:num>
  <w:num w:numId="59">
    <w:abstractNumId w:val="134"/>
  </w:num>
  <w:num w:numId="60">
    <w:abstractNumId w:val="131"/>
  </w:num>
  <w:num w:numId="61">
    <w:abstractNumId w:val="26"/>
  </w:num>
  <w:num w:numId="62">
    <w:abstractNumId w:val="39"/>
  </w:num>
  <w:num w:numId="63">
    <w:abstractNumId w:val="122"/>
  </w:num>
  <w:num w:numId="64">
    <w:abstractNumId w:val="27"/>
  </w:num>
  <w:num w:numId="65">
    <w:abstractNumId w:val="106"/>
  </w:num>
  <w:num w:numId="66">
    <w:abstractNumId w:val="38"/>
  </w:num>
  <w:num w:numId="67">
    <w:abstractNumId w:val="59"/>
  </w:num>
  <w:num w:numId="68">
    <w:abstractNumId w:val="99"/>
  </w:num>
  <w:num w:numId="69">
    <w:abstractNumId w:val="111"/>
  </w:num>
  <w:num w:numId="70">
    <w:abstractNumId w:val="129"/>
  </w:num>
  <w:num w:numId="71">
    <w:abstractNumId w:val="105"/>
  </w:num>
  <w:num w:numId="72">
    <w:abstractNumId w:val="93"/>
  </w:num>
  <w:num w:numId="73">
    <w:abstractNumId w:val="57"/>
  </w:num>
  <w:num w:numId="74">
    <w:abstractNumId w:val="87"/>
  </w:num>
  <w:num w:numId="75">
    <w:abstractNumId w:val="100"/>
  </w:num>
  <w:num w:numId="76">
    <w:abstractNumId w:val="37"/>
  </w:num>
  <w:num w:numId="77">
    <w:abstractNumId w:val="42"/>
  </w:num>
  <w:num w:numId="78">
    <w:abstractNumId w:val="84"/>
  </w:num>
  <w:num w:numId="79">
    <w:abstractNumId w:val="123"/>
  </w:num>
  <w:num w:numId="80">
    <w:abstractNumId w:val="91"/>
  </w:num>
  <w:num w:numId="81">
    <w:abstractNumId w:val="127"/>
  </w:num>
  <w:num w:numId="82">
    <w:abstractNumId w:val="45"/>
  </w:num>
  <w:num w:numId="83">
    <w:abstractNumId w:val="5"/>
  </w:num>
  <w:num w:numId="84">
    <w:abstractNumId w:val="96"/>
  </w:num>
  <w:num w:numId="85">
    <w:abstractNumId w:val="53"/>
  </w:num>
  <w:num w:numId="86">
    <w:abstractNumId w:val="72"/>
  </w:num>
  <w:num w:numId="87">
    <w:abstractNumId w:val="83"/>
  </w:num>
  <w:num w:numId="88">
    <w:abstractNumId w:val="31"/>
  </w:num>
  <w:num w:numId="89">
    <w:abstractNumId w:val="81"/>
  </w:num>
  <w:num w:numId="90">
    <w:abstractNumId w:val="124"/>
  </w:num>
  <w:num w:numId="91">
    <w:abstractNumId w:val="125"/>
  </w:num>
  <w:num w:numId="92">
    <w:abstractNumId w:val="67"/>
  </w:num>
  <w:num w:numId="93">
    <w:abstractNumId w:val="55"/>
  </w:num>
  <w:num w:numId="94">
    <w:abstractNumId w:val="32"/>
  </w:num>
  <w:num w:numId="95">
    <w:abstractNumId w:val="88"/>
  </w:num>
  <w:num w:numId="96">
    <w:abstractNumId w:val="33"/>
  </w:num>
  <w:num w:numId="97">
    <w:abstractNumId w:val="130"/>
  </w:num>
  <w:num w:numId="98">
    <w:abstractNumId w:val="115"/>
  </w:num>
  <w:num w:numId="99">
    <w:abstractNumId w:val="69"/>
  </w:num>
  <w:num w:numId="100">
    <w:abstractNumId w:val="28"/>
  </w:num>
  <w:num w:numId="101">
    <w:abstractNumId w:val="48"/>
  </w:num>
  <w:num w:numId="102">
    <w:abstractNumId w:val="68"/>
  </w:num>
  <w:num w:numId="103">
    <w:abstractNumId w:val="103"/>
  </w:num>
  <w:num w:numId="104">
    <w:abstractNumId w:val="136"/>
  </w:num>
  <w:num w:numId="105">
    <w:abstractNumId w:val="118"/>
  </w:num>
  <w:num w:numId="106">
    <w:abstractNumId w:val="49"/>
  </w:num>
  <w:num w:numId="107">
    <w:abstractNumId w:val="109"/>
  </w:num>
  <w:num w:numId="108">
    <w:abstractNumId w:val="92"/>
  </w:num>
  <w:num w:numId="109">
    <w:abstractNumId w:val="23"/>
  </w:num>
  <w:num w:numId="110">
    <w:abstractNumId w:val="61"/>
  </w:num>
  <w:num w:numId="111">
    <w:abstractNumId w:val="108"/>
  </w:num>
  <w:num w:numId="112">
    <w:abstractNumId w:val="24"/>
  </w:num>
  <w:num w:numId="113">
    <w:abstractNumId w:val="90"/>
  </w:num>
  <w:num w:numId="114">
    <w:abstractNumId w:val="80"/>
  </w:num>
  <w:num w:numId="115">
    <w:abstractNumId w:val="133"/>
  </w:num>
  <w:num w:numId="116">
    <w:abstractNumId w:val="114"/>
  </w:num>
  <w:num w:numId="117">
    <w:abstractNumId w:val="41"/>
  </w:num>
  <w:num w:numId="118">
    <w:abstractNumId w:val="75"/>
  </w:num>
  <w:num w:numId="119">
    <w:abstractNumId w:val="126"/>
  </w:num>
  <w:num w:numId="120">
    <w:abstractNumId w:val="73"/>
  </w:num>
  <w:num w:numId="121">
    <w:abstractNumId w:val="36"/>
  </w:num>
  <w:num w:numId="122">
    <w:abstractNumId w:val="44"/>
  </w:num>
  <w:num w:numId="123">
    <w:abstractNumId w:val="46"/>
  </w:num>
  <w:num w:numId="124">
    <w:abstractNumId w:val="85"/>
  </w:num>
  <w:num w:numId="125">
    <w:abstractNumId w:val="34"/>
  </w:num>
  <w:num w:numId="126">
    <w:abstractNumId w:val="104"/>
  </w:num>
  <w:num w:numId="127">
    <w:abstractNumId w:val="30"/>
  </w:num>
  <w:num w:numId="128">
    <w:abstractNumId w:val="102"/>
  </w:num>
  <w:num w:numId="129">
    <w:abstractNumId w:val="60"/>
  </w:num>
  <w:num w:numId="130">
    <w:abstractNumId w:val="63"/>
  </w:num>
  <w:num w:numId="131">
    <w:abstractNumId w:val="12"/>
  </w:num>
  <w:num w:numId="132">
    <w:abstractNumId w:val="25"/>
  </w:num>
  <w:num w:numId="133">
    <w:abstractNumId w:val="119"/>
  </w:num>
  <w:num w:numId="134">
    <w:abstractNumId w:val="70"/>
  </w:num>
  <w:num w:numId="135">
    <w:abstractNumId w:val="29"/>
  </w:num>
  <w:num w:numId="136">
    <w:abstractNumId w:val="132"/>
  </w:num>
  <w:num w:numId="137">
    <w:abstractNumId w:val="5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anao">
    <w15:presenceInfo w15:providerId="None" w15:userId="wanao"/>
  </w15:person>
  <w15:person w15:author="lu yuqing">
    <w15:presenceInfo w15:providerId="Windows Live" w15:userId="dc383ef5d3b300aa"/>
  </w15:person>
  <w15:person w15:author="yuqing lu">
    <w15:presenceInfo w15:providerId="Windows Live" w15:userId="dc383ef5d3b300aa"/>
  </w15:person>
  <w15:person w15:author="韩波">
    <w15:presenceInfo w15:providerId="None" w15:userId="韩波"/>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F6C"/>
    <w:rsid w:val="0000000F"/>
    <w:rsid w:val="00000081"/>
    <w:rsid w:val="000005FD"/>
    <w:rsid w:val="000009BB"/>
    <w:rsid w:val="00000B3A"/>
    <w:rsid w:val="000010FD"/>
    <w:rsid w:val="000013B4"/>
    <w:rsid w:val="0000143A"/>
    <w:rsid w:val="000018F5"/>
    <w:rsid w:val="00001EB8"/>
    <w:rsid w:val="00001FAF"/>
    <w:rsid w:val="0000203A"/>
    <w:rsid w:val="00002710"/>
    <w:rsid w:val="000027B3"/>
    <w:rsid w:val="0000291D"/>
    <w:rsid w:val="00003534"/>
    <w:rsid w:val="000035A6"/>
    <w:rsid w:val="000036F4"/>
    <w:rsid w:val="00003EDA"/>
    <w:rsid w:val="00004464"/>
    <w:rsid w:val="000047CB"/>
    <w:rsid w:val="00004A7C"/>
    <w:rsid w:val="00004C39"/>
    <w:rsid w:val="00004C60"/>
    <w:rsid w:val="00004E7F"/>
    <w:rsid w:val="00004E8A"/>
    <w:rsid w:val="000053BD"/>
    <w:rsid w:val="00005C9A"/>
    <w:rsid w:val="00006377"/>
    <w:rsid w:val="0000651E"/>
    <w:rsid w:val="00006A13"/>
    <w:rsid w:val="000074B5"/>
    <w:rsid w:val="000077F5"/>
    <w:rsid w:val="0000790D"/>
    <w:rsid w:val="00007C81"/>
    <w:rsid w:val="00007D20"/>
    <w:rsid w:val="000100E4"/>
    <w:rsid w:val="00010262"/>
    <w:rsid w:val="00010315"/>
    <w:rsid w:val="000105F2"/>
    <w:rsid w:val="00010882"/>
    <w:rsid w:val="00010920"/>
    <w:rsid w:val="00010CC4"/>
    <w:rsid w:val="0001150D"/>
    <w:rsid w:val="00011737"/>
    <w:rsid w:val="000117F3"/>
    <w:rsid w:val="00011892"/>
    <w:rsid w:val="000119FB"/>
    <w:rsid w:val="00011DB8"/>
    <w:rsid w:val="00011F79"/>
    <w:rsid w:val="000123CB"/>
    <w:rsid w:val="00012472"/>
    <w:rsid w:val="00012549"/>
    <w:rsid w:val="00012782"/>
    <w:rsid w:val="000127BA"/>
    <w:rsid w:val="000134D6"/>
    <w:rsid w:val="0001382F"/>
    <w:rsid w:val="00013FBF"/>
    <w:rsid w:val="00013FE3"/>
    <w:rsid w:val="00014301"/>
    <w:rsid w:val="00014907"/>
    <w:rsid w:val="00014924"/>
    <w:rsid w:val="00014E0D"/>
    <w:rsid w:val="000152D3"/>
    <w:rsid w:val="000159F8"/>
    <w:rsid w:val="00015B9E"/>
    <w:rsid w:val="0001685A"/>
    <w:rsid w:val="00016A96"/>
    <w:rsid w:val="0001705A"/>
    <w:rsid w:val="000172F8"/>
    <w:rsid w:val="00017BE7"/>
    <w:rsid w:val="00017C79"/>
    <w:rsid w:val="0002008D"/>
    <w:rsid w:val="0002017F"/>
    <w:rsid w:val="00020191"/>
    <w:rsid w:val="0002029E"/>
    <w:rsid w:val="0002035F"/>
    <w:rsid w:val="00020607"/>
    <w:rsid w:val="000208AF"/>
    <w:rsid w:val="00020A25"/>
    <w:rsid w:val="00020F36"/>
    <w:rsid w:val="000218A6"/>
    <w:rsid w:val="00021F4B"/>
    <w:rsid w:val="000224A9"/>
    <w:rsid w:val="00022A5F"/>
    <w:rsid w:val="00022B64"/>
    <w:rsid w:val="00022C0E"/>
    <w:rsid w:val="00022E42"/>
    <w:rsid w:val="00023822"/>
    <w:rsid w:val="00023B61"/>
    <w:rsid w:val="0002405C"/>
    <w:rsid w:val="00024350"/>
    <w:rsid w:val="0002461A"/>
    <w:rsid w:val="00024672"/>
    <w:rsid w:val="00024798"/>
    <w:rsid w:val="00024BC2"/>
    <w:rsid w:val="0002549E"/>
    <w:rsid w:val="000256C1"/>
    <w:rsid w:val="0002574C"/>
    <w:rsid w:val="000257BE"/>
    <w:rsid w:val="0002616D"/>
    <w:rsid w:val="00026361"/>
    <w:rsid w:val="00026994"/>
    <w:rsid w:val="00026BC6"/>
    <w:rsid w:val="00026E96"/>
    <w:rsid w:val="00027001"/>
    <w:rsid w:val="00027326"/>
    <w:rsid w:val="00027524"/>
    <w:rsid w:val="00027679"/>
    <w:rsid w:val="0002794E"/>
    <w:rsid w:val="00027B0E"/>
    <w:rsid w:val="00027EA7"/>
    <w:rsid w:val="00030790"/>
    <w:rsid w:val="0003083A"/>
    <w:rsid w:val="00030F0B"/>
    <w:rsid w:val="00031003"/>
    <w:rsid w:val="00031213"/>
    <w:rsid w:val="0003128F"/>
    <w:rsid w:val="000313CC"/>
    <w:rsid w:val="00031674"/>
    <w:rsid w:val="000316CA"/>
    <w:rsid w:val="00031BA0"/>
    <w:rsid w:val="00031C26"/>
    <w:rsid w:val="00031EE9"/>
    <w:rsid w:val="000324E4"/>
    <w:rsid w:val="000326D7"/>
    <w:rsid w:val="000327C5"/>
    <w:rsid w:val="00032A2D"/>
    <w:rsid w:val="00032FF3"/>
    <w:rsid w:val="00033455"/>
    <w:rsid w:val="0003378A"/>
    <w:rsid w:val="00033890"/>
    <w:rsid w:val="00033AB7"/>
    <w:rsid w:val="00033B93"/>
    <w:rsid w:val="00033CDB"/>
    <w:rsid w:val="00033E4F"/>
    <w:rsid w:val="0003448D"/>
    <w:rsid w:val="0003462E"/>
    <w:rsid w:val="00034C0D"/>
    <w:rsid w:val="00034FBF"/>
    <w:rsid w:val="000350D2"/>
    <w:rsid w:val="0003529C"/>
    <w:rsid w:val="000352DA"/>
    <w:rsid w:val="0003642E"/>
    <w:rsid w:val="000364AE"/>
    <w:rsid w:val="00036710"/>
    <w:rsid w:val="00036CB3"/>
    <w:rsid w:val="00037298"/>
    <w:rsid w:val="00037326"/>
    <w:rsid w:val="000376D6"/>
    <w:rsid w:val="000378C7"/>
    <w:rsid w:val="00037A59"/>
    <w:rsid w:val="00037B2C"/>
    <w:rsid w:val="00037C07"/>
    <w:rsid w:val="00037C3E"/>
    <w:rsid w:val="00040503"/>
    <w:rsid w:val="00040528"/>
    <w:rsid w:val="0004087A"/>
    <w:rsid w:val="00040A0D"/>
    <w:rsid w:val="000410CB"/>
    <w:rsid w:val="000413F2"/>
    <w:rsid w:val="00041524"/>
    <w:rsid w:val="000415DB"/>
    <w:rsid w:val="000417BE"/>
    <w:rsid w:val="00041DB7"/>
    <w:rsid w:val="00041E4F"/>
    <w:rsid w:val="00041F38"/>
    <w:rsid w:val="000421D3"/>
    <w:rsid w:val="000425A7"/>
    <w:rsid w:val="00042967"/>
    <w:rsid w:val="0004303F"/>
    <w:rsid w:val="00043046"/>
    <w:rsid w:val="000430AA"/>
    <w:rsid w:val="00043793"/>
    <w:rsid w:val="00043BFD"/>
    <w:rsid w:val="00044448"/>
    <w:rsid w:val="00044782"/>
    <w:rsid w:val="00044807"/>
    <w:rsid w:val="00045109"/>
    <w:rsid w:val="000457B5"/>
    <w:rsid w:val="00045B30"/>
    <w:rsid w:val="00045DEA"/>
    <w:rsid w:val="0004669A"/>
    <w:rsid w:val="00046A6F"/>
    <w:rsid w:val="00046A9E"/>
    <w:rsid w:val="00046AB7"/>
    <w:rsid w:val="00046D26"/>
    <w:rsid w:val="00046D8B"/>
    <w:rsid w:val="00046E1E"/>
    <w:rsid w:val="00047581"/>
    <w:rsid w:val="00047633"/>
    <w:rsid w:val="00047641"/>
    <w:rsid w:val="00050143"/>
    <w:rsid w:val="0005094B"/>
    <w:rsid w:val="000509A4"/>
    <w:rsid w:val="00050F17"/>
    <w:rsid w:val="0005147E"/>
    <w:rsid w:val="00051815"/>
    <w:rsid w:val="0005194F"/>
    <w:rsid w:val="000523A6"/>
    <w:rsid w:val="00052553"/>
    <w:rsid w:val="00052CEC"/>
    <w:rsid w:val="00052E20"/>
    <w:rsid w:val="000533E8"/>
    <w:rsid w:val="00053403"/>
    <w:rsid w:val="00053C4D"/>
    <w:rsid w:val="00053EC1"/>
    <w:rsid w:val="000543E7"/>
    <w:rsid w:val="00054575"/>
    <w:rsid w:val="0005464F"/>
    <w:rsid w:val="000550D7"/>
    <w:rsid w:val="000550FB"/>
    <w:rsid w:val="00055206"/>
    <w:rsid w:val="000555FD"/>
    <w:rsid w:val="00055F20"/>
    <w:rsid w:val="000562AF"/>
    <w:rsid w:val="00056346"/>
    <w:rsid w:val="000563EE"/>
    <w:rsid w:val="00056B27"/>
    <w:rsid w:val="00056B93"/>
    <w:rsid w:val="00056CC9"/>
    <w:rsid w:val="00056DAA"/>
    <w:rsid w:val="00056DD3"/>
    <w:rsid w:val="00056E43"/>
    <w:rsid w:val="000570A5"/>
    <w:rsid w:val="000570AC"/>
    <w:rsid w:val="00057108"/>
    <w:rsid w:val="0005725B"/>
    <w:rsid w:val="00057651"/>
    <w:rsid w:val="00057906"/>
    <w:rsid w:val="00060085"/>
    <w:rsid w:val="000604AB"/>
    <w:rsid w:val="000608E4"/>
    <w:rsid w:val="000615BB"/>
    <w:rsid w:val="000616A7"/>
    <w:rsid w:val="00061833"/>
    <w:rsid w:val="000620BD"/>
    <w:rsid w:val="0006238C"/>
    <w:rsid w:val="000626CA"/>
    <w:rsid w:val="0006275F"/>
    <w:rsid w:val="0006292F"/>
    <w:rsid w:val="00062DAF"/>
    <w:rsid w:val="000630C0"/>
    <w:rsid w:val="0006376B"/>
    <w:rsid w:val="00063A89"/>
    <w:rsid w:val="00063C84"/>
    <w:rsid w:val="00063E3D"/>
    <w:rsid w:val="00063FFF"/>
    <w:rsid w:val="0006416B"/>
    <w:rsid w:val="000643D4"/>
    <w:rsid w:val="000649B4"/>
    <w:rsid w:val="00064A41"/>
    <w:rsid w:val="000650B0"/>
    <w:rsid w:val="00065482"/>
    <w:rsid w:val="00065972"/>
    <w:rsid w:val="00065E4A"/>
    <w:rsid w:val="000661E3"/>
    <w:rsid w:val="00066AA9"/>
    <w:rsid w:val="00066C03"/>
    <w:rsid w:val="00067221"/>
    <w:rsid w:val="000673BF"/>
    <w:rsid w:val="00067967"/>
    <w:rsid w:val="00070A6F"/>
    <w:rsid w:val="00070B61"/>
    <w:rsid w:val="00070B8F"/>
    <w:rsid w:val="00070F14"/>
    <w:rsid w:val="000717B3"/>
    <w:rsid w:val="000718EC"/>
    <w:rsid w:val="00072250"/>
    <w:rsid w:val="0007238A"/>
    <w:rsid w:val="0007282D"/>
    <w:rsid w:val="0007284A"/>
    <w:rsid w:val="00072A0F"/>
    <w:rsid w:val="00072CA7"/>
    <w:rsid w:val="00073452"/>
    <w:rsid w:val="000734DE"/>
    <w:rsid w:val="00073762"/>
    <w:rsid w:val="000739DF"/>
    <w:rsid w:val="000739F9"/>
    <w:rsid w:val="00073A72"/>
    <w:rsid w:val="00073D31"/>
    <w:rsid w:val="00073DE6"/>
    <w:rsid w:val="00073E33"/>
    <w:rsid w:val="000740C8"/>
    <w:rsid w:val="00074229"/>
    <w:rsid w:val="000743CC"/>
    <w:rsid w:val="00074C8E"/>
    <w:rsid w:val="00074E04"/>
    <w:rsid w:val="000753CB"/>
    <w:rsid w:val="00075509"/>
    <w:rsid w:val="00075AFA"/>
    <w:rsid w:val="00075B77"/>
    <w:rsid w:val="00075D48"/>
    <w:rsid w:val="00075ECB"/>
    <w:rsid w:val="00076982"/>
    <w:rsid w:val="00076E95"/>
    <w:rsid w:val="0007725E"/>
    <w:rsid w:val="000773E4"/>
    <w:rsid w:val="000774FE"/>
    <w:rsid w:val="000775CC"/>
    <w:rsid w:val="0007788C"/>
    <w:rsid w:val="00077D8D"/>
    <w:rsid w:val="000800B5"/>
    <w:rsid w:val="000802EA"/>
    <w:rsid w:val="00080686"/>
    <w:rsid w:val="00080B87"/>
    <w:rsid w:val="00080E5F"/>
    <w:rsid w:val="00081359"/>
    <w:rsid w:val="00081F6C"/>
    <w:rsid w:val="00082077"/>
    <w:rsid w:val="000822A6"/>
    <w:rsid w:val="0008235D"/>
    <w:rsid w:val="00082536"/>
    <w:rsid w:val="00082670"/>
    <w:rsid w:val="000826DB"/>
    <w:rsid w:val="00082944"/>
    <w:rsid w:val="00082FDE"/>
    <w:rsid w:val="0008341C"/>
    <w:rsid w:val="00083427"/>
    <w:rsid w:val="0008368C"/>
    <w:rsid w:val="00083AA4"/>
    <w:rsid w:val="00083CE0"/>
    <w:rsid w:val="0008476B"/>
    <w:rsid w:val="000849E9"/>
    <w:rsid w:val="00084FF8"/>
    <w:rsid w:val="00085010"/>
    <w:rsid w:val="00085789"/>
    <w:rsid w:val="00086162"/>
    <w:rsid w:val="000862E1"/>
    <w:rsid w:val="00086446"/>
    <w:rsid w:val="000865D7"/>
    <w:rsid w:val="00086787"/>
    <w:rsid w:val="000867F1"/>
    <w:rsid w:val="00086AEA"/>
    <w:rsid w:val="00086CB7"/>
    <w:rsid w:val="000879DA"/>
    <w:rsid w:val="00087F5E"/>
    <w:rsid w:val="0009047A"/>
    <w:rsid w:val="000906C1"/>
    <w:rsid w:val="00090980"/>
    <w:rsid w:val="00090981"/>
    <w:rsid w:val="00090E4B"/>
    <w:rsid w:val="000910E2"/>
    <w:rsid w:val="000911D4"/>
    <w:rsid w:val="00091612"/>
    <w:rsid w:val="0009167B"/>
    <w:rsid w:val="000917E4"/>
    <w:rsid w:val="000919ED"/>
    <w:rsid w:val="00091D5E"/>
    <w:rsid w:val="00091D8A"/>
    <w:rsid w:val="0009205F"/>
    <w:rsid w:val="00092287"/>
    <w:rsid w:val="00092482"/>
    <w:rsid w:val="000927BA"/>
    <w:rsid w:val="0009298F"/>
    <w:rsid w:val="00092D4B"/>
    <w:rsid w:val="00092D8A"/>
    <w:rsid w:val="00092F22"/>
    <w:rsid w:val="000933E5"/>
    <w:rsid w:val="00093726"/>
    <w:rsid w:val="00093C8A"/>
    <w:rsid w:val="000947B7"/>
    <w:rsid w:val="000947D4"/>
    <w:rsid w:val="00094F2C"/>
    <w:rsid w:val="00094F5B"/>
    <w:rsid w:val="00094F7F"/>
    <w:rsid w:val="000950B3"/>
    <w:rsid w:val="000950D3"/>
    <w:rsid w:val="00095344"/>
    <w:rsid w:val="000955F3"/>
    <w:rsid w:val="000957FF"/>
    <w:rsid w:val="0009590C"/>
    <w:rsid w:val="00095C27"/>
    <w:rsid w:val="00096200"/>
    <w:rsid w:val="00096AC6"/>
    <w:rsid w:val="00096B88"/>
    <w:rsid w:val="00096E4E"/>
    <w:rsid w:val="0009728E"/>
    <w:rsid w:val="0009733A"/>
    <w:rsid w:val="000973ED"/>
    <w:rsid w:val="000974A1"/>
    <w:rsid w:val="0009764E"/>
    <w:rsid w:val="000979FE"/>
    <w:rsid w:val="00097B08"/>
    <w:rsid w:val="000A007C"/>
    <w:rsid w:val="000A0370"/>
    <w:rsid w:val="000A05A9"/>
    <w:rsid w:val="000A08AE"/>
    <w:rsid w:val="000A0DDB"/>
    <w:rsid w:val="000A0F38"/>
    <w:rsid w:val="000A1003"/>
    <w:rsid w:val="000A13FE"/>
    <w:rsid w:val="000A1AA1"/>
    <w:rsid w:val="000A1C39"/>
    <w:rsid w:val="000A21EB"/>
    <w:rsid w:val="000A22EB"/>
    <w:rsid w:val="000A252B"/>
    <w:rsid w:val="000A2883"/>
    <w:rsid w:val="000A30DB"/>
    <w:rsid w:val="000A31C9"/>
    <w:rsid w:val="000A3741"/>
    <w:rsid w:val="000A3D78"/>
    <w:rsid w:val="000A3EB4"/>
    <w:rsid w:val="000A47C1"/>
    <w:rsid w:val="000A4D1F"/>
    <w:rsid w:val="000A55B4"/>
    <w:rsid w:val="000A593C"/>
    <w:rsid w:val="000A5F9A"/>
    <w:rsid w:val="000A6AD8"/>
    <w:rsid w:val="000A6D45"/>
    <w:rsid w:val="000A6EE6"/>
    <w:rsid w:val="000A6F51"/>
    <w:rsid w:val="000A7881"/>
    <w:rsid w:val="000B081C"/>
    <w:rsid w:val="000B09E7"/>
    <w:rsid w:val="000B0C14"/>
    <w:rsid w:val="000B1725"/>
    <w:rsid w:val="000B1892"/>
    <w:rsid w:val="000B1C4A"/>
    <w:rsid w:val="000B1DC8"/>
    <w:rsid w:val="000B2110"/>
    <w:rsid w:val="000B2411"/>
    <w:rsid w:val="000B2D30"/>
    <w:rsid w:val="000B2E3A"/>
    <w:rsid w:val="000B30F0"/>
    <w:rsid w:val="000B31A6"/>
    <w:rsid w:val="000B32DD"/>
    <w:rsid w:val="000B3390"/>
    <w:rsid w:val="000B366F"/>
    <w:rsid w:val="000B3988"/>
    <w:rsid w:val="000B3EF4"/>
    <w:rsid w:val="000B4358"/>
    <w:rsid w:val="000B4516"/>
    <w:rsid w:val="000B45D2"/>
    <w:rsid w:val="000B51E3"/>
    <w:rsid w:val="000B54E2"/>
    <w:rsid w:val="000B5538"/>
    <w:rsid w:val="000B5B11"/>
    <w:rsid w:val="000B5F0A"/>
    <w:rsid w:val="000B6202"/>
    <w:rsid w:val="000B64E9"/>
    <w:rsid w:val="000B6886"/>
    <w:rsid w:val="000B6924"/>
    <w:rsid w:val="000B6FCC"/>
    <w:rsid w:val="000B70F9"/>
    <w:rsid w:val="000B73EA"/>
    <w:rsid w:val="000B74B6"/>
    <w:rsid w:val="000B75FA"/>
    <w:rsid w:val="000B7A21"/>
    <w:rsid w:val="000B7EF7"/>
    <w:rsid w:val="000C00C5"/>
    <w:rsid w:val="000C0273"/>
    <w:rsid w:val="000C04BA"/>
    <w:rsid w:val="000C04DB"/>
    <w:rsid w:val="000C0667"/>
    <w:rsid w:val="000C0673"/>
    <w:rsid w:val="000C0762"/>
    <w:rsid w:val="000C076F"/>
    <w:rsid w:val="000C0FD9"/>
    <w:rsid w:val="000C14DC"/>
    <w:rsid w:val="000C17FF"/>
    <w:rsid w:val="000C21C3"/>
    <w:rsid w:val="000C2626"/>
    <w:rsid w:val="000C2FC7"/>
    <w:rsid w:val="000C2FFA"/>
    <w:rsid w:val="000C31F0"/>
    <w:rsid w:val="000C3275"/>
    <w:rsid w:val="000C33A2"/>
    <w:rsid w:val="000C3875"/>
    <w:rsid w:val="000C3C61"/>
    <w:rsid w:val="000C3D8B"/>
    <w:rsid w:val="000C3DFF"/>
    <w:rsid w:val="000C3FA0"/>
    <w:rsid w:val="000C441E"/>
    <w:rsid w:val="000C4484"/>
    <w:rsid w:val="000C47D1"/>
    <w:rsid w:val="000C4D0F"/>
    <w:rsid w:val="000C4ED4"/>
    <w:rsid w:val="000C4FAA"/>
    <w:rsid w:val="000C53D9"/>
    <w:rsid w:val="000C579C"/>
    <w:rsid w:val="000C59CA"/>
    <w:rsid w:val="000C5B14"/>
    <w:rsid w:val="000C5C75"/>
    <w:rsid w:val="000C5E4F"/>
    <w:rsid w:val="000C5EF5"/>
    <w:rsid w:val="000C6322"/>
    <w:rsid w:val="000C6428"/>
    <w:rsid w:val="000C6863"/>
    <w:rsid w:val="000C6AD9"/>
    <w:rsid w:val="000C6B91"/>
    <w:rsid w:val="000C6DBB"/>
    <w:rsid w:val="000C6DFC"/>
    <w:rsid w:val="000C6F91"/>
    <w:rsid w:val="000C7319"/>
    <w:rsid w:val="000C750D"/>
    <w:rsid w:val="000C762B"/>
    <w:rsid w:val="000C773F"/>
    <w:rsid w:val="000D01CB"/>
    <w:rsid w:val="000D021D"/>
    <w:rsid w:val="000D052D"/>
    <w:rsid w:val="000D0B7C"/>
    <w:rsid w:val="000D0B85"/>
    <w:rsid w:val="000D0CEE"/>
    <w:rsid w:val="000D0E2E"/>
    <w:rsid w:val="000D0E50"/>
    <w:rsid w:val="000D1121"/>
    <w:rsid w:val="000D11DA"/>
    <w:rsid w:val="000D1B2C"/>
    <w:rsid w:val="000D1DB2"/>
    <w:rsid w:val="000D20AA"/>
    <w:rsid w:val="000D217F"/>
    <w:rsid w:val="000D22AD"/>
    <w:rsid w:val="000D235C"/>
    <w:rsid w:val="000D2AE2"/>
    <w:rsid w:val="000D2C2C"/>
    <w:rsid w:val="000D30F4"/>
    <w:rsid w:val="000D33CC"/>
    <w:rsid w:val="000D35F4"/>
    <w:rsid w:val="000D36BE"/>
    <w:rsid w:val="000D3B9C"/>
    <w:rsid w:val="000D3ED8"/>
    <w:rsid w:val="000D416F"/>
    <w:rsid w:val="000D4291"/>
    <w:rsid w:val="000D4E46"/>
    <w:rsid w:val="000D4FEA"/>
    <w:rsid w:val="000D51AA"/>
    <w:rsid w:val="000D5619"/>
    <w:rsid w:val="000D57FD"/>
    <w:rsid w:val="000D612D"/>
    <w:rsid w:val="000D639A"/>
    <w:rsid w:val="000D6416"/>
    <w:rsid w:val="000D6889"/>
    <w:rsid w:val="000D6B42"/>
    <w:rsid w:val="000D6BB6"/>
    <w:rsid w:val="000D6C72"/>
    <w:rsid w:val="000D7007"/>
    <w:rsid w:val="000D7101"/>
    <w:rsid w:val="000D7560"/>
    <w:rsid w:val="000D78F8"/>
    <w:rsid w:val="000D79B8"/>
    <w:rsid w:val="000E02D6"/>
    <w:rsid w:val="000E0379"/>
    <w:rsid w:val="000E038B"/>
    <w:rsid w:val="000E0838"/>
    <w:rsid w:val="000E0A92"/>
    <w:rsid w:val="000E0AAD"/>
    <w:rsid w:val="000E0C2F"/>
    <w:rsid w:val="000E0CA5"/>
    <w:rsid w:val="000E0DCB"/>
    <w:rsid w:val="000E1023"/>
    <w:rsid w:val="000E124F"/>
    <w:rsid w:val="000E127B"/>
    <w:rsid w:val="000E1280"/>
    <w:rsid w:val="000E15B5"/>
    <w:rsid w:val="000E1605"/>
    <w:rsid w:val="000E16C3"/>
    <w:rsid w:val="000E2148"/>
    <w:rsid w:val="000E21E2"/>
    <w:rsid w:val="000E23A8"/>
    <w:rsid w:val="000E271D"/>
    <w:rsid w:val="000E2D34"/>
    <w:rsid w:val="000E2E90"/>
    <w:rsid w:val="000E3128"/>
    <w:rsid w:val="000E37E1"/>
    <w:rsid w:val="000E38EF"/>
    <w:rsid w:val="000E3A36"/>
    <w:rsid w:val="000E3B30"/>
    <w:rsid w:val="000E3ED0"/>
    <w:rsid w:val="000E443F"/>
    <w:rsid w:val="000E463F"/>
    <w:rsid w:val="000E4779"/>
    <w:rsid w:val="000E4AB6"/>
    <w:rsid w:val="000E4B2C"/>
    <w:rsid w:val="000E4F8B"/>
    <w:rsid w:val="000E518D"/>
    <w:rsid w:val="000E5474"/>
    <w:rsid w:val="000E54C2"/>
    <w:rsid w:val="000E5748"/>
    <w:rsid w:val="000E5863"/>
    <w:rsid w:val="000E5900"/>
    <w:rsid w:val="000E5C54"/>
    <w:rsid w:val="000E5F55"/>
    <w:rsid w:val="000E5F6C"/>
    <w:rsid w:val="000E602E"/>
    <w:rsid w:val="000E610A"/>
    <w:rsid w:val="000E652A"/>
    <w:rsid w:val="000E6793"/>
    <w:rsid w:val="000E68E8"/>
    <w:rsid w:val="000E68F7"/>
    <w:rsid w:val="000E6D26"/>
    <w:rsid w:val="000E6F39"/>
    <w:rsid w:val="000E71FB"/>
    <w:rsid w:val="000E7905"/>
    <w:rsid w:val="000E7AD8"/>
    <w:rsid w:val="000E7F95"/>
    <w:rsid w:val="000F0614"/>
    <w:rsid w:val="000F08C8"/>
    <w:rsid w:val="000F0A2B"/>
    <w:rsid w:val="000F0A7F"/>
    <w:rsid w:val="000F1083"/>
    <w:rsid w:val="000F11CD"/>
    <w:rsid w:val="000F126A"/>
    <w:rsid w:val="000F1A77"/>
    <w:rsid w:val="000F1CD7"/>
    <w:rsid w:val="000F2168"/>
    <w:rsid w:val="000F2734"/>
    <w:rsid w:val="000F314A"/>
    <w:rsid w:val="000F317C"/>
    <w:rsid w:val="000F38ED"/>
    <w:rsid w:val="000F39F2"/>
    <w:rsid w:val="000F3C1C"/>
    <w:rsid w:val="000F3C8D"/>
    <w:rsid w:val="000F3DC6"/>
    <w:rsid w:val="000F3E13"/>
    <w:rsid w:val="000F4CE0"/>
    <w:rsid w:val="000F4FBA"/>
    <w:rsid w:val="000F5194"/>
    <w:rsid w:val="000F5207"/>
    <w:rsid w:val="000F5411"/>
    <w:rsid w:val="000F5EA8"/>
    <w:rsid w:val="000F5F68"/>
    <w:rsid w:val="000F69EC"/>
    <w:rsid w:val="000F6AC7"/>
    <w:rsid w:val="000F6B53"/>
    <w:rsid w:val="000F6D80"/>
    <w:rsid w:val="000F6E78"/>
    <w:rsid w:val="000F7214"/>
    <w:rsid w:val="000F72AE"/>
    <w:rsid w:val="000F74FA"/>
    <w:rsid w:val="000F7A67"/>
    <w:rsid w:val="000F7C6E"/>
    <w:rsid w:val="00100045"/>
    <w:rsid w:val="0010020B"/>
    <w:rsid w:val="001007E2"/>
    <w:rsid w:val="00100846"/>
    <w:rsid w:val="001008C0"/>
    <w:rsid w:val="00101543"/>
    <w:rsid w:val="00101913"/>
    <w:rsid w:val="00101AC7"/>
    <w:rsid w:val="00101C0B"/>
    <w:rsid w:val="00101F1F"/>
    <w:rsid w:val="00101FD4"/>
    <w:rsid w:val="00102279"/>
    <w:rsid w:val="0010230E"/>
    <w:rsid w:val="00102829"/>
    <w:rsid w:val="00102F13"/>
    <w:rsid w:val="00102FE8"/>
    <w:rsid w:val="00103123"/>
    <w:rsid w:val="00103519"/>
    <w:rsid w:val="001036A5"/>
    <w:rsid w:val="00103FBB"/>
    <w:rsid w:val="001045C5"/>
    <w:rsid w:val="00104853"/>
    <w:rsid w:val="00104CCD"/>
    <w:rsid w:val="00104E08"/>
    <w:rsid w:val="00104EB1"/>
    <w:rsid w:val="00105149"/>
    <w:rsid w:val="00105365"/>
    <w:rsid w:val="001059DD"/>
    <w:rsid w:val="00105CFB"/>
    <w:rsid w:val="001063D5"/>
    <w:rsid w:val="00106835"/>
    <w:rsid w:val="00106991"/>
    <w:rsid w:val="00106C8A"/>
    <w:rsid w:val="00106D45"/>
    <w:rsid w:val="0010708A"/>
    <w:rsid w:val="001070AC"/>
    <w:rsid w:val="001078B2"/>
    <w:rsid w:val="00107950"/>
    <w:rsid w:val="0010795A"/>
    <w:rsid w:val="00107DED"/>
    <w:rsid w:val="00107E93"/>
    <w:rsid w:val="00107FA4"/>
    <w:rsid w:val="00110303"/>
    <w:rsid w:val="001107D4"/>
    <w:rsid w:val="001108B7"/>
    <w:rsid w:val="00110A52"/>
    <w:rsid w:val="0011112F"/>
    <w:rsid w:val="0011121D"/>
    <w:rsid w:val="001113AC"/>
    <w:rsid w:val="00111D21"/>
    <w:rsid w:val="001127B3"/>
    <w:rsid w:val="00112BF3"/>
    <w:rsid w:val="00112E47"/>
    <w:rsid w:val="0011306D"/>
    <w:rsid w:val="001134E9"/>
    <w:rsid w:val="001134F9"/>
    <w:rsid w:val="001137D3"/>
    <w:rsid w:val="001146A2"/>
    <w:rsid w:val="00114AA5"/>
    <w:rsid w:val="00114C85"/>
    <w:rsid w:val="00115568"/>
    <w:rsid w:val="00115BD7"/>
    <w:rsid w:val="00115C6D"/>
    <w:rsid w:val="00115C9D"/>
    <w:rsid w:val="00115CB5"/>
    <w:rsid w:val="00116407"/>
    <w:rsid w:val="001168D1"/>
    <w:rsid w:val="00116B6F"/>
    <w:rsid w:val="00116B7B"/>
    <w:rsid w:val="00117218"/>
    <w:rsid w:val="00117B64"/>
    <w:rsid w:val="00117F13"/>
    <w:rsid w:val="0012025A"/>
    <w:rsid w:val="0012061F"/>
    <w:rsid w:val="00120A97"/>
    <w:rsid w:val="00120C89"/>
    <w:rsid w:val="001213A2"/>
    <w:rsid w:val="001213BB"/>
    <w:rsid w:val="001229AF"/>
    <w:rsid w:val="00122CF8"/>
    <w:rsid w:val="00122D0F"/>
    <w:rsid w:val="00122D82"/>
    <w:rsid w:val="00122DDE"/>
    <w:rsid w:val="00122F06"/>
    <w:rsid w:val="00122F80"/>
    <w:rsid w:val="00123057"/>
    <w:rsid w:val="0012351A"/>
    <w:rsid w:val="00123A48"/>
    <w:rsid w:val="00123DCA"/>
    <w:rsid w:val="00123F85"/>
    <w:rsid w:val="00124147"/>
    <w:rsid w:val="001246FC"/>
    <w:rsid w:val="00124A4F"/>
    <w:rsid w:val="00124B8F"/>
    <w:rsid w:val="00124BEC"/>
    <w:rsid w:val="00124DDE"/>
    <w:rsid w:val="00124F0D"/>
    <w:rsid w:val="001259A7"/>
    <w:rsid w:val="00125DD6"/>
    <w:rsid w:val="00126163"/>
    <w:rsid w:val="001264CC"/>
    <w:rsid w:val="0012654C"/>
    <w:rsid w:val="00126D68"/>
    <w:rsid w:val="00126FA8"/>
    <w:rsid w:val="00126FB7"/>
    <w:rsid w:val="0012722F"/>
    <w:rsid w:val="00127A85"/>
    <w:rsid w:val="00130494"/>
    <w:rsid w:val="001304EF"/>
    <w:rsid w:val="0013050C"/>
    <w:rsid w:val="00131565"/>
    <w:rsid w:val="0013210B"/>
    <w:rsid w:val="00132685"/>
    <w:rsid w:val="001328A0"/>
    <w:rsid w:val="00132D37"/>
    <w:rsid w:val="00133554"/>
    <w:rsid w:val="00133CC1"/>
    <w:rsid w:val="00133DDC"/>
    <w:rsid w:val="00133E13"/>
    <w:rsid w:val="00133E47"/>
    <w:rsid w:val="00133F79"/>
    <w:rsid w:val="0013413D"/>
    <w:rsid w:val="0013424F"/>
    <w:rsid w:val="00134718"/>
    <w:rsid w:val="0013477A"/>
    <w:rsid w:val="00134D80"/>
    <w:rsid w:val="00134D92"/>
    <w:rsid w:val="0013513C"/>
    <w:rsid w:val="0013553F"/>
    <w:rsid w:val="0013597E"/>
    <w:rsid w:val="00135DFC"/>
    <w:rsid w:val="00135FDE"/>
    <w:rsid w:val="001364BB"/>
    <w:rsid w:val="00136547"/>
    <w:rsid w:val="00136796"/>
    <w:rsid w:val="00136BF9"/>
    <w:rsid w:val="00136E35"/>
    <w:rsid w:val="00136E6C"/>
    <w:rsid w:val="00136F87"/>
    <w:rsid w:val="0013702B"/>
    <w:rsid w:val="0013703A"/>
    <w:rsid w:val="00137AD6"/>
    <w:rsid w:val="00137D55"/>
    <w:rsid w:val="00137F01"/>
    <w:rsid w:val="00140523"/>
    <w:rsid w:val="00140AAA"/>
    <w:rsid w:val="00140BD4"/>
    <w:rsid w:val="00140E63"/>
    <w:rsid w:val="001416C3"/>
    <w:rsid w:val="001419E6"/>
    <w:rsid w:val="00141AAF"/>
    <w:rsid w:val="00141EC5"/>
    <w:rsid w:val="00141ECC"/>
    <w:rsid w:val="001420DE"/>
    <w:rsid w:val="0014214C"/>
    <w:rsid w:val="0014219A"/>
    <w:rsid w:val="0014258F"/>
    <w:rsid w:val="00142846"/>
    <w:rsid w:val="00142891"/>
    <w:rsid w:val="0014302E"/>
    <w:rsid w:val="0014311D"/>
    <w:rsid w:val="0014333E"/>
    <w:rsid w:val="001437B6"/>
    <w:rsid w:val="001438BC"/>
    <w:rsid w:val="00143FD7"/>
    <w:rsid w:val="0014445E"/>
    <w:rsid w:val="00144639"/>
    <w:rsid w:val="00144659"/>
    <w:rsid w:val="00144909"/>
    <w:rsid w:val="00145445"/>
    <w:rsid w:val="001454F6"/>
    <w:rsid w:val="0014553D"/>
    <w:rsid w:val="0014560D"/>
    <w:rsid w:val="001459EF"/>
    <w:rsid w:val="00145C01"/>
    <w:rsid w:val="001461F2"/>
    <w:rsid w:val="00146BB1"/>
    <w:rsid w:val="00146D8B"/>
    <w:rsid w:val="00146E3D"/>
    <w:rsid w:val="00146F6C"/>
    <w:rsid w:val="00146FCF"/>
    <w:rsid w:val="00147474"/>
    <w:rsid w:val="001475E3"/>
    <w:rsid w:val="0014763F"/>
    <w:rsid w:val="001477AF"/>
    <w:rsid w:val="001479D8"/>
    <w:rsid w:val="00147A0F"/>
    <w:rsid w:val="00147C97"/>
    <w:rsid w:val="00147FCE"/>
    <w:rsid w:val="00150057"/>
    <w:rsid w:val="00150C64"/>
    <w:rsid w:val="00150FA3"/>
    <w:rsid w:val="00151586"/>
    <w:rsid w:val="0015161E"/>
    <w:rsid w:val="00151E0D"/>
    <w:rsid w:val="00151FE5"/>
    <w:rsid w:val="0015221D"/>
    <w:rsid w:val="00152305"/>
    <w:rsid w:val="00152508"/>
    <w:rsid w:val="0015272B"/>
    <w:rsid w:val="00152822"/>
    <w:rsid w:val="00152B03"/>
    <w:rsid w:val="00152D9B"/>
    <w:rsid w:val="00152E85"/>
    <w:rsid w:val="00153737"/>
    <w:rsid w:val="0015398E"/>
    <w:rsid w:val="00153D61"/>
    <w:rsid w:val="00153E47"/>
    <w:rsid w:val="0015426C"/>
    <w:rsid w:val="00154906"/>
    <w:rsid w:val="00154A4B"/>
    <w:rsid w:val="00154BE7"/>
    <w:rsid w:val="00154CD9"/>
    <w:rsid w:val="00154D1A"/>
    <w:rsid w:val="00154EAD"/>
    <w:rsid w:val="00154F6D"/>
    <w:rsid w:val="0015531D"/>
    <w:rsid w:val="0015581F"/>
    <w:rsid w:val="001558FE"/>
    <w:rsid w:val="00155CDB"/>
    <w:rsid w:val="00155D2A"/>
    <w:rsid w:val="00156154"/>
    <w:rsid w:val="001564FE"/>
    <w:rsid w:val="0015667A"/>
    <w:rsid w:val="0015685E"/>
    <w:rsid w:val="00156932"/>
    <w:rsid w:val="001569BB"/>
    <w:rsid w:val="00156F42"/>
    <w:rsid w:val="00156F70"/>
    <w:rsid w:val="00157230"/>
    <w:rsid w:val="001572EF"/>
    <w:rsid w:val="001573CE"/>
    <w:rsid w:val="00157B32"/>
    <w:rsid w:val="00157C43"/>
    <w:rsid w:val="00157EF2"/>
    <w:rsid w:val="001601A5"/>
    <w:rsid w:val="001604D5"/>
    <w:rsid w:val="00160584"/>
    <w:rsid w:val="00160C92"/>
    <w:rsid w:val="00161512"/>
    <w:rsid w:val="00161A75"/>
    <w:rsid w:val="00161E06"/>
    <w:rsid w:val="0016215F"/>
    <w:rsid w:val="0016216F"/>
    <w:rsid w:val="0016272D"/>
    <w:rsid w:val="00162AD9"/>
    <w:rsid w:val="00163302"/>
    <w:rsid w:val="00164192"/>
    <w:rsid w:val="0016441D"/>
    <w:rsid w:val="0016445F"/>
    <w:rsid w:val="001645F0"/>
    <w:rsid w:val="001646EC"/>
    <w:rsid w:val="00164958"/>
    <w:rsid w:val="00165586"/>
    <w:rsid w:val="00165DA8"/>
    <w:rsid w:val="00165F99"/>
    <w:rsid w:val="00166136"/>
    <w:rsid w:val="001664D0"/>
    <w:rsid w:val="001665C7"/>
    <w:rsid w:val="001667EC"/>
    <w:rsid w:val="00166902"/>
    <w:rsid w:val="00166C80"/>
    <w:rsid w:val="00167274"/>
    <w:rsid w:val="001674A9"/>
    <w:rsid w:val="00167977"/>
    <w:rsid w:val="00167CC3"/>
    <w:rsid w:val="00170088"/>
    <w:rsid w:val="00170618"/>
    <w:rsid w:val="00170A8A"/>
    <w:rsid w:val="00170CF1"/>
    <w:rsid w:val="001711D3"/>
    <w:rsid w:val="001718CC"/>
    <w:rsid w:val="00171A18"/>
    <w:rsid w:val="00171E00"/>
    <w:rsid w:val="00171F4E"/>
    <w:rsid w:val="00172589"/>
    <w:rsid w:val="0017281B"/>
    <w:rsid w:val="00172B2E"/>
    <w:rsid w:val="00172C1D"/>
    <w:rsid w:val="00172DE7"/>
    <w:rsid w:val="00172FAA"/>
    <w:rsid w:val="001733A0"/>
    <w:rsid w:val="00173500"/>
    <w:rsid w:val="00173676"/>
    <w:rsid w:val="00173B9E"/>
    <w:rsid w:val="00173C06"/>
    <w:rsid w:val="00173F01"/>
    <w:rsid w:val="00173F9D"/>
    <w:rsid w:val="00174001"/>
    <w:rsid w:val="001741F0"/>
    <w:rsid w:val="001744EA"/>
    <w:rsid w:val="001745D7"/>
    <w:rsid w:val="00174BB5"/>
    <w:rsid w:val="00174F7D"/>
    <w:rsid w:val="00175018"/>
    <w:rsid w:val="001759FF"/>
    <w:rsid w:val="00175B9D"/>
    <w:rsid w:val="00175D53"/>
    <w:rsid w:val="00175E2E"/>
    <w:rsid w:val="00175E5D"/>
    <w:rsid w:val="00176143"/>
    <w:rsid w:val="001762E8"/>
    <w:rsid w:val="0017639B"/>
    <w:rsid w:val="00176876"/>
    <w:rsid w:val="00177764"/>
    <w:rsid w:val="001779F3"/>
    <w:rsid w:val="00177D3A"/>
    <w:rsid w:val="00177FDF"/>
    <w:rsid w:val="00180152"/>
    <w:rsid w:val="0018055B"/>
    <w:rsid w:val="001806A0"/>
    <w:rsid w:val="00181BEC"/>
    <w:rsid w:val="00181CF9"/>
    <w:rsid w:val="00181DC8"/>
    <w:rsid w:val="00181E79"/>
    <w:rsid w:val="00181EB6"/>
    <w:rsid w:val="00182919"/>
    <w:rsid w:val="00182AD3"/>
    <w:rsid w:val="00182D9C"/>
    <w:rsid w:val="001830C9"/>
    <w:rsid w:val="001831D7"/>
    <w:rsid w:val="001833F1"/>
    <w:rsid w:val="00183B97"/>
    <w:rsid w:val="00183BA9"/>
    <w:rsid w:val="001843BE"/>
    <w:rsid w:val="001843C3"/>
    <w:rsid w:val="001844AE"/>
    <w:rsid w:val="00184852"/>
    <w:rsid w:val="00184AE2"/>
    <w:rsid w:val="00184EAE"/>
    <w:rsid w:val="00184FC9"/>
    <w:rsid w:val="0018543C"/>
    <w:rsid w:val="001855CE"/>
    <w:rsid w:val="00185BEB"/>
    <w:rsid w:val="00185D2F"/>
    <w:rsid w:val="00185D37"/>
    <w:rsid w:val="001865EE"/>
    <w:rsid w:val="00186708"/>
    <w:rsid w:val="00186780"/>
    <w:rsid w:val="00186954"/>
    <w:rsid w:val="00186ACC"/>
    <w:rsid w:val="00186BD5"/>
    <w:rsid w:val="001871A9"/>
    <w:rsid w:val="00187745"/>
    <w:rsid w:val="00190191"/>
    <w:rsid w:val="0019028F"/>
    <w:rsid w:val="00190645"/>
    <w:rsid w:val="001908C4"/>
    <w:rsid w:val="00190907"/>
    <w:rsid w:val="00190E98"/>
    <w:rsid w:val="00191AA3"/>
    <w:rsid w:val="00192455"/>
    <w:rsid w:val="001929B7"/>
    <w:rsid w:val="00192B62"/>
    <w:rsid w:val="00192FC7"/>
    <w:rsid w:val="00193188"/>
    <w:rsid w:val="001931A1"/>
    <w:rsid w:val="0019328E"/>
    <w:rsid w:val="001932E8"/>
    <w:rsid w:val="001936DE"/>
    <w:rsid w:val="00193F3E"/>
    <w:rsid w:val="00193F6C"/>
    <w:rsid w:val="001945F4"/>
    <w:rsid w:val="00194B6D"/>
    <w:rsid w:val="00194BBE"/>
    <w:rsid w:val="00194D73"/>
    <w:rsid w:val="00194F8A"/>
    <w:rsid w:val="00195061"/>
    <w:rsid w:val="00195074"/>
    <w:rsid w:val="001954B0"/>
    <w:rsid w:val="00195C44"/>
    <w:rsid w:val="00195F42"/>
    <w:rsid w:val="001965F2"/>
    <w:rsid w:val="001966D1"/>
    <w:rsid w:val="00196D8E"/>
    <w:rsid w:val="00196DAE"/>
    <w:rsid w:val="00196E49"/>
    <w:rsid w:val="00196F48"/>
    <w:rsid w:val="00197639"/>
    <w:rsid w:val="00197BE9"/>
    <w:rsid w:val="00197F91"/>
    <w:rsid w:val="00197FBB"/>
    <w:rsid w:val="001A000C"/>
    <w:rsid w:val="001A006D"/>
    <w:rsid w:val="001A011C"/>
    <w:rsid w:val="001A0223"/>
    <w:rsid w:val="001A151F"/>
    <w:rsid w:val="001A163D"/>
    <w:rsid w:val="001A17F1"/>
    <w:rsid w:val="001A17FB"/>
    <w:rsid w:val="001A1997"/>
    <w:rsid w:val="001A1CF7"/>
    <w:rsid w:val="001A219B"/>
    <w:rsid w:val="001A2384"/>
    <w:rsid w:val="001A2981"/>
    <w:rsid w:val="001A2AA1"/>
    <w:rsid w:val="001A2D7C"/>
    <w:rsid w:val="001A3331"/>
    <w:rsid w:val="001A3576"/>
    <w:rsid w:val="001A36FE"/>
    <w:rsid w:val="001A38A8"/>
    <w:rsid w:val="001A3F32"/>
    <w:rsid w:val="001A41E1"/>
    <w:rsid w:val="001A4544"/>
    <w:rsid w:val="001A5462"/>
    <w:rsid w:val="001A54EB"/>
    <w:rsid w:val="001A5626"/>
    <w:rsid w:val="001A5BC1"/>
    <w:rsid w:val="001A5C83"/>
    <w:rsid w:val="001A5FE3"/>
    <w:rsid w:val="001A5FF3"/>
    <w:rsid w:val="001A66F6"/>
    <w:rsid w:val="001A6838"/>
    <w:rsid w:val="001A693C"/>
    <w:rsid w:val="001A6995"/>
    <w:rsid w:val="001A7022"/>
    <w:rsid w:val="001A70FC"/>
    <w:rsid w:val="001A752C"/>
    <w:rsid w:val="001A754C"/>
    <w:rsid w:val="001A79B9"/>
    <w:rsid w:val="001A7C3E"/>
    <w:rsid w:val="001B0187"/>
    <w:rsid w:val="001B070C"/>
    <w:rsid w:val="001B098B"/>
    <w:rsid w:val="001B0BB6"/>
    <w:rsid w:val="001B0D28"/>
    <w:rsid w:val="001B0DA3"/>
    <w:rsid w:val="001B12F9"/>
    <w:rsid w:val="001B1385"/>
    <w:rsid w:val="001B1703"/>
    <w:rsid w:val="001B1996"/>
    <w:rsid w:val="001B19A2"/>
    <w:rsid w:val="001B214A"/>
    <w:rsid w:val="001B2640"/>
    <w:rsid w:val="001B2A04"/>
    <w:rsid w:val="001B2A4B"/>
    <w:rsid w:val="001B2C26"/>
    <w:rsid w:val="001B342A"/>
    <w:rsid w:val="001B356F"/>
    <w:rsid w:val="001B37AF"/>
    <w:rsid w:val="001B3C9B"/>
    <w:rsid w:val="001B3CA8"/>
    <w:rsid w:val="001B4375"/>
    <w:rsid w:val="001B4777"/>
    <w:rsid w:val="001B47F5"/>
    <w:rsid w:val="001B4A09"/>
    <w:rsid w:val="001B4DD1"/>
    <w:rsid w:val="001B55BD"/>
    <w:rsid w:val="001B563A"/>
    <w:rsid w:val="001B564D"/>
    <w:rsid w:val="001B5692"/>
    <w:rsid w:val="001B5780"/>
    <w:rsid w:val="001B58F3"/>
    <w:rsid w:val="001B59AD"/>
    <w:rsid w:val="001B5D89"/>
    <w:rsid w:val="001B6099"/>
    <w:rsid w:val="001B6599"/>
    <w:rsid w:val="001B696B"/>
    <w:rsid w:val="001B6ADD"/>
    <w:rsid w:val="001B6C2B"/>
    <w:rsid w:val="001B737D"/>
    <w:rsid w:val="001B7C51"/>
    <w:rsid w:val="001B7F39"/>
    <w:rsid w:val="001B7F77"/>
    <w:rsid w:val="001C00F0"/>
    <w:rsid w:val="001C0400"/>
    <w:rsid w:val="001C05B1"/>
    <w:rsid w:val="001C07D1"/>
    <w:rsid w:val="001C0841"/>
    <w:rsid w:val="001C08F7"/>
    <w:rsid w:val="001C0B4A"/>
    <w:rsid w:val="001C0B70"/>
    <w:rsid w:val="001C0CC3"/>
    <w:rsid w:val="001C0D28"/>
    <w:rsid w:val="001C0E45"/>
    <w:rsid w:val="001C10DD"/>
    <w:rsid w:val="001C10E5"/>
    <w:rsid w:val="001C17E0"/>
    <w:rsid w:val="001C19FD"/>
    <w:rsid w:val="001C20E4"/>
    <w:rsid w:val="001C2158"/>
    <w:rsid w:val="001C2198"/>
    <w:rsid w:val="001C2D13"/>
    <w:rsid w:val="001C2D77"/>
    <w:rsid w:val="001C2D91"/>
    <w:rsid w:val="001C3077"/>
    <w:rsid w:val="001C3C5E"/>
    <w:rsid w:val="001C3CAE"/>
    <w:rsid w:val="001C43C2"/>
    <w:rsid w:val="001C44CB"/>
    <w:rsid w:val="001C4976"/>
    <w:rsid w:val="001C4BDD"/>
    <w:rsid w:val="001C4C8D"/>
    <w:rsid w:val="001C50A6"/>
    <w:rsid w:val="001C530A"/>
    <w:rsid w:val="001C5472"/>
    <w:rsid w:val="001C54D4"/>
    <w:rsid w:val="001C54E5"/>
    <w:rsid w:val="001C55AE"/>
    <w:rsid w:val="001C56F0"/>
    <w:rsid w:val="001C68CF"/>
    <w:rsid w:val="001C7992"/>
    <w:rsid w:val="001D021E"/>
    <w:rsid w:val="001D065E"/>
    <w:rsid w:val="001D11BC"/>
    <w:rsid w:val="001D12A1"/>
    <w:rsid w:val="001D1786"/>
    <w:rsid w:val="001D1880"/>
    <w:rsid w:val="001D18E6"/>
    <w:rsid w:val="001D1B34"/>
    <w:rsid w:val="001D1D17"/>
    <w:rsid w:val="001D1DDB"/>
    <w:rsid w:val="001D1FE3"/>
    <w:rsid w:val="001D2426"/>
    <w:rsid w:val="001D27D5"/>
    <w:rsid w:val="001D298E"/>
    <w:rsid w:val="001D2C4E"/>
    <w:rsid w:val="001D2E45"/>
    <w:rsid w:val="001D44C2"/>
    <w:rsid w:val="001D453E"/>
    <w:rsid w:val="001D52E0"/>
    <w:rsid w:val="001D53CB"/>
    <w:rsid w:val="001D53F3"/>
    <w:rsid w:val="001D561F"/>
    <w:rsid w:val="001D5827"/>
    <w:rsid w:val="001D5E98"/>
    <w:rsid w:val="001D6467"/>
    <w:rsid w:val="001D6E13"/>
    <w:rsid w:val="001D6E3C"/>
    <w:rsid w:val="001D73EB"/>
    <w:rsid w:val="001D7453"/>
    <w:rsid w:val="001D7B4D"/>
    <w:rsid w:val="001D7B89"/>
    <w:rsid w:val="001D7DC3"/>
    <w:rsid w:val="001D7E86"/>
    <w:rsid w:val="001E0016"/>
    <w:rsid w:val="001E07F0"/>
    <w:rsid w:val="001E08D8"/>
    <w:rsid w:val="001E0BC2"/>
    <w:rsid w:val="001E117B"/>
    <w:rsid w:val="001E1555"/>
    <w:rsid w:val="001E1726"/>
    <w:rsid w:val="001E17C4"/>
    <w:rsid w:val="001E1927"/>
    <w:rsid w:val="001E1C2F"/>
    <w:rsid w:val="001E216F"/>
    <w:rsid w:val="001E2200"/>
    <w:rsid w:val="001E22EF"/>
    <w:rsid w:val="001E2E0C"/>
    <w:rsid w:val="001E2E59"/>
    <w:rsid w:val="001E2F92"/>
    <w:rsid w:val="001E349C"/>
    <w:rsid w:val="001E3563"/>
    <w:rsid w:val="001E3DB8"/>
    <w:rsid w:val="001E3E89"/>
    <w:rsid w:val="001E4EF4"/>
    <w:rsid w:val="001E5488"/>
    <w:rsid w:val="001E57F1"/>
    <w:rsid w:val="001E5E60"/>
    <w:rsid w:val="001E5F35"/>
    <w:rsid w:val="001E6BC5"/>
    <w:rsid w:val="001E6D0C"/>
    <w:rsid w:val="001E6E83"/>
    <w:rsid w:val="001E6F19"/>
    <w:rsid w:val="001E75AA"/>
    <w:rsid w:val="001F0500"/>
    <w:rsid w:val="001F05B5"/>
    <w:rsid w:val="001F0692"/>
    <w:rsid w:val="001F06B2"/>
    <w:rsid w:val="001F0874"/>
    <w:rsid w:val="001F092C"/>
    <w:rsid w:val="001F0D71"/>
    <w:rsid w:val="001F0E8C"/>
    <w:rsid w:val="001F1033"/>
    <w:rsid w:val="001F1395"/>
    <w:rsid w:val="001F1835"/>
    <w:rsid w:val="001F18CE"/>
    <w:rsid w:val="001F2144"/>
    <w:rsid w:val="001F234F"/>
    <w:rsid w:val="001F2681"/>
    <w:rsid w:val="001F27EB"/>
    <w:rsid w:val="001F2824"/>
    <w:rsid w:val="001F2AB6"/>
    <w:rsid w:val="001F2C41"/>
    <w:rsid w:val="001F2ED7"/>
    <w:rsid w:val="001F30A0"/>
    <w:rsid w:val="001F33D5"/>
    <w:rsid w:val="001F34D2"/>
    <w:rsid w:val="001F38BA"/>
    <w:rsid w:val="001F3A37"/>
    <w:rsid w:val="001F40F0"/>
    <w:rsid w:val="001F4387"/>
    <w:rsid w:val="001F43F8"/>
    <w:rsid w:val="001F44DF"/>
    <w:rsid w:val="001F4959"/>
    <w:rsid w:val="001F4BF4"/>
    <w:rsid w:val="001F4E09"/>
    <w:rsid w:val="001F5291"/>
    <w:rsid w:val="001F54D2"/>
    <w:rsid w:val="001F5B38"/>
    <w:rsid w:val="001F5C1B"/>
    <w:rsid w:val="001F5C37"/>
    <w:rsid w:val="001F60F8"/>
    <w:rsid w:val="001F6478"/>
    <w:rsid w:val="001F6CAE"/>
    <w:rsid w:val="001F734A"/>
    <w:rsid w:val="001F73D5"/>
    <w:rsid w:val="001F7575"/>
    <w:rsid w:val="001F770C"/>
    <w:rsid w:val="00200063"/>
    <w:rsid w:val="0020009A"/>
    <w:rsid w:val="002000BE"/>
    <w:rsid w:val="00200137"/>
    <w:rsid w:val="00200290"/>
    <w:rsid w:val="00200591"/>
    <w:rsid w:val="002006B1"/>
    <w:rsid w:val="0020074C"/>
    <w:rsid w:val="00200CCA"/>
    <w:rsid w:val="00200E83"/>
    <w:rsid w:val="0020138D"/>
    <w:rsid w:val="0020139E"/>
    <w:rsid w:val="00201630"/>
    <w:rsid w:val="00201698"/>
    <w:rsid w:val="00201699"/>
    <w:rsid w:val="0020195D"/>
    <w:rsid w:val="00202063"/>
    <w:rsid w:val="002020F6"/>
    <w:rsid w:val="002023B0"/>
    <w:rsid w:val="00202718"/>
    <w:rsid w:val="00202BB4"/>
    <w:rsid w:val="00203081"/>
    <w:rsid w:val="0020418B"/>
    <w:rsid w:val="002047B5"/>
    <w:rsid w:val="0020498A"/>
    <w:rsid w:val="00204C6E"/>
    <w:rsid w:val="00204D3F"/>
    <w:rsid w:val="00204F57"/>
    <w:rsid w:val="00204F8E"/>
    <w:rsid w:val="002053FC"/>
    <w:rsid w:val="00205590"/>
    <w:rsid w:val="00205910"/>
    <w:rsid w:val="00205A6E"/>
    <w:rsid w:val="00205C21"/>
    <w:rsid w:val="00206078"/>
    <w:rsid w:val="00206188"/>
    <w:rsid w:val="00206D88"/>
    <w:rsid w:val="002073AE"/>
    <w:rsid w:val="00207424"/>
    <w:rsid w:val="00207906"/>
    <w:rsid w:val="002079EB"/>
    <w:rsid w:val="00207BF1"/>
    <w:rsid w:val="0021008D"/>
    <w:rsid w:val="002101D6"/>
    <w:rsid w:val="00210483"/>
    <w:rsid w:val="002104EC"/>
    <w:rsid w:val="002106A7"/>
    <w:rsid w:val="0021077D"/>
    <w:rsid w:val="00210819"/>
    <w:rsid w:val="00210B84"/>
    <w:rsid w:val="00210C8E"/>
    <w:rsid w:val="00210D7C"/>
    <w:rsid w:val="00210EF9"/>
    <w:rsid w:val="0021109D"/>
    <w:rsid w:val="00211163"/>
    <w:rsid w:val="002112B8"/>
    <w:rsid w:val="0021149D"/>
    <w:rsid w:val="0021188C"/>
    <w:rsid w:val="00211B85"/>
    <w:rsid w:val="00211ED2"/>
    <w:rsid w:val="00211FC4"/>
    <w:rsid w:val="00212426"/>
    <w:rsid w:val="0021259E"/>
    <w:rsid w:val="00212C40"/>
    <w:rsid w:val="00212EDD"/>
    <w:rsid w:val="00212FE2"/>
    <w:rsid w:val="0021307E"/>
    <w:rsid w:val="00213490"/>
    <w:rsid w:val="00213992"/>
    <w:rsid w:val="00214523"/>
    <w:rsid w:val="002149BB"/>
    <w:rsid w:val="00214A03"/>
    <w:rsid w:val="00214E4E"/>
    <w:rsid w:val="00214F9F"/>
    <w:rsid w:val="0021517D"/>
    <w:rsid w:val="00215703"/>
    <w:rsid w:val="00215EB6"/>
    <w:rsid w:val="002163F1"/>
    <w:rsid w:val="00217202"/>
    <w:rsid w:val="00217261"/>
    <w:rsid w:val="00217285"/>
    <w:rsid w:val="0021773E"/>
    <w:rsid w:val="00217A18"/>
    <w:rsid w:val="00220008"/>
    <w:rsid w:val="002206CD"/>
    <w:rsid w:val="002208E1"/>
    <w:rsid w:val="002209B0"/>
    <w:rsid w:val="00220AB5"/>
    <w:rsid w:val="00220B29"/>
    <w:rsid w:val="00220ED3"/>
    <w:rsid w:val="00221D26"/>
    <w:rsid w:val="00221EEB"/>
    <w:rsid w:val="00222627"/>
    <w:rsid w:val="00222690"/>
    <w:rsid w:val="0022293D"/>
    <w:rsid w:val="002229E7"/>
    <w:rsid w:val="00223104"/>
    <w:rsid w:val="002233B5"/>
    <w:rsid w:val="002236E3"/>
    <w:rsid w:val="002237EE"/>
    <w:rsid w:val="00223A28"/>
    <w:rsid w:val="00224077"/>
    <w:rsid w:val="0022442C"/>
    <w:rsid w:val="0022454A"/>
    <w:rsid w:val="002249F3"/>
    <w:rsid w:val="00224DCC"/>
    <w:rsid w:val="00225D1E"/>
    <w:rsid w:val="00225E78"/>
    <w:rsid w:val="00226697"/>
    <w:rsid w:val="00226A6B"/>
    <w:rsid w:val="00227F0F"/>
    <w:rsid w:val="00230162"/>
    <w:rsid w:val="002303E0"/>
    <w:rsid w:val="00231006"/>
    <w:rsid w:val="00231547"/>
    <w:rsid w:val="002315DF"/>
    <w:rsid w:val="00231A99"/>
    <w:rsid w:val="00231DA7"/>
    <w:rsid w:val="00231F1A"/>
    <w:rsid w:val="00232213"/>
    <w:rsid w:val="0023224C"/>
    <w:rsid w:val="002325F5"/>
    <w:rsid w:val="0023283A"/>
    <w:rsid w:val="00232AD4"/>
    <w:rsid w:val="00232EDE"/>
    <w:rsid w:val="002330AB"/>
    <w:rsid w:val="00233202"/>
    <w:rsid w:val="00233692"/>
    <w:rsid w:val="00233E97"/>
    <w:rsid w:val="0023405B"/>
    <w:rsid w:val="002342F3"/>
    <w:rsid w:val="00234333"/>
    <w:rsid w:val="0023456D"/>
    <w:rsid w:val="0023466F"/>
    <w:rsid w:val="00234A90"/>
    <w:rsid w:val="00234D05"/>
    <w:rsid w:val="00234D13"/>
    <w:rsid w:val="00234EB6"/>
    <w:rsid w:val="00234F06"/>
    <w:rsid w:val="00234FAA"/>
    <w:rsid w:val="0023528B"/>
    <w:rsid w:val="00235AA1"/>
    <w:rsid w:val="00235C06"/>
    <w:rsid w:val="00235F9F"/>
    <w:rsid w:val="002365A2"/>
    <w:rsid w:val="002367CA"/>
    <w:rsid w:val="0023698B"/>
    <w:rsid w:val="00236AFA"/>
    <w:rsid w:val="00236D54"/>
    <w:rsid w:val="00236F21"/>
    <w:rsid w:val="00236F9A"/>
    <w:rsid w:val="00236FB8"/>
    <w:rsid w:val="00237331"/>
    <w:rsid w:val="0023763F"/>
    <w:rsid w:val="00237787"/>
    <w:rsid w:val="002377B4"/>
    <w:rsid w:val="00237BF3"/>
    <w:rsid w:val="00237CDF"/>
    <w:rsid w:val="00237DD6"/>
    <w:rsid w:val="002403EA"/>
    <w:rsid w:val="0024096F"/>
    <w:rsid w:val="00240A5A"/>
    <w:rsid w:val="00240F02"/>
    <w:rsid w:val="00241137"/>
    <w:rsid w:val="002411A9"/>
    <w:rsid w:val="002414BF"/>
    <w:rsid w:val="002416F2"/>
    <w:rsid w:val="00241854"/>
    <w:rsid w:val="00241C9D"/>
    <w:rsid w:val="00241F64"/>
    <w:rsid w:val="00242214"/>
    <w:rsid w:val="002423A8"/>
    <w:rsid w:val="002423C0"/>
    <w:rsid w:val="0024272D"/>
    <w:rsid w:val="00242803"/>
    <w:rsid w:val="00242AD6"/>
    <w:rsid w:val="00242C6C"/>
    <w:rsid w:val="00242D6D"/>
    <w:rsid w:val="00242E3B"/>
    <w:rsid w:val="002430DC"/>
    <w:rsid w:val="00243174"/>
    <w:rsid w:val="00243285"/>
    <w:rsid w:val="002434B8"/>
    <w:rsid w:val="0024408E"/>
    <w:rsid w:val="0024438C"/>
    <w:rsid w:val="002444AE"/>
    <w:rsid w:val="0024502D"/>
    <w:rsid w:val="00245702"/>
    <w:rsid w:val="0024701A"/>
    <w:rsid w:val="002473D7"/>
    <w:rsid w:val="0024755F"/>
    <w:rsid w:val="00247D66"/>
    <w:rsid w:val="00247DF1"/>
    <w:rsid w:val="00247EAF"/>
    <w:rsid w:val="002507D4"/>
    <w:rsid w:val="00250A8B"/>
    <w:rsid w:val="00251039"/>
    <w:rsid w:val="0025126A"/>
    <w:rsid w:val="002516FC"/>
    <w:rsid w:val="002517B6"/>
    <w:rsid w:val="00251CA9"/>
    <w:rsid w:val="00251D10"/>
    <w:rsid w:val="00252260"/>
    <w:rsid w:val="00252470"/>
    <w:rsid w:val="002528D6"/>
    <w:rsid w:val="002529A8"/>
    <w:rsid w:val="00252B0D"/>
    <w:rsid w:val="00252E08"/>
    <w:rsid w:val="00252F50"/>
    <w:rsid w:val="00253099"/>
    <w:rsid w:val="002530F5"/>
    <w:rsid w:val="00253399"/>
    <w:rsid w:val="00253D38"/>
    <w:rsid w:val="00253E81"/>
    <w:rsid w:val="00253F71"/>
    <w:rsid w:val="00253FCF"/>
    <w:rsid w:val="002540AB"/>
    <w:rsid w:val="002540D7"/>
    <w:rsid w:val="002543BF"/>
    <w:rsid w:val="002546E9"/>
    <w:rsid w:val="00254EA3"/>
    <w:rsid w:val="00254EB4"/>
    <w:rsid w:val="00255356"/>
    <w:rsid w:val="002556FE"/>
    <w:rsid w:val="00255832"/>
    <w:rsid w:val="00255C26"/>
    <w:rsid w:val="00255F2C"/>
    <w:rsid w:val="00257283"/>
    <w:rsid w:val="002574AE"/>
    <w:rsid w:val="00257DF1"/>
    <w:rsid w:val="00257EE1"/>
    <w:rsid w:val="00257F19"/>
    <w:rsid w:val="00260013"/>
    <w:rsid w:val="0026034B"/>
    <w:rsid w:val="002609D3"/>
    <w:rsid w:val="002609EC"/>
    <w:rsid w:val="00261DD1"/>
    <w:rsid w:val="00262513"/>
    <w:rsid w:val="002625B4"/>
    <w:rsid w:val="002625D5"/>
    <w:rsid w:val="002628E9"/>
    <w:rsid w:val="00262A2B"/>
    <w:rsid w:val="00262CC7"/>
    <w:rsid w:val="00263292"/>
    <w:rsid w:val="002636A2"/>
    <w:rsid w:val="00263767"/>
    <w:rsid w:val="00263808"/>
    <w:rsid w:val="00264073"/>
    <w:rsid w:val="00264462"/>
    <w:rsid w:val="002645CE"/>
    <w:rsid w:val="002647C6"/>
    <w:rsid w:val="002648CB"/>
    <w:rsid w:val="00264AEE"/>
    <w:rsid w:val="00264C51"/>
    <w:rsid w:val="002653E3"/>
    <w:rsid w:val="0026572A"/>
    <w:rsid w:val="00266137"/>
    <w:rsid w:val="00266518"/>
    <w:rsid w:val="00266CCF"/>
    <w:rsid w:val="00266FB6"/>
    <w:rsid w:val="0026741C"/>
    <w:rsid w:val="00267643"/>
    <w:rsid w:val="00267673"/>
    <w:rsid w:val="00267817"/>
    <w:rsid w:val="00267EDF"/>
    <w:rsid w:val="00267F96"/>
    <w:rsid w:val="00270B5A"/>
    <w:rsid w:val="00270B5C"/>
    <w:rsid w:val="00270C62"/>
    <w:rsid w:val="00270F1A"/>
    <w:rsid w:val="00271546"/>
    <w:rsid w:val="00271590"/>
    <w:rsid w:val="0027199E"/>
    <w:rsid w:val="00271AAC"/>
    <w:rsid w:val="00271D10"/>
    <w:rsid w:val="00272073"/>
    <w:rsid w:val="002720C9"/>
    <w:rsid w:val="00272293"/>
    <w:rsid w:val="0027239D"/>
    <w:rsid w:val="00272C44"/>
    <w:rsid w:val="00272FCE"/>
    <w:rsid w:val="00273120"/>
    <w:rsid w:val="0027360B"/>
    <w:rsid w:val="00273669"/>
    <w:rsid w:val="0027379A"/>
    <w:rsid w:val="00273A4D"/>
    <w:rsid w:val="00273C78"/>
    <w:rsid w:val="002743FA"/>
    <w:rsid w:val="0027440D"/>
    <w:rsid w:val="0027443C"/>
    <w:rsid w:val="00274736"/>
    <w:rsid w:val="00274743"/>
    <w:rsid w:val="00274925"/>
    <w:rsid w:val="00274A46"/>
    <w:rsid w:val="00274E17"/>
    <w:rsid w:val="00274EF0"/>
    <w:rsid w:val="00275481"/>
    <w:rsid w:val="00275F2D"/>
    <w:rsid w:val="00276531"/>
    <w:rsid w:val="002765D6"/>
    <w:rsid w:val="00276845"/>
    <w:rsid w:val="00276D69"/>
    <w:rsid w:val="00276D95"/>
    <w:rsid w:val="002771DC"/>
    <w:rsid w:val="002774A1"/>
    <w:rsid w:val="00277730"/>
    <w:rsid w:val="00277ABD"/>
    <w:rsid w:val="00280014"/>
    <w:rsid w:val="0028028A"/>
    <w:rsid w:val="002805A1"/>
    <w:rsid w:val="00280822"/>
    <w:rsid w:val="00280ADD"/>
    <w:rsid w:val="00280E8A"/>
    <w:rsid w:val="00280F9A"/>
    <w:rsid w:val="00281252"/>
    <w:rsid w:val="002815E8"/>
    <w:rsid w:val="002816DB"/>
    <w:rsid w:val="002818CC"/>
    <w:rsid w:val="00281949"/>
    <w:rsid w:val="00281A08"/>
    <w:rsid w:val="00281AE2"/>
    <w:rsid w:val="00281E63"/>
    <w:rsid w:val="002821B7"/>
    <w:rsid w:val="00282733"/>
    <w:rsid w:val="00282778"/>
    <w:rsid w:val="00282781"/>
    <w:rsid w:val="002829F6"/>
    <w:rsid w:val="00282E98"/>
    <w:rsid w:val="00283A45"/>
    <w:rsid w:val="00283D9C"/>
    <w:rsid w:val="00283E1C"/>
    <w:rsid w:val="002843B6"/>
    <w:rsid w:val="0028452F"/>
    <w:rsid w:val="0028455C"/>
    <w:rsid w:val="00284850"/>
    <w:rsid w:val="00284870"/>
    <w:rsid w:val="00284F92"/>
    <w:rsid w:val="00285308"/>
    <w:rsid w:val="002858EE"/>
    <w:rsid w:val="00285947"/>
    <w:rsid w:val="00285E33"/>
    <w:rsid w:val="00285E7A"/>
    <w:rsid w:val="0028607D"/>
    <w:rsid w:val="002866D9"/>
    <w:rsid w:val="00286BDB"/>
    <w:rsid w:val="002875B8"/>
    <w:rsid w:val="00287690"/>
    <w:rsid w:val="002877A5"/>
    <w:rsid w:val="002877D3"/>
    <w:rsid w:val="002879B6"/>
    <w:rsid w:val="00287A6C"/>
    <w:rsid w:val="00287DBC"/>
    <w:rsid w:val="00290003"/>
    <w:rsid w:val="00290046"/>
    <w:rsid w:val="002905B2"/>
    <w:rsid w:val="00290774"/>
    <w:rsid w:val="002907E7"/>
    <w:rsid w:val="0029093A"/>
    <w:rsid w:val="00291223"/>
    <w:rsid w:val="00291BFF"/>
    <w:rsid w:val="00291F88"/>
    <w:rsid w:val="0029254D"/>
    <w:rsid w:val="002928DE"/>
    <w:rsid w:val="00292F05"/>
    <w:rsid w:val="00293676"/>
    <w:rsid w:val="00293DB3"/>
    <w:rsid w:val="002944E4"/>
    <w:rsid w:val="00294B25"/>
    <w:rsid w:val="00294B75"/>
    <w:rsid w:val="00294BD9"/>
    <w:rsid w:val="00294E40"/>
    <w:rsid w:val="00294E95"/>
    <w:rsid w:val="00294FB0"/>
    <w:rsid w:val="00295305"/>
    <w:rsid w:val="002956DF"/>
    <w:rsid w:val="00295D21"/>
    <w:rsid w:val="00295D57"/>
    <w:rsid w:val="002962D3"/>
    <w:rsid w:val="00296A46"/>
    <w:rsid w:val="00296CB2"/>
    <w:rsid w:val="00296D62"/>
    <w:rsid w:val="002973A4"/>
    <w:rsid w:val="00297678"/>
    <w:rsid w:val="00297A0F"/>
    <w:rsid w:val="002A01CE"/>
    <w:rsid w:val="002A0AB1"/>
    <w:rsid w:val="002A0BD0"/>
    <w:rsid w:val="002A0F87"/>
    <w:rsid w:val="002A197D"/>
    <w:rsid w:val="002A1DEF"/>
    <w:rsid w:val="002A2A7E"/>
    <w:rsid w:val="002A2CFD"/>
    <w:rsid w:val="002A3B0E"/>
    <w:rsid w:val="002A3CF8"/>
    <w:rsid w:val="002A3F8F"/>
    <w:rsid w:val="002A4060"/>
    <w:rsid w:val="002A41CE"/>
    <w:rsid w:val="002A4376"/>
    <w:rsid w:val="002A45CC"/>
    <w:rsid w:val="002A4E88"/>
    <w:rsid w:val="002A4E94"/>
    <w:rsid w:val="002A5CBD"/>
    <w:rsid w:val="002A5D0D"/>
    <w:rsid w:val="002A6018"/>
    <w:rsid w:val="002A62C5"/>
    <w:rsid w:val="002A6396"/>
    <w:rsid w:val="002A6A3D"/>
    <w:rsid w:val="002A6B59"/>
    <w:rsid w:val="002A731C"/>
    <w:rsid w:val="002A73AD"/>
    <w:rsid w:val="002A7478"/>
    <w:rsid w:val="002A7749"/>
    <w:rsid w:val="002A77A6"/>
    <w:rsid w:val="002A7B50"/>
    <w:rsid w:val="002A7B76"/>
    <w:rsid w:val="002A7CEB"/>
    <w:rsid w:val="002A7D6E"/>
    <w:rsid w:val="002A7F07"/>
    <w:rsid w:val="002B0117"/>
    <w:rsid w:val="002B04B1"/>
    <w:rsid w:val="002B0A66"/>
    <w:rsid w:val="002B0BD0"/>
    <w:rsid w:val="002B0F0A"/>
    <w:rsid w:val="002B128D"/>
    <w:rsid w:val="002B12E0"/>
    <w:rsid w:val="002B1322"/>
    <w:rsid w:val="002B15D7"/>
    <w:rsid w:val="002B17DC"/>
    <w:rsid w:val="002B1C96"/>
    <w:rsid w:val="002B1E17"/>
    <w:rsid w:val="002B231F"/>
    <w:rsid w:val="002B23B2"/>
    <w:rsid w:val="002B23E4"/>
    <w:rsid w:val="002B26D3"/>
    <w:rsid w:val="002B2E0F"/>
    <w:rsid w:val="002B3100"/>
    <w:rsid w:val="002B32A6"/>
    <w:rsid w:val="002B3883"/>
    <w:rsid w:val="002B393D"/>
    <w:rsid w:val="002B3AC1"/>
    <w:rsid w:val="002B3F1B"/>
    <w:rsid w:val="002B41E2"/>
    <w:rsid w:val="002B4391"/>
    <w:rsid w:val="002B448B"/>
    <w:rsid w:val="002B534D"/>
    <w:rsid w:val="002B5B1D"/>
    <w:rsid w:val="002B5F04"/>
    <w:rsid w:val="002B60DE"/>
    <w:rsid w:val="002B615E"/>
    <w:rsid w:val="002B65C2"/>
    <w:rsid w:val="002B6DF7"/>
    <w:rsid w:val="002B785B"/>
    <w:rsid w:val="002B7A6D"/>
    <w:rsid w:val="002B7E83"/>
    <w:rsid w:val="002C04C5"/>
    <w:rsid w:val="002C05DA"/>
    <w:rsid w:val="002C07BD"/>
    <w:rsid w:val="002C094F"/>
    <w:rsid w:val="002C09BB"/>
    <w:rsid w:val="002C0AA3"/>
    <w:rsid w:val="002C0DB1"/>
    <w:rsid w:val="002C10CC"/>
    <w:rsid w:val="002C1227"/>
    <w:rsid w:val="002C14A4"/>
    <w:rsid w:val="002C14B7"/>
    <w:rsid w:val="002C14C9"/>
    <w:rsid w:val="002C1637"/>
    <w:rsid w:val="002C195C"/>
    <w:rsid w:val="002C1F4C"/>
    <w:rsid w:val="002C2007"/>
    <w:rsid w:val="002C2A1B"/>
    <w:rsid w:val="002C2ADF"/>
    <w:rsid w:val="002C2EDA"/>
    <w:rsid w:val="002C334F"/>
    <w:rsid w:val="002C3382"/>
    <w:rsid w:val="002C34E6"/>
    <w:rsid w:val="002C3878"/>
    <w:rsid w:val="002C3939"/>
    <w:rsid w:val="002C40F6"/>
    <w:rsid w:val="002C4360"/>
    <w:rsid w:val="002C4451"/>
    <w:rsid w:val="002C460D"/>
    <w:rsid w:val="002C467D"/>
    <w:rsid w:val="002C4776"/>
    <w:rsid w:val="002C4A02"/>
    <w:rsid w:val="002C4E50"/>
    <w:rsid w:val="002C4FE2"/>
    <w:rsid w:val="002C5216"/>
    <w:rsid w:val="002C5572"/>
    <w:rsid w:val="002C55DA"/>
    <w:rsid w:val="002C5D7F"/>
    <w:rsid w:val="002C5FD6"/>
    <w:rsid w:val="002C6048"/>
    <w:rsid w:val="002C6F56"/>
    <w:rsid w:val="002C70B7"/>
    <w:rsid w:val="002C7183"/>
    <w:rsid w:val="002C7627"/>
    <w:rsid w:val="002C7F1E"/>
    <w:rsid w:val="002C7F7F"/>
    <w:rsid w:val="002D008D"/>
    <w:rsid w:val="002D0192"/>
    <w:rsid w:val="002D0421"/>
    <w:rsid w:val="002D0A9B"/>
    <w:rsid w:val="002D0B0E"/>
    <w:rsid w:val="002D0BD4"/>
    <w:rsid w:val="002D0C50"/>
    <w:rsid w:val="002D1728"/>
    <w:rsid w:val="002D2412"/>
    <w:rsid w:val="002D2465"/>
    <w:rsid w:val="002D2635"/>
    <w:rsid w:val="002D26AB"/>
    <w:rsid w:val="002D2C09"/>
    <w:rsid w:val="002D2C46"/>
    <w:rsid w:val="002D2E39"/>
    <w:rsid w:val="002D304C"/>
    <w:rsid w:val="002D31C5"/>
    <w:rsid w:val="002D34FA"/>
    <w:rsid w:val="002D37C8"/>
    <w:rsid w:val="002D3940"/>
    <w:rsid w:val="002D39FA"/>
    <w:rsid w:val="002D41D8"/>
    <w:rsid w:val="002D44E3"/>
    <w:rsid w:val="002D4719"/>
    <w:rsid w:val="002D50AB"/>
    <w:rsid w:val="002D5294"/>
    <w:rsid w:val="002D5884"/>
    <w:rsid w:val="002D5902"/>
    <w:rsid w:val="002D59A0"/>
    <w:rsid w:val="002D5B92"/>
    <w:rsid w:val="002D5FDF"/>
    <w:rsid w:val="002D603A"/>
    <w:rsid w:val="002D6E93"/>
    <w:rsid w:val="002D7560"/>
    <w:rsid w:val="002D7F97"/>
    <w:rsid w:val="002E00BC"/>
    <w:rsid w:val="002E02E0"/>
    <w:rsid w:val="002E038B"/>
    <w:rsid w:val="002E048B"/>
    <w:rsid w:val="002E05E1"/>
    <w:rsid w:val="002E0BC3"/>
    <w:rsid w:val="002E0D4B"/>
    <w:rsid w:val="002E141C"/>
    <w:rsid w:val="002E144C"/>
    <w:rsid w:val="002E1565"/>
    <w:rsid w:val="002E1D82"/>
    <w:rsid w:val="002E1E79"/>
    <w:rsid w:val="002E1EFA"/>
    <w:rsid w:val="002E2172"/>
    <w:rsid w:val="002E22EF"/>
    <w:rsid w:val="002E230C"/>
    <w:rsid w:val="002E248C"/>
    <w:rsid w:val="002E25E5"/>
    <w:rsid w:val="002E2649"/>
    <w:rsid w:val="002E26B5"/>
    <w:rsid w:val="002E27EC"/>
    <w:rsid w:val="002E2D7F"/>
    <w:rsid w:val="002E2F63"/>
    <w:rsid w:val="002E2F8F"/>
    <w:rsid w:val="002E35C5"/>
    <w:rsid w:val="002E366C"/>
    <w:rsid w:val="002E396C"/>
    <w:rsid w:val="002E3995"/>
    <w:rsid w:val="002E40FC"/>
    <w:rsid w:val="002E44E5"/>
    <w:rsid w:val="002E4561"/>
    <w:rsid w:val="002E497B"/>
    <w:rsid w:val="002E4D4D"/>
    <w:rsid w:val="002E5208"/>
    <w:rsid w:val="002E54ED"/>
    <w:rsid w:val="002E564B"/>
    <w:rsid w:val="002E5686"/>
    <w:rsid w:val="002E57CE"/>
    <w:rsid w:val="002E5D8A"/>
    <w:rsid w:val="002E64D8"/>
    <w:rsid w:val="002E65CC"/>
    <w:rsid w:val="002E6709"/>
    <w:rsid w:val="002E6793"/>
    <w:rsid w:val="002E67BC"/>
    <w:rsid w:val="002E68C1"/>
    <w:rsid w:val="002E68C3"/>
    <w:rsid w:val="002E696C"/>
    <w:rsid w:val="002E69CE"/>
    <w:rsid w:val="002E728F"/>
    <w:rsid w:val="002E7384"/>
    <w:rsid w:val="002E774E"/>
    <w:rsid w:val="002E7992"/>
    <w:rsid w:val="002E7AF1"/>
    <w:rsid w:val="002E7BA3"/>
    <w:rsid w:val="002E7BA5"/>
    <w:rsid w:val="002E7FC8"/>
    <w:rsid w:val="002F0776"/>
    <w:rsid w:val="002F07AD"/>
    <w:rsid w:val="002F106A"/>
    <w:rsid w:val="002F17B8"/>
    <w:rsid w:val="002F1AE9"/>
    <w:rsid w:val="002F1BB8"/>
    <w:rsid w:val="002F1BF7"/>
    <w:rsid w:val="002F1C37"/>
    <w:rsid w:val="002F1EE6"/>
    <w:rsid w:val="002F2659"/>
    <w:rsid w:val="002F27FF"/>
    <w:rsid w:val="002F291E"/>
    <w:rsid w:val="002F292D"/>
    <w:rsid w:val="002F2942"/>
    <w:rsid w:val="002F2A64"/>
    <w:rsid w:val="002F2C0E"/>
    <w:rsid w:val="002F2C9E"/>
    <w:rsid w:val="002F2D46"/>
    <w:rsid w:val="002F2DE3"/>
    <w:rsid w:val="002F31B7"/>
    <w:rsid w:val="002F37A6"/>
    <w:rsid w:val="002F3836"/>
    <w:rsid w:val="002F39CD"/>
    <w:rsid w:val="002F3A77"/>
    <w:rsid w:val="002F3AC7"/>
    <w:rsid w:val="002F3D12"/>
    <w:rsid w:val="002F3DF8"/>
    <w:rsid w:val="002F3EDF"/>
    <w:rsid w:val="002F3F9A"/>
    <w:rsid w:val="002F4234"/>
    <w:rsid w:val="002F46CE"/>
    <w:rsid w:val="002F4949"/>
    <w:rsid w:val="002F4A66"/>
    <w:rsid w:val="002F4D76"/>
    <w:rsid w:val="002F4F46"/>
    <w:rsid w:val="002F514A"/>
    <w:rsid w:val="002F52A7"/>
    <w:rsid w:val="002F53DE"/>
    <w:rsid w:val="002F54D4"/>
    <w:rsid w:val="002F551A"/>
    <w:rsid w:val="002F5617"/>
    <w:rsid w:val="002F5746"/>
    <w:rsid w:val="002F5A89"/>
    <w:rsid w:val="002F5C24"/>
    <w:rsid w:val="002F5FA0"/>
    <w:rsid w:val="002F63BD"/>
    <w:rsid w:val="002F68B6"/>
    <w:rsid w:val="002F69C5"/>
    <w:rsid w:val="002F6AD7"/>
    <w:rsid w:val="002F6D1A"/>
    <w:rsid w:val="002F6D96"/>
    <w:rsid w:val="002F7BD2"/>
    <w:rsid w:val="002F7BFC"/>
    <w:rsid w:val="00300522"/>
    <w:rsid w:val="0030053A"/>
    <w:rsid w:val="003005C7"/>
    <w:rsid w:val="00300625"/>
    <w:rsid w:val="00300AC4"/>
    <w:rsid w:val="00300CD4"/>
    <w:rsid w:val="00300D77"/>
    <w:rsid w:val="00301126"/>
    <w:rsid w:val="0030135D"/>
    <w:rsid w:val="003015C7"/>
    <w:rsid w:val="00301802"/>
    <w:rsid w:val="00301BE0"/>
    <w:rsid w:val="00301D7C"/>
    <w:rsid w:val="00301E2E"/>
    <w:rsid w:val="00302103"/>
    <w:rsid w:val="00302DEE"/>
    <w:rsid w:val="00302F0F"/>
    <w:rsid w:val="00303122"/>
    <w:rsid w:val="00303A42"/>
    <w:rsid w:val="00303B27"/>
    <w:rsid w:val="00303BD2"/>
    <w:rsid w:val="00303D41"/>
    <w:rsid w:val="0030482B"/>
    <w:rsid w:val="003048BC"/>
    <w:rsid w:val="003049B1"/>
    <w:rsid w:val="00304BF4"/>
    <w:rsid w:val="00304DA5"/>
    <w:rsid w:val="00304E5A"/>
    <w:rsid w:val="00304FD6"/>
    <w:rsid w:val="003061C8"/>
    <w:rsid w:val="003063D0"/>
    <w:rsid w:val="00306F92"/>
    <w:rsid w:val="003074BB"/>
    <w:rsid w:val="0030789B"/>
    <w:rsid w:val="003079C5"/>
    <w:rsid w:val="00307B08"/>
    <w:rsid w:val="003102EC"/>
    <w:rsid w:val="00310580"/>
    <w:rsid w:val="00310875"/>
    <w:rsid w:val="00311226"/>
    <w:rsid w:val="003117A4"/>
    <w:rsid w:val="00311B50"/>
    <w:rsid w:val="00311E74"/>
    <w:rsid w:val="003120AD"/>
    <w:rsid w:val="003121F4"/>
    <w:rsid w:val="003122AF"/>
    <w:rsid w:val="003122E4"/>
    <w:rsid w:val="003123CD"/>
    <w:rsid w:val="00312F67"/>
    <w:rsid w:val="00312FAC"/>
    <w:rsid w:val="00313159"/>
    <w:rsid w:val="0031372D"/>
    <w:rsid w:val="00314829"/>
    <w:rsid w:val="0031493E"/>
    <w:rsid w:val="00314D22"/>
    <w:rsid w:val="00314F0D"/>
    <w:rsid w:val="00314F20"/>
    <w:rsid w:val="00314F38"/>
    <w:rsid w:val="00315104"/>
    <w:rsid w:val="003154C6"/>
    <w:rsid w:val="003154ED"/>
    <w:rsid w:val="00315605"/>
    <w:rsid w:val="00315D72"/>
    <w:rsid w:val="00316291"/>
    <w:rsid w:val="003166E4"/>
    <w:rsid w:val="00316CF0"/>
    <w:rsid w:val="00316D73"/>
    <w:rsid w:val="00316E8E"/>
    <w:rsid w:val="003171D0"/>
    <w:rsid w:val="0031738B"/>
    <w:rsid w:val="0031743C"/>
    <w:rsid w:val="00317713"/>
    <w:rsid w:val="003203E1"/>
    <w:rsid w:val="0032045C"/>
    <w:rsid w:val="003206E4"/>
    <w:rsid w:val="00320950"/>
    <w:rsid w:val="00321015"/>
    <w:rsid w:val="00321202"/>
    <w:rsid w:val="003218A5"/>
    <w:rsid w:val="00321A21"/>
    <w:rsid w:val="0032209D"/>
    <w:rsid w:val="003220CA"/>
    <w:rsid w:val="003221CB"/>
    <w:rsid w:val="00322375"/>
    <w:rsid w:val="003224A2"/>
    <w:rsid w:val="00322541"/>
    <w:rsid w:val="003225E1"/>
    <w:rsid w:val="00322A31"/>
    <w:rsid w:val="00322C50"/>
    <w:rsid w:val="00322D65"/>
    <w:rsid w:val="0032327B"/>
    <w:rsid w:val="00323398"/>
    <w:rsid w:val="00323C7D"/>
    <w:rsid w:val="003248D1"/>
    <w:rsid w:val="00324B18"/>
    <w:rsid w:val="00324E7D"/>
    <w:rsid w:val="00325205"/>
    <w:rsid w:val="00325607"/>
    <w:rsid w:val="00325622"/>
    <w:rsid w:val="00325C5C"/>
    <w:rsid w:val="00325E48"/>
    <w:rsid w:val="003260AC"/>
    <w:rsid w:val="0032698D"/>
    <w:rsid w:val="00326A30"/>
    <w:rsid w:val="00326B5C"/>
    <w:rsid w:val="00326D28"/>
    <w:rsid w:val="00327589"/>
    <w:rsid w:val="00327621"/>
    <w:rsid w:val="0032773B"/>
    <w:rsid w:val="003278F6"/>
    <w:rsid w:val="003306A0"/>
    <w:rsid w:val="00330933"/>
    <w:rsid w:val="00330947"/>
    <w:rsid w:val="00330AD6"/>
    <w:rsid w:val="00330C96"/>
    <w:rsid w:val="00331092"/>
    <w:rsid w:val="00331197"/>
    <w:rsid w:val="0033119F"/>
    <w:rsid w:val="00331449"/>
    <w:rsid w:val="003319A1"/>
    <w:rsid w:val="0033345A"/>
    <w:rsid w:val="00333580"/>
    <w:rsid w:val="0033363C"/>
    <w:rsid w:val="00333A26"/>
    <w:rsid w:val="00333BD9"/>
    <w:rsid w:val="00333D86"/>
    <w:rsid w:val="00333E32"/>
    <w:rsid w:val="0033472A"/>
    <w:rsid w:val="00334740"/>
    <w:rsid w:val="00334748"/>
    <w:rsid w:val="00334B54"/>
    <w:rsid w:val="00334D98"/>
    <w:rsid w:val="00334FA8"/>
    <w:rsid w:val="0033506E"/>
    <w:rsid w:val="0033530D"/>
    <w:rsid w:val="003359AF"/>
    <w:rsid w:val="00335A14"/>
    <w:rsid w:val="00336E1F"/>
    <w:rsid w:val="00336FA5"/>
    <w:rsid w:val="00337259"/>
    <w:rsid w:val="003375C5"/>
    <w:rsid w:val="003378FC"/>
    <w:rsid w:val="00337927"/>
    <w:rsid w:val="00337F7A"/>
    <w:rsid w:val="0034032B"/>
    <w:rsid w:val="00340A8B"/>
    <w:rsid w:val="00340D84"/>
    <w:rsid w:val="00340EE8"/>
    <w:rsid w:val="00341368"/>
    <w:rsid w:val="00341430"/>
    <w:rsid w:val="00341ADF"/>
    <w:rsid w:val="003420BE"/>
    <w:rsid w:val="00342401"/>
    <w:rsid w:val="003424DD"/>
    <w:rsid w:val="0034254C"/>
    <w:rsid w:val="003428F7"/>
    <w:rsid w:val="00342930"/>
    <w:rsid w:val="00342A62"/>
    <w:rsid w:val="0034330D"/>
    <w:rsid w:val="00343344"/>
    <w:rsid w:val="003433ED"/>
    <w:rsid w:val="003436B9"/>
    <w:rsid w:val="00343CA0"/>
    <w:rsid w:val="00343F78"/>
    <w:rsid w:val="0034430E"/>
    <w:rsid w:val="00344330"/>
    <w:rsid w:val="00344F00"/>
    <w:rsid w:val="00345078"/>
    <w:rsid w:val="00345138"/>
    <w:rsid w:val="0034541E"/>
    <w:rsid w:val="003458BA"/>
    <w:rsid w:val="00345908"/>
    <w:rsid w:val="00345948"/>
    <w:rsid w:val="00345A06"/>
    <w:rsid w:val="00345B7E"/>
    <w:rsid w:val="00345C65"/>
    <w:rsid w:val="00346E57"/>
    <w:rsid w:val="00347701"/>
    <w:rsid w:val="003478E1"/>
    <w:rsid w:val="003478FE"/>
    <w:rsid w:val="003479F8"/>
    <w:rsid w:val="00347BFA"/>
    <w:rsid w:val="00347DF2"/>
    <w:rsid w:val="003500B7"/>
    <w:rsid w:val="00350156"/>
    <w:rsid w:val="003501DB"/>
    <w:rsid w:val="003501EB"/>
    <w:rsid w:val="003502FB"/>
    <w:rsid w:val="003504C5"/>
    <w:rsid w:val="003504EC"/>
    <w:rsid w:val="00350D50"/>
    <w:rsid w:val="00350F9D"/>
    <w:rsid w:val="00351369"/>
    <w:rsid w:val="003518C3"/>
    <w:rsid w:val="00351B7F"/>
    <w:rsid w:val="00351D4F"/>
    <w:rsid w:val="00351E03"/>
    <w:rsid w:val="0035257D"/>
    <w:rsid w:val="00352E49"/>
    <w:rsid w:val="00352F50"/>
    <w:rsid w:val="00353103"/>
    <w:rsid w:val="003536EA"/>
    <w:rsid w:val="0035375C"/>
    <w:rsid w:val="0035375F"/>
    <w:rsid w:val="00353932"/>
    <w:rsid w:val="00353BF0"/>
    <w:rsid w:val="00353CEE"/>
    <w:rsid w:val="003548E8"/>
    <w:rsid w:val="00355011"/>
    <w:rsid w:val="0035590C"/>
    <w:rsid w:val="003560BF"/>
    <w:rsid w:val="0035688E"/>
    <w:rsid w:val="003573CB"/>
    <w:rsid w:val="00357C2B"/>
    <w:rsid w:val="0036006F"/>
    <w:rsid w:val="00360325"/>
    <w:rsid w:val="00360A96"/>
    <w:rsid w:val="003610D9"/>
    <w:rsid w:val="00361112"/>
    <w:rsid w:val="00361B36"/>
    <w:rsid w:val="00361CBA"/>
    <w:rsid w:val="00361E1D"/>
    <w:rsid w:val="00362177"/>
    <w:rsid w:val="00362A3F"/>
    <w:rsid w:val="00362BA9"/>
    <w:rsid w:val="003631A6"/>
    <w:rsid w:val="00363523"/>
    <w:rsid w:val="0036395D"/>
    <w:rsid w:val="00363B49"/>
    <w:rsid w:val="00363BBE"/>
    <w:rsid w:val="00363D84"/>
    <w:rsid w:val="003641A6"/>
    <w:rsid w:val="003646B4"/>
    <w:rsid w:val="00364DDB"/>
    <w:rsid w:val="0036503E"/>
    <w:rsid w:val="00365082"/>
    <w:rsid w:val="003653F1"/>
    <w:rsid w:val="00365515"/>
    <w:rsid w:val="0036598E"/>
    <w:rsid w:val="003664E8"/>
    <w:rsid w:val="0036681D"/>
    <w:rsid w:val="00366A49"/>
    <w:rsid w:val="00366CE6"/>
    <w:rsid w:val="00366F0B"/>
    <w:rsid w:val="0036736F"/>
    <w:rsid w:val="003676FE"/>
    <w:rsid w:val="0036774A"/>
    <w:rsid w:val="00367924"/>
    <w:rsid w:val="00367B52"/>
    <w:rsid w:val="00370207"/>
    <w:rsid w:val="003704B0"/>
    <w:rsid w:val="0037060C"/>
    <w:rsid w:val="00370A9F"/>
    <w:rsid w:val="00371044"/>
    <w:rsid w:val="00371238"/>
    <w:rsid w:val="003712E0"/>
    <w:rsid w:val="00371354"/>
    <w:rsid w:val="00371422"/>
    <w:rsid w:val="00371429"/>
    <w:rsid w:val="003715E9"/>
    <w:rsid w:val="00371619"/>
    <w:rsid w:val="0037208B"/>
    <w:rsid w:val="00372158"/>
    <w:rsid w:val="0037215B"/>
    <w:rsid w:val="00372674"/>
    <w:rsid w:val="003734D5"/>
    <w:rsid w:val="00373735"/>
    <w:rsid w:val="00373D45"/>
    <w:rsid w:val="00373F10"/>
    <w:rsid w:val="00374071"/>
    <w:rsid w:val="00374678"/>
    <w:rsid w:val="00374F05"/>
    <w:rsid w:val="003753C8"/>
    <w:rsid w:val="00375514"/>
    <w:rsid w:val="00375552"/>
    <w:rsid w:val="00376027"/>
    <w:rsid w:val="003763D0"/>
    <w:rsid w:val="003763EA"/>
    <w:rsid w:val="00376E4A"/>
    <w:rsid w:val="00376F28"/>
    <w:rsid w:val="003772C4"/>
    <w:rsid w:val="003776C2"/>
    <w:rsid w:val="0038007E"/>
    <w:rsid w:val="003801D9"/>
    <w:rsid w:val="00380377"/>
    <w:rsid w:val="0038037F"/>
    <w:rsid w:val="00380395"/>
    <w:rsid w:val="003807AF"/>
    <w:rsid w:val="003812A7"/>
    <w:rsid w:val="00381655"/>
    <w:rsid w:val="0038198F"/>
    <w:rsid w:val="00381A57"/>
    <w:rsid w:val="00381A7D"/>
    <w:rsid w:val="00381CCC"/>
    <w:rsid w:val="00381E89"/>
    <w:rsid w:val="0038236E"/>
    <w:rsid w:val="00382B5C"/>
    <w:rsid w:val="003833A9"/>
    <w:rsid w:val="003833E0"/>
    <w:rsid w:val="003837E8"/>
    <w:rsid w:val="00383B58"/>
    <w:rsid w:val="00383B72"/>
    <w:rsid w:val="00383EF2"/>
    <w:rsid w:val="0038446E"/>
    <w:rsid w:val="00384874"/>
    <w:rsid w:val="003849A0"/>
    <w:rsid w:val="003849E6"/>
    <w:rsid w:val="00384BDC"/>
    <w:rsid w:val="003850A0"/>
    <w:rsid w:val="00385C2F"/>
    <w:rsid w:val="00385CED"/>
    <w:rsid w:val="00385E67"/>
    <w:rsid w:val="00385FE0"/>
    <w:rsid w:val="00386004"/>
    <w:rsid w:val="00386019"/>
    <w:rsid w:val="00386A00"/>
    <w:rsid w:val="0038734C"/>
    <w:rsid w:val="0038786F"/>
    <w:rsid w:val="0038796F"/>
    <w:rsid w:val="003879E3"/>
    <w:rsid w:val="00387C10"/>
    <w:rsid w:val="00390126"/>
    <w:rsid w:val="00390412"/>
    <w:rsid w:val="00390FAC"/>
    <w:rsid w:val="00391033"/>
    <w:rsid w:val="0039144D"/>
    <w:rsid w:val="00391AB7"/>
    <w:rsid w:val="00391B9C"/>
    <w:rsid w:val="00391D29"/>
    <w:rsid w:val="00392195"/>
    <w:rsid w:val="003921FE"/>
    <w:rsid w:val="003922A1"/>
    <w:rsid w:val="003923E5"/>
    <w:rsid w:val="00392587"/>
    <w:rsid w:val="00393127"/>
    <w:rsid w:val="00393293"/>
    <w:rsid w:val="0039338E"/>
    <w:rsid w:val="00393614"/>
    <w:rsid w:val="003937DA"/>
    <w:rsid w:val="00393BBB"/>
    <w:rsid w:val="00393F64"/>
    <w:rsid w:val="00393FFE"/>
    <w:rsid w:val="00394192"/>
    <w:rsid w:val="003943CA"/>
    <w:rsid w:val="00394ED0"/>
    <w:rsid w:val="003954DC"/>
    <w:rsid w:val="0039555D"/>
    <w:rsid w:val="00395C70"/>
    <w:rsid w:val="00395E8D"/>
    <w:rsid w:val="00395F43"/>
    <w:rsid w:val="003961CD"/>
    <w:rsid w:val="0039663F"/>
    <w:rsid w:val="00396B0E"/>
    <w:rsid w:val="00396DD3"/>
    <w:rsid w:val="00397089"/>
    <w:rsid w:val="003974BB"/>
    <w:rsid w:val="00397556"/>
    <w:rsid w:val="003975F6"/>
    <w:rsid w:val="003978DC"/>
    <w:rsid w:val="00397A89"/>
    <w:rsid w:val="00397CCE"/>
    <w:rsid w:val="003A03F2"/>
    <w:rsid w:val="003A07B8"/>
    <w:rsid w:val="003A0BFC"/>
    <w:rsid w:val="003A0CB5"/>
    <w:rsid w:val="003A1093"/>
    <w:rsid w:val="003A1319"/>
    <w:rsid w:val="003A1465"/>
    <w:rsid w:val="003A198A"/>
    <w:rsid w:val="003A19D7"/>
    <w:rsid w:val="003A227F"/>
    <w:rsid w:val="003A2300"/>
    <w:rsid w:val="003A2330"/>
    <w:rsid w:val="003A243E"/>
    <w:rsid w:val="003A2494"/>
    <w:rsid w:val="003A2B43"/>
    <w:rsid w:val="003A2D03"/>
    <w:rsid w:val="003A2FD9"/>
    <w:rsid w:val="003A3150"/>
    <w:rsid w:val="003A350A"/>
    <w:rsid w:val="003A355C"/>
    <w:rsid w:val="003A362B"/>
    <w:rsid w:val="003A36A5"/>
    <w:rsid w:val="003A3899"/>
    <w:rsid w:val="003A45DF"/>
    <w:rsid w:val="003A45E4"/>
    <w:rsid w:val="003A47B0"/>
    <w:rsid w:val="003A4D35"/>
    <w:rsid w:val="003A4F39"/>
    <w:rsid w:val="003A5522"/>
    <w:rsid w:val="003A568A"/>
    <w:rsid w:val="003A57C0"/>
    <w:rsid w:val="003A5CDA"/>
    <w:rsid w:val="003A648B"/>
    <w:rsid w:val="003A6F2D"/>
    <w:rsid w:val="003A6FE9"/>
    <w:rsid w:val="003A749D"/>
    <w:rsid w:val="003A75DF"/>
    <w:rsid w:val="003A7C8F"/>
    <w:rsid w:val="003A7D9E"/>
    <w:rsid w:val="003B03FF"/>
    <w:rsid w:val="003B0D02"/>
    <w:rsid w:val="003B2320"/>
    <w:rsid w:val="003B24E6"/>
    <w:rsid w:val="003B25D8"/>
    <w:rsid w:val="003B26A3"/>
    <w:rsid w:val="003B2B18"/>
    <w:rsid w:val="003B2C18"/>
    <w:rsid w:val="003B2F74"/>
    <w:rsid w:val="003B380F"/>
    <w:rsid w:val="003B3935"/>
    <w:rsid w:val="003B3E01"/>
    <w:rsid w:val="003B40C3"/>
    <w:rsid w:val="003B414F"/>
    <w:rsid w:val="003B4211"/>
    <w:rsid w:val="003B47A2"/>
    <w:rsid w:val="003B4E04"/>
    <w:rsid w:val="003B5091"/>
    <w:rsid w:val="003B50E0"/>
    <w:rsid w:val="003B592D"/>
    <w:rsid w:val="003B5B60"/>
    <w:rsid w:val="003B5E52"/>
    <w:rsid w:val="003B5EB1"/>
    <w:rsid w:val="003B5F16"/>
    <w:rsid w:val="003B6019"/>
    <w:rsid w:val="003B6398"/>
    <w:rsid w:val="003B64E2"/>
    <w:rsid w:val="003B67D2"/>
    <w:rsid w:val="003B697A"/>
    <w:rsid w:val="003B6B18"/>
    <w:rsid w:val="003B6B1F"/>
    <w:rsid w:val="003B700B"/>
    <w:rsid w:val="003B7381"/>
    <w:rsid w:val="003B73B6"/>
    <w:rsid w:val="003B75E1"/>
    <w:rsid w:val="003B767B"/>
    <w:rsid w:val="003B782B"/>
    <w:rsid w:val="003B7947"/>
    <w:rsid w:val="003B7A32"/>
    <w:rsid w:val="003B7DCA"/>
    <w:rsid w:val="003B7FC1"/>
    <w:rsid w:val="003C0087"/>
    <w:rsid w:val="003C057E"/>
    <w:rsid w:val="003C096F"/>
    <w:rsid w:val="003C09CB"/>
    <w:rsid w:val="003C104D"/>
    <w:rsid w:val="003C1516"/>
    <w:rsid w:val="003C1A17"/>
    <w:rsid w:val="003C1F2F"/>
    <w:rsid w:val="003C1F3D"/>
    <w:rsid w:val="003C23DD"/>
    <w:rsid w:val="003C272D"/>
    <w:rsid w:val="003C2B7F"/>
    <w:rsid w:val="003C352F"/>
    <w:rsid w:val="003C3598"/>
    <w:rsid w:val="003C360A"/>
    <w:rsid w:val="003C3814"/>
    <w:rsid w:val="003C3853"/>
    <w:rsid w:val="003C3C3B"/>
    <w:rsid w:val="003C3EC0"/>
    <w:rsid w:val="003C3F76"/>
    <w:rsid w:val="003C41CB"/>
    <w:rsid w:val="003C46CA"/>
    <w:rsid w:val="003C4C09"/>
    <w:rsid w:val="003C4D19"/>
    <w:rsid w:val="003C4F8E"/>
    <w:rsid w:val="003C50DF"/>
    <w:rsid w:val="003C5151"/>
    <w:rsid w:val="003C5174"/>
    <w:rsid w:val="003C591F"/>
    <w:rsid w:val="003C5EBC"/>
    <w:rsid w:val="003C6477"/>
    <w:rsid w:val="003C6DDA"/>
    <w:rsid w:val="003C6F67"/>
    <w:rsid w:val="003C7323"/>
    <w:rsid w:val="003C770B"/>
    <w:rsid w:val="003C78BE"/>
    <w:rsid w:val="003C7C0C"/>
    <w:rsid w:val="003C7D18"/>
    <w:rsid w:val="003D0238"/>
    <w:rsid w:val="003D0286"/>
    <w:rsid w:val="003D02A2"/>
    <w:rsid w:val="003D02E5"/>
    <w:rsid w:val="003D0A3F"/>
    <w:rsid w:val="003D0AB0"/>
    <w:rsid w:val="003D0AD3"/>
    <w:rsid w:val="003D0CA3"/>
    <w:rsid w:val="003D0EA5"/>
    <w:rsid w:val="003D0F1E"/>
    <w:rsid w:val="003D164F"/>
    <w:rsid w:val="003D16D7"/>
    <w:rsid w:val="003D1874"/>
    <w:rsid w:val="003D1CA7"/>
    <w:rsid w:val="003D1E84"/>
    <w:rsid w:val="003D26FD"/>
    <w:rsid w:val="003D2BC9"/>
    <w:rsid w:val="003D31FA"/>
    <w:rsid w:val="003D3558"/>
    <w:rsid w:val="003D3962"/>
    <w:rsid w:val="003D3AA6"/>
    <w:rsid w:val="003D3E6D"/>
    <w:rsid w:val="003D4193"/>
    <w:rsid w:val="003D4466"/>
    <w:rsid w:val="003D448F"/>
    <w:rsid w:val="003D48D2"/>
    <w:rsid w:val="003D49BB"/>
    <w:rsid w:val="003D4D35"/>
    <w:rsid w:val="003D4D9C"/>
    <w:rsid w:val="003D4DBC"/>
    <w:rsid w:val="003D531B"/>
    <w:rsid w:val="003D567E"/>
    <w:rsid w:val="003D581A"/>
    <w:rsid w:val="003D58BF"/>
    <w:rsid w:val="003D5A84"/>
    <w:rsid w:val="003D5B9A"/>
    <w:rsid w:val="003D5BC1"/>
    <w:rsid w:val="003D5D03"/>
    <w:rsid w:val="003D5DC2"/>
    <w:rsid w:val="003D6081"/>
    <w:rsid w:val="003D623E"/>
    <w:rsid w:val="003D695A"/>
    <w:rsid w:val="003D7977"/>
    <w:rsid w:val="003D7F5D"/>
    <w:rsid w:val="003E0117"/>
    <w:rsid w:val="003E0312"/>
    <w:rsid w:val="003E056C"/>
    <w:rsid w:val="003E07ED"/>
    <w:rsid w:val="003E0B0F"/>
    <w:rsid w:val="003E0EB2"/>
    <w:rsid w:val="003E1581"/>
    <w:rsid w:val="003E1730"/>
    <w:rsid w:val="003E1C4A"/>
    <w:rsid w:val="003E21BD"/>
    <w:rsid w:val="003E242B"/>
    <w:rsid w:val="003E2477"/>
    <w:rsid w:val="003E26B4"/>
    <w:rsid w:val="003E2B19"/>
    <w:rsid w:val="003E2D81"/>
    <w:rsid w:val="003E2EA1"/>
    <w:rsid w:val="003E346D"/>
    <w:rsid w:val="003E3958"/>
    <w:rsid w:val="003E3D52"/>
    <w:rsid w:val="003E3DC2"/>
    <w:rsid w:val="003E3F94"/>
    <w:rsid w:val="003E4419"/>
    <w:rsid w:val="003E4901"/>
    <w:rsid w:val="003E4995"/>
    <w:rsid w:val="003E4D89"/>
    <w:rsid w:val="003E534F"/>
    <w:rsid w:val="003E5941"/>
    <w:rsid w:val="003E5A31"/>
    <w:rsid w:val="003E5AA3"/>
    <w:rsid w:val="003E5F60"/>
    <w:rsid w:val="003E633C"/>
    <w:rsid w:val="003E6524"/>
    <w:rsid w:val="003E6723"/>
    <w:rsid w:val="003E693D"/>
    <w:rsid w:val="003E6E8A"/>
    <w:rsid w:val="003E70E6"/>
    <w:rsid w:val="003E7440"/>
    <w:rsid w:val="003E7603"/>
    <w:rsid w:val="003E76C4"/>
    <w:rsid w:val="003E7D51"/>
    <w:rsid w:val="003E7FBA"/>
    <w:rsid w:val="003F0279"/>
    <w:rsid w:val="003F03BE"/>
    <w:rsid w:val="003F03C7"/>
    <w:rsid w:val="003F0823"/>
    <w:rsid w:val="003F092B"/>
    <w:rsid w:val="003F0B7C"/>
    <w:rsid w:val="003F0BF5"/>
    <w:rsid w:val="003F0C7A"/>
    <w:rsid w:val="003F0CDD"/>
    <w:rsid w:val="003F0FFB"/>
    <w:rsid w:val="003F1193"/>
    <w:rsid w:val="003F11F6"/>
    <w:rsid w:val="003F1325"/>
    <w:rsid w:val="003F14A4"/>
    <w:rsid w:val="003F1853"/>
    <w:rsid w:val="003F1AFA"/>
    <w:rsid w:val="003F1BF0"/>
    <w:rsid w:val="003F27D4"/>
    <w:rsid w:val="003F27FE"/>
    <w:rsid w:val="003F3284"/>
    <w:rsid w:val="003F37DC"/>
    <w:rsid w:val="003F3AF1"/>
    <w:rsid w:val="003F46F3"/>
    <w:rsid w:val="003F4918"/>
    <w:rsid w:val="003F4A9A"/>
    <w:rsid w:val="003F4EFD"/>
    <w:rsid w:val="003F5368"/>
    <w:rsid w:val="003F5A6D"/>
    <w:rsid w:val="003F5C56"/>
    <w:rsid w:val="003F6117"/>
    <w:rsid w:val="003F622E"/>
    <w:rsid w:val="003F6A54"/>
    <w:rsid w:val="003F6EB8"/>
    <w:rsid w:val="003F6EC9"/>
    <w:rsid w:val="003F6FD1"/>
    <w:rsid w:val="003F7019"/>
    <w:rsid w:val="003F7071"/>
    <w:rsid w:val="003F725F"/>
    <w:rsid w:val="003F7285"/>
    <w:rsid w:val="003F7321"/>
    <w:rsid w:val="003F7476"/>
    <w:rsid w:val="003F7A07"/>
    <w:rsid w:val="0040037B"/>
    <w:rsid w:val="0040039B"/>
    <w:rsid w:val="0040071F"/>
    <w:rsid w:val="0040078E"/>
    <w:rsid w:val="00400B67"/>
    <w:rsid w:val="00400EDB"/>
    <w:rsid w:val="00401148"/>
    <w:rsid w:val="004018C7"/>
    <w:rsid w:val="00401EC7"/>
    <w:rsid w:val="0040238F"/>
    <w:rsid w:val="00402593"/>
    <w:rsid w:val="00402D7C"/>
    <w:rsid w:val="00402E87"/>
    <w:rsid w:val="00403018"/>
    <w:rsid w:val="004031A6"/>
    <w:rsid w:val="00403608"/>
    <w:rsid w:val="00403B3C"/>
    <w:rsid w:val="00403EFD"/>
    <w:rsid w:val="004040A9"/>
    <w:rsid w:val="00404493"/>
    <w:rsid w:val="00404752"/>
    <w:rsid w:val="00404B39"/>
    <w:rsid w:val="00404C58"/>
    <w:rsid w:val="004055A3"/>
    <w:rsid w:val="004055B5"/>
    <w:rsid w:val="00405952"/>
    <w:rsid w:val="0040596D"/>
    <w:rsid w:val="00405C94"/>
    <w:rsid w:val="00405D4B"/>
    <w:rsid w:val="00405DD1"/>
    <w:rsid w:val="00406E11"/>
    <w:rsid w:val="00406FF8"/>
    <w:rsid w:val="004070BA"/>
    <w:rsid w:val="00407D3E"/>
    <w:rsid w:val="00410431"/>
    <w:rsid w:val="00410DE9"/>
    <w:rsid w:val="00410DF8"/>
    <w:rsid w:val="00410E69"/>
    <w:rsid w:val="00411111"/>
    <w:rsid w:val="00411171"/>
    <w:rsid w:val="004115FC"/>
    <w:rsid w:val="00412529"/>
    <w:rsid w:val="00412717"/>
    <w:rsid w:val="004129E5"/>
    <w:rsid w:val="00412F11"/>
    <w:rsid w:val="0041351F"/>
    <w:rsid w:val="00413920"/>
    <w:rsid w:val="00413936"/>
    <w:rsid w:val="00413C09"/>
    <w:rsid w:val="00413D35"/>
    <w:rsid w:val="00414253"/>
    <w:rsid w:val="004147FE"/>
    <w:rsid w:val="004149C9"/>
    <w:rsid w:val="00414ED2"/>
    <w:rsid w:val="004151F9"/>
    <w:rsid w:val="0041535F"/>
    <w:rsid w:val="004156FD"/>
    <w:rsid w:val="00416183"/>
    <w:rsid w:val="0041630D"/>
    <w:rsid w:val="00416668"/>
    <w:rsid w:val="00416CC4"/>
    <w:rsid w:val="00416D2E"/>
    <w:rsid w:val="0041715E"/>
    <w:rsid w:val="004171E6"/>
    <w:rsid w:val="0041756F"/>
    <w:rsid w:val="004175A9"/>
    <w:rsid w:val="004175CA"/>
    <w:rsid w:val="004207B7"/>
    <w:rsid w:val="004209B5"/>
    <w:rsid w:val="00420ABB"/>
    <w:rsid w:val="00420B59"/>
    <w:rsid w:val="00420BCF"/>
    <w:rsid w:val="00421361"/>
    <w:rsid w:val="0042185E"/>
    <w:rsid w:val="0042192B"/>
    <w:rsid w:val="004227D7"/>
    <w:rsid w:val="00422A7E"/>
    <w:rsid w:val="00422ADB"/>
    <w:rsid w:val="00422F7F"/>
    <w:rsid w:val="0042300D"/>
    <w:rsid w:val="00423470"/>
    <w:rsid w:val="004234FC"/>
    <w:rsid w:val="00423BB0"/>
    <w:rsid w:val="0042402F"/>
    <w:rsid w:val="00424054"/>
    <w:rsid w:val="00424397"/>
    <w:rsid w:val="0042476D"/>
    <w:rsid w:val="00424788"/>
    <w:rsid w:val="0042480C"/>
    <w:rsid w:val="004251B2"/>
    <w:rsid w:val="00425472"/>
    <w:rsid w:val="0042557D"/>
    <w:rsid w:val="0042566E"/>
    <w:rsid w:val="00425749"/>
    <w:rsid w:val="00425D58"/>
    <w:rsid w:val="00425FA5"/>
    <w:rsid w:val="0042620D"/>
    <w:rsid w:val="0042622B"/>
    <w:rsid w:val="0042684B"/>
    <w:rsid w:val="0042686F"/>
    <w:rsid w:val="00426960"/>
    <w:rsid w:val="00426D25"/>
    <w:rsid w:val="00426F9E"/>
    <w:rsid w:val="00426FFF"/>
    <w:rsid w:val="00427108"/>
    <w:rsid w:val="004272D4"/>
    <w:rsid w:val="0042743D"/>
    <w:rsid w:val="004301B2"/>
    <w:rsid w:val="0043039A"/>
    <w:rsid w:val="0043047F"/>
    <w:rsid w:val="004305DD"/>
    <w:rsid w:val="00430AB6"/>
    <w:rsid w:val="00430CD1"/>
    <w:rsid w:val="00430D25"/>
    <w:rsid w:val="00430D2E"/>
    <w:rsid w:val="00430D7B"/>
    <w:rsid w:val="00431038"/>
    <w:rsid w:val="004311F6"/>
    <w:rsid w:val="00431272"/>
    <w:rsid w:val="00431575"/>
    <w:rsid w:val="004317F9"/>
    <w:rsid w:val="0043187F"/>
    <w:rsid w:val="00432579"/>
    <w:rsid w:val="00432706"/>
    <w:rsid w:val="00432CEC"/>
    <w:rsid w:val="00432F77"/>
    <w:rsid w:val="004331CA"/>
    <w:rsid w:val="0043357C"/>
    <w:rsid w:val="004338C2"/>
    <w:rsid w:val="00433AB3"/>
    <w:rsid w:val="00433C35"/>
    <w:rsid w:val="00433D96"/>
    <w:rsid w:val="00434004"/>
    <w:rsid w:val="00434193"/>
    <w:rsid w:val="00434307"/>
    <w:rsid w:val="00434639"/>
    <w:rsid w:val="00434A7B"/>
    <w:rsid w:val="00434AD6"/>
    <w:rsid w:val="00435053"/>
    <w:rsid w:val="00435449"/>
    <w:rsid w:val="004355C9"/>
    <w:rsid w:val="004355CF"/>
    <w:rsid w:val="00435659"/>
    <w:rsid w:val="0043577C"/>
    <w:rsid w:val="004358BA"/>
    <w:rsid w:val="004358FA"/>
    <w:rsid w:val="0043611B"/>
    <w:rsid w:val="004362EC"/>
    <w:rsid w:val="004362F9"/>
    <w:rsid w:val="004365A7"/>
    <w:rsid w:val="00436AE1"/>
    <w:rsid w:val="00437082"/>
    <w:rsid w:val="0043723C"/>
    <w:rsid w:val="0043756E"/>
    <w:rsid w:val="00437B72"/>
    <w:rsid w:val="00437CED"/>
    <w:rsid w:val="00437CF0"/>
    <w:rsid w:val="00437D56"/>
    <w:rsid w:val="00440292"/>
    <w:rsid w:val="00440404"/>
    <w:rsid w:val="0044041F"/>
    <w:rsid w:val="004404A9"/>
    <w:rsid w:val="00440981"/>
    <w:rsid w:val="00440A79"/>
    <w:rsid w:val="00440D60"/>
    <w:rsid w:val="00440DE7"/>
    <w:rsid w:val="004413C9"/>
    <w:rsid w:val="00441793"/>
    <w:rsid w:val="00441D3C"/>
    <w:rsid w:val="00441E6C"/>
    <w:rsid w:val="00442091"/>
    <w:rsid w:val="004420CF"/>
    <w:rsid w:val="004420E1"/>
    <w:rsid w:val="004421C0"/>
    <w:rsid w:val="00442A8C"/>
    <w:rsid w:val="0044325D"/>
    <w:rsid w:val="00443E00"/>
    <w:rsid w:val="0044450C"/>
    <w:rsid w:val="00444790"/>
    <w:rsid w:val="004449FD"/>
    <w:rsid w:val="00444D67"/>
    <w:rsid w:val="00444DA0"/>
    <w:rsid w:val="00444DB4"/>
    <w:rsid w:val="00444E21"/>
    <w:rsid w:val="00444FD2"/>
    <w:rsid w:val="0044504C"/>
    <w:rsid w:val="004450A6"/>
    <w:rsid w:val="004452CD"/>
    <w:rsid w:val="004454AD"/>
    <w:rsid w:val="004455C6"/>
    <w:rsid w:val="004457F6"/>
    <w:rsid w:val="00445FDA"/>
    <w:rsid w:val="0044604F"/>
    <w:rsid w:val="00446073"/>
    <w:rsid w:val="00446395"/>
    <w:rsid w:val="004467DC"/>
    <w:rsid w:val="0044732D"/>
    <w:rsid w:val="004474B6"/>
    <w:rsid w:val="00447B60"/>
    <w:rsid w:val="00447B89"/>
    <w:rsid w:val="00447F39"/>
    <w:rsid w:val="00447FDA"/>
    <w:rsid w:val="00450173"/>
    <w:rsid w:val="0045027A"/>
    <w:rsid w:val="004504B0"/>
    <w:rsid w:val="00450E79"/>
    <w:rsid w:val="004510C2"/>
    <w:rsid w:val="004512EA"/>
    <w:rsid w:val="00451380"/>
    <w:rsid w:val="00451FC6"/>
    <w:rsid w:val="00451FD6"/>
    <w:rsid w:val="0045232E"/>
    <w:rsid w:val="00452517"/>
    <w:rsid w:val="0045273B"/>
    <w:rsid w:val="00452AB6"/>
    <w:rsid w:val="00452B01"/>
    <w:rsid w:val="00452B19"/>
    <w:rsid w:val="00452B88"/>
    <w:rsid w:val="004531EA"/>
    <w:rsid w:val="0045395B"/>
    <w:rsid w:val="004539CE"/>
    <w:rsid w:val="00453A53"/>
    <w:rsid w:val="00453D39"/>
    <w:rsid w:val="00453D58"/>
    <w:rsid w:val="00453F3B"/>
    <w:rsid w:val="00454141"/>
    <w:rsid w:val="004541A3"/>
    <w:rsid w:val="004543A5"/>
    <w:rsid w:val="00454542"/>
    <w:rsid w:val="004545D2"/>
    <w:rsid w:val="00454F36"/>
    <w:rsid w:val="004552B8"/>
    <w:rsid w:val="00455520"/>
    <w:rsid w:val="004559B0"/>
    <w:rsid w:val="00455BA4"/>
    <w:rsid w:val="00455BB0"/>
    <w:rsid w:val="004560E6"/>
    <w:rsid w:val="0045610C"/>
    <w:rsid w:val="00456180"/>
    <w:rsid w:val="00456A7A"/>
    <w:rsid w:val="00456ABB"/>
    <w:rsid w:val="00456F05"/>
    <w:rsid w:val="00456F3F"/>
    <w:rsid w:val="00457023"/>
    <w:rsid w:val="004571D3"/>
    <w:rsid w:val="0045720A"/>
    <w:rsid w:val="00457A7C"/>
    <w:rsid w:val="00457C2F"/>
    <w:rsid w:val="00457FAA"/>
    <w:rsid w:val="00460395"/>
    <w:rsid w:val="00460524"/>
    <w:rsid w:val="004608AE"/>
    <w:rsid w:val="00460A3F"/>
    <w:rsid w:val="00460EAC"/>
    <w:rsid w:val="00461075"/>
    <w:rsid w:val="00461525"/>
    <w:rsid w:val="00461AF5"/>
    <w:rsid w:val="004626B2"/>
    <w:rsid w:val="004629ED"/>
    <w:rsid w:val="00462E0E"/>
    <w:rsid w:val="00462E71"/>
    <w:rsid w:val="00463511"/>
    <w:rsid w:val="00463803"/>
    <w:rsid w:val="00464012"/>
    <w:rsid w:val="0046403F"/>
    <w:rsid w:val="00464176"/>
    <w:rsid w:val="0046417A"/>
    <w:rsid w:val="00464834"/>
    <w:rsid w:val="0046494A"/>
    <w:rsid w:val="00464DDF"/>
    <w:rsid w:val="00465109"/>
    <w:rsid w:val="0046544C"/>
    <w:rsid w:val="004657D4"/>
    <w:rsid w:val="00466168"/>
    <w:rsid w:val="00466305"/>
    <w:rsid w:val="00466306"/>
    <w:rsid w:val="0046651F"/>
    <w:rsid w:val="00466A4F"/>
    <w:rsid w:val="00466C82"/>
    <w:rsid w:val="00467592"/>
    <w:rsid w:val="00467BEC"/>
    <w:rsid w:val="00467F35"/>
    <w:rsid w:val="00470347"/>
    <w:rsid w:val="0047050C"/>
    <w:rsid w:val="00470746"/>
    <w:rsid w:val="004707CD"/>
    <w:rsid w:val="004708FD"/>
    <w:rsid w:val="0047099F"/>
    <w:rsid w:val="00470A5D"/>
    <w:rsid w:val="0047116E"/>
    <w:rsid w:val="004711B0"/>
    <w:rsid w:val="004711EB"/>
    <w:rsid w:val="0047136B"/>
    <w:rsid w:val="00471373"/>
    <w:rsid w:val="0047155A"/>
    <w:rsid w:val="0047170D"/>
    <w:rsid w:val="00471DC0"/>
    <w:rsid w:val="00471DFA"/>
    <w:rsid w:val="00472157"/>
    <w:rsid w:val="00472753"/>
    <w:rsid w:val="004727F2"/>
    <w:rsid w:val="00472803"/>
    <w:rsid w:val="0047299F"/>
    <w:rsid w:val="00472ABE"/>
    <w:rsid w:val="00472B88"/>
    <w:rsid w:val="00472D26"/>
    <w:rsid w:val="00472D7E"/>
    <w:rsid w:val="0047387E"/>
    <w:rsid w:val="004739AC"/>
    <w:rsid w:val="00473B8A"/>
    <w:rsid w:val="004742D5"/>
    <w:rsid w:val="00474429"/>
    <w:rsid w:val="00474477"/>
    <w:rsid w:val="0047473D"/>
    <w:rsid w:val="0047486C"/>
    <w:rsid w:val="00474C40"/>
    <w:rsid w:val="00474D71"/>
    <w:rsid w:val="00474E6E"/>
    <w:rsid w:val="0047509F"/>
    <w:rsid w:val="0047519D"/>
    <w:rsid w:val="00475498"/>
    <w:rsid w:val="00475E31"/>
    <w:rsid w:val="004760A6"/>
    <w:rsid w:val="00476256"/>
    <w:rsid w:val="004767D1"/>
    <w:rsid w:val="0047688B"/>
    <w:rsid w:val="00477005"/>
    <w:rsid w:val="0047715D"/>
    <w:rsid w:val="00477373"/>
    <w:rsid w:val="0047738A"/>
    <w:rsid w:val="004774F3"/>
    <w:rsid w:val="00477543"/>
    <w:rsid w:val="00477B70"/>
    <w:rsid w:val="00477BE9"/>
    <w:rsid w:val="00477DCD"/>
    <w:rsid w:val="00477FFB"/>
    <w:rsid w:val="004800FC"/>
    <w:rsid w:val="00480552"/>
    <w:rsid w:val="00480786"/>
    <w:rsid w:val="00480B89"/>
    <w:rsid w:val="00481089"/>
    <w:rsid w:val="0048139C"/>
    <w:rsid w:val="0048180C"/>
    <w:rsid w:val="00481A33"/>
    <w:rsid w:val="00481DFA"/>
    <w:rsid w:val="00482790"/>
    <w:rsid w:val="00482DA2"/>
    <w:rsid w:val="004832E2"/>
    <w:rsid w:val="00483642"/>
    <w:rsid w:val="00483C12"/>
    <w:rsid w:val="00484060"/>
    <w:rsid w:val="004842B2"/>
    <w:rsid w:val="004844CF"/>
    <w:rsid w:val="0048486B"/>
    <w:rsid w:val="00484D5B"/>
    <w:rsid w:val="00484FFC"/>
    <w:rsid w:val="004851BE"/>
    <w:rsid w:val="00485916"/>
    <w:rsid w:val="004859EC"/>
    <w:rsid w:val="00485F45"/>
    <w:rsid w:val="00486A2D"/>
    <w:rsid w:val="00486F27"/>
    <w:rsid w:val="0048703C"/>
    <w:rsid w:val="004872F8"/>
    <w:rsid w:val="0048735C"/>
    <w:rsid w:val="00487793"/>
    <w:rsid w:val="00487D9F"/>
    <w:rsid w:val="00487F3C"/>
    <w:rsid w:val="00487F56"/>
    <w:rsid w:val="004902C5"/>
    <w:rsid w:val="004904AA"/>
    <w:rsid w:val="004904CC"/>
    <w:rsid w:val="004913B6"/>
    <w:rsid w:val="00491B2A"/>
    <w:rsid w:val="00491B67"/>
    <w:rsid w:val="00491CCF"/>
    <w:rsid w:val="00491ED5"/>
    <w:rsid w:val="00491FF1"/>
    <w:rsid w:val="0049220E"/>
    <w:rsid w:val="004924B0"/>
    <w:rsid w:val="00492642"/>
    <w:rsid w:val="00492935"/>
    <w:rsid w:val="00492DF0"/>
    <w:rsid w:val="00493407"/>
    <w:rsid w:val="00493ABA"/>
    <w:rsid w:val="00493BC6"/>
    <w:rsid w:val="00493C24"/>
    <w:rsid w:val="00493E99"/>
    <w:rsid w:val="00493ECA"/>
    <w:rsid w:val="00494156"/>
    <w:rsid w:val="00494558"/>
    <w:rsid w:val="004947AC"/>
    <w:rsid w:val="00494CD6"/>
    <w:rsid w:val="004959D9"/>
    <w:rsid w:val="00495BC4"/>
    <w:rsid w:val="004960DE"/>
    <w:rsid w:val="004963C3"/>
    <w:rsid w:val="004964DC"/>
    <w:rsid w:val="0049658B"/>
    <w:rsid w:val="004967C1"/>
    <w:rsid w:val="004968BE"/>
    <w:rsid w:val="00496961"/>
    <w:rsid w:val="00496F68"/>
    <w:rsid w:val="004974E1"/>
    <w:rsid w:val="004978C2"/>
    <w:rsid w:val="00497B64"/>
    <w:rsid w:val="00497C53"/>
    <w:rsid w:val="004A0337"/>
    <w:rsid w:val="004A0BF3"/>
    <w:rsid w:val="004A10DE"/>
    <w:rsid w:val="004A119D"/>
    <w:rsid w:val="004A141E"/>
    <w:rsid w:val="004A1492"/>
    <w:rsid w:val="004A1526"/>
    <w:rsid w:val="004A1567"/>
    <w:rsid w:val="004A16CE"/>
    <w:rsid w:val="004A1C73"/>
    <w:rsid w:val="004A1C82"/>
    <w:rsid w:val="004A2049"/>
    <w:rsid w:val="004A20B2"/>
    <w:rsid w:val="004A2564"/>
    <w:rsid w:val="004A29E8"/>
    <w:rsid w:val="004A2A20"/>
    <w:rsid w:val="004A2EEE"/>
    <w:rsid w:val="004A3107"/>
    <w:rsid w:val="004A3F14"/>
    <w:rsid w:val="004A4B8C"/>
    <w:rsid w:val="004A5163"/>
    <w:rsid w:val="004A5179"/>
    <w:rsid w:val="004A5210"/>
    <w:rsid w:val="004A5319"/>
    <w:rsid w:val="004A59AA"/>
    <w:rsid w:val="004A59CB"/>
    <w:rsid w:val="004A59FD"/>
    <w:rsid w:val="004A60C8"/>
    <w:rsid w:val="004A624D"/>
    <w:rsid w:val="004A6E92"/>
    <w:rsid w:val="004A7396"/>
    <w:rsid w:val="004A791E"/>
    <w:rsid w:val="004A7B57"/>
    <w:rsid w:val="004A7F22"/>
    <w:rsid w:val="004B00D6"/>
    <w:rsid w:val="004B01BE"/>
    <w:rsid w:val="004B01E4"/>
    <w:rsid w:val="004B0336"/>
    <w:rsid w:val="004B0D44"/>
    <w:rsid w:val="004B0DC1"/>
    <w:rsid w:val="004B10BA"/>
    <w:rsid w:val="004B1309"/>
    <w:rsid w:val="004B15B8"/>
    <w:rsid w:val="004B173B"/>
    <w:rsid w:val="004B1B3F"/>
    <w:rsid w:val="004B1EC7"/>
    <w:rsid w:val="004B2403"/>
    <w:rsid w:val="004B2848"/>
    <w:rsid w:val="004B2893"/>
    <w:rsid w:val="004B2DB1"/>
    <w:rsid w:val="004B31CA"/>
    <w:rsid w:val="004B330D"/>
    <w:rsid w:val="004B3559"/>
    <w:rsid w:val="004B3868"/>
    <w:rsid w:val="004B387C"/>
    <w:rsid w:val="004B3D8F"/>
    <w:rsid w:val="004B417F"/>
    <w:rsid w:val="004B4BF4"/>
    <w:rsid w:val="004B4C5D"/>
    <w:rsid w:val="004B4EEB"/>
    <w:rsid w:val="004B56FE"/>
    <w:rsid w:val="004B5835"/>
    <w:rsid w:val="004B5A9F"/>
    <w:rsid w:val="004B620A"/>
    <w:rsid w:val="004B624F"/>
    <w:rsid w:val="004B63BE"/>
    <w:rsid w:val="004B64D5"/>
    <w:rsid w:val="004B672B"/>
    <w:rsid w:val="004B686D"/>
    <w:rsid w:val="004B6892"/>
    <w:rsid w:val="004B68BB"/>
    <w:rsid w:val="004B7B6F"/>
    <w:rsid w:val="004B7CA1"/>
    <w:rsid w:val="004C01DD"/>
    <w:rsid w:val="004C0274"/>
    <w:rsid w:val="004C07F7"/>
    <w:rsid w:val="004C1105"/>
    <w:rsid w:val="004C1385"/>
    <w:rsid w:val="004C187E"/>
    <w:rsid w:val="004C1B48"/>
    <w:rsid w:val="004C1C17"/>
    <w:rsid w:val="004C1F39"/>
    <w:rsid w:val="004C2046"/>
    <w:rsid w:val="004C2457"/>
    <w:rsid w:val="004C25D0"/>
    <w:rsid w:val="004C26B0"/>
    <w:rsid w:val="004C31EF"/>
    <w:rsid w:val="004C3568"/>
    <w:rsid w:val="004C3997"/>
    <w:rsid w:val="004C4187"/>
    <w:rsid w:val="004C4834"/>
    <w:rsid w:val="004C4A20"/>
    <w:rsid w:val="004C4ACE"/>
    <w:rsid w:val="004C4DD6"/>
    <w:rsid w:val="004C541E"/>
    <w:rsid w:val="004C5D14"/>
    <w:rsid w:val="004C5E06"/>
    <w:rsid w:val="004C6880"/>
    <w:rsid w:val="004C6D7B"/>
    <w:rsid w:val="004C7354"/>
    <w:rsid w:val="004C751F"/>
    <w:rsid w:val="004C7AAD"/>
    <w:rsid w:val="004C7EED"/>
    <w:rsid w:val="004D020A"/>
    <w:rsid w:val="004D044F"/>
    <w:rsid w:val="004D058B"/>
    <w:rsid w:val="004D082D"/>
    <w:rsid w:val="004D089C"/>
    <w:rsid w:val="004D0CC4"/>
    <w:rsid w:val="004D10D2"/>
    <w:rsid w:val="004D127C"/>
    <w:rsid w:val="004D1499"/>
    <w:rsid w:val="004D1626"/>
    <w:rsid w:val="004D1A7B"/>
    <w:rsid w:val="004D1BB0"/>
    <w:rsid w:val="004D1D58"/>
    <w:rsid w:val="004D2134"/>
    <w:rsid w:val="004D25AE"/>
    <w:rsid w:val="004D2BE2"/>
    <w:rsid w:val="004D2D31"/>
    <w:rsid w:val="004D2FD1"/>
    <w:rsid w:val="004D326A"/>
    <w:rsid w:val="004D327F"/>
    <w:rsid w:val="004D3490"/>
    <w:rsid w:val="004D34C8"/>
    <w:rsid w:val="004D3AD9"/>
    <w:rsid w:val="004D4235"/>
    <w:rsid w:val="004D47A8"/>
    <w:rsid w:val="004D4A40"/>
    <w:rsid w:val="004D4CE4"/>
    <w:rsid w:val="004D5110"/>
    <w:rsid w:val="004D5455"/>
    <w:rsid w:val="004D5622"/>
    <w:rsid w:val="004D62C0"/>
    <w:rsid w:val="004D63A0"/>
    <w:rsid w:val="004D6535"/>
    <w:rsid w:val="004D6570"/>
    <w:rsid w:val="004D66B7"/>
    <w:rsid w:val="004D6A89"/>
    <w:rsid w:val="004D6E92"/>
    <w:rsid w:val="004D71A5"/>
    <w:rsid w:val="004D72F0"/>
    <w:rsid w:val="004D7582"/>
    <w:rsid w:val="004D76CF"/>
    <w:rsid w:val="004D775D"/>
    <w:rsid w:val="004D7A68"/>
    <w:rsid w:val="004D7C2D"/>
    <w:rsid w:val="004D7E98"/>
    <w:rsid w:val="004E054D"/>
    <w:rsid w:val="004E0748"/>
    <w:rsid w:val="004E0A32"/>
    <w:rsid w:val="004E0FCE"/>
    <w:rsid w:val="004E1207"/>
    <w:rsid w:val="004E17C2"/>
    <w:rsid w:val="004E1BDF"/>
    <w:rsid w:val="004E1EB8"/>
    <w:rsid w:val="004E201A"/>
    <w:rsid w:val="004E206B"/>
    <w:rsid w:val="004E2176"/>
    <w:rsid w:val="004E268B"/>
    <w:rsid w:val="004E26BD"/>
    <w:rsid w:val="004E271E"/>
    <w:rsid w:val="004E2949"/>
    <w:rsid w:val="004E2AB3"/>
    <w:rsid w:val="004E30FA"/>
    <w:rsid w:val="004E3153"/>
    <w:rsid w:val="004E317F"/>
    <w:rsid w:val="004E33DD"/>
    <w:rsid w:val="004E3449"/>
    <w:rsid w:val="004E3502"/>
    <w:rsid w:val="004E3D81"/>
    <w:rsid w:val="004E4002"/>
    <w:rsid w:val="004E40F4"/>
    <w:rsid w:val="004E44FE"/>
    <w:rsid w:val="004E495A"/>
    <w:rsid w:val="004E4DFF"/>
    <w:rsid w:val="004E4F5F"/>
    <w:rsid w:val="004E5270"/>
    <w:rsid w:val="004E5965"/>
    <w:rsid w:val="004E5989"/>
    <w:rsid w:val="004E59E0"/>
    <w:rsid w:val="004E5BCC"/>
    <w:rsid w:val="004E5F97"/>
    <w:rsid w:val="004E63EA"/>
    <w:rsid w:val="004E6605"/>
    <w:rsid w:val="004E688F"/>
    <w:rsid w:val="004E71F0"/>
    <w:rsid w:val="004E7423"/>
    <w:rsid w:val="004E7877"/>
    <w:rsid w:val="004E7A7D"/>
    <w:rsid w:val="004E7B2C"/>
    <w:rsid w:val="004E7E14"/>
    <w:rsid w:val="004E7F3E"/>
    <w:rsid w:val="004E7F60"/>
    <w:rsid w:val="004E7F99"/>
    <w:rsid w:val="004F0922"/>
    <w:rsid w:val="004F0A3D"/>
    <w:rsid w:val="004F1706"/>
    <w:rsid w:val="004F190D"/>
    <w:rsid w:val="004F1A5A"/>
    <w:rsid w:val="004F1C26"/>
    <w:rsid w:val="004F1F9B"/>
    <w:rsid w:val="004F1FE4"/>
    <w:rsid w:val="004F20D2"/>
    <w:rsid w:val="004F24B0"/>
    <w:rsid w:val="004F282C"/>
    <w:rsid w:val="004F2CDE"/>
    <w:rsid w:val="004F2D19"/>
    <w:rsid w:val="004F2EDD"/>
    <w:rsid w:val="004F36A7"/>
    <w:rsid w:val="004F3D3F"/>
    <w:rsid w:val="004F4816"/>
    <w:rsid w:val="004F4DF8"/>
    <w:rsid w:val="004F514A"/>
    <w:rsid w:val="004F5204"/>
    <w:rsid w:val="004F5612"/>
    <w:rsid w:val="004F56FC"/>
    <w:rsid w:val="004F5B11"/>
    <w:rsid w:val="004F5D36"/>
    <w:rsid w:val="004F5D7F"/>
    <w:rsid w:val="004F60D4"/>
    <w:rsid w:val="004F63AA"/>
    <w:rsid w:val="004F664C"/>
    <w:rsid w:val="004F6BCB"/>
    <w:rsid w:val="004F7607"/>
    <w:rsid w:val="004F77D5"/>
    <w:rsid w:val="004F7A59"/>
    <w:rsid w:val="0050077C"/>
    <w:rsid w:val="00500957"/>
    <w:rsid w:val="00500D41"/>
    <w:rsid w:val="00500DBE"/>
    <w:rsid w:val="0050105F"/>
    <w:rsid w:val="005010E9"/>
    <w:rsid w:val="0050166C"/>
    <w:rsid w:val="00501DE7"/>
    <w:rsid w:val="00501E93"/>
    <w:rsid w:val="005020E7"/>
    <w:rsid w:val="00502651"/>
    <w:rsid w:val="005028A1"/>
    <w:rsid w:val="00502A62"/>
    <w:rsid w:val="00502BE9"/>
    <w:rsid w:val="00502E41"/>
    <w:rsid w:val="0050306F"/>
    <w:rsid w:val="00504076"/>
    <w:rsid w:val="005041A5"/>
    <w:rsid w:val="00504A77"/>
    <w:rsid w:val="00505198"/>
    <w:rsid w:val="00505288"/>
    <w:rsid w:val="005057A2"/>
    <w:rsid w:val="00505985"/>
    <w:rsid w:val="00506268"/>
    <w:rsid w:val="00506572"/>
    <w:rsid w:val="00506659"/>
    <w:rsid w:val="00506AC8"/>
    <w:rsid w:val="00506BA3"/>
    <w:rsid w:val="00506CD7"/>
    <w:rsid w:val="0050747E"/>
    <w:rsid w:val="005077D3"/>
    <w:rsid w:val="00507B98"/>
    <w:rsid w:val="00507DE0"/>
    <w:rsid w:val="00507E00"/>
    <w:rsid w:val="005101A1"/>
    <w:rsid w:val="00510390"/>
    <w:rsid w:val="00510729"/>
    <w:rsid w:val="00510B7B"/>
    <w:rsid w:val="00510E97"/>
    <w:rsid w:val="005112D8"/>
    <w:rsid w:val="005121FC"/>
    <w:rsid w:val="0051280E"/>
    <w:rsid w:val="005129B8"/>
    <w:rsid w:val="00512AE2"/>
    <w:rsid w:val="00512C96"/>
    <w:rsid w:val="00512D8F"/>
    <w:rsid w:val="005130DA"/>
    <w:rsid w:val="0051390F"/>
    <w:rsid w:val="005143F4"/>
    <w:rsid w:val="0051453F"/>
    <w:rsid w:val="00514A54"/>
    <w:rsid w:val="00514B03"/>
    <w:rsid w:val="00514C41"/>
    <w:rsid w:val="00514FFA"/>
    <w:rsid w:val="005151FC"/>
    <w:rsid w:val="00515414"/>
    <w:rsid w:val="0051596C"/>
    <w:rsid w:val="005159AC"/>
    <w:rsid w:val="00515A66"/>
    <w:rsid w:val="00515AF0"/>
    <w:rsid w:val="00515B1C"/>
    <w:rsid w:val="00516CCE"/>
    <w:rsid w:val="00516D6C"/>
    <w:rsid w:val="00516FC0"/>
    <w:rsid w:val="00517019"/>
    <w:rsid w:val="00517401"/>
    <w:rsid w:val="0051799D"/>
    <w:rsid w:val="00520835"/>
    <w:rsid w:val="00520AA2"/>
    <w:rsid w:val="00520C8F"/>
    <w:rsid w:val="00522214"/>
    <w:rsid w:val="0052261B"/>
    <w:rsid w:val="005226AB"/>
    <w:rsid w:val="00522B14"/>
    <w:rsid w:val="00522D3C"/>
    <w:rsid w:val="00522D3E"/>
    <w:rsid w:val="00523C46"/>
    <w:rsid w:val="00523DE4"/>
    <w:rsid w:val="00523F91"/>
    <w:rsid w:val="00524254"/>
    <w:rsid w:val="005243F0"/>
    <w:rsid w:val="00524596"/>
    <w:rsid w:val="0052494C"/>
    <w:rsid w:val="00525291"/>
    <w:rsid w:val="0052535D"/>
    <w:rsid w:val="005253F3"/>
    <w:rsid w:val="005257D4"/>
    <w:rsid w:val="00525939"/>
    <w:rsid w:val="005259B4"/>
    <w:rsid w:val="0052629A"/>
    <w:rsid w:val="0052653A"/>
    <w:rsid w:val="0052662D"/>
    <w:rsid w:val="005273F8"/>
    <w:rsid w:val="0052791B"/>
    <w:rsid w:val="00527FB8"/>
    <w:rsid w:val="005300ED"/>
    <w:rsid w:val="005304EF"/>
    <w:rsid w:val="00530640"/>
    <w:rsid w:val="00530BEE"/>
    <w:rsid w:val="00530BFE"/>
    <w:rsid w:val="00530C70"/>
    <w:rsid w:val="00530E11"/>
    <w:rsid w:val="00530EB3"/>
    <w:rsid w:val="0053131B"/>
    <w:rsid w:val="005314DB"/>
    <w:rsid w:val="0053160B"/>
    <w:rsid w:val="00531C84"/>
    <w:rsid w:val="00531E8C"/>
    <w:rsid w:val="005320FB"/>
    <w:rsid w:val="005323DD"/>
    <w:rsid w:val="005323FD"/>
    <w:rsid w:val="00532816"/>
    <w:rsid w:val="005329C2"/>
    <w:rsid w:val="00532A40"/>
    <w:rsid w:val="00532AB7"/>
    <w:rsid w:val="0053433A"/>
    <w:rsid w:val="0053445D"/>
    <w:rsid w:val="0053515F"/>
    <w:rsid w:val="0053533B"/>
    <w:rsid w:val="005353DF"/>
    <w:rsid w:val="005354B5"/>
    <w:rsid w:val="0053579B"/>
    <w:rsid w:val="00535BE0"/>
    <w:rsid w:val="00536049"/>
    <w:rsid w:val="005362EE"/>
    <w:rsid w:val="0053697E"/>
    <w:rsid w:val="00536BCC"/>
    <w:rsid w:val="00536DBA"/>
    <w:rsid w:val="00537055"/>
    <w:rsid w:val="00537093"/>
    <w:rsid w:val="00537334"/>
    <w:rsid w:val="005373E8"/>
    <w:rsid w:val="00537634"/>
    <w:rsid w:val="0053768B"/>
    <w:rsid w:val="00537B15"/>
    <w:rsid w:val="00537C32"/>
    <w:rsid w:val="00540232"/>
    <w:rsid w:val="00541B5A"/>
    <w:rsid w:val="005424D4"/>
    <w:rsid w:val="00542540"/>
    <w:rsid w:val="00542E6A"/>
    <w:rsid w:val="00543169"/>
    <w:rsid w:val="00543D34"/>
    <w:rsid w:val="00544212"/>
    <w:rsid w:val="00544259"/>
    <w:rsid w:val="00544BBB"/>
    <w:rsid w:val="00544CA3"/>
    <w:rsid w:val="00545295"/>
    <w:rsid w:val="005452E8"/>
    <w:rsid w:val="0054585F"/>
    <w:rsid w:val="00545AD8"/>
    <w:rsid w:val="00545BC9"/>
    <w:rsid w:val="00545C39"/>
    <w:rsid w:val="00545D32"/>
    <w:rsid w:val="00546530"/>
    <w:rsid w:val="00546AE0"/>
    <w:rsid w:val="00546B1A"/>
    <w:rsid w:val="00546D53"/>
    <w:rsid w:val="00547012"/>
    <w:rsid w:val="0054702D"/>
    <w:rsid w:val="00547B15"/>
    <w:rsid w:val="00547DD0"/>
    <w:rsid w:val="005501A6"/>
    <w:rsid w:val="00551100"/>
    <w:rsid w:val="005513DB"/>
    <w:rsid w:val="0055168E"/>
    <w:rsid w:val="00551A37"/>
    <w:rsid w:val="0055208F"/>
    <w:rsid w:val="005525F0"/>
    <w:rsid w:val="005526AB"/>
    <w:rsid w:val="0055292D"/>
    <w:rsid w:val="00552955"/>
    <w:rsid w:val="005529A3"/>
    <w:rsid w:val="00552B21"/>
    <w:rsid w:val="00552D23"/>
    <w:rsid w:val="00552E43"/>
    <w:rsid w:val="00552F6C"/>
    <w:rsid w:val="005532F1"/>
    <w:rsid w:val="00553399"/>
    <w:rsid w:val="005537C1"/>
    <w:rsid w:val="00553A33"/>
    <w:rsid w:val="00553D6C"/>
    <w:rsid w:val="00553F50"/>
    <w:rsid w:val="00554212"/>
    <w:rsid w:val="00554376"/>
    <w:rsid w:val="00554603"/>
    <w:rsid w:val="0055468F"/>
    <w:rsid w:val="00554874"/>
    <w:rsid w:val="00554B6C"/>
    <w:rsid w:val="00554BB2"/>
    <w:rsid w:val="00554D12"/>
    <w:rsid w:val="00555153"/>
    <w:rsid w:val="00555440"/>
    <w:rsid w:val="005555FF"/>
    <w:rsid w:val="00555648"/>
    <w:rsid w:val="005556ED"/>
    <w:rsid w:val="0055571B"/>
    <w:rsid w:val="005557DF"/>
    <w:rsid w:val="00555AB0"/>
    <w:rsid w:val="00555B2D"/>
    <w:rsid w:val="005563D9"/>
    <w:rsid w:val="00556962"/>
    <w:rsid w:val="00556FBC"/>
    <w:rsid w:val="005570A8"/>
    <w:rsid w:val="0055715E"/>
    <w:rsid w:val="00557160"/>
    <w:rsid w:val="00557E29"/>
    <w:rsid w:val="00557F32"/>
    <w:rsid w:val="005600D9"/>
    <w:rsid w:val="00560118"/>
    <w:rsid w:val="00560CA4"/>
    <w:rsid w:val="0056105A"/>
    <w:rsid w:val="0056144A"/>
    <w:rsid w:val="00561653"/>
    <w:rsid w:val="0056176B"/>
    <w:rsid w:val="005621EB"/>
    <w:rsid w:val="005623EB"/>
    <w:rsid w:val="00562404"/>
    <w:rsid w:val="0056283A"/>
    <w:rsid w:val="00562F61"/>
    <w:rsid w:val="00563229"/>
    <w:rsid w:val="0056327C"/>
    <w:rsid w:val="00563593"/>
    <w:rsid w:val="00563BAD"/>
    <w:rsid w:val="00564039"/>
    <w:rsid w:val="0056427E"/>
    <w:rsid w:val="005642B4"/>
    <w:rsid w:val="005646D0"/>
    <w:rsid w:val="00564755"/>
    <w:rsid w:val="0056481F"/>
    <w:rsid w:val="005648B9"/>
    <w:rsid w:val="00564964"/>
    <w:rsid w:val="00564980"/>
    <w:rsid w:val="00564D66"/>
    <w:rsid w:val="00565144"/>
    <w:rsid w:val="00565761"/>
    <w:rsid w:val="0056577B"/>
    <w:rsid w:val="00565CBE"/>
    <w:rsid w:val="00565FC8"/>
    <w:rsid w:val="005661BA"/>
    <w:rsid w:val="0056646F"/>
    <w:rsid w:val="00566600"/>
    <w:rsid w:val="005669F8"/>
    <w:rsid w:val="00566C20"/>
    <w:rsid w:val="00566DB0"/>
    <w:rsid w:val="0056724D"/>
    <w:rsid w:val="005677C7"/>
    <w:rsid w:val="00567A47"/>
    <w:rsid w:val="00567C66"/>
    <w:rsid w:val="00567FA2"/>
    <w:rsid w:val="005701A0"/>
    <w:rsid w:val="005704BD"/>
    <w:rsid w:val="0057064B"/>
    <w:rsid w:val="00570916"/>
    <w:rsid w:val="00570F7E"/>
    <w:rsid w:val="005713DE"/>
    <w:rsid w:val="00572392"/>
    <w:rsid w:val="00573F5C"/>
    <w:rsid w:val="00574072"/>
    <w:rsid w:val="00574C60"/>
    <w:rsid w:val="00574D25"/>
    <w:rsid w:val="00575A88"/>
    <w:rsid w:val="00575D21"/>
    <w:rsid w:val="0057635E"/>
    <w:rsid w:val="005767A3"/>
    <w:rsid w:val="00576A05"/>
    <w:rsid w:val="00576D00"/>
    <w:rsid w:val="00576E8B"/>
    <w:rsid w:val="0057715A"/>
    <w:rsid w:val="00577395"/>
    <w:rsid w:val="005777FB"/>
    <w:rsid w:val="005778D4"/>
    <w:rsid w:val="005778F9"/>
    <w:rsid w:val="005804A0"/>
    <w:rsid w:val="00580A33"/>
    <w:rsid w:val="00581561"/>
    <w:rsid w:val="00581F33"/>
    <w:rsid w:val="005821C8"/>
    <w:rsid w:val="005821DE"/>
    <w:rsid w:val="005823EC"/>
    <w:rsid w:val="005826C9"/>
    <w:rsid w:val="00582CA0"/>
    <w:rsid w:val="00583165"/>
    <w:rsid w:val="00583738"/>
    <w:rsid w:val="0058378B"/>
    <w:rsid w:val="005837BF"/>
    <w:rsid w:val="0058389A"/>
    <w:rsid w:val="00583A9B"/>
    <w:rsid w:val="00583F22"/>
    <w:rsid w:val="00584009"/>
    <w:rsid w:val="00584018"/>
    <w:rsid w:val="00584300"/>
    <w:rsid w:val="00584431"/>
    <w:rsid w:val="00584558"/>
    <w:rsid w:val="00584ADD"/>
    <w:rsid w:val="00584ADF"/>
    <w:rsid w:val="00584AFF"/>
    <w:rsid w:val="00584C25"/>
    <w:rsid w:val="00584DDA"/>
    <w:rsid w:val="00585112"/>
    <w:rsid w:val="0058514F"/>
    <w:rsid w:val="0058532C"/>
    <w:rsid w:val="00585418"/>
    <w:rsid w:val="005854CF"/>
    <w:rsid w:val="00585551"/>
    <w:rsid w:val="00585E1B"/>
    <w:rsid w:val="00585EE8"/>
    <w:rsid w:val="00585F7B"/>
    <w:rsid w:val="00586575"/>
    <w:rsid w:val="00586FE2"/>
    <w:rsid w:val="005872CE"/>
    <w:rsid w:val="0058733C"/>
    <w:rsid w:val="00587459"/>
    <w:rsid w:val="005874E1"/>
    <w:rsid w:val="005877B7"/>
    <w:rsid w:val="00587AF9"/>
    <w:rsid w:val="00587D50"/>
    <w:rsid w:val="00590152"/>
    <w:rsid w:val="00590259"/>
    <w:rsid w:val="005909A6"/>
    <w:rsid w:val="005909EA"/>
    <w:rsid w:val="00590EEE"/>
    <w:rsid w:val="005910BC"/>
    <w:rsid w:val="00591469"/>
    <w:rsid w:val="005918C9"/>
    <w:rsid w:val="00591987"/>
    <w:rsid w:val="00591AC7"/>
    <w:rsid w:val="00591C8A"/>
    <w:rsid w:val="00591D25"/>
    <w:rsid w:val="00591D52"/>
    <w:rsid w:val="00591D67"/>
    <w:rsid w:val="00591E58"/>
    <w:rsid w:val="00592233"/>
    <w:rsid w:val="0059275A"/>
    <w:rsid w:val="005929E9"/>
    <w:rsid w:val="00592B82"/>
    <w:rsid w:val="00592E85"/>
    <w:rsid w:val="00593C7C"/>
    <w:rsid w:val="00593FCB"/>
    <w:rsid w:val="00594165"/>
    <w:rsid w:val="00594194"/>
    <w:rsid w:val="00594BA0"/>
    <w:rsid w:val="00594E7B"/>
    <w:rsid w:val="005952F8"/>
    <w:rsid w:val="00595463"/>
    <w:rsid w:val="00595BBE"/>
    <w:rsid w:val="00595EA9"/>
    <w:rsid w:val="0059657B"/>
    <w:rsid w:val="00596636"/>
    <w:rsid w:val="005966AC"/>
    <w:rsid w:val="00596CDF"/>
    <w:rsid w:val="00596F6C"/>
    <w:rsid w:val="0059716E"/>
    <w:rsid w:val="00597829"/>
    <w:rsid w:val="0059795D"/>
    <w:rsid w:val="005A006D"/>
    <w:rsid w:val="005A050A"/>
    <w:rsid w:val="005A077D"/>
    <w:rsid w:val="005A0ADF"/>
    <w:rsid w:val="005A0DFE"/>
    <w:rsid w:val="005A10FE"/>
    <w:rsid w:val="005A1111"/>
    <w:rsid w:val="005A1465"/>
    <w:rsid w:val="005A16D0"/>
    <w:rsid w:val="005A1957"/>
    <w:rsid w:val="005A19EF"/>
    <w:rsid w:val="005A1B76"/>
    <w:rsid w:val="005A1DEB"/>
    <w:rsid w:val="005A2052"/>
    <w:rsid w:val="005A220C"/>
    <w:rsid w:val="005A223B"/>
    <w:rsid w:val="005A22B5"/>
    <w:rsid w:val="005A2578"/>
    <w:rsid w:val="005A28DB"/>
    <w:rsid w:val="005A2A4A"/>
    <w:rsid w:val="005A2E55"/>
    <w:rsid w:val="005A3599"/>
    <w:rsid w:val="005A3EE2"/>
    <w:rsid w:val="005A41D1"/>
    <w:rsid w:val="005A4415"/>
    <w:rsid w:val="005A4634"/>
    <w:rsid w:val="005A4D61"/>
    <w:rsid w:val="005A4EEA"/>
    <w:rsid w:val="005A5543"/>
    <w:rsid w:val="005A5ACC"/>
    <w:rsid w:val="005A5B06"/>
    <w:rsid w:val="005A5D29"/>
    <w:rsid w:val="005A6089"/>
    <w:rsid w:val="005A61FC"/>
    <w:rsid w:val="005A6466"/>
    <w:rsid w:val="005A6905"/>
    <w:rsid w:val="005A70D6"/>
    <w:rsid w:val="005A727C"/>
    <w:rsid w:val="005A77AD"/>
    <w:rsid w:val="005A77E0"/>
    <w:rsid w:val="005A7AC7"/>
    <w:rsid w:val="005A7CFF"/>
    <w:rsid w:val="005A7D67"/>
    <w:rsid w:val="005A7EA9"/>
    <w:rsid w:val="005A7EB4"/>
    <w:rsid w:val="005B043E"/>
    <w:rsid w:val="005B07BF"/>
    <w:rsid w:val="005B0935"/>
    <w:rsid w:val="005B0AF3"/>
    <w:rsid w:val="005B0F82"/>
    <w:rsid w:val="005B1150"/>
    <w:rsid w:val="005B120F"/>
    <w:rsid w:val="005B1403"/>
    <w:rsid w:val="005B144F"/>
    <w:rsid w:val="005B1466"/>
    <w:rsid w:val="005B1F38"/>
    <w:rsid w:val="005B21DD"/>
    <w:rsid w:val="005B2494"/>
    <w:rsid w:val="005B27B6"/>
    <w:rsid w:val="005B2B3E"/>
    <w:rsid w:val="005B2DFD"/>
    <w:rsid w:val="005B2E13"/>
    <w:rsid w:val="005B3185"/>
    <w:rsid w:val="005B35F5"/>
    <w:rsid w:val="005B3A81"/>
    <w:rsid w:val="005B4E37"/>
    <w:rsid w:val="005B4E6F"/>
    <w:rsid w:val="005B4F84"/>
    <w:rsid w:val="005B5161"/>
    <w:rsid w:val="005B520D"/>
    <w:rsid w:val="005B5ACD"/>
    <w:rsid w:val="005B5D30"/>
    <w:rsid w:val="005B5EB0"/>
    <w:rsid w:val="005B5FDC"/>
    <w:rsid w:val="005B6268"/>
    <w:rsid w:val="005B6578"/>
    <w:rsid w:val="005B6BC2"/>
    <w:rsid w:val="005B6C36"/>
    <w:rsid w:val="005B6C98"/>
    <w:rsid w:val="005B746B"/>
    <w:rsid w:val="005B77D5"/>
    <w:rsid w:val="005B7B1B"/>
    <w:rsid w:val="005B7C1D"/>
    <w:rsid w:val="005B7F6D"/>
    <w:rsid w:val="005C04E1"/>
    <w:rsid w:val="005C05BD"/>
    <w:rsid w:val="005C068F"/>
    <w:rsid w:val="005C0709"/>
    <w:rsid w:val="005C082B"/>
    <w:rsid w:val="005C083B"/>
    <w:rsid w:val="005C0A1E"/>
    <w:rsid w:val="005C10B5"/>
    <w:rsid w:val="005C15B2"/>
    <w:rsid w:val="005C1668"/>
    <w:rsid w:val="005C196A"/>
    <w:rsid w:val="005C20B3"/>
    <w:rsid w:val="005C2218"/>
    <w:rsid w:val="005C28B2"/>
    <w:rsid w:val="005C28BC"/>
    <w:rsid w:val="005C381B"/>
    <w:rsid w:val="005C3AEB"/>
    <w:rsid w:val="005C3DA1"/>
    <w:rsid w:val="005C3E97"/>
    <w:rsid w:val="005C4E5C"/>
    <w:rsid w:val="005C5163"/>
    <w:rsid w:val="005C53F3"/>
    <w:rsid w:val="005C5F3C"/>
    <w:rsid w:val="005C6185"/>
    <w:rsid w:val="005C61DE"/>
    <w:rsid w:val="005C6366"/>
    <w:rsid w:val="005C6DE9"/>
    <w:rsid w:val="005C707B"/>
    <w:rsid w:val="005D029D"/>
    <w:rsid w:val="005D04E2"/>
    <w:rsid w:val="005D05B1"/>
    <w:rsid w:val="005D079F"/>
    <w:rsid w:val="005D0814"/>
    <w:rsid w:val="005D129C"/>
    <w:rsid w:val="005D12C0"/>
    <w:rsid w:val="005D1375"/>
    <w:rsid w:val="005D14E0"/>
    <w:rsid w:val="005D1C15"/>
    <w:rsid w:val="005D2047"/>
    <w:rsid w:val="005D20BE"/>
    <w:rsid w:val="005D246D"/>
    <w:rsid w:val="005D24EE"/>
    <w:rsid w:val="005D27E7"/>
    <w:rsid w:val="005D28B2"/>
    <w:rsid w:val="005D29B6"/>
    <w:rsid w:val="005D35E6"/>
    <w:rsid w:val="005D3786"/>
    <w:rsid w:val="005D3969"/>
    <w:rsid w:val="005D3BFC"/>
    <w:rsid w:val="005D3CDA"/>
    <w:rsid w:val="005D3EB8"/>
    <w:rsid w:val="005D42C6"/>
    <w:rsid w:val="005D431B"/>
    <w:rsid w:val="005D56B9"/>
    <w:rsid w:val="005D57B1"/>
    <w:rsid w:val="005D5839"/>
    <w:rsid w:val="005D5993"/>
    <w:rsid w:val="005D5AD3"/>
    <w:rsid w:val="005D5D81"/>
    <w:rsid w:val="005D5F0F"/>
    <w:rsid w:val="005D611C"/>
    <w:rsid w:val="005D6481"/>
    <w:rsid w:val="005D684F"/>
    <w:rsid w:val="005D710E"/>
    <w:rsid w:val="005D7131"/>
    <w:rsid w:val="005D74D1"/>
    <w:rsid w:val="005D77A4"/>
    <w:rsid w:val="005D787C"/>
    <w:rsid w:val="005D78C3"/>
    <w:rsid w:val="005D7EE6"/>
    <w:rsid w:val="005E0002"/>
    <w:rsid w:val="005E0287"/>
    <w:rsid w:val="005E06A8"/>
    <w:rsid w:val="005E07D2"/>
    <w:rsid w:val="005E0BD0"/>
    <w:rsid w:val="005E10E3"/>
    <w:rsid w:val="005E11F7"/>
    <w:rsid w:val="005E133E"/>
    <w:rsid w:val="005E14C9"/>
    <w:rsid w:val="005E176C"/>
    <w:rsid w:val="005E1CF6"/>
    <w:rsid w:val="005E1D7C"/>
    <w:rsid w:val="005E1E26"/>
    <w:rsid w:val="005E1EDD"/>
    <w:rsid w:val="005E2097"/>
    <w:rsid w:val="005E259A"/>
    <w:rsid w:val="005E2982"/>
    <w:rsid w:val="005E2A7D"/>
    <w:rsid w:val="005E2C7E"/>
    <w:rsid w:val="005E320F"/>
    <w:rsid w:val="005E33CA"/>
    <w:rsid w:val="005E3473"/>
    <w:rsid w:val="005E3651"/>
    <w:rsid w:val="005E3707"/>
    <w:rsid w:val="005E3AF9"/>
    <w:rsid w:val="005E3EA8"/>
    <w:rsid w:val="005E3F6A"/>
    <w:rsid w:val="005E43D1"/>
    <w:rsid w:val="005E476D"/>
    <w:rsid w:val="005E52E0"/>
    <w:rsid w:val="005E593E"/>
    <w:rsid w:val="005E5A63"/>
    <w:rsid w:val="005E606F"/>
    <w:rsid w:val="005E61E4"/>
    <w:rsid w:val="005E66A0"/>
    <w:rsid w:val="005E684F"/>
    <w:rsid w:val="005E6E3D"/>
    <w:rsid w:val="005E6E7F"/>
    <w:rsid w:val="005E71F4"/>
    <w:rsid w:val="005E767D"/>
    <w:rsid w:val="005E7BED"/>
    <w:rsid w:val="005F020D"/>
    <w:rsid w:val="005F05D9"/>
    <w:rsid w:val="005F0883"/>
    <w:rsid w:val="005F0992"/>
    <w:rsid w:val="005F0D3E"/>
    <w:rsid w:val="005F0F25"/>
    <w:rsid w:val="005F0F7E"/>
    <w:rsid w:val="005F0F92"/>
    <w:rsid w:val="005F126C"/>
    <w:rsid w:val="005F1331"/>
    <w:rsid w:val="005F1525"/>
    <w:rsid w:val="005F18DB"/>
    <w:rsid w:val="005F1908"/>
    <w:rsid w:val="005F1B9B"/>
    <w:rsid w:val="005F201F"/>
    <w:rsid w:val="005F2045"/>
    <w:rsid w:val="005F2170"/>
    <w:rsid w:val="005F2582"/>
    <w:rsid w:val="005F2D43"/>
    <w:rsid w:val="005F31B1"/>
    <w:rsid w:val="005F327E"/>
    <w:rsid w:val="005F3560"/>
    <w:rsid w:val="005F4543"/>
    <w:rsid w:val="005F45EB"/>
    <w:rsid w:val="005F4722"/>
    <w:rsid w:val="005F4896"/>
    <w:rsid w:val="005F493B"/>
    <w:rsid w:val="005F4CE9"/>
    <w:rsid w:val="005F50F5"/>
    <w:rsid w:val="005F56D8"/>
    <w:rsid w:val="005F5ED5"/>
    <w:rsid w:val="005F5F70"/>
    <w:rsid w:val="005F6109"/>
    <w:rsid w:val="005F6365"/>
    <w:rsid w:val="005F6EEF"/>
    <w:rsid w:val="005F6F97"/>
    <w:rsid w:val="005F7111"/>
    <w:rsid w:val="005F7808"/>
    <w:rsid w:val="005F7E95"/>
    <w:rsid w:val="005F7F93"/>
    <w:rsid w:val="00601A9F"/>
    <w:rsid w:val="00601B80"/>
    <w:rsid w:val="006024E5"/>
    <w:rsid w:val="00602E46"/>
    <w:rsid w:val="00603346"/>
    <w:rsid w:val="0060356C"/>
    <w:rsid w:val="00603689"/>
    <w:rsid w:val="006037E5"/>
    <w:rsid w:val="00603A81"/>
    <w:rsid w:val="006044E7"/>
    <w:rsid w:val="00604768"/>
    <w:rsid w:val="00604893"/>
    <w:rsid w:val="00604B63"/>
    <w:rsid w:val="00604D5B"/>
    <w:rsid w:val="00604E2F"/>
    <w:rsid w:val="00604EA6"/>
    <w:rsid w:val="00604F93"/>
    <w:rsid w:val="00604FCA"/>
    <w:rsid w:val="006052F6"/>
    <w:rsid w:val="00605876"/>
    <w:rsid w:val="00605BA9"/>
    <w:rsid w:val="00605C73"/>
    <w:rsid w:val="00605D5A"/>
    <w:rsid w:val="0060617E"/>
    <w:rsid w:val="006064C9"/>
    <w:rsid w:val="006069E2"/>
    <w:rsid w:val="00606CC0"/>
    <w:rsid w:val="00606FC9"/>
    <w:rsid w:val="006079F3"/>
    <w:rsid w:val="00607E44"/>
    <w:rsid w:val="00607F0E"/>
    <w:rsid w:val="00610001"/>
    <w:rsid w:val="00610516"/>
    <w:rsid w:val="006105B2"/>
    <w:rsid w:val="00610C0D"/>
    <w:rsid w:val="00610E47"/>
    <w:rsid w:val="006110DF"/>
    <w:rsid w:val="006111D2"/>
    <w:rsid w:val="0061154A"/>
    <w:rsid w:val="006117C7"/>
    <w:rsid w:val="0061186C"/>
    <w:rsid w:val="00611A16"/>
    <w:rsid w:val="00611BF2"/>
    <w:rsid w:val="00611E73"/>
    <w:rsid w:val="00611F8C"/>
    <w:rsid w:val="006122E3"/>
    <w:rsid w:val="00612586"/>
    <w:rsid w:val="006126C2"/>
    <w:rsid w:val="00612B36"/>
    <w:rsid w:val="006133BF"/>
    <w:rsid w:val="006138A1"/>
    <w:rsid w:val="00613DD0"/>
    <w:rsid w:val="00613E52"/>
    <w:rsid w:val="006140F1"/>
    <w:rsid w:val="0061416E"/>
    <w:rsid w:val="006145B1"/>
    <w:rsid w:val="0061465A"/>
    <w:rsid w:val="00614793"/>
    <w:rsid w:val="006150F3"/>
    <w:rsid w:val="00615126"/>
    <w:rsid w:val="00615217"/>
    <w:rsid w:val="006152AE"/>
    <w:rsid w:val="006156C7"/>
    <w:rsid w:val="006156E2"/>
    <w:rsid w:val="00615928"/>
    <w:rsid w:val="0061656A"/>
    <w:rsid w:val="0061681F"/>
    <w:rsid w:val="00616FC8"/>
    <w:rsid w:val="0061749B"/>
    <w:rsid w:val="00617702"/>
    <w:rsid w:val="00617950"/>
    <w:rsid w:val="00617C91"/>
    <w:rsid w:val="00617DE1"/>
    <w:rsid w:val="006200C1"/>
    <w:rsid w:val="006201C8"/>
    <w:rsid w:val="0062058D"/>
    <w:rsid w:val="00620793"/>
    <w:rsid w:val="0062083D"/>
    <w:rsid w:val="00620B9B"/>
    <w:rsid w:val="00620C7D"/>
    <w:rsid w:val="00621234"/>
    <w:rsid w:val="00621349"/>
    <w:rsid w:val="00621CBB"/>
    <w:rsid w:val="00621D31"/>
    <w:rsid w:val="00621E4C"/>
    <w:rsid w:val="00622138"/>
    <w:rsid w:val="006222C9"/>
    <w:rsid w:val="00622597"/>
    <w:rsid w:val="006225FB"/>
    <w:rsid w:val="00622750"/>
    <w:rsid w:val="00622A3E"/>
    <w:rsid w:val="00622C34"/>
    <w:rsid w:val="00622C68"/>
    <w:rsid w:val="00622D26"/>
    <w:rsid w:val="00623114"/>
    <w:rsid w:val="0062329E"/>
    <w:rsid w:val="0062352E"/>
    <w:rsid w:val="006239CA"/>
    <w:rsid w:val="00623D59"/>
    <w:rsid w:val="00623D99"/>
    <w:rsid w:val="00623EB1"/>
    <w:rsid w:val="006242D0"/>
    <w:rsid w:val="006248D2"/>
    <w:rsid w:val="00624D72"/>
    <w:rsid w:val="006250E8"/>
    <w:rsid w:val="006253A3"/>
    <w:rsid w:val="006253BA"/>
    <w:rsid w:val="00625572"/>
    <w:rsid w:val="006256F2"/>
    <w:rsid w:val="0062572D"/>
    <w:rsid w:val="006258E9"/>
    <w:rsid w:val="00625B86"/>
    <w:rsid w:val="00625F72"/>
    <w:rsid w:val="006261BF"/>
    <w:rsid w:val="00626A58"/>
    <w:rsid w:val="00626D9A"/>
    <w:rsid w:val="00626DD5"/>
    <w:rsid w:val="0062720E"/>
    <w:rsid w:val="0062727B"/>
    <w:rsid w:val="00627822"/>
    <w:rsid w:val="00630051"/>
    <w:rsid w:val="00630545"/>
    <w:rsid w:val="0063068D"/>
    <w:rsid w:val="00630E93"/>
    <w:rsid w:val="00631215"/>
    <w:rsid w:val="00631463"/>
    <w:rsid w:val="00631819"/>
    <w:rsid w:val="0063192B"/>
    <w:rsid w:val="00631A42"/>
    <w:rsid w:val="0063290B"/>
    <w:rsid w:val="00632F83"/>
    <w:rsid w:val="0063357B"/>
    <w:rsid w:val="00633744"/>
    <w:rsid w:val="00633D50"/>
    <w:rsid w:val="00633E42"/>
    <w:rsid w:val="00633FFD"/>
    <w:rsid w:val="00634C0E"/>
    <w:rsid w:val="00635015"/>
    <w:rsid w:val="006353DA"/>
    <w:rsid w:val="00635657"/>
    <w:rsid w:val="00635984"/>
    <w:rsid w:val="006359AC"/>
    <w:rsid w:val="00635AEC"/>
    <w:rsid w:val="00635B05"/>
    <w:rsid w:val="00635B63"/>
    <w:rsid w:val="00635C88"/>
    <w:rsid w:val="00635D21"/>
    <w:rsid w:val="00635DBB"/>
    <w:rsid w:val="00636055"/>
    <w:rsid w:val="0063606E"/>
    <w:rsid w:val="006365DA"/>
    <w:rsid w:val="00636609"/>
    <w:rsid w:val="006368EF"/>
    <w:rsid w:val="00636993"/>
    <w:rsid w:val="00636F1A"/>
    <w:rsid w:val="006370D5"/>
    <w:rsid w:val="006373E5"/>
    <w:rsid w:val="0063754C"/>
    <w:rsid w:val="00637622"/>
    <w:rsid w:val="0063795C"/>
    <w:rsid w:val="00637B48"/>
    <w:rsid w:val="00637BDE"/>
    <w:rsid w:val="00637BE5"/>
    <w:rsid w:val="00637E4A"/>
    <w:rsid w:val="00637F22"/>
    <w:rsid w:val="0064009E"/>
    <w:rsid w:val="006406F3"/>
    <w:rsid w:val="0064081B"/>
    <w:rsid w:val="00640AA4"/>
    <w:rsid w:val="00640E87"/>
    <w:rsid w:val="00640FE5"/>
    <w:rsid w:val="00641108"/>
    <w:rsid w:val="00641987"/>
    <w:rsid w:val="006419B4"/>
    <w:rsid w:val="006419BD"/>
    <w:rsid w:val="00641B3C"/>
    <w:rsid w:val="00641DC8"/>
    <w:rsid w:val="00642853"/>
    <w:rsid w:val="00642C66"/>
    <w:rsid w:val="00643195"/>
    <w:rsid w:val="00643207"/>
    <w:rsid w:val="006435C9"/>
    <w:rsid w:val="006435D5"/>
    <w:rsid w:val="006435D8"/>
    <w:rsid w:val="00643780"/>
    <w:rsid w:val="0064382A"/>
    <w:rsid w:val="0064395C"/>
    <w:rsid w:val="0064396D"/>
    <w:rsid w:val="00643DD9"/>
    <w:rsid w:val="00643ECB"/>
    <w:rsid w:val="006442A2"/>
    <w:rsid w:val="0064449E"/>
    <w:rsid w:val="00644774"/>
    <w:rsid w:val="00644A60"/>
    <w:rsid w:val="0064516E"/>
    <w:rsid w:val="00645AF5"/>
    <w:rsid w:val="00645DC5"/>
    <w:rsid w:val="006460C0"/>
    <w:rsid w:val="00646B80"/>
    <w:rsid w:val="00646C44"/>
    <w:rsid w:val="00647288"/>
    <w:rsid w:val="006476CA"/>
    <w:rsid w:val="00647776"/>
    <w:rsid w:val="006477C5"/>
    <w:rsid w:val="006477E0"/>
    <w:rsid w:val="0064780C"/>
    <w:rsid w:val="00647B86"/>
    <w:rsid w:val="00647E61"/>
    <w:rsid w:val="00650183"/>
    <w:rsid w:val="006503AE"/>
    <w:rsid w:val="00650B4C"/>
    <w:rsid w:val="00650B83"/>
    <w:rsid w:val="00650EB3"/>
    <w:rsid w:val="00650F13"/>
    <w:rsid w:val="00651200"/>
    <w:rsid w:val="006513A0"/>
    <w:rsid w:val="00651625"/>
    <w:rsid w:val="0065199E"/>
    <w:rsid w:val="00651A6D"/>
    <w:rsid w:val="00651B5F"/>
    <w:rsid w:val="006525CF"/>
    <w:rsid w:val="00652857"/>
    <w:rsid w:val="006528A2"/>
    <w:rsid w:val="006529FF"/>
    <w:rsid w:val="00652BCE"/>
    <w:rsid w:val="0065329E"/>
    <w:rsid w:val="006532D1"/>
    <w:rsid w:val="0065346F"/>
    <w:rsid w:val="00653D82"/>
    <w:rsid w:val="0065451F"/>
    <w:rsid w:val="00654D89"/>
    <w:rsid w:val="00654E23"/>
    <w:rsid w:val="00655124"/>
    <w:rsid w:val="0065529B"/>
    <w:rsid w:val="0065543E"/>
    <w:rsid w:val="00655B1D"/>
    <w:rsid w:val="0065606C"/>
    <w:rsid w:val="00656208"/>
    <w:rsid w:val="00656526"/>
    <w:rsid w:val="00656636"/>
    <w:rsid w:val="00656D04"/>
    <w:rsid w:val="00656EF3"/>
    <w:rsid w:val="00657158"/>
    <w:rsid w:val="00657404"/>
    <w:rsid w:val="00657487"/>
    <w:rsid w:val="00657911"/>
    <w:rsid w:val="006579AF"/>
    <w:rsid w:val="00657B61"/>
    <w:rsid w:val="00657BA2"/>
    <w:rsid w:val="00660521"/>
    <w:rsid w:val="00660777"/>
    <w:rsid w:val="00660A10"/>
    <w:rsid w:val="00660AA4"/>
    <w:rsid w:val="00660BA8"/>
    <w:rsid w:val="00660BE7"/>
    <w:rsid w:val="00660E60"/>
    <w:rsid w:val="00660EB4"/>
    <w:rsid w:val="00660EDD"/>
    <w:rsid w:val="006610BF"/>
    <w:rsid w:val="0066168B"/>
    <w:rsid w:val="00661955"/>
    <w:rsid w:val="00661C15"/>
    <w:rsid w:val="00661D50"/>
    <w:rsid w:val="00662442"/>
    <w:rsid w:val="00662892"/>
    <w:rsid w:val="00662959"/>
    <w:rsid w:val="00662D31"/>
    <w:rsid w:val="00662DA3"/>
    <w:rsid w:val="00662FA5"/>
    <w:rsid w:val="00662FC8"/>
    <w:rsid w:val="0066307C"/>
    <w:rsid w:val="006632BF"/>
    <w:rsid w:val="00663FCB"/>
    <w:rsid w:val="0066471D"/>
    <w:rsid w:val="0066480D"/>
    <w:rsid w:val="00664D99"/>
    <w:rsid w:val="006653C9"/>
    <w:rsid w:val="00665884"/>
    <w:rsid w:val="00665931"/>
    <w:rsid w:val="00665A6A"/>
    <w:rsid w:val="00665E06"/>
    <w:rsid w:val="00666124"/>
    <w:rsid w:val="006664AD"/>
    <w:rsid w:val="00666679"/>
    <w:rsid w:val="0066695D"/>
    <w:rsid w:val="00666B78"/>
    <w:rsid w:val="006670AE"/>
    <w:rsid w:val="006671BC"/>
    <w:rsid w:val="00667526"/>
    <w:rsid w:val="006677C1"/>
    <w:rsid w:val="00667DCD"/>
    <w:rsid w:val="00667F12"/>
    <w:rsid w:val="006701E2"/>
    <w:rsid w:val="00670660"/>
    <w:rsid w:val="00670C87"/>
    <w:rsid w:val="00670F69"/>
    <w:rsid w:val="00670FC6"/>
    <w:rsid w:val="0067100B"/>
    <w:rsid w:val="0067146E"/>
    <w:rsid w:val="00671978"/>
    <w:rsid w:val="0067205B"/>
    <w:rsid w:val="00672195"/>
    <w:rsid w:val="00672BA0"/>
    <w:rsid w:val="00672D35"/>
    <w:rsid w:val="00672E25"/>
    <w:rsid w:val="00672F31"/>
    <w:rsid w:val="00672F61"/>
    <w:rsid w:val="006731D8"/>
    <w:rsid w:val="0067331D"/>
    <w:rsid w:val="0067344C"/>
    <w:rsid w:val="00673AB2"/>
    <w:rsid w:val="00673B38"/>
    <w:rsid w:val="00673EA8"/>
    <w:rsid w:val="00673F0D"/>
    <w:rsid w:val="00674079"/>
    <w:rsid w:val="00674489"/>
    <w:rsid w:val="006746E1"/>
    <w:rsid w:val="00674DB0"/>
    <w:rsid w:val="00675323"/>
    <w:rsid w:val="00675365"/>
    <w:rsid w:val="00675964"/>
    <w:rsid w:val="00676353"/>
    <w:rsid w:val="00676444"/>
    <w:rsid w:val="00676487"/>
    <w:rsid w:val="006764B1"/>
    <w:rsid w:val="0067738A"/>
    <w:rsid w:val="006801BC"/>
    <w:rsid w:val="006804A2"/>
    <w:rsid w:val="00680561"/>
    <w:rsid w:val="00680851"/>
    <w:rsid w:val="00680C13"/>
    <w:rsid w:val="00681199"/>
    <w:rsid w:val="006813F8"/>
    <w:rsid w:val="0068163E"/>
    <w:rsid w:val="00681DA7"/>
    <w:rsid w:val="00682124"/>
    <w:rsid w:val="006825DA"/>
    <w:rsid w:val="00682DAA"/>
    <w:rsid w:val="00682FF2"/>
    <w:rsid w:val="00683221"/>
    <w:rsid w:val="0068357D"/>
    <w:rsid w:val="00683900"/>
    <w:rsid w:val="00683D38"/>
    <w:rsid w:val="00683F66"/>
    <w:rsid w:val="0068454E"/>
    <w:rsid w:val="0068492C"/>
    <w:rsid w:val="00684D93"/>
    <w:rsid w:val="00685365"/>
    <w:rsid w:val="0068559C"/>
    <w:rsid w:val="00685686"/>
    <w:rsid w:val="00685B75"/>
    <w:rsid w:val="00685C3C"/>
    <w:rsid w:val="0068670A"/>
    <w:rsid w:val="00686897"/>
    <w:rsid w:val="00686F98"/>
    <w:rsid w:val="00686FE9"/>
    <w:rsid w:val="00687045"/>
    <w:rsid w:val="00687062"/>
    <w:rsid w:val="006873D5"/>
    <w:rsid w:val="00690512"/>
    <w:rsid w:val="006907E5"/>
    <w:rsid w:val="00690927"/>
    <w:rsid w:val="00690FF9"/>
    <w:rsid w:val="00691DC5"/>
    <w:rsid w:val="006923AA"/>
    <w:rsid w:val="006923EB"/>
    <w:rsid w:val="00692603"/>
    <w:rsid w:val="00692665"/>
    <w:rsid w:val="00692BA4"/>
    <w:rsid w:val="006930C3"/>
    <w:rsid w:val="0069314C"/>
    <w:rsid w:val="00693923"/>
    <w:rsid w:val="00693976"/>
    <w:rsid w:val="00693980"/>
    <w:rsid w:val="00693A4B"/>
    <w:rsid w:val="0069461B"/>
    <w:rsid w:val="00694B41"/>
    <w:rsid w:val="006952D0"/>
    <w:rsid w:val="00695415"/>
    <w:rsid w:val="00695CCB"/>
    <w:rsid w:val="00695D02"/>
    <w:rsid w:val="00695DB5"/>
    <w:rsid w:val="006960E8"/>
    <w:rsid w:val="0069620A"/>
    <w:rsid w:val="006965C7"/>
    <w:rsid w:val="006965EC"/>
    <w:rsid w:val="00696AAE"/>
    <w:rsid w:val="00696E5A"/>
    <w:rsid w:val="006970E0"/>
    <w:rsid w:val="00697726"/>
    <w:rsid w:val="006979EF"/>
    <w:rsid w:val="00697FC8"/>
    <w:rsid w:val="006A0229"/>
    <w:rsid w:val="006A0249"/>
    <w:rsid w:val="006A05F6"/>
    <w:rsid w:val="006A0955"/>
    <w:rsid w:val="006A0C07"/>
    <w:rsid w:val="006A17C7"/>
    <w:rsid w:val="006A1A15"/>
    <w:rsid w:val="006A1BC1"/>
    <w:rsid w:val="006A1F7B"/>
    <w:rsid w:val="006A2A7A"/>
    <w:rsid w:val="006A2AB2"/>
    <w:rsid w:val="006A2BEA"/>
    <w:rsid w:val="006A30A7"/>
    <w:rsid w:val="006A3105"/>
    <w:rsid w:val="006A35CF"/>
    <w:rsid w:val="006A3699"/>
    <w:rsid w:val="006A3D74"/>
    <w:rsid w:val="006A3E2F"/>
    <w:rsid w:val="006A3EA4"/>
    <w:rsid w:val="006A404C"/>
    <w:rsid w:val="006A4463"/>
    <w:rsid w:val="006A4B6D"/>
    <w:rsid w:val="006A4CB5"/>
    <w:rsid w:val="006A5459"/>
    <w:rsid w:val="006A5638"/>
    <w:rsid w:val="006A5774"/>
    <w:rsid w:val="006A5A9C"/>
    <w:rsid w:val="006A5BBE"/>
    <w:rsid w:val="006A5ED4"/>
    <w:rsid w:val="006A5F1B"/>
    <w:rsid w:val="006A5FC2"/>
    <w:rsid w:val="006A62FC"/>
    <w:rsid w:val="006A66A5"/>
    <w:rsid w:val="006A6823"/>
    <w:rsid w:val="006A68BF"/>
    <w:rsid w:val="006A70D7"/>
    <w:rsid w:val="006A76DF"/>
    <w:rsid w:val="006A7960"/>
    <w:rsid w:val="006B009F"/>
    <w:rsid w:val="006B00BA"/>
    <w:rsid w:val="006B0369"/>
    <w:rsid w:val="006B0420"/>
    <w:rsid w:val="006B068F"/>
    <w:rsid w:val="006B0BAB"/>
    <w:rsid w:val="006B0D86"/>
    <w:rsid w:val="006B12B1"/>
    <w:rsid w:val="006B13EA"/>
    <w:rsid w:val="006B18B0"/>
    <w:rsid w:val="006B18C7"/>
    <w:rsid w:val="006B1971"/>
    <w:rsid w:val="006B1B5A"/>
    <w:rsid w:val="006B1C0B"/>
    <w:rsid w:val="006B1F8E"/>
    <w:rsid w:val="006B1FB0"/>
    <w:rsid w:val="006B21A0"/>
    <w:rsid w:val="006B2254"/>
    <w:rsid w:val="006B2377"/>
    <w:rsid w:val="006B2753"/>
    <w:rsid w:val="006B2FBC"/>
    <w:rsid w:val="006B3052"/>
    <w:rsid w:val="006B34AE"/>
    <w:rsid w:val="006B3E98"/>
    <w:rsid w:val="006B4056"/>
    <w:rsid w:val="006B4089"/>
    <w:rsid w:val="006B4806"/>
    <w:rsid w:val="006B48AE"/>
    <w:rsid w:val="006B4DE2"/>
    <w:rsid w:val="006B4ED2"/>
    <w:rsid w:val="006B4F90"/>
    <w:rsid w:val="006B5299"/>
    <w:rsid w:val="006B52D3"/>
    <w:rsid w:val="006B5370"/>
    <w:rsid w:val="006B5BAF"/>
    <w:rsid w:val="006B60FA"/>
    <w:rsid w:val="006B61B3"/>
    <w:rsid w:val="006B621C"/>
    <w:rsid w:val="006B66FD"/>
    <w:rsid w:val="006B6734"/>
    <w:rsid w:val="006B6823"/>
    <w:rsid w:val="006B6887"/>
    <w:rsid w:val="006B694B"/>
    <w:rsid w:val="006B6AD9"/>
    <w:rsid w:val="006B6CF2"/>
    <w:rsid w:val="006B6F01"/>
    <w:rsid w:val="006B77B8"/>
    <w:rsid w:val="006C023D"/>
    <w:rsid w:val="006C02DD"/>
    <w:rsid w:val="006C0EEB"/>
    <w:rsid w:val="006C1139"/>
    <w:rsid w:val="006C1143"/>
    <w:rsid w:val="006C149B"/>
    <w:rsid w:val="006C15CF"/>
    <w:rsid w:val="006C1971"/>
    <w:rsid w:val="006C1DB5"/>
    <w:rsid w:val="006C259D"/>
    <w:rsid w:val="006C2FC1"/>
    <w:rsid w:val="006C308B"/>
    <w:rsid w:val="006C47FE"/>
    <w:rsid w:val="006C48C7"/>
    <w:rsid w:val="006C49E2"/>
    <w:rsid w:val="006C5169"/>
    <w:rsid w:val="006C52A9"/>
    <w:rsid w:val="006C531E"/>
    <w:rsid w:val="006C579B"/>
    <w:rsid w:val="006C5CC8"/>
    <w:rsid w:val="006C5FB2"/>
    <w:rsid w:val="006C624F"/>
    <w:rsid w:val="006C6548"/>
    <w:rsid w:val="006C673A"/>
    <w:rsid w:val="006C68B7"/>
    <w:rsid w:val="006C7D1F"/>
    <w:rsid w:val="006D092D"/>
    <w:rsid w:val="006D0CEE"/>
    <w:rsid w:val="006D10BD"/>
    <w:rsid w:val="006D115C"/>
    <w:rsid w:val="006D135C"/>
    <w:rsid w:val="006D157B"/>
    <w:rsid w:val="006D15A8"/>
    <w:rsid w:val="006D18BE"/>
    <w:rsid w:val="006D18F8"/>
    <w:rsid w:val="006D1A7C"/>
    <w:rsid w:val="006D1B11"/>
    <w:rsid w:val="006D1BA5"/>
    <w:rsid w:val="006D275F"/>
    <w:rsid w:val="006D2C09"/>
    <w:rsid w:val="006D2C49"/>
    <w:rsid w:val="006D302E"/>
    <w:rsid w:val="006D3122"/>
    <w:rsid w:val="006D31A0"/>
    <w:rsid w:val="006D40B2"/>
    <w:rsid w:val="006D441C"/>
    <w:rsid w:val="006D444E"/>
    <w:rsid w:val="006D4487"/>
    <w:rsid w:val="006D45CE"/>
    <w:rsid w:val="006D45E5"/>
    <w:rsid w:val="006D4DE1"/>
    <w:rsid w:val="006D4FE0"/>
    <w:rsid w:val="006D511B"/>
    <w:rsid w:val="006D51DC"/>
    <w:rsid w:val="006D5588"/>
    <w:rsid w:val="006D5770"/>
    <w:rsid w:val="006D5CA2"/>
    <w:rsid w:val="006D626E"/>
    <w:rsid w:val="006D667B"/>
    <w:rsid w:val="006D68ED"/>
    <w:rsid w:val="006D69B4"/>
    <w:rsid w:val="006D6B6A"/>
    <w:rsid w:val="006D6EB3"/>
    <w:rsid w:val="006D6F94"/>
    <w:rsid w:val="006D6FDD"/>
    <w:rsid w:val="006D718A"/>
    <w:rsid w:val="006D7243"/>
    <w:rsid w:val="006D72C1"/>
    <w:rsid w:val="006D79B0"/>
    <w:rsid w:val="006E0030"/>
    <w:rsid w:val="006E01D1"/>
    <w:rsid w:val="006E0218"/>
    <w:rsid w:val="006E025F"/>
    <w:rsid w:val="006E02E4"/>
    <w:rsid w:val="006E0931"/>
    <w:rsid w:val="006E0BD3"/>
    <w:rsid w:val="006E0DCA"/>
    <w:rsid w:val="006E0EB9"/>
    <w:rsid w:val="006E106C"/>
    <w:rsid w:val="006E11DA"/>
    <w:rsid w:val="006E174F"/>
    <w:rsid w:val="006E18D3"/>
    <w:rsid w:val="006E1BB3"/>
    <w:rsid w:val="006E1C0F"/>
    <w:rsid w:val="006E1E73"/>
    <w:rsid w:val="006E2BC6"/>
    <w:rsid w:val="006E345A"/>
    <w:rsid w:val="006E3EF7"/>
    <w:rsid w:val="006E4553"/>
    <w:rsid w:val="006E4628"/>
    <w:rsid w:val="006E4BAF"/>
    <w:rsid w:val="006E4C77"/>
    <w:rsid w:val="006E5160"/>
    <w:rsid w:val="006E51FE"/>
    <w:rsid w:val="006E5AD8"/>
    <w:rsid w:val="006E5BE7"/>
    <w:rsid w:val="006E5F25"/>
    <w:rsid w:val="006E6335"/>
    <w:rsid w:val="006E6931"/>
    <w:rsid w:val="006E71C5"/>
    <w:rsid w:val="006E742D"/>
    <w:rsid w:val="006E770E"/>
    <w:rsid w:val="006E77FC"/>
    <w:rsid w:val="006E786E"/>
    <w:rsid w:val="006E795B"/>
    <w:rsid w:val="006E7CA1"/>
    <w:rsid w:val="006F019B"/>
    <w:rsid w:val="006F0481"/>
    <w:rsid w:val="006F063D"/>
    <w:rsid w:val="006F07B0"/>
    <w:rsid w:val="006F0817"/>
    <w:rsid w:val="006F099E"/>
    <w:rsid w:val="006F0E7D"/>
    <w:rsid w:val="006F1EF2"/>
    <w:rsid w:val="006F2554"/>
    <w:rsid w:val="006F270C"/>
    <w:rsid w:val="006F2D71"/>
    <w:rsid w:val="006F37CB"/>
    <w:rsid w:val="006F4581"/>
    <w:rsid w:val="006F49F6"/>
    <w:rsid w:val="006F4A41"/>
    <w:rsid w:val="006F4D0E"/>
    <w:rsid w:val="006F4FBE"/>
    <w:rsid w:val="006F506A"/>
    <w:rsid w:val="006F588D"/>
    <w:rsid w:val="006F5BBC"/>
    <w:rsid w:val="006F5E13"/>
    <w:rsid w:val="006F5E5E"/>
    <w:rsid w:val="006F5E7C"/>
    <w:rsid w:val="006F63BE"/>
    <w:rsid w:val="006F6521"/>
    <w:rsid w:val="006F6824"/>
    <w:rsid w:val="006F6B7F"/>
    <w:rsid w:val="006F6E8F"/>
    <w:rsid w:val="006F72C8"/>
    <w:rsid w:val="006F76E5"/>
    <w:rsid w:val="006F7706"/>
    <w:rsid w:val="006F77BF"/>
    <w:rsid w:val="006F7B03"/>
    <w:rsid w:val="0070095B"/>
    <w:rsid w:val="00700A7B"/>
    <w:rsid w:val="00700F16"/>
    <w:rsid w:val="00701A66"/>
    <w:rsid w:val="00701E2E"/>
    <w:rsid w:val="00701FEC"/>
    <w:rsid w:val="0070290E"/>
    <w:rsid w:val="00702EA7"/>
    <w:rsid w:val="00702F6C"/>
    <w:rsid w:val="007036F4"/>
    <w:rsid w:val="007037EA"/>
    <w:rsid w:val="00703A78"/>
    <w:rsid w:val="00703AFE"/>
    <w:rsid w:val="00703E39"/>
    <w:rsid w:val="007044F5"/>
    <w:rsid w:val="0070467D"/>
    <w:rsid w:val="00704D18"/>
    <w:rsid w:val="00704D3D"/>
    <w:rsid w:val="00704DF7"/>
    <w:rsid w:val="00705188"/>
    <w:rsid w:val="00705414"/>
    <w:rsid w:val="00705648"/>
    <w:rsid w:val="00705B45"/>
    <w:rsid w:val="00705BEA"/>
    <w:rsid w:val="00706240"/>
    <w:rsid w:val="007064DA"/>
    <w:rsid w:val="00706A07"/>
    <w:rsid w:val="00706A5B"/>
    <w:rsid w:val="00706B19"/>
    <w:rsid w:val="00706E08"/>
    <w:rsid w:val="00706F7E"/>
    <w:rsid w:val="00706F88"/>
    <w:rsid w:val="007071B6"/>
    <w:rsid w:val="0070752E"/>
    <w:rsid w:val="00707BD8"/>
    <w:rsid w:val="00707DDF"/>
    <w:rsid w:val="00710675"/>
    <w:rsid w:val="00710A27"/>
    <w:rsid w:val="00710E37"/>
    <w:rsid w:val="00711026"/>
    <w:rsid w:val="007111D4"/>
    <w:rsid w:val="00711393"/>
    <w:rsid w:val="007116AD"/>
    <w:rsid w:val="00711872"/>
    <w:rsid w:val="00711D13"/>
    <w:rsid w:val="00711E1E"/>
    <w:rsid w:val="007122C0"/>
    <w:rsid w:val="00712683"/>
    <w:rsid w:val="00712C81"/>
    <w:rsid w:val="00712F54"/>
    <w:rsid w:val="007131B5"/>
    <w:rsid w:val="00713A8E"/>
    <w:rsid w:val="00713BD7"/>
    <w:rsid w:val="00713F86"/>
    <w:rsid w:val="0071443A"/>
    <w:rsid w:val="007145BA"/>
    <w:rsid w:val="0071504C"/>
    <w:rsid w:val="007150A5"/>
    <w:rsid w:val="007153A8"/>
    <w:rsid w:val="00715484"/>
    <w:rsid w:val="007155AF"/>
    <w:rsid w:val="007156D9"/>
    <w:rsid w:val="007158E3"/>
    <w:rsid w:val="00715A1D"/>
    <w:rsid w:val="00716305"/>
    <w:rsid w:val="007169BC"/>
    <w:rsid w:val="00716C15"/>
    <w:rsid w:val="00716E60"/>
    <w:rsid w:val="00716FEC"/>
    <w:rsid w:val="00717045"/>
    <w:rsid w:val="007173A3"/>
    <w:rsid w:val="00717955"/>
    <w:rsid w:val="00717BA3"/>
    <w:rsid w:val="00717FCA"/>
    <w:rsid w:val="00720121"/>
    <w:rsid w:val="007202D8"/>
    <w:rsid w:val="00720410"/>
    <w:rsid w:val="007207F4"/>
    <w:rsid w:val="00720898"/>
    <w:rsid w:val="00721351"/>
    <w:rsid w:val="00721582"/>
    <w:rsid w:val="00721A38"/>
    <w:rsid w:val="00721AB5"/>
    <w:rsid w:val="00721E7A"/>
    <w:rsid w:val="00721FD0"/>
    <w:rsid w:val="007220C5"/>
    <w:rsid w:val="00722322"/>
    <w:rsid w:val="007223A9"/>
    <w:rsid w:val="00722595"/>
    <w:rsid w:val="00723423"/>
    <w:rsid w:val="00723AA3"/>
    <w:rsid w:val="00723BD0"/>
    <w:rsid w:val="00723DBB"/>
    <w:rsid w:val="00723EE4"/>
    <w:rsid w:val="00724004"/>
    <w:rsid w:val="00724278"/>
    <w:rsid w:val="00724638"/>
    <w:rsid w:val="00724870"/>
    <w:rsid w:val="007249FC"/>
    <w:rsid w:val="00724C43"/>
    <w:rsid w:val="00724C6A"/>
    <w:rsid w:val="00724CC0"/>
    <w:rsid w:val="0072534F"/>
    <w:rsid w:val="007253C8"/>
    <w:rsid w:val="00725592"/>
    <w:rsid w:val="00725699"/>
    <w:rsid w:val="00725956"/>
    <w:rsid w:val="00725A40"/>
    <w:rsid w:val="00725E49"/>
    <w:rsid w:val="00726009"/>
    <w:rsid w:val="0072630A"/>
    <w:rsid w:val="00726477"/>
    <w:rsid w:val="00726D26"/>
    <w:rsid w:val="00726E26"/>
    <w:rsid w:val="00727A86"/>
    <w:rsid w:val="00727B0E"/>
    <w:rsid w:val="00727C7B"/>
    <w:rsid w:val="00730328"/>
    <w:rsid w:val="00730463"/>
    <w:rsid w:val="007304DD"/>
    <w:rsid w:val="007307BB"/>
    <w:rsid w:val="00730B1B"/>
    <w:rsid w:val="00730CD6"/>
    <w:rsid w:val="00730E48"/>
    <w:rsid w:val="0073173E"/>
    <w:rsid w:val="00731909"/>
    <w:rsid w:val="00731970"/>
    <w:rsid w:val="007319C7"/>
    <w:rsid w:val="00731C22"/>
    <w:rsid w:val="00731D4D"/>
    <w:rsid w:val="00731E4D"/>
    <w:rsid w:val="00731EFA"/>
    <w:rsid w:val="00731FFC"/>
    <w:rsid w:val="0073201A"/>
    <w:rsid w:val="0073204B"/>
    <w:rsid w:val="007323D3"/>
    <w:rsid w:val="0073278F"/>
    <w:rsid w:val="00732B61"/>
    <w:rsid w:val="00732E4B"/>
    <w:rsid w:val="00732FFE"/>
    <w:rsid w:val="007330C2"/>
    <w:rsid w:val="00733BE8"/>
    <w:rsid w:val="00733DD3"/>
    <w:rsid w:val="00733F5A"/>
    <w:rsid w:val="00733F7C"/>
    <w:rsid w:val="00734098"/>
    <w:rsid w:val="00734413"/>
    <w:rsid w:val="00734857"/>
    <w:rsid w:val="00734AFA"/>
    <w:rsid w:val="00734E90"/>
    <w:rsid w:val="007357CE"/>
    <w:rsid w:val="007359D8"/>
    <w:rsid w:val="00735A86"/>
    <w:rsid w:val="00736258"/>
    <w:rsid w:val="00736570"/>
    <w:rsid w:val="00736613"/>
    <w:rsid w:val="00736664"/>
    <w:rsid w:val="0073676F"/>
    <w:rsid w:val="00737020"/>
    <w:rsid w:val="007371AC"/>
    <w:rsid w:val="0073748B"/>
    <w:rsid w:val="007378A8"/>
    <w:rsid w:val="00737F81"/>
    <w:rsid w:val="00737FD7"/>
    <w:rsid w:val="007402B1"/>
    <w:rsid w:val="00740DB9"/>
    <w:rsid w:val="007410BB"/>
    <w:rsid w:val="00741102"/>
    <w:rsid w:val="0074130B"/>
    <w:rsid w:val="007413C1"/>
    <w:rsid w:val="007413EB"/>
    <w:rsid w:val="0074222F"/>
    <w:rsid w:val="00742255"/>
    <w:rsid w:val="00742460"/>
    <w:rsid w:val="00742590"/>
    <w:rsid w:val="00742A5B"/>
    <w:rsid w:val="00742B63"/>
    <w:rsid w:val="00743122"/>
    <w:rsid w:val="00743153"/>
    <w:rsid w:val="007432CB"/>
    <w:rsid w:val="0074376B"/>
    <w:rsid w:val="00743C6A"/>
    <w:rsid w:val="00744101"/>
    <w:rsid w:val="007441E2"/>
    <w:rsid w:val="0074421C"/>
    <w:rsid w:val="00744544"/>
    <w:rsid w:val="00744897"/>
    <w:rsid w:val="00744B16"/>
    <w:rsid w:val="0074546B"/>
    <w:rsid w:val="00745770"/>
    <w:rsid w:val="00745A3B"/>
    <w:rsid w:val="00745DFC"/>
    <w:rsid w:val="00745E29"/>
    <w:rsid w:val="0074644C"/>
    <w:rsid w:val="007469A2"/>
    <w:rsid w:val="00747128"/>
    <w:rsid w:val="00747197"/>
    <w:rsid w:val="00747272"/>
    <w:rsid w:val="00747525"/>
    <w:rsid w:val="007476FC"/>
    <w:rsid w:val="00747CB0"/>
    <w:rsid w:val="00747ECB"/>
    <w:rsid w:val="0075035E"/>
    <w:rsid w:val="007503F1"/>
    <w:rsid w:val="007507DD"/>
    <w:rsid w:val="007508E3"/>
    <w:rsid w:val="007508FD"/>
    <w:rsid w:val="00750CF0"/>
    <w:rsid w:val="00751244"/>
    <w:rsid w:val="007512B7"/>
    <w:rsid w:val="00751310"/>
    <w:rsid w:val="00751C21"/>
    <w:rsid w:val="00751EE6"/>
    <w:rsid w:val="00751FA9"/>
    <w:rsid w:val="00752277"/>
    <w:rsid w:val="0075292A"/>
    <w:rsid w:val="00752ECC"/>
    <w:rsid w:val="0075313E"/>
    <w:rsid w:val="0075368C"/>
    <w:rsid w:val="00753720"/>
    <w:rsid w:val="007539F2"/>
    <w:rsid w:val="00753F92"/>
    <w:rsid w:val="00754106"/>
    <w:rsid w:val="007542C5"/>
    <w:rsid w:val="00754982"/>
    <w:rsid w:val="00754A2A"/>
    <w:rsid w:val="00754ADD"/>
    <w:rsid w:val="00754EE0"/>
    <w:rsid w:val="00754FC2"/>
    <w:rsid w:val="0075514D"/>
    <w:rsid w:val="0075534D"/>
    <w:rsid w:val="0075550F"/>
    <w:rsid w:val="007555BD"/>
    <w:rsid w:val="007556B5"/>
    <w:rsid w:val="00755A18"/>
    <w:rsid w:val="007568AC"/>
    <w:rsid w:val="00756FD3"/>
    <w:rsid w:val="00757438"/>
    <w:rsid w:val="00757609"/>
    <w:rsid w:val="00757B8E"/>
    <w:rsid w:val="00757C1D"/>
    <w:rsid w:val="00757DC6"/>
    <w:rsid w:val="00757F14"/>
    <w:rsid w:val="007601C6"/>
    <w:rsid w:val="0076024B"/>
    <w:rsid w:val="0076042C"/>
    <w:rsid w:val="00760600"/>
    <w:rsid w:val="0076067D"/>
    <w:rsid w:val="0076069B"/>
    <w:rsid w:val="007606EA"/>
    <w:rsid w:val="00760BA1"/>
    <w:rsid w:val="00760BEE"/>
    <w:rsid w:val="00760CC4"/>
    <w:rsid w:val="007612D2"/>
    <w:rsid w:val="007612D3"/>
    <w:rsid w:val="007615DC"/>
    <w:rsid w:val="00762534"/>
    <w:rsid w:val="007625CE"/>
    <w:rsid w:val="00762787"/>
    <w:rsid w:val="00762B15"/>
    <w:rsid w:val="00762BAD"/>
    <w:rsid w:val="00764325"/>
    <w:rsid w:val="00764542"/>
    <w:rsid w:val="00764588"/>
    <w:rsid w:val="007646D4"/>
    <w:rsid w:val="007647FE"/>
    <w:rsid w:val="0076482C"/>
    <w:rsid w:val="00765013"/>
    <w:rsid w:val="00765803"/>
    <w:rsid w:val="007658DC"/>
    <w:rsid w:val="00765938"/>
    <w:rsid w:val="00765B47"/>
    <w:rsid w:val="00765ECB"/>
    <w:rsid w:val="0076606D"/>
    <w:rsid w:val="0076609D"/>
    <w:rsid w:val="007666D8"/>
    <w:rsid w:val="00766763"/>
    <w:rsid w:val="00767245"/>
    <w:rsid w:val="007674E6"/>
    <w:rsid w:val="0076753E"/>
    <w:rsid w:val="007675A9"/>
    <w:rsid w:val="00767C2C"/>
    <w:rsid w:val="0077026F"/>
    <w:rsid w:val="007704CE"/>
    <w:rsid w:val="00770F4F"/>
    <w:rsid w:val="00771623"/>
    <w:rsid w:val="00771B24"/>
    <w:rsid w:val="00772865"/>
    <w:rsid w:val="00772A83"/>
    <w:rsid w:val="00772FAF"/>
    <w:rsid w:val="00773543"/>
    <w:rsid w:val="0077373C"/>
    <w:rsid w:val="00773E90"/>
    <w:rsid w:val="00773FAE"/>
    <w:rsid w:val="0077433C"/>
    <w:rsid w:val="0077443C"/>
    <w:rsid w:val="0077445E"/>
    <w:rsid w:val="0077470B"/>
    <w:rsid w:val="00775109"/>
    <w:rsid w:val="0077576C"/>
    <w:rsid w:val="00775CB9"/>
    <w:rsid w:val="00775CF5"/>
    <w:rsid w:val="0077600D"/>
    <w:rsid w:val="007760AB"/>
    <w:rsid w:val="0077664F"/>
    <w:rsid w:val="0077669F"/>
    <w:rsid w:val="00776702"/>
    <w:rsid w:val="00776BA5"/>
    <w:rsid w:val="00777120"/>
    <w:rsid w:val="00777436"/>
    <w:rsid w:val="007775BB"/>
    <w:rsid w:val="0077766F"/>
    <w:rsid w:val="0078003F"/>
    <w:rsid w:val="0078052E"/>
    <w:rsid w:val="007805E9"/>
    <w:rsid w:val="00780A7F"/>
    <w:rsid w:val="00781276"/>
    <w:rsid w:val="007813DC"/>
    <w:rsid w:val="0078151E"/>
    <w:rsid w:val="0078175A"/>
    <w:rsid w:val="0078179B"/>
    <w:rsid w:val="0078196B"/>
    <w:rsid w:val="00781C13"/>
    <w:rsid w:val="00782019"/>
    <w:rsid w:val="0078289C"/>
    <w:rsid w:val="00783015"/>
    <w:rsid w:val="007832C7"/>
    <w:rsid w:val="007837D7"/>
    <w:rsid w:val="0078392E"/>
    <w:rsid w:val="0078402A"/>
    <w:rsid w:val="0078456F"/>
    <w:rsid w:val="007845A3"/>
    <w:rsid w:val="0078472A"/>
    <w:rsid w:val="0078476A"/>
    <w:rsid w:val="00784BBD"/>
    <w:rsid w:val="00784F00"/>
    <w:rsid w:val="00784F8A"/>
    <w:rsid w:val="00785024"/>
    <w:rsid w:val="0078570E"/>
    <w:rsid w:val="00785D74"/>
    <w:rsid w:val="00785DEF"/>
    <w:rsid w:val="00785FB5"/>
    <w:rsid w:val="007860B1"/>
    <w:rsid w:val="007866BD"/>
    <w:rsid w:val="0078687C"/>
    <w:rsid w:val="007869F8"/>
    <w:rsid w:val="00786BB9"/>
    <w:rsid w:val="00786C5F"/>
    <w:rsid w:val="00787636"/>
    <w:rsid w:val="00790F67"/>
    <w:rsid w:val="0079105F"/>
    <w:rsid w:val="007912B1"/>
    <w:rsid w:val="007912CD"/>
    <w:rsid w:val="00791A4A"/>
    <w:rsid w:val="00791B49"/>
    <w:rsid w:val="00791EC0"/>
    <w:rsid w:val="00791FA0"/>
    <w:rsid w:val="007922D7"/>
    <w:rsid w:val="00792E25"/>
    <w:rsid w:val="00792EDB"/>
    <w:rsid w:val="00794059"/>
    <w:rsid w:val="0079417A"/>
    <w:rsid w:val="0079479D"/>
    <w:rsid w:val="00794F6F"/>
    <w:rsid w:val="00795127"/>
    <w:rsid w:val="007952DB"/>
    <w:rsid w:val="007953B5"/>
    <w:rsid w:val="007955C8"/>
    <w:rsid w:val="007960B9"/>
    <w:rsid w:val="0079613B"/>
    <w:rsid w:val="0079620E"/>
    <w:rsid w:val="00796253"/>
    <w:rsid w:val="0079672A"/>
    <w:rsid w:val="0079675B"/>
    <w:rsid w:val="00796B72"/>
    <w:rsid w:val="00796C1D"/>
    <w:rsid w:val="00797CEB"/>
    <w:rsid w:val="007A0059"/>
    <w:rsid w:val="007A0530"/>
    <w:rsid w:val="007A0B4F"/>
    <w:rsid w:val="007A0C34"/>
    <w:rsid w:val="007A1579"/>
    <w:rsid w:val="007A17B8"/>
    <w:rsid w:val="007A1F71"/>
    <w:rsid w:val="007A27D9"/>
    <w:rsid w:val="007A2B0A"/>
    <w:rsid w:val="007A2E27"/>
    <w:rsid w:val="007A3623"/>
    <w:rsid w:val="007A3671"/>
    <w:rsid w:val="007A3833"/>
    <w:rsid w:val="007A38F3"/>
    <w:rsid w:val="007A38F5"/>
    <w:rsid w:val="007A3BDC"/>
    <w:rsid w:val="007A3EED"/>
    <w:rsid w:val="007A3F9B"/>
    <w:rsid w:val="007A4145"/>
    <w:rsid w:val="007A4A84"/>
    <w:rsid w:val="007A5191"/>
    <w:rsid w:val="007A557F"/>
    <w:rsid w:val="007A564E"/>
    <w:rsid w:val="007A5E31"/>
    <w:rsid w:val="007A6051"/>
    <w:rsid w:val="007A6446"/>
    <w:rsid w:val="007A6716"/>
    <w:rsid w:val="007A67DF"/>
    <w:rsid w:val="007A695F"/>
    <w:rsid w:val="007A6ABA"/>
    <w:rsid w:val="007A6C4F"/>
    <w:rsid w:val="007A70CB"/>
    <w:rsid w:val="007A7B71"/>
    <w:rsid w:val="007B000A"/>
    <w:rsid w:val="007B041D"/>
    <w:rsid w:val="007B0ED6"/>
    <w:rsid w:val="007B0F55"/>
    <w:rsid w:val="007B1088"/>
    <w:rsid w:val="007B15FA"/>
    <w:rsid w:val="007B199A"/>
    <w:rsid w:val="007B1A92"/>
    <w:rsid w:val="007B1CC0"/>
    <w:rsid w:val="007B1F51"/>
    <w:rsid w:val="007B1FB7"/>
    <w:rsid w:val="007B2195"/>
    <w:rsid w:val="007B26AD"/>
    <w:rsid w:val="007B26E7"/>
    <w:rsid w:val="007B2878"/>
    <w:rsid w:val="007B2D3E"/>
    <w:rsid w:val="007B2DD0"/>
    <w:rsid w:val="007B3342"/>
    <w:rsid w:val="007B33A9"/>
    <w:rsid w:val="007B33CA"/>
    <w:rsid w:val="007B3526"/>
    <w:rsid w:val="007B3F30"/>
    <w:rsid w:val="007B440C"/>
    <w:rsid w:val="007B44E8"/>
    <w:rsid w:val="007B4AF7"/>
    <w:rsid w:val="007B4B70"/>
    <w:rsid w:val="007B50B2"/>
    <w:rsid w:val="007B5D70"/>
    <w:rsid w:val="007B5EDA"/>
    <w:rsid w:val="007B6A79"/>
    <w:rsid w:val="007B6D5A"/>
    <w:rsid w:val="007B6E34"/>
    <w:rsid w:val="007B6F13"/>
    <w:rsid w:val="007B71FB"/>
    <w:rsid w:val="007B7440"/>
    <w:rsid w:val="007B7653"/>
    <w:rsid w:val="007B7BF3"/>
    <w:rsid w:val="007B7CD9"/>
    <w:rsid w:val="007B7E31"/>
    <w:rsid w:val="007C0224"/>
    <w:rsid w:val="007C034F"/>
    <w:rsid w:val="007C0829"/>
    <w:rsid w:val="007C09B6"/>
    <w:rsid w:val="007C117E"/>
    <w:rsid w:val="007C17AB"/>
    <w:rsid w:val="007C2D85"/>
    <w:rsid w:val="007C2F67"/>
    <w:rsid w:val="007C3274"/>
    <w:rsid w:val="007C3452"/>
    <w:rsid w:val="007C34FE"/>
    <w:rsid w:val="007C36E0"/>
    <w:rsid w:val="007C3DB9"/>
    <w:rsid w:val="007C408F"/>
    <w:rsid w:val="007C4179"/>
    <w:rsid w:val="007C41AC"/>
    <w:rsid w:val="007C4651"/>
    <w:rsid w:val="007C491E"/>
    <w:rsid w:val="007C4A22"/>
    <w:rsid w:val="007C4C92"/>
    <w:rsid w:val="007C4DCA"/>
    <w:rsid w:val="007C4EF9"/>
    <w:rsid w:val="007C5121"/>
    <w:rsid w:val="007C5648"/>
    <w:rsid w:val="007C5AD9"/>
    <w:rsid w:val="007C5BD3"/>
    <w:rsid w:val="007C5D89"/>
    <w:rsid w:val="007C60E9"/>
    <w:rsid w:val="007C626C"/>
    <w:rsid w:val="007C6894"/>
    <w:rsid w:val="007C6C4E"/>
    <w:rsid w:val="007C6F11"/>
    <w:rsid w:val="007C744B"/>
    <w:rsid w:val="007C7A7A"/>
    <w:rsid w:val="007C7D9F"/>
    <w:rsid w:val="007C7E23"/>
    <w:rsid w:val="007C7F07"/>
    <w:rsid w:val="007C7F2F"/>
    <w:rsid w:val="007D0087"/>
    <w:rsid w:val="007D00FF"/>
    <w:rsid w:val="007D036D"/>
    <w:rsid w:val="007D038B"/>
    <w:rsid w:val="007D0ADE"/>
    <w:rsid w:val="007D1033"/>
    <w:rsid w:val="007D1D5D"/>
    <w:rsid w:val="007D213F"/>
    <w:rsid w:val="007D22E6"/>
    <w:rsid w:val="007D23DF"/>
    <w:rsid w:val="007D2C7C"/>
    <w:rsid w:val="007D3295"/>
    <w:rsid w:val="007D38A4"/>
    <w:rsid w:val="007D3C17"/>
    <w:rsid w:val="007D3CD3"/>
    <w:rsid w:val="007D3FDF"/>
    <w:rsid w:val="007D4221"/>
    <w:rsid w:val="007D4261"/>
    <w:rsid w:val="007D4743"/>
    <w:rsid w:val="007D4DFA"/>
    <w:rsid w:val="007D5005"/>
    <w:rsid w:val="007D5051"/>
    <w:rsid w:val="007D51F3"/>
    <w:rsid w:val="007D52AF"/>
    <w:rsid w:val="007D5433"/>
    <w:rsid w:val="007D5684"/>
    <w:rsid w:val="007D5707"/>
    <w:rsid w:val="007D5A37"/>
    <w:rsid w:val="007D5C24"/>
    <w:rsid w:val="007D5D38"/>
    <w:rsid w:val="007D609E"/>
    <w:rsid w:val="007D65CF"/>
    <w:rsid w:val="007D684C"/>
    <w:rsid w:val="007D6A10"/>
    <w:rsid w:val="007D6E0D"/>
    <w:rsid w:val="007D6F3C"/>
    <w:rsid w:val="007D6F95"/>
    <w:rsid w:val="007D6FFE"/>
    <w:rsid w:val="007D70D3"/>
    <w:rsid w:val="007D7380"/>
    <w:rsid w:val="007D743B"/>
    <w:rsid w:val="007D777A"/>
    <w:rsid w:val="007D7A97"/>
    <w:rsid w:val="007D7CE0"/>
    <w:rsid w:val="007D7F3E"/>
    <w:rsid w:val="007E016E"/>
    <w:rsid w:val="007E0D13"/>
    <w:rsid w:val="007E0D52"/>
    <w:rsid w:val="007E13A6"/>
    <w:rsid w:val="007E147B"/>
    <w:rsid w:val="007E1490"/>
    <w:rsid w:val="007E1851"/>
    <w:rsid w:val="007E186D"/>
    <w:rsid w:val="007E187B"/>
    <w:rsid w:val="007E1B86"/>
    <w:rsid w:val="007E1CF6"/>
    <w:rsid w:val="007E23E3"/>
    <w:rsid w:val="007E23FF"/>
    <w:rsid w:val="007E3025"/>
    <w:rsid w:val="007E3210"/>
    <w:rsid w:val="007E33B3"/>
    <w:rsid w:val="007E38E1"/>
    <w:rsid w:val="007E3F04"/>
    <w:rsid w:val="007E408D"/>
    <w:rsid w:val="007E40C4"/>
    <w:rsid w:val="007E4109"/>
    <w:rsid w:val="007E426F"/>
    <w:rsid w:val="007E4482"/>
    <w:rsid w:val="007E458E"/>
    <w:rsid w:val="007E486D"/>
    <w:rsid w:val="007E4B01"/>
    <w:rsid w:val="007E4DDD"/>
    <w:rsid w:val="007E54BD"/>
    <w:rsid w:val="007E5765"/>
    <w:rsid w:val="007E5AE0"/>
    <w:rsid w:val="007E5D2B"/>
    <w:rsid w:val="007E5FE4"/>
    <w:rsid w:val="007E650F"/>
    <w:rsid w:val="007E685D"/>
    <w:rsid w:val="007E685E"/>
    <w:rsid w:val="007E69B8"/>
    <w:rsid w:val="007E6A8E"/>
    <w:rsid w:val="007E7018"/>
    <w:rsid w:val="007E726C"/>
    <w:rsid w:val="007E7593"/>
    <w:rsid w:val="007F021A"/>
    <w:rsid w:val="007F090F"/>
    <w:rsid w:val="007F0D47"/>
    <w:rsid w:val="007F0EEA"/>
    <w:rsid w:val="007F0FAC"/>
    <w:rsid w:val="007F122B"/>
    <w:rsid w:val="007F13FD"/>
    <w:rsid w:val="007F18EF"/>
    <w:rsid w:val="007F1940"/>
    <w:rsid w:val="007F19B8"/>
    <w:rsid w:val="007F1B2D"/>
    <w:rsid w:val="007F1C53"/>
    <w:rsid w:val="007F2101"/>
    <w:rsid w:val="007F2428"/>
    <w:rsid w:val="007F245B"/>
    <w:rsid w:val="007F25EE"/>
    <w:rsid w:val="007F2694"/>
    <w:rsid w:val="007F28DD"/>
    <w:rsid w:val="007F2AD2"/>
    <w:rsid w:val="007F2BB6"/>
    <w:rsid w:val="007F2C3C"/>
    <w:rsid w:val="007F2C72"/>
    <w:rsid w:val="007F2D3F"/>
    <w:rsid w:val="007F30C6"/>
    <w:rsid w:val="007F31CB"/>
    <w:rsid w:val="007F3365"/>
    <w:rsid w:val="007F34D3"/>
    <w:rsid w:val="007F39FA"/>
    <w:rsid w:val="007F3D89"/>
    <w:rsid w:val="007F3E04"/>
    <w:rsid w:val="007F42BA"/>
    <w:rsid w:val="007F4434"/>
    <w:rsid w:val="007F4755"/>
    <w:rsid w:val="007F4E58"/>
    <w:rsid w:val="007F5093"/>
    <w:rsid w:val="007F55F6"/>
    <w:rsid w:val="007F5830"/>
    <w:rsid w:val="007F5A18"/>
    <w:rsid w:val="007F5B2F"/>
    <w:rsid w:val="007F5DF5"/>
    <w:rsid w:val="007F5F75"/>
    <w:rsid w:val="007F6A06"/>
    <w:rsid w:val="007F6C84"/>
    <w:rsid w:val="007F71C3"/>
    <w:rsid w:val="007F77F1"/>
    <w:rsid w:val="007F7838"/>
    <w:rsid w:val="007F7FDB"/>
    <w:rsid w:val="00800021"/>
    <w:rsid w:val="008000D5"/>
    <w:rsid w:val="008009B0"/>
    <w:rsid w:val="008009FC"/>
    <w:rsid w:val="00800E2C"/>
    <w:rsid w:val="00800E38"/>
    <w:rsid w:val="00801137"/>
    <w:rsid w:val="00801671"/>
    <w:rsid w:val="00801A94"/>
    <w:rsid w:val="00801BF3"/>
    <w:rsid w:val="0080262B"/>
    <w:rsid w:val="0080278D"/>
    <w:rsid w:val="00802AC9"/>
    <w:rsid w:val="00802DFB"/>
    <w:rsid w:val="00802E39"/>
    <w:rsid w:val="008033C9"/>
    <w:rsid w:val="008034B0"/>
    <w:rsid w:val="0080379B"/>
    <w:rsid w:val="0080384E"/>
    <w:rsid w:val="00803DB8"/>
    <w:rsid w:val="00804533"/>
    <w:rsid w:val="00804698"/>
    <w:rsid w:val="00805D06"/>
    <w:rsid w:val="0080607D"/>
    <w:rsid w:val="008063B3"/>
    <w:rsid w:val="00806B39"/>
    <w:rsid w:val="00806CE3"/>
    <w:rsid w:val="0080774F"/>
    <w:rsid w:val="00807793"/>
    <w:rsid w:val="008077D2"/>
    <w:rsid w:val="00807A06"/>
    <w:rsid w:val="00807B07"/>
    <w:rsid w:val="00807B2A"/>
    <w:rsid w:val="00807CDF"/>
    <w:rsid w:val="008103D3"/>
    <w:rsid w:val="008104B7"/>
    <w:rsid w:val="00810B01"/>
    <w:rsid w:val="00810BC1"/>
    <w:rsid w:val="00810DFB"/>
    <w:rsid w:val="00810F92"/>
    <w:rsid w:val="00811475"/>
    <w:rsid w:val="00811540"/>
    <w:rsid w:val="00811794"/>
    <w:rsid w:val="00811B28"/>
    <w:rsid w:val="00811C6C"/>
    <w:rsid w:val="00811E7B"/>
    <w:rsid w:val="00811EE8"/>
    <w:rsid w:val="008121CD"/>
    <w:rsid w:val="0081224C"/>
    <w:rsid w:val="00812642"/>
    <w:rsid w:val="00812ADA"/>
    <w:rsid w:val="00812B0E"/>
    <w:rsid w:val="00812F92"/>
    <w:rsid w:val="00813036"/>
    <w:rsid w:val="00813254"/>
    <w:rsid w:val="00813822"/>
    <w:rsid w:val="0081385F"/>
    <w:rsid w:val="00813D68"/>
    <w:rsid w:val="00813EB5"/>
    <w:rsid w:val="0081425F"/>
    <w:rsid w:val="008144F3"/>
    <w:rsid w:val="00814D37"/>
    <w:rsid w:val="00815173"/>
    <w:rsid w:val="008154A2"/>
    <w:rsid w:val="008154B3"/>
    <w:rsid w:val="008155BB"/>
    <w:rsid w:val="008158A3"/>
    <w:rsid w:val="008158B9"/>
    <w:rsid w:val="008158CF"/>
    <w:rsid w:val="00815AFE"/>
    <w:rsid w:val="00815CFE"/>
    <w:rsid w:val="00815E76"/>
    <w:rsid w:val="00816002"/>
    <w:rsid w:val="008169AB"/>
    <w:rsid w:val="00816AAC"/>
    <w:rsid w:val="00816B0A"/>
    <w:rsid w:val="00816BFB"/>
    <w:rsid w:val="00817767"/>
    <w:rsid w:val="008177DD"/>
    <w:rsid w:val="00820504"/>
    <w:rsid w:val="0082053B"/>
    <w:rsid w:val="00820656"/>
    <w:rsid w:val="00820980"/>
    <w:rsid w:val="00821296"/>
    <w:rsid w:val="008215CA"/>
    <w:rsid w:val="00821855"/>
    <w:rsid w:val="00821A11"/>
    <w:rsid w:val="00822148"/>
    <w:rsid w:val="00822216"/>
    <w:rsid w:val="008224DB"/>
    <w:rsid w:val="00822A2A"/>
    <w:rsid w:val="00822A80"/>
    <w:rsid w:val="008232B1"/>
    <w:rsid w:val="0082334E"/>
    <w:rsid w:val="00823AF6"/>
    <w:rsid w:val="00823C6D"/>
    <w:rsid w:val="00823E3E"/>
    <w:rsid w:val="00823EA1"/>
    <w:rsid w:val="008242C6"/>
    <w:rsid w:val="00824623"/>
    <w:rsid w:val="00824D5A"/>
    <w:rsid w:val="00824ED7"/>
    <w:rsid w:val="00824FD9"/>
    <w:rsid w:val="0082502D"/>
    <w:rsid w:val="00825460"/>
    <w:rsid w:val="00825482"/>
    <w:rsid w:val="00825545"/>
    <w:rsid w:val="00825D31"/>
    <w:rsid w:val="00825D74"/>
    <w:rsid w:val="00825EA6"/>
    <w:rsid w:val="00826288"/>
    <w:rsid w:val="0082641C"/>
    <w:rsid w:val="00826445"/>
    <w:rsid w:val="00826493"/>
    <w:rsid w:val="00826506"/>
    <w:rsid w:val="00826C9F"/>
    <w:rsid w:val="00827C41"/>
    <w:rsid w:val="00827DD9"/>
    <w:rsid w:val="00827FC9"/>
    <w:rsid w:val="0083000B"/>
    <w:rsid w:val="008301FE"/>
    <w:rsid w:val="00830471"/>
    <w:rsid w:val="0083054A"/>
    <w:rsid w:val="00830AF5"/>
    <w:rsid w:val="0083108F"/>
    <w:rsid w:val="008311DF"/>
    <w:rsid w:val="008312AC"/>
    <w:rsid w:val="00831C73"/>
    <w:rsid w:val="00831DDB"/>
    <w:rsid w:val="00831DF9"/>
    <w:rsid w:val="00832060"/>
    <w:rsid w:val="008333A5"/>
    <w:rsid w:val="0083384C"/>
    <w:rsid w:val="00833CD2"/>
    <w:rsid w:val="00833F51"/>
    <w:rsid w:val="00833F5F"/>
    <w:rsid w:val="00833FEE"/>
    <w:rsid w:val="00834232"/>
    <w:rsid w:val="008342E5"/>
    <w:rsid w:val="00834599"/>
    <w:rsid w:val="00834AD6"/>
    <w:rsid w:val="00834B37"/>
    <w:rsid w:val="00834C39"/>
    <w:rsid w:val="0083539E"/>
    <w:rsid w:val="0083543F"/>
    <w:rsid w:val="0083575D"/>
    <w:rsid w:val="0083590A"/>
    <w:rsid w:val="00836503"/>
    <w:rsid w:val="00836515"/>
    <w:rsid w:val="008366DF"/>
    <w:rsid w:val="008369F5"/>
    <w:rsid w:val="00837236"/>
    <w:rsid w:val="00837280"/>
    <w:rsid w:val="0083792F"/>
    <w:rsid w:val="00837DE8"/>
    <w:rsid w:val="00837F97"/>
    <w:rsid w:val="00837FA0"/>
    <w:rsid w:val="00840381"/>
    <w:rsid w:val="0084049A"/>
    <w:rsid w:val="008407F8"/>
    <w:rsid w:val="00840955"/>
    <w:rsid w:val="00840EB0"/>
    <w:rsid w:val="00840EE8"/>
    <w:rsid w:val="00840FE4"/>
    <w:rsid w:val="00841669"/>
    <w:rsid w:val="00841DCF"/>
    <w:rsid w:val="008420DB"/>
    <w:rsid w:val="00842159"/>
    <w:rsid w:val="00842828"/>
    <w:rsid w:val="00842E65"/>
    <w:rsid w:val="00843037"/>
    <w:rsid w:val="00843145"/>
    <w:rsid w:val="00843B33"/>
    <w:rsid w:val="00844428"/>
    <w:rsid w:val="0084445A"/>
    <w:rsid w:val="00844488"/>
    <w:rsid w:val="008446A5"/>
    <w:rsid w:val="00844805"/>
    <w:rsid w:val="00844DE5"/>
    <w:rsid w:val="00844DFA"/>
    <w:rsid w:val="0084506F"/>
    <w:rsid w:val="00845249"/>
    <w:rsid w:val="0084543F"/>
    <w:rsid w:val="00845668"/>
    <w:rsid w:val="00845891"/>
    <w:rsid w:val="00846062"/>
    <w:rsid w:val="0084620D"/>
    <w:rsid w:val="00846366"/>
    <w:rsid w:val="008464C9"/>
    <w:rsid w:val="00846697"/>
    <w:rsid w:val="008468B2"/>
    <w:rsid w:val="00846C96"/>
    <w:rsid w:val="008471B8"/>
    <w:rsid w:val="0084723F"/>
    <w:rsid w:val="008472A3"/>
    <w:rsid w:val="00847357"/>
    <w:rsid w:val="00847410"/>
    <w:rsid w:val="008476D5"/>
    <w:rsid w:val="00847A1E"/>
    <w:rsid w:val="00847C89"/>
    <w:rsid w:val="00847CF5"/>
    <w:rsid w:val="00847E94"/>
    <w:rsid w:val="00850811"/>
    <w:rsid w:val="0085112C"/>
    <w:rsid w:val="0085141F"/>
    <w:rsid w:val="008515CA"/>
    <w:rsid w:val="00851992"/>
    <w:rsid w:val="00851EE3"/>
    <w:rsid w:val="00852779"/>
    <w:rsid w:val="008527B3"/>
    <w:rsid w:val="008528A6"/>
    <w:rsid w:val="0085294B"/>
    <w:rsid w:val="00852F23"/>
    <w:rsid w:val="00852FDA"/>
    <w:rsid w:val="008533CC"/>
    <w:rsid w:val="00853536"/>
    <w:rsid w:val="0085358F"/>
    <w:rsid w:val="0085395F"/>
    <w:rsid w:val="00853AFA"/>
    <w:rsid w:val="00853B58"/>
    <w:rsid w:val="00853C44"/>
    <w:rsid w:val="00853CB8"/>
    <w:rsid w:val="00853EB6"/>
    <w:rsid w:val="00854A82"/>
    <w:rsid w:val="00854D2C"/>
    <w:rsid w:val="00854E6D"/>
    <w:rsid w:val="00854EAB"/>
    <w:rsid w:val="00855010"/>
    <w:rsid w:val="00855228"/>
    <w:rsid w:val="00855470"/>
    <w:rsid w:val="008555A6"/>
    <w:rsid w:val="0085599A"/>
    <w:rsid w:val="00855B20"/>
    <w:rsid w:val="00855D43"/>
    <w:rsid w:val="00856396"/>
    <w:rsid w:val="008563E7"/>
    <w:rsid w:val="008568D1"/>
    <w:rsid w:val="00856DB6"/>
    <w:rsid w:val="00856FD4"/>
    <w:rsid w:val="0085702F"/>
    <w:rsid w:val="008570C5"/>
    <w:rsid w:val="0085713F"/>
    <w:rsid w:val="00857B8D"/>
    <w:rsid w:val="00857D49"/>
    <w:rsid w:val="00860052"/>
    <w:rsid w:val="00860078"/>
    <w:rsid w:val="00860A43"/>
    <w:rsid w:val="00860CED"/>
    <w:rsid w:val="00860FBA"/>
    <w:rsid w:val="0086101F"/>
    <w:rsid w:val="008613BE"/>
    <w:rsid w:val="008613D1"/>
    <w:rsid w:val="0086192F"/>
    <w:rsid w:val="00861BA3"/>
    <w:rsid w:val="008621B4"/>
    <w:rsid w:val="008624F5"/>
    <w:rsid w:val="008625D3"/>
    <w:rsid w:val="008628A6"/>
    <w:rsid w:val="00862DD1"/>
    <w:rsid w:val="00862DDA"/>
    <w:rsid w:val="00862E29"/>
    <w:rsid w:val="00863010"/>
    <w:rsid w:val="00863028"/>
    <w:rsid w:val="008635CC"/>
    <w:rsid w:val="008639C9"/>
    <w:rsid w:val="00863CD1"/>
    <w:rsid w:val="00863E51"/>
    <w:rsid w:val="008648A4"/>
    <w:rsid w:val="00864975"/>
    <w:rsid w:val="00864C5F"/>
    <w:rsid w:val="00864E5A"/>
    <w:rsid w:val="00864EBA"/>
    <w:rsid w:val="00864F07"/>
    <w:rsid w:val="0086535E"/>
    <w:rsid w:val="00865436"/>
    <w:rsid w:val="008654BE"/>
    <w:rsid w:val="00865669"/>
    <w:rsid w:val="00865E64"/>
    <w:rsid w:val="00865F90"/>
    <w:rsid w:val="008662FB"/>
    <w:rsid w:val="008663FC"/>
    <w:rsid w:val="0086651E"/>
    <w:rsid w:val="008665E4"/>
    <w:rsid w:val="008668A5"/>
    <w:rsid w:val="00866D1C"/>
    <w:rsid w:val="00866FF1"/>
    <w:rsid w:val="00867963"/>
    <w:rsid w:val="00867CD8"/>
    <w:rsid w:val="00867D22"/>
    <w:rsid w:val="00867D82"/>
    <w:rsid w:val="00867DE9"/>
    <w:rsid w:val="00867E5F"/>
    <w:rsid w:val="00870007"/>
    <w:rsid w:val="00870663"/>
    <w:rsid w:val="00870749"/>
    <w:rsid w:val="00870AE4"/>
    <w:rsid w:val="008713D1"/>
    <w:rsid w:val="0087145B"/>
    <w:rsid w:val="008716C9"/>
    <w:rsid w:val="00871877"/>
    <w:rsid w:val="00871B5A"/>
    <w:rsid w:val="00871CA2"/>
    <w:rsid w:val="00871D4B"/>
    <w:rsid w:val="00871DCD"/>
    <w:rsid w:val="008727EA"/>
    <w:rsid w:val="00872874"/>
    <w:rsid w:val="00872A18"/>
    <w:rsid w:val="00872C42"/>
    <w:rsid w:val="00873216"/>
    <w:rsid w:val="00873A28"/>
    <w:rsid w:val="00873BAC"/>
    <w:rsid w:val="00873CF3"/>
    <w:rsid w:val="00874385"/>
    <w:rsid w:val="00874457"/>
    <w:rsid w:val="00874C75"/>
    <w:rsid w:val="00874D1C"/>
    <w:rsid w:val="00874F18"/>
    <w:rsid w:val="008750A3"/>
    <w:rsid w:val="008757D8"/>
    <w:rsid w:val="00875BAA"/>
    <w:rsid w:val="00875C95"/>
    <w:rsid w:val="00876119"/>
    <w:rsid w:val="00876AA9"/>
    <w:rsid w:val="00876E4E"/>
    <w:rsid w:val="008771CE"/>
    <w:rsid w:val="0087753C"/>
    <w:rsid w:val="008775AA"/>
    <w:rsid w:val="00877916"/>
    <w:rsid w:val="00877C56"/>
    <w:rsid w:val="00877CD6"/>
    <w:rsid w:val="00880F29"/>
    <w:rsid w:val="00881318"/>
    <w:rsid w:val="008815A4"/>
    <w:rsid w:val="008816D4"/>
    <w:rsid w:val="0088183E"/>
    <w:rsid w:val="00881E74"/>
    <w:rsid w:val="008822FB"/>
    <w:rsid w:val="00882465"/>
    <w:rsid w:val="00883168"/>
    <w:rsid w:val="0088369E"/>
    <w:rsid w:val="00883A7F"/>
    <w:rsid w:val="00883A9D"/>
    <w:rsid w:val="00883C53"/>
    <w:rsid w:val="00883E4B"/>
    <w:rsid w:val="00883EBC"/>
    <w:rsid w:val="008840AF"/>
    <w:rsid w:val="0088427B"/>
    <w:rsid w:val="008843C0"/>
    <w:rsid w:val="0088476B"/>
    <w:rsid w:val="00884AA9"/>
    <w:rsid w:val="00884B19"/>
    <w:rsid w:val="00884E99"/>
    <w:rsid w:val="00885337"/>
    <w:rsid w:val="008854C7"/>
    <w:rsid w:val="00885723"/>
    <w:rsid w:val="00885F82"/>
    <w:rsid w:val="00886621"/>
    <w:rsid w:val="0088672C"/>
    <w:rsid w:val="00886D84"/>
    <w:rsid w:val="00886E4F"/>
    <w:rsid w:val="00887831"/>
    <w:rsid w:val="00887B74"/>
    <w:rsid w:val="00887D5B"/>
    <w:rsid w:val="00890B4C"/>
    <w:rsid w:val="00890CCC"/>
    <w:rsid w:val="00890F93"/>
    <w:rsid w:val="0089102D"/>
    <w:rsid w:val="00891066"/>
    <w:rsid w:val="00891642"/>
    <w:rsid w:val="00891898"/>
    <w:rsid w:val="008918A2"/>
    <w:rsid w:val="00891CFE"/>
    <w:rsid w:val="00891F09"/>
    <w:rsid w:val="008923C7"/>
    <w:rsid w:val="00892774"/>
    <w:rsid w:val="00892BE8"/>
    <w:rsid w:val="00892D3A"/>
    <w:rsid w:val="00893336"/>
    <w:rsid w:val="00893410"/>
    <w:rsid w:val="00893819"/>
    <w:rsid w:val="008939B0"/>
    <w:rsid w:val="00893CCB"/>
    <w:rsid w:val="00893D2E"/>
    <w:rsid w:val="0089404D"/>
    <w:rsid w:val="008940A8"/>
    <w:rsid w:val="00894168"/>
    <w:rsid w:val="008945DD"/>
    <w:rsid w:val="00894AE7"/>
    <w:rsid w:val="00894FA5"/>
    <w:rsid w:val="00895B4E"/>
    <w:rsid w:val="00895CAB"/>
    <w:rsid w:val="00895E13"/>
    <w:rsid w:val="00895F48"/>
    <w:rsid w:val="0089634B"/>
    <w:rsid w:val="008963F3"/>
    <w:rsid w:val="008966DE"/>
    <w:rsid w:val="00896721"/>
    <w:rsid w:val="00896F65"/>
    <w:rsid w:val="008977AB"/>
    <w:rsid w:val="00897E6B"/>
    <w:rsid w:val="00897E7C"/>
    <w:rsid w:val="008A01D0"/>
    <w:rsid w:val="008A01D1"/>
    <w:rsid w:val="008A0257"/>
    <w:rsid w:val="008A09A2"/>
    <w:rsid w:val="008A0C43"/>
    <w:rsid w:val="008A0D5C"/>
    <w:rsid w:val="008A0D78"/>
    <w:rsid w:val="008A0DD6"/>
    <w:rsid w:val="008A0FB2"/>
    <w:rsid w:val="008A110F"/>
    <w:rsid w:val="008A1A2F"/>
    <w:rsid w:val="008A1A52"/>
    <w:rsid w:val="008A1C1F"/>
    <w:rsid w:val="008A1FBD"/>
    <w:rsid w:val="008A208A"/>
    <w:rsid w:val="008A2209"/>
    <w:rsid w:val="008A2293"/>
    <w:rsid w:val="008A2354"/>
    <w:rsid w:val="008A247F"/>
    <w:rsid w:val="008A2741"/>
    <w:rsid w:val="008A2A65"/>
    <w:rsid w:val="008A2AE9"/>
    <w:rsid w:val="008A2C4A"/>
    <w:rsid w:val="008A2FFC"/>
    <w:rsid w:val="008A315A"/>
    <w:rsid w:val="008A31AB"/>
    <w:rsid w:val="008A4016"/>
    <w:rsid w:val="008A401D"/>
    <w:rsid w:val="008A407A"/>
    <w:rsid w:val="008A48BA"/>
    <w:rsid w:val="008A4D09"/>
    <w:rsid w:val="008A4EC2"/>
    <w:rsid w:val="008A4F58"/>
    <w:rsid w:val="008A4F62"/>
    <w:rsid w:val="008A5785"/>
    <w:rsid w:val="008A6340"/>
    <w:rsid w:val="008A69E2"/>
    <w:rsid w:val="008A6A54"/>
    <w:rsid w:val="008A6AE9"/>
    <w:rsid w:val="008A75F3"/>
    <w:rsid w:val="008A79FD"/>
    <w:rsid w:val="008A7A9F"/>
    <w:rsid w:val="008B025E"/>
    <w:rsid w:val="008B029A"/>
    <w:rsid w:val="008B0672"/>
    <w:rsid w:val="008B0873"/>
    <w:rsid w:val="008B0F21"/>
    <w:rsid w:val="008B1858"/>
    <w:rsid w:val="008B1A2D"/>
    <w:rsid w:val="008B1D67"/>
    <w:rsid w:val="008B20B3"/>
    <w:rsid w:val="008B2B9A"/>
    <w:rsid w:val="008B2EEA"/>
    <w:rsid w:val="008B3060"/>
    <w:rsid w:val="008B3AD7"/>
    <w:rsid w:val="008B3E14"/>
    <w:rsid w:val="008B41D5"/>
    <w:rsid w:val="008B4529"/>
    <w:rsid w:val="008B4BB1"/>
    <w:rsid w:val="008B4E1D"/>
    <w:rsid w:val="008B52BD"/>
    <w:rsid w:val="008B5E4F"/>
    <w:rsid w:val="008B6491"/>
    <w:rsid w:val="008B64A5"/>
    <w:rsid w:val="008B65C3"/>
    <w:rsid w:val="008B66B2"/>
    <w:rsid w:val="008B6B46"/>
    <w:rsid w:val="008B6C79"/>
    <w:rsid w:val="008B6D31"/>
    <w:rsid w:val="008B70EE"/>
    <w:rsid w:val="008B73F6"/>
    <w:rsid w:val="008B760D"/>
    <w:rsid w:val="008B7B22"/>
    <w:rsid w:val="008C0A7F"/>
    <w:rsid w:val="008C0B72"/>
    <w:rsid w:val="008C1051"/>
    <w:rsid w:val="008C13E2"/>
    <w:rsid w:val="008C16A7"/>
    <w:rsid w:val="008C1A9B"/>
    <w:rsid w:val="008C1EB4"/>
    <w:rsid w:val="008C2506"/>
    <w:rsid w:val="008C25D0"/>
    <w:rsid w:val="008C2623"/>
    <w:rsid w:val="008C306C"/>
    <w:rsid w:val="008C30F1"/>
    <w:rsid w:val="008C3362"/>
    <w:rsid w:val="008C336C"/>
    <w:rsid w:val="008C35C2"/>
    <w:rsid w:val="008C390C"/>
    <w:rsid w:val="008C3F2C"/>
    <w:rsid w:val="008C413A"/>
    <w:rsid w:val="008C43BD"/>
    <w:rsid w:val="008C447F"/>
    <w:rsid w:val="008C44DC"/>
    <w:rsid w:val="008C4C07"/>
    <w:rsid w:val="008C4C0E"/>
    <w:rsid w:val="008C4E59"/>
    <w:rsid w:val="008C518A"/>
    <w:rsid w:val="008C53BD"/>
    <w:rsid w:val="008C5433"/>
    <w:rsid w:val="008C55C8"/>
    <w:rsid w:val="008C5D38"/>
    <w:rsid w:val="008C62EF"/>
    <w:rsid w:val="008C6766"/>
    <w:rsid w:val="008C67D8"/>
    <w:rsid w:val="008C6883"/>
    <w:rsid w:val="008C6A61"/>
    <w:rsid w:val="008C6B47"/>
    <w:rsid w:val="008C6E2F"/>
    <w:rsid w:val="008C6ED2"/>
    <w:rsid w:val="008C73C4"/>
    <w:rsid w:val="008C7570"/>
    <w:rsid w:val="008C774F"/>
    <w:rsid w:val="008C7901"/>
    <w:rsid w:val="008C7D7B"/>
    <w:rsid w:val="008D0070"/>
    <w:rsid w:val="008D012F"/>
    <w:rsid w:val="008D0281"/>
    <w:rsid w:val="008D06D8"/>
    <w:rsid w:val="008D10FA"/>
    <w:rsid w:val="008D1149"/>
    <w:rsid w:val="008D1AC3"/>
    <w:rsid w:val="008D1CD1"/>
    <w:rsid w:val="008D1D0C"/>
    <w:rsid w:val="008D2157"/>
    <w:rsid w:val="008D2750"/>
    <w:rsid w:val="008D2E01"/>
    <w:rsid w:val="008D3011"/>
    <w:rsid w:val="008D3277"/>
    <w:rsid w:val="008D35C4"/>
    <w:rsid w:val="008D35D8"/>
    <w:rsid w:val="008D3BFE"/>
    <w:rsid w:val="008D4B43"/>
    <w:rsid w:val="008D4D70"/>
    <w:rsid w:val="008D50C5"/>
    <w:rsid w:val="008D51CF"/>
    <w:rsid w:val="008D5690"/>
    <w:rsid w:val="008D5871"/>
    <w:rsid w:val="008D5A83"/>
    <w:rsid w:val="008D69C1"/>
    <w:rsid w:val="008D6C13"/>
    <w:rsid w:val="008D6DDC"/>
    <w:rsid w:val="008D76D2"/>
    <w:rsid w:val="008D7CF8"/>
    <w:rsid w:val="008E0116"/>
    <w:rsid w:val="008E037E"/>
    <w:rsid w:val="008E03A3"/>
    <w:rsid w:val="008E0758"/>
    <w:rsid w:val="008E0E32"/>
    <w:rsid w:val="008E0F88"/>
    <w:rsid w:val="008E1716"/>
    <w:rsid w:val="008E1A18"/>
    <w:rsid w:val="008E1B87"/>
    <w:rsid w:val="008E1D22"/>
    <w:rsid w:val="008E24EF"/>
    <w:rsid w:val="008E282D"/>
    <w:rsid w:val="008E2DF4"/>
    <w:rsid w:val="008E318D"/>
    <w:rsid w:val="008E325B"/>
    <w:rsid w:val="008E327F"/>
    <w:rsid w:val="008E372E"/>
    <w:rsid w:val="008E3864"/>
    <w:rsid w:val="008E3F49"/>
    <w:rsid w:val="008E422C"/>
    <w:rsid w:val="008E4CDC"/>
    <w:rsid w:val="008E4D87"/>
    <w:rsid w:val="008E519A"/>
    <w:rsid w:val="008E5430"/>
    <w:rsid w:val="008E54A0"/>
    <w:rsid w:val="008E5B13"/>
    <w:rsid w:val="008E5F44"/>
    <w:rsid w:val="008E6078"/>
    <w:rsid w:val="008E6258"/>
    <w:rsid w:val="008E63DD"/>
    <w:rsid w:val="008E65C9"/>
    <w:rsid w:val="008E6B17"/>
    <w:rsid w:val="008E768E"/>
    <w:rsid w:val="008E7B87"/>
    <w:rsid w:val="008E7C2E"/>
    <w:rsid w:val="008E7F6F"/>
    <w:rsid w:val="008F0325"/>
    <w:rsid w:val="008F0B0B"/>
    <w:rsid w:val="008F1048"/>
    <w:rsid w:val="008F1320"/>
    <w:rsid w:val="008F15DB"/>
    <w:rsid w:val="008F1823"/>
    <w:rsid w:val="008F1D75"/>
    <w:rsid w:val="008F1D8A"/>
    <w:rsid w:val="008F1ED2"/>
    <w:rsid w:val="008F2432"/>
    <w:rsid w:val="008F24F4"/>
    <w:rsid w:val="008F2AAD"/>
    <w:rsid w:val="008F2CBA"/>
    <w:rsid w:val="008F30B6"/>
    <w:rsid w:val="008F31D3"/>
    <w:rsid w:val="008F3403"/>
    <w:rsid w:val="008F359C"/>
    <w:rsid w:val="008F4E82"/>
    <w:rsid w:val="008F4F64"/>
    <w:rsid w:val="008F5736"/>
    <w:rsid w:val="008F593B"/>
    <w:rsid w:val="008F5AE0"/>
    <w:rsid w:val="008F5CCE"/>
    <w:rsid w:val="008F5F59"/>
    <w:rsid w:val="008F5FA5"/>
    <w:rsid w:val="008F6137"/>
    <w:rsid w:val="008F6771"/>
    <w:rsid w:val="008F67E5"/>
    <w:rsid w:val="008F68C0"/>
    <w:rsid w:val="008F6BFD"/>
    <w:rsid w:val="008F6D31"/>
    <w:rsid w:val="008F7528"/>
    <w:rsid w:val="008F7867"/>
    <w:rsid w:val="008F7D0A"/>
    <w:rsid w:val="008F7D39"/>
    <w:rsid w:val="008F7DB8"/>
    <w:rsid w:val="008F7E30"/>
    <w:rsid w:val="008F7E4F"/>
    <w:rsid w:val="00900263"/>
    <w:rsid w:val="0090073E"/>
    <w:rsid w:val="00900F6A"/>
    <w:rsid w:val="009018EC"/>
    <w:rsid w:val="00901DBC"/>
    <w:rsid w:val="009022B1"/>
    <w:rsid w:val="00902448"/>
    <w:rsid w:val="0090245A"/>
    <w:rsid w:val="009027E5"/>
    <w:rsid w:val="00902BCB"/>
    <w:rsid w:val="00902ECC"/>
    <w:rsid w:val="00903870"/>
    <w:rsid w:val="00903DE2"/>
    <w:rsid w:val="00903E3F"/>
    <w:rsid w:val="00903FCA"/>
    <w:rsid w:val="00903FD6"/>
    <w:rsid w:val="00904696"/>
    <w:rsid w:val="00904BF2"/>
    <w:rsid w:val="00904D35"/>
    <w:rsid w:val="009051C1"/>
    <w:rsid w:val="00905327"/>
    <w:rsid w:val="00905666"/>
    <w:rsid w:val="009058CB"/>
    <w:rsid w:val="009059A9"/>
    <w:rsid w:val="00905C15"/>
    <w:rsid w:val="00905D23"/>
    <w:rsid w:val="00905E80"/>
    <w:rsid w:val="00905F8C"/>
    <w:rsid w:val="00906511"/>
    <w:rsid w:val="00906607"/>
    <w:rsid w:val="00906D20"/>
    <w:rsid w:val="00906F44"/>
    <w:rsid w:val="009108F9"/>
    <w:rsid w:val="00910C1C"/>
    <w:rsid w:val="00910E7D"/>
    <w:rsid w:val="00910E82"/>
    <w:rsid w:val="00910FE9"/>
    <w:rsid w:val="00911330"/>
    <w:rsid w:val="0091141E"/>
    <w:rsid w:val="009114F2"/>
    <w:rsid w:val="00911649"/>
    <w:rsid w:val="00911BB2"/>
    <w:rsid w:val="009120F5"/>
    <w:rsid w:val="00912392"/>
    <w:rsid w:val="0091240D"/>
    <w:rsid w:val="00912911"/>
    <w:rsid w:val="00912BFA"/>
    <w:rsid w:val="00913136"/>
    <w:rsid w:val="009131BB"/>
    <w:rsid w:val="00913390"/>
    <w:rsid w:val="0091388E"/>
    <w:rsid w:val="00913E6E"/>
    <w:rsid w:val="009144DA"/>
    <w:rsid w:val="00914766"/>
    <w:rsid w:val="009158AA"/>
    <w:rsid w:val="00915A47"/>
    <w:rsid w:val="00915B9D"/>
    <w:rsid w:val="009160A2"/>
    <w:rsid w:val="009161B0"/>
    <w:rsid w:val="00916C89"/>
    <w:rsid w:val="00916EE3"/>
    <w:rsid w:val="009173B7"/>
    <w:rsid w:val="009173E0"/>
    <w:rsid w:val="009175FD"/>
    <w:rsid w:val="00917B37"/>
    <w:rsid w:val="00917CDE"/>
    <w:rsid w:val="00917D09"/>
    <w:rsid w:val="00917D7B"/>
    <w:rsid w:val="00917D7D"/>
    <w:rsid w:val="00917E1B"/>
    <w:rsid w:val="009200CA"/>
    <w:rsid w:val="00920129"/>
    <w:rsid w:val="00920157"/>
    <w:rsid w:val="009208E2"/>
    <w:rsid w:val="009208E5"/>
    <w:rsid w:val="00920A6B"/>
    <w:rsid w:val="00920ED7"/>
    <w:rsid w:val="0092160D"/>
    <w:rsid w:val="00921833"/>
    <w:rsid w:val="00921CA1"/>
    <w:rsid w:val="0092216B"/>
    <w:rsid w:val="00922CD4"/>
    <w:rsid w:val="00922CEB"/>
    <w:rsid w:val="009235EE"/>
    <w:rsid w:val="00923A46"/>
    <w:rsid w:val="00924386"/>
    <w:rsid w:val="0092489B"/>
    <w:rsid w:val="009250FD"/>
    <w:rsid w:val="0092574C"/>
    <w:rsid w:val="00925A1C"/>
    <w:rsid w:val="00925C52"/>
    <w:rsid w:val="00925F98"/>
    <w:rsid w:val="009262C3"/>
    <w:rsid w:val="0092634C"/>
    <w:rsid w:val="0092652D"/>
    <w:rsid w:val="009268A7"/>
    <w:rsid w:val="009269D2"/>
    <w:rsid w:val="00926AAC"/>
    <w:rsid w:val="00926B19"/>
    <w:rsid w:val="00926ED1"/>
    <w:rsid w:val="00927608"/>
    <w:rsid w:val="00927746"/>
    <w:rsid w:val="009277E0"/>
    <w:rsid w:val="009278F8"/>
    <w:rsid w:val="00927ADB"/>
    <w:rsid w:val="00927B55"/>
    <w:rsid w:val="00927CD3"/>
    <w:rsid w:val="00930092"/>
    <w:rsid w:val="00930B02"/>
    <w:rsid w:val="00930B0F"/>
    <w:rsid w:val="00930B45"/>
    <w:rsid w:val="00930E2E"/>
    <w:rsid w:val="00931067"/>
    <w:rsid w:val="0093162E"/>
    <w:rsid w:val="00931648"/>
    <w:rsid w:val="009319B7"/>
    <w:rsid w:val="009322DE"/>
    <w:rsid w:val="00932348"/>
    <w:rsid w:val="0093258B"/>
    <w:rsid w:val="00932691"/>
    <w:rsid w:val="009329FB"/>
    <w:rsid w:val="00932EC5"/>
    <w:rsid w:val="00933885"/>
    <w:rsid w:val="00933A8B"/>
    <w:rsid w:val="0093445B"/>
    <w:rsid w:val="009344A6"/>
    <w:rsid w:val="00934AEC"/>
    <w:rsid w:val="00934B74"/>
    <w:rsid w:val="00934BA6"/>
    <w:rsid w:val="00934EBD"/>
    <w:rsid w:val="00935493"/>
    <w:rsid w:val="0093556F"/>
    <w:rsid w:val="009356D1"/>
    <w:rsid w:val="00936201"/>
    <w:rsid w:val="00936546"/>
    <w:rsid w:val="009365A5"/>
    <w:rsid w:val="00936AC8"/>
    <w:rsid w:val="00936E18"/>
    <w:rsid w:val="00936ECC"/>
    <w:rsid w:val="00937801"/>
    <w:rsid w:val="00937AB6"/>
    <w:rsid w:val="00937B3A"/>
    <w:rsid w:val="00937D8C"/>
    <w:rsid w:val="0094100A"/>
    <w:rsid w:val="009412D3"/>
    <w:rsid w:val="00941386"/>
    <w:rsid w:val="0094185F"/>
    <w:rsid w:val="00941A48"/>
    <w:rsid w:val="00941AAB"/>
    <w:rsid w:val="00941EB6"/>
    <w:rsid w:val="009423A5"/>
    <w:rsid w:val="00942417"/>
    <w:rsid w:val="00942525"/>
    <w:rsid w:val="00942624"/>
    <w:rsid w:val="00942E2C"/>
    <w:rsid w:val="009430B8"/>
    <w:rsid w:val="0094359D"/>
    <w:rsid w:val="009441D2"/>
    <w:rsid w:val="009442A5"/>
    <w:rsid w:val="0094447F"/>
    <w:rsid w:val="009448F9"/>
    <w:rsid w:val="00944958"/>
    <w:rsid w:val="00944D14"/>
    <w:rsid w:val="0094585F"/>
    <w:rsid w:val="0094589E"/>
    <w:rsid w:val="00945B66"/>
    <w:rsid w:val="009462CF"/>
    <w:rsid w:val="00947041"/>
    <w:rsid w:val="009475D5"/>
    <w:rsid w:val="00947F37"/>
    <w:rsid w:val="009505BC"/>
    <w:rsid w:val="009506E5"/>
    <w:rsid w:val="009506EC"/>
    <w:rsid w:val="00951472"/>
    <w:rsid w:val="00951D95"/>
    <w:rsid w:val="00951DF5"/>
    <w:rsid w:val="00952362"/>
    <w:rsid w:val="00952C6C"/>
    <w:rsid w:val="00953599"/>
    <w:rsid w:val="009535CB"/>
    <w:rsid w:val="009536D8"/>
    <w:rsid w:val="00953F6D"/>
    <w:rsid w:val="00954165"/>
    <w:rsid w:val="00954332"/>
    <w:rsid w:val="00954504"/>
    <w:rsid w:val="00954F22"/>
    <w:rsid w:val="009552C0"/>
    <w:rsid w:val="00955448"/>
    <w:rsid w:val="0095550D"/>
    <w:rsid w:val="00955937"/>
    <w:rsid w:val="00955D85"/>
    <w:rsid w:val="00955E01"/>
    <w:rsid w:val="0095619C"/>
    <w:rsid w:val="009562C9"/>
    <w:rsid w:val="00956414"/>
    <w:rsid w:val="009564C5"/>
    <w:rsid w:val="009567BF"/>
    <w:rsid w:val="00956FE4"/>
    <w:rsid w:val="00957127"/>
    <w:rsid w:val="009571E3"/>
    <w:rsid w:val="00957A8F"/>
    <w:rsid w:val="00957EC3"/>
    <w:rsid w:val="00960FA5"/>
    <w:rsid w:val="00961CFA"/>
    <w:rsid w:val="00961D95"/>
    <w:rsid w:val="00961E26"/>
    <w:rsid w:val="00961F6A"/>
    <w:rsid w:val="00962341"/>
    <w:rsid w:val="00962C62"/>
    <w:rsid w:val="00962DF9"/>
    <w:rsid w:val="00962FF0"/>
    <w:rsid w:val="00963B36"/>
    <w:rsid w:val="00963E4A"/>
    <w:rsid w:val="00964334"/>
    <w:rsid w:val="00964399"/>
    <w:rsid w:val="009648ED"/>
    <w:rsid w:val="00964B3D"/>
    <w:rsid w:val="00964B8D"/>
    <w:rsid w:val="00964C7D"/>
    <w:rsid w:val="00965008"/>
    <w:rsid w:val="009654D2"/>
    <w:rsid w:val="0096583B"/>
    <w:rsid w:val="009658AC"/>
    <w:rsid w:val="009658D4"/>
    <w:rsid w:val="009659A1"/>
    <w:rsid w:val="00966290"/>
    <w:rsid w:val="00966364"/>
    <w:rsid w:val="00966798"/>
    <w:rsid w:val="009667C9"/>
    <w:rsid w:val="00967447"/>
    <w:rsid w:val="0096785C"/>
    <w:rsid w:val="00967F93"/>
    <w:rsid w:val="00967FCA"/>
    <w:rsid w:val="009708B4"/>
    <w:rsid w:val="00970A09"/>
    <w:rsid w:val="00971710"/>
    <w:rsid w:val="00971ACE"/>
    <w:rsid w:val="00971BF0"/>
    <w:rsid w:val="00971C41"/>
    <w:rsid w:val="00971FCA"/>
    <w:rsid w:val="009723FF"/>
    <w:rsid w:val="00972950"/>
    <w:rsid w:val="00972C8F"/>
    <w:rsid w:val="00972D23"/>
    <w:rsid w:val="00973755"/>
    <w:rsid w:val="0097392D"/>
    <w:rsid w:val="00973AD4"/>
    <w:rsid w:val="0097445E"/>
    <w:rsid w:val="009745A6"/>
    <w:rsid w:val="00974646"/>
    <w:rsid w:val="00974778"/>
    <w:rsid w:val="00974CB3"/>
    <w:rsid w:val="00974EA8"/>
    <w:rsid w:val="00975161"/>
    <w:rsid w:val="00975439"/>
    <w:rsid w:val="009758ED"/>
    <w:rsid w:val="009759E6"/>
    <w:rsid w:val="00975AF0"/>
    <w:rsid w:val="00976323"/>
    <w:rsid w:val="0097635C"/>
    <w:rsid w:val="009763B9"/>
    <w:rsid w:val="009765CA"/>
    <w:rsid w:val="00976DDD"/>
    <w:rsid w:val="00976DF8"/>
    <w:rsid w:val="0097716A"/>
    <w:rsid w:val="00977440"/>
    <w:rsid w:val="00977550"/>
    <w:rsid w:val="009775B9"/>
    <w:rsid w:val="00977CD2"/>
    <w:rsid w:val="00977CD5"/>
    <w:rsid w:val="00977DD2"/>
    <w:rsid w:val="00980197"/>
    <w:rsid w:val="00980285"/>
    <w:rsid w:val="0098079C"/>
    <w:rsid w:val="00980EA8"/>
    <w:rsid w:val="0098106F"/>
    <w:rsid w:val="00981356"/>
    <w:rsid w:val="00981470"/>
    <w:rsid w:val="00981B4C"/>
    <w:rsid w:val="00981C45"/>
    <w:rsid w:val="0098236F"/>
    <w:rsid w:val="00982D13"/>
    <w:rsid w:val="00983100"/>
    <w:rsid w:val="00983305"/>
    <w:rsid w:val="0098369C"/>
    <w:rsid w:val="00983A05"/>
    <w:rsid w:val="00983A67"/>
    <w:rsid w:val="0098403D"/>
    <w:rsid w:val="00984042"/>
    <w:rsid w:val="00984072"/>
    <w:rsid w:val="00984530"/>
    <w:rsid w:val="009848D4"/>
    <w:rsid w:val="00984EDB"/>
    <w:rsid w:val="0098516E"/>
    <w:rsid w:val="00985370"/>
    <w:rsid w:val="00985873"/>
    <w:rsid w:val="009858A6"/>
    <w:rsid w:val="00985AD2"/>
    <w:rsid w:val="00985E98"/>
    <w:rsid w:val="00985EA9"/>
    <w:rsid w:val="00986370"/>
    <w:rsid w:val="0098652F"/>
    <w:rsid w:val="0098664B"/>
    <w:rsid w:val="0098667F"/>
    <w:rsid w:val="00986F64"/>
    <w:rsid w:val="009870B6"/>
    <w:rsid w:val="00987336"/>
    <w:rsid w:val="00987509"/>
    <w:rsid w:val="00987E23"/>
    <w:rsid w:val="00990040"/>
    <w:rsid w:val="009906D1"/>
    <w:rsid w:val="009908BD"/>
    <w:rsid w:val="009909D6"/>
    <w:rsid w:val="00990B4C"/>
    <w:rsid w:val="00990E8D"/>
    <w:rsid w:val="00991162"/>
    <w:rsid w:val="00991A2E"/>
    <w:rsid w:val="00991DAC"/>
    <w:rsid w:val="00992188"/>
    <w:rsid w:val="009929EB"/>
    <w:rsid w:val="00992A3E"/>
    <w:rsid w:val="00992B41"/>
    <w:rsid w:val="0099331E"/>
    <w:rsid w:val="009947F1"/>
    <w:rsid w:val="00994992"/>
    <w:rsid w:val="009949B3"/>
    <w:rsid w:val="00995096"/>
    <w:rsid w:val="00995124"/>
    <w:rsid w:val="00995318"/>
    <w:rsid w:val="009953DE"/>
    <w:rsid w:val="00995999"/>
    <w:rsid w:val="0099599E"/>
    <w:rsid w:val="009963B0"/>
    <w:rsid w:val="00996434"/>
    <w:rsid w:val="00996970"/>
    <w:rsid w:val="00996F98"/>
    <w:rsid w:val="00997A70"/>
    <w:rsid w:val="00997DE1"/>
    <w:rsid w:val="009A0411"/>
    <w:rsid w:val="009A0823"/>
    <w:rsid w:val="009A0870"/>
    <w:rsid w:val="009A0897"/>
    <w:rsid w:val="009A08C2"/>
    <w:rsid w:val="009A0E2B"/>
    <w:rsid w:val="009A1023"/>
    <w:rsid w:val="009A12C7"/>
    <w:rsid w:val="009A1628"/>
    <w:rsid w:val="009A1681"/>
    <w:rsid w:val="009A1DDA"/>
    <w:rsid w:val="009A21B0"/>
    <w:rsid w:val="009A21FD"/>
    <w:rsid w:val="009A23BF"/>
    <w:rsid w:val="009A28F2"/>
    <w:rsid w:val="009A29B4"/>
    <w:rsid w:val="009A2BCA"/>
    <w:rsid w:val="009A2DEF"/>
    <w:rsid w:val="009A2EFA"/>
    <w:rsid w:val="009A3BBD"/>
    <w:rsid w:val="009A3BFC"/>
    <w:rsid w:val="009A47DB"/>
    <w:rsid w:val="009A4EBC"/>
    <w:rsid w:val="009A568A"/>
    <w:rsid w:val="009A5699"/>
    <w:rsid w:val="009A5D23"/>
    <w:rsid w:val="009A5E5D"/>
    <w:rsid w:val="009A5F12"/>
    <w:rsid w:val="009A659A"/>
    <w:rsid w:val="009A6C9A"/>
    <w:rsid w:val="009A6F25"/>
    <w:rsid w:val="009A72E8"/>
    <w:rsid w:val="009B027B"/>
    <w:rsid w:val="009B0700"/>
    <w:rsid w:val="009B07C7"/>
    <w:rsid w:val="009B0A19"/>
    <w:rsid w:val="009B0AA1"/>
    <w:rsid w:val="009B0EF6"/>
    <w:rsid w:val="009B0F4A"/>
    <w:rsid w:val="009B165A"/>
    <w:rsid w:val="009B1EEB"/>
    <w:rsid w:val="009B201E"/>
    <w:rsid w:val="009B2380"/>
    <w:rsid w:val="009B286B"/>
    <w:rsid w:val="009B2CEE"/>
    <w:rsid w:val="009B2E9E"/>
    <w:rsid w:val="009B2F26"/>
    <w:rsid w:val="009B3060"/>
    <w:rsid w:val="009B308E"/>
    <w:rsid w:val="009B326D"/>
    <w:rsid w:val="009B3435"/>
    <w:rsid w:val="009B3632"/>
    <w:rsid w:val="009B368E"/>
    <w:rsid w:val="009B3892"/>
    <w:rsid w:val="009B399F"/>
    <w:rsid w:val="009B4287"/>
    <w:rsid w:val="009B452A"/>
    <w:rsid w:val="009B46D4"/>
    <w:rsid w:val="009B4884"/>
    <w:rsid w:val="009B4B0B"/>
    <w:rsid w:val="009B4F1B"/>
    <w:rsid w:val="009B5277"/>
    <w:rsid w:val="009B52CC"/>
    <w:rsid w:val="009B54B6"/>
    <w:rsid w:val="009B6035"/>
    <w:rsid w:val="009B6306"/>
    <w:rsid w:val="009B6346"/>
    <w:rsid w:val="009B6936"/>
    <w:rsid w:val="009B72B5"/>
    <w:rsid w:val="009B76C6"/>
    <w:rsid w:val="009B7854"/>
    <w:rsid w:val="009C01AC"/>
    <w:rsid w:val="009C0621"/>
    <w:rsid w:val="009C062A"/>
    <w:rsid w:val="009C06E8"/>
    <w:rsid w:val="009C0998"/>
    <w:rsid w:val="009C0A81"/>
    <w:rsid w:val="009C0B1D"/>
    <w:rsid w:val="009C0B65"/>
    <w:rsid w:val="009C0BF6"/>
    <w:rsid w:val="009C1760"/>
    <w:rsid w:val="009C1BE8"/>
    <w:rsid w:val="009C1FB9"/>
    <w:rsid w:val="009C204A"/>
    <w:rsid w:val="009C2623"/>
    <w:rsid w:val="009C2784"/>
    <w:rsid w:val="009C2989"/>
    <w:rsid w:val="009C2A70"/>
    <w:rsid w:val="009C2DA9"/>
    <w:rsid w:val="009C3225"/>
    <w:rsid w:val="009C33AF"/>
    <w:rsid w:val="009C3CD5"/>
    <w:rsid w:val="009C3E4D"/>
    <w:rsid w:val="009C40A0"/>
    <w:rsid w:val="009C43CC"/>
    <w:rsid w:val="009C464F"/>
    <w:rsid w:val="009C4679"/>
    <w:rsid w:val="009C4E1F"/>
    <w:rsid w:val="009C5CCA"/>
    <w:rsid w:val="009C5E11"/>
    <w:rsid w:val="009C6BB7"/>
    <w:rsid w:val="009C6C5D"/>
    <w:rsid w:val="009C7143"/>
    <w:rsid w:val="009C75C6"/>
    <w:rsid w:val="009C76B2"/>
    <w:rsid w:val="009C7CD0"/>
    <w:rsid w:val="009C7CD2"/>
    <w:rsid w:val="009D00FF"/>
    <w:rsid w:val="009D0345"/>
    <w:rsid w:val="009D03F0"/>
    <w:rsid w:val="009D05E2"/>
    <w:rsid w:val="009D07F0"/>
    <w:rsid w:val="009D0945"/>
    <w:rsid w:val="009D0F78"/>
    <w:rsid w:val="009D0FB6"/>
    <w:rsid w:val="009D116B"/>
    <w:rsid w:val="009D12FF"/>
    <w:rsid w:val="009D1758"/>
    <w:rsid w:val="009D1B53"/>
    <w:rsid w:val="009D1C31"/>
    <w:rsid w:val="009D1E25"/>
    <w:rsid w:val="009D2E5E"/>
    <w:rsid w:val="009D2F72"/>
    <w:rsid w:val="009D30D8"/>
    <w:rsid w:val="009D33CB"/>
    <w:rsid w:val="009D3A31"/>
    <w:rsid w:val="009D3AB8"/>
    <w:rsid w:val="009D418D"/>
    <w:rsid w:val="009D4275"/>
    <w:rsid w:val="009D42CB"/>
    <w:rsid w:val="009D4320"/>
    <w:rsid w:val="009D45E7"/>
    <w:rsid w:val="009D4A38"/>
    <w:rsid w:val="009D4F54"/>
    <w:rsid w:val="009D513F"/>
    <w:rsid w:val="009D5244"/>
    <w:rsid w:val="009D58B3"/>
    <w:rsid w:val="009D5DFF"/>
    <w:rsid w:val="009D6370"/>
    <w:rsid w:val="009D6389"/>
    <w:rsid w:val="009D63AA"/>
    <w:rsid w:val="009D686E"/>
    <w:rsid w:val="009D68D9"/>
    <w:rsid w:val="009D6E9B"/>
    <w:rsid w:val="009D7002"/>
    <w:rsid w:val="009D74CC"/>
    <w:rsid w:val="009D765A"/>
    <w:rsid w:val="009D78BB"/>
    <w:rsid w:val="009D7BC2"/>
    <w:rsid w:val="009E0154"/>
    <w:rsid w:val="009E08A1"/>
    <w:rsid w:val="009E1105"/>
    <w:rsid w:val="009E110A"/>
    <w:rsid w:val="009E1154"/>
    <w:rsid w:val="009E15F8"/>
    <w:rsid w:val="009E1731"/>
    <w:rsid w:val="009E193D"/>
    <w:rsid w:val="009E2071"/>
    <w:rsid w:val="009E2081"/>
    <w:rsid w:val="009E269E"/>
    <w:rsid w:val="009E2CCD"/>
    <w:rsid w:val="009E2E8A"/>
    <w:rsid w:val="009E30FC"/>
    <w:rsid w:val="009E313D"/>
    <w:rsid w:val="009E327F"/>
    <w:rsid w:val="009E33D5"/>
    <w:rsid w:val="009E34D9"/>
    <w:rsid w:val="009E3B50"/>
    <w:rsid w:val="009E3C18"/>
    <w:rsid w:val="009E3E87"/>
    <w:rsid w:val="009E3EBF"/>
    <w:rsid w:val="009E4538"/>
    <w:rsid w:val="009E4556"/>
    <w:rsid w:val="009E52DC"/>
    <w:rsid w:val="009E53CC"/>
    <w:rsid w:val="009E5421"/>
    <w:rsid w:val="009E58EE"/>
    <w:rsid w:val="009E5B98"/>
    <w:rsid w:val="009E627D"/>
    <w:rsid w:val="009E6A45"/>
    <w:rsid w:val="009E6CD0"/>
    <w:rsid w:val="009E6D13"/>
    <w:rsid w:val="009E6E8F"/>
    <w:rsid w:val="009E7720"/>
    <w:rsid w:val="009E795E"/>
    <w:rsid w:val="009E7F70"/>
    <w:rsid w:val="009F03F8"/>
    <w:rsid w:val="009F0AC6"/>
    <w:rsid w:val="009F101C"/>
    <w:rsid w:val="009F1095"/>
    <w:rsid w:val="009F17B2"/>
    <w:rsid w:val="009F1BC1"/>
    <w:rsid w:val="009F1E27"/>
    <w:rsid w:val="009F2015"/>
    <w:rsid w:val="009F2345"/>
    <w:rsid w:val="009F259A"/>
    <w:rsid w:val="009F2652"/>
    <w:rsid w:val="009F2AD6"/>
    <w:rsid w:val="009F2F87"/>
    <w:rsid w:val="009F2FCA"/>
    <w:rsid w:val="009F3387"/>
    <w:rsid w:val="009F389F"/>
    <w:rsid w:val="009F3DC1"/>
    <w:rsid w:val="009F4AC0"/>
    <w:rsid w:val="009F4F9B"/>
    <w:rsid w:val="009F504A"/>
    <w:rsid w:val="009F519F"/>
    <w:rsid w:val="009F54AF"/>
    <w:rsid w:val="009F6370"/>
    <w:rsid w:val="009F6577"/>
    <w:rsid w:val="009F6DD6"/>
    <w:rsid w:val="009F789E"/>
    <w:rsid w:val="009F7C25"/>
    <w:rsid w:val="00A00048"/>
    <w:rsid w:val="00A0026C"/>
    <w:rsid w:val="00A005CD"/>
    <w:rsid w:val="00A00EB0"/>
    <w:rsid w:val="00A00FAB"/>
    <w:rsid w:val="00A01545"/>
    <w:rsid w:val="00A01727"/>
    <w:rsid w:val="00A01968"/>
    <w:rsid w:val="00A01B45"/>
    <w:rsid w:val="00A020EC"/>
    <w:rsid w:val="00A021B1"/>
    <w:rsid w:val="00A0232A"/>
    <w:rsid w:val="00A024B4"/>
    <w:rsid w:val="00A0307E"/>
    <w:rsid w:val="00A03805"/>
    <w:rsid w:val="00A03A7F"/>
    <w:rsid w:val="00A03C28"/>
    <w:rsid w:val="00A03D98"/>
    <w:rsid w:val="00A03F92"/>
    <w:rsid w:val="00A0442A"/>
    <w:rsid w:val="00A04656"/>
    <w:rsid w:val="00A0485D"/>
    <w:rsid w:val="00A04976"/>
    <w:rsid w:val="00A04BC6"/>
    <w:rsid w:val="00A04EFF"/>
    <w:rsid w:val="00A051E0"/>
    <w:rsid w:val="00A0547B"/>
    <w:rsid w:val="00A05F87"/>
    <w:rsid w:val="00A0608D"/>
    <w:rsid w:val="00A062A8"/>
    <w:rsid w:val="00A06DB6"/>
    <w:rsid w:val="00A06F0F"/>
    <w:rsid w:val="00A070EC"/>
    <w:rsid w:val="00A072E3"/>
    <w:rsid w:val="00A07801"/>
    <w:rsid w:val="00A07890"/>
    <w:rsid w:val="00A078C5"/>
    <w:rsid w:val="00A07918"/>
    <w:rsid w:val="00A07955"/>
    <w:rsid w:val="00A10163"/>
    <w:rsid w:val="00A10283"/>
    <w:rsid w:val="00A10AA4"/>
    <w:rsid w:val="00A10AD8"/>
    <w:rsid w:val="00A115FE"/>
    <w:rsid w:val="00A11704"/>
    <w:rsid w:val="00A11D10"/>
    <w:rsid w:val="00A122C2"/>
    <w:rsid w:val="00A123C9"/>
    <w:rsid w:val="00A1265F"/>
    <w:rsid w:val="00A12948"/>
    <w:rsid w:val="00A12B4A"/>
    <w:rsid w:val="00A12CE6"/>
    <w:rsid w:val="00A134DA"/>
    <w:rsid w:val="00A1370D"/>
    <w:rsid w:val="00A13DD0"/>
    <w:rsid w:val="00A13E91"/>
    <w:rsid w:val="00A13F9B"/>
    <w:rsid w:val="00A14007"/>
    <w:rsid w:val="00A14442"/>
    <w:rsid w:val="00A14FC7"/>
    <w:rsid w:val="00A15958"/>
    <w:rsid w:val="00A15B90"/>
    <w:rsid w:val="00A15C85"/>
    <w:rsid w:val="00A16103"/>
    <w:rsid w:val="00A16598"/>
    <w:rsid w:val="00A165FB"/>
    <w:rsid w:val="00A168DD"/>
    <w:rsid w:val="00A16C64"/>
    <w:rsid w:val="00A16DDF"/>
    <w:rsid w:val="00A16FE4"/>
    <w:rsid w:val="00A17744"/>
    <w:rsid w:val="00A17790"/>
    <w:rsid w:val="00A17ABB"/>
    <w:rsid w:val="00A20286"/>
    <w:rsid w:val="00A20370"/>
    <w:rsid w:val="00A203E0"/>
    <w:rsid w:val="00A20623"/>
    <w:rsid w:val="00A20712"/>
    <w:rsid w:val="00A20CFA"/>
    <w:rsid w:val="00A20D58"/>
    <w:rsid w:val="00A2112A"/>
    <w:rsid w:val="00A2159D"/>
    <w:rsid w:val="00A21E52"/>
    <w:rsid w:val="00A21F7F"/>
    <w:rsid w:val="00A2291B"/>
    <w:rsid w:val="00A22F4B"/>
    <w:rsid w:val="00A2310A"/>
    <w:rsid w:val="00A23139"/>
    <w:rsid w:val="00A23264"/>
    <w:rsid w:val="00A232D1"/>
    <w:rsid w:val="00A2343F"/>
    <w:rsid w:val="00A234AE"/>
    <w:rsid w:val="00A235B2"/>
    <w:rsid w:val="00A23715"/>
    <w:rsid w:val="00A238D2"/>
    <w:rsid w:val="00A23A17"/>
    <w:rsid w:val="00A23D86"/>
    <w:rsid w:val="00A23ECB"/>
    <w:rsid w:val="00A2425E"/>
    <w:rsid w:val="00A24911"/>
    <w:rsid w:val="00A2495C"/>
    <w:rsid w:val="00A24BF8"/>
    <w:rsid w:val="00A24DB2"/>
    <w:rsid w:val="00A24EE2"/>
    <w:rsid w:val="00A251B1"/>
    <w:rsid w:val="00A252D6"/>
    <w:rsid w:val="00A256D9"/>
    <w:rsid w:val="00A257F5"/>
    <w:rsid w:val="00A25A6D"/>
    <w:rsid w:val="00A25D6B"/>
    <w:rsid w:val="00A2607A"/>
    <w:rsid w:val="00A26321"/>
    <w:rsid w:val="00A2651E"/>
    <w:rsid w:val="00A2656D"/>
    <w:rsid w:val="00A266F5"/>
    <w:rsid w:val="00A26BF0"/>
    <w:rsid w:val="00A271A5"/>
    <w:rsid w:val="00A27300"/>
    <w:rsid w:val="00A27639"/>
    <w:rsid w:val="00A3062A"/>
    <w:rsid w:val="00A31522"/>
    <w:rsid w:val="00A3158E"/>
    <w:rsid w:val="00A31959"/>
    <w:rsid w:val="00A31A09"/>
    <w:rsid w:val="00A31C94"/>
    <w:rsid w:val="00A31DBC"/>
    <w:rsid w:val="00A31E41"/>
    <w:rsid w:val="00A32107"/>
    <w:rsid w:val="00A323C4"/>
    <w:rsid w:val="00A32A13"/>
    <w:rsid w:val="00A32B23"/>
    <w:rsid w:val="00A32E93"/>
    <w:rsid w:val="00A33022"/>
    <w:rsid w:val="00A3310E"/>
    <w:rsid w:val="00A3327E"/>
    <w:rsid w:val="00A33388"/>
    <w:rsid w:val="00A33547"/>
    <w:rsid w:val="00A3376D"/>
    <w:rsid w:val="00A33A2F"/>
    <w:rsid w:val="00A34439"/>
    <w:rsid w:val="00A34B75"/>
    <w:rsid w:val="00A34BB8"/>
    <w:rsid w:val="00A34EBE"/>
    <w:rsid w:val="00A35088"/>
    <w:rsid w:val="00A35155"/>
    <w:rsid w:val="00A353E7"/>
    <w:rsid w:val="00A35517"/>
    <w:rsid w:val="00A356F1"/>
    <w:rsid w:val="00A35812"/>
    <w:rsid w:val="00A359BE"/>
    <w:rsid w:val="00A35AA9"/>
    <w:rsid w:val="00A3604D"/>
    <w:rsid w:val="00A36177"/>
    <w:rsid w:val="00A36614"/>
    <w:rsid w:val="00A36795"/>
    <w:rsid w:val="00A36AC0"/>
    <w:rsid w:val="00A371D0"/>
    <w:rsid w:val="00A401A7"/>
    <w:rsid w:val="00A4069B"/>
    <w:rsid w:val="00A407C2"/>
    <w:rsid w:val="00A409FA"/>
    <w:rsid w:val="00A40BFB"/>
    <w:rsid w:val="00A40E00"/>
    <w:rsid w:val="00A40E20"/>
    <w:rsid w:val="00A410BD"/>
    <w:rsid w:val="00A4130A"/>
    <w:rsid w:val="00A41362"/>
    <w:rsid w:val="00A413F7"/>
    <w:rsid w:val="00A416D9"/>
    <w:rsid w:val="00A41920"/>
    <w:rsid w:val="00A41C54"/>
    <w:rsid w:val="00A422BA"/>
    <w:rsid w:val="00A42319"/>
    <w:rsid w:val="00A42787"/>
    <w:rsid w:val="00A42C15"/>
    <w:rsid w:val="00A42D8B"/>
    <w:rsid w:val="00A42E15"/>
    <w:rsid w:val="00A4334E"/>
    <w:rsid w:val="00A433CB"/>
    <w:rsid w:val="00A43592"/>
    <w:rsid w:val="00A438E5"/>
    <w:rsid w:val="00A43B66"/>
    <w:rsid w:val="00A43C52"/>
    <w:rsid w:val="00A43C70"/>
    <w:rsid w:val="00A43CC2"/>
    <w:rsid w:val="00A43D17"/>
    <w:rsid w:val="00A4407F"/>
    <w:rsid w:val="00A44192"/>
    <w:rsid w:val="00A4426C"/>
    <w:rsid w:val="00A44350"/>
    <w:rsid w:val="00A44704"/>
    <w:rsid w:val="00A44816"/>
    <w:rsid w:val="00A44D8C"/>
    <w:rsid w:val="00A44F93"/>
    <w:rsid w:val="00A45151"/>
    <w:rsid w:val="00A45565"/>
    <w:rsid w:val="00A458C6"/>
    <w:rsid w:val="00A45DD9"/>
    <w:rsid w:val="00A45EF2"/>
    <w:rsid w:val="00A45F6B"/>
    <w:rsid w:val="00A463F6"/>
    <w:rsid w:val="00A464DF"/>
    <w:rsid w:val="00A465D2"/>
    <w:rsid w:val="00A4672A"/>
    <w:rsid w:val="00A46773"/>
    <w:rsid w:val="00A469D9"/>
    <w:rsid w:val="00A46B83"/>
    <w:rsid w:val="00A476AC"/>
    <w:rsid w:val="00A47845"/>
    <w:rsid w:val="00A478B9"/>
    <w:rsid w:val="00A47977"/>
    <w:rsid w:val="00A47ED7"/>
    <w:rsid w:val="00A50193"/>
    <w:rsid w:val="00A501DE"/>
    <w:rsid w:val="00A50275"/>
    <w:rsid w:val="00A502D0"/>
    <w:rsid w:val="00A5030E"/>
    <w:rsid w:val="00A50DC7"/>
    <w:rsid w:val="00A513A0"/>
    <w:rsid w:val="00A513FF"/>
    <w:rsid w:val="00A516AA"/>
    <w:rsid w:val="00A51ABC"/>
    <w:rsid w:val="00A51CC2"/>
    <w:rsid w:val="00A51E6B"/>
    <w:rsid w:val="00A51E80"/>
    <w:rsid w:val="00A521DC"/>
    <w:rsid w:val="00A52471"/>
    <w:rsid w:val="00A528AB"/>
    <w:rsid w:val="00A5291E"/>
    <w:rsid w:val="00A52F0C"/>
    <w:rsid w:val="00A53883"/>
    <w:rsid w:val="00A538B6"/>
    <w:rsid w:val="00A53917"/>
    <w:rsid w:val="00A53AC7"/>
    <w:rsid w:val="00A53C76"/>
    <w:rsid w:val="00A53D36"/>
    <w:rsid w:val="00A5502D"/>
    <w:rsid w:val="00A5547F"/>
    <w:rsid w:val="00A5560A"/>
    <w:rsid w:val="00A55680"/>
    <w:rsid w:val="00A556D1"/>
    <w:rsid w:val="00A55828"/>
    <w:rsid w:val="00A55837"/>
    <w:rsid w:val="00A55954"/>
    <w:rsid w:val="00A55A1A"/>
    <w:rsid w:val="00A55B03"/>
    <w:rsid w:val="00A5622A"/>
    <w:rsid w:val="00A56563"/>
    <w:rsid w:val="00A56888"/>
    <w:rsid w:val="00A5691F"/>
    <w:rsid w:val="00A56B79"/>
    <w:rsid w:val="00A56E34"/>
    <w:rsid w:val="00A56F93"/>
    <w:rsid w:val="00A575F8"/>
    <w:rsid w:val="00A5790A"/>
    <w:rsid w:val="00A579FE"/>
    <w:rsid w:val="00A57E71"/>
    <w:rsid w:val="00A6018F"/>
    <w:rsid w:val="00A60209"/>
    <w:rsid w:val="00A6074A"/>
    <w:rsid w:val="00A607CB"/>
    <w:rsid w:val="00A607FD"/>
    <w:rsid w:val="00A6095A"/>
    <w:rsid w:val="00A60A1F"/>
    <w:rsid w:val="00A60EBF"/>
    <w:rsid w:val="00A61438"/>
    <w:rsid w:val="00A61CD5"/>
    <w:rsid w:val="00A61FA1"/>
    <w:rsid w:val="00A62353"/>
    <w:rsid w:val="00A62537"/>
    <w:rsid w:val="00A62981"/>
    <w:rsid w:val="00A62BA3"/>
    <w:rsid w:val="00A62E13"/>
    <w:rsid w:val="00A63BFF"/>
    <w:rsid w:val="00A63E27"/>
    <w:rsid w:val="00A63E67"/>
    <w:rsid w:val="00A64243"/>
    <w:rsid w:val="00A64346"/>
    <w:rsid w:val="00A64501"/>
    <w:rsid w:val="00A64651"/>
    <w:rsid w:val="00A649C4"/>
    <w:rsid w:val="00A64C07"/>
    <w:rsid w:val="00A64FF1"/>
    <w:rsid w:val="00A655CB"/>
    <w:rsid w:val="00A65DD0"/>
    <w:rsid w:val="00A662B6"/>
    <w:rsid w:val="00A66479"/>
    <w:rsid w:val="00A6677C"/>
    <w:rsid w:val="00A66FDD"/>
    <w:rsid w:val="00A674B9"/>
    <w:rsid w:val="00A67729"/>
    <w:rsid w:val="00A6799D"/>
    <w:rsid w:val="00A679A1"/>
    <w:rsid w:val="00A67B19"/>
    <w:rsid w:val="00A67C6E"/>
    <w:rsid w:val="00A67CFD"/>
    <w:rsid w:val="00A67E1E"/>
    <w:rsid w:val="00A7018C"/>
    <w:rsid w:val="00A70EBE"/>
    <w:rsid w:val="00A7116B"/>
    <w:rsid w:val="00A71AD4"/>
    <w:rsid w:val="00A721D1"/>
    <w:rsid w:val="00A7220F"/>
    <w:rsid w:val="00A7255A"/>
    <w:rsid w:val="00A7261D"/>
    <w:rsid w:val="00A72679"/>
    <w:rsid w:val="00A729A1"/>
    <w:rsid w:val="00A730E8"/>
    <w:rsid w:val="00A73754"/>
    <w:rsid w:val="00A73A93"/>
    <w:rsid w:val="00A73F5C"/>
    <w:rsid w:val="00A74077"/>
    <w:rsid w:val="00A7416F"/>
    <w:rsid w:val="00A74460"/>
    <w:rsid w:val="00A745C1"/>
    <w:rsid w:val="00A74C2C"/>
    <w:rsid w:val="00A750DC"/>
    <w:rsid w:val="00A75231"/>
    <w:rsid w:val="00A753C5"/>
    <w:rsid w:val="00A75E01"/>
    <w:rsid w:val="00A75F46"/>
    <w:rsid w:val="00A76085"/>
    <w:rsid w:val="00A760A8"/>
    <w:rsid w:val="00A76731"/>
    <w:rsid w:val="00A76AFD"/>
    <w:rsid w:val="00A773D3"/>
    <w:rsid w:val="00A77661"/>
    <w:rsid w:val="00A8000B"/>
    <w:rsid w:val="00A803AB"/>
    <w:rsid w:val="00A80817"/>
    <w:rsid w:val="00A80BC8"/>
    <w:rsid w:val="00A80E40"/>
    <w:rsid w:val="00A811CB"/>
    <w:rsid w:val="00A81300"/>
    <w:rsid w:val="00A819A3"/>
    <w:rsid w:val="00A8210B"/>
    <w:rsid w:val="00A82852"/>
    <w:rsid w:val="00A829B7"/>
    <w:rsid w:val="00A82C1D"/>
    <w:rsid w:val="00A82DCB"/>
    <w:rsid w:val="00A8304A"/>
    <w:rsid w:val="00A8319F"/>
    <w:rsid w:val="00A83716"/>
    <w:rsid w:val="00A83839"/>
    <w:rsid w:val="00A83DE6"/>
    <w:rsid w:val="00A8434F"/>
    <w:rsid w:val="00A84B56"/>
    <w:rsid w:val="00A84CF0"/>
    <w:rsid w:val="00A85028"/>
    <w:rsid w:val="00A851E8"/>
    <w:rsid w:val="00A8529A"/>
    <w:rsid w:val="00A859A5"/>
    <w:rsid w:val="00A85A72"/>
    <w:rsid w:val="00A85D81"/>
    <w:rsid w:val="00A85ED0"/>
    <w:rsid w:val="00A86008"/>
    <w:rsid w:val="00A8623B"/>
    <w:rsid w:val="00A865EF"/>
    <w:rsid w:val="00A86612"/>
    <w:rsid w:val="00A86858"/>
    <w:rsid w:val="00A8690E"/>
    <w:rsid w:val="00A86916"/>
    <w:rsid w:val="00A86A6E"/>
    <w:rsid w:val="00A86B33"/>
    <w:rsid w:val="00A86C4D"/>
    <w:rsid w:val="00A86E45"/>
    <w:rsid w:val="00A87048"/>
    <w:rsid w:val="00A871C2"/>
    <w:rsid w:val="00A87B8B"/>
    <w:rsid w:val="00A87BB3"/>
    <w:rsid w:val="00A87F6D"/>
    <w:rsid w:val="00A87FCD"/>
    <w:rsid w:val="00A90149"/>
    <w:rsid w:val="00A9019F"/>
    <w:rsid w:val="00A90543"/>
    <w:rsid w:val="00A90559"/>
    <w:rsid w:val="00A905FA"/>
    <w:rsid w:val="00A908B1"/>
    <w:rsid w:val="00A90A2D"/>
    <w:rsid w:val="00A90DCE"/>
    <w:rsid w:val="00A91529"/>
    <w:rsid w:val="00A91567"/>
    <w:rsid w:val="00A91A48"/>
    <w:rsid w:val="00A91B90"/>
    <w:rsid w:val="00A91BC9"/>
    <w:rsid w:val="00A91D0F"/>
    <w:rsid w:val="00A91E24"/>
    <w:rsid w:val="00A922A2"/>
    <w:rsid w:val="00A924BE"/>
    <w:rsid w:val="00A93243"/>
    <w:rsid w:val="00A934BD"/>
    <w:rsid w:val="00A93514"/>
    <w:rsid w:val="00A9384A"/>
    <w:rsid w:val="00A94038"/>
    <w:rsid w:val="00A942D4"/>
    <w:rsid w:val="00A94904"/>
    <w:rsid w:val="00A94C06"/>
    <w:rsid w:val="00A94DE9"/>
    <w:rsid w:val="00A94FC0"/>
    <w:rsid w:val="00A94FF7"/>
    <w:rsid w:val="00A9535A"/>
    <w:rsid w:val="00A95527"/>
    <w:rsid w:val="00A956A4"/>
    <w:rsid w:val="00A956EA"/>
    <w:rsid w:val="00A95958"/>
    <w:rsid w:val="00A95C28"/>
    <w:rsid w:val="00A95D42"/>
    <w:rsid w:val="00A95E30"/>
    <w:rsid w:val="00A964FA"/>
    <w:rsid w:val="00A96C69"/>
    <w:rsid w:val="00A96F71"/>
    <w:rsid w:val="00AA0299"/>
    <w:rsid w:val="00AA06D9"/>
    <w:rsid w:val="00AA0948"/>
    <w:rsid w:val="00AA0FC0"/>
    <w:rsid w:val="00AA12F4"/>
    <w:rsid w:val="00AA1498"/>
    <w:rsid w:val="00AA15B1"/>
    <w:rsid w:val="00AA1A76"/>
    <w:rsid w:val="00AA1B54"/>
    <w:rsid w:val="00AA1C3B"/>
    <w:rsid w:val="00AA1CCF"/>
    <w:rsid w:val="00AA1D89"/>
    <w:rsid w:val="00AA1EC8"/>
    <w:rsid w:val="00AA2797"/>
    <w:rsid w:val="00AA28A2"/>
    <w:rsid w:val="00AA305D"/>
    <w:rsid w:val="00AA307A"/>
    <w:rsid w:val="00AA3355"/>
    <w:rsid w:val="00AA34B1"/>
    <w:rsid w:val="00AA38AD"/>
    <w:rsid w:val="00AA38F4"/>
    <w:rsid w:val="00AA44ED"/>
    <w:rsid w:val="00AA4D5F"/>
    <w:rsid w:val="00AA4EE9"/>
    <w:rsid w:val="00AA50CD"/>
    <w:rsid w:val="00AA511C"/>
    <w:rsid w:val="00AA5600"/>
    <w:rsid w:val="00AA5736"/>
    <w:rsid w:val="00AA592D"/>
    <w:rsid w:val="00AA609F"/>
    <w:rsid w:val="00AA6867"/>
    <w:rsid w:val="00AA690F"/>
    <w:rsid w:val="00AA6E14"/>
    <w:rsid w:val="00AA7014"/>
    <w:rsid w:val="00AA7AC6"/>
    <w:rsid w:val="00AA7D78"/>
    <w:rsid w:val="00AA7EE3"/>
    <w:rsid w:val="00AA7F2A"/>
    <w:rsid w:val="00AB01AC"/>
    <w:rsid w:val="00AB02A1"/>
    <w:rsid w:val="00AB0324"/>
    <w:rsid w:val="00AB0575"/>
    <w:rsid w:val="00AB067E"/>
    <w:rsid w:val="00AB08DE"/>
    <w:rsid w:val="00AB0D3F"/>
    <w:rsid w:val="00AB0EDC"/>
    <w:rsid w:val="00AB10CD"/>
    <w:rsid w:val="00AB14CD"/>
    <w:rsid w:val="00AB1876"/>
    <w:rsid w:val="00AB1BE7"/>
    <w:rsid w:val="00AB2088"/>
    <w:rsid w:val="00AB2413"/>
    <w:rsid w:val="00AB329D"/>
    <w:rsid w:val="00AB347F"/>
    <w:rsid w:val="00AB3950"/>
    <w:rsid w:val="00AB39C6"/>
    <w:rsid w:val="00AB4CDE"/>
    <w:rsid w:val="00AB5050"/>
    <w:rsid w:val="00AB5137"/>
    <w:rsid w:val="00AB5A09"/>
    <w:rsid w:val="00AB5DB3"/>
    <w:rsid w:val="00AB607F"/>
    <w:rsid w:val="00AB645B"/>
    <w:rsid w:val="00AB6DCF"/>
    <w:rsid w:val="00AB7267"/>
    <w:rsid w:val="00AB75C3"/>
    <w:rsid w:val="00AB7696"/>
    <w:rsid w:val="00AB7742"/>
    <w:rsid w:val="00AB7971"/>
    <w:rsid w:val="00AB7E5B"/>
    <w:rsid w:val="00AB7F8D"/>
    <w:rsid w:val="00AC0244"/>
    <w:rsid w:val="00AC03C0"/>
    <w:rsid w:val="00AC0480"/>
    <w:rsid w:val="00AC0976"/>
    <w:rsid w:val="00AC0B44"/>
    <w:rsid w:val="00AC0BD7"/>
    <w:rsid w:val="00AC0E52"/>
    <w:rsid w:val="00AC15E0"/>
    <w:rsid w:val="00AC17CC"/>
    <w:rsid w:val="00AC1BCA"/>
    <w:rsid w:val="00AC1F06"/>
    <w:rsid w:val="00AC25A2"/>
    <w:rsid w:val="00AC2607"/>
    <w:rsid w:val="00AC27B9"/>
    <w:rsid w:val="00AC2814"/>
    <w:rsid w:val="00AC28E2"/>
    <w:rsid w:val="00AC29A7"/>
    <w:rsid w:val="00AC2B5F"/>
    <w:rsid w:val="00AC306C"/>
    <w:rsid w:val="00AC313B"/>
    <w:rsid w:val="00AC3300"/>
    <w:rsid w:val="00AC39D9"/>
    <w:rsid w:val="00AC3A27"/>
    <w:rsid w:val="00AC3BE3"/>
    <w:rsid w:val="00AC41F1"/>
    <w:rsid w:val="00AC49A8"/>
    <w:rsid w:val="00AC4B96"/>
    <w:rsid w:val="00AC4BF3"/>
    <w:rsid w:val="00AC4EAB"/>
    <w:rsid w:val="00AC5486"/>
    <w:rsid w:val="00AC5932"/>
    <w:rsid w:val="00AC5A51"/>
    <w:rsid w:val="00AC5D32"/>
    <w:rsid w:val="00AC5F2A"/>
    <w:rsid w:val="00AC5F61"/>
    <w:rsid w:val="00AC615B"/>
    <w:rsid w:val="00AC650B"/>
    <w:rsid w:val="00AC6648"/>
    <w:rsid w:val="00AC6A7C"/>
    <w:rsid w:val="00AC6C8C"/>
    <w:rsid w:val="00AC6CD5"/>
    <w:rsid w:val="00AC7211"/>
    <w:rsid w:val="00AC795A"/>
    <w:rsid w:val="00AC7B4E"/>
    <w:rsid w:val="00AD1238"/>
    <w:rsid w:val="00AD17CE"/>
    <w:rsid w:val="00AD1956"/>
    <w:rsid w:val="00AD1CFC"/>
    <w:rsid w:val="00AD1DD4"/>
    <w:rsid w:val="00AD1FCB"/>
    <w:rsid w:val="00AD22A3"/>
    <w:rsid w:val="00AD236C"/>
    <w:rsid w:val="00AD23A7"/>
    <w:rsid w:val="00AD24F2"/>
    <w:rsid w:val="00AD28EA"/>
    <w:rsid w:val="00AD2E64"/>
    <w:rsid w:val="00AD3301"/>
    <w:rsid w:val="00AD3B0B"/>
    <w:rsid w:val="00AD3EAA"/>
    <w:rsid w:val="00AD4150"/>
    <w:rsid w:val="00AD41DD"/>
    <w:rsid w:val="00AD4715"/>
    <w:rsid w:val="00AD4935"/>
    <w:rsid w:val="00AD49E9"/>
    <w:rsid w:val="00AD4C87"/>
    <w:rsid w:val="00AD4DFF"/>
    <w:rsid w:val="00AD5906"/>
    <w:rsid w:val="00AD6523"/>
    <w:rsid w:val="00AD696F"/>
    <w:rsid w:val="00AD75ED"/>
    <w:rsid w:val="00AD7661"/>
    <w:rsid w:val="00AD77F3"/>
    <w:rsid w:val="00AD7866"/>
    <w:rsid w:val="00AD7944"/>
    <w:rsid w:val="00AD7D87"/>
    <w:rsid w:val="00AD7DCA"/>
    <w:rsid w:val="00AD7EF8"/>
    <w:rsid w:val="00AD7FC5"/>
    <w:rsid w:val="00AE01A2"/>
    <w:rsid w:val="00AE0216"/>
    <w:rsid w:val="00AE0629"/>
    <w:rsid w:val="00AE063E"/>
    <w:rsid w:val="00AE0BBF"/>
    <w:rsid w:val="00AE12C1"/>
    <w:rsid w:val="00AE159F"/>
    <w:rsid w:val="00AE1A30"/>
    <w:rsid w:val="00AE1B14"/>
    <w:rsid w:val="00AE1B35"/>
    <w:rsid w:val="00AE2433"/>
    <w:rsid w:val="00AE28A9"/>
    <w:rsid w:val="00AE28D5"/>
    <w:rsid w:val="00AE2921"/>
    <w:rsid w:val="00AE292C"/>
    <w:rsid w:val="00AE2EBF"/>
    <w:rsid w:val="00AE3FE7"/>
    <w:rsid w:val="00AE404C"/>
    <w:rsid w:val="00AE4698"/>
    <w:rsid w:val="00AE52C6"/>
    <w:rsid w:val="00AE5A4A"/>
    <w:rsid w:val="00AE602F"/>
    <w:rsid w:val="00AE606E"/>
    <w:rsid w:val="00AE60B1"/>
    <w:rsid w:val="00AE6264"/>
    <w:rsid w:val="00AE62E5"/>
    <w:rsid w:val="00AE63F3"/>
    <w:rsid w:val="00AE6684"/>
    <w:rsid w:val="00AE6CB9"/>
    <w:rsid w:val="00AE719A"/>
    <w:rsid w:val="00AE71EB"/>
    <w:rsid w:val="00AE726F"/>
    <w:rsid w:val="00AE7285"/>
    <w:rsid w:val="00AE7790"/>
    <w:rsid w:val="00AE7865"/>
    <w:rsid w:val="00AE789C"/>
    <w:rsid w:val="00AE79B3"/>
    <w:rsid w:val="00AF0247"/>
    <w:rsid w:val="00AF09C5"/>
    <w:rsid w:val="00AF0CCC"/>
    <w:rsid w:val="00AF198B"/>
    <w:rsid w:val="00AF1D67"/>
    <w:rsid w:val="00AF1FB6"/>
    <w:rsid w:val="00AF21A6"/>
    <w:rsid w:val="00AF2242"/>
    <w:rsid w:val="00AF2BA7"/>
    <w:rsid w:val="00AF2E6A"/>
    <w:rsid w:val="00AF31E3"/>
    <w:rsid w:val="00AF32B6"/>
    <w:rsid w:val="00AF34B6"/>
    <w:rsid w:val="00AF355B"/>
    <w:rsid w:val="00AF3905"/>
    <w:rsid w:val="00AF3E66"/>
    <w:rsid w:val="00AF40AB"/>
    <w:rsid w:val="00AF44C3"/>
    <w:rsid w:val="00AF4EAB"/>
    <w:rsid w:val="00AF52AB"/>
    <w:rsid w:val="00AF54F4"/>
    <w:rsid w:val="00AF551C"/>
    <w:rsid w:val="00AF5B3F"/>
    <w:rsid w:val="00AF5D85"/>
    <w:rsid w:val="00AF6254"/>
    <w:rsid w:val="00AF6473"/>
    <w:rsid w:val="00AF702B"/>
    <w:rsid w:val="00AF711B"/>
    <w:rsid w:val="00AF7226"/>
    <w:rsid w:val="00AF736E"/>
    <w:rsid w:val="00AF773E"/>
    <w:rsid w:val="00AF77E2"/>
    <w:rsid w:val="00AF78B8"/>
    <w:rsid w:val="00AF7924"/>
    <w:rsid w:val="00AF7940"/>
    <w:rsid w:val="00AF7961"/>
    <w:rsid w:val="00AF7B30"/>
    <w:rsid w:val="00AF7CDA"/>
    <w:rsid w:val="00AF7E6E"/>
    <w:rsid w:val="00B00007"/>
    <w:rsid w:val="00B0003E"/>
    <w:rsid w:val="00B007FC"/>
    <w:rsid w:val="00B00A32"/>
    <w:rsid w:val="00B00D00"/>
    <w:rsid w:val="00B00D24"/>
    <w:rsid w:val="00B00F7D"/>
    <w:rsid w:val="00B01201"/>
    <w:rsid w:val="00B0162F"/>
    <w:rsid w:val="00B0188E"/>
    <w:rsid w:val="00B0214D"/>
    <w:rsid w:val="00B02606"/>
    <w:rsid w:val="00B026FF"/>
    <w:rsid w:val="00B028DE"/>
    <w:rsid w:val="00B02B01"/>
    <w:rsid w:val="00B02EB9"/>
    <w:rsid w:val="00B0309C"/>
    <w:rsid w:val="00B031EE"/>
    <w:rsid w:val="00B03584"/>
    <w:rsid w:val="00B037DC"/>
    <w:rsid w:val="00B03CBC"/>
    <w:rsid w:val="00B03DA3"/>
    <w:rsid w:val="00B03EA6"/>
    <w:rsid w:val="00B04534"/>
    <w:rsid w:val="00B047B9"/>
    <w:rsid w:val="00B0488E"/>
    <w:rsid w:val="00B04DB9"/>
    <w:rsid w:val="00B0540C"/>
    <w:rsid w:val="00B055EC"/>
    <w:rsid w:val="00B05757"/>
    <w:rsid w:val="00B057CE"/>
    <w:rsid w:val="00B0592F"/>
    <w:rsid w:val="00B05A6E"/>
    <w:rsid w:val="00B063F2"/>
    <w:rsid w:val="00B0667C"/>
    <w:rsid w:val="00B067D2"/>
    <w:rsid w:val="00B070D1"/>
    <w:rsid w:val="00B074DF"/>
    <w:rsid w:val="00B0767F"/>
    <w:rsid w:val="00B07756"/>
    <w:rsid w:val="00B07985"/>
    <w:rsid w:val="00B07CC3"/>
    <w:rsid w:val="00B102DB"/>
    <w:rsid w:val="00B10360"/>
    <w:rsid w:val="00B10AFB"/>
    <w:rsid w:val="00B112DA"/>
    <w:rsid w:val="00B11345"/>
    <w:rsid w:val="00B114B1"/>
    <w:rsid w:val="00B11897"/>
    <w:rsid w:val="00B118C7"/>
    <w:rsid w:val="00B11D4C"/>
    <w:rsid w:val="00B11F9F"/>
    <w:rsid w:val="00B12155"/>
    <w:rsid w:val="00B12367"/>
    <w:rsid w:val="00B12BA5"/>
    <w:rsid w:val="00B12C16"/>
    <w:rsid w:val="00B13129"/>
    <w:rsid w:val="00B137BD"/>
    <w:rsid w:val="00B13C24"/>
    <w:rsid w:val="00B14128"/>
    <w:rsid w:val="00B14191"/>
    <w:rsid w:val="00B14301"/>
    <w:rsid w:val="00B149B2"/>
    <w:rsid w:val="00B149CE"/>
    <w:rsid w:val="00B14EEE"/>
    <w:rsid w:val="00B14F78"/>
    <w:rsid w:val="00B152B0"/>
    <w:rsid w:val="00B15CC8"/>
    <w:rsid w:val="00B15CCA"/>
    <w:rsid w:val="00B160FA"/>
    <w:rsid w:val="00B16366"/>
    <w:rsid w:val="00B16409"/>
    <w:rsid w:val="00B166AC"/>
    <w:rsid w:val="00B16A06"/>
    <w:rsid w:val="00B16AB2"/>
    <w:rsid w:val="00B16ABB"/>
    <w:rsid w:val="00B16AFC"/>
    <w:rsid w:val="00B16D70"/>
    <w:rsid w:val="00B17150"/>
    <w:rsid w:val="00B17490"/>
    <w:rsid w:val="00B175BE"/>
    <w:rsid w:val="00B1760A"/>
    <w:rsid w:val="00B177CC"/>
    <w:rsid w:val="00B17FBC"/>
    <w:rsid w:val="00B20110"/>
    <w:rsid w:val="00B2019C"/>
    <w:rsid w:val="00B2056A"/>
    <w:rsid w:val="00B20B5C"/>
    <w:rsid w:val="00B214A5"/>
    <w:rsid w:val="00B21697"/>
    <w:rsid w:val="00B217A2"/>
    <w:rsid w:val="00B21927"/>
    <w:rsid w:val="00B21B8B"/>
    <w:rsid w:val="00B226CD"/>
    <w:rsid w:val="00B228C4"/>
    <w:rsid w:val="00B22C5B"/>
    <w:rsid w:val="00B237B9"/>
    <w:rsid w:val="00B2388E"/>
    <w:rsid w:val="00B23F64"/>
    <w:rsid w:val="00B240D4"/>
    <w:rsid w:val="00B24554"/>
    <w:rsid w:val="00B24560"/>
    <w:rsid w:val="00B24F5B"/>
    <w:rsid w:val="00B2509A"/>
    <w:rsid w:val="00B2518E"/>
    <w:rsid w:val="00B2550C"/>
    <w:rsid w:val="00B25B68"/>
    <w:rsid w:val="00B25DC0"/>
    <w:rsid w:val="00B25E12"/>
    <w:rsid w:val="00B26334"/>
    <w:rsid w:val="00B263E6"/>
    <w:rsid w:val="00B268BB"/>
    <w:rsid w:val="00B26D9A"/>
    <w:rsid w:val="00B26EA6"/>
    <w:rsid w:val="00B270C5"/>
    <w:rsid w:val="00B2781C"/>
    <w:rsid w:val="00B27B07"/>
    <w:rsid w:val="00B27FC0"/>
    <w:rsid w:val="00B3007E"/>
    <w:rsid w:val="00B30533"/>
    <w:rsid w:val="00B30BF6"/>
    <w:rsid w:val="00B30D2F"/>
    <w:rsid w:val="00B311D7"/>
    <w:rsid w:val="00B3127B"/>
    <w:rsid w:val="00B31893"/>
    <w:rsid w:val="00B31DA0"/>
    <w:rsid w:val="00B328E2"/>
    <w:rsid w:val="00B32F8F"/>
    <w:rsid w:val="00B332F4"/>
    <w:rsid w:val="00B338BC"/>
    <w:rsid w:val="00B3411B"/>
    <w:rsid w:val="00B34270"/>
    <w:rsid w:val="00B342BD"/>
    <w:rsid w:val="00B34C97"/>
    <w:rsid w:val="00B34D1C"/>
    <w:rsid w:val="00B34DBD"/>
    <w:rsid w:val="00B3534E"/>
    <w:rsid w:val="00B35E95"/>
    <w:rsid w:val="00B36011"/>
    <w:rsid w:val="00B3604A"/>
    <w:rsid w:val="00B3642B"/>
    <w:rsid w:val="00B364F8"/>
    <w:rsid w:val="00B36558"/>
    <w:rsid w:val="00B36766"/>
    <w:rsid w:val="00B369A2"/>
    <w:rsid w:val="00B36A24"/>
    <w:rsid w:val="00B36C52"/>
    <w:rsid w:val="00B37683"/>
    <w:rsid w:val="00B37977"/>
    <w:rsid w:val="00B37B82"/>
    <w:rsid w:val="00B37ED7"/>
    <w:rsid w:val="00B4006B"/>
    <w:rsid w:val="00B40087"/>
    <w:rsid w:val="00B401C1"/>
    <w:rsid w:val="00B401FA"/>
    <w:rsid w:val="00B406EB"/>
    <w:rsid w:val="00B40858"/>
    <w:rsid w:val="00B4159E"/>
    <w:rsid w:val="00B417D9"/>
    <w:rsid w:val="00B41883"/>
    <w:rsid w:val="00B41CCB"/>
    <w:rsid w:val="00B42434"/>
    <w:rsid w:val="00B42804"/>
    <w:rsid w:val="00B428D2"/>
    <w:rsid w:val="00B42D36"/>
    <w:rsid w:val="00B435F1"/>
    <w:rsid w:val="00B43E36"/>
    <w:rsid w:val="00B440F2"/>
    <w:rsid w:val="00B4466B"/>
    <w:rsid w:val="00B447DB"/>
    <w:rsid w:val="00B44EF8"/>
    <w:rsid w:val="00B450D0"/>
    <w:rsid w:val="00B453F6"/>
    <w:rsid w:val="00B45620"/>
    <w:rsid w:val="00B458A3"/>
    <w:rsid w:val="00B45EC2"/>
    <w:rsid w:val="00B45F66"/>
    <w:rsid w:val="00B460D7"/>
    <w:rsid w:val="00B46379"/>
    <w:rsid w:val="00B46E27"/>
    <w:rsid w:val="00B47043"/>
    <w:rsid w:val="00B47193"/>
    <w:rsid w:val="00B47300"/>
    <w:rsid w:val="00B47513"/>
    <w:rsid w:val="00B4781B"/>
    <w:rsid w:val="00B47902"/>
    <w:rsid w:val="00B479B1"/>
    <w:rsid w:val="00B47DE5"/>
    <w:rsid w:val="00B500DA"/>
    <w:rsid w:val="00B5065E"/>
    <w:rsid w:val="00B50784"/>
    <w:rsid w:val="00B5098A"/>
    <w:rsid w:val="00B50B44"/>
    <w:rsid w:val="00B50E66"/>
    <w:rsid w:val="00B51BF6"/>
    <w:rsid w:val="00B51E26"/>
    <w:rsid w:val="00B52019"/>
    <w:rsid w:val="00B52100"/>
    <w:rsid w:val="00B52164"/>
    <w:rsid w:val="00B5225B"/>
    <w:rsid w:val="00B526DA"/>
    <w:rsid w:val="00B528BD"/>
    <w:rsid w:val="00B52990"/>
    <w:rsid w:val="00B52C0F"/>
    <w:rsid w:val="00B52D56"/>
    <w:rsid w:val="00B52D8F"/>
    <w:rsid w:val="00B53466"/>
    <w:rsid w:val="00B53711"/>
    <w:rsid w:val="00B538F0"/>
    <w:rsid w:val="00B54776"/>
    <w:rsid w:val="00B54AA6"/>
    <w:rsid w:val="00B54D62"/>
    <w:rsid w:val="00B5547B"/>
    <w:rsid w:val="00B5552B"/>
    <w:rsid w:val="00B55B33"/>
    <w:rsid w:val="00B56038"/>
    <w:rsid w:val="00B563F2"/>
    <w:rsid w:val="00B568C2"/>
    <w:rsid w:val="00B56D07"/>
    <w:rsid w:val="00B56E12"/>
    <w:rsid w:val="00B57612"/>
    <w:rsid w:val="00B576E1"/>
    <w:rsid w:val="00B57DC3"/>
    <w:rsid w:val="00B57E4E"/>
    <w:rsid w:val="00B6023F"/>
    <w:rsid w:val="00B605FC"/>
    <w:rsid w:val="00B6082E"/>
    <w:rsid w:val="00B60BEF"/>
    <w:rsid w:val="00B60CB0"/>
    <w:rsid w:val="00B60F83"/>
    <w:rsid w:val="00B6144A"/>
    <w:rsid w:val="00B61450"/>
    <w:rsid w:val="00B614B5"/>
    <w:rsid w:val="00B6155F"/>
    <w:rsid w:val="00B61908"/>
    <w:rsid w:val="00B61FAE"/>
    <w:rsid w:val="00B6254A"/>
    <w:rsid w:val="00B62916"/>
    <w:rsid w:val="00B62973"/>
    <w:rsid w:val="00B62BBD"/>
    <w:rsid w:val="00B632E1"/>
    <w:rsid w:val="00B63664"/>
    <w:rsid w:val="00B63B89"/>
    <w:rsid w:val="00B63C0B"/>
    <w:rsid w:val="00B6446A"/>
    <w:rsid w:val="00B646DD"/>
    <w:rsid w:val="00B648F5"/>
    <w:rsid w:val="00B64E84"/>
    <w:rsid w:val="00B6518D"/>
    <w:rsid w:val="00B65F7B"/>
    <w:rsid w:val="00B662E1"/>
    <w:rsid w:val="00B666F9"/>
    <w:rsid w:val="00B668C7"/>
    <w:rsid w:val="00B669B5"/>
    <w:rsid w:val="00B66A93"/>
    <w:rsid w:val="00B66C20"/>
    <w:rsid w:val="00B66DA9"/>
    <w:rsid w:val="00B66E12"/>
    <w:rsid w:val="00B6738F"/>
    <w:rsid w:val="00B67DAE"/>
    <w:rsid w:val="00B67E4D"/>
    <w:rsid w:val="00B67E55"/>
    <w:rsid w:val="00B708E3"/>
    <w:rsid w:val="00B70B21"/>
    <w:rsid w:val="00B70C07"/>
    <w:rsid w:val="00B70C55"/>
    <w:rsid w:val="00B70C83"/>
    <w:rsid w:val="00B70C97"/>
    <w:rsid w:val="00B70E01"/>
    <w:rsid w:val="00B713EC"/>
    <w:rsid w:val="00B714F4"/>
    <w:rsid w:val="00B719B1"/>
    <w:rsid w:val="00B71E15"/>
    <w:rsid w:val="00B72154"/>
    <w:rsid w:val="00B72390"/>
    <w:rsid w:val="00B72789"/>
    <w:rsid w:val="00B72A09"/>
    <w:rsid w:val="00B72C62"/>
    <w:rsid w:val="00B73538"/>
    <w:rsid w:val="00B7355D"/>
    <w:rsid w:val="00B739B1"/>
    <w:rsid w:val="00B73A38"/>
    <w:rsid w:val="00B73CA2"/>
    <w:rsid w:val="00B73D1A"/>
    <w:rsid w:val="00B74238"/>
    <w:rsid w:val="00B7440D"/>
    <w:rsid w:val="00B744FB"/>
    <w:rsid w:val="00B745EC"/>
    <w:rsid w:val="00B7468A"/>
    <w:rsid w:val="00B74C50"/>
    <w:rsid w:val="00B74EFE"/>
    <w:rsid w:val="00B757E6"/>
    <w:rsid w:val="00B757FC"/>
    <w:rsid w:val="00B75C2B"/>
    <w:rsid w:val="00B75F05"/>
    <w:rsid w:val="00B7640A"/>
    <w:rsid w:val="00B7647B"/>
    <w:rsid w:val="00B765D7"/>
    <w:rsid w:val="00B76751"/>
    <w:rsid w:val="00B76883"/>
    <w:rsid w:val="00B76DA5"/>
    <w:rsid w:val="00B76EC9"/>
    <w:rsid w:val="00B76F81"/>
    <w:rsid w:val="00B77F14"/>
    <w:rsid w:val="00B8016B"/>
    <w:rsid w:val="00B8031E"/>
    <w:rsid w:val="00B80740"/>
    <w:rsid w:val="00B807E6"/>
    <w:rsid w:val="00B8084A"/>
    <w:rsid w:val="00B8086C"/>
    <w:rsid w:val="00B80989"/>
    <w:rsid w:val="00B80CD6"/>
    <w:rsid w:val="00B80E9F"/>
    <w:rsid w:val="00B81057"/>
    <w:rsid w:val="00B810ED"/>
    <w:rsid w:val="00B813D1"/>
    <w:rsid w:val="00B815BA"/>
    <w:rsid w:val="00B815FE"/>
    <w:rsid w:val="00B818FC"/>
    <w:rsid w:val="00B819B3"/>
    <w:rsid w:val="00B81C46"/>
    <w:rsid w:val="00B81DC6"/>
    <w:rsid w:val="00B823B5"/>
    <w:rsid w:val="00B82558"/>
    <w:rsid w:val="00B829F6"/>
    <w:rsid w:val="00B82AAF"/>
    <w:rsid w:val="00B8322C"/>
    <w:rsid w:val="00B832A6"/>
    <w:rsid w:val="00B834CA"/>
    <w:rsid w:val="00B8369A"/>
    <w:rsid w:val="00B844FC"/>
    <w:rsid w:val="00B8483E"/>
    <w:rsid w:val="00B8491F"/>
    <w:rsid w:val="00B84948"/>
    <w:rsid w:val="00B84C5F"/>
    <w:rsid w:val="00B84D4D"/>
    <w:rsid w:val="00B85454"/>
    <w:rsid w:val="00B85529"/>
    <w:rsid w:val="00B8569A"/>
    <w:rsid w:val="00B85822"/>
    <w:rsid w:val="00B8586F"/>
    <w:rsid w:val="00B858FD"/>
    <w:rsid w:val="00B8593C"/>
    <w:rsid w:val="00B85A0E"/>
    <w:rsid w:val="00B85C19"/>
    <w:rsid w:val="00B85CEF"/>
    <w:rsid w:val="00B85D48"/>
    <w:rsid w:val="00B85EB7"/>
    <w:rsid w:val="00B862B5"/>
    <w:rsid w:val="00B862CF"/>
    <w:rsid w:val="00B86603"/>
    <w:rsid w:val="00B86624"/>
    <w:rsid w:val="00B867E3"/>
    <w:rsid w:val="00B868D8"/>
    <w:rsid w:val="00B8690B"/>
    <w:rsid w:val="00B86983"/>
    <w:rsid w:val="00B86A71"/>
    <w:rsid w:val="00B86EFC"/>
    <w:rsid w:val="00B87EE9"/>
    <w:rsid w:val="00B90198"/>
    <w:rsid w:val="00B9072D"/>
    <w:rsid w:val="00B907F3"/>
    <w:rsid w:val="00B909D4"/>
    <w:rsid w:val="00B90ABA"/>
    <w:rsid w:val="00B90E0D"/>
    <w:rsid w:val="00B90ED7"/>
    <w:rsid w:val="00B917F4"/>
    <w:rsid w:val="00B918FE"/>
    <w:rsid w:val="00B91ACC"/>
    <w:rsid w:val="00B91AEF"/>
    <w:rsid w:val="00B91B42"/>
    <w:rsid w:val="00B91BEA"/>
    <w:rsid w:val="00B91E48"/>
    <w:rsid w:val="00B934CC"/>
    <w:rsid w:val="00B934E4"/>
    <w:rsid w:val="00B937B0"/>
    <w:rsid w:val="00B939A5"/>
    <w:rsid w:val="00B93C20"/>
    <w:rsid w:val="00B93DDD"/>
    <w:rsid w:val="00B93DDF"/>
    <w:rsid w:val="00B9402C"/>
    <w:rsid w:val="00B946AC"/>
    <w:rsid w:val="00B94C44"/>
    <w:rsid w:val="00B94D00"/>
    <w:rsid w:val="00B951DD"/>
    <w:rsid w:val="00B9524F"/>
    <w:rsid w:val="00B954B8"/>
    <w:rsid w:val="00B95AB1"/>
    <w:rsid w:val="00B95CED"/>
    <w:rsid w:val="00B95D6C"/>
    <w:rsid w:val="00B95EE4"/>
    <w:rsid w:val="00B95FB1"/>
    <w:rsid w:val="00B9602D"/>
    <w:rsid w:val="00B962E5"/>
    <w:rsid w:val="00B96C41"/>
    <w:rsid w:val="00B96D20"/>
    <w:rsid w:val="00B96DF6"/>
    <w:rsid w:val="00B96ED8"/>
    <w:rsid w:val="00B9702C"/>
    <w:rsid w:val="00B97196"/>
    <w:rsid w:val="00B97242"/>
    <w:rsid w:val="00B972E6"/>
    <w:rsid w:val="00B97326"/>
    <w:rsid w:val="00B974B2"/>
    <w:rsid w:val="00B975D1"/>
    <w:rsid w:val="00B97712"/>
    <w:rsid w:val="00B979F5"/>
    <w:rsid w:val="00B97A83"/>
    <w:rsid w:val="00BA0A46"/>
    <w:rsid w:val="00BA0AFB"/>
    <w:rsid w:val="00BA0F7F"/>
    <w:rsid w:val="00BA12C8"/>
    <w:rsid w:val="00BA13EF"/>
    <w:rsid w:val="00BA1403"/>
    <w:rsid w:val="00BA1449"/>
    <w:rsid w:val="00BA1487"/>
    <w:rsid w:val="00BA1604"/>
    <w:rsid w:val="00BA1652"/>
    <w:rsid w:val="00BA1690"/>
    <w:rsid w:val="00BA1B2B"/>
    <w:rsid w:val="00BA28AB"/>
    <w:rsid w:val="00BA28E4"/>
    <w:rsid w:val="00BA2A37"/>
    <w:rsid w:val="00BA2EDE"/>
    <w:rsid w:val="00BA2FBA"/>
    <w:rsid w:val="00BA3132"/>
    <w:rsid w:val="00BA363D"/>
    <w:rsid w:val="00BA3A47"/>
    <w:rsid w:val="00BA3B52"/>
    <w:rsid w:val="00BA3C4B"/>
    <w:rsid w:val="00BA3D31"/>
    <w:rsid w:val="00BA3D8A"/>
    <w:rsid w:val="00BA4BF4"/>
    <w:rsid w:val="00BA4CC6"/>
    <w:rsid w:val="00BA4E08"/>
    <w:rsid w:val="00BA4EB7"/>
    <w:rsid w:val="00BA4EEB"/>
    <w:rsid w:val="00BA4F09"/>
    <w:rsid w:val="00BA571F"/>
    <w:rsid w:val="00BA57EB"/>
    <w:rsid w:val="00BA598C"/>
    <w:rsid w:val="00BA59BD"/>
    <w:rsid w:val="00BA5B61"/>
    <w:rsid w:val="00BA5B86"/>
    <w:rsid w:val="00BA5F96"/>
    <w:rsid w:val="00BA6009"/>
    <w:rsid w:val="00BA68B7"/>
    <w:rsid w:val="00BA6AE5"/>
    <w:rsid w:val="00BA7080"/>
    <w:rsid w:val="00BA71EB"/>
    <w:rsid w:val="00BA71EF"/>
    <w:rsid w:val="00BA73DF"/>
    <w:rsid w:val="00BA7407"/>
    <w:rsid w:val="00BA7499"/>
    <w:rsid w:val="00BA751D"/>
    <w:rsid w:val="00BA7545"/>
    <w:rsid w:val="00BA7C0C"/>
    <w:rsid w:val="00BA7C7C"/>
    <w:rsid w:val="00BA7CE1"/>
    <w:rsid w:val="00BA7EF0"/>
    <w:rsid w:val="00BB097F"/>
    <w:rsid w:val="00BB0C30"/>
    <w:rsid w:val="00BB0D32"/>
    <w:rsid w:val="00BB105B"/>
    <w:rsid w:val="00BB1183"/>
    <w:rsid w:val="00BB12B9"/>
    <w:rsid w:val="00BB1C65"/>
    <w:rsid w:val="00BB2061"/>
    <w:rsid w:val="00BB20C3"/>
    <w:rsid w:val="00BB21F8"/>
    <w:rsid w:val="00BB2632"/>
    <w:rsid w:val="00BB272A"/>
    <w:rsid w:val="00BB2BA4"/>
    <w:rsid w:val="00BB2BCA"/>
    <w:rsid w:val="00BB2FC2"/>
    <w:rsid w:val="00BB3BB2"/>
    <w:rsid w:val="00BB3ECB"/>
    <w:rsid w:val="00BB412D"/>
    <w:rsid w:val="00BB4263"/>
    <w:rsid w:val="00BB4403"/>
    <w:rsid w:val="00BB479B"/>
    <w:rsid w:val="00BB4D39"/>
    <w:rsid w:val="00BB4E2B"/>
    <w:rsid w:val="00BB4F16"/>
    <w:rsid w:val="00BB5445"/>
    <w:rsid w:val="00BB576B"/>
    <w:rsid w:val="00BB5984"/>
    <w:rsid w:val="00BB5BAC"/>
    <w:rsid w:val="00BB5C53"/>
    <w:rsid w:val="00BB65CA"/>
    <w:rsid w:val="00BB664F"/>
    <w:rsid w:val="00BB66BC"/>
    <w:rsid w:val="00BB67AC"/>
    <w:rsid w:val="00BB6C4A"/>
    <w:rsid w:val="00BB6D8A"/>
    <w:rsid w:val="00BB6FBE"/>
    <w:rsid w:val="00BB76D3"/>
    <w:rsid w:val="00BB790E"/>
    <w:rsid w:val="00BB7BA3"/>
    <w:rsid w:val="00BB7EFF"/>
    <w:rsid w:val="00BB7FE3"/>
    <w:rsid w:val="00BC017B"/>
    <w:rsid w:val="00BC03B0"/>
    <w:rsid w:val="00BC06AC"/>
    <w:rsid w:val="00BC07EB"/>
    <w:rsid w:val="00BC0C33"/>
    <w:rsid w:val="00BC11A9"/>
    <w:rsid w:val="00BC1545"/>
    <w:rsid w:val="00BC1842"/>
    <w:rsid w:val="00BC190B"/>
    <w:rsid w:val="00BC195E"/>
    <w:rsid w:val="00BC1A04"/>
    <w:rsid w:val="00BC1D76"/>
    <w:rsid w:val="00BC1DBC"/>
    <w:rsid w:val="00BC1F3E"/>
    <w:rsid w:val="00BC2FB2"/>
    <w:rsid w:val="00BC3001"/>
    <w:rsid w:val="00BC32C2"/>
    <w:rsid w:val="00BC36D0"/>
    <w:rsid w:val="00BC375D"/>
    <w:rsid w:val="00BC3A63"/>
    <w:rsid w:val="00BC3A99"/>
    <w:rsid w:val="00BC3C6B"/>
    <w:rsid w:val="00BC3D41"/>
    <w:rsid w:val="00BC3D78"/>
    <w:rsid w:val="00BC411F"/>
    <w:rsid w:val="00BC4CBE"/>
    <w:rsid w:val="00BC4CE1"/>
    <w:rsid w:val="00BC4DE0"/>
    <w:rsid w:val="00BC5298"/>
    <w:rsid w:val="00BC571B"/>
    <w:rsid w:val="00BC585A"/>
    <w:rsid w:val="00BC586C"/>
    <w:rsid w:val="00BC5969"/>
    <w:rsid w:val="00BC5B8B"/>
    <w:rsid w:val="00BC5C84"/>
    <w:rsid w:val="00BC6B76"/>
    <w:rsid w:val="00BC6EC5"/>
    <w:rsid w:val="00BC70B2"/>
    <w:rsid w:val="00BC7357"/>
    <w:rsid w:val="00BC7361"/>
    <w:rsid w:val="00BC79DD"/>
    <w:rsid w:val="00BC7BC2"/>
    <w:rsid w:val="00BC7E79"/>
    <w:rsid w:val="00BD00B0"/>
    <w:rsid w:val="00BD0142"/>
    <w:rsid w:val="00BD0726"/>
    <w:rsid w:val="00BD0DFE"/>
    <w:rsid w:val="00BD0E12"/>
    <w:rsid w:val="00BD0FD0"/>
    <w:rsid w:val="00BD1044"/>
    <w:rsid w:val="00BD109E"/>
    <w:rsid w:val="00BD1187"/>
    <w:rsid w:val="00BD1197"/>
    <w:rsid w:val="00BD1466"/>
    <w:rsid w:val="00BD14FD"/>
    <w:rsid w:val="00BD16E7"/>
    <w:rsid w:val="00BD1F18"/>
    <w:rsid w:val="00BD1F46"/>
    <w:rsid w:val="00BD25DF"/>
    <w:rsid w:val="00BD27C2"/>
    <w:rsid w:val="00BD2A81"/>
    <w:rsid w:val="00BD2EA2"/>
    <w:rsid w:val="00BD351C"/>
    <w:rsid w:val="00BD4452"/>
    <w:rsid w:val="00BD47B3"/>
    <w:rsid w:val="00BD4AEC"/>
    <w:rsid w:val="00BD4AF0"/>
    <w:rsid w:val="00BD4B5D"/>
    <w:rsid w:val="00BD4E8F"/>
    <w:rsid w:val="00BD4F8C"/>
    <w:rsid w:val="00BD546C"/>
    <w:rsid w:val="00BD5528"/>
    <w:rsid w:val="00BD5659"/>
    <w:rsid w:val="00BD5F0E"/>
    <w:rsid w:val="00BD607D"/>
    <w:rsid w:val="00BD63C5"/>
    <w:rsid w:val="00BD663B"/>
    <w:rsid w:val="00BD68F4"/>
    <w:rsid w:val="00BD6BB7"/>
    <w:rsid w:val="00BD74AD"/>
    <w:rsid w:val="00BD75C9"/>
    <w:rsid w:val="00BE01EA"/>
    <w:rsid w:val="00BE0665"/>
    <w:rsid w:val="00BE1322"/>
    <w:rsid w:val="00BE143B"/>
    <w:rsid w:val="00BE1B48"/>
    <w:rsid w:val="00BE1FF7"/>
    <w:rsid w:val="00BE20D9"/>
    <w:rsid w:val="00BE281B"/>
    <w:rsid w:val="00BE2A3F"/>
    <w:rsid w:val="00BE2C5C"/>
    <w:rsid w:val="00BE2C9F"/>
    <w:rsid w:val="00BE341A"/>
    <w:rsid w:val="00BE3573"/>
    <w:rsid w:val="00BE3602"/>
    <w:rsid w:val="00BE37CE"/>
    <w:rsid w:val="00BE3930"/>
    <w:rsid w:val="00BE3B1B"/>
    <w:rsid w:val="00BE3D56"/>
    <w:rsid w:val="00BE4A4B"/>
    <w:rsid w:val="00BE4A57"/>
    <w:rsid w:val="00BE5123"/>
    <w:rsid w:val="00BE51AC"/>
    <w:rsid w:val="00BE5217"/>
    <w:rsid w:val="00BE5928"/>
    <w:rsid w:val="00BE5DE5"/>
    <w:rsid w:val="00BE5E12"/>
    <w:rsid w:val="00BE5ECF"/>
    <w:rsid w:val="00BE5F56"/>
    <w:rsid w:val="00BE6354"/>
    <w:rsid w:val="00BE68AE"/>
    <w:rsid w:val="00BE6E59"/>
    <w:rsid w:val="00BE6F7D"/>
    <w:rsid w:val="00BE72D7"/>
    <w:rsid w:val="00BE7435"/>
    <w:rsid w:val="00BE7475"/>
    <w:rsid w:val="00BE7752"/>
    <w:rsid w:val="00BE797D"/>
    <w:rsid w:val="00BE7AAE"/>
    <w:rsid w:val="00BE7B2A"/>
    <w:rsid w:val="00BE7E20"/>
    <w:rsid w:val="00BE7E9A"/>
    <w:rsid w:val="00BE7FF9"/>
    <w:rsid w:val="00BF02F3"/>
    <w:rsid w:val="00BF051D"/>
    <w:rsid w:val="00BF05A5"/>
    <w:rsid w:val="00BF0B23"/>
    <w:rsid w:val="00BF0B5B"/>
    <w:rsid w:val="00BF0B94"/>
    <w:rsid w:val="00BF0C3E"/>
    <w:rsid w:val="00BF174C"/>
    <w:rsid w:val="00BF174E"/>
    <w:rsid w:val="00BF1AA0"/>
    <w:rsid w:val="00BF1E6E"/>
    <w:rsid w:val="00BF1F52"/>
    <w:rsid w:val="00BF21B2"/>
    <w:rsid w:val="00BF2571"/>
    <w:rsid w:val="00BF296E"/>
    <w:rsid w:val="00BF2A0D"/>
    <w:rsid w:val="00BF2E6E"/>
    <w:rsid w:val="00BF36DC"/>
    <w:rsid w:val="00BF37AC"/>
    <w:rsid w:val="00BF3C72"/>
    <w:rsid w:val="00BF3E6C"/>
    <w:rsid w:val="00BF41CD"/>
    <w:rsid w:val="00BF47DB"/>
    <w:rsid w:val="00BF4F6E"/>
    <w:rsid w:val="00BF502C"/>
    <w:rsid w:val="00BF519A"/>
    <w:rsid w:val="00BF5356"/>
    <w:rsid w:val="00BF57FE"/>
    <w:rsid w:val="00BF61A6"/>
    <w:rsid w:val="00BF6347"/>
    <w:rsid w:val="00BF6544"/>
    <w:rsid w:val="00BF6550"/>
    <w:rsid w:val="00BF6607"/>
    <w:rsid w:val="00BF6A68"/>
    <w:rsid w:val="00BF6C65"/>
    <w:rsid w:val="00BF6C73"/>
    <w:rsid w:val="00BF7685"/>
    <w:rsid w:val="00BF78B7"/>
    <w:rsid w:val="00BF7B33"/>
    <w:rsid w:val="00C00930"/>
    <w:rsid w:val="00C00A77"/>
    <w:rsid w:val="00C00ACF"/>
    <w:rsid w:val="00C00F61"/>
    <w:rsid w:val="00C01136"/>
    <w:rsid w:val="00C013B7"/>
    <w:rsid w:val="00C017E1"/>
    <w:rsid w:val="00C01815"/>
    <w:rsid w:val="00C0227E"/>
    <w:rsid w:val="00C02F8C"/>
    <w:rsid w:val="00C0325B"/>
    <w:rsid w:val="00C033AD"/>
    <w:rsid w:val="00C03E23"/>
    <w:rsid w:val="00C03E79"/>
    <w:rsid w:val="00C044B0"/>
    <w:rsid w:val="00C04519"/>
    <w:rsid w:val="00C0460E"/>
    <w:rsid w:val="00C048D8"/>
    <w:rsid w:val="00C04937"/>
    <w:rsid w:val="00C04D1D"/>
    <w:rsid w:val="00C04FF7"/>
    <w:rsid w:val="00C0551A"/>
    <w:rsid w:val="00C055FE"/>
    <w:rsid w:val="00C05998"/>
    <w:rsid w:val="00C05AB3"/>
    <w:rsid w:val="00C05BAF"/>
    <w:rsid w:val="00C05E21"/>
    <w:rsid w:val="00C0627F"/>
    <w:rsid w:val="00C062A5"/>
    <w:rsid w:val="00C0661F"/>
    <w:rsid w:val="00C06826"/>
    <w:rsid w:val="00C06BF4"/>
    <w:rsid w:val="00C06C30"/>
    <w:rsid w:val="00C06D70"/>
    <w:rsid w:val="00C0706C"/>
    <w:rsid w:val="00C073B1"/>
    <w:rsid w:val="00C076F1"/>
    <w:rsid w:val="00C078EB"/>
    <w:rsid w:val="00C07ABD"/>
    <w:rsid w:val="00C07F4D"/>
    <w:rsid w:val="00C10288"/>
    <w:rsid w:val="00C102F0"/>
    <w:rsid w:val="00C103AE"/>
    <w:rsid w:val="00C10554"/>
    <w:rsid w:val="00C106C6"/>
    <w:rsid w:val="00C1098D"/>
    <w:rsid w:val="00C10BE0"/>
    <w:rsid w:val="00C10F07"/>
    <w:rsid w:val="00C11204"/>
    <w:rsid w:val="00C1158C"/>
    <w:rsid w:val="00C119C1"/>
    <w:rsid w:val="00C11C23"/>
    <w:rsid w:val="00C11F32"/>
    <w:rsid w:val="00C12716"/>
    <w:rsid w:val="00C12967"/>
    <w:rsid w:val="00C12B01"/>
    <w:rsid w:val="00C12E85"/>
    <w:rsid w:val="00C12F5B"/>
    <w:rsid w:val="00C13352"/>
    <w:rsid w:val="00C13673"/>
    <w:rsid w:val="00C1381A"/>
    <w:rsid w:val="00C138DB"/>
    <w:rsid w:val="00C13B85"/>
    <w:rsid w:val="00C13BC3"/>
    <w:rsid w:val="00C13CFD"/>
    <w:rsid w:val="00C13E1D"/>
    <w:rsid w:val="00C1417E"/>
    <w:rsid w:val="00C14574"/>
    <w:rsid w:val="00C147A1"/>
    <w:rsid w:val="00C147FC"/>
    <w:rsid w:val="00C14A43"/>
    <w:rsid w:val="00C14C7A"/>
    <w:rsid w:val="00C15392"/>
    <w:rsid w:val="00C15646"/>
    <w:rsid w:val="00C15A61"/>
    <w:rsid w:val="00C16078"/>
    <w:rsid w:val="00C160D3"/>
    <w:rsid w:val="00C1625C"/>
    <w:rsid w:val="00C16364"/>
    <w:rsid w:val="00C168BE"/>
    <w:rsid w:val="00C168E4"/>
    <w:rsid w:val="00C16A03"/>
    <w:rsid w:val="00C16B69"/>
    <w:rsid w:val="00C16D13"/>
    <w:rsid w:val="00C16DAA"/>
    <w:rsid w:val="00C1704C"/>
    <w:rsid w:val="00C1712E"/>
    <w:rsid w:val="00C175B5"/>
    <w:rsid w:val="00C178AC"/>
    <w:rsid w:val="00C17FA5"/>
    <w:rsid w:val="00C17FAB"/>
    <w:rsid w:val="00C20562"/>
    <w:rsid w:val="00C20A90"/>
    <w:rsid w:val="00C20DC4"/>
    <w:rsid w:val="00C20FDA"/>
    <w:rsid w:val="00C214F3"/>
    <w:rsid w:val="00C2187F"/>
    <w:rsid w:val="00C21C64"/>
    <w:rsid w:val="00C22281"/>
    <w:rsid w:val="00C22821"/>
    <w:rsid w:val="00C22919"/>
    <w:rsid w:val="00C22A16"/>
    <w:rsid w:val="00C22DAF"/>
    <w:rsid w:val="00C22F5F"/>
    <w:rsid w:val="00C230AF"/>
    <w:rsid w:val="00C230B5"/>
    <w:rsid w:val="00C23358"/>
    <w:rsid w:val="00C233F9"/>
    <w:rsid w:val="00C23570"/>
    <w:rsid w:val="00C238B3"/>
    <w:rsid w:val="00C23CED"/>
    <w:rsid w:val="00C23F9A"/>
    <w:rsid w:val="00C2447C"/>
    <w:rsid w:val="00C245AC"/>
    <w:rsid w:val="00C24924"/>
    <w:rsid w:val="00C249F8"/>
    <w:rsid w:val="00C24A75"/>
    <w:rsid w:val="00C24B4E"/>
    <w:rsid w:val="00C2541E"/>
    <w:rsid w:val="00C2584F"/>
    <w:rsid w:val="00C25A3F"/>
    <w:rsid w:val="00C25C33"/>
    <w:rsid w:val="00C26019"/>
    <w:rsid w:val="00C2609D"/>
    <w:rsid w:val="00C2618B"/>
    <w:rsid w:val="00C261F7"/>
    <w:rsid w:val="00C2644C"/>
    <w:rsid w:val="00C2661F"/>
    <w:rsid w:val="00C267AD"/>
    <w:rsid w:val="00C26D35"/>
    <w:rsid w:val="00C26EE5"/>
    <w:rsid w:val="00C271F6"/>
    <w:rsid w:val="00C27569"/>
    <w:rsid w:val="00C278A8"/>
    <w:rsid w:val="00C27938"/>
    <w:rsid w:val="00C27E03"/>
    <w:rsid w:val="00C302B8"/>
    <w:rsid w:val="00C3036E"/>
    <w:rsid w:val="00C30499"/>
    <w:rsid w:val="00C3059A"/>
    <w:rsid w:val="00C308B8"/>
    <w:rsid w:val="00C30B62"/>
    <w:rsid w:val="00C30CA4"/>
    <w:rsid w:val="00C30F58"/>
    <w:rsid w:val="00C31346"/>
    <w:rsid w:val="00C313B8"/>
    <w:rsid w:val="00C31B62"/>
    <w:rsid w:val="00C31F06"/>
    <w:rsid w:val="00C31F76"/>
    <w:rsid w:val="00C32798"/>
    <w:rsid w:val="00C3299A"/>
    <w:rsid w:val="00C32B55"/>
    <w:rsid w:val="00C32C5A"/>
    <w:rsid w:val="00C32E4B"/>
    <w:rsid w:val="00C32F56"/>
    <w:rsid w:val="00C3304E"/>
    <w:rsid w:val="00C33085"/>
    <w:rsid w:val="00C333FF"/>
    <w:rsid w:val="00C33460"/>
    <w:rsid w:val="00C33943"/>
    <w:rsid w:val="00C33DDE"/>
    <w:rsid w:val="00C34379"/>
    <w:rsid w:val="00C34B5D"/>
    <w:rsid w:val="00C34BB9"/>
    <w:rsid w:val="00C35446"/>
    <w:rsid w:val="00C3571E"/>
    <w:rsid w:val="00C35831"/>
    <w:rsid w:val="00C36094"/>
    <w:rsid w:val="00C3609E"/>
    <w:rsid w:val="00C36414"/>
    <w:rsid w:val="00C364A8"/>
    <w:rsid w:val="00C3692F"/>
    <w:rsid w:val="00C369B2"/>
    <w:rsid w:val="00C36C4E"/>
    <w:rsid w:val="00C37558"/>
    <w:rsid w:val="00C37CF4"/>
    <w:rsid w:val="00C400A7"/>
    <w:rsid w:val="00C40309"/>
    <w:rsid w:val="00C40544"/>
    <w:rsid w:val="00C4054E"/>
    <w:rsid w:val="00C40890"/>
    <w:rsid w:val="00C409BD"/>
    <w:rsid w:val="00C40D5E"/>
    <w:rsid w:val="00C40D7E"/>
    <w:rsid w:val="00C40EBB"/>
    <w:rsid w:val="00C40FF8"/>
    <w:rsid w:val="00C415B1"/>
    <w:rsid w:val="00C415D8"/>
    <w:rsid w:val="00C41A47"/>
    <w:rsid w:val="00C41E4E"/>
    <w:rsid w:val="00C420CB"/>
    <w:rsid w:val="00C4232F"/>
    <w:rsid w:val="00C42751"/>
    <w:rsid w:val="00C429DF"/>
    <w:rsid w:val="00C43656"/>
    <w:rsid w:val="00C43661"/>
    <w:rsid w:val="00C4390A"/>
    <w:rsid w:val="00C4398E"/>
    <w:rsid w:val="00C43DF5"/>
    <w:rsid w:val="00C44933"/>
    <w:rsid w:val="00C44D42"/>
    <w:rsid w:val="00C44D5B"/>
    <w:rsid w:val="00C4508C"/>
    <w:rsid w:val="00C45176"/>
    <w:rsid w:val="00C45D08"/>
    <w:rsid w:val="00C45E61"/>
    <w:rsid w:val="00C4636A"/>
    <w:rsid w:val="00C4656D"/>
    <w:rsid w:val="00C465FF"/>
    <w:rsid w:val="00C466D2"/>
    <w:rsid w:val="00C46C48"/>
    <w:rsid w:val="00C46CAF"/>
    <w:rsid w:val="00C4708B"/>
    <w:rsid w:val="00C472F4"/>
    <w:rsid w:val="00C47A49"/>
    <w:rsid w:val="00C47A8B"/>
    <w:rsid w:val="00C47CFB"/>
    <w:rsid w:val="00C47FA9"/>
    <w:rsid w:val="00C50250"/>
    <w:rsid w:val="00C50367"/>
    <w:rsid w:val="00C504E6"/>
    <w:rsid w:val="00C504EF"/>
    <w:rsid w:val="00C50ACC"/>
    <w:rsid w:val="00C50C6B"/>
    <w:rsid w:val="00C50E13"/>
    <w:rsid w:val="00C5129E"/>
    <w:rsid w:val="00C51AD6"/>
    <w:rsid w:val="00C51AE1"/>
    <w:rsid w:val="00C51FD9"/>
    <w:rsid w:val="00C5205A"/>
    <w:rsid w:val="00C52393"/>
    <w:rsid w:val="00C523E3"/>
    <w:rsid w:val="00C528D2"/>
    <w:rsid w:val="00C52D99"/>
    <w:rsid w:val="00C52F19"/>
    <w:rsid w:val="00C5322E"/>
    <w:rsid w:val="00C537E4"/>
    <w:rsid w:val="00C538B6"/>
    <w:rsid w:val="00C53BBD"/>
    <w:rsid w:val="00C53FA7"/>
    <w:rsid w:val="00C54017"/>
    <w:rsid w:val="00C5413A"/>
    <w:rsid w:val="00C54575"/>
    <w:rsid w:val="00C54DF2"/>
    <w:rsid w:val="00C555C4"/>
    <w:rsid w:val="00C556CE"/>
    <w:rsid w:val="00C55FE2"/>
    <w:rsid w:val="00C55FF8"/>
    <w:rsid w:val="00C56001"/>
    <w:rsid w:val="00C5698C"/>
    <w:rsid w:val="00C569D3"/>
    <w:rsid w:val="00C56C96"/>
    <w:rsid w:val="00C56CF1"/>
    <w:rsid w:val="00C56DD5"/>
    <w:rsid w:val="00C57B09"/>
    <w:rsid w:val="00C6002D"/>
    <w:rsid w:val="00C60405"/>
    <w:rsid w:val="00C604D6"/>
    <w:rsid w:val="00C60870"/>
    <w:rsid w:val="00C60E66"/>
    <w:rsid w:val="00C61348"/>
    <w:rsid w:val="00C61D59"/>
    <w:rsid w:val="00C61DE2"/>
    <w:rsid w:val="00C62A98"/>
    <w:rsid w:val="00C62B60"/>
    <w:rsid w:val="00C635AC"/>
    <w:rsid w:val="00C6391B"/>
    <w:rsid w:val="00C645D7"/>
    <w:rsid w:val="00C64D6E"/>
    <w:rsid w:val="00C64F7B"/>
    <w:rsid w:val="00C650A4"/>
    <w:rsid w:val="00C6552C"/>
    <w:rsid w:val="00C65FB9"/>
    <w:rsid w:val="00C665A9"/>
    <w:rsid w:val="00C66892"/>
    <w:rsid w:val="00C66A27"/>
    <w:rsid w:val="00C66A73"/>
    <w:rsid w:val="00C66AA3"/>
    <w:rsid w:val="00C66EB0"/>
    <w:rsid w:val="00C66F55"/>
    <w:rsid w:val="00C66F9D"/>
    <w:rsid w:val="00C672FC"/>
    <w:rsid w:val="00C6733A"/>
    <w:rsid w:val="00C674B8"/>
    <w:rsid w:val="00C677CD"/>
    <w:rsid w:val="00C6799A"/>
    <w:rsid w:val="00C67A19"/>
    <w:rsid w:val="00C67A97"/>
    <w:rsid w:val="00C7011C"/>
    <w:rsid w:val="00C709CF"/>
    <w:rsid w:val="00C70CD4"/>
    <w:rsid w:val="00C70DBB"/>
    <w:rsid w:val="00C7100E"/>
    <w:rsid w:val="00C712F6"/>
    <w:rsid w:val="00C71444"/>
    <w:rsid w:val="00C7154D"/>
    <w:rsid w:val="00C71642"/>
    <w:rsid w:val="00C7169D"/>
    <w:rsid w:val="00C71CAB"/>
    <w:rsid w:val="00C72606"/>
    <w:rsid w:val="00C728C9"/>
    <w:rsid w:val="00C728E7"/>
    <w:rsid w:val="00C72A29"/>
    <w:rsid w:val="00C72A52"/>
    <w:rsid w:val="00C72DD9"/>
    <w:rsid w:val="00C7301B"/>
    <w:rsid w:val="00C73038"/>
    <w:rsid w:val="00C731AB"/>
    <w:rsid w:val="00C73269"/>
    <w:rsid w:val="00C7340C"/>
    <w:rsid w:val="00C73473"/>
    <w:rsid w:val="00C736FD"/>
    <w:rsid w:val="00C74036"/>
    <w:rsid w:val="00C744AD"/>
    <w:rsid w:val="00C74565"/>
    <w:rsid w:val="00C7458A"/>
    <w:rsid w:val="00C7488A"/>
    <w:rsid w:val="00C7488B"/>
    <w:rsid w:val="00C74C81"/>
    <w:rsid w:val="00C75204"/>
    <w:rsid w:val="00C7525B"/>
    <w:rsid w:val="00C75501"/>
    <w:rsid w:val="00C759F7"/>
    <w:rsid w:val="00C75E40"/>
    <w:rsid w:val="00C75E74"/>
    <w:rsid w:val="00C76767"/>
    <w:rsid w:val="00C76A2B"/>
    <w:rsid w:val="00C76CCF"/>
    <w:rsid w:val="00C770BF"/>
    <w:rsid w:val="00C77311"/>
    <w:rsid w:val="00C777D7"/>
    <w:rsid w:val="00C77F26"/>
    <w:rsid w:val="00C800D8"/>
    <w:rsid w:val="00C80828"/>
    <w:rsid w:val="00C808AE"/>
    <w:rsid w:val="00C80E67"/>
    <w:rsid w:val="00C81040"/>
    <w:rsid w:val="00C81C38"/>
    <w:rsid w:val="00C81CFE"/>
    <w:rsid w:val="00C81FEB"/>
    <w:rsid w:val="00C82412"/>
    <w:rsid w:val="00C82513"/>
    <w:rsid w:val="00C826B2"/>
    <w:rsid w:val="00C82A14"/>
    <w:rsid w:val="00C82B12"/>
    <w:rsid w:val="00C82BCF"/>
    <w:rsid w:val="00C82DD5"/>
    <w:rsid w:val="00C82FC4"/>
    <w:rsid w:val="00C8321A"/>
    <w:rsid w:val="00C8325F"/>
    <w:rsid w:val="00C83312"/>
    <w:rsid w:val="00C8333A"/>
    <w:rsid w:val="00C83469"/>
    <w:rsid w:val="00C83476"/>
    <w:rsid w:val="00C84668"/>
    <w:rsid w:val="00C84910"/>
    <w:rsid w:val="00C84B0A"/>
    <w:rsid w:val="00C84BDE"/>
    <w:rsid w:val="00C84CC6"/>
    <w:rsid w:val="00C84D53"/>
    <w:rsid w:val="00C85035"/>
    <w:rsid w:val="00C85124"/>
    <w:rsid w:val="00C8568B"/>
    <w:rsid w:val="00C857D4"/>
    <w:rsid w:val="00C85BC3"/>
    <w:rsid w:val="00C85DB4"/>
    <w:rsid w:val="00C8690A"/>
    <w:rsid w:val="00C86A5A"/>
    <w:rsid w:val="00C86D05"/>
    <w:rsid w:val="00C875D7"/>
    <w:rsid w:val="00C878CE"/>
    <w:rsid w:val="00C87E91"/>
    <w:rsid w:val="00C9017D"/>
    <w:rsid w:val="00C901E4"/>
    <w:rsid w:val="00C907AF"/>
    <w:rsid w:val="00C90B05"/>
    <w:rsid w:val="00C90BBA"/>
    <w:rsid w:val="00C90E9D"/>
    <w:rsid w:val="00C9109C"/>
    <w:rsid w:val="00C915FB"/>
    <w:rsid w:val="00C917A9"/>
    <w:rsid w:val="00C918BD"/>
    <w:rsid w:val="00C91A63"/>
    <w:rsid w:val="00C91E50"/>
    <w:rsid w:val="00C92048"/>
    <w:rsid w:val="00C922E2"/>
    <w:rsid w:val="00C92584"/>
    <w:rsid w:val="00C92954"/>
    <w:rsid w:val="00C92F47"/>
    <w:rsid w:val="00C93961"/>
    <w:rsid w:val="00C93995"/>
    <w:rsid w:val="00C941FE"/>
    <w:rsid w:val="00C94481"/>
    <w:rsid w:val="00C944EF"/>
    <w:rsid w:val="00C9576F"/>
    <w:rsid w:val="00C95F10"/>
    <w:rsid w:val="00C95FA1"/>
    <w:rsid w:val="00C96128"/>
    <w:rsid w:val="00C966B6"/>
    <w:rsid w:val="00C96DD3"/>
    <w:rsid w:val="00C970B9"/>
    <w:rsid w:val="00CA018C"/>
    <w:rsid w:val="00CA0BDE"/>
    <w:rsid w:val="00CA0D08"/>
    <w:rsid w:val="00CA0D8A"/>
    <w:rsid w:val="00CA0F14"/>
    <w:rsid w:val="00CA0F2E"/>
    <w:rsid w:val="00CA1153"/>
    <w:rsid w:val="00CA1680"/>
    <w:rsid w:val="00CA17F5"/>
    <w:rsid w:val="00CA1F58"/>
    <w:rsid w:val="00CA204F"/>
    <w:rsid w:val="00CA20FE"/>
    <w:rsid w:val="00CA2526"/>
    <w:rsid w:val="00CA260D"/>
    <w:rsid w:val="00CA2BDA"/>
    <w:rsid w:val="00CA2C2F"/>
    <w:rsid w:val="00CA2FCD"/>
    <w:rsid w:val="00CA3093"/>
    <w:rsid w:val="00CA30C4"/>
    <w:rsid w:val="00CA312F"/>
    <w:rsid w:val="00CA314D"/>
    <w:rsid w:val="00CA321C"/>
    <w:rsid w:val="00CA3653"/>
    <w:rsid w:val="00CA3B3B"/>
    <w:rsid w:val="00CA3D28"/>
    <w:rsid w:val="00CA3D2E"/>
    <w:rsid w:val="00CA4397"/>
    <w:rsid w:val="00CA4575"/>
    <w:rsid w:val="00CA4599"/>
    <w:rsid w:val="00CA45C5"/>
    <w:rsid w:val="00CA4960"/>
    <w:rsid w:val="00CA49B4"/>
    <w:rsid w:val="00CA4E42"/>
    <w:rsid w:val="00CA5992"/>
    <w:rsid w:val="00CA5AE1"/>
    <w:rsid w:val="00CA5AEB"/>
    <w:rsid w:val="00CA5CE3"/>
    <w:rsid w:val="00CA6032"/>
    <w:rsid w:val="00CA604A"/>
    <w:rsid w:val="00CA6060"/>
    <w:rsid w:val="00CA6445"/>
    <w:rsid w:val="00CA6691"/>
    <w:rsid w:val="00CA714F"/>
    <w:rsid w:val="00CA72A2"/>
    <w:rsid w:val="00CA7606"/>
    <w:rsid w:val="00CA7673"/>
    <w:rsid w:val="00CA7D83"/>
    <w:rsid w:val="00CB0BA6"/>
    <w:rsid w:val="00CB15D9"/>
    <w:rsid w:val="00CB16BF"/>
    <w:rsid w:val="00CB1D09"/>
    <w:rsid w:val="00CB23CC"/>
    <w:rsid w:val="00CB2650"/>
    <w:rsid w:val="00CB29AC"/>
    <w:rsid w:val="00CB29F8"/>
    <w:rsid w:val="00CB3195"/>
    <w:rsid w:val="00CB339A"/>
    <w:rsid w:val="00CB34CF"/>
    <w:rsid w:val="00CB3A66"/>
    <w:rsid w:val="00CB3D56"/>
    <w:rsid w:val="00CB3D9E"/>
    <w:rsid w:val="00CB456A"/>
    <w:rsid w:val="00CB4B08"/>
    <w:rsid w:val="00CB4B9A"/>
    <w:rsid w:val="00CB4F1D"/>
    <w:rsid w:val="00CB4FF2"/>
    <w:rsid w:val="00CB4FF5"/>
    <w:rsid w:val="00CB55EC"/>
    <w:rsid w:val="00CB5DD1"/>
    <w:rsid w:val="00CB635D"/>
    <w:rsid w:val="00CB69DD"/>
    <w:rsid w:val="00CB718D"/>
    <w:rsid w:val="00CB71AE"/>
    <w:rsid w:val="00CB76C4"/>
    <w:rsid w:val="00CB7AE8"/>
    <w:rsid w:val="00CC011E"/>
    <w:rsid w:val="00CC0340"/>
    <w:rsid w:val="00CC04D2"/>
    <w:rsid w:val="00CC0DF4"/>
    <w:rsid w:val="00CC1216"/>
    <w:rsid w:val="00CC15B4"/>
    <w:rsid w:val="00CC161C"/>
    <w:rsid w:val="00CC19D7"/>
    <w:rsid w:val="00CC1B8F"/>
    <w:rsid w:val="00CC1CAE"/>
    <w:rsid w:val="00CC2208"/>
    <w:rsid w:val="00CC2685"/>
    <w:rsid w:val="00CC2C88"/>
    <w:rsid w:val="00CC2E0D"/>
    <w:rsid w:val="00CC3648"/>
    <w:rsid w:val="00CC36AE"/>
    <w:rsid w:val="00CC36BB"/>
    <w:rsid w:val="00CC3D40"/>
    <w:rsid w:val="00CC3F2D"/>
    <w:rsid w:val="00CC415F"/>
    <w:rsid w:val="00CC443E"/>
    <w:rsid w:val="00CC4644"/>
    <w:rsid w:val="00CC47F0"/>
    <w:rsid w:val="00CC4959"/>
    <w:rsid w:val="00CC4B21"/>
    <w:rsid w:val="00CC4BE3"/>
    <w:rsid w:val="00CC4C61"/>
    <w:rsid w:val="00CC4CAE"/>
    <w:rsid w:val="00CC5125"/>
    <w:rsid w:val="00CC600E"/>
    <w:rsid w:val="00CC6147"/>
    <w:rsid w:val="00CC61F1"/>
    <w:rsid w:val="00CC6432"/>
    <w:rsid w:val="00CC67A3"/>
    <w:rsid w:val="00CC6A5F"/>
    <w:rsid w:val="00CC6B90"/>
    <w:rsid w:val="00CC72CB"/>
    <w:rsid w:val="00CC764F"/>
    <w:rsid w:val="00CC79CB"/>
    <w:rsid w:val="00CC7D7E"/>
    <w:rsid w:val="00CD0790"/>
    <w:rsid w:val="00CD0CE9"/>
    <w:rsid w:val="00CD0F8D"/>
    <w:rsid w:val="00CD12B2"/>
    <w:rsid w:val="00CD1388"/>
    <w:rsid w:val="00CD1494"/>
    <w:rsid w:val="00CD18DF"/>
    <w:rsid w:val="00CD1A49"/>
    <w:rsid w:val="00CD1AE9"/>
    <w:rsid w:val="00CD1C17"/>
    <w:rsid w:val="00CD1D02"/>
    <w:rsid w:val="00CD202C"/>
    <w:rsid w:val="00CD20B7"/>
    <w:rsid w:val="00CD27DD"/>
    <w:rsid w:val="00CD2C27"/>
    <w:rsid w:val="00CD2DFB"/>
    <w:rsid w:val="00CD33A9"/>
    <w:rsid w:val="00CD34B0"/>
    <w:rsid w:val="00CD36E8"/>
    <w:rsid w:val="00CD3D07"/>
    <w:rsid w:val="00CD3FFF"/>
    <w:rsid w:val="00CD42D7"/>
    <w:rsid w:val="00CD4410"/>
    <w:rsid w:val="00CD4586"/>
    <w:rsid w:val="00CD49BA"/>
    <w:rsid w:val="00CD51E7"/>
    <w:rsid w:val="00CD53A7"/>
    <w:rsid w:val="00CD54DE"/>
    <w:rsid w:val="00CD5B97"/>
    <w:rsid w:val="00CD5D21"/>
    <w:rsid w:val="00CD5DF5"/>
    <w:rsid w:val="00CD5DF7"/>
    <w:rsid w:val="00CD6092"/>
    <w:rsid w:val="00CD641F"/>
    <w:rsid w:val="00CD69C8"/>
    <w:rsid w:val="00CD6B18"/>
    <w:rsid w:val="00CD6C38"/>
    <w:rsid w:val="00CD6CC3"/>
    <w:rsid w:val="00CD7298"/>
    <w:rsid w:val="00CD7785"/>
    <w:rsid w:val="00CE03E4"/>
    <w:rsid w:val="00CE0892"/>
    <w:rsid w:val="00CE0974"/>
    <w:rsid w:val="00CE0FA0"/>
    <w:rsid w:val="00CE1165"/>
    <w:rsid w:val="00CE1498"/>
    <w:rsid w:val="00CE1842"/>
    <w:rsid w:val="00CE1AD5"/>
    <w:rsid w:val="00CE1D18"/>
    <w:rsid w:val="00CE2275"/>
    <w:rsid w:val="00CE2406"/>
    <w:rsid w:val="00CE2B7B"/>
    <w:rsid w:val="00CE2BDC"/>
    <w:rsid w:val="00CE3095"/>
    <w:rsid w:val="00CE4069"/>
    <w:rsid w:val="00CE48AF"/>
    <w:rsid w:val="00CE4BAA"/>
    <w:rsid w:val="00CE5322"/>
    <w:rsid w:val="00CE54A4"/>
    <w:rsid w:val="00CE5CB5"/>
    <w:rsid w:val="00CE5D75"/>
    <w:rsid w:val="00CE609D"/>
    <w:rsid w:val="00CE6A46"/>
    <w:rsid w:val="00CE755B"/>
    <w:rsid w:val="00CE787D"/>
    <w:rsid w:val="00CE7C4D"/>
    <w:rsid w:val="00CE7C9F"/>
    <w:rsid w:val="00CF0637"/>
    <w:rsid w:val="00CF0DFA"/>
    <w:rsid w:val="00CF1213"/>
    <w:rsid w:val="00CF153F"/>
    <w:rsid w:val="00CF19EC"/>
    <w:rsid w:val="00CF2005"/>
    <w:rsid w:val="00CF20A1"/>
    <w:rsid w:val="00CF2718"/>
    <w:rsid w:val="00CF2784"/>
    <w:rsid w:val="00CF2BB8"/>
    <w:rsid w:val="00CF2BEE"/>
    <w:rsid w:val="00CF2E58"/>
    <w:rsid w:val="00CF306E"/>
    <w:rsid w:val="00CF3333"/>
    <w:rsid w:val="00CF3767"/>
    <w:rsid w:val="00CF37D1"/>
    <w:rsid w:val="00CF3A36"/>
    <w:rsid w:val="00CF4399"/>
    <w:rsid w:val="00CF44EA"/>
    <w:rsid w:val="00CF4AA6"/>
    <w:rsid w:val="00CF526F"/>
    <w:rsid w:val="00CF53BE"/>
    <w:rsid w:val="00CF5408"/>
    <w:rsid w:val="00CF54E4"/>
    <w:rsid w:val="00CF555F"/>
    <w:rsid w:val="00CF5DA9"/>
    <w:rsid w:val="00CF5E62"/>
    <w:rsid w:val="00CF6850"/>
    <w:rsid w:val="00CF6BC8"/>
    <w:rsid w:val="00CF6E20"/>
    <w:rsid w:val="00CF6EA2"/>
    <w:rsid w:val="00CF7194"/>
    <w:rsid w:val="00CF723F"/>
    <w:rsid w:val="00CF7A4E"/>
    <w:rsid w:val="00CF7E38"/>
    <w:rsid w:val="00D002F0"/>
    <w:rsid w:val="00D005B3"/>
    <w:rsid w:val="00D00733"/>
    <w:rsid w:val="00D00AB4"/>
    <w:rsid w:val="00D00E43"/>
    <w:rsid w:val="00D00E9F"/>
    <w:rsid w:val="00D0115E"/>
    <w:rsid w:val="00D0148D"/>
    <w:rsid w:val="00D014D3"/>
    <w:rsid w:val="00D019E1"/>
    <w:rsid w:val="00D02849"/>
    <w:rsid w:val="00D03358"/>
    <w:rsid w:val="00D036E8"/>
    <w:rsid w:val="00D03745"/>
    <w:rsid w:val="00D03919"/>
    <w:rsid w:val="00D03D65"/>
    <w:rsid w:val="00D03E65"/>
    <w:rsid w:val="00D041E0"/>
    <w:rsid w:val="00D0427F"/>
    <w:rsid w:val="00D04E29"/>
    <w:rsid w:val="00D05331"/>
    <w:rsid w:val="00D05CCE"/>
    <w:rsid w:val="00D06399"/>
    <w:rsid w:val="00D06E41"/>
    <w:rsid w:val="00D073A6"/>
    <w:rsid w:val="00D07D62"/>
    <w:rsid w:val="00D07DF8"/>
    <w:rsid w:val="00D07E68"/>
    <w:rsid w:val="00D10880"/>
    <w:rsid w:val="00D10B95"/>
    <w:rsid w:val="00D1117C"/>
    <w:rsid w:val="00D111AB"/>
    <w:rsid w:val="00D11CC3"/>
    <w:rsid w:val="00D11E4A"/>
    <w:rsid w:val="00D126E5"/>
    <w:rsid w:val="00D127D5"/>
    <w:rsid w:val="00D12971"/>
    <w:rsid w:val="00D1332E"/>
    <w:rsid w:val="00D13E35"/>
    <w:rsid w:val="00D140A2"/>
    <w:rsid w:val="00D14789"/>
    <w:rsid w:val="00D15065"/>
    <w:rsid w:val="00D15154"/>
    <w:rsid w:val="00D152DC"/>
    <w:rsid w:val="00D156B3"/>
    <w:rsid w:val="00D15DD8"/>
    <w:rsid w:val="00D15FF8"/>
    <w:rsid w:val="00D160C6"/>
    <w:rsid w:val="00D16114"/>
    <w:rsid w:val="00D165E9"/>
    <w:rsid w:val="00D167F5"/>
    <w:rsid w:val="00D16BA3"/>
    <w:rsid w:val="00D16C38"/>
    <w:rsid w:val="00D16C9E"/>
    <w:rsid w:val="00D16D76"/>
    <w:rsid w:val="00D170EC"/>
    <w:rsid w:val="00D173BA"/>
    <w:rsid w:val="00D1787F"/>
    <w:rsid w:val="00D179AF"/>
    <w:rsid w:val="00D17E2E"/>
    <w:rsid w:val="00D20681"/>
    <w:rsid w:val="00D20E5D"/>
    <w:rsid w:val="00D2133B"/>
    <w:rsid w:val="00D215FD"/>
    <w:rsid w:val="00D219AF"/>
    <w:rsid w:val="00D21B79"/>
    <w:rsid w:val="00D21CB5"/>
    <w:rsid w:val="00D21EF0"/>
    <w:rsid w:val="00D21EFC"/>
    <w:rsid w:val="00D2209A"/>
    <w:rsid w:val="00D22473"/>
    <w:rsid w:val="00D2275C"/>
    <w:rsid w:val="00D229A9"/>
    <w:rsid w:val="00D22E5C"/>
    <w:rsid w:val="00D231A3"/>
    <w:rsid w:val="00D232F6"/>
    <w:rsid w:val="00D2357C"/>
    <w:rsid w:val="00D236F6"/>
    <w:rsid w:val="00D23798"/>
    <w:rsid w:val="00D23F40"/>
    <w:rsid w:val="00D23F5F"/>
    <w:rsid w:val="00D24357"/>
    <w:rsid w:val="00D2469E"/>
    <w:rsid w:val="00D25049"/>
    <w:rsid w:val="00D250F3"/>
    <w:rsid w:val="00D2557F"/>
    <w:rsid w:val="00D25EBA"/>
    <w:rsid w:val="00D26217"/>
    <w:rsid w:val="00D267FD"/>
    <w:rsid w:val="00D26894"/>
    <w:rsid w:val="00D2697B"/>
    <w:rsid w:val="00D26C65"/>
    <w:rsid w:val="00D26F62"/>
    <w:rsid w:val="00D27247"/>
    <w:rsid w:val="00D275C2"/>
    <w:rsid w:val="00D277DB"/>
    <w:rsid w:val="00D27881"/>
    <w:rsid w:val="00D2790C"/>
    <w:rsid w:val="00D27BC0"/>
    <w:rsid w:val="00D30025"/>
    <w:rsid w:val="00D300F6"/>
    <w:rsid w:val="00D30386"/>
    <w:rsid w:val="00D30BA6"/>
    <w:rsid w:val="00D30CC2"/>
    <w:rsid w:val="00D31386"/>
    <w:rsid w:val="00D313F1"/>
    <w:rsid w:val="00D31486"/>
    <w:rsid w:val="00D31AA9"/>
    <w:rsid w:val="00D31C0C"/>
    <w:rsid w:val="00D320F9"/>
    <w:rsid w:val="00D32510"/>
    <w:rsid w:val="00D32A0E"/>
    <w:rsid w:val="00D32BB6"/>
    <w:rsid w:val="00D3343A"/>
    <w:rsid w:val="00D334D9"/>
    <w:rsid w:val="00D338E1"/>
    <w:rsid w:val="00D342FA"/>
    <w:rsid w:val="00D344C2"/>
    <w:rsid w:val="00D3455E"/>
    <w:rsid w:val="00D348BD"/>
    <w:rsid w:val="00D34AFD"/>
    <w:rsid w:val="00D3505D"/>
    <w:rsid w:val="00D353EB"/>
    <w:rsid w:val="00D354BC"/>
    <w:rsid w:val="00D35B0E"/>
    <w:rsid w:val="00D36194"/>
    <w:rsid w:val="00D3632E"/>
    <w:rsid w:val="00D364BE"/>
    <w:rsid w:val="00D36AA1"/>
    <w:rsid w:val="00D36CA8"/>
    <w:rsid w:val="00D36D69"/>
    <w:rsid w:val="00D3701D"/>
    <w:rsid w:val="00D378F6"/>
    <w:rsid w:val="00D37AF6"/>
    <w:rsid w:val="00D40401"/>
    <w:rsid w:val="00D4058B"/>
    <w:rsid w:val="00D40673"/>
    <w:rsid w:val="00D40BF5"/>
    <w:rsid w:val="00D4152E"/>
    <w:rsid w:val="00D41562"/>
    <w:rsid w:val="00D41934"/>
    <w:rsid w:val="00D41ADB"/>
    <w:rsid w:val="00D41B46"/>
    <w:rsid w:val="00D41D6D"/>
    <w:rsid w:val="00D420D8"/>
    <w:rsid w:val="00D42164"/>
    <w:rsid w:val="00D42287"/>
    <w:rsid w:val="00D42456"/>
    <w:rsid w:val="00D42B77"/>
    <w:rsid w:val="00D42CD0"/>
    <w:rsid w:val="00D42D1F"/>
    <w:rsid w:val="00D42EF6"/>
    <w:rsid w:val="00D4322F"/>
    <w:rsid w:val="00D43B7A"/>
    <w:rsid w:val="00D43FB7"/>
    <w:rsid w:val="00D4433D"/>
    <w:rsid w:val="00D4466C"/>
    <w:rsid w:val="00D44744"/>
    <w:rsid w:val="00D447B3"/>
    <w:rsid w:val="00D44D6D"/>
    <w:rsid w:val="00D45314"/>
    <w:rsid w:val="00D4574F"/>
    <w:rsid w:val="00D45987"/>
    <w:rsid w:val="00D45AA5"/>
    <w:rsid w:val="00D45C57"/>
    <w:rsid w:val="00D45CB6"/>
    <w:rsid w:val="00D45CC6"/>
    <w:rsid w:val="00D464E5"/>
    <w:rsid w:val="00D46590"/>
    <w:rsid w:val="00D4722B"/>
    <w:rsid w:val="00D473ED"/>
    <w:rsid w:val="00D476A9"/>
    <w:rsid w:val="00D47DA6"/>
    <w:rsid w:val="00D47E17"/>
    <w:rsid w:val="00D47E27"/>
    <w:rsid w:val="00D50097"/>
    <w:rsid w:val="00D504AD"/>
    <w:rsid w:val="00D5098C"/>
    <w:rsid w:val="00D50E9A"/>
    <w:rsid w:val="00D50EE7"/>
    <w:rsid w:val="00D5170C"/>
    <w:rsid w:val="00D519AA"/>
    <w:rsid w:val="00D51D63"/>
    <w:rsid w:val="00D51F5C"/>
    <w:rsid w:val="00D52008"/>
    <w:rsid w:val="00D52020"/>
    <w:rsid w:val="00D52100"/>
    <w:rsid w:val="00D52159"/>
    <w:rsid w:val="00D52C06"/>
    <w:rsid w:val="00D52ED9"/>
    <w:rsid w:val="00D53066"/>
    <w:rsid w:val="00D53229"/>
    <w:rsid w:val="00D5350C"/>
    <w:rsid w:val="00D537F0"/>
    <w:rsid w:val="00D53A87"/>
    <w:rsid w:val="00D54281"/>
    <w:rsid w:val="00D542D5"/>
    <w:rsid w:val="00D5440C"/>
    <w:rsid w:val="00D5495F"/>
    <w:rsid w:val="00D549FA"/>
    <w:rsid w:val="00D55552"/>
    <w:rsid w:val="00D5585B"/>
    <w:rsid w:val="00D55A50"/>
    <w:rsid w:val="00D55E69"/>
    <w:rsid w:val="00D55F37"/>
    <w:rsid w:val="00D5648D"/>
    <w:rsid w:val="00D56539"/>
    <w:rsid w:val="00D56B6F"/>
    <w:rsid w:val="00D56E67"/>
    <w:rsid w:val="00D57263"/>
    <w:rsid w:val="00D573DB"/>
    <w:rsid w:val="00D5760F"/>
    <w:rsid w:val="00D5775A"/>
    <w:rsid w:val="00D57C17"/>
    <w:rsid w:val="00D57C93"/>
    <w:rsid w:val="00D57D6B"/>
    <w:rsid w:val="00D57F96"/>
    <w:rsid w:val="00D60173"/>
    <w:rsid w:val="00D602C6"/>
    <w:rsid w:val="00D603C5"/>
    <w:rsid w:val="00D607CC"/>
    <w:rsid w:val="00D60C1F"/>
    <w:rsid w:val="00D60EA2"/>
    <w:rsid w:val="00D613E3"/>
    <w:rsid w:val="00D61AD3"/>
    <w:rsid w:val="00D61AF9"/>
    <w:rsid w:val="00D61BC2"/>
    <w:rsid w:val="00D61C41"/>
    <w:rsid w:val="00D61C98"/>
    <w:rsid w:val="00D61E19"/>
    <w:rsid w:val="00D628D3"/>
    <w:rsid w:val="00D62B16"/>
    <w:rsid w:val="00D62BA9"/>
    <w:rsid w:val="00D63393"/>
    <w:rsid w:val="00D63408"/>
    <w:rsid w:val="00D63621"/>
    <w:rsid w:val="00D638C4"/>
    <w:rsid w:val="00D638CB"/>
    <w:rsid w:val="00D63BFE"/>
    <w:rsid w:val="00D6450F"/>
    <w:rsid w:val="00D64544"/>
    <w:rsid w:val="00D64948"/>
    <w:rsid w:val="00D64ACD"/>
    <w:rsid w:val="00D64CD7"/>
    <w:rsid w:val="00D6614E"/>
    <w:rsid w:val="00D66289"/>
    <w:rsid w:val="00D662ED"/>
    <w:rsid w:val="00D670BD"/>
    <w:rsid w:val="00D673D3"/>
    <w:rsid w:val="00D6767C"/>
    <w:rsid w:val="00D67967"/>
    <w:rsid w:val="00D67B89"/>
    <w:rsid w:val="00D67CA0"/>
    <w:rsid w:val="00D700A5"/>
    <w:rsid w:val="00D70581"/>
    <w:rsid w:val="00D707C0"/>
    <w:rsid w:val="00D70AC7"/>
    <w:rsid w:val="00D70D9C"/>
    <w:rsid w:val="00D7110C"/>
    <w:rsid w:val="00D7119F"/>
    <w:rsid w:val="00D719C7"/>
    <w:rsid w:val="00D71B99"/>
    <w:rsid w:val="00D71E4E"/>
    <w:rsid w:val="00D71E90"/>
    <w:rsid w:val="00D72475"/>
    <w:rsid w:val="00D72B6B"/>
    <w:rsid w:val="00D72BC6"/>
    <w:rsid w:val="00D72F51"/>
    <w:rsid w:val="00D7316D"/>
    <w:rsid w:val="00D7362C"/>
    <w:rsid w:val="00D73CA5"/>
    <w:rsid w:val="00D73D6D"/>
    <w:rsid w:val="00D740CD"/>
    <w:rsid w:val="00D74521"/>
    <w:rsid w:val="00D74907"/>
    <w:rsid w:val="00D74CAE"/>
    <w:rsid w:val="00D74E6C"/>
    <w:rsid w:val="00D753EE"/>
    <w:rsid w:val="00D755B7"/>
    <w:rsid w:val="00D75753"/>
    <w:rsid w:val="00D75AB7"/>
    <w:rsid w:val="00D76604"/>
    <w:rsid w:val="00D76637"/>
    <w:rsid w:val="00D76A5E"/>
    <w:rsid w:val="00D76D8F"/>
    <w:rsid w:val="00D76E4B"/>
    <w:rsid w:val="00D774D2"/>
    <w:rsid w:val="00D774F4"/>
    <w:rsid w:val="00D77B2B"/>
    <w:rsid w:val="00D77B9E"/>
    <w:rsid w:val="00D77E32"/>
    <w:rsid w:val="00D801E3"/>
    <w:rsid w:val="00D80214"/>
    <w:rsid w:val="00D80495"/>
    <w:rsid w:val="00D804EA"/>
    <w:rsid w:val="00D80770"/>
    <w:rsid w:val="00D80983"/>
    <w:rsid w:val="00D80C00"/>
    <w:rsid w:val="00D80C50"/>
    <w:rsid w:val="00D80EB1"/>
    <w:rsid w:val="00D80F90"/>
    <w:rsid w:val="00D81068"/>
    <w:rsid w:val="00D813FD"/>
    <w:rsid w:val="00D814D4"/>
    <w:rsid w:val="00D81584"/>
    <w:rsid w:val="00D816D3"/>
    <w:rsid w:val="00D81973"/>
    <w:rsid w:val="00D81995"/>
    <w:rsid w:val="00D81D9C"/>
    <w:rsid w:val="00D81E0F"/>
    <w:rsid w:val="00D81F82"/>
    <w:rsid w:val="00D826C8"/>
    <w:rsid w:val="00D82B98"/>
    <w:rsid w:val="00D82D95"/>
    <w:rsid w:val="00D831FF"/>
    <w:rsid w:val="00D8327F"/>
    <w:rsid w:val="00D8360A"/>
    <w:rsid w:val="00D83802"/>
    <w:rsid w:val="00D83BAC"/>
    <w:rsid w:val="00D84153"/>
    <w:rsid w:val="00D843D8"/>
    <w:rsid w:val="00D843E3"/>
    <w:rsid w:val="00D846EE"/>
    <w:rsid w:val="00D84BFD"/>
    <w:rsid w:val="00D85633"/>
    <w:rsid w:val="00D860F0"/>
    <w:rsid w:val="00D861A6"/>
    <w:rsid w:val="00D867C9"/>
    <w:rsid w:val="00D869D1"/>
    <w:rsid w:val="00D86A27"/>
    <w:rsid w:val="00D86B56"/>
    <w:rsid w:val="00D875D8"/>
    <w:rsid w:val="00D87604"/>
    <w:rsid w:val="00D87776"/>
    <w:rsid w:val="00D87897"/>
    <w:rsid w:val="00D87B1C"/>
    <w:rsid w:val="00D9016A"/>
    <w:rsid w:val="00D9032B"/>
    <w:rsid w:val="00D9032D"/>
    <w:rsid w:val="00D90362"/>
    <w:rsid w:val="00D90A03"/>
    <w:rsid w:val="00D90A79"/>
    <w:rsid w:val="00D9115B"/>
    <w:rsid w:val="00D913DA"/>
    <w:rsid w:val="00D917C0"/>
    <w:rsid w:val="00D918EE"/>
    <w:rsid w:val="00D91DF0"/>
    <w:rsid w:val="00D91DF7"/>
    <w:rsid w:val="00D92001"/>
    <w:rsid w:val="00D9210B"/>
    <w:rsid w:val="00D922CC"/>
    <w:rsid w:val="00D9280B"/>
    <w:rsid w:val="00D92A9E"/>
    <w:rsid w:val="00D92B40"/>
    <w:rsid w:val="00D92BB9"/>
    <w:rsid w:val="00D9323E"/>
    <w:rsid w:val="00D932CD"/>
    <w:rsid w:val="00D93558"/>
    <w:rsid w:val="00D93A14"/>
    <w:rsid w:val="00D93A3A"/>
    <w:rsid w:val="00D93B11"/>
    <w:rsid w:val="00D94097"/>
    <w:rsid w:val="00D944C4"/>
    <w:rsid w:val="00D94759"/>
    <w:rsid w:val="00D94987"/>
    <w:rsid w:val="00D94AC5"/>
    <w:rsid w:val="00D94B9C"/>
    <w:rsid w:val="00D94F93"/>
    <w:rsid w:val="00D94FF5"/>
    <w:rsid w:val="00D952B7"/>
    <w:rsid w:val="00D952BD"/>
    <w:rsid w:val="00D955E2"/>
    <w:rsid w:val="00D95B0F"/>
    <w:rsid w:val="00D962A9"/>
    <w:rsid w:val="00D9632C"/>
    <w:rsid w:val="00D966E7"/>
    <w:rsid w:val="00D969FC"/>
    <w:rsid w:val="00D96C2C"/>
    <w:rsid w:val="00D9713E"/>
    <w:rsid w:val="00D97228"/>
    <w:rsid w:val="00D973DA"/>
    <w:rsid w:val="00D97543"/>
    <w:rsid w:val="00D97788"/>
    <w:rsid w:val="00D977F5"/>
    <w:rsid w:val="00D9791E"/>
    <w:rsid w:val="00D97E20"/>
    <w:rsid w:val="00DA03DD"/>
    <w:rsid w:val="00DA0E5B"/>
    <w:rsid w:val="00DA0FA9"/>
    <w:rsid w:val="00DA15D6"/>
    <w:rsid w:val="00DA1609"/>
    <w:rsid w:val="00DA1A96"/>
    <w:rsid w:val="00DA1B41"/>
    <w:rsid w:val="00DA1CC4"/>
    <w:rsid w:val="00DA2003"/>
    <w:rsid w:val="00DA30B8"/>
    <w:rsid w:val="00DA38EF"/>
    <w:rsid w:val="00DA3C18"/>
    <w:rsid w:val="00DA3F89"/>
    <w:rsid w:val="00DA40AC"/>
    <w:rsid w:val="00DA4553"/>
    <w:rsid w:val="00DA48AF"/>
    <w:rsid w:val="00DA4949"/>
    <w:rsid w:val="00DA5351"/>
    <w:rsid w:val="00DA54D8"/>
    <w:rsid w:val="00DA599F"/>
    <w:rsid w:val="00DA5D3C"/>
    <w:rsid w:val="00DA6157"/>
    <w:rsid w:val="00DA6181"/>
    <w:rsid w:val="00DA62DF"/>
    <w:rsid w:val="00DA66C5"/>
    <w:rsid w:val="00DA6896"/>
    <w:rsid w:val="00DA7254"/>
    <w:rsid w:val="00DA7704"/>
    <w:rsid w:val="00DA7A21"/>
    <w:rsid w:val="00DA7C14"/>
    <w:rsid w:val="00DA7D65"/>
    <w:rsid w:val="00DA7DDC"/>
    <w:rsid w:val="00DA7FD0"/>
    <w:rsid w:val="00DB0B89"/>
    <w:rsid w:val="00DB0D74"/>
    <w:rsid w:val="00DB1225"/>
    <w:rsid w:val="00DB1A05"/>
    <w:rsid w:val="00DB1C8C"/>
    <w:rsid w:val="00DB23B1"/>
    <w:rsid w:val="00DB2BB5"/>
    <w:rsid w:val="00DB2E22"/>
    <w:rsid w:val="00DB2F5B"/>
    <w:rsid w:val="00DB3294"/>
    <w:rsid w:val="00DB372F"/>
    <w:rsid w:val="00DB3C53"/>
    <w:rsid w:val="00DB3C9D"/>
    <w:rsid w:val="00DB3DA4"/>
    <w:rsid w:val="00DB479B"/>
    <w:rsid w:val="00DB4A32"/>
    <w:rsid w:val="00DB4C43"/>
    <w:rsid w:val="00DB4E6E"/>
    <w:rsid w:val="00DB4FF7"/>
    <w:rsid w:val="00DB544B"/>
    <w:rsid w:val="00DB5709"/>
    <w:rsid w:val="00DB5972"/>
    <w:rsid w:val="00DB6C57"/>
    <w:rsid w:val="00DB6D20"/>
    <w:rsid w:val="00DB6F54"/>
    <w:rsid w:val="00DB7016"/>
    <w:rsid w:val="00DB719F"/>
    <w:rsid w:val="00DB7566"/>
    <w:rsid w:val="00DB772A"/>
    <w:rsid w:val="00DB7C03"/>
    <w:rsid w:val="00DB7D34"/>
    <w:rsid w:val="00DC016A"/>
    <w:rsid w:val="00DC057D"/>
    <w:rsid w:val="00DC0638"/>
    <w:rsid w:val="00DC0953"/>
    <w:rsid w:val="00DC0A5F"/>
    <w:rsid w:val="00DC0BF9"/>
    <w:rsid w:val="00DC0D95"/>
    <w:rsid w:val="00DC0E1F"/>
    <w:rsid w:val="00DC111B"/>
    <w:rsid w:val="00DC11BE"/>
    <w:rsid w:val="00DC13B5"/>
    <w:rsid w:val="00DC13E8"/>
    <w:rsid w:val="00DC14E7"/>
    <w:rsid w:val="00DC17AC"/>
    <w:rsid w:val="00DC17FC"/>
    <w:rsid w:val="00DC1CC4"/>
    <w:rsid w:val="00DC1D33"/>
    <w:rsid w:val="00DC1D76"/>
    <w:rsid w:val="00DC1E16"/>
    <w:rsid w:val="00DC27A6"/>
    <w:rsid w:val="00DC2F4F"/>
    <w:rsid w:val="00DC35FC"/>
    <w:rsid w:val="00DC362F"/>
    <w:rsid w:val="00DC371A"/>
    <w:rsid w:val="00DC3804"/>
    <w:rsid w:val="00DC3EFD"/>
    <w:rsid w:val="00DC40E3"/>
    <w:rsid w:val="00DC4452"/>
    <w:rsid w:val="00DC4455"/>
    <w:rsid w:val="00DC48D6"/>
    <w:rsid w:val="00DC4F87"/>
    <w:rsid w:val="00DC5153"/>
    <w:rsid w:val="00DC54AC"/>
    <w:rsid w:val="00DC59FC"/>
    <w:rsid w:val="00DC63F0"/>
    <w:rsid w:val="00DC6536"/>
    <w:rsid w:val="00DC67EC"/>
    <w:rsid w:val="00DC729E"/>
    <w:rsid w:val="00DC7773"/>
    <w:rsid w:val="00DC7783"/>
    <w:rsid w:val="00DC77D8"/>
    <w:rsid w:val="00DC7875"/>
    <w:rsid w:val="00DC7956"/>
    <w:rsid w:val="00DC7CC2"/>
    <w:rsid w:val="00DC7ED8"/>
    <w:rsid w:val="00DC7FDE"/>
    <w:rsid w:val="00DD0D33"/>
    <w:rsid w:val="00DD0E5B"/>
    <w:rsid w:val="00DD1422"/>
    <w:rsid w:val="00DD18A6"/>
    <w:rsid w:val="00DD1DFA"/>
    <w:rsid w:val="00DD20A7"/>
    <w:rsid w:val="00DD20DF"/>
    <w:rsid w:val="00DD2161"/>
    <w:rsid w:val="00DD29BC"/>
    <w:rsid w:val="00DD2DE5"/>
    <w:rsid w:val="00DD3007"/>
    <w:rsid w:val="00DD363C"/>
    <w:rsid w:val="00DD366C"/>
    <w:rsid w:val="00DD3CB5"/>
    <w:rsid w:val="00DD4003"/>
    <w:rsid w:val="00DD41CA"/>
    <w:rsid w:val="00DD4B47"/>
    <w:rsid w:val="00DD4B63"/>
    <w:rsid w:val="00DD4C7B"/>
    <w:rsid w:val="00DD4E1A"/>
    <w:rsid w:val="00DD4F50"/>
    <w:rsid w:val="00DD5021"/>
    <w:rsid w:val="00DD505D"/>
    <w:rsid w:val="00DD509B"/>
    <w:rsid w:val="00DD5106"/>
    <w:rsid w:val="00DD55C3"/>
    <w:rsid w:val="00DD5708"/>
    <w:rsid w:val="00DD57A1"/>
    <w:rsid w:val="00DD6676"/>
    <w:rsid w:val="00DD66B1"/>
    <w:rsid w:val="00DD67FB"/>
    <w:rsid w:val="00DD715B"/>
    <w:rsid w:val="00DD76AD"/>
    <w:rsid w:val="00DD77B3"/>
    <w:rsid w:val="00DD79D5"/>
    <w:rsid w:val="00DD7ADE"/>
    <w:rsid w:val="00DD7B38"/>
    <w:rsid w:val="00DE0241"/>
    <w:rsid w:val="00DE0571"/>
    <w:rsid w:val="00DE0AF3"/>
    <w:rsid w:val="00DE0C90"/>
    <w:rsid w:val="00DE11A8"/>
    <w:rsid w:val="00DE13D3"/>
    <w:rsid w:val="00DE13EA"/>
    <w:rsid w:val="00DE15E4"/>
    <w:rsid w:val="00DE17C5"/>
    <w:rsid w:val="00DE209E"/>
    <w:rsid w:val="00DE2370"/>
    <w:rsid w:val="00DE26F3"/>
    <w:rsid w:val="00DE27F5"/>
    <w:rsid w:val="00DE291B"/>
    <w:rsid w:val="00DE2993"/>
    <w:rsid w:val="00DE2E73"/>
    <w:rsid w:val="00DE32B2"/>
    <w:rsid w:val="00DE3A87"/>
    <w:rsid w:val="00DE3B55"/>
    <w:rsid w:val="00DE3DF7"/>
    <w:rsid w:val="00DE3E3C"/>
    <w:rsid w:val="00DE41CF"/>
    <w:rsid w:val="00DE4466"/>
    <w:rsid w:val="00DE446E"/>
    <w:rsid w:val="00DE4736"/>
    <w:rsid w:val="00DE483F"/>
    <w:rsid w:val="00DE4BFB"/>
    <w:rsid w:val="00DE4CFF"/>
    <w:rsid w:val="00DE50F1"/>
    <w:rsid w:val="00DE53E2"/>
    <w:rsid w:val="00DE56EC"/>
    <w:rsid w:val="00DE5834"/>
    <w:rsid w:val="00DE5BAA"/>
    <w:rsid w:val="00DE6608"/>
    <w:rsid w:val="00DE6651"/>
    <w:rsid w:val="00DE69A8"/>
    <w:rsid w:val="00DE7898"/>
    <w:rsid w:val="00DF0042"/>
    <w:rsid w:val="00DF063A"/>
    <w:rsid w:val="00DF08AC"/>
    <w:rsid w:val="00DF08CA"/>
    <w:rsid w:val="00DF0DFC"/>
    <w:rsid w:val="00DF1101"/>
    <w:rsid w:val="00DF1606"/>
    <w:rsid w:val="00DF17C2"/>
    <w:rsid w:val="00DF17E4"/>
    <w:rsid w:val="00DF1E5E"/>
    <w:rsid w:val="00DF22B1"/>
    <w:rsid w:val="00DF24B6"/>
    <w:rsid w:val="00DF289A"/>
    <w:rsid w:val="00DF2AC4"/>
    <w:rsid w:val="00DF2B8E"/>
    <w:rsid w:val="00DF360F"/>
    <w:rsid w:val="00DF3E7D"/>
    <w:rsid w:val="00DF4426"/>
    <w:rsid w:val="00DF451F"/>
    <w:rsid w:val="00DF468C"/>
    <w:rsid w:val="00DF4A17"/>
    <w:rsid w:val="00DF4D48"/>
    <w:rsid w:val="00DF4E1A"/>
    <w:rsid w:val="00DF4F56"/>
    <w:rsid w:val="00DF5B87"/>
    <w:rsid w:val="00DF5BE4"/>
    <w:rsid w:val="00DF5C23"/>
    <w:rsid w:val="00DF5D52"/>
    <w:rsid w:val="00DF665E"/>
    <w:rsid w:val="00DF6A0D"/>
    <w:rsid w:val="00DF6AD0"/>
    <w:rsid w:val="00DF6BDD"/>
    <w:rsid w:val="00DF6D19"/>
    <w:rsid w:val="00DF7948"/>
    <w:rsid w:val="00DF7A69"/>
    <w:rsid w:val="00DF7BAB"/>
    <w:rsid w:val="00DF7BAD"/>
    <w:rsid w:val="00E000FA"/>
    <w:rsid w:val="00E0056D"/>
    <w:rsid w:val="00E005B7"/>
    <w:rsid w:val="00E00690"/>
    <w:rsid w:val="00E00B46"/>
    <w:rsid w:val="00E01157"/>
    <w:rsid w:val="00E01E60"/>
    <w:rsid w:val="00E02038"/>
    <w:rsid w:val="00E0268D"/>
    <w:rsid w:val="00E02BDD"/>
    <w:rsid w:val="00E02C1A"/>
    <w:rsid w:val="00E0359A"/>
    <w:rsid w:val="00E03C58"/>
    <w:rsid w:val="00E03CD0"/>
    <w:rsid w:val="00E03FB6"/>
    <w:rsid w:val="00E0401D"/>
    <w:rsid w:val="00E0422E"/>
    <w:rsid w:val="00E04319"/>
    <w:rsid w:val="00E04465"/>
    <w:rsid w:val="00E046EA"/>
    <w:rsid w:val="00E04967"/>
    <w:rsid w:val="00E04AA3"/>
    <w:rsid w:val="00E04B05"/>
    <w:rsid w:val="00E0595F"/>
    <w:rsid w:val="00E05A0E"/>
    <w:rsid w:val="00E05DA6"/>
    <w:rsid w:val="00E064A8"/>
    <w:rsid w:val="00E06798"/>
    <w:rsid w:val="00E068DE"/>
    <w:rsid w:val="00E06E90"/>
    <w:rsid w:val="00E06F2A"/>
    <w:rsid w:val="00E0708E"/>
    <w:rsid w:val="00E073EF"/>
    <w:rsid w:val="00E07530"/>
    <w:rsid w:val="00E07B2E"/>
    <w:rsid w:val="00E1021B"/>
    <w:rsid w:val="00E1046B"/>
    <w:rsid w:val="00E104C3"/>
    <w:rsid w:val="00E105E7"/>
    <w:rsid w:val="00E10645"/>
    <w:rsid w:val="00E1066A"/>
    <w:rsid w:val="00E10A01"/>
    <w:rsid w:val="00E10D85"/>
    <w:rsid w:val="00E1166F"/>
    <w:rsid w:val="00E11815"/>
    <w:rsid w:val="00E11BB8"/>
    <w:rsid w:val="00E11DA2"/>
    <w:rsid w:val="00E11DDD"/>
    <w:rsid w:val="00E1219E"/>
    <w:rsid w:val="00E1283A"/>
    <w:rsid w:val="00E12967"/>
    <w:rsid w:val="00E135D8"/>
    <w:rsid w:val="00E13693"/>
    <w:rsid w:val="00E1387D"/>
    <w:rsid w:val="00E138B9"/>
    <w:rsid w:val="00E13AA7"/>
    <w:rsid w:val="00E13CD5"/>
    <w:rsid w:val="00E142DE"/>
    <w:rsid w:val="00E143DF"/>
    <w:rsid w:val="00E14400"/>
    <w:rsid w:val="00E1442A"/>
    <w:rsid w:val="00E14C58"/>
    <w:rsid w:val="00E14F40"/>
    <w:rsid w:val="00E15035"/>
    <w:rsid w:val="00E1538A"/>
    <w:rsid w:val="00E15665"/>
    <w:rsid w:val="00E15CE4"/>
    <w:rsid w:val="00E15F4E"/>
    <w:rsid w:val="00E15FE0"/>
    <w:rsid w:val="00E16070"/>
    <w:rsid w:val="00E160B3"/>
    <w:rsid w:val="00E16766"/>
    <w:rsid w:val="00E16A8B"/>
    <w:rsid w:val="00E16AA3"/>
    <w:rsid w:val="00E17341"/>
    <w:rsid w:val="00E173EA"/>
    <w:rsid w:val="00E17439"/>
    <w:rsid w:val="00E174B1"/>
    <w:rsid w:val="00E17D17"/>
    <w:rsid w:val="00E17E45"/>
    <w:rsid w:val="00E200D9"/>
    <w:rsid w:val="00E20C87"/>
    <w:rsid w:val="00E20E8D"/>
    <w:rsid w:val="00E21278"/>
    <w:rsid w:val="00E21508"/>
    <w:rsid w:val="00E21B2C"/>
    <w:rsid w:val="00E21F09"/>
    <w:rsid w:val="00E22B1A"/>
    <w:rsid w:val="00E2361B"/>
    <w:rsid w:val="00E239D0"/>
    <w:rsid w:val="00E23AE4"/>
    <w:rsid w:val="00E23D10"/>
    <w:rsid w:val="00E24ADA"/>
    <w:rsid w:val="00E24C7D"/>
    <w:rsid w:val="00E24CAC"/>
    <w:rsid w:val="00E2549D"/>
    <w:rsid w:val="00E256DF"/>
    <w:rsid w:val="00E25CE8"/>
    <w:rsid w:val="00E261CF"/>
    <w:rsid w:val="00E264EF"/>
    <w:rsid w:val="00E265E3"/>
    <w:rsid w:val="00E2671A"/>
    <w:rsid w:val="00E26F3D"/>
    <w:rsid w:val="00E274F3"/>
    <w:rsid w:val="00E276E0"/>
    <w:rsid w:val="00E277A9"/>
    <w:rsid w:val="00E27E25"/>
    <w:rsid w:val="00E31180"/>
    <w:rsid w:val="00E3118B"/>
    <w:rsid w:val="00E31B6D"/>
    <w:rsid w:val="00E31D52"/>
    <w:rsid w:val="00E3204B"/>
    <w:rsid w:val="00E321D4"/>
    <w:rsid w:val="00E3239B"/>
    <w:rsid w:val="00E327E5"/>
    <w:rsid w:val="00E32D9E"/>
    <w:rsid w:val="00E32E15"/>
    <w:rsid w:val="00E32F34"/>
    <w:rsid w:val="00E330B2"/>
    <w:rsid w:val="00E3316E"/>
    <w:rsid w:val="00E331E8"/>
    <w:rsid w:val="00E33377"/>
    <w:rsid w:val="00E33582"/>
    <w:rsid w:val="00E335AF"/>
    <w:rsid w:val="00E33AC7"/>
    <w:rsid w:val="00E33AD9"/>
    <w:rsid w:val="00E33FA2"/>
    <w:rsid w:val="00E341A5"/>
    <w:rsid w:val="00E348BD"/>
    <w:rsid w:val="00E34927"/>
    <w:rsid w:val="00E34961"/>
    <w:rsid w:val="00E358AF"/>
    <w:rsid w:val="00E35975"/>
    <w:rsid w:val="00E35A6D"/>
    <w:rsid w:val="00E35CFD"/>
    <w:rsid w:val="00E361AA"/>
    <w:rsid w:val="00E367A9"/>
    <w:rsid w:val="00E36AA5"/>
    <w:rsid w:val="00E36D03"/>
    <w:rsid w:val="00E36D4B"/>
    <w:rsid w:val="00E36DD3"/>
    <w:rsid w:val="00E36E9A"/>
    <w:rsid w:val="00E3733E"/>
    <w:rsid w:val="00E3759C"/>
    <w:rsid w:val="00E37799"/>
    <w:rsid w:val="00E37964"/>
    <w:rsid w:val="00E37D70"/>
    <w:rsid w:val="00E37E86"/>
    <w:rsid w:val="00E40218"/>
    <w:rsid w:val="00E40563"/>
    <w:rsid w:val="00E40FAD"/>
    <w:rsid w:val="00E41102"/>
    <w:rsid w:val="00E41430"/>
    <w:rsid w:val="00E420DD"/>
    <w:rsid w:val="00E42198"/>
    <w:rsid w:val="00E42447"/>
    <w:rsid w:val="00E425DA"/>
    <w:rsid w:val="00E426CA"/>
    <w:rsid w:val="00E4282B"/>
    <w:rsid w:val="00E4297A"/>
    <w:rsid w:val="00E4383E"/>
    <w:rsid w:val="00E4405E"/>
    <w:rsid w:val="00E440EA"/>
    <w:rsid w:val="00E44381"/>
    <w:rsid w:val="00E4486B"/>
    <w:rsid w:val="00E44E62"/>
    <w:rsid w:val="00E45551"/>
    <w:rsid w:val="00E4558F"/>
    <w:rsid w:val="00E4595F"/>
    <w:rsid w:val="00E46050"/>
    <w:rsid w:val="00E4607C"/>
    <w:rsid w:val="00E46406"/>
    <w:rsid w:val="00E46474"/>
    <w:rsid w:val="00E46675"/>
    <w:rsid w:val="00E4670E"/>
    <w:rsid w:val="00E467FE"/>
    <w:rsid w:val="00E46B22"/>
    <w:rsid w:val="00E474AD"/>
    <w:rsid w:val="00E47595"/>
    <w:rsid w:val="00E475EB"/>
    <w:rsid w:val="00E477BC"/>
    <w:rsid w:val="00E47ADA"/>
    <w:rsid w:val="00E47EDB"/>
    <w:rsid w:val="00E47F84"/>
    <w:rsid w:val="00E50132"/>
    <w:rsid w:val="00E50774"/>
    <w:rsid w:val="00E50800"/>
    <w:rsid w:val="00E50904"/>
    <w:rsid w:val="00E51011"/>
    <w:rsid w:val="00E51604"/>
    <w:rsid w:val="00E5167D"/>
    <w:rsid w:val="00E516FA"/>
    <w:rsid w:val="00E51C44"/>
    <w:rsid w:val="00E52518"/>
    <w:rsid w:val="00E52538"/>
    <w:rsid w:val="00E5283C"/>
    <w:rsid w:val="00E52A5A"/>
    <w:rsid w:val="00E52A7A"/>
    <w:rsid w:val="00E52DBB"/>
    <w:rsid w:val="00E52F2D"/>
    <w:rsid w:val="00E53509"/>
    <w:rsid w:val="00E53996"/>
    <w:rsid w:val="00E53D94"/>
    <w:rsid w:val="00E53ECE"/>
    <w:rsid w:val="00E541B6"/>
    <w:rsid w:val="00E54498"/>
    <w:rsid w:val="00E5451F"/>
    <w:rsid w:val="00E5455E"/>
    <w:rsid w:val="00E54623"/>
    <w:rsid w:val="00E548E3"/>
    <w:rsid w:val="00E54AC3"/>
    <w:rsid w:val="00E551C3"/>
    <w:rsid w:val="00E5521C"/>
    <w:rsid w:val="00E5537C"/>
    <w:rsid w:val="00E55615"/>
    <w:rsid w:val="00E55923"/>
    <w:rsid w:val="00E55C94"/>
    <w:rsid w:val="00E55E6C"/>
    <w:rsid w:val="00E56046"/>
    <w:rsid w:val="00E5652B"/>
    <w:rsid w:val="00E567AE"/>
    <w:rsid w:val="00E5686D"/>
    <w:rsid w:val="00E568BE"/>
    <w:rsid w:val="00E56B6D"/>
    <w:rsid w:val="00E56B8D"/>
    <w:rsid w:val="00E56DB5"/>
    <w:rsid w:val="00E56DC5"/>
    <w:rsid w:val="00E5708A"/>
    <w:rsid w:val="00E578F4"/>
    <w:rsid w:val="00E579BF"/>
    <w:rsid w:val="00E57F30"/>
    <w:rsid w:val="00E60203"/>
    <w:rsid w:val="00E6081C"/>
    <w:rsid w:val="00E60B59"/>
    <w:rsid w:val="00E60D4D"/>
    <w:rsid w:val="00E60ED0"/>
    <w:rsid w:val="00E60F56"/>
    <w:rsid w:val="00E6134A"/>
    <w:rsid w:val="00E61646"/>
    <w:rsid w:val="00E62400"/>
    <w:rsid w:val="00E624C0"/>
    <w:rsid w:val="00E62D5B"/>
    <w:rsid w:val="00E62DEE"/>
    <w:rsid w:val="00E6344B"/>
    <w:rsid w:val="00E636B4"/>
    <w:rsid w:val="00E6380F"/>
    <w:rsid w:val="00E641A9"/>
    <w:rsid w:val="00E64DB8"/>
    <w:rsid w:val="00E6540D"/>
    <w:rsid w:val="00E65A27"/>
    <w:rsid w:val="00E668A2"/>
    <w:rsid w:val="00E668B2"/>
    <w:rsid w:val="00E6699E"/>
    <w:rsid w:val="00E66E3D"/>
    <w:rsid w:val="00E674DA"/>
    <w:rsid w:val="00E67BCA"/>
    <w:rsid w:val="00E702DF"/>
    <w:rsid w:val="00E7043B"/>
    <w:rsid w:val="00E70CAB"/>
    <w:rsid w:val="00E70F7B"/>
    <w:rsid w:val="00E71033"/>
    <w:rsid w:val="00E712DD"/>
    <w:rsid w:val="00E712E0"/>
    <w:rsid w:val="00E71540"/>
    <w:rsid w:val="00E71592"/>
    <w:rsid w:val="00E715C8"/>
    <w:rsid w:val="00E716C8"/>
    <w:rsid w:val="00E717A4"/>
    <w:rsid w:val="00E71BB6"/>
    <w:rsid w:val="00E71BF1"/>
    <w:rsid w:val="00E71CEF"/>
    <w:rsid w:val="00E71E2C"/>
    <w:rsid w:val="00E729FD"/>
    <w:rsid w:val="00E72D61"/>
    <w:rsid w:val="00E73278"/>
    <w:rsid w:val="00E732F6"/>
    <w:rsid w:val="00E73521"/>
    <w:rsid w:val="00E73607"/>
    <w:rsid w:val="00E73AE6"/>
    <w:rsid w:val="00E73B62"/>
    <w:rsid w:val="00E73D67"/>
    <w:rsid w:val="00E73FDD"/>
    <w:rsid w:val="00E7461B"/>
    <w:rsid w:val="00E748EE"/>
    <w:rsid w:val="00E74E1C"/>
    <w:rsid w:val="00E74E93"/>
    <w:rsid w:val="00E752EC"/>
    <w:rsid w:val="00E75925"/>
    <w:rsid w:val="00E759AC"/>
    <w:rsid w:val="00E75AF4"/>
    <w:rsid w:val="00E75F6A"/>
    <w:rsid w:val="00E76379"/>
    <w:rsid w:val="00E763F6"/>
    <w:rsid w:val="00E76779"/>
    <w:rsid w:val="00E7690C"/>
    <w:rsid w:val="00E76F56"/>
    <w:rsid w:val="00E76FEF"/>
    <w:rsid w:val="00E77374"/>
    <w:rsid w:val="00E77A52"/>
    <w:rsid w:val="00E77AF5"/>
    <w:rsid w:val="00E77C3D"/>
    <w:rsid w:val="00E77F74"/>
    <w:rsid w:val="00E80160"/>
    <w:rsid w:val="00E80253"/>
    <w:rsid w:val="00E80558"/>
    <w:rsid w:val="00E80607"/>
    <w:rsid w:val="00E80654"/>
    <w:rsid w:val="00E807B9"/>
    <w:rsid w:val="00E80935"/>
    <w:rsid w:val="00E80ACF"/>
    <w:rsid w:val="00E80B57"/>
    <w:rsid w:val="00E80EEF"/>
    <w:rsid w:val="00E8107F"/>
    <w:rsid w:val="00E813B8"/>
    <w:rsid w:val="00E817A1"/>
    <w:rsid w:val="00E817DE"/>
    <w:rsid w:val="00E81F95"/>
    <w:rsid w:val="00E8226C"/>
    <w:rsid w:val="00E8287B"/>
    <w:rsid w:val="00E829E8"/>
    <w:rsid w:val="00E82AB9"/>
    <w:rsid w:val="00E82D5C"/>
    <w:rsid w:val="00E82E42"/>
    <w:rsid w:val="00E82F0D"/>
    <w:rsid w:val="00E83120"/>
    <w:rsid w:val="00E83632"/>
    <w:rsid w:val="00E836C7"/>
    <w:rsid w:val="00E83997"/>
    <w:rsid w:val="00E841B6"/>
    <w:rsid w:val="00E842FA"/>
    <w:rsid w:val="00E84306"/>
    <w:rsid w:val="00E845CA"/>
    <w:rsid w:val="00E84DF4"/>
    <w:rsid w:val="00E85047"/>
    <w:rsid w:val="00E8538F"/>
    <w:rsid w:val="00E85433"/>
    <w:rsid w:val="00E85446"/>
    <w:rsid w:val="00E8583F"/>
    <w:rsid w:val="00E8594C"/>
    <w:rsid w:val="00E85982"/>
    <w:rsid w:val="00E85CD7"/>
    <w:rsid w:val="00E865C2"/>
    <w:rsid w:val="00E866EB"/>
    <w:rsid w:val="00E870CA"/>
    <w:rsid w:val="00E87223"/>
    <w:rsid w:val="00E872FF"/>
    <w:rsid w:val="00E873C1"/>
    <w:rsid w:val="00E874F0"/>
    <w:rsid w:val="00E876BF"/>
    <w:rsid w:val="00E9017D"/>
    <w:rsid w:val="00E9089A"/>
    <w:rsid w:val="00E90B67"/>
    <w:rsid w:val="00E91645"/>
    <w:rsid w:val="00E91C89"/>
    <w:rsid w:val="00E91CD5"/>
    <w:rsid w:val="00E9200F"/>
    <w:rsid w:val="00E92211"/>
    <w:rsid w:val="00E92464"/>
    <w:rsid w:val="00E9265C"/>
    <w:rsid w:val="00E92774"/>
    <w:rsid w:val="00E929B5"/>
    <w:rsid w:val="00E92B07"/>
    <w:rsid w:val="00E92F2F"/>
    <w:rsid w:val="00E93266"/>
    <w:rsid w:val="00E93782"/>
    <w:rsid w:val="00E93889"/>
    <w:rsid w:val="00E93C4B"/>
    <w:rsid w:val="00E94262"/>
    <w:rsid w:val="00E94FB2"/>
    <w:rsid w:val="00E95274"/>
    <w:rsid w:val="00E958D9"/>
    <w:rsid w:val="00E95965"/>
    <w:rsid w:val="00E95B49"/>
    <w:rsid w:val="00E95FC0"/>
    <w:rsid w:val="00E96038"/>
    <w:rsid w:val="00E963A4"/>
    <w:rsid w:val="00E963C9"/>
    <w:rsid w:val="00E96513"/>
    <w:rsid w:val="00E965C5"/>
    <w:rsid w:val="00E966AE"/>
    <w:rsid w:val="00E9682A"/>
    <w:rsid w:val="00E969C3"/>
    <w:rsid w:val="00E96B9F"/>
    <w:rsid w:val="00E9769C"/>
    <w:rsid w:val="00E976D7"/>
    <w:rsid w:val="00E97747"/>
    <w:rsid w:val="00E97B2E"/>
    <w:rsid w:val="00E97E5A"/>
    <w:rsid w:val="00E97F23"/>
    <w:rsid w:val="00E97F64"/>
    <w:rsid w:val="00EA0734"/>
    <w:rsid w:val="00EA0C47"/>
    <w:rsid w:val="00EA0D0C"/>
    <w:rsid w:val="00EA0D7D"/>
    <w:rsid w:val="00EA1775"/>
    <w:rsid w:val="00EA1A87"/>
    <w:rsid w:val="00EA1D66"/>
    <w:rsid w:val="00EA1D87"/>
    <w:rsid w:val="00EA2120"/>
    <w:rsid w:val="00EA2178"/>
    <w:rsid w:val="00EA2260"/>
    <w:rsid w:val="00EA2E04"/>
    <w:rsid w:val="00EA358F"/>
    <w:rsid w:val="00EA3B29"/>
    <w:rsid w:val="00EA3FBE"/>
    <w:rsid w:val="00EA42D9"/>
    <w:rsid w:val="00EA43E5"/>
    <w:rsid w:val="00EA4722"/>
    <w:rsid w:val="00EA4863"/>
    <w:rsid w:val="00EA4D26"/>
    <w:rsid w:val="00EA5824"/>
    <w:rsid w:val="00EA5E21"/>
    <w:rsid w:val="00EA6081"/>
    <w:rsid w:val="00EA60C4"/>
    <w:rsid w:val="00EA610D"/>
    <w:rsid w:val="00EA656F"/>
    <w:rsid w:val="00EA6966"/>
    <w:rsid w:val="00EA698F"/>
    <w:rsid w:val="00EA6A16"/>
    <w:rsid w:val="00EA6C20"/>
    <w:rsid w:val="00EA6C56"/>
    <w:rsid w:val="00EA756D"/>
    <w:rsid w:val="00EA76FD"/>
    <w:rsid w:val="00EA7DB7"/>
    <w:rsid w:val="00EB00BD"/>
    <w:rsid w:val="00EB05DE"/>
    <w:rsid w:val="00EB0765"/>
    <w:rsid w:val="00EB07A3"/>
    <w:rsid w:val="00EB08F6"/>
    <w:rsid w:val="00EB0D55"/>
    <w:rsid w:val="00EB1102"/>
    <w:rsid w:val="00EB1533"/>
    <w:rsid w:val="00EB15D5"/>
    <w:rsid w:val="00EB245C"/>
    <w:rsid w:val="00EB24D1"/>
    <w:rsid w:val="00EB272B"/>
    <w:rsid w:val="00EB2F49"/>
    <w:rsid w:val="00EB3168"/>
    <w:rsid w:val="00EB3244"/>
    <w:rsid w:val="00EB343B"/>
    <w:rsid w:val="00EB3529"/>
    <w:rsid w:val="00EB3546"/>
    <w:rsid w:val="00EB35FC"/>
    <w:rsid w:val="00EB3762"/>
    <w:rsid w:val="00EB42C6"/>
    <w:rsid w:val="00EB4B97"/>
    <w:rsid w:val="00EB4C0E"/>
    <w:rsid w:val="00EB4ECF"/>
    <w:rsid w:val="00EB4F03"/>
    <w:rsid w:val="00EB50C8"/>
    <w:rsid w:val="00EB5219"/>
    <w:rsid w:val="00EB5358"/>
    <w:rsid w:val="00EB54F2"/>
    <w:rsid w:val="00EB5ADB"/>
    <w:rsid w:val="00EB6C7F"/>
    <w:rsid w:val="00EB6E66"/>
    <w:rsid w:val="00EB7378"/>
    <w:rsid w:val="00EB743E"/>
    <w:rsid w:val="00EB74DF"/>
    <w:rsid w:val="00EB77F9"/>
    <w:rsid w:val="00EB7895"/>
    <w:rsid w:val="00EB78F3"/>
    <w:rsid w:val="00EB7933"/>
    <w:rsid w:val="00EB7A43"/>
    <w:rsid w:val="00EC00B3"/>
    <w:rsid w:val="00EC0316"/>
    <w:rsid w:val="00EC032F"/>
    <w:rsid w:val="00EC049B"/>
    <w:rsid w:val="00EC050A"/>
    <w:rsid w:val="00EC07EC"/>
    <w:rsid w:val="00EC0C2E"/>
    <w:rsid w:val="00EC0D61"/>
    <w:rsid w:val="00EC0DA7"/>
    <w:rsid w:val="00EC0F0D"/>
    <w:rsid w:val="00EC1283"/>
    <w:rsid w:val="00EC1302"/>
    <w:rsid w:val="00EC13E2"/>
    <w:rsid w:val="00EC1A3A"/>
    <w:rsid w:val="00EC1C73"/>
    <w:rsid w:val="00EC210D"/>
    <w:rsid w:val="00EC2820"/>
    <w:rsid w:val="00EC2AC9"/>
    <w:rsid w:val="00EC2BF3"/>
    <w:rsid w:val="00EC2C75"/>
    <w:rsid w:val="00EC2CDD"/>
    <w:rsid w:val="00EC30B9"/>
    <w:rsid w:val="00EC30D4"/>
    <w:rsid w:val="00EC3148"/>
    <w:rsid w:val="00EC3227"/>
    <w:rsid w:val="00EC37F7"/>
    <w:rsid w:val="00EC3931"/>
    <w:rsid w:val="00EC3A7B"/>
    <w:rsid w:val="00EC3B0F"/>
    <w:rsid w:val="00EC3CE9"/>
    <w:rsid w:val="00EC4503"/>
    <w:rsid w:val="00EC4818"/>
    <w:rsid w:val="00EC4AE1"/>
    <w:rsid w:val="00EC4B64"/>
    <w:rsid w:val="00EC4E49"/>
    <w:rsid w:val="00EC4F12"/>
    <w:rsid w:val="00EC51F7"/>
    <w:rsid w:val="00EC538D"/>
    <w:rsid w:val="00EC5EA2"/>
    <w:rsid w:val="00EC6884"/>
    <w:rsid w:val="00EC692D"/>
    <w:rsid w:val="00EC7201"/>
    <w:rsid w:val="00EC722E"/>
    <w:rsid w:val="00EC7672"/>
    <w:rsid w:val="00EC7A1E"/>
    <w:rsid w:val="00EC7BE1"/>
    <w:rsid w:val="00ED0131"/>
    <w:rsid w:val="00ED05E9"/>
    <w:rsid w:val="00ED093E"/>
    <w:rsid w:val="00ED09A7"/>
    <w:rsid w:val="00ED0C89"/>
    <w:rsid w:val="00ED0E4F"/>
    <w:rsid w:val="00ED0F4A"/>
    <w:rsid w:val="00ED1721"/>
    <w:rsid w:val="00ED17DE"/>
    <w:rsid w:val="00ED1DBE"/>
    <w:rsid w:val="00ED1E45"/>
    <w:rsid w:val="00ED1F20"/>
    <w:rsid w:val="00ED29FE"/>
    <w:rsid w:val="00ED2CBB"/>
    <w:rsid w:val="00ED304F"/>
    <w:rsid w:val="00ED312A"/>
    <w:rsid w:val="00ED38E2"/>
    <w:rsid w:val="00ED3A36"/>
    <w:rsid w:val="00ED3ECC"/>
    <w:rsid w:val="00ED42EC"/>
    <w:rsid w:val="00ED4AFC"/>
    <w:rsid w:val="00ED585D"/>
    <w:rsid w:val="00ED5918"/>
    <w:rsid w:val="00ED5E98"/>
    <w:rsid w:val="00ED5F0F"/>
    <w:rsid w:val="00ED5F36"/>
    <w:rsid w:val="00ED5FCD"/>
    <w:rsid w:val="00ED632D"/>
    <w:rsid w:val="00ED71D6"/>
    <w:rsid w:val="00ED73DD"/>
    <w:rsid w:val="00ED7958"/>
    <w:rsid w:val="00EE0017"/>
    <w:rsid w:val="00EE008C"/>
    <w:rsid w:val="00EE024F"/>
    <w:rsid w:val="00EE0424"/>
    <w:rsid w:val="00EE0A6C"/>
    <w:rsid w:val="00EE14B2"/>
    <w:rsid w:val="00EE1C40"/>
    <w:rsid w:val="00EE1C95"/>
    <w:rsid w:val="00EE2204"/>
    <w:rsid w:val="00EE22F7"/>
    <w:rsid w:val="00EE2716"/>
    <w:rsid w:val="00EE2959"/>
    <w:rsid w:val="00EE2D63"/>
    <w:rsid w:val="00EE2DEC"/>
    <w:rsid w:val="00EE2E11"/>
    <w:rsid w:val="00EE30D2"/>
    <w:rsid w:val="00EE3430"/>
    <w:rsid w:val="00EE3B0F"/>
    <w:rsid w:val="00EE3CEC"/>
    <w:rsid w:val="00EE3DCA"/>
    <w:rsid w:val="00EE3F5D"/>
    <w:rsid w:val="00EE40EE"/>
    <w:rsid w:val="00EE4526"/>
    <w:rsid w:val="00EE4731"/>
    <w:rsid w:val="00EE4983"/>
    <w:rsid w:val="00EE4ACA"/>
    <w:rsid w:val="00EE4D69"/>
    <w:rsid w:val="00EE5005"/>
    <w:rsid w:val="00EE5313"/>
    <w:rsid w:val="00EE5560"/>
    <w:rsid w:val="00EE55A9"/>
    <w:rsid w:val="00EE5956"/>
    <w:rsid w:val="00EE5CA3"/>
    <w:rsid w:val="00EE5CFD"/>
    <w:rsid w:val="00EE5E83"/>
    <w:rsid w:val="00EE6312"/>
    <w:rsid w:val="00EE65FA"/>
    <w:rsid w:val="00EE6656"/>
    <w:rsid w:val="00EE6900"/>
    <w:rsid w:val="00EE6A7A"/>
    <w:rsid w:val="00EE6DF5"/>
    <w:rsid w:val="00EE6F68"/>
    <w:rsid w:val="00EE74DD"/>
    <w:rsid w:val="00EE75AC"/>
    <w:rsid w:val="00EE7B49"/>
    <w:rsid w:val="00EF0515"/>
    <w:rsid w:val="00EF051D"/>
    <w:rsid w:val="00EF06B2"/>
    <w:rsid w:val="00EF0764"/>
    <w:rsid w:val="00EF0A65"/>
    <w:rsid w:val="00EF218A"/>
    <w:rsid w:val="00EF2439"/>
    <w:rsid w:val="00EF26CA"/>
    <w:rsid w:val="00EF27F2"/>
    <w:rsid w:val="00EF2B0B"/>
    <w:rsid w:val="00EF38D2"/>
    <w:rsid w:val="00EF39AF"/>
    <w:rsid w:val="00EF4071"/>
    <w:rsid w:val="00EF408E"/>
    <w:rsid w:val="00EF4261"/>
    <w:rsid w:val="00EF4692"/>
    <w:rsid w:val="00EF4AE0"/>
    <w:rsid w:val="00EF4D7E"/>
    <w:rsid w:val="00EF5DCE"/>
    <w:rsid w:val="00EF6208"/>
    <w:rsid w:val="00EF6665"/>
    <w:rsid w:val="00EF6A12"/>
    <w:rsid w:val="00EF6F5F"/>
    <w:rsid w:val="00EF7015"/>
    <w:rsid w:val="00EF70D8"/>
    <w:rsid w:val="00EF72EA"/>
    <w:rsid w:val="00EF7302"/>
    <w:rsid w:val="00EF7DC8"/>
    <w:rsid w:val="00EF7E2A"/>
    <w:rsid w:val="00F0028D"/>
    <w:rsid w:val="00F00AAF"/>
    <w:rsid w:val="00F014E3"/>
    <w:rsid w:val="00F0176D"/>
    <w:rsid w:val="00F018D7"/>
    <w:rsid w:val="00F019FE"/>
    <w:rsid w:val="00F01A2C"/>
    <w:rsid w:val="00F01EE1"/>
    <w:rsid w:val="00F0226B"/>
    <w:rsid w:val="00F02793"/>
    <w:rsid w:val="00F02CC4"/>
    <w:rsid w:val="00F02E86"/>
    <w:rsid w:val="00F03D85"/>
    <w:rsid w:val="00F04092"/>
    <w:rsid w:val="00F041AF"/>
    <w:rsid w:val="00F045C3"/>
    <w:rsid w:val="00F04827"/>
    <w:rsid w:val="00F04A71"/>
    <w:rsid w:val="00F04CEA"/>
    <w:rsid w:val="00F04F5F"/>
    <w:rsid w:val="00F051D4"/>
    <w:rsid w:val="00F05238"/>
    <w:rsid w:val="00F0524E"/>
    <w:rsid w:val="00F0549F"/>
    <w:rsid w:val="00F054A5"/>
    <w:rsid w:val="00F05A61"/>
    <w:rsid w:val="00F05C0D"/>
    <w:rsid w:val="00F05F74"/>
    <w:rsid w:val="00F060DD"/>
    <w:rsid w:val="00F06362"/>
    <w:rsid w:val="00F066FD"/>
    <w:rsid w:val="00F06E0D"/>
    <w:rsid w:val="00F06EE1"/>
    <w:rsid w:val="00F0700D"/>
    <w:rsid w:val="00F074E0"/>
    <w:rsid w:val="00F078E7"/>
    <w:rsid w:val="00F07FB5"/>
    <w:rsid w:val="00F10811"/>
    <w:rsid w:val="00F10CA8"/>
    <w:rsid w:val="00F10ED1"/>
    <w:rsid w:val="00F11176"/>
    <w:rsid w:val="00F112B1"/>
    <w:rsid w:val="00F1159C"/>
    <w:rsid w:val="00F118D6"/>
    <w:rsid w:val="00F11C10"/>
    <w:rsid w:val="00F11CAB"/>
    <w:rsid w:val="00F129CE"/>
    <w:rsid w:val="00F1300E"/>
    <w:rsid w:val="00F13178"/>
    <w:rsid w:val="00F13B73"/>
    <w:rsid w:val="00F1487D"/>
    <w:rsid w:val="00F14BA6"/>
    <w:rsid w:val="00F14F49"/>
    <w:rsid w:val="00F150E5"/>
    <w:rsid w:val="00F1548D"/>
    <w:rsid w:val="00F155D2"/>
    <w:rsid w:val="00F160D4"/>
    <w:rsid w:val="00F1698B"/>
    <w:rsid w:val="00F16E25"/>
    <w:rsid w:val="00F17E88"/>
    <w:rsid w:val="00F20042"/>
    <w:rsid w:val="00F201E1"/>
    <w:rsid w:val="00F2039B"/>
    <w:rsid w:val="00F20464"/>
    <w:rsid w:val="00F20793"/>
    <w:rsid w:val="00F208F5"/>
    <w:rsid w:val="00F20D77"/>
    <w:rsid w:val="00F20D8E"/>
    <w:rsid w:val="00F21046"/>
    <w:rsid w:val="00F211B8"/>
    <w:rsid w:val="00F2165A"/>
    <w:rsid w:val="00F21AC3"/>
    <w:rsid w:val="00F21BAA"/>
    <w:rsid w:val="00F21C26"/>
    <w:rsid w:val="00F21F54"/>
    <w:rsid w:val="00F21FEA"/>
    <w:rsid w:val="00F221C1"/>
    <w:rsid w:val="00F22443"/>
    <w:rsid w:val="00F22706"/>
    <w:rsid w:val="00F22928"/>
    <w:rsid w:val="00F22E5A"/>
    <w:rsid w:val="00F23A30"/>
    <w:rsid w:val="00F23B91"/>
    <w:rsid w:val="00F23D80"/>
    <w:rsid w:val="00F240DD"/>
    <w:rsid w:val="00F242C8"/>
    <w:rsid w:val="00F24344"/>
    <w:rsid w:val="00F247CE"/>
    <w:rsid w:val="00F24945"/>
    <w:rsid w:val="00F24E40"/>
    <w:rsid w:val="00F2537C"/>
    <w:rsid w:val="00F25482"/>
    <w:rsid w:val="00F2575A"/>
    <w:rsid w:val="00F25DAE"/>
    <w:rsid w:val="00F260AB"/>
    <w:rsid w:val="00F26456"/>
    <w:rsid w:val="00F26BB2"/>
    <w:rsid w:val="00F26D90"/>
    <w:rsid w:val="00F26F08"/>
    <w:rsid w:val="00F26F45"/>
    <w:rsid w:val="00F27585"/>
    <w:rsid w:val="00F27670"/>
    <w:rsid w:val="00F276D8"/>
    <w:rsid w:val="00F27A6A"/>
    <w:rsid w:val="00F27C8D"/>
    <w:rsid w:val="00F27D03"/>
    <w:rsid w:val="00F27E12"/>
    <w:rsid w:val="00F27F98"/>
    <w:rsid w:val="00F3027B"/>
    <w:rsid w:val="00F305E7"/>
    <w:rsid w:val="00F306D0"/>
    <w:rsid w:val="00F307FA"/>
    <w:rsid w:val="00F308ED"/>
    <w:rsid w:val="00F316A2"/>
    <w:rsid w:val="00F31BD6"/>
    <w:rsid w:val="00F32817"/>
    <w:rsid w:val="00F32C65"/>
    <w:rsid w:val="00F32C6B"/>
    <w:rsid w:val="00F333DB"/>
    <w:rsid w:val="00F33C92"/>
    <w:rsid w:val="00F3429E"/>
    <w:rsid w:val="00F3441C"/>
    <w:rsid w:val="00F34461"/>
    <w:rsid w:val="00F34497"/>
    <w:rsid w:val="00F34503"/>
    <w:rsid w:val="00F3481C"/>
    <w:rsid w:val="00F349C2"/>
    <w:rsid w:val="00F34AA1"/>
    <w:rsid w:val="00F35169"/>
    <w:rsid w:val="00F366A3"/>
    <w:rsid w:val="00F3676B"/>
    <w:rsid w:val="00F367E5"/>
    <w:rsid w:val="00F36BC4"/>
    <w:rsid w:val="00F36FFB"/>
    <w:rsid w:val="00F3736D"/>
    <w:rsid w:val="00F4001E"/>
    <w:rsid w:val="00F4032B"/>
    <w:rsid w:val="00F406EE"/>
    <w:rsid w:val="00F4083D"/>
    <w:rsid w:val="00F40A0A"/>
    <w:rsid w:val="00F40AD1"/>
    <w:rsid w:val="00F40DB5"/>
    <w:rsid w:val="00F40EDB"/>
    <w:rsid w:val="00F40FB0"/>
    <w:rsid w:val="00F41211"/>
    <w:rsid w:val="00F418F8"/>
    <w:rsid w:val="00F41B51"/>
    <w:rsid w:val="00F42078"/>
    <w:rsid w:val="00F4267A"/>
    <w:rsid w:val="00F42AAC"/>
    <w:rsid w:val="00F42D01"/>
    <w:rsid w:val="00F42DA3"/>
    <w:rsid w:val="00F431BF"/>
    <w:rsid w:val="00F4354D"/>
    <w:rsid w:val="00F435F9"/>
    <w:rsid w:val="00F4382E"/>
    <w:rsid w:val="00F44767"/>
    <w:rsid w:val="00F44A55"/>
    <w:rsid w:val="00F44A59"/>
    <w:rsid w:val="00F452BC"/>
    <w:rsid w:val="00F45E8C"/>
    <w:rsid w:val="00F460C6"/>
    <w:rsid w:val="00F4616E"/>
    <w:rsid w:val="00F46703"/>
    <w:rsid w:val="00F46D11"/>
    <w:rsid w:val="00F46F53"/>
    <w:rsid w:val="00F46FE6"/>
    <w:rsid w:val="00F4742A"/>
    <w:rsid w:val="00F478A4"/>
    <w:rsid w:val="00F47B91"/>
    <w:rsid w:val="00F47D37"/>
    <w:rsid w:val="00F47D8F"/>
    <w:rsid w:val="00F47DA4"/>
    <w:rsid w:val="00F5059F"/>
    <w:rsid w:val="00F50672"/>
    <w:rsid w:val="00F506DD"/>
    <w:rsid w:val="00F5086A"/>
    <w:rsid w:val="00F50D0E"/>
    <w:rsid w:val="00F514A5"/>
    <w:rsid w:val="00F5156D"/>
    <w:rsid w:val="00F51BBD"/>
    <w:rsid w:val="00F525F6"/>
    <w:rsid w:val="00F529D2"/>
    <w:rsid w:val="00F52AFA"/>
    <w:rsid w:val="00F52EC9"/>
    <w:rsid w:val="00F53083"/>
    <w:rsid w:val="00F53AD6"/>
    <w:rsid w:val="00F53B6B"/>
    <w:rsid w:val="00F53FAF"/>
    <w:rsid w:val="00F54B78"/>
    <w:rsid w:val="00F55C79"/>
    <w:rsid w:val="00F56293"/>
    <w:rsid w:val="00F562A7"/>
    <w:rsid w:val="00F5631A"/>
    <w:rsid w:val="00F563B2"/>
    <w:rsid w:val="00F56496"/>
    <w:rsid w:val="00F56654"/>
    <w:rsid w:val="00F56F55"/>
    <w:rsid w:val="00F57563"/>
    <w:rsid w:val="00F579FE"/>
    <w:rsid w:val="00F57AED"/>
    <w:rsid w:val="00F60B67"/>
    <w:rsid w:val="00F61A49"/>
    <w:rsid w:val="00F61D95"/>
    <w:rsid w:val="00F62381"/>
    <w:rsid w:val="00F62CD7"/>
    <w:rsid w:val="00F62D9C"/>
    <w:rsid w:val="00F62E69"/>
    <w:rsid w:val="00F62EE4"/>
    <w:rsid w:val="00F62F1C"/>
    <w:rsid w:val="00F632CE"/>
    <w:rsid w:val="00F638A3"/>
    <w:rsid w:val="00F63BBE"/>
    <w:rsid w:val="00F63C1B"/>
    <w:rsid w:val="00F64205"/>
    <w:rsid w:val="00F64241"/>
    <w:rsid w:val="00F6454D"/>
    <w:rsid w:val="00F645CB"/>
    <w:rsid w:val="00F6468C"/>
    <w:rsid w:val="00F646C7"/>
    <w:rsid w:val="00F64990"/>
    <w:rsid w:val="00F64A3A"/>
    <w:rsid w:val="00F64A47"/>
    <w:rsid w:val="00F64E3D"/>
    <w:rsid w:val="00F651A9"/>
    <w:rsid w:val="00F652DF"/>
    <w:rsid w:val="00F654F5"/>
    <w:rsid w:val="00F655D8"/>
    <w:rsid w:val="00F658D5"/>
    <w:rsid w:val="00F65908"/>
    <w:rsid w:val="00F665D5"/>
    <w:rsid w:val="00F66884"/>
    <w:rsid w:val="00F6694D"/>
    <w:rsid w:val="00F66B54"/>
    <w:rsid w:val="00F6716B"/>
    <w:rsid w:val="00F672A3"/>
    <w:rsid w:val="00F672C8"/>
    <w:rsid w:val="00F6772A"/>
    <w:rsid w:val="00F6782C"/>
    <w:rsid w:val="00F6795E"/>
    <w:rsid w:val="00F7013D"/>
    <w:rsid w:val="00F7017C"/>
    <w:rsid w:val="00F7019F"/>
    <w:rsid w:val="00F7068E"/>
    <w:rsid w:val="00F709EA"/>
    <w:rsid w:val="00F711C9"/>
    <w:rsid w:val="00F71C8A"/>
    <w:rsid w:val="00F722F7"/>
    <w:rsid w:val="00F7232B"/>
    <w:rsid w:val="00F7233B"/>
    <w:rsid w:val="00F728EF"/>
    <w:rsid w:val="00F72A6E"/>
    <w:rsid w:val="00F735DA"/>
    <w:rsid w:val="00F73612"/>
    <w:rsid w:val="00F736D1"/>
    <w:rsid w:val="00F7376D"/>
    <w:rsid w:val="00F73850"/>
    <w:rsid w:val="00F73950"/>
    <w:rsid w:val="00F739C6"/>
    <w:rsid w:val="00F73A77"/>
    <w:rsid w:val="00F73BA9"/>
    <w:rsid w:val="00F73D3B"/>
    <w:rsid w:val="00F7415E"/>
    <w:rsid w:val="00F7431A"/>
    <w:rsid w:val="00F74516"/>
    <w:rsid w:val="00F749AD"/>
    <w:rsid w:val="00F74B99"/>
    <w:rsid w:val="00F74DB2"/>
    <w:rsid w:val="00F7593F"/>
    <w:rsid w:val="00F7596A"/>
    <w:rsid w:val="00F75C00"/>
    <w:rsid w:val="00F75CFF"/>
    <w:rsid w:val="00F763DB"/>
    <w:rsid w:val="00F7655F"/>
    <w:rsid w:val="00F76E27"/>
    <w:rsid w:val="00F76E73"/>
    <w:rsid w:val="00F778B6"/>
    <w:rsid w:val="00F779E0"/>
    <w:rsid w:val="00F77AF1"/>
    <w:rsid w:val="00F802BD"/>
    <w:rsid w:val="00F80517"/>
    <w:rsid w:val="00F805D9"/>
    <w:rsid w:val="00F806AA"/>
    <w:rsid w:val="00F80730"/>
    <w:rsid w:val="00F80C7E"/>
    <w:rsid w:val="00F814A5"/>
    <w:rsid w:val="00F81A2E"/>
    <w:rsid w:val="00F81B88"/>
    <w:rsid w:val="00F81D93"/>
    <w:rsid w:val="00F81E03"/>
    <w:rsid w:val="00F81F52"/>
    <w:rsid w:val="00F82216"/>
    <w:rsid w:val="00F822F4"/>
    <w:rsid w:val="00F82554"/>
    <w:rsid w:val="00F825B5"/>
    <w:rsid w:val="00F8261B"/>
    <w:rsid w:val="00F8266A"/>
    <w:rsid w:val="00F828F4"/>
    <w:rsid w:val="00F8293A"/>
    <w:rsid w:val="00F83642"/>
    <w:rsid w:val="00F8366F"/>
    <w:rsid w:val="00F83C85"/>
    <w:rsid w:val="00F83C8F"/>
    <w:rsid w:val="00F83E86"/>
    <w:rsid w:val="00F8452B"/>
    <w:rsid w:val="00F8458A"/>
    <w:rsid w:val="00F84B7A"/>
    <w:rsid w:val="00F84CE1"/>
    <w:rsid w:val="00F851AB"/>
    <w:rsid w:val="00F852F7"/>
    <w:rsid w:val="00F853A5"/>
    <w:rsid w:val="00F853E3"/>
    <w:rsid w:val="00F85531"/>
    <w:rsid w:val="00F85A51"/>
    <w:rsid w:val="00F85CC2"/>
    <w:rsid w:val="00F85E97"/>
    <w:rsid w:val="00F85EA7"/>
    <w:rsid w:val="00F85F34"/>
    <w:rsid w:val="00F86536"/>
    <w:rsid w:val="00F866D0"/>
    <w:rsid w:val="00F86737"/>
    <w:rsid w:val="00F867AD"/>
    <w:rsid w:val="00F86C66"/>
    <w:rsid w:val="00F873D4"/>
    <w:rsid w:val="00F87530"/>
    <w:rsid w:val="00F879E7"/>
    <w:rsid w:val="00F87A5C"/>
    <w:rsid w:val="00F87D26"/>
    <w:rsid w:val="00F87E74"/>
    <w:rsid w:val="00F90020"/>
    <w:rsid w:val="00F90680"/>
    <w:rsid w:val="00F90B6B"/>
    <w:rsid w:val="00F91022"/>
    <w:rsid w:val="00F914E0"/>
    <w:rsid w:val="00F91A36"/>
    <w:rsid w:val="00F91A8F"/>
    <w:rsid w:val="00F91C9D"/>
    <w:rsid w:val="00F91CD7"/>
    <w:rsid w:val="00F91FD7"/>
    <w:rsid w:val="00F92760"/>
    <w:rsid w:val="00F92ADA"/>
    <w:rsid w:val="00F92D61"/>
    <w:rsid w:val="00F935BE"/>
    <w:rsid w:val="00F93771"/>
    <w:rsid w:val="00F9385C"/>
    <w:rsid w:val="00F9396C"/>
    <w:rsid w:val="00F93A19"/>
    <w:rsid w:val="00F947AB"/>
    <w:rsid w:val="00F947EF"/>
    <w:rsid w:val="00F94BD1"/>
    <w:rsid w:val="00F94CC2"/>
    <w:rsid w:val="00F9569E"/>
    <w:rsid w:val="00F956DD"/>
    <w:rsid w:val="00F9586C"/>
    <w:rsid w:val="00F95AD3"/>
    <w:rsid w:val="00F95B94"/>
    <w:rsid w:val="00F95C6F"/>
    <w:rsid w:val="00F95D34"/>
    <w:rsid w:val="00F95EE8"/>
    <w:rsid w:val="00F96917"/>
    <w:rsid w:val="00F96AFA"/>
    <w:rsid w:val="00F96C8A"/>
    <w:rsid w:val="00F96C98"/>
    <w:rsid w:val="00F96D08"/>
    <w:rsid w:val="00F96EED"/>
    <w:rsid w:val="00F97373"/>
    <w:rsid w:val="00F974E8"/>
    <w:rsid w:val="00F97B90"/>
    <w:rsid w:val="00F97C49"/>
    <w:rsid w:val="00F97F50"/>
    <w:rsid w:val="00FA0031"/>
    <w:rsid w:val="00FA036C"/>
    <w:rsid w:val="00FA0541"/>
    <w:rsid w:val="00FA0581"/>
    <w:rsid w:val="00FA0A4C"/>
    <w:rsid w:val="00FA15BA"/>
    <w:rsid w:val="00FA16EC"/>
    <w:rsid w:val="00FA17FA"/>
    <w:rsid w:val="00FA18CB"/>
    <w:rsid w:val="00FA199C"/>
    <w:rsid w:val="00FA1DC1"/>
    <w:rsid w:val="00FA1EC9"/>
    <w:rsid w:val="00FA2222"/>
    <w:rsid w:val="00FA2B0A"/>
    <w:rsid w:val="00FA2F1C"/>
    <w:rsid w:val="00FA339B"/>
    <w:rsid w:val="00FA38EE"/>
    <w:rsid w:val="00FA3EF5"/>
    <w:rsid w:val="00FA4047"/>
    <w:rsid w:val="00FA4223"/>
    <w:rsid w:val="00FA4286"/>
    <w:rsid w:val="00FA4479"/>
    <w:rsid w:val="00FA451C"/>
    <w:rsid w:val="00FA4BC3"/>
    <w:rsid w:val="00FA50BA"/>
    <w:rsid w:val="00FA54E9"/>
    <w:rsid w:val="00FA5AA2"/>
    <w:rsid w:val="00FA6104"/>
    <w:rsid w:val="00FA658C"/>
    <w:rsid w:val="00FA6671"/>
    <w:rsid w:val="00FA67C8"/>
    <w:rsid w:val="00FA6A2D"/>
    <w:rsid w:val="00FA7212"/>
    <w:rsid w:val="00FA75D7"/>
    <w:rsid w:val="00FA7695"/>
    <w:rsid w:val="00FA786E"/>
    <w:rsid w:val="00FB0292"/>
    <w:rsid w:val="00FB062F"/>
    <w:rsid w:val="00FB072E"/>
    <w:rsid w:val="00FB0CB5"/>
    <w:rsid w:val="00FB0CEB"/>
    <w:rsid w:val="00FB0FF3"/>
    <w:rsid w:val="00FB101B"/>
    <w:rsid w:val="00FB15C2"/>
    <w:rsid w:val="00FB1771"/>
    <w:rsid w:val="00FB1793"/>
    <w:rsid w:val="00FB1AC1"/>
    <w:rsid w:val="00FB1C9E"/>
    <w:rsid w:val="00FB1D68"/>
    <w:rsid w:val="00FB1EF1"/>
    <w:rsid w:val="00FB20A0"/>
    <w:rsid w:val="00FB2361"/>
    <w:rsid w:val="00FB2E52"/>
    <w:rsid w:val="00FB3115"/>
    <w:rsid w:val="00FB32FE"/>
    <w:rsid w:val="00FB3319"/>
    <w:rsid w:val="00FB360C"/>
    <w:rsid w:val="00FB3743"/>
    <w:rsid w:val="00FB3916"/>
    <w:rsid w:val="00FB3BB5"/>
    <w:rsid w:val="00FB3CC4"/>
    <w:rsid w:val="00FB3EE6"/>
    <w:rsid w:val="00FB40B2"/>
    <w:rsid w:val="00FB4154"/>
    <w:rsid w:val="00FB46CA"/>
    <w:rsid w:val="00FB4C2F"/>
    <w:rsid w:val="00FB4E03"/>
    <w:rsid w:val="00FB5102"/>
    <w:rsid w:val="00FB56CB"/>
    <w:rsid w:val="00FB57F0"/>
    <w:rsid w:val="00FB5877"/>
    <w:rsid w:val="00FB5BE1"/>
    <w:rsid w:val="00FB5E96"/>
    <w:rsid w:val="00FB5F91"/>
    <w:rsid w:val="00FB6113"/>
    <w:rsid w:val="00FB6149"/>
    <w:rsid w:val="00FB669B"/>
    <w:rsid w:val="00FB6892"/>
    <w:rsid w:val="00FB6BC9"/>
    <w:rsid w:val="00FB6C40"/>
    <w:rsid w:val="00FB7014"/>
    <w:rsid w:val="00FB708C"/>
    <w:rsid w:val="00FB75FE"/>
    <w:rsid w:val="00FB77BD"/>
    <w:rsid w:val="00FB7C76"/>
    <w:rsid w:val="00FB7D70"/>
    <w:rsid w:val="00FB7ECA"/>
    <w:rsid w:val="00FC0C27"/>
    <w:rsid w:val="00FC0EBE"/>
    <w:rsid w:val="00FC1033"/>
    <w:rsid w:val="00FC148B"/>
    <w:rsid w:val="00FC1BAB"/>
    <w:rsid w:val="00FC2471"/>
    <w:rsid w:val="00FC26C7"/>
    <w:rsid w:val="00FC2716"/>
    <w:rsid w:val="00FC2B0B"/>
    <w:rsid w:val="00FC2F23"/>
    <w:rsid w:val="00FC31A6"/>
    <w:rsid w:val="00FC35C2"/>
    <w:rsid w:val="00FC363B"/>
    <w:rsid w:val="00FC36D9"/>
    <w:rsid w:val="00FC39C0"/>
    <w:rsid w:val="00FC3C8E"/>
    <w:rsid w:val="00FC3EAF"/>
    <w:rsid w:val="00FC3EE3"/>
    <w:rsid w:val="00FC45A8"/>
    <w:rsid w:val="00FC464E"/>
    <w:rsid w:val="00FC4EE3"/>
    <w:rsid w:val="00FC540D"/>
    <w:rsid w:val="00FC5442"/>
    <w:rsid w:val="00FC5B01"/>
    <w:rsid w:val="00FC63C4"/>
    <w:rsid w:val="00FC68A8"/>
    <w:rsid w:val="00FC6CAD"/>
    <w:rsid w:val="00FC70A8"/>
    <w:rsid w:val="00FC7793"/>
    <w:rsid w:val="00FC7AE4"/>
    <w:rsid w:val="00FC7B30"/>
    <w:rsid w:val="00FC7DCB"/>
    <w:rsid w:val="00FC7DE1"/>
    <w:rsid w:val="00FD012C"/>
    <w:rsid w:val="00FD0289"/>
    <w:rsid w:val="00FD06B5"/>
    <w:rsid w:val="00FD09AD"/>
    <w:rsid w:val="00FD0A76"/>
    <w:rsid w:val="00FD0BDD"/>
    <w:rsid w:val="00FD0D70"/>
    <w:rsid w:val="00FD0F36"/>
    <w:rsid w:val="00FD101E"/>
    <w:rsid w:val="00FD13FB"/>
    <w:rsid w:val="00FD14B5"/>
    <w:rsid w:val="00FD154B"/>
    <w:rsid w:val="00FD16E3"/>
    <w:rsid w:val="00FD1756"/>
    <w:rsid w:val="00FD1C39"/>
    <w:rsid w:val="00FD2245"/>
    <w:rsid w:val="00FD2457"/>
    <w:rsid w:val="00FD25CF"/>
    <w:rsid w:val="00FD26C8"/>
    <w:rsid w:val="00FD2F84"/>
    <w:rsid w:val="00FD34F3"/>
    <w:rsid w:val="00FD38F1"/>
    <w:rsid w:val="00FD3F68"/>
    <w:rsid w:val="00FD4DC4"/>
    <w:rsid w:val="00FD654F"/>
    <w:rsid w:val="00FD665F"/>
    <w:rsid w:val="00FD6820"/>
    <w:rsid w:val="00FD6898"/>
    <w:rsid w:val="00FD6966"/>
    <w:rsid w:val="00FD6CC9"/>
    <w:rsid w:val="00FD7361"/>
    <w:rsid w:val="00FD7F31"/>
    <w:rsid w:val="00FE02BE"/>
    <w:rsid w:val="00FE07B6"/>
    <w:rsid w:val="00FE07E3"/>
    <w:rsid w:val="00FE0A0A"/>
    <w:rsid w:val="00FE0D45"/>
    <w:rsid w:val="00FE1319"/>
    <w:rsid w:val="00FE1455"/>
    <w:rsid w:val="00FE1C21"/>
    <w:rsid w:val="00FE2117"/>
    <w:rsid w:val="00FE276B"/>
    <w:rsid w:val="00FE2A5C"/>
    <w:rsid w:val="00FE2AA9"/>
    <w:rsid w:val="00FE2D33"/>
    <w:rsid w:val="00FE392A"/>
    <w:rsid w:val="00FE3A59"/>
    <w:rsid w:val="00FE419B"/>
    <w:rsid w:val="00FE4719"/>
    <w:rsid w:val="00FE480D"/>
    <w:rsid w:val="00FE48F6"/>
    <w:rsid w:val="00FE4AF3"/>
    <w:rsid w:val="00FE4C67"/>
    <w:rsid w:val="00FE4DD3"/>
    <w:rsid w:val="00FE5B35"/>
    <w:rsid w:val="00FE5E42"/>
    <w:rsid w:val="00FE613D"/>
    <w:rsid w:val="00FE6226"/>
    <w:rsid w:val="00FE6230"/>
    <w:rsid w:val="00FE653F"/>
    <w:rsid w:val="00FE67E7"/>
    <w:rsid w:val="00FE68E2"/>
    <w:rsid w:val="00FE77CB"/>
    <w:rsid w:val="00FE79BF"/>
    <w:rsid w:val="00FE7B42"/>
    <w:rsid w:val="00FE7ED0"/>
    <w:rsid w:val="00FE7FF1"/>
    <w:rsid w:val="00FF09FC"/>
    <w:rsid w:val="00FF0BAD"/>
    <w:rsid w:val="00FF0D26"/>
    <w:rsid w:val="00FF105E"/>
    <w:rsid w:val="00FF11C4"/>
    <w:rsid w:val="00FF1226"/>
    <w:rsid w:val="00FF1307"/>
    <w:rsid w:val="00FF165C"/>
    <w:rsid w:val="00FF1D3D"/>
    <w:rsid w:val="00FF1EE5"/>
    <w:rsid w:val="00FF27EB"/>
    <w:rsid w:val="00FF2AFE"/>
    <w:rsid w:val="00FF2B71"/>
    <w:rsid w:val="00FF2C3F"/>
    <w:rsid w:val="00FF2ED8"/>
    <w:rsid w:val="00FF3306"/>
    <w:rsid w:val="00FF360E"/>
    <w:rsid w:val="00FF39CA"/>
    <w:rsid w:val="00FF3B30"/>
    <w:rsid w:val="00FF3D74"/>
    <w:rsid w:val="00FF473C"/>
    <w:rsid w:val="00FF4747"/>
    <w:rsid w:val="00FF4776"/>
    <w:rsid w:val="00FF4D10"/>
    <w:rsid w:val="00FF5068"/>
    <w:rsid w:val="00FF573D"/>
    <w:rsid w:val="00FF5912"/>
    <w:rsid w:val="00FF5C2B"/>
    <w:rsid w:val="00FF6815"/>
    <w:rsid w:val="00FF687C"/>
    <w:rsid w:val="00FF6916"/>
    <w:rsid w:val="00FF6BE3"/>
    <w:rsid w:val="00FF6CDE"/>
    <w:rsid w:val="00FF707E"/>
    <w:rsid w:val="00FF70D4"/>
    <w:rsid w:val="00FF74D5"/>
    <w:rsid w:val="00FF752F"/>
    <w:rsid w:val="00FF78BA"/>
    <w:rsid w:val="00FF79AC"/>
    <w:rsid w:val="00FF7BE1"/>
    <w:rsid w:val="00FF7EE1"/>
    <w:rsid w:val="0109075D"/>
    <w:rsid w:val="010A76EC"/>
    <w:rsid w:val="028A4153"/>
    <w:rsid w:val="05062125"/>
    <w:rsid w:val="052A2B70"/>
    <w:rsid w:val="053B71C1"/>
    <w:rsid w:val="06590423"/>
    <w:rsid w:val="07080011"/>
    <w:rsid w:val="0775785E"/>
    <w:rsid w:val="08397734"/>
    <w:rsid w:val="09144A4D"/>
    <w:rsid w:val="09CF29F8"/>
    <w:rsid w:val="0B80503C"/>
    <w:rsid w:val="0C6C247D"/>
    <w:rsid w:val="0D040E0B"/>
    <w:rsid w:val="0E295CA5"/>
    <w:rsid w:val="0E79379C"/>
    <w:rsid w:val="0EA57B77"/>
    <w:rsid w:val="0F175086"/>
    <w:rsid w:val="0F3865EC"/>
    <w:rsid w:val="0FC307B0"/>
    <w:rsid w:val="0FF53E94"/>
    <w:rsid w:val="1003020E"/>
    <w:rsid w:val="1035052F"/>
    <w:rsid w:val="10D627FB"/>
    <w:rsid w:val="112914BE"/>
    <w:rsid w:val="13C63F39"/>
    <w:rsid w:val="1452655B"/>
    <w:rsid w:val="14A50B30"/>
    <w:rsid w:val="16214010"/>
    <w:rsid w:val="18EC1C14"/>
    <w:rsid w:val="19690B3E"/>
    <w:rsid w:val="199D613F"/>
    <w:rsid w:val="1A335E2D"/>
    <w:rsid w:val="1B1E2262"/>
    <w:rsid w:val="1B421A18"/>
    <w:rsid w:val="1CA84BEC"/>
    <w:rsid w:val="1D436C75"/>
    <w:rsid w:val="1D6117DA"/>
    <w:rsid w:val="1DFF5B31"/>
    <w:rsid w:val="1FB300D7"/>
    <w:rsid w:val="1FE212F6"/>
    <w:rsid w:val="2010260E"/>
    <w:rsid w:val="206B276F"/>
    <w:rsid w:val="2084063B"/>
    <w:rsid w:val="242744F3"/>
    <w:rsid w:val="25031088"/>
    <w:rsid w:val="25341739"/>
    <w:rsid w:val="25C46F0C"/>
    <w:rsid w:val="268B0593"/>
    <w:rsid w:val="26A74290"/>
    <w:rsid w:val="291D0494"/>
    <w:rsid w:val="299A2B7E"/>
    <w:rsid w:val="2A6C0458"/>
    <w:rsid w:val="2AAB23C5"/>
    <w:rsid w:val="2B0C5AAD"/>
    <w:rsid w:val="2B2C28D6"/>
    <w:rsid w:val="2D302FEA"/>
    <w:rsid w:val="2EFB22C6"/>
    <w:rsid w:val="2F450457"/>
    <w:rsid w:val="2FCA3D90"/>
    <w:rsid w:val="30403281"/>
    <w:rsid w:val="316C346C"/>
    <w:rsid w:val="32FF7C7C"/>
    <w:rsid w:val="33A81CEA"/>
    <w:rsid w:val="361B4B22"/>
    <w:rsid w:val="36772933"/>
    <w:rsid w:val="379103C4"/>
    <w:rsid w:val="387E6E43"/>
    <w:rsid w:val="38B80DCF"/>
    <w:rsid w:val="38F91FB0"/>
    <w:rsid w:val="3A997E9E"/>
    <w:rsid w:val="3AF95807"/>
    <w:rsid w:val="3B8F3AE6"/>
    <w:rsid w:val="3CE06F86"/>
    <w:rsid w:val="3CFD642E"/>
    <w:rsid w:val="3D362DBB"/>
    <w:rsid w:val="3EB00FDC"/>
    <w:rsid w:val="3EC7787B"/>
    <w:rsid w:val="413F4C80"/>
    <w:rsid w:val="42173EC6"/>
    <w:rsid w:val="435B2347"/>
    <w:rsid w:val="435C1BF1"/>
    <w:rsid w:val="469912E1"/>
    <w:rsid w:val="474A13FD"/>
    <w:rsid w:val="48E70017"/>
    <w:rsid w:val="48FE1C9D"/>
    <w:rsid w:val="49DF7A5D"/>
    <w:rsid w:val="49F60BA6"/>
    <w:rsid w:val="4A2B7974"/>
    <w:rsid w:val="4BC563DC"/>
    <w:rsid w:val="4C335ACC"/>
    <w:rsid w:val="4C830909"/>
    <w:rsid w:val="4D65448B"/>
    <w:rsid w:val="4D782ABA"/>
    <w:rsid w:val="4DBC1AE7"/>
    <w:rsid w:val="4EEC195E"/>
    <w:rsid w:val="4FE85927"/>
    <w:rsid w:val="504930D8"/>
    <w:rsid w:val="513053EC"/>
    <w:rsid w:val="514930D4"/>
    <w:rsid w:val="51A737C3"/>
    <w:rsid w:val="52056244"/>
    <w:rsid w:val="536E7EF1"/>
    <w:rsid w:val="53C339D0"/>
    <w:rsid w:val="55D62B04"/>
    <w:rsid w:val="56462C1E"/>
    <w:rsid w:val="56C54836"/>
    <w:rsid w:val="56EE235A"/>
    <w:rsid w:val="584D7707"/>
    <w:rsid w:val="586C2A06"/>
    <w:rsid w:val="59E409A9"/>
    <w:rsid w:val="5A5A6768"/>
    <w:rsid w:val="5B615061"/>
    <w:rsid w:val="5B844E90"/>
    <w:rsid w:val="5CA6308C"/>
    <w:rsid w:val="5D080ADE"/>
    <w:rsid w:val="5EA91CE1"/>
    <w:rsid w:val="624C740F"/>
    <w:rsid w:val="626D647F"/>
    <w:rsid w:val="63B22145"/>
    <w:rsid w:val="63BA2206"/>
    <w:rsid w:val="643F68C8"/>
    <w:rsid w:val="64BD0AF8"/>
    <w:rsid w:val="67A86FAB"/>
    <w:rsid w:val="67C54014"/>
    <w:rsid w:val="67DB5EFB"/>
    <w:rsid w:val="686B0F73"/>
    <w:rsid w:val="68975F41"/>
    <w:rsid w:val="69100A24"/>
    <w:rsid w:val="692755AA"/>
    <w:rsid w:val="6A6A5F14"/>
    <w:rsid w:val="6B4B0A11"/>
    <w:rsid w:val="6C2D57AA"/>
    <w:rsid w:val="6C5E41B0"/>
    <w:rsid w:val="6CD1737F"/>
    <w:rsid w:val="6DE455B1"/>
    <w:rsid w:val="6E0423CE"/>
    <w:rsid w:val="6EB239EB"/>
    <w:rsid w:val="6FBF1029"/>
    <w:rsid w:val="721D3EFC"/>
    <w:rsid w:val="733524F7"/>
    <w:rsid w:val="73480979"/>
    <w:rsid w:val="73B84C90"/>
    <w:rsid w:val="74A84FCD"/>
    <w:rsid w:val="74F26883"/>
    <w:rsid w:val="752D00F1"/>
    <w:rsid w:val="75A211C0"/>
    <w:rsid w:val="75BF1348"/>
    <w:rsid w:val="771C4E75"/>
    <w:rsid w:val="77806E4D"/>
    <w:rsid w:val="77CA0A59"/>
    <w:rsid w:val="77F80CBF"/>
    <w:rsid w:val="786B60DC"/>
    <w:rsid w:val="7B9F5C26"/>
    <w:rsid w:val="7ECD6B6A"/>
    <w:rsid w:val="7EE07E3A"/>
    <w:rsid w:val="7F116A2B"/>
    <w:rsid w:val="7F5B0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9" w:name="heading 7"/>
    <w:lsdException w:qFormat="1" w:uiPriority="9" w:name="heading 8"/>
    <w:lsdException w:qFormat="1" w:uiPriority="9"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semiHidden="0"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iPriority="99"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after="160" w:line="278" w:lineRule="auto"/>
      <w:jc w:val="both"/>
    </w:pPr>
    <w:rPr>
      <w:rFonts w:ascii="Times New Roman" w:hAnsi="Times New Roman" w:eastAsia="宋体" w:cs="Times New Roman"/>
      <w:kern w:val="2"/>
      <w:sz w:val="21"/>
      <w:szCs w:val="21"/>
      <w:lang w:val="en-US" w:eastAsia="zh-CN" w:bidi="ar-SA"/>
    </w:rPr>
  </w:style>
  <w:style w:type="paragraph" w:styleId="3">
    <w:name w:val="heading 1"/>
    <w:basedOn w:val="1"/>
    <w:next w:val="1"/>
    <w:link w:val="158"/>
    <w:qFormat/>
    <w:uiPriority w:val="0"/>
    <w:pPr>
      <w:keepNext/>
      <w:keepLines/>
      <w:spacing w:before="100" w:beforeAutospacing="1"/>
      <w:outlineLvl w:val="0"/>
    </w:pPr>
    <w:rPr>
      <w:rFonts w:ascii="仿宋" w:hAnsi="仿宋" w:eastAsia="仿宋"/>
      <w:b/>
      <w:bCs/>
      <w:kern w:val="44"/>
      <w:sz w:val="44"/>
      <w:szCs w:val="44"/>
    </w:rPr>
  </w:style>
  <w:style w:type="paragraph" w:styleId="4">
    <w:name w:val="heading 2"/>
    <w:basedOn w:val="1"/>
    <w:next w:val="1"/>
    <w:link w:val="159"/>
    <w:unhideWhenUsed/>
    <w:qFormat/>
    <w:uiPriority w:val="0"/>
    <w:pPr>
      <w:keepNext/>
      <w:keepLines/>
      <w:outlineLvl w:val="1"/>
    </w:pPr>
    <w:rPr>
      <w:rFonts w:ascii="仿宋" w:hAnsi="仿宋" w:eastAsia="仿宋"/>
      <w:b/>
      <w:bCs/>
      <w:sz w:val="32"/>
      <w:szCs w:val="32"/>
    </w:rPr>
  </w:style>
  <w:style w:type="paragraph" w:styleId="5">
    <w:name w:val="heading 3"/>
    <w:basedOn w:val="1"/>
    <w:next w:val="1"/>
    <w:link w:val="160"/>
    <w:unhideWhenUsed/>
    <w:qFormat/>
    <w:uiPriority w:val="0"/>
    <w:pPr>
      <w:keepNext/>
      <w:keepLines/>
      <w:spacing w:line="580" w:lineRule="exact"/>
      <w:outlineLvl w:val="2"/>
    </w:pPr>
    <w:rPr>
      <w:rFonts w:ascii="仿宋" w:hAnsi="仿宋" w:eastAsia="仿宋"/>
      <w:b/>
      <w:bCs/>
      <w:sz w:val="32"/>
      <w:szCs w:val="32"/>
    </w:rPr>
  </w:style>
  <w:style w:type="paragraph" w:styleId="6">
    <w:name w:val="heading 4"/>
    <w:basedOn w:val="1"/>
    <w:next w:val="1"/>
    <w:link w:val="161"/>
    <w:unhideWhenUsed/>
    <w:qFormat/>
    <w:uiPriority w:val="0"/>
    <w:pPr>
      <w:keepNext/>
      <w:keepLines/>
      <w:spacing w:before="280" w:after="290" w:line="376" w:lineRule="auto"/>
      <w:outlineLvl w:val="3"/>
    </w:pPr>
    <w:rPr>
      <w:rFonts w:ascii="Cambria" w:hAnsi="Cambria"/>
      <w:b/>
      <w:bCs/>
      <w:sz w:val="28"/>
      <w:szCs w:val="28"/>
    </w:rPr>
  </w:style>
  <w:style w:type="paragraph" w:styleId="7">
    <w:name w:val="heading 5"/>
    <w:basedOn w:val="1"/>
    <w:next w:val="1"/>
    <w:link w:val="162"/>
    <w:unhideWhenUsed/>
    <w:qFormat/>
    <w:uiPriority w:val="0"/>
    <w:pPr>
      <w:widowControl/>
      <w:spacing w:before="240" w:after="60"/>
      <w:jc w:val="left"/>
      <w:outlineLvl w:val="4"/>
    </w:pPr>
    <w:rPr>
      <w:b/>
      <w:bCs/>
      <w:i/>
      <w:iCs/>
      <w:snapToGrid w:val="0"/>
      <w:kern w:val="0"/>
      <w:sz w:val="26"/>
      <w:szCs w:val="26"/>
    </w:rPr>
  </w:style>
  <w:style w:type="paragraph" w:styleId="8">
    <w:name w:val="heading 6"/>
    <w:basedOn w:val="1"/>
    <w:next w:val="1"/>
    <w:link w:val="173"/>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180"/>
    <w:semiHidden/>
    <w:unhideWhenUsed/>
    <w:qFormat/>
    <w:uiPriority w:val="9"/>
    <w:pPr>
      <w:keepNext/>
      <w:keepLines/>
      <w:widowControl/>
      <w:spacing w:before="200" w:after="0" w:line="276" w:lineRule="auto"/>
      <w:jc w:val="left"/>
      <w:outlineLvl w:val="6"/>
    </w:pPr>
    <w:rPr>
      <w:rFonts w:asciiTheme="majorHAnsi" w:hAnsiTheme="majorHAnsi" w:eastAsiaTheme="majorEastAsia" w:cstheme="majorBidi"/>
      <w:i/>
      <w:iCs/>
      <w:color w:val="404040" w:themeColor="text1" w:themeTint="BF"/>
      <w:kern w:val="0"/>
      <w:sz w:val="22"/>
      <w:szCs w:val="22"/>
      <w:lang w:eastAsia="en-US"/>
      <w14:textFill>
        <w14:solidFill>
          <w14:schemeClr w14:val="tx1">
            <w14:lumMod w14:val="75000"/>
            <w14:lumOff w14:val="25000"/>
          </w14:schemeClr>
        </w14:solidFill>
      </w14:textFill>
    </w:rPr>
  </w:style>
  <w:style w:type="paragraph" w:styleId="10">
    <w:name w:val="heading 8"/>
    <w:basedOn w:val="1"/>
    <w:next w:val="1"/>
    <w:link w:val="181"/>
    <w:semiHidden/>
    <w:unhideWhenUsed/>
    <w:qFormat/>
    <w:uiPriority w:val="9"/>
    <w:pPr>
      <w:keepNext/>
      <w:keepLines/>
      <w:widowControl/>
      <w:spacing w:before="200" w:after="0" w:line="276" w:lineRule="auto"/>
      <w:jc w:val="left"/>
      <w:outlineLvl w:val="7"/>
    </w:pPr>
    <w:rPr>
      <w:rFonts w:asciiTheme="majorHAnsi" w:hAnsiTheme="majorHAnsi" w:eastAsiaTheme="majorEastAsia" w:cstheme="majorBidi"/>
      <w:color w:val="4F81BD" w:themeColor="accent1"/>
      <w:kern w:val="0"/>
      <w:sz w:val="20"/>
      <w:szCs w:val="20"/>
      <w:lang w:eastAsia="en-US"/>
      <w14:textFill>
        <w14:solidFill>
          <w14:schemeClr w14:val="accent1"/>
        </w14:solidFill>
      </w14:textFill>
    </w:rPr>
  </w:style>
  <w:style w:type="paragraph" w:styleId="11">
    <w:name w:val="heading 9"/>
    <w:basedOn w:val="1"/>
    <w:next w:val="1"/>
    <w:link w:val="182"/>
    <w:semiHidden/>
    <w:unhideWhenUsed/>
    <w:qFormat/>
    <w:uiPriority w:val="9"/>
    <w:pPr>
      <w:keepNext/>
      <w:keepLines/>
      <w:widowControl/>
      <w:spacing w:before="200" w:after="0" w:line="276" w:lineRule="auto"/>
      <w:jc w:val="left"/>
      <w:outlineLvl w:val="8"/>
    </w:pPr>
    <w:rPr>
      <w:rFonts w:asciiTheme="majorHAnsi" w:hAnsiTheme="majorHAnsi" w:eastAsiaTheme="majorEastAsia" w:cstheme="majorBidi"/>
      <w:i/>
      <w:iCs/>
      <w:color w:val="404040" w:themeColor="text1" w:themeTint="BF"/>
      <w:kern w:val="0"/>
      <w:sz w:val="20"/>
      <w:szCs w:val="20"/>
      <w:lang w:eastAsia="en-US"/>
      <w14:textFill>
        <w14:solidFill>
          <w14:schemeClr w14:val="tx1">
            <w14:lumMod w14:val="75000"/>
            <w14:lumOff w14:val="25000"/>
          </w14:schemeClr>
        </w14:solidFill>
      </w14:textFill>
    </w:rPr>
  </w:style>
  <w:style w:type="character" w:default="1" w:styleId="150">
    <w:name w:val="Default Paragraph Font"/>
    <w:semiHidden/>
    <w:unhideWhenUsed/>
    <w:qFormat/>
    <w:uiPriority w:val="1"/>
  </w:style>
  <w:style w:type="table" w:default="1" w:styleId="50">
    <w:name w:val="Normal Table"/>
    <w:semiHidden/>
    <w:unhideWhenUsed/>
    <w:qFormat/>
    <w:uiPriority w:val="99"/>
    <w:tblPr>
      <w:tblLayout w:type="fixed"/>
      <w:tblCellMar>
        <w:top w:w="0" w:type="dxa"/>
        <w:left w:w="108" w:type="dxa"/>
        <w:bottom w:w="0" w:type="dxa"/>
        <w:right w:w="108" w:type="dxa"/>
      </w:tblCellMar>
    </w:tblPr>
  </w:style>
  <w:style w:type="paragraph" w:styleId="2">
    <w:name w:val="macro"/>
    <w:link w:val="18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widowControl/>
      <w:spacing w:after="200" w:line="276" w:lineRule="auto"/>
      <w:ind w:left="1080" w:hanging="360"/>
      <w:contextualSpacing/>
      <w:jc w:val="left"/>
    </w:pPr>
    <w:rPr>
      <w:rFonts w:asciiTheme="minorHAnsi" w:hAnsiTheme="minorHAnsi" w:eastAsiaTheme="minorEastAsia" w:cstheme="minorBidi"/>
      <w:kern w:val="0"/>
      <w:sz w:val="22"/>
      <w:szCs w:val="22"/>
      <w:lang w:eastAsia="en-US"/>
    </w:rPr>
  </w:style>
  <w:style w:type="paragraph" w:styleId="13">
    <w:name w:val="toc 7"/>
    <w:basedOn w:val="1"/>
    <w:next w:val="1"/>
    <w:unhideWhenUsed/>
    <w:qFormat/>
    <w:uiPriority w:val="39"/>
    <w:pPr>
      <w:ind w:left="2520" w:leftChars="1200"/>
      <w:jc w:val="left"/>
    </w:pPr>
    <w:rPr>
      <w:rFonts w:asciiTheme="minorHAnsi" w:hAnsiTheme="minorHAnsi" w:eastAsiaTheme="minorEastAsia" w:cstheme="minorBidi"/>
      <w:sz w:val="22"/>
      <w:szCs w:val="24"/>
      <w14:ligatures w14:val="standardContextual"/>
    </w:rPr>
  </w:style>
  <w:style w:type="paragraph" w:styleId="14">
    <w:name w:val="List Number 2"/>
    <w:basedOn w:val="1"/>
    <w:unhideWhenUsed/>
    <w:qFormat/>
    <w:uiPriority w:val="99"/>
    <w:pPr>
      <w:widowControl/>
      <w:numPr>
        <w:ilvl w:val="0"/>
        <w:numId w:val="1"/>
      </w:numPr>
      <w:spacing w:after="200" w:line="276" w:lineRule="auto"/>
      <w:contextualSpacing/>
      <w:jc w:val="left"/>
    </w:pPr>
    <w:rPr>
      <w:rFonts w:asciiTheme="minorHAnsi" w:hAnsiTheme="minorHAnsi" w:eastAsiaTheme="minorEastAsia" w:cstheme="minorBidi"/>
      <w:kern w:val="0"/>
      <w:sz w:val="22"/>
      <w:szCs w:val="22"/>
      <w:lang w:eastAsia="en-US"/>
    </w:rPr>
  </w:style>
  <w:style w:type="paragraph" w:styleId="15">
    <w:name w:val="List Number"/>
    <w:basedOn w:val="1"/>
    <w:unhideWhenUsed/>
    <w:qFormat/>
    <w:uiPriority w:val="99"/>
    <w:pPr>
      <w:widowControl/>
      <w:numPr>
        <w:ilvl w:val="0"/>
        <w:numId w:val="2"/>
      </w:numPr>
      <w:spacing w:after="200" w:line="276" w:lineRule="auto"/>
      <w:contextualSpacing/>
      <w:jc w:val="left"/>
    </w:pPr>
    <w:rPr>
      <w:rFonts w:asciiTheme="minorHAnsi" w:hAnsiTheme="minorHAnsi" w:eastAsiaTheme="minorEastAsia" w:cstheme="minorBidi"/>
      <w:kern w:val="0"/>
      <w:sz w:val="22"/>
      <w:szCs w:val="22"/>
      <w:lang w:eastAsia="en-US"/>
    </w:rPr>
  </w:style>
  <w:style w:type="paragraph" w:styleId="16">
    <w:name w:val="Normal Indent"/>
    <w:basedOn w:val="1"/>
    <w:qFormat/>
    <w:uiPriority w:val="0"/>
    <w:pPr>
      <w:spacing w:before="60" w:beforeLines="60" w:after="60" w:afterLines="60"/>
      <w:ind w:firstLine="256" w:firstLineChars="256"/>
      <w:jc w:val="left"/>
    </w:pPr>
    <w:rPr>
      <w:rFonts w:ascii="宋体"/>
      <w:snapToGrid w:val="0"/>
      <w:kern w:val="0"/>
      <w:szCs w:val="20"/>
    </w:rPr>
  </w:style>
  <w:style w:type="paragraph" w:styleId="17">
    <w:name w:val="caption"/>
    <w:basedOn w:val="1"/>
    <w:next w:val="1"/>
    <w:semiHidden/>
    <w:unhideWhenUsed/>
    <w:qFormat/>
    <w:uiPriority w:val="35"/>
    <w:pPr>
      <w:widowControl/>
      <w:spacing w:after="200" w:line="240" w:lineRule="auto"/>
      <w:jc w:val="left"/>
    </w:pPr>
    <w:rPr>
      <w:rFonts w:asciiTheme="minorHAnsi" w:hAnsiTheme="minorHAnsi" w:eastAsiaTheme="minorEastAsia" w:cstheme="minorBidi"/>
      <w:b/>
      <w:bCs/>
      <w:color w:val="4F81BD" w:themeColor="accent1"/>
      <w:kern w:val="0"/>
      <w:sz w:val="18"/>
      <w:szCs w:val="18"/>
      <w:lang w:eastAsia="en-US"/>
      <w14:textFill>
        <w14:solidFill>
          <w14:schemeClr w14:val="accent1"/>
        </w14:solidFill>
      </w14:textFill>
    </w:rPr>
  </w:style>
  <w:style w:type="paragraph" w:styleId="18">
    <w:name w:val="List Bullet"/>
    <w:basedOn w:val="1"/>
    <w:unhideWhenUsed/>
    <w:qFormat/>
    <w:uiPriority w:val="99"/>
    <w:pPr>
      <w:widowControl/>
      <w:numPr>
        <w:ilvl w:val="0"/>
        <w:numId w:val="3"/>
      </w:numPr>
      <w:spacing w:after="200" w:line="276" w:lineRule="auto"/>
      <w:contextualSpacing/>
      <w:jc w:val="left"/>
    </w:pPr>
    <w:rPr>
      <w:rFonts w:asciiTheme="minorHAnsi" w:hAnsiTheme="minorHAnsi" w:eastAsiaTheme="minorEastAsia" w:cstheme="minorBidi"/>
      <w:kern w:val="0"/>
      <w:sz w:val="22"/>
      <w:szCs w:val="22"/>
      <w:lang w:eastAsia="en-US"/>
    </w:rPr>
  </w:style>
  <w:style w:type="paragraph" w:styleId="19">
    <w:name w:val="annotation text"/>
    <w:basedOn w:val="1"/>
    <w:link w:val="174"/>
    <w:unhideWhenUsed/>
    <w:qFormat/>
    <w:uiPriority w:val="0"/>
    <w:pPr>
      <w:jc w:val="left"/>
    </w:pPr>
  </w:style>
  <w:style w:type="paragraph" w:styleId="20">
    <w:name w:val="Body Text 3"/>
    <w:basedOn w:val="1"/>
    <w:link w:val="184"/>
    <w:unhideWhenUsed/>
    <w:qFormat/>
    <w:uiPriority w:val="99"/>
    <w:pPr>
      <w:widowControl/>
      <w:spacing w:after="120" w:line="276" w:lineRule="auto"/>
      <w:jc w:val="left"/>
    </w:pPr>
    <w:rPr>
      <w:rFonts w:asciiTheme="minorHAnsi" w:hAnsiTheme="minorHAnsi" w:eastAsiaTheme="minorEastAsia" w:cstheme="minorBidi"/>
      <w:kern w:val="0"/>
      <w:sz w:val="16"/>
      <w:szCs w:val="16"/>
      <w:lang w:eastAsia="en-US"/>
    </w:rPr>
  </w:style>
  <w:style w:type="paragraph" w:styleId="21">
    <w:name w:val="List Bullet 3"/>
    <w:basedOn w:val="1"/>
    <w:unhideWhenUsed/>
    <w:qFormat/>
    <w:uiPriority w:val="99"/>
    <w:pPr>
      <w:widowControl/>
      <w:numPr>
        <w:ilvl w:val="0"/>
        <w:numId w:val="4"/>
      </w:numPr>
      <w:spacing w:after="200" w:line="276" w:lineRule="auto"/>
      <w:contextualSpacing/>
      <w:jc w:val="left"/>
    </w:pPr>
    <w:rPr>
      <w:rFonts w:asciiTheme="minorHAnsi" w:hAnsiTheme="minorHAnsi" w:eastAsiaTheme="minorEastAsia" w:cstheme="minorBidi"/>
      <w:kern w:val="0"/>
      <w:sz w:val="22"/>
      <w:szCs w:val="22"/>
      <w:lang w:eastAsia="en-US"/>
    </w:rPr>
  </w:style>
  <w:style w:type="paragraph" w:styleId="22">
    <w:name w:val="Body Text"/>
    <w:basedOn w:val="1"/>
    <w:link w:val="185"/>
    <w:unhideWhenUsed/>
    <w:qFormat/>
    <w:uiPriority w:val="99"/>
    <w:pPr>
      <w:widowControl/>
      <w:spacing w:after="120" w:line="276" w:lineRule="auto"/>
      <w:jc w:val="left"/>
    </w:pPr>
    <w:rPr>
      <w:rFonts w:asciiTheme="minorHAnsi" w:hAnsiTheme="minorHAnsi" w:eastAsiaTheme="minorEastAsia" w:cstheme="minorBidi"/>
      <w:kern w:val="0"/>
      <w:sz w:val="22"/>
      <w:szCs w:val="22"/>
      <w:lang w:eastAsia="en-US"/>
    </w:rPr>
  </w:style>
  <w:style w:type="paragraph" w:styleId="23">
    <w:name w:val="Body Text Indent"/>
    <w:basedOn w:val="1"/>
    <w:link w:val="163"/>
    <w:qFormat/>
    <w:uiPriority w:val="0"/>
    <w:pPr>
      <w:spacing w:line="560" w:lineRule="exact"/>
      <w:ind w:firstLine="640" w:firstLineChars="200"/>
    </w:pPr>
    <w:rPr>
      <w:rFonts w:eastAsia="黑体"/>
      <w:sz w:val="32"/>
    </w:rPr>
  </w:style>
  <w:style w:type="paragraph" w:styleId="24">
    <w:name w:val="List Number 3"/>
    <w:basedOn w:val="1"/>
    <w:unhideWhenUsed/>
    <w:qFormat/>
    <w:uiPriority w:val="99"/>
    <w:pPr>
      <w:widowControl/>
      <w:numPr>
        <w:ilvl w:val="0"/>
        <w:numId w:val="5"/>
      </w:numPr>
      <w:spacing w:after="200" w:line="276" w:lineRule="auto"/>
      <w:contextualSpacing/>
      <w:jc w:val="left"/>
    </w:pPr>
    <w:rPr>
      <w:rFonts w:asciiTheme="minorHAnsi" w:hAnsiTheme="minorHAnsi" w:eastAsiaTheme="minorEastAsia" w:cstheme="minorBidi"/>
      <w:kern w:val="0"/>
      <w:sz w:val="22"/>
      <w:szCs w:val="22"/>
      <w:lang w:eastAsia="en-US"/>
    </w:rPr>
  </w:style>
  <w:style w:type="paragraph" w:styleId="25">
    <w:name w:val="List 2"/>
    <w:basedOn w:val="1"/>
    <w:unhideWhenUsed/>
    <w:qFormat/>
    <w:uiPriority w:val="99"/>
    <w:pPr>
      <w:widowControl/>
      <w:spacing w:after="200" w:line="276" w:lineRule="auto"/>
      <w:ind w:left="720" w:hanging="360"/>
      <w:contextualSpacing/>
      <w:jc w:val="left"/>
    </w:pPr>
    <w:rPr>
      <w:rFonts w:asciiTheme="minorHAnsi" w:hAnsiTheme="minorHAnsi" w:eastAsiaTheme="minorEastAsia" w:cstheme="minorBidi"/>
      <w:kern w:val="0"/>
      <w:sz w:val="22"/>
      <w:szCs w:val="22"/>
      <w:lang w:eastAsia="en-US"/>
    </w:rPr>
  </w:style>
  <w:style w:type="paragraph" w:styleId="26">
    <w:name w:val="List Continue"/>
    <w:basedOn w:val="1"/>
    <w:unhideWhenUsed/>
    <w:qFormat/>
    <w:uiPriority w:val="99"/>
    <w:pPr>
      <w:widowControl/>
      <w:spacing w:after="120" w:line="276" w:lineRule="auto"/>
      <w:ind w:left="360"/>
      <w:contextualSpacing/>
      <w:jc w:val="left"/>
    </w:pPr>
    <w:rPr>
      <w:rFonts w:asciiTheme="minorHAnsi" w:hAnsiTheme="minorHAnsi" w:eastAsiaTheme="minorEastAsia" w:cstheme="minorBidi"/>
      <w:kern w:val="0"/>
      <w:sz w:val="22"/>
      <w:szCs w:val="22"/>
      <w:lang w:eastAsia="en-US"/>
    </w:rPr>
  </w:style>
  <w:style w:type="paragraph" w:styleId="27">
    <w:name w:val="List Bullet 2"/>
    <w:basedOn w:val="1"/>
    <w:unhideWhenUsed/>
    <w:qFormat/>
    <w:uiPriority w:val="99"/>
    <w:pPr>
      <w:widowControl/>
      <w:numPr>
        <w:ilvl w:val="0"/>
        <w:numId w:val="6"/>
      </w:numPr>
      <w:spacing w:after="200" w:line="276" w:lineRule="auto"/>
      <w:contextualSpacing/>
      <w:jc w:val="left"/>
    </w:pPr>
    <w:rPr>
      <w:rFonts w:asciiTheme="minorHAnsi" w:hAnsiTheme="minorHAnsi" w:eastAsiaTheme="minorEastAsia" w:cstheme="minorBidi"/>
      <w:kern w:val="0"/>
      <w:sz w:val="22"/>
      <w:szCs w:val="22"/>
      <w:lang w:eastAsia="en-US"/>
    </w:rPr>
  </w:style>
  <w:style w:type="paragraph" w:styleId="28">
    <w:name w:val="toc 5"/>
    <w:basedOn w:val="1"/>
    <w:next w:val="1"/>
    <w:unhideWhenUsed/>
    <w:qFormat/>
    <w:uiPriority w:val="39"/>
    <w:pPr>
      <w:ind w:left="1680" w:leftChars="800"/>
      <w:jc w:val="left"/>
    </w:pPr>
    <w:rPr>
      <w:rFonts w:asciiTheme="minorHAnsi" w:hAnsiTheme="minorHAnsi" w:eastAsiaTheme="minorEastAsia" w:cstheme="minorBidi"/>
      <w:sz w:val="22"/>
      <w:szCs w:val="24"/>
      <w14:ligatures w14:val="standardContextual"/>
    </w:rPr>
  </w:style>
  <w:style w:type="paragraph" w:styleId="29">
    <w:name w:val="toc 3"/>
    <w:basedOn w:val="1"/>
    <w:next w:val="1"/>
    <w:qFormat/>
    <w:uiPriority w:val="39"/>
    <w:pPr>
      <w:ind w:left="840" w:leftChars="400"/>
    </w:pPr>
    <w:rPr>
      <w:szCs w:val="20"/>
    </w:rPr>
  </w:style>
  <w:style w:type="paragraph" w:styleId="30">
    <w:name w:val="toc 8"/>
    <w:basedOn w:val="1"/>
    <w:next w:val="1"/>
    <w:unhideWhenUsed/>
    <w:qFormat/>
    <w:uiPriority w:val="39"/>
    <w:pPr>
      <w:ind w:left="2940" w:leftChars="1400"/>
      <w:jc w:val="left"/>
    </w:pPr>
    <w:rPr>
      <w:rFonts w:asciiTheme="minorHAnsi" w:hAnsiTheme="minorHAnsi" w:eastAsiaTheme="minorEastAsia" w:cstheme="minorBidi"/>
      <w:sz w:val="22"/>
      <w:szCs w:val="24"/>
      <w14:ligatures w14:val="standardContextual"/>
    </w:rPr>
  </w:style>
  <w:style w:type="paragraph" w:styleId="31">
    <w:name w:val="Date"/>
    <w:basedOn w:val="1"/>
    <w:next w:val="1"/>
    <w:link w:val="164"/>
    <w:qFormat/>
    <w:uiPriority w:val="0"/>
    <w:pPr>
      <w:ind w:left="100" w:leftChars="2500"/>
    </w:pPr>
    <w:rPr>
      <w:rFonts w:ascii="仿宋_GB2312"/>
    </w:rPr>
  </w:style>
  <w:style w:type="paragraph" w:styleId="32">
    <w:name w:val="Balloon Text"/>
    <w:basedOn w:val="1"/>
    <w:link w:val="171"/>
    <w:semiHidden/>
    <w:unhideWhenUsed/>
    <w:qFormat/>
    <w:uiPriority w:val="99"/>
    <w:rPr>
      <w:sz w:val="18"/>
      <w:szCs w:val="18"/>
    </w:rPr>
  </w:style>
  <w:style w:type="paragraph" w:styleId="33">
    <w:name w:val="footer"/>
    <w:basedOn w:val="1"/>
    <w:link w:val="157"/>
    <w:unhideWhenUsed/>
    <w:qFormat/>
    <w:uiPriority w:val="0"/>
    <w:pPr>
      <w:tabs>
        <w:tab w:val="center" w:pos="4153"/>
        <w:tab w:val="right" w:pos="8306"/>
      </w:tabs>
      <w:snapToGrid w:val="0"/>
      <w:jc w:val="left"/>
    </w:pPr>
    <w:rPr>
      <w:sz w:val="18"/>
      <w:szCs w:val="18"/>
    </w:rPr>
  </w:style>
  <w:style w:type="paragraph" w:styleId="34">
    <w:name w:val="header"/>
    <w:basedOn w:val="1"/>
    <w:link w:val="156"/>
    <w:unhideWhenUsed/>
    <w:qFormat/>
    <w:uiPriority w:val="0"/>
    <w:pPr>
      <w:pBdr>
        <w:bottom w:val="single" w:color="auto" w:sz="6" w:space="1"/>
      </w:pBdr>
      <w:tabs>
        <w:tab w:val="center" w:pos="4153"/>
        <w:tab w:val="right" w:pos="8306"/>
      </w:tabs>
      <w:snapToGrid w:val="0"/>
      <w:jc w:val="center"/>
    </w:pPr>
    <w:rPr>
      <w:sz w:val="18"/>
      <w:szCs w:val="18"/>
    </w:rPr>
  </w:style>
  <w:style w:type="paragraph" w:styleId="35">
    <w:name w:val="toc 1"/>
    <w:basedOn w:val="1"/>
    <w:next w:val="1"/>
    <w:qFormat/>
    <w:uiPriority w:val="39"/>
    <w:rPr>
      <w:szCs w:val="20"/>
    </w:rPr>
  </w:style>
  <w:style w:type="paragraph" w:styleId="36">
    <w:name w:val="toc 4"/>
    <w:basedOn w:val="1"/>
    <w:next w:val="1"/>
    <w:unhideWhenUsed/>
    <w:qFormat/>
    <w:uiPriority w:val="39"/>
    <w:pPr>
      <w:ind w:left="1260" w:leftChars="600"/>
      <w:jc w:val="left"/>
    </w:pPr>
    <w:rPr>
      <w:rFonts w:asciiTheme="minorHAnsi" w:hAnsiTheme="minorHAnsi" w:eastAsiaTheme="minorEastAsia" w:cstheme="minorBidi"/>
      <w:sz w:val="22"/>
      <w:szCs w:val="24"/>
      <w14:ligatures w14:val="standardContextual"/>
    </w:rPr>
  </w:style>
  <w:style w:type="paragraph" w:styleId="37">
    <w:name w:val="Subtitle"/>
    <w:basedOn w:val="1"/>
    <w:next w:val="1"/>
    <w:link w:val="186"/>
    <w:qFormat/>
    <w:uiPriority w:val="11"/>
    <w:pPr>
      <w:widowControl/>
      <w:spacing w:after="200" w:line="276" w:lineRule="auto"/>
      <w:jc w:val="left"/>
    </w:pPr>
    <w:rPr>
      <w:rFonts w:asciiTheme="majorHAnsi" w:hAnsiTheme="majorHAnsi" w:eastAsiaTheme="majorEastAsia" w:cstheme="majorBidi"/>
      <w:i/>
      <w:iCs/>
      <w:color w:val="4F81BD" w:themeColor="accent1"/>
      <w:spacing w:val="15"/>
      <w:kern w:val="0"/>
      <w:sz w:val="24"/>
      <w:szCs w:val="24"/>
      <w:lang w:eastAsia="en-US"/>
      <w14:textFill>
        <w14:solidFill>
          <w14:schemeClr w14:val="accent1"/>
        </w14:solidFill>
      </w14:textFill>
    </w:rPr>
  </w:style>
  <w:style w:type="paragraph" w:styleId="38">
    <w:name w:val="List"/>
    <w:basedOn w:val="1"/>
    <w:unhideWhenUsed/>
    <w:qFormat/>
    <w:uiPriority w:val="99"/>
    <w:pPr>
      <w:widowControl/>
      <w:spacing w:after="200" w:line="276" w:lineRule="auto"/>
      <w:ind w:left="360" w:hanging="360"/>
      <w:contextualSpacing/>
      <w:jc w:val="left"/>
    </w:pPr>
    <w:rPr>
      <w:rFonts w:asciiTheme="minorHAnsi" w:hAnsiTheme="minorHAnsi" w:eastAsiaTheme="minorEastAsia" w:cstheme="minorBidi"/>
      <w:kern w:val="0"/>
      <w:sz w:val="22"/>
      <w:szCs w:val="22"/>
      <w:lang w:eastAsia="en-US"/>
    </w:rPr>
  </w:style>
  <w:style w:type="paragraph" w:styleId="39">
    <w:name w:val="toc 6"/>
    <w:basedOn w:val="1"/>
    <w:next w:val="1"/>
    <w:unhideWhenUsed/>
    <w:qFormat/>
    <w:uiPriority w:val="39"/>
    <w:pPr>
      <w:ind w:left="2100" w:leftChars="1000"/>
      <w:jc w:val="left"/>
    </w:pPr>
    <w:rPr>
      <w:rFonts w:asciiTheme="minorHAnsi" w:hAnsiTheme="minorHAnsi" w:eastAsiaTheme="minorEastAsia" w:cstheme="minorBidi"/>
      <w:sz w:val="22"/>
      <w:szCs w:val="24"/>
      <w14:ligatures w14:val="standardContextual"/>
    </w:rPr>
  </w:style>
  <w:style w:type="paragraph" w:styleId="40">
    <w:name w:val="toc 2"/>
    <w:basedOn w:val="1"/>
    <w:next w:val="1"/>
    <w:qFormat/>
    <w:uiPriority w:val="39"/>
    <w:pPr>
      <w:ind w:left="420" w:leftChars="200"/>
    </w:pPr>
    <w:rPr>
      <w:szCs w:val="20"/>
    </w:rPr>
  </w:style>
  <w:style w:type="paragraph" w:styleId="41">
    <w:name w:val="toc 9"/>
    <w:basedOn w:val="1"/>
    <w:next w:val="1"/>
    <w:unhideWhenUsed/>
    <w:qFormat/>
    <w:uiPriority w:val="39"/>
    <w:pPr>
      <w:ind w:left="3360" w:leftChars="1600"/>
      <w:jc w:val="left"/>
    </w:pPr>
    <w:rPr>
      <w:rFonts w:asciiTheme="minorHAnsi" w:hAnsiTheme="minorHAnsi" w:eastAsiaTheme="minorEastAsia" w:cstheme="minorBidi"/>
      <w:sz w:val="22"/>
      <w:szCs w:val="24"/>
      <w14:ligatures w14:val="standardContextual"/>
    </w:rPr>
  </w:style>
  <w:style w:type="paragraph" w:styleId="42">
    <w:name w:val="Body Text 2"/>
    <w:basedOn w:val="1"/>
    <w:link w:val="187"/>
    <w:unhideWhenUsed/>
    <w:qFormat/>
    <w:uiPriority w:val="99"/>
    <w:pPr>
      <w:widowControl/>
      <w:spacing w:after="120" w:line="480" w:lineRule="auto"/>
      <w:jc w:val="left"/>
    </w:pPr>
    <w:rPr>
      <w:rFonts w:asciiTheme="minorHAnsi" w:hAnsiTheme="minorHAnsi" w:eastAsiaTheme="minorEastAsia" w:cstheme="minorBidi"/>
      <w:kern w:val="0"/>
      <w:sz w:val="22"/>
      <w:szCs w:val="22"/>
      <w:lang w:eastAsia="en-US"/>
    </w:rPr>
  </w:style>
  <w:style w:type="paragraph" w:styleId="43">
    <w:name w:val="List Continue 2"/>
    <w:basedOn w:val="1"/>
    <w:unhideWhenUsed/>
    <w:qFormat/>
    <w:uiPriority w:val="99"/>
    <w:pPr>
      <w:widowControl/>
      <w:spacing w:after="120" w:line="276" w:lineRule="auto"/>
      <w:ind w:left="720"/>
      <w:contextualSpacing/>
      <w:jc w:val="left"/>
    </w:pPr>
    <w:rPr>
      <w:rFonts w:asciiTheme="minorHAnsi" w:hAnsiTheme="minorHAnsi" w:eastAsiaTheme="minorEastAsia" w:cstheme="minorBidi"/>
      <w:kern w:val="0"/>
      <w:sz w:val="22"/>
      <w:szCs w:val="22"/>
      <w:lang w:eastAsia="en-US"/>
    </w:rPr>
  </w:style>
  <w:style w:type="paragraph" w:styleId="44">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45">
    <w:name w:val="List Continue 3"/>
    <w:basedOn w:val="1"/>
    <w:unhideWhenUsed/>
    <w:qFormat/>
    <w:uiPriority w:val="99"/>
    <w:pPr>
      <w:widowControl/>
      <w:spacing w:after="120" w:line="276" w:lineRule="auto"/>
      <w:ind w:left="1080"/>
      <w:contextualSpacing/>
      <w:jc w:val="left"/>
    </w:pPr>
    <w:rPr>
      <w:rFonts w:asciiTheme="minorHAnsi" w:hAnsiTheme="minorHAnsi" w:eastAsiaTheme="minorEastAsia" w:cstheme="minorBidi"/>
      <w:kern w:val="0"/>
      <w:sz w:val="22"/>
      <w:szCs w:val="22"/>
      <w:lang w:eastAsia="en-US"/>
    </w:rPr>
  </w:style>
  <w:style w:type="paragraph" w:styleId="46">
    <w:name w:val="index 1"/>
    <w:basedOn w:val="1"/>
    <w:next w:val="1"/>
    <w:qFormat/>
    <w:uiPriority w:val="0"/>
    <w:pPr>
      <w:ind w:left="210" w:hanging="210"/>
      <w:jc w:val="left"/>
    </w:pPr>
  </w:style>
  <w:style w:type="paragraph" w:styleId="47">
    <w:name w:val="Title"/>
    <w:basedOn w:val="1"/>
    <w:next w:val="1"/>
    <w:link w:val="188"/>
    <w:qFormat/>
    <w:uiPriority w:val="10"/>
    <w:pPr>
      <w:widowControl/>
      <w:pBdr>
        <w:bottom w:val="single" w:color="4F81BD" w:themeColor="accent1" w:sz="8" w:space="4"/>
      </w:pBdr>
      <w:spacing w:after="300" w:line="240" w:lineRule="auto"/>
      <w:contextualSpacing/>
      <w:jc w:val="left"/>
    </w:pPr>
    <w:rPr>
      <w:rFonts w:asciiTheme="majorHAnsi" w:hAnsiTheme="majorHAnsi" w:eastAsiaTheme="majorEastAsia" w:cstheme="majorBidi"/>
      <w:color w:val="17375E" w:themeColor="text2" w:themeShade="BF"/>
      <w:spacing w:val="5"/>
      <w:kern w:val="28"/>
      <w:sz w:val="52"/>
      <w:szCs w:val="52"/>
      <w:lang w:eastAsia="en-US"/>
    </w:rPr>
  </w:style>
  <w:style w:type="paragraph" w:styleId="48">
    <w:name w:val="annotation subject"/>
    <w:basedOn w:val="19"/>
    <w:next w:val="19"/>
    <w:link w:val="175"/>
    <w:unhideWhenUsed/>
    <w:qFormat/>
    <w:uiPriority w:val="0"/>
    <w:rPr>
      <w:b/>
      <w:bCs/>
    </w:rPr>
  </w:style>
  <w:style w:type="paragraph" w:styleId="49">
    <w:name w:val="Body Text First Indent"/>
    <w:basedOn w:val="22"/>
    <w:unhideWhenUsed/>
    <w:qFormat/>
    <w:uiPriority w:val="99"/>
    <w:pPr>
      <w:ind w:firstLine="420" w:firstLineChars="100"/>
    </w:pPr>
  </w:style>
  <w:style w:type="table" w:styleId="51">
    <w:name w:val="Table Grid"/>
    <w:basedOn w:val="5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52">
    <w:name w:val="Light Shading"/>
    <w:basedOn w:val="50"/>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53">
    <w:name w:val="Light Shading Accent 1"/>
    <w:basedOn w:val="50"/>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54">
    <w:name w:val="Light Shading Accent 2"/>
    <w:basedOn w:val="50"/>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55">
    <w:name w:val="Light Shading Accent 3"/>
    <w:basedOn w:val="50"/>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56">
    <w:name w:val="Light Shading Accent 4"/>
    <w:basedOn w:val="50"/>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57">
    <w:name w:val="Light Shading Accent 5"/>
    <w:basedOn w:val="50"/>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58">
    <w:name w:val="Light Shading Accent 6"/>
    <w:basedOn w:val="50"/>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59">
    <w:name w:val="Light List"/>
    <w:basedOn w:val="50"/>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60">
    <w:name w:val="Light List Accent 1"/>
    <w:basedOn w:val="50"/>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61">
    <w:name w:val="Light List Accent 2"/>
    <w:basedOn w:val="50"/>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62">
    <w:name w:val="Light List Accent 3"/>
    <w:basedOn w:val="50"/>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63">
    <w:name w:val="Light List Accent 4"/>
    <w:basedOn w:val="50"/>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64">
    <w:name w:val="Light List Accent 5"/>
    <w:basedOn w:val="50"/>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5">
    <w:name w:val="Light List Accent 6"/>
    <w:basedOn w:val="50"/>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6">
    <w:name w:val="Light Grid"/>
    <w:basedOn w:val="50"/>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7">
    <w:name w:val="Light Grid Accent 1"/>
    <w:basedOn w:val="50"/>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8">
    <w:name w:val="Light Grid Accent 2"/>
    <w:basedOn w:val="50"/>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9">
    <w:name w:val="Light Grid Accent 3"/>
    <w:basedOn w:val="50"/>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70">
    <w:name w:val="Light Grid Accent 4"/>
    <w:basedOn w:val="50"/>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71">
    <w:name w:val="Light Grid Accent 5"/>
    <w:basedOn w:val="50"/>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72">
    <w:name w:val="Light Grid Accent 6"/>
    <w:basedOn w:val="50"/>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73">
    <w:name w:val="Medium Shading 1"/>
    <w:basedOn w:val="50"/>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74">
    <w:name w:val="Medium Shading 1 Accent 1"/>
    <w:basedOn w:val="50"/>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75">
    <w:name w:val="Medium Shading 1 Accent 2"/>
    <w:basedOn w:val="50"/>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76">
    <w:name w:val="Medium Shading 1 Accent 3"/>
    <w:basedOn w:val="50"/>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77">
    <w:name w:val="Medium Shading 1 Accent 4"/>
    <w:basedOn w:val="50"/>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78">
    <w:name w:val="Medium Shading 1 Accent 5"/>
    <w:basedOn w:val="50"/>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79">
    <w:name w:val="Medium Shading 1 Accent 6"/>
    <w:basedOn w:val="50"/>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80">
    <w:name w:val="Medium Shading 2"/>
    <w:basedOn w:val="50"/>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81">
    <w:name w:val="Medium Shading 2 Accent 1"/>
    <w:basedOn w:val="50"/>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82">
    <w:name w:val="Medium Shading 2 Accent 2"/>
    <w:basedOn w:val="50"/>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83">
    <w:name w:val="Medium Shading 2 Accent 3"/>
    <w:basedOn w:val="50"/>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84">
    <w:name w:val="Medium Shading 2 Accent 4"/>
    <w:basedOn w:val="50"/>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85">
    <w:name w:val="Medium Shading 2 Accent 5"/>
    <w:basedOn w:val="50"/>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86">
    <w:name w:val="Medium Shading 2 Accent 6"/>
    <w:basedOn w:val="50"/>
    <w:qFormat/>
    <w:uiPriority w:val="64"/>
    <w:pPr>
      <w:spacing w:after="0" w:line="240" w:lineRule="auto"/>
    </w:pPr>
    <w:tblPr>
      <w:tblBorders>
        <w:top w:val="single" w:color="auto" w:sz="18" w:space="0"/>
        <w:bottom w:val="single" w:color="auto" w:sz="18" w:space="0"/>
      </w:tblBorders>
      <w:tblLayout w:type="fixed"/>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87">
    <w:name w:val="Medium List 1"/>
    <w:basedOn w:val="50"/>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88">
    <w:name w:val="Medium List 1 Accent 1"/>
    <w:basedOn w:val="50"/>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89">
    <w:name w:val="Medium List 1 Accent 2"/>
    <w:basedOn w:val="50"/>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90">
    <w:name w:val="Medium List 1 Accent 3"/>
    <w:basedOn w:val="50"/>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91">
    <w:name w:val="Medium List 1 Accent 4"/>
    <w:basedOn w:val="50"/>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92">
    <w:name w:val="Medium List 1 Accent 5"/>
    <w:basedOn w:val="50"/>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93">
    <w:name w:val="Medium List 1 Accent 6"/>
    <w:basedOn w:val="50"/>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94">
    <w:name w:val="Medium List 2"/>
    <w:basedOn w:val="50"/>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95">
    <w:name w:val="Medium List 2 Accent 1"/>
    <w:basedOn w:val="50"/>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96">
    <w:name w:val="Medium List 2 Accent 2"/>
    <w:basedOn w:val="50"/>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97">
    <w:name w:val="Medium List 2 Accent 3"/>
    <w:basedOn w:val="50"/>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98">
    <w:name w:val="Medium List 2 Accent 4"/>
    <w:basedOn w:val="50"/>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99">
    <w:name w:val="Medium List 2 Accent 5"/>
    <w:basedOn w:val="50"/>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00">
    <w:name w:val="Medium List 2 Accent 6"/>
    <w:basedOn w:val="50"/>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101">
    <w:name w:val="Medium Grid 1"/>
    <w:basedOn w:val="50"/>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02">
    <w:name w:val="Medium Grid 1 Accent 1"/>
    <w:basedOn w:val="50"/>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03">
    <w:name w:val="Medium Grid 1 Accent 2"/>
    <w:basedOn w:val="50"/>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04">
    <w:name w:val="Medium Grid 1 Accent 3"/>
    <w:basedOn w:val="50"/>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05">
    <w:name w:val="Medium Grid 1 Accent 4"/>
    <w:basedOn w:val="50"/>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06">
    <w:name w:val="Medium Grid 1 Accent 5"/>
    <w:basedOn w:val="50"/>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07">
    <w:name w:val="Medium Grid 1 Accent 6"/>
    <w:basedOn w:val="50"/>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108">
    <w:name w:val="Medium Grid 2"/>
    <w:basedOn w:val="50"/>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109">
    <w:name w:val="Medium Grid 2 Accent 1"/>
    <w:basedOn w:val="50"/>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110">
    <w:name w:val="Medium Grid 2 Accent 2"/>
    <w:basedOn w:val="50"/>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111">
    <w:name w:val="Medium Grid 2 Accent 3"/>
    <w:basedOn w:val="50"/>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112">
    <w:name w:val="Medium Grid 2 Accent 4"/>
    <w:basedOn w:val="50"/>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113">
    <w:name w:val="Medium Grid 2 Accent 5"/>
    <w:basedOn w:val="50"/>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14">
    <w:name w:val="Medium Grid 2 Accent 6"/>
    <w:basedOn w:val="50"/>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15">
    <w:name w:val="Medium Grid 3"/>
    <w:basedOn w:val="50"/>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6">
    <w:name w:val="Medium Grid 3 Accent 1"/>
    <w:basedOn w:val="50"/>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7">
    <w:name w:val="Medium Grid 3 Accent 2"/>
    <w:basedOn w:val="50"/>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8">
    <w:name w:val="Medium Grid 3 Accent 3"/>
    <w:basedOn w:val="50"/>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9">
    <w:name w:val="Medium Grid 3 Accent 4"/>
    <w:basedOn w:val="50"/>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20">
    <w:name w:val="Medium Grid 3 Accent 5"/>
    <w:basedOn w:val="50"/>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21">
    <w:name w:val="Medium Grid 3 Accent 6"/>
    <w:basedOn w:val="50"/>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22">
    <w:name w:val="Dark List"/>
    <w:basedOn w:val="50"/>
    <w:qFormat/>
    <w:uiPriority w:val="70"/>
    <w:pPr>
      <w:spacing w:after="0" w:line="240" w:lineRule="auto"/>
    </w:pPr>
    <w:rPr>
      <w:color w:val="FFFFFF" w:themeColor="background1"/>
      <w14:textFill>
        <w14:solidFill>
          <w14:schemeClr w14:val="bg1"/>
        </w14:solidFill>
      </w14:textFill>
    </w:rPr>
    <w:tblPr>
      <w:tblLayout w:type="fixed"/>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23">
    <w:name w:val="Dark List Accent 1"/>
    <w:basedOn w:val="50"/>
    <w:qFormat/>
    <w:uiPriority w:val="70"/>
    <w:pPr>
      <w:spacing w:after="0" w:line="240" w:lineRule="auto"/>
    </w:pPr>
    <w:rPr>
      <w:color w:val="FFFFFF" w:themeColor="background1"/>
      <w14:textFill>
        <w14:solidFill>
          <w14:schemeClr w14:val="bg1"/>
        </w14:solidFill>
      </w14:textFill>
    </w:rPr>
    <w:tblPr>
      <w:tblLayout w:type="fixed"/>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24">
    <w:name w:val="Dark List Accent 2"/>
    <w:basedOn w:val="50"/>
    <w:qFormat/>
    <w:uiPriority w:val="70"/>
    <w:pPr>
      <w:spacing w:after="0" w:line="240" w:lineRule="auto"/>
    </w:pPr>
    <w:rPr>
      <w:color w:val="FFFFFF" w:themeColor="background1"/>
      <w14:textFill>
        <w14:solidFill>
          <w14:schemeClr w14:val="bg1"/>
        </w14:solidFill>
      </w14:textFill>
    </w:rPr>
    <w:tblPr>
      <w:tblLayout w:type="fixed"/>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25">
    <w:name w:val="Dark List Accent 3"/>
    <w:basedOn w:val="50"/>
    <w:qFormat/>
    <w:uiPriority w:val="70"/>
    <w:pPr>
      <w:spacing w:after="0" w:line="240" w:lineRule="auto"/>
    </w:pPr>
    <w:rPr>
      <w:color w:val="FFFFFF" w:themeColor="background1"/>
      <w14:textFill>
        <w14:solidFill>
          <w14:schemeClr w14:val="bg1"/>
        </w14:solidFill>
      </w14:textFill>
    </w:rPr>
    <w:tblPr>
      <w:tblLayout w:type="fixed"/>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26">
    <w:name w:val="Dark List Accent 4"/>
    <w:basedOn w:val="50"/>
    <w:qFormat/>
    <w:uiPriority w:val="70"/>
    <w:pPr>
      <w:spacing w:after="0" w:line="240" w:lineRule="auto"/>
    </w:pPr>
    <w:rPr>
      <w:color w:val="FFFFFF" w:themeColor="background1"/>
      <w14:textFill>
        <w14:solidFill>
          <w14:schemeClr w14:val="bg1"/>
        </w14:solidFill>
      </w14:textFill>
    </w:rPr>
    <w:tblPr>
      <w:tblLayout w:type="fixed"/>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27">
    <w:name w:val="Dark List Accent 5"/>
    <w:basedOn w:val="50"/>
    <w:qFormat/>
    <w:uiPriority w:val="70"/>
    <w:pPr>
      <w:spacing w:after="0" w:line="240" w:lineRule="auto"/>
    </w:pPr>
    <w:rPr>
      <w:color w:val="FFFFFF" w:themeColor="background1"/>
      <w14:textFill>
        <w14:solidFill>
          <w14:schemeClr w14:val="bg1"/>
        </w14:solidFill>
      </w14:textFill>
    </w:rPr>
    <w:tblPr>
      <w:tblLayout w:type="fixed"/>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28">
    <w:name w:val="Dark List Accent 6"/>
    <w:basedOn w:val="50"/>
    <w:qFormat/>
    <w:uiPriority w:val="70"/>
    <w:pPr>
      <w:spacing w:after="0" w:line="240" w:lineRule="auto"/>
    </w:pPr>
    <w:rPr>
      <w:color w:val="FFFFFF" w:themeColor="background1"/>
      <w14:textFill>
        <w14:solidFill>
          <w14:schemeClr w14:val="bg1"/>
        </w14:solidFill>
      </w14:textFill>
    </w:rPr>
    <w:tblPr>
      <w:tblLayout w:type="fixed"/>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29">
    <w:name w:val="Colorful Shading"/>
    <w:basedOn w:val="50"/>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Shading Accent 1"/>
    <w:basedOn w:val="50"/>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1">
    <w:name w:val="Colorful Shading Accent 2"/>
    <w:basedOn w:val="50"/>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2">
    <w:name w:val="Colorful Shading Accent 3"/>
    <w:basedOn w:val="50"/>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33">
    <w:name w:val="Colorful Shading Accent 4"/>
    <w:basedOn w:val="50"/>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4">
    <w:name w:val="Colorful Shading Accent 5"/>
    <w:basedOn w:val="50"/>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5">
    <w:name w:val="Colorful Shading Accent 6"/>
    <w:basedOn w:val="50"/>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6">
    <w:name w:val="Colorful List"/>
    <w:basedOn w:val="50"/>
    <w:qFormat/>
    <w:uiPriority w:val="72"/>
    <w:pPr>
      <w:spacing w:after="0" w:line="240" w:lineRule="auto"/>
    </w:pPr>
    <w:rPr>
      <w:color w:val="000000" w:themeColor="text1"/>
      <w14:textFill>
        <w14:solidFill>
          <w14:schemeClr w14:val="tx1"/>
        </w14:solidFill>
      </w14:textFill>
    </w:rPr>
    <w:tblPr>
      <w:tblLayout w:type="fixed"/>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37">
    <w:name w:val="Colorful List Accent 1"/>
    <w:basedOn w:val="50"/>
    <w:qFormat/>
    <w:uiPriority w:val="72"/>
    <w:pPr>
      <w:spacing w:after="0" w:line="240" w:lineRule="auto"/>
    </w:pPr>
    <w:rPr>
      <w:color w:val="000000" w:themeColor="text1"/>
      <w14:textFill>
        <w14:solidFill>
          <w14:schemeClr w14:val="tx1"/>
        </w14:solidFill>
      </w14:textFill>
    </w:rPr>
    <w:tblPr>
      <w:tblLayout w:type="fixed"/>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38">
    <w:name w:val="Colorful List Accent 2"/>
    <w:basedOn w:val="50"/>
    <w:qFormat/>
    <w:uiPriority w:val="72"/>
    <w:pPr>
      <w:spacing w:after="0" w:line="240" w:lineRule="auto"/>
    </w:pPr>
    <w:rPr>
      <w:color w:val="000000" w:themeColor="text1"/>
      <w14:textFill>
        <w14:solidFill>
          <w14:schemeClr w14:val="tx1"/>
        </w14:solidFill>
      </w14:textFill>
    </w:rPr>
    <w:tblPr>
      <w:tblLayout w:type="fixed"/>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39">
    <w:name w:val="Colorful List Accent 3"/>
    <w:basedOn w:val="50"/>
    <w:qFormat/>
    <w:uiPriority w:val="72"/>
    <w:pPr>
      <w:spacing w:after="0" w:line="240" w:lineRule="auto"/>
    </w:pPr>
    <w:rPr>
      <w:color w:val="000000" w:themeColor="text1"/>
      <w14:textFill>
        <w14:solidFill>
          <w14:schemeClr w14:val="tx1"/>
        </w14:solidFill>
      </w14:textFill>
    </w:rPr>
    <w:tblPr>
      <w:tblLayout w:type="fixed"/>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40">
    <w:name w:val="Colorful List Accent 4"/>
    <w:basedOn w:val="50"/>
    <w:qFormat/>
    <w:uiPriority w:val="72"/>
    <w:pPr>
      <w:spacing w:after="0" w:line="240" w:lineRule="auto"/>
    </w:pPr>
    <w:rPr>
      <w:color w:val="000000" w:themeColor="text1"/>
      <w14:textFill>
        <w14:solidFill>
          <w14:schemeClr w14:val="tx1"/>
        </w14:solidFill>
      </w14:textFill>
    </w:rPr>
    <w:tblPr>
      <w:tblLayout w:type="fixed"/>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41">
    <w:name w:val="Colorful List Accent 5"/>
    <w:basedOn w:val="50"/>
    <w:qFormat/>
    <w:uiPriority w:val="72"/>
    <w:pPr>
      <w:spacing w:after="0" w:line="240" w:lineRule="auto"/>
    </w:pPr>
    <w:rPr>
      <w:color w:val="000000" w:themeColor="text1"/>
      <w14:textFill>
        <w14:solidFill>
          <w14:schemeClr w14:val="tx1"/>
        </w14:solidFill>
      </w14:textFill>
    </w:rPr>
    <w:tblPr>
      <w:tblLayout w:type="fixed"/>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42">
    <w:name w:val="Colorful List Accent 6"/>
    <w:basedOn w:val="50"/>
    <w:qFormat/>
    <w:uiPriority w:val="72"/>
    <w:pPr>
      <w:spacing w:after="0" w:line="240" w:lineRule="auto"/>
    </w:pPr>
    <w:rPr>
      <w:color w:val="000000" w:themeColor="text1"/>
      <w14:textFill>
        <w14:solidFill>
          <w14:schemeClr w14:val="tx1"/>
        </w14:solidFill>
      </w14:textFill>
    </w:rPr>
    <w:tblPr>
      <w:tblLayout w:type="fixed"/>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43">
    <w:name w:val="Colorful Grid"/>
    <w:basedOn w:val="50"/>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44">
    <w:name w:val="Colorful Grid Accent 1"/>
    <w:basedOn w:val="50"/>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45">
    <w:name w:val="Colorful Grid Accent 2"/>
    <w:basedOn w:val="50"/>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46">
    <w:name w:val="Colorful Grid Accent 3"/>
    <w:basedOn w:val="50"/>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47">
    <w:name w:val="Colorful Grid Accent 4"/>
    <w:basedOn w:val="50"/>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48">
    <w:name w:val="Colorful Grid Accent 5"/>
    <w:basedOn w:val="50"/>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49">
    <w:name w:val="Colorful Grid Accent 6"/>
    <w:basedOn w:val="50"/>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styleId="151">
    <w:name w:val="Strong"/>
    <w:basedOn w:val="150"/>
    <w:qFormat/>
    <w:uiPriority w:val="22"/>
    <w:rPr>
      <w:b/>
      <w:bCs/>
    </w:rPr>
  </w:style>
  <w:style w:type="character" w:styleId="152">
    <w:name w:val="page number"/>
    <w:basedOn w:val="150"/>
    <w:qFormat/>
    <w:uiPriority w:val="0"/>
    <w:rPr>
      <w:rFonts w:ascii="Times New Roman" w:hAnsi="Times New Roman" w:eastAsia="宋体" w:cs="Times New Roman"/>
    </w:rPr>
  </w:style>
  <w:style w:type="character" w:styleId="153">
    <w:name w:val="Emphasis"/>
    <w:basedOn w:val="150"/>
    <w:qFormat/>
    <w:uiPriority w:val="20"/>
    <w:rPr>
      <w:i/>
      <w:iCs/>
    </w:rPr>
  </w:style>
  <w:style w:type="character" w:styleId="154">
    <w:name w:val="Hyperlink"/>
    <w:qFormat/>
    <w:uiPriority w:val="99"/>
    <w:rPr>
      <w:rFonts w:ascii="Times New Roman" w:hAnsi="Times New Roman" w:eastAsia="宋体" w:cs="Times New Roman"/>
      <w:color w:val="0000FF"/>
      <w:u w:val="single"/>
    </w:rPr>
  </w:style>
  <w:style w:type="character" w:styleId="155">
    <w:name w:val="annotation reference"/>
    <w:basedOn w:val="150"/>
    <w:unhideWhenUsed/>
    <w:qFormat/>
    <w:uiPriority w:val="0"/>
    <w:rPr>
      <w:sz w:val="21"/>
      <w:szCs w:val="21"/>
    </w:rPr>
  </w:style>
  <w:style w:type="character" w:customStyle="1" w:styleId="156">
    <w:name w:val="页眉 字符"/>
    <w:basedOn w:val="150"/>
    <w:link w:val="34"/>
    <w:qFormat/>
    <w:uiPriority w:val="99"/>
    <w:rPr>
      <w:sz w:val="18"/>
      <w:szCs w:val="18"/>
    </w:rPr>
  </w:style>
  <w:style w:type="character" w:customStyle="1" w:styleId="157">
    <w:name w:val="页脚 字符"/>
    <w:basedOn w:val="150"/>
    <w:link w:val="33"/>
    <w:qFormat/>
    <w:uiPriority w:val="0"/>
    <w:rPr>
      <w:sz w:val="18"/>
      <w:szCs w:val="18"/>
    </w:rPr>
  </w:style>
  <w:style w:type="character" w:customStyle="1" w:styleId="158">
    <w:name w:val="标题 1 字符"/>
    <w:basedOn w:val="150"/>
    <w:link w:val="3"/>
    <w:qFormat/>
    <w:uiPriority w:val="0"/>
    <w:rPr>
      <w:rFonts w:ascii="仿宋" w:hAnsi="仿宋" w:eastAsia="仿宋" w:cs="Times New Roman"/>
      <w:b/>
      <w:bCs/>
      <w:kern w:val="44"/>
      <w:sz w:val="44"/>
      <w:szCs w:val="44"/>
    </w:rPr>
  </w:style>
  <w:style w:type="character" w:customStyle="1" w:styleId="159">
    <w:name w:val="标题 2 字符"/>
    <w:basedOn w:val="150"/>
    <w:link w:val="4"/>
    <w:qFormat/>
    <w:uiPriority w:val="0"/>
    <w:rPr>
      <w:rFonts w:ascii="仿宋" w:hAnsi="仿宋" w:eastAsia="仿宋" w:cs="Times New Roman"/>
      <w:b/>
      <w:bCs/>
      <w:kern w:val="2"/>
      <w:sz w:val="32"/>
      <w:szCs w:val="32"/>
    </w:rPr>
  </w:style>
  <w:style w:type="character" w:customStyle="1" w:styleId="160">
    <w:name w:val="标题 3 字符"/>
    <w:basedOn w:val="150"/>
    <w:link w:val="5"/>
    <w:qFormat/>
    <w:uiPriority w:val="0"/>
    <w:rPr>
      <w:rFonts w:ascii="仿宋" w:hAnsi="仿宋" w:eastAsia="仿宋" w:cs="Times New Roman"/>
      <w:b/>
      <w:bCs/>
      <w:kern w:val="2"/>
      <w:sz w:val="32"/>
      <w:szCs w:val="32"/>
    </w:rPr>
  </w:style>
  <w:style w:type="character" w:customStyle="1" w:styleId="161">
    <w:name w:val="标题 4 字符"/>
    <w:basedOn w:val="150"/>
    <w:link w:val="6"/>
    <w:qFormat/>
    <w:uiPriority w:val="0"/>
    <w:rPr>
      <w:rFonts w:ascii="Cambria" w:hAnsi="Cambria" w:eastAsia="宋体" w:cs="Times New Roman"/>
      <w:b/>
      <w:bCs/>
      <w:sz w:val="28"/>
      <w:szCs w:val="28"/>
    </w:rPr>
  </w:style>
  <w:style w:type="character" w:customStyle="1" w:styleId="162">
    <w:name w:val="标题 5 字符"/>
    <w:basedOn w:val="150"/>
    <w:link w:val="7"/>
    <w:qFormat/>
    <w:uiPriority w:val="0"/>
    <w:rPr>
      <w:rFonts w:ascii="Times New Roman" w:hAnsi="Times New Roman" w:eastAsia="宋体" w:cs="Times New Roman"/>
      <w:b/>
      <w:bCs/>
      <w:i/>
      <w:iCs/>
      <w:snapToGrid w:val="0"/>
      <w:kern w:val="0"/>
      <w:sz w:val="26"/>
      <w:szCs w:val="26"/>
    </w:rPr>
  </w:style>
  <w:style w:type="character" w:customStyle="1" w:styleId="163">
    <w:name w:val="正文文本缩进 字符"/>
    <w:basedOn w:val="150"/>
    <w:link w:val="23"/>
    <w:qFormat/>
    <w:uiPriority w:val="0"/>
    <w:rPr>
      <w:rFonts w:ascii="Times New Roman" w:hAnsi="Times New Roman" w:eastAsia="黑体" w:cs="Times New Roman"/>
      <w:sz w:val="32"/>
      <w:szCs w:val="21"/>
    </w:rPr>
  </w:style>
  <w:style w:type="character" w:customStyle="1" w:styleId="164">
    <w:name w:val="日期 字符"/>
    <w:basedOn w:val="150"/>
    <w:link w:val="31"/>
    <w:qFormat/>
    <w:uiPriority w:val="0"/>
    <w:rPr>
      <w:rFonts w:ascii="仿宋_GB2312" w:hAnsi="Times New Roman" w:eastAsia="宋体" w:cs="Times New Roman"/>
      <w:szCs w:val="21"/>
    </w:rPr>
  </w:style>
  <w:style w:type="paragraph" w:customStyle="1" w:styleId="165">
    <w:name w:val="Char"/>
    <w:basedOn w:val="1"/>
    <w:qFormat/>
    <w:uiPriority w:val="0"/>
    <w:pPr>
      <w:widowControl/>
      <w:spacing w:line="240" w:lineRule="exact"/>
      <w:jc w:val="left"/>
    </w:pPr>
  </w:style>
  <w:style w:type="paragraph" w:customStyle="1" w:styleId="166">
    <w:name w:val="列出段落1"/>
    <w:basedOn w:val="1"/>
    <w:qFormat/>
    <w:uiPriority w:val="34"/>
    <w:pPr>
      <w:widowControl/>
      <w:spacing w:after="200" w:line="276" w:lineRule="auto"/>
      <w:ind w:left="720"/>
      <w:contextualSpacing/>
      <w:jc w:val="left"/>
    </w:pPr>
    <w:rPr>
      <w:rFonts w:ascii="Calibri" w:hAnsi="Calibri"/>
      <w:kern w:val="0"/>
      <w:sz w:val="22"/>
    </w:rPr>
  </w:style>
  <w:style w:type="paragraph" w:customStyle="1" w:styleId="167">
    <w:name w:val="Cover-other"/>
    <w:basedOn w:val="1"/>
    <w:qFormat/>
    <w:uiPriority w:val="0"/>
    <w:pPr>
      <w:adjustRightInd w:val="0"/>
      <w:spacing w:after="60" w:line="360" w:lineRule="atLeast"/>
      <w:jc w:val="center"/>
      <w:textAlignment w:val="baseline"/>
    </w:pPr>
    <w:rPr>
      <w:rFonts w:eastAsia="Times New Roman"/>
      <w:b/>
      <w:kern w:val="0"/>
      <w:sz w:val="24"/>
      <w:szCs w:val="20"/>
      <w:lang w:eastAsia="en-US"/>
    </w:rPr>
  </w:style>
  <w:style w:type="paragraph" w:customStyle="1" w:styleId="168">
    <w:name w:val="表头文字"/>
    <w:basedOn w:val="1"/>
    <w:qFormat/>
    <w:uiPriority w:val="0"/>
    <w:pPr>
      <w:jc w:val="center"/>
    </w:pPr>
    <w:rPr>
      <w:b/>
      <w:bCs/>
    </w:rPr>
  </w:style>
  <w:style w:type="paragraph" w:customStyle="1" w:styleId="169">
    <w:name w:val="正文缩进{858D7CFB-ED40-4347-BF05-701D383B685F}{858D7CFB-ED40-4347-BF05-701D383B685F}"/>
    <w:basedOn w:val="1"/>
    <w:qFormat/>
    <w:uiPriority w:val="0"/>
    <w:pPr>
      <w:spacing w:line="360" w:lineRule="auto"/>
      <w:ind w:firstLine="420" w:firstLineChars="200"/>
    </w:pPr>
    <w:rPr>
      <w:sz w:val="24"/>
      <w:szCs w:val="20"/>
    </w:rPr>
  </w:style>
  <w:style w:type="paragraph" w:customStyle="1" w:styleId="170">
    <w:name w:val="正文缩进1"/>
    <w:basedOn w:val="1"/>
    <w:qFormat/>
    <w:uiPriority w:val="0"/>
    <w:pPr>
      <w:spacing w:before="60"/>
      <w:ind w:firstLine="420"/>
    </w:pPr>
    <w:rPr>
      <w:szCs w:val="20"/>
    </w:rPr>
  </w:style>
  <w:style w:type="character" w:customStyle="1" w:styleId="171">
    <w:name w:val="批注框文本 字符"/>
    <w:basedOn w:val="150"/>
    <w:link w:val="32"/>
    <w:semiHidden/>
    <w:qFormat/>
    <w:uiPriority w:val="99"/>
    <w:rPr>
      <w:rFonts w:ascii="Times New Roman" w:hAnsi="Times New Roman" w:eastAsia="宋体" w:cs="Times New Roman"/>
      <w:sz w:val="18"/>
      <w:szCs w:val="18"/>
    </w:rPr>
  </w:style>
  <w:style w:type="paragraph" w:styleId="172">
    <w:name w:val="List Paragraph"/>
    <w:basedOn w:val="1"/>
    <w:unhideWhenUsed/>
    <w:qFormat/>
    <w:uiPriority w:val="99"/>
    <w:pPr>
      <w:ind w:firstLine="420" w:firstLineChars="200"/>
    </w:pPr>
  </w:style>
  <w:style w:type="character" w:customStyle="1" w:styleId="173">
    <w:name w:val="标题 6 字符"/>
    <w:basedOn w:val="150"/>
    <w:link w:val="8"/>
    <w:qFormat/>
    <w:uiPriority w:val="9"/>
    <w:rPr>
      <w:rFonts w:asciiTheme="majorHAnsi" w:hAnsiTheme="majorHAnsi" w:eastAsiaTheme="majorEastAsia" w:cstheme="majorBidi"/>
      <w:b/>
      <w:bCs/>
      <w:kern w:val="2"/>
      <w:sz w:val="24"/>
      <w:szCs w:val="24"/>
    </w:rPr>
  </w:style>
  <w:style w:type="character" w:customStyle="1" w:styleId="174">
    <w:name w:val="批注文字 字符"/>
    <w:basedOn w:val="150"/>
    <w:link w:val="19"/>
    <w:qFormat/>
    <w:uiPriority w:val="0"/>
    <w:rPr>
      <w:rFonts w:ascii="Times New Roman" w:hAnsi="Times New Roman" w:eastAsia="宋体" w:cs="Times New Roman"/>
      <w:kern w:val="2"/>
      <w:sz w:val="21"/>
      <w:szCs w:val="21"/>
    </w:rPr>
  </w:style>
  <w:style w:type="character" w:customStyle="1" w:styleId="175">
    <w:name w:val="批注主题 字符"/>
    <w:basedOn w:val="174"/>
    <w:link w:val="48"/>
    <w:qFormat/>
    <w:uiPriority w:val="0"/>
    <w:rPr>
      <w:rFonts w:ascii="Times New Roman" w:hAnsi="Times New Roman" w:eastAsia="宋体" w:cs="Times New Roman"/>
      <w:b/>
      <w:bCs/>
      <w:kern w:val="2"/>
      <w:sz w:val="21"/>
      <w:szCs w:val="21"/>
    </w:rPr>
  </w:style>
  <w:style w:type="paragraph" w:customStyle="1" w:styleId="176">
    <w:name w:val="修订1"/>
    <w:hidden/>
    <w:unhideWhenUsed/>
    <w:qFormat/>
    <w:uiPriority w:val="99"/>
    <w:pPr>
      <w:spacing w:after="160" w:line="278" w:lineRule="auto"/>
    </w:pPr>
    <w:rPr>
      <w:rFonts w:ascii="Times New Roman" w:hAnsi="Times New Roman" w:eastAsia="宋体" w:cs="Times New Roman"/>
      <w:kern w:val="2"/>
      <w:sz w:val="21"/>
      <w:szCs w:val="21"/>
      <w:lang w:val="en-US" w:eastAsia="zh-CN" w:bidi="ar-SA"/>
    </w:rPr>
  </w:style>
  <w:style w:type="paragraph" w:customStyle="1" w:styleId="177">
    <w:name w:val="LS文档全文样式模板"/>
    <w:basedOn w:val="1"/>
    <w:qFormat/>
    <w:uiPriority w:val="0"/>
    <w:pPr>
      <w:spacing w:after="0" w:line="360" w:lineRule="auto"/>
      <w:ind w:firstLine="643"/>
    </w:pPr>
    <w:rPr>
      <w:rFonts w:ascii="仿宋" w:hAnsi="仿宋" w:eastAsia="仿宋"/>
      <w:b/>
    </w:rPr>
  </w:style>
  <w:style w:type="paragraph" w:customStyle="1" w:styleId="178">
    <w:name w:val="营销活动管理"/>
    <w:basedOn w:val="1"/>
    <w:qFormat/>
    <w:uiPriority w:val="0"/>
    <w:pPr>
      <w:keepNext/>
      <w:keepLines/>
      <w:numPr>
        <w:ilvl w:val="2"/>
        <w:numId w:val="7"/>
      </w:numPr>
      <w:spacing w:after="0" w:line="360" w:lineRule="auto"/>
      <w:ind w:left="993" w:hanging="993"/>
      <w:outlineLvl w:val="2"/>
    </w:pPr>
    <w:rPr>
      <w:rFonts w:hint="eastAsia" w:ascii="仿宋" w:hAnsi="仿宋" w:eastAsia="仿宋"/>
      <w:b/>
      <w:bCs/>
      <w:sz w:val="28"/>
      <w:szCs w:val="28"/>
    </w:rPr>
  </w:style>
  <w:style w:type="paragraph" w:customStyle="1" w:styleId="179">
    <w:name w:val="修订2"/>
    <w:hidden/>
    <w:unhideWhenUsed/>
    <w:qFormat/>
    <w:uiPriority w:val="99"/>
    <w:pPr>
      <w:spacing w:after="0" w:line="240" w:lineRule="auto"/>
    </w:pPr>
    <w:rPr>
      <w:rFonts w:asciiTheme="minorHAnsi" w:hAnsiTheme="minorHAnsi" w:eastAsiaTheme="minorEastAsia" w:cstheme="minorBidi"/>
      <w:kern w:val="2"/>
      <w:sz w:val="21"/>
      <w:szCs w:val="24"/>
      <w:lang w:val="en-US" w:eastAsia="zh-CN" w:bidi="ar-SA"/>
    </w:rPr>
  </w:style>
  <w:style w:type="character" w:customStyle="1" w:styleId="180">
    <w:name w:val="标题 7 字符"/>
    <w:basedOn w:val="150"/>
    <w:link w:val="9"/>
    <w:semiHidden/>
    <w:qFormat/>
    <w:uiPriority w:val="9"/>
    <w:rPr>
      <w:rFonts w:asciiTheme="majorHAnsi" w:hAnsiTheme="majorHAnsi" w:eastAsiaTheme="majorEastAsia" w:cstheme="majorBidi"/>
      <w:i/>
      <w:iCs/>
      <w:color w:val="404040" w:themeColor="text1" w:themeTint="BF"/>
      <w:sz w:val="22"/>
      <w:szCs w:val="22"/>
      <w:lang w:eastAsia="en-US"/>
      <w14:textFill>
        <w14:solidFill>
          <w14:schemeClr w14:val="tx1">
            <w14:lumMod w14:val="75000"/>
            <w14:lumOff w14:val="25000"/>
          </w14:schemeClr>
        </w14:solidFill>
      </w14:textFill>
    </w:rPr>
  </w:style>
  <w:style w:type="character" w:customStyle="1" w:styleId="181">
    <w:name w:val="标题 8 字符"/>
    <w:basedOn w:val="150"/>
    <w:link w:val="10"/>
    <w:semiHidden/>
    <w:qFormat/>
    <w:uiPriority w:val="9"/>
    <w:rPr>
      <w:rFonts w:asciiTheme="majorHAnsi" w:hAnsiTheme="majorHAnsi" w:eastAsiaTheme="majorEastAsia" w:cstheme="majorBidi"/>
      <w:color w:val="4F81BD" w:themeColor="accent1"/>
      <w:lang w:eastAsia="en-US"/>
      <w14:textFill>
        <w14:solidFill>
          <w14:schemeClr w14:val="accent1"/>
        </w14:solidFill>
      </w14:textFill>
    </w:rPr>
  </w:style>
  <w:style w:type="character" w:customStyle="1" w:styleId="182">
    <w:name w:val="标题 9 字符"/>
    <w:basedOn w:val="150"/>
    <w:link w:val="11"/>
    <w:semiHidden/>
    <w:qFormat/>
    <w:uiPriority w:val="9"/>
    <w:rPr>
      <w:rFonts w:asciiTheme="majorHAnsi" w:hAnsiTheme="majorHAnsi" w:eastAsiaTheme="majorEastAsia" w:cstheme="majorBidi"/>
      <w:i/>
      <w:iCs/>
      <w:color w:val="404040" w:themeColor="text1" w:themeTint="BF"/>
      <w:lang w:eastAsia="en-US"/>
      <w14:textFill>
        <w14:solidFill>
          <w14:schemeClr w14:val="tx1">
            <w14:lumMod w14:val="75000"/>
            <w14:lumOff w14:val="25000"/>
          </w14:schemeClr>
        </w14:solidFill>
      </w14:textFill>
    </w:rPr>
  </w:style>
  <w:style w:type="character" w:customStyle="1" w:styleId="183">
    <w:name w:val="宏文本 字符"/>
    <w:basedOn w:val="150"/>
    <w:link w:val="2"/>
    <w:qFormat/>
    <w:uiPriority w:val="99"/>
    <w:rPr>
      <w:rFonts w:ascii="Courier" w:hAnsi="Courier" w:eastAsiaTheme="minorEastAsia" w:cstheme="minorBidi"/>
      <w:lang w:eastAsia="en-US"/>
    </w:rPr>
  </w:style>
  <w:style w:type="character" w:customStyle="1" w:styleId="184">
    <w:name w:val="正文文本 3 字符"/>
    <w:basedOn w:val="150"/>
    <w:link w:val="20"/>
    <w:qFormat/>
    <w:uiPriority w:val="99"/>
    <w:rPr>
      <w:rFonts w:asciiTheme="minorHAnsi" w:hAnsiTheme="minorHAnsi" w:eastAsiaTheme="minorEastAsia" w:cstheme="minorBidi"/>
      <w:sz w:val="16"/>
      <w:szCs w:val="16"/>
      <w:lang w:eastAsia="en-US"/>
    </w:rPr>
  </w:style>
  <w:style w:type="character" w:customStyle="1" w:styleId="185">
    <w:name w:val="正文文本 字符"/>
    <w:basedOn w:val="150"/>
    <w:link w:val="22"/>
    <w:qFormat/>
    <w:uiPriority w:val="99"/>
    <w:rPr>
      <w:rFonts w:asciiTheme="minorHAnsi" w:hAnsiTheme="minorHAnsi" w:eastAsiaTheme="minorEastAsia" w:cstheme="minorBidi"/>
      <w:sz w:val="22"/>
      <w:szCs w:val="22"/>
      <w:lang w:eastAsia="en-US"/>
    </w:rPr>
  </w:style>
  <w:style w:type="character" w:customStyle="1" w:styleId="186">
    <w:name w:val="副标题 字符"/>
    <w:basedOn w:val="150"/>
    <w:link w:val="37"/>
    <w:qFormat/>
    <w:uiPriority w:val="11"/>
    <w:rPr>
      <w:rFonts w:asciiTheme="majorHAnsi" w:hAnsiTheme="majorHAnsi" w:eastAsiaTheme="majorEastAsia" w:cstheme="majorBidi"/>
      <w:i/>
      <w:iCs/>
      <w:color w:val="4F81BD" w:themeColor="accent1"/>
      <w:spacing w:val="15"/>
      <w:sz w:val="24"/>
      <w:szCs w:val="24"/>
      <w:lang w:eastAsia="en-US"/>
      <w14:textFill>
        <w14:solidFill>
          <w14:schemeClr w14:val="accent1"/>
        </w14:solidFill>
      </w14:textFill>
    </w:rPr>
  </w:style>
  <w:style w:type="character" w:customStyle="1" w:styleId="187">
    <w:name w:val="正文文本 2 字符"/>
    <w:basedOn w:val="150"/>
    <w:link w:val="42"/>
    <w:qFormat/>
    <w:uiPriority w:val="99"/>
    <w:rPr>
      <w:rFonts w:asciiTheme="minorHAnsi" w:hAnsiTheme="minorHAnsi" w:eastAsiaTheme="minorEastAsia" w:cstheme="minorBidi"/>
      <w:sz w:val="22"/>
      <w:szCs w:val="22"/>
      <w:lang w:eastAsia="en-US"/>
    </w:rPr>
  </w:style>
  <w:style w:type="character" w:customStyle="1" w:styleId="188">
    <w:name w:val="标题 字符"/>
    <w:basedOn w:val="150"/>
    <w:link w:val="47"/>
    <w:qFormat/>
    <w:uiPriority w:val="10"/>
    <w:rPr>
      <w:rFonts w:asciiTheme="majorHAnsi" w:hAnsiTheme="majorHAnsi" w:eastAsiaTheme="majorEastAsia" w:cstheme="majorBidi"/>
      <w:color w:val="17375E" w:themeColor="text2" w:themeShade="BF"/>
      <w:spacing w:val="5"/>
      <w:kern w:val="28"/>
      <w:sz w:val="52"/>
      <w:szCs w:val="52"/>
      <w:lang w:eastAsia="en-US"/>
    </w:rPr>
  </w:style>
  <w:style w:type="paragraph" w:styleId="18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190">
    <w:name w:val="Quote"/>
    <w:basedOn w:val="1"/>
    <w:next w:val="1"/>
    <w:link w:val="191"/>
    <w:qFormat/>
    <w:uiPriority w:val="29"/>
    <w:pPr>
      <w:widowControl/>
      <w:spacing w:after="200" w:line="276" w:lineRule="auto"/>
      <w:jc w:val="left"/>
    </w:pPr>
    <w:rPr>
      <w:rFonts w:asciiTheme="minorHAnsi" w:hAnsiTheme="minorHAnsi" w:eastAsiaTheme="minorEastAsia" w:cstheme="minorBidi"/>
      <w:i/>
      <w:iCs/>
      <w:color w:val="000000" w:themeColor="text1"/>
      <w:kern w:val="0"/>
      <w:sz w:val="22"/>
      <w:szCs w:val="22"/>
      <w:lang w:eastAsia="en-US"/>
      <w14:textFill>
        <w14:solidFill>
          <w14:schemeClr w14:val="tx1"/>
        </w14:solidFill>
      </w14:textFill>
    </w:rPr>
  </w:style>
  <w:style w:type="character" w:customStyle="1" w:styleId="191">
    <w:name w:val="引用 字符"/>
    <w:basedOn w:val="150"/>
    <w:link w:val="190"/>
    <w:qFormat/>
    <w:uiPriority w:val="29"/>
    <w:rPr>
      <w:rFonts w:asciiTheme="minorHAnsi" w:hAnsiTheme="minorHAnsi" w:eastAsiaTheme="minorEastAsia" w:cstheme="minorBidi"/>
      <w:i/>
      <w:iCs/>
      <w:color w:val="000000" w:themeColor="text1"/>
      <w:sz w:val="22"/>
      <w:szCs w:val="22"/>
      <w:lang w:eastAsia="en-US"/>
      <w14:textFill>
        <w14:solidFill>
          <w14:schemeClr w14:val="tx1"/>
        </w14:solidFill>
      </w14:textFill>
    </w:rPr>
  </w:style>
  <w:style w:type="paragraph" w:styleId="192">
    <w:name w:val="Intense Quote"/>
    <w:basedOn w:val="1"/>
    <w:next w:val="1"/>
    <w:link w:val="193"/>
    <w:qFormat/>
    <w:uiPriority w:val="30"/>
    <w:pPr>
      <w:widowControl/>
      <w:pBdr>
        <w:bottom w:val="single" w:color="4F81BD" w:themeColor="accent1" w:sz="4" w:space="4"/>
      </w:pBdr>
      <w:spacing w:before="200" w:after="280" w:line="276" w:lineRule="auto"/>
      <w:ind w:left="936" w:right="936"/>
      <w:jc w:val="left"/>
    </w:pPr>
    <w:rPr>
      <w:rFonts w:asciiTheme="minorHAnsi" w:hAnsiTheme="minorHAnsi" w:eastAsiaTheme="minorEastAsia" w:cstheme="minorBidi"/>
      <w:b/>
      <w:bCs/>
      <w:i/>
      <w:iCs/>
      <w:color w:val="4F81BD" w:themeColor="accent1"/>
      <w:kern w:val="0"/>
      <w:sz w:val="22"/>
      <w:szCs w:val="22"/>
      <w:lang w:eastAsia="en-US"/>
      <w14:textFill>
        <w14:solidFill>
          <w14:schemeClr w14:val="accent1"/>
        </w14:solidFill>
      </w14:textFill>
    </w:rPr>
  </w:style>
  <w:style w:type="character" w:customStyle="1" w:styleId="193">
    <w:name w:val="明显引用 字符"/>
    <w:basedOn w:val="150"/>
    <w:link w:val="192"/>
    <w:qFormat/>
    <w:uiPriority w:val="30"/>
    <w:rPr>
      <w:rFonts w:asciiTheme="minorHAnsi" w:hAnsiTheme="minorHAnsi" w:eastAsiaTheme="minorEastAsia" w:cstheme="minorBidi"/>
      <w:b/>
      <w:bCs/>
      <w:i/>
      <w:iCs/>
      <w:color w:val="4F81BD" w:themeColor="accent1"/>
      <w:sz w:val="22"/>
      <w:szCs w:val="22"/>
      <w:lang w:eastAsia="en-US"/>
      <w14:textFill>
        <w14:solidFill>
          <w14:schemeClr w14:val="accent1"/>
        </w14:solidFill>
      </w14:textFill>
    </w:rPr>
  </w:style>
  <w:style w:type="character" w:customStyle="1" w:styleId="194">
    <w:name w:val="不明显强调1"/>
    <w:basedOn w:val="150"/>
    <w:qFormat/>
    <w:uiPriority w:val="19"/>
    <w:rPr>
      <w:i/>
      <w:iCs/>
      <w:color w:val="808080" w:themeColor="text1" w:themeTint="80"/>
      <w14:textFill>
        <w14:solidFill>
          <w14:schemeClr w14:val="tx1">
            <w14:lumMod w14:val="50000"/>
            <w14:lumOff w14:val="50000"/>
          </w14:schemeClr>
        </w14:solidFill>
      </w14:textFill>
    </w:rPr>
  </w:style>
  <w:style w:type="character" w:customStyle="1" w:styleId="195">
    <w:name w:val="明显强调1"/>
    <w:basedOn w:val="150"/>
    <w:qFormat/>
    <w:uiPriority w:val="21"/>
    <w:rPr>
      <w:b/>
      <w:bCs/>
      <w:i/>
      <w:iCs/>
      <w:color w:val="4F81BD" w:themeColor="accent1"/>
      <w14:textFill>
        <w14:solidFill>
          <w14:schemeClr w14:val="accent1"/>
        </w14:solidFill>
      </w14:textFill>
    </w:rPr>
  </w:style>
  <w:style w:type="character" w:customStyle="1" w:styleId="196">
    <w:name w:val="不明显参考1"/>
    <w:basedOn w:val="150"/>
    <w:qFormat/>
    <w:uiPriority w:val="31"/>
    <w:rPr>
      <w:smallCaps/>
      <w:color w:val="C0504D" w:themeColor="accent2"/>
      <w:u w:val="single"/>
      <w14:textFill>
        <w14:solidFill>
          <w14:schemeClr w14:val="accent2"/>
        </w14:solidFill>
      </w14:textFill>
    </w:rPr>
  </w:style>
  <w:style w:type="character" w:customStyle="1" w:styleId="197">
    <w:name w:val="明显参考1"/>
    <w:basedOn w:val="150"/>
    <w:qFormat/>
    <w:uiPriority w:val="32"/>
    <w:rPr>
      <w:b/>
      <w:bCs/>
      <w:smallCaps/>
      <w:color w:val="C0504D" w:themeColor="accent2"/>
      <w:spacing w:val="5"/>
      <w:u w:val="single"/>
      <w14:textFill>
        <w14:solidFill>
          <w14:schemeClr w14:val="accent2"/>
        </w14:solidFill>
      </w14:textFill>
    </w:rPr>
  </w:style>
  <w:style w:type="character" w:customStyle="1" w:styleId="198">
    <w:name w:val="书籍标题1"/>
    <w:basedOn w:val="150"/>
    <w:qFormat/>
    <w:uiPriority w:val="33"/>
    <w:rPr>
      <w:b/>
      <w:bCs/>
      <w:smallCaps/>
      <w:spacing w:val="5"/>
    </w:rPr>
  </w:style>
  <w:style w:type="paragraph" w:customStyle="1" w:styleId="199">
    <w:name w:val="TOC 标题1"/>
    <w:basedOn w:val="3"/>
    <w:next w:val="1"/>
    <w:semiHidden/>
    <w:unhideWhenUsed/>
    <w:qFormat/>
    <w:uiPriority w:val="39"/>
    <w:pPr>
      <w:widowControl/>
      <w:spacing w:before="480" w:beforeAutospacing="0" w:after="0" w:line="276" w:lineRule="auto"/>
      <w:jc w:val="left"/>
      <w:outlineLvl w:val="9"/>
    </w:pPr>
    <w:rPr>
      <w:rFonts w:asciiTheme="majorHAnsi" w:hAnsiTheme="majorHAnsi" w:eastAsiaTheme="majorEastAsia" w:cstheme="majorBidi"/>
      <w:color w:val="376092" w:themeColor="accent1" w:themeShade="BF"/>
      <w:kern w:val="0"/>
      <w:sz w:val="28"/>
      <w:szCs w:val="28"/>
      <w:lang w:eastAsia="en-US"/>
    </w:rPr>
  </w:style>
  <w:style w:type="paragraph" w:customStyle="1" w:styleId="200">
    <w:name w:val="修订3"/>
    <w:hidden/>
    <w:unhideWhenUsed/>
    <w:qFormat/>
    <w:uiPriority w:val="99"/>
    <w:pPr>
      <w:spacing w:after="0" w:line="240" w:lineRule="auto"/>
    </w:pPr>
    <w:rPr>
      <w:rFonts w:asciiTheme="minorHAnsi" w:hAnsiTheme="minorHAnsi" w:eastAsiaTheme="minorEastAsia" w:cstheme="minorBidi"/>
      <w:sz w:val="22"/>
      <w:szCs w:val="22"/>
      <w:lang w:val="en-US" w:eastAsia="en-US" w:bidi="ar-SA"/>
    </w:rPr>
  </w:style>
  <w:style w:type="paragraph" w:customStyle="1" w:styleId="201">
    <w:name w:val="修订31"/>
    <w:hidden/>
    <w:unhideWhenUsed/>
    <w:qFormat/>
    <w:uiPriority w:val="99"/>
    <w:pPr>
      <w:spacing w:after="0" w:line="240" w:lineRule="auto"/>
    </w:pPr>
    <w:rPr>
      <w:rFonts w:asciiTheme="minorHAnsi" w:hAnsiTheme="minorHAnsi" w:eastAsiaTheme="minorEastAsia" w:cstheme="minorBidi"/>
      <w:sz w:val="22"/>
      <w:szCs w:val="22"/>
      <w:lang w:val="en-US" w:eastAsia="en-US" w:bidi="ar-SA"/>
    </w:rPr>
  </w:style>
  <w:style w:type="character" w:customStyle="1" w:styleId="202">
    <w:name w:val="未处理的提及1"/>
    <w:basedOn w:val="150"/>
    <w:semiHidden/>
    <w:unhideWhenUsed/>
    <w:qFormat/>
    <w:uiPriority w:val="99"/>
    <w:rPr>
      <w:color w:val="605E5C"/>
      <w:shd w:val="clear" w:color="auto" w:fill="E1DFDD"/>
    </w:rPr>
  </w:style>
  <w:style w:type="character" w:customStyle="1" w:styleId="203">
    <w:name w:val="Unresolved Mention"/>
    <w:basedOn w:val="150"/>
    <w:semiHidden/>
    <w:unhideWhenUsed/>
    <w:qFormat/>
    <w:uiPriority w:val="99"/>
    <w:rPr>
      <w:color w:val="605E5C"/>
      <w:shd w:val="clear" w:color="auto" w:fill="E1DFDD"/>
    </w:rPr>
  </w:style>
</w:styles>
</file>

<file path=word/_rels/document.xml.rels><?xml version='1.0' encoding='utf-8'?>
<ns0:Relationships xmlns:ns0="http://schemas.openxmlformats.org/package/2006/relationships"><ns0:Relationship Id="rId7" Type="http://schemas.openxmlformats.org/officeDocument/2006/relationships/image" Target="media/image1.emf" /><ns0:Relationship Id="rId6" Type="http://schemas.openxmlformats.org/officeDocument/2006/relationships/oleObject" Target="embeddings/oleObject1.bin" /><ns0:Relationship Id="rId5" Type="http://schemas.openxmlformats.org/officeDocument/2006/relationships/theme" Target="theme/theme1.xml" /><ns0:Relationship Id="rId4" Type="http://schemas.microsoft.com/office/2011/relationships/commentsExtended" Target="commentsExtended.xml" /><ns0:Relationship Id="rId37" Type="http://schemas.openxmlformats.org/officeDocument/2006/relationships/image" Target="media/image30.emf" /><ns0:Relationship Id="rId36" Type="http://schemas.openxmlformats.org/officeDocument/2006/relationships/package" Target="embeddings/Workbook1.xlsx" /><ns0:Relationship Id="rId3" Type="http://schemas.openxmlformats.org/officeDocument/2006/relationships/comments" Target="comments.xml" /><ns0:Relationship Id="rId2" Type="http://schemas.openxmlformats.org/officeDocument/2006/relationships/settings" Target="settings.xml" /><ns0:Relationship Id="rId192" Type="http://schemas.microsoft.com/office/2011/relationships/people" Target="people.xml" /><ns0:Relationship Id="rId191" Type="http://schemas.openxmlformats.org/officeDocument/2006/relationships/fontTable" Target="fontTable.xml" /><ns0:Relationship Id="rId190" Type="http://schemas.openxmlformats.org/officeDocument/2006/relationships/customXml" Target="../customXml/item2.xml" /><ns0:Relationship Id="rId189" Type="http://schemas.openxmlformats.org/officeDocument/2006/relationships/numbering" Target="numbering.xml" /><ns0:Relationship Id="rId188" Type="http://schemas.openxmlformats.org/officeDocument/2006/relationships/customXml" Target="../customXml/item1.xml" /><ns0:Relationship Id="rId187" Type="http://schemas.openxmlformats.org/officeDocument/2006/relationships/image" Target="media/image179.png" /><ns0:Relationship Id="rId186" Type="http://schemas.openxmlformats.org/officeDocument/2006/relationships/image" Target="media/image178.jpeg" /><ns0:Relationship Id="rId185" Type="http://schemas.openxmlformats.org/officeDocument/2006/relationships/image" Target="media/image177.jpeg" /><ns0:Relationship Id="rId184" Type="http://schemas.openxmlformats.org/officeDocument/2006/relationships/image" Target="media/image176.png" /><ns0:Relationship Id="rId183" Type="http://schemas.openxmlformats.org/officeDocument/2006/relationships/image" Target="media/image175.png" /><ns0:Relationship Id="rId182" Type="http://schemas.openxmlformats.org/officeDocument/2006/relationships/image" Target="media/image174.png" /><ns0:Relationship Id="rId181" Type="http://schemas.openxmlformats.org/officeDocument/2006/relationships/image" Target="media/image173.emf" /><ns0:Relationship Id="rId180" Type="http://schemas.openxmlformats.org/officeDocument/2006/relationships/package" Target="embeddings/Workbook2.xlsx" /><ns0:Relationship Id="rId179" Type="http://schemas.openxmlformats.org/officeDocument/2006/relationships/image" Target="media/image172.png" /><ns0:Relationship Id="rId178" Type="http://schemas.openxmlformats.org/officeDocument/2006/relationships/image" Target="media/image171.png" /><ns0:Relationship Id="rId177" Type="http://schemas.openxmlformats.org/officeDocument/2006/relationships/image" Target="media/image170.png" /><ns0:Relationship Id="rId176" Type="http://schemas.openxmlformats.org/officeDocument/2006/relationships/image" Target="media/image169.png" /><ns0:Relationship Id="rId175" Type="http://schemas.openxmlformats.org/officeDocument/2006/relationships/image" Target="media/image168.png" /><ns0:Relationship Id="rId16" Type="http://schemas.openxmlformats.org/officeDocument/2006/relationships/image" Target="media/image10.png" /><ns0:Relationship Id="rId140" Type="http://schemas.openxmlformats.org/officeDocument/2006/relationships/image" Target="media/image133.png" /><ns0:Relationship Id="rId139" Type="http://schemas.openxmlformats.org/officeDocument/2006/relationships/image" Target="media/image132.png" /><ns0:Relationship Id="rId138" Type="http://schemas.openxmlformats.org/officeDocument/2006/relationships/image" Target="media/image131.png" /><ns0:Relationship Id="rId125" Type="http://schemas.openxmlformats.org/officeDocument/2006/relationships/image" Target="media/image118.png" /><ns0:Relationship Id="rId124" Type="http://schemas.openxmlformats.org/officeDocument/2006/relationships/image" Target="media/image117.png" /><ns0:Relationship Id="rId123" Type="http://schemas.openxmlformats.org/officeDocument/2006/relationships/image" Target="media/image116.png" /><ns0:Relationship Id="rId1" Type="http://schemas.openxmlformats.org/officeDocument/2006/relationships/styles" Target="styles.xml"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1F8C94-D66A-6942-8E73-F459A6EA2770}">
  <ds:schemaRefs/>
</ds:datastoreItem>
</file>

<file path=docProps/app.xml><?xml version="1.0" encoding="utf-8"?>
<Properties xmlns="http://schemas.openxmlformats.org/officeDocument/2006/extended-properties" xmlns:vt="http://schemas.openxmlformats.org/officeDocument/2006/docPropsVTypes">
  <Template>Normal.dotm</Template>
  <Pages>912</Pages>
  <Words>153540</Words>
  <Characters>165824</Characters>
  <Lines>15074</Lines>
  <Paragraphs>19960</Paragraphs>
  <TotalTime>2</TotalTime>
  <ScaleCrop>false</ScaleCrop>
  <LinksUpToDate>false</LinksUpToDate>
  <CharactersWithSpaces>299404</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2022-07-07T06:46:00Z</dcterms:created>
  <dc:creator>Administrator</dc:creator>
  <cp:lastModifiedBy>wanao</cp:lastModifiedBy>
  <dcterms:modified xsi:type="dcterms:W3CDTF">2026-07-15T02:20:15Z</dcterms:modified>
  <cp:revision>10795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